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1275D9">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1275D9">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1275D9">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1275D9">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1275D9">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1275D9">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1275D9">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1275D9">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1275D9">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1275D9">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1275D9">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1275D9">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1275D9">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1275D9">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1275D9">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1275D9">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1275D9">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1275D9">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1275D9">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1275D9">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1275D9">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1275D9">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1275D9">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1275D9">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1275D9">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1275D9">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1275D9">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1275D9">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1275D9">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1275D9">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1275D9">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1275D9">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1275D9">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1275D9">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1275D9">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1275D9">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1275D9">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1275D9">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1275D9">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1275D9">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1275D9">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1275D9">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1275D9">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1275D9">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1275D9">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1275D9">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1275D9">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1275D9">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1275D9">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1275D9">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1275D9">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1275D9">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w:t>
      </w:r>
      <w:bookmarkStart w:id="244" w:name="_GoBack"/>
      <w:bookmarkEnd w:id="244"/>
      <w:r>
        <w:t>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sidRPr="005030F1">
        <w:t>)</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5" w:name="_Ref412110770"/>
      <w:r>
        <w:t>Psalm</w:t>
      </w:r>
      <w:r w:rsidR="002D71F0" w:rsidRPr="00AB1781">
        <w:t xml:space="preserve"> 25</w:t>
      </w:r>
      <w:r>
        <w:t xml:space="preserve">: </w:t>
      </w:r>
      <w:r w:rsidR="009216DA">
        <w:t>“</w:t>
      </w:r>
      <w:r>
        <w:t>Judge me, O Lord, for I have walked in my innocenc</w:t>
      </w:r>
      <w:r w:rsidR="005453DF">
        <w:t>e”</w:t>
      </w:r>
      <w:bookmarkEnd w:id="245"/>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6" w:name="_Ref412026021"/>
      <w:r>
        <w:t>Psalm</w:t>
      </w:r>
      <w:r w:rsidR="002D71F0" w:rsidRPr="00AB1781">
        <w:t xml:space="preserve"> 26</w:t>
      </w:r>
      <w:r>
        <w:t xml:space="preserve"> </w:t>
      </w:r>
      <w:r w:rsidR="009216DA">
        <w:t>“</w:t>
      </w:r>
      <w:r>
        <w:t>The Lord is my light and my Saviour; whom shall I fea</w:t>
      </w:r>
      <w:r w:rsidR="005453DF">
        <w:t>r”</w:t>
      </w:r>
      <w:bookmarkEnd w:id="246"/>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7" w:name="_Ref412110790"/>
      <w:r>
        <w:t>Psalm</w:t>
      </w:r>
      <w:r w:rsidR="002D71F0" w:rsidRPr="00AB1781">
        <w:t xml:space="preserve"> 28</w:t>
      </w:r>
      <w:r>
        <w:t xml:space="preserve">: </w:t>
      </w:r>
      <w:r w:rsidR="009216DA">
        <w:t>“</w:t>
      </w:r>
      <w:r>
        <w:t>Bring to the Lord, O sons of Go</w:t>
      </w:r>
      <w:r w:rsidR="005453DF">
        <w:t>d”</w:t>
      </w:r>
      <w:bookmarkEnd w:id="247"/>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8"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8"/>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9" w:name="_Ref435438533"/>
      <w:r w:rsidRPr="00AB1781">
        <w:t>K</w:t>
      </w:r>
      <w:r>
        <w:t>athisma 5</w:t>
      </w:r>
      <w:bookmarkEnd w:id="249"/>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0" w:name="_Ref412110815"/>
      <w:r>
        <w:t>Psalm</w:t>
      </w:r>
      <w:r w:rsidRPr="00AB1781">
        <w:t xml:space="preserve"> 33</w:t>
      </w:r>
      <w:r>
        <w:t xml:space="preserve">: </w:t>
      </w:r>
      <w:r w:rsidR="009216DA">
        <w:t>“</w:t>
      </w:r>
      <w:r>
        <w:t>I will bless the Lord at all time</w:t>
      </w:r>
      <w:r w:rsidR="005453DF">
        <w:t>s”</w:t>
      </w:r>
      <w:bookmarkEnd w:id="250"/>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1" w:name="_Ref435438548"/>
      <w:r w:rsidRPr="00AB1781">
        <w:t>K</w:t>
      </w:r>
      <w:r>
        <w:t>athisma 6</w:t>
      </w:r>
      <w:bookmarkEnd w:id="251"/>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2" w:name="_Ref412110829"/>
      <w:r>
        <w:t>Psalm</w:t>
      </w:r>
      <w:r w:rsidR="00950468" w:rsidRPr="00AB1781">
        <w:t xml:space="preserve"> 40</w:t>
      </w:r>
      <w:r>
        <w:t xml:space="preserve">: </w:t>
      </w:r>
      <w:r w:rsidR="009216DA">
        <w:t>“</w:t>
      </w:r>
      <w:r>
        <w:t>Blessed is he who considers the poor and need</w:t>
      </w:r>
      <w:r w:rsidR="005453DF">
        <w:t>y”</w:t>
      </w:r>
      <w:bookmarkEnd w:id="252"/>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3" w:name="_Ref412026139"/>
      <w:r>
        <w:t>Psalm</w:t>
      </w:r>
      <w:r w:rsidR="00950468" w:rsidRPr="00AB1781">
        <w:t xml:space="preserve"> 42</w:t>
      </w:r>
      <w:r>
        <w:t xml:space="preserve">: </w:t>
      </w:r>
      <w:r w:rsidR="009216DA">
        <w:t>“</w:t>
      </w:r>
      <w:r>
        <w:t>Judge me, O God, and defend my caus</w:t>
      </w:r>
      <w:r w:rsidR="00F017CA">
        <w:t>e”</w:t>
      </w:r>
      <w:bookmarkEnd w:id="253"/>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4"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4"/>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5" w:name="_Ref412110915"/>
      <w:r>
        <w:t>Psalm</w:t>
      </w:r>
      <w:r w:rsidR="00950468" w:rsidRPr="00AB1781">
        <w:t xml:space="preserve"> 45</w:t>
      </w:r>
      <w:r>
        <w:t xml:space="preserve">: </w:t>
      </w:r>
      <w:r w:rsidR="009216DA">
        <w:t>“</w:t>
      </w:r>
      <w:r>
        <w:t>God is our refuge and strengt</w:t>
      </w:r>
      <w:r w:rsidR="005453DF">
        <w:t>h”</w:t>
      </w:r>
      <w:bookmarkEnd w:id="255"/>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6" w:name="_Ref435990010"/>
      <w:r>
        <w:t>Kathisma 7</w:t>
      </w:r>
      <w:bookmarkEnd w:id="256"/>
    </w:p>
    <w:p w14:paraId="3F629085" w14:textId="3F034B79" w:rsidR="00A6346F" w:rsidRPr="00A6346F" w:rsidRDefault="00A6346F" w:rsidP="00BF0205">
      <w:pPr>
        <w:pStyle w:val="Heading4"/>
      </w:pPr>
      <w:bookmarkStart w:id="257" w:name="_Ref412110929"/>
      <w:r>
        <w:t>Psalm</w:t>
      </w:r>
      <w:r w:rsidRPr="00AB1781">
        <w:t xml:space="preserve"> 46</w:t>
      </w:r>
      <w:r>
        <w:t xml:space="preserve">: </w:t>
      </w:r>
      <w:r w:rsidR="009216DA">
        <w:t>“C</w:t>
      </w:r>
      <w:r>
        <w:t>lap your hand</w:t>
      </w:r>
      <w:r w:rsidR="005453DF">
        <w:t>s, all you nations”</w:t>
      </w:r>
      <w:bookmarkEnd w:id="257"/>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8"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8"/>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9"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9"/>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0" w:name="_Ref435438564"/>
      <w:r w:rsidRPr="00AB1781">
        <w:lastRenderedPageBreak/>
        <w:t>K</w:t>
      </w:r>
      <w:r>
        <w:t>athisma</w:t>
      </w:r>
      <w:r w:rsidR="0044639B">
        <w:t xml:space="preserve"> 8</w:t>
      </w:r>
      <w:bookmarkEnd w:id="260"/>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1" w:name="_Ref412026190"/>
      <w:r>
        <w:t>Psalm</w:t>
      </w:r>
      <w:r w:rsidRPr="00AB1781">
        <w:t xml:space="preserve"> 56</w:t>
      </w:r>
      <w:r>
        <w:t xml:space="preserve">: </w:t>
      </w:r>
      <w:r w:rsidR="009216DA">
        <w:t>“</w:t>
      </w:r>
      <w:r>
        <w:t>Have mercy on me, O God, have mercy on m</w:t>
      </w:r>
      <w:r w:rsidR="00F017CA">
        <w:t>e”</w:t>
      </w:r>
      <w:bookmarkEnd w:id="261"/>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2" w:name="_Ref412111219"/>
      <w:r>
        <w:t>Psalm</w:t>
      </w:r>
      <w:r w:rsidR="009E7111" w:rsidRPr="00AB1781">
        <w:t xml:space="preserve"> 60</w:t>
      </w:r>
      <w:r>
        <w:t xml:space="preserve">: </w:t>
      </w:r>
      <w:r w:rsidR="009216DA">
        <w:t>“Hear</w:t>
      </w:r>
      <w:r>
        <w:t xml:space="preserve"> my supplicatio</w:t>
      </w:r>
      <w:r w:rsidR="005453DF">
        <w:t>n, O God”</w:t>
      </w:r>
      <w:bookmarkEnd w:id="262"/>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3"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3"/>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4" w:name="_Ref435438574"/>
      <w:r w:rsidRPr="00AB1781">
        <w:lastRenderedPageBreak/>
        <w:t>K</w:t>
      </w:r>
      <w:r>
        <w:t>athisma 9</w:t>
      </w:r>
      <w:bookmarkEnd w:id="264"/>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5" w:name="_Ref412026041"/>
      <w:r>
        <w:t>Psalm</w:t>
      </w:r>
      <w:r w:rsidRPr="00AB1781">
        <w:t xml:space="preserve"> 66</w:t>
      </w:r>
      <w:r>
        <w:t xml:space="preserve">: </w:t>
      </w:r>
      <w:r w:rsidR="007D2678">
        <w:t>“</w:t>
      </w:r>
      <w:r>
        <w:t>M</w:t>
      </w:r>
      <w:r w:rsidR="007D2678">
        <w:t>a</w:t>
      </w:r>
      <w:r>
        <w:t>y God have compassion on us and bless u</w:t>
      </w:r>
      <w:r w:rsidR="005453DF">
        <w:t>s”</w:t>
      </w:r>
      <w:bookmarkEnd w:id="265"/>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6"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6"/>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7" w:name="_Ref435438582"/>
      <w:r w:rsidRPr="00AB1781">
        <w:t>K</w:t>
      </w:r>
      <w:r>
        <w:t>athisma 10</w:t>
      </w:r>
      <w:bookmarkEnd w:id="267"/>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8" w:name="_Ref435438587"/>
      <w:r w:rsidRPr="00AB1781">
        <w:t>K</w:t>
      </w:r>
      <w:r>
        <w:t>athisma</w:t>
      </w:r>
      <w:r w:rsidRPr="00AB1781">
        <w:t xml:space="preserve"> 1</w:t>
      </w:r>
      <w:r>
        <w:t>1</w:t>
      </w:r>
      <w:bookmarkEnd w:id="268"/>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9"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9"/>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70"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0"/>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1" w:name="_Ref435990025"/>
      <w:r>
        <w:lastRenderedPageBreak/>
        <w:t>Kathisma 12</w:t>
      </w:r>
      <w:bookmarkEnd w:id="271"/>
    </w:p>
    <w:p w14:paraId="3C923651" w14:textId="0BCFC39C" w:rsidR="00935D4B" w:rsidRPr="00AB1781" w:rsidRDefault="00935D4B" w:rsidP="00BF0205">
      <w:pPr>
        <w:pStyle w:val="Heading4"/>
      </w:pPr>
      <w:bookmarkStart w:id="272"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2"/>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3" w:name="_Ref412111328"/>
      <w:r>
        <w:t>Psalm</w:t>
      </w:r>
      <w:r w:rsidRPr="00AB1781">
        <w:t xml:space="preserve"> 86</w:t>
      </w:r>
      <w:r>
        <w:t xml:space="preserve">: </w:t>
      </w:r>
      <w:r w:rsidR="007D2678">
        <w:t>“</w:t>
      </w:r>
      <w:r>
        <w:t>His foundations are on the holy mountain</w:t>
      </w:r>
      <w:r w:rsidR="005453DF">
        <w:t>s”</w:t>
      </w:r>
      <w:bookmarkEnd w:id="273"/>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4" w:name="_Ref412026283"/>
      <w:r>
        <w:t>Psalm</w:t>
      </w:r>
      <w:r w:rsidRPr="00AB1781">
        <w:t xml:space="preserve"> 90</w:t>
      </w:r>
      <w:r>
        <w:t xml:space="preserve">: </w:t>
      </w:r>
      <w:r w:rsidR="007D2678">
        <w:t>“</w:t>
      </w:r>
      <w:r>
        <w:t>He who dwells in the help of the Most Hig</w:t>
      </w:r>
      <w:r w:rsidR="00F017CA">
        <w:t>h”</w:t>
      </w:r>
      <w:bookmarkEnd w:id="274"/>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5" w:name="_Ref435438606"/>
      <w:r w:rsidRPr="00AB1781">
        <w:t>K</w:t>
      </w:r>
      <w:r>
        <w:t>athisma</w:t>
      </w:r>
      <w:r w:rsidRPr="00AB1781">
        <w:t xml:space="preserve"> 1</w:t>
      </w:r>
      <w:r>
        <w:t>3</w:t>
      </w:r>
      <w:bookmarkEnd w:id="275"/>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6" w:name="_Ref412111374"/>
      <w:r>
        <w:t>Psalm</w:t>
      </w:r>
      <w:r w:rsidRPr="00AB1781">
        <w:t xml:space="preserve"> 92</w:t>
      </w:r>
      <w:r>
        <w:t xml:space="preserve">: </w:t>
      </w:r>
      <w:r w:rsidR="007D2678">
        <w:t>“The Lord is reigns</w:t>
      </w:r>
      <w:r>
        <w:t xml:space="preserve">, He is robed in </w:t>
      </w:r>
      <w:r w:rsidR="007D2678">
        <w:t>majesty”</w:t>
      </w:r>
      <w:bookmarkEnd w:id="276"/>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7"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7"/>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8"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8"/>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9"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9"/>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80" w:name="_Ref412111731"/>
      <w:r>
        <w:t>Psalm</w:t>
      </w:r>
      <w:r w:rsidR="008016CF" w:rsidRPr="00AB1781">
        <w:t xml:space="preserve"> 98</w:t>
      </w:r>
      <w:r>
        <w:t xml:space="preserve">: </w:t>
      </w:r>
      <w:r w:rsidR="007D2678">
        <w:t>“The Lord reigns</w:t>
      </w:r>
      <w:r>
        <w:t>, let the peoples rag</w:t>
      </w:r>
      <w:r w:rsidR="007D2678">
        <w:t>e”</w:t>
      </w:r>
      <w:bookmarkEnd w:id="280"/>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1" w:name="_Ref412111741"/>
      <w:r>
        <w:t>Psalm</w:t>
      </w:r>
      <w:r w:rsidR="008016CF" w:rsidRPr="00AB1781">
        <w:t xml:space="preserve"> 99</w:t>
      </w:r>
      <w:r>
        <w:t xml:space="preserve">: </w:t>
      </w:r>
      <w:r w:rsidR="007D2678">
        <w:t>“</w:t>
      </w:r>
      <w:r>
        <w:t>Shout for joy to the Lord, all the eart</w:t>
      </w:r>
      <w:r w:rsidR="007D2678">
        <w:t>h”</w:t>
      </w:r>
      <w:bookmarkEnd w:id="281"/>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2"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2"/>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3" w:name="_Ref435438613"/>
      <w:r w:rsidRPr="00AB1781">
        <w:t>K</w:t>
      </w:r>
      <w:r>
        <w:t>athisma</w:t>
      </w:r>
      <w:r w:rsidRPr="00AB1781">
        <w:t xml:space="preserve"> 1</w:t>
      </w:r>
      <w:r>
        <w:t>4</w:t>
      </w:r>
      <w:bookmarkEnd w:id="283"/>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4" w:name="_Ref435438622"/>
      <w:r w:rsidRPr="00AB1781">
        <w:t>K</w:t>
      </w:r>
      <w:r>
        <w:t>athisma</w:t>
      </w:r>
      <w:r w:rsidRPr="00AB1781">
        <w:t xml:space="preserve"> 1</w:t>
      </w:r>
      <w:r>
        <w:t>5</w:t>
      </w:r>
      <w:bookmarkEnd w:id="284"/>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5" w:name="_Ref435990041"/>
      <w:r>
        <w:t>Kathisma 16</w:t>
      </w:r>
      <w:bookmarkEnd w:id="285"/>
    </w:p>
    <w:p w14:paraId="10F0C415" w14:textId="0AB078EF" w:rsidR="00510795" w:rsidRPr="00267F42" w:rsidRDefault="00267F42" w:rsidP="00BF0205">
      <w:pPr>
        <w:pStyle w:val="Heading4"/>
      </w:pPr>
      <w:bookmarkStart w:id="286" w:name="_Ref412026343"/>
      <w:r>
        <w:t>Psalm</w:t>
      </w:r>
      <w:r w:rsidR="00510795" w:rsidRPr="00AB1781">
        <w:t xml:space="preserve"> 109</w:t>
      </w:r>
      <w:r>
        <w:t xml:space="preserve">: </w:t>
      </w:r>
      <w:r w:rsidR="00E67F94">
        <w:t>“The Lord said to my Lord, “</w:t>
      </w:r>
      <w:r>
        <w:t>Sit at My right han</w:t>
      </w:r>
      <w:r w:rsidR="00E67F94">
        <w:t>d’”</w:t>
      </w:r>
      <w:bookmarkEnd w:id="286"/>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7"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7"/>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8" w:name="_Ref412111806"/>
      <w:r>
        <w:t>Psalm</w:t>
      </w:r>
      <w:r w:rsidR="00510795" w:rsidRPr="00AB1781">
        <w:t xml:space="preserve"> 111</w:t>
      </w:r>
      <w:r>
        <w:t xml:space="preserve">: </w:t>
      </w:r>
      <w:r w:rsidR="00E67F94">
        <w:t>“</w:t>
      </w:r>
      <w:r>
        <w:t>Blessed is the man who fears the Lor</w:t>
      </w:r>
      <w:r w:rsidR="00E67F94">
        <w:t>d”</w:t>
      </w:r>
      <w:bookmarkEnd w:id="288"/>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9"/>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90"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0"/>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1"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1"/>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2" w:name="_Ref411967180"/>
      <w:r>
        <w:t>Psalm</w:t>
      </w:r>
      <w:r w:rsidR="00510795" w:rsidRPr="00AB1781">
        <w:t xml:space="preserve"> 116</w:t>
      </w:r>
      <w:r>
        <w:t xml:space="preserve">: </w:t>
      </w:r>
      <w:r w:rsidR="00E67F94">
        <w:t xml:space="preserve">“Praise the Lord, all </w:t>
      </w:r>
      <w:r>
        <w:t>you nations</w:t>
      </w:r>
      <w:r w:rsidR="00E67F94">
        <w:t>”</w:t>
      </w:r>
      <w:bookmarkEnd w:id="292"/>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3" w:name="_Ref411967211"/>
      <w:r>
        <w:t>Psalm</w:t>
      </w:r>
      <w:r w:rsidR="00510795" w:rsidRPr="00AB1781">
        <w:t xml:space="preserve"> 117</w:t>
      </w:r>
      <w:r>
        <w:t xml:space="preserve">: </w:t>
      </w:r>
      <w:r w:rsidR="00E67F94">
        <w:t>“Confess</w:t>
      </w:r>
      <w:r>
        <w:t xml:space="preserve"> the Lord, He is goo</w:t>
      </w:r>
      <w:r w:rsidR="00E67F94">
        <w:t>d”</w:t>
      </w:r>
      <w:bookmarkEnd w:id="293"/>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4" w:name="_Ref435990049"/>
      <w:r>
        <w:t>Kathisma 17</w:t>
      </w:r>
      <w:bookmarkEnd w:id="294"/>
    </w:p>
    <w:p w14:paraId="5D7D7323" w14:textId="4F44AF1E" w:rsidR="00385CB8" w:rsidRPr="00385CB8" w:rsidRDefault="00385CB8" w:rsidP="00BF0205">
      <w:pPr>
        <w:pStyle w:val="Heading4"/>
      </w:pPr>
      <w:bookmarkStart w:id="295"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5"/>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6"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6"/>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7"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7"/>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8" w:name="_Ref434579065"/>
      <w:r>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8"/>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9" w:name="_Ref435990063"/>
      <w:r>
        <w:t>Kathisma 18</w:t>
      </w:r>
      <w:bookmarkEnd w:id="299"/>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0" w:name="_Ref411967235"/>
      <w:r>
        <w:t>Psalm</w:t>
      </w:r>
      <w:r w:rsidRPr="00AB1781">
        <w:t xml:space="preserve"> 119</w:t>
      </w:r>
      <w:r>
        <w:t xml:space="preserve">: </w:t>
      </w:r>
      <w:r w:rsidR="00E67F94">
        <w:t>“When I was afflicted, I cried out to the Lord”</w:t>
      </w:r>
      <w:bookmarkEnd w:id="300"/>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1"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1"/>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2" w:name="_Ref411967283"/>
      <w:r>
        <w:t>Psalm</w:t>
      </w:r>
      <w:r w:rsidRPr="00AB1781">
        <w:t xml:space="preserve"> 121</w:t>
      </w:r>
      <w:r>
        <w:t xml:space="preserve">: </w:t>
      </w:r>
      <w:r w:rsidR="00E67F94">
        <w:t>“I was glad when they said to me, ‘we will</w:t>
      </w:r>
      <w:r>
        <w:t xml:space="preserve"> go to the house of the Lord</w:t>
      </w:r>
      <w:r w:rsidR="00E67F94">
        <w:t>’”</w:t>
      </w:r>
      <w:bookmarkEnd w:id="302"/>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3"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3"/>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4"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4"/>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5"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5"/>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6"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6"/>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7"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7"/>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8"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8"/>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9" w:name="_Ref411967400"/>
      <w:r>
        <w:t>Psalm</w:t>
      </w:r>
      <w:r w:rsidRPr="00AB1781">
        <w:t xml:space="preserve"> 128</w:t>
      </w:r>
      <w:r>
        <w:t xml:space="preserve">: </w:t>
      </w:r>
      <w:r w:rsidR="00BB3B58">
        <w:t xml:space="preserve">“Many times have </w:t>
      </w:r>
      <w:r>
        <w:t>they warred against me from my yout</w:t>
      </w:r>
      <w:r w:rsidR="00BB3B58">
        <w:t>h”</w:t>
      </w:r>
      <w:bookmarkEnd w:id="309"/>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0" w:name="_Ref411968046"/>
      <w:r>
        <w:t>Psalm</w:t>
      </w:r>
      <w:r w:rsidRPr="00AB1781">
        <w:t xml:space="preserve"> 129</w:t>
      </w:r>
      <w:r>
        <w:t xml:space="preserve">: </w:t>
      </w:r>
      <w:r w:rsidR="00BB3B58">
        <w:t>“I cried to You, O Lord, out of the depths”</w:t>
      </w:r>
      <w:bookmarkEnd w:id="310"/>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1"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1"/>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2" w:name="_Ref411968081"/>
      <w:r>
        <w:t>Psalm</w:t>
      </w:r>
      <w:r w:rsidR="00FD25B7" w:rsidRPr="00AB1781">
        <w:t xml:space="preserve"> 131</w:t>
      </w:r>
      <w:r>
        <w:t xml:space="preserve">: </w:t>
      </w:r>
      <w:r w:rsidR="00BB3B58">
        <w:t>“</w:t>
      </w:r>
      <w:r>
        <w:t>O Lord, remember David and all his meeknes</w:t>
      </w:r>
      <w:r w:rsidR="00BB3B58">
        <w:t>s”</w:t>
      </w:r>
      <w:bookmarkEnd w:id="312"/>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3"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3"/>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4"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4"/>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5" w:name="_Ref435438658"/>
      <w:r w:rsidRPr="00AB1781">
        <w:t>K</w:t>
      </w:r>
      <w:r>
        <w:t>athisma</w:t>
      </w:r>
      <w:r w:rsidRPr="00AB1781">
        <w:t xml:space="preserve"> 1</w:t>
      </w:r>
      <w:r>
        <w:t>9</w:t>
      </w:r>
      <w:bookmarkEnd w:id="315"/>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6"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6"/>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7"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7"/>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8"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8"/>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9"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9"/>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20"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0"/>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1" w:name="_Ref435438665"/>
      <w:r w:rsidRPr="00AB1781">
        <w:t>K</w:t>
      </w:r>
      <w:r>
        <w:t>athisma 20</w:t>
      </w:r>
      <w:bookmarkEnd w:id="321"/>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2"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2"/>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3"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3"/>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4" w:name="_Ref411968245"/>
      <w:r>
        <w:t>Psalm</w:t>
      </w:r>
      <w:r w:rsidR="00E276C1" w:rsidRPr="00AB1781">
        <w:t xml:space="preserve"> 147</w:t>
      </w:r>
      <w:r>
        <w:t xml:space="preserve">: </w:t>
      </w:r>
      <w:r w:rsidR="00BB3B58">
        <w:t>“</w:t>
      </w:r>
      <w:r>
        <w:t>Praise the Lord, O Jerusalem! Praise your God, O Zion</w:t>
      </w:r>
      <w:r w:rsidR="00BB3B58">
        <w:t>”</w:t>
      </w:r>
      <w:bookmarkEnd w:id="324"/>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5" w:name="_Toc410196196"/>
      <w:bookmarkStart w:id="326" w:name="_Toc410196438"/>
      <w:bookmarkStart w:id="327" w:name="_Toc410196940"/>
    </w:p>
    <w:p w14:paraId="5AB6630A" w14:textId="7A71FD45" w:rsidR="00D31F38" w:rsidRDefault="00D31F38" w:rsidP="00D31F38">
      <w:pPr>
        <w:pStyle w:val="Heading2"/>
      </w:pPr>
      <w:bookmarkStart w:id="328" w:name="_Toc459399187"/>
      <w:r>
        <w:t>The Canticles</w:t>
      </w:r>
      <w:bookmarkEnd w:id="328"/>
    </w:p>
    <w:p w14:paraId="020E29B8" w14:textId="562B7E1E" w:rsidR="00D31F38" w:rsidRDefault="00D31F38" w:rsidP="00D31F38">
      <w:pPr>
        <w:pStyle w:val="Heading3"/>
      </w:pPr>
      <w:bookmarkStart w:id="329" w:name="_Ref448228164"/>
      <w:r>
        <w:t>The First Canticle</w:t>
      </w:r>
      <w:bookmarkEnd w:id="329"/>
    </w:p>
    <w:p w14:paraId="396134CA" w14:textId="3A8C8F71" w:rsidR="00D16E1F" w:rsidRPr="00D16E1F" w:rsidRDefault="00D31F38" w:rsidP="00D16E1F">
      <w:pPr>
        <w:pStyle w:val="Heading4"/>
        <w:rPr>
          <w:lang w:val="en-US"/>
        </w:rPr>
      </w:pPr>
      <w:bookmarkStart w:id="330" w:name="_Ref452619306"/>
      <w:r>
        <w:rPr>
          <w:lang w:val="en-US"/>
        </w:rPr>
        <w:t>The Beginning of the Midnight Praise</w:t>
      </w:r>
      <w:bookmarkEnd w:id="3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Ref452619365"/>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bookmarkEnd w:id="35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3" w:name="_Ref452619450"/>
      <w:r>
        <w:t xml:space="preserve">The First Canticle: The </w:t>
      </w:r>
      <w:r w:rsidR="00F970EE">
        <w:t>First Song</w:t>
      </w:r>
      <w:r>
        <w:t xml:space="preserve"> of Moses the Prophet</w:t>
      </w:r>
      <w:bookmarkEnd w:id="354"/>
      <w:bookmarkEnd w:id="355"/>
      <w:bookmarkEnd w:id="356"/>
      <w:bookmarkEnd w:id="357"/>
      <w:bookmarkEnd w:id="358"/>
      <w:bookmarkEnd w:id="359"/>
      <w:bookmarkEnd w:id="37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4"/>
            <w:r>
              <w:t>glorify Him</w:t>
            </w:r>
            <w:commentRangeEnd w:id="374"/>
            <w:r>
              <w:rPr>
                <w:rStyle w:val="CommentReference"/>
                <w:lang w:val="en-CA"/>
              </w:rPr>
              <w:commentReference w:id="37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5"/>
            <w:r>
              <w:t xml:space="preserve">when he shatters </w:t>
            </w:r>
            <w:commentRangeEnd w:id="375"/>
            <w:r>
              <w:rPr>
                <w:rStyle w:val="CommentReference"/>
                <w:lang w:val="en-CA"/>
              </w:rPr>
              <w:commentReference w:id="37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6"/>
            <w:r w:rsidR="00D31F38">
              <w:t xml:space="preserve">chosen </w:t>
            </w:r>
            <w:commentRangeEnd w:id="376"/>
            <w:r w:rsidR="00D31F38">
              <w:rPr>
                <w:rStyle w:val="CommentReference"/>
                <w:lang w:val="en-CA"/>
              </w:rPr>
              <w:commentReference w:id="376"/>
            </w:r>
            <w:r w:rsidR="00D31F38">
              <w:t xml:space="preserve">mounted </w:t>
            </w:r>
            <w:commentRangeStart w:id="377"/>
            <w:r w:rsidR="00D31F38">
              <w:t xml:space="preserve">captains </w:t>
            </w:r>
            <w:commentRangeEnd w:id="377"/>
            <w:r w:rsidR="00D31F38">
              <w:rPr>
                <w:rStyle w:val="CommentReference"/>
                <w:lang w:val="en-CA"/>
              </w:rPr>
              <w:commentReference w:id="37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8"/>
            <w:r>
              <w:t xml:space="preserve"> </w:t>
            </w:r>
            <w:commentRangeEnd w:id="378"/>
            <w:r>
              <w:rPr>
                <w:rStyle w:val="CommentReference"/>
                <w:lang w:val="en-CA"/>
              </w:rPr>
              <w:commentReference w:id="378"/>
            </w:r>
            <w:r>
              <w:t xml:space="preserve">glorified in </w:t>
            </w:r>
            <w:r w:rsidR="00865C59">
              <w:t>strength</w:t>
            </w:r>
            <w:r>
              <w:t xml:space="preserve">. Your right hand, O Lord, </w:t>
            </w:r>
            <w:commentRangeStart w:id="379"/>
            <w:r>
              <w:t xml:space="preserve">crushed </w:t>
            </w:r>
            <w:commentRangeEnd w:id="379"/>
            <w:r>
              <w:rPr>
                <w:rStyle w:val="CommentReference"/>
                <w:lang w:val="en-CA"/>
              </w:rPr>
              <w:commentReference w:id="37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0"/>
            <w:r w:rsidR="00D31F38">
              <w:t xml:space="preserve">shattered </w:t>
            </w:r>
            <w:commentRangeEnd w:id="380"/>
            <w:r w:rsidR="00D31F38">
              <w:rPr>
                <w:rStyle w:val="CommentReference"/>
                <w:lang w:val="en-CA"/>
              </w:rPr>
              <w:commentReference w:id="380"/>
            </w:r>
            <w:r>
              <w:t>the</w:t>
            </w:r>
            <w:r w:rsidR="00D31F38">
              <w:t xml:space="preserve"> </w:t>
            </w:r>
            <w:r>
              <w:t>adversaries</w:t>
            </w:r>
            <w:r w:rsidR="00D31F38">
              <w:t xml:space="preserve">; You </w:t>
            </w:r>
            <w:commentRangeStart w:id="381"/>
            <w:r w:rsidR="00D31F38">
              <w:t xml:space="preserve">sent </w:t>
            </w:r>
            <w:commentRangeEnd w:id="381"/>
            <w:r w:rsidR="00D31F38">
              <w:rPr>
                <w:rStyle w:val="CommentReference"/>
                <w:lang w:val="en-CA"/>
              </w:rPr>
              <w:commentReference w:id="38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2"/>
            <w:r w:rsidR="00D31F38">
              <w:t>holy</w:t>
            </w:r>
            <w:commentRangeEnd w:id="382"/>
            <w:r w:rsidR="00D31F38">
              <w:rPr>
                <w:rStyle w:val="CommentReference"/>
                <w:lang w:val="en-CA"/>
              </w:rPr>
              <w:commentReference w:id="382"/>
            </w:r>
            <w:r w:rsidR="00D31F38">
              <w:t xml:space="preserve">, awesome in </w:t>
            </w:r>
            <w:commentRangeStart w:id="383"/>
            <w:r w:rsidR="00D31F38">
              <w:t>glorious deeds</w:t>
            </w:r>
            <w:commentRangeEnd w:id="383"/>
            <w:r w:rsidR="00D31F38">
              <w:rPr>
                <w:rStyle w:val="CommentReference"/>
                <w:lang w:val="en-CA"/>
              </w:rPr>
              <w:commentReference w:id="38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4"/>
            <w:r>
              <w:t>redeemed</w:t>
            </w:r>
            <w:commentRangeEnd w:id="384"/>
            <w:r>
              <w:rPr>
                <w:rStyle w:val="CommentReference"/>
                <w:lang w:val="en-CA"/>
              </w:rPr>
              <w:commentReference w:id="384"/>
            </w:r>
            <w:r>
              <w:t xml:space="preserve">; You called them by Your power into Your holy </w:t>
            </w:r>
            <w:commentRangeStart w:id="385"/>
            <w:r>
              <w:t>abode</w:t>
            </w:r>
            <w:commentRangeEnd w:id="385"/>
            <w:r>
              <w:rPr>
                <w:rStyle w:val="CommentReference"/>
                <w:lang w:val="en-CA"/>
              </w:rPr>
              <w:commentReference w:id="38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6"/>
            <w:r>
              <w:t xml:space="preserve">Sorrow </w:t>
            </w:r>
            <w:commentRangeEnd w:id="386"/>
            <w:r>
              <w:rPr>
                <w:rStyle w:val="CommentReference"/>
                <w:lang w:val="en-CA"/>
              </w:rPr>
              <w:commentReference w:id="38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7"/>
            <w:r>
              <w:t>May</w:t>
            </w:r>
            <w:commentRangeEnd w:id="387"/>
            <w:r>
              <w:rPr>
                <w:rStyle w:val="CommentReference"/>
                <w:lang w:val="en-CA"/>
              </w:rPr>
              <w:commentReference w:id="38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8"/>
            <w:r>
              <w:t xml:space="preserve">reigning </w:t>
            </w:r>
            <w:commentRangeEnd w:id="388"/>
            <w:r>
              <w:rPr>
                <w:rStyle w:val="CommentReference"/>
                <w:lang w:val="en-CA"/>
              </w:rPr>
              <w:commentReference w:id="388"/>
            </w:r>
            <w:r>
              <w:t xml:space="preserve">as King forever and ever </w:t>
            </w:r>
            <w:commentRangeStart w:id="389"/>
            <w:r>
              <w:t>and beyond</w:t>
            </w:r>
            <w:commentRangeEnd w:id="389"/>
            <w:r>
              <w:rPr>
                <w:rStyle w:val="CommentReference"/>
                <w:lang w:val="en-CA"/>
              </w:rPr>
              <w:commentReference w:id="38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0"/>
            <w:r w:rsidR="00D31F38">
              <w:t xml:space="preserve"> </w:t>
            </w:r>
            <w:commentRangeEnd w:id="390"/>
            <w:r w:rsidR="00D31F38">
              <w:rPr>
                <w:rStyle w:val="CommentReference"/>
                <w:lang w:val="en-CA"/>
              </w:rPr>
              <w:commentReference w:id="39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1"/>
            <w:r w:rsidR="00D31F38">
              <w:t>praises</w:t>
            </w:r>
            <w:commentRangeEnd w:id="391"/>
            <w:r w:rsidR="00D31F38">
              <w:rPr>
                <w:rStyle w:val="CommentReference"/>
                <w:lang w:val="en-CA"/>
              </w:rPr>
              <w:commentReference w:id="39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2"/>
            <w:r>
              <w:t>glorified</w:t>
            </w:r>
            <w:commentRangeEnd w:id="392"/>
            <w:r>
              <w:rPr>
                <w:rStyle w:val="CommentReference"/>
                <w:rFonts w:eastAsiaTheme="minorHAnsi" w:cstheme="minorBidi"/>
                <w:color w:val="auto"/>
                <w:lang w:val="en-CA"/>
              </w:rPr>
              <w:commentReference w:id="392"/>
            </w:r>
            <w:r>
              <w:t>.</w:t>
            </w:r>
            <w:r w:rsidR="00D31F38">
              <w:rPr>
                <w:rStyle w:val="CommentReference"/>
                <w:lang w:val="en-CA"/>
              </w:rPr>
              <w:commentReference w:id="39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4" w:name="_Toc297322054"/>
      <w:bookmarkStart w:id="395" w:name="_Toc297407699"/>
      <w:bookmarkStart w:id="396" w:name="_Toc298445751"/>
      <w:bookmarkStart w:id="397" w:name="_Toc298681234"/>
      <w:bookmarkStart w:id="398" w:name="_Toc298447476"/>
      <w:bookmarkStart w:id="399" w:name="_Ref452619541"/>
      <w:r>
        <w:t>Psali Adam</w:t>
      </w:r>
      <w:bookmarkEnd w:id="394"/>
      <w:bookmarkEnd w:id="395"/>
      <w:bookmarkEnd w:id="396"/>
      <w:bookmarkEnd w:id="397"/>
      <w:bookmarkEnd w:id="398"/>
      <w:r w:rsidR="009E143A">
        <w:t xml:space="preserve"> on the First Canticle</w:t>
      </w:r>
      <w:bookmarkEnd w:id="39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0"/>
            <w:r>
              <w:t xml:space="preserve">The </w:t>
            </w:r>
            <w:commentRangeEnd w:id="400"/>
            <w:r>
              <w:rPr>
                <w:rStyle w:val="CommentReference"/>
                <w:lang w:val="en-CA"/>
              </w:rPr>
              <w:commentReference w:id="400"/>
            </w:r>
            <w:r>
              <w:t xml:space="preserve">water of the sea was parted into parts, And the great deep became a </w:t>
            </w:r>
            <w:commentRangeStart w:id="401"/>
            <w:r>
              <w:t>path</w:t>
            </w:r>
            <w:commentRangeEnd w:id="401"/>
            <w:r>
              <w:rPr>
                <w:rStyle w:val="CommentReference"/>
                <w:lang w:val="en-CA"/>
              </w:rPr>
              <w:commentReference w:id="40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2"/>
            <w:r w:rsidRPr="00D33B3C">
              <w:rPr>
                <w:rFonts w:ascii="Times New Roman" w:hAnsi="Times New Roman" w:cs="Times New Roman"/>
              </w:rPr>
              <w:t>Ϧ</w:t>
            </w:r>
            <w:r w:rsidRPr="00D33B3C">
              <w:t>ⲉⲛ</w:t>
            </w:r>
            <w:commentRangeEnd w:id="402"/>
            <w:r>
              <w:rPr>
                <w:rStyle w:val="CommentReference"/>
                <w:rFonts w:ascii="Garamond" w:hAnsi="Garamond" w:cstheme="minorBidi"/>
                <w:noProof w:val="0"/>
                <w:lang w:val="en-CA"/>
              </w:rPr>
              <w:commentReference w:id="4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3"/>
            <w:r>
              <w:t xml:space="preserve">miraculous </w:t>
            </w:r>
            <w:commentRangeEnd w:id="403"/>
            <w:r>
              <w:rPr>
                <w:rStyle w:val="CommentReference"/>
                <w:lang w:val="en-CA"/>
              </w:rPr>
              <w:commentReference w:id="40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4"/>
            <w:r>
              <w:t xml:space="preserve">passed </w:t>
            </w:r>
            <w:commentRangeEnd w:id="404"/>
            <w:r>
              <w:rPr>
                <w:rStyle w:val="CommentReference"/>
                <w:lang w:val="en-CA"/>
              </w:rPr>
              <w:commentReference w:id="40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5"/>
            <w:r>
              <w:t xml:space="preserve">praising </w:t>
            </w:r>
            <w:commentRangeEnd w:id="405"/>
            <w:r>
              <w:rPr>
                <w:rStyle w:val="CommentReference"/>
                <w:lang w:val="en-CA"/>
              </w:rPr>
              <w:commentReference w:id="40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6"/>
            <w:r>
              <w:t xml:space="preserve"> </w:t>
            </w:r>
            <w:commentRangeEnd w:id="406"/>
            <w:r>
              <w:rPr>
                <w:rStyle w:val="CommentReference"/>
                <w:lang w:val="en-CA"/>
              </w:rPr>
              <w:commentReference w:id="40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7" w:name="_Ref449954885"/>
      <w:bookmarkStart w:id="408" w:name="_Ref448228178"/>
      <w:r>
        <w:t>The Second Canticle</w:t>
      </w:r>
      <w:bookmarkEnd w:id="40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9" w:name="_Toc297322055"/>
      <w:bookmarkStart w:id="410" w:name="_Toc297407700"/>
      <w:bookmarkStart w:id="411" w:name="_Ref297493889"/>
      <w:bookmarkStart w:id="412" w:name="_Toc298445752"/>
      <w:bookmarkStart w:id="413" w:name="_Toc298681235"/>
      <w:bookmarkStart w:id="414" w:name="_Toc298447477"/>
      <w:bookmarkStart w:id="415" w:name="_Toc308441895"/>
      <w:bookmarkStart w:id="416" w:name="_Ref434580757"/>
      <w:bookmarkStart w:id="417" w:name="_Ref434580763"/>
      <w:bookmarkStart w:id="418" w:name="_Ref452619873"/>
      <w:bookmarkStart w:id="419" w:name="_Ref452619877"/>
      <w:r>
        <w:t>The Second Canticle: Psalm 135</w:t>
      </w:r>
      <w:bookmarkEnd w:id="409"/>
      <w:bookmarkEnd w:id="410"/>
      <w:bookmarkEnd w:id="411"/>
      <w:bookmarkEnd w:id="412"/>
      <w:bookmarkEnd w:id="413"/>
      <w:bookmarkEnd w:id="414"/>
      <w:bookmarkEnd w:id="415"/>
      <w:bookmarkEnd w:id="416"/>
      <w:bookmarkEnd w:id="417"/>
      <w:bookmarkEnd w:id="418"/>
      <w:bookmarkEnd w:id="41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0"/>
            <w:r w:rsidRPr="00FC3604">
              <w:t>Ⲉⲩⲕ̀ⲗⲏⲣⲟⲛⲟⲙⲓⲁ̀ ⲙ̀ⲡⲉϥⲃⲱⲕ ⲡⲓⲥ̅ⲗ̅</w:t>
            </w:r>
            <w:r w:rsidRPr="00597158">
              <w:t xml:space="preserve"> </w:t>
            </w:r>
            <w:commentRangeEnd w:id="420"/>
            <w:r>
              <w:rPr>
                <w:rStyle w:val="CommentReference"/>
                <w:rFonts w:ascii="Garamond" w:hAnsi="Garamond" w:cstheme="minorBidi"/>
                <w:noProof w:val="0"/>
                <w:lang w:val="en-CA"/>
              </w:rPr>
              <w:commentReference w:id="42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1" w:name="_Toc297322056"/>
      <w:bookmarkStart w:id="422" w:name="_Toc297407701"/>
      <w:bookmarkStart w:id="423" w:name="_Toc298445753"/>
      <w:bookmarkStart w:id="424" w:name="_Toc298681236"/>
      <w:bookmarkStart w:id="425" w:name="_Toc298447478"/>
      <w:bookmarkStart w:id="426" w:name="_Ref452619883"/>
      <w:r>
        <w:t>Psali Adam</w:t>
      </w:r>
      <w:bookmarkEnd w:id="421"/>
      <w:bookmarkEnd w:id="422"/>
      <w:bookmarkEnd w:id="423"/>
      <w:bookmarkEnd w:id="424"/>
      <w:bookmarkEnd w:id="425"/>
      <w:r>
        <w:t xml:space="preserve"> on the Second Canticle</w:t>
      </w:r>
      <w:bookmarkEnd w:id="42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7"/>
            <w:r w:rsidRPr="004C0CA2">
              <w:t xml:space="preserve">brought </w:t>
            </w:r>
            <w:commentRangeEnd w:id="427"/>
            <w:r>
              <w:rPr>
                <w:rStyle w:val="CommentReference"/>
                <w:rFonts w:eastAsiaTheme="minorHAnsi" w:cstheme="minorBidi"/>
                <w:color w:val="auto"/>
                <w:lang w:val="en-CA"/>
              </w:rPr>
              <w:commentReference w:id="42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8"/>
    <w:p w14:paraId="2E7A68B9" w14:textId="4BEF5E0D" w:rsidR="00D31F38" w:rsidRDefault="00D31F38" w:rsidP="00D31F38">
      <w:pPr>
        <w:jc w:val="left"/>
      </w:pPr>
    </w:p>
    <w:p w14:paraId="2CF40924" w14:textId="6307B7EC" w:rsidR="00A7333E" w:rsidRDefault="00A7333E" w:rsidP="00A7333E">
      <w:pPr>
        <w:pStyle w:val="Heading3"/>
      </w:pPr>
      <w:bookmarkStart w:id="428" w:name="_Ref449954950"/>
      <w:bookmarkStart w:id="429" w:name="_Ref448228188"/>
      <w:r>
        <w:t>Additional Canticles for the Vigil of Joyous Saturday from the Old Testament</w:t>
      </w:r>
      <w:bookmarkEnd w:id="42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3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1" w:name="_Ref450335240"/>
      <w:bookmarkEnd w:id="430"/>
      <w:r>
        <w:t>Additional Canticles for the Vigil of Joyous Saturday from the New Testament</w:t>
      </w:r>
      <w:r w:rsidR="00680B91">
        <w:rPr>
          <w:rStyle w:val="FootnoteReference"/>
        </w:rPr>
        <w:footnoteReference w:id="892"/>
      </w:r>
      <w:bookmarkEnd w:id="43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2" w:name="_Ref452620197"/>
      <w:r>
        <w:t>The Third Canticle</w:t>
      </w:r>
      <w:bookmarkStart w:id="433" w:name="_Toc297322057"/>
      <w:bookmarkStart w:id="434" w:name="_Toc297407702"/>
      <w:bookmarkStart w:id="435" w:name="_Toc298445754"/>
      <w:bookmarkStart w:id="436" w:name="_Toc298681237"/>
      <w:bookmarkStart w:id="437" w:name="_Toc298447479"/>
      <w:bookmarkStart w:id="438" w:name="_Toc308441896"/>
      <w:bookmarkEnd w:id="429"/>
      <w:bookmarkEnd w:id="432"/>
    </w:p>
    <w:bookmarkEnd w:id="433"/>
    <w:bookmarkEnd w:id="434"/>
    <w:bookmarkEnd w:id="435"/>
    <w:bookmarkEnd w:id="436"/>
    <w:bookmarkEnd w:id="437"/>
    <w:bookmarkEnd w:id="43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9"/>
            <w:r w:rsidRPr="00BE273A">
              <w:t xml:space="preserve">Blessed </w:t>
            </w:r>
            <w:commentRangeEnd w:id="439"/>
            <w:r w:rsidRPr="00BE273A">
              <w:rPr>
                <w:rStyle w:val="CommentReference"/>
                <w:rFonts w:eastAsiaTheme="minorHAnsi"/>
                <w:sz w:val="24"/>
              </w:rPr>
              <w:commentReference w:id="43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0"/>
            <w:r w:rsidRPr="00BE273A">
              <w:t>heaven</w:t>
            </w:r>
            <w:commentRangeEnd w:id="440"/>
            <w:r w:rsidRPr="00BE273A">
              <w:rPr>
                <w:rStyle w:val="CommentReference"/>
                <w:rFonts w:eastAsiaTheme="minorHAnsi"/>
                <w:sz w:val="24"/>
              </w:rPr>
              <w:commentReference w:id="44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1"/>
            <w:r w:rsidRPr="00BE273A">
              <w:t xml:space="preserve">clouds </w:t>
            </w:r>
            <w:commentRangeEnd w:id="441"/>
            <w:r w:rsidRPr="00BE273A">
              <w:rPr>
                <w:rStyle w:val="CommentReference"/>
                <w:rFonts w:eastAsiaTheme="minorHAnsi"/>
                <w:sz w:val="24"/>
              </w:rPr>
              <w:commentReference w:id="441"/>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2"/>
            <w:r w:rsidRPr="00BE273A">
              <w:t xml:space="preserve">Bless </w:t>
            </w:r>
            <w:commentRangeEnd w:id="442"/>
            <w:r w:rsidRPr="00BE273A">
              <w:rPr>
                <w:rStyle w:val="CommentReference"/>
                <w:rFonts w:eastAsiaTheme="minorHAnsi"/>
                <w:sz w:val="24"/>
              </w:rPr>
              <w:commentReference w:id="44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3"/>
            <w:r w:rsidRPr="00BE273A">
              <w:t>falling snow</w:t>
            </w:r>
            <w:commentRangeEnd w:id="443"/>
            <w:r w:rsidRPr="00BE273A">
              <w:rPr>
                <w:rStyle w:val="CommentReference"/>
                <w:rFonts w:eastAsiaTheme="minorHAnsi"/>
                <w:sz w:val="24"/>
              </w:rPr>
              <w:commentReference w:id="44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6"/>
            <w:r w:rsidRPr="00BE273A">
              <w:t xml:space="preserve">ye </w:t>
            </w:r>
            <w:commentRangeEnd w:id="446"/>
            <w:r>
              <w:rPr>
                <w:rStyle w:val="CommentReference"/>
                <w:rFonts w:eastAsiaTheme="minorHAnsi" w:cstheme="minorBidi"/>
                <w:color w:val="auto"/>
                <w:lang w:val="en-CA"/>
              </w:rPr>
              <w:commentReference w:id="446"/>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7"/>
            <w:r w:rsidRPr="00BE273A">
              <w:t>whales</w:t>
            </w:r>
            <w:r w:rsidR="007757C9">
              <w:rPr>
                <w:rStyle w:val="FootnoteReference"/>
              </w:rPr>
              <w:footnoteReference w:id="897"/>
            </w:r>
            <w:r w:rsidRPr="00BE273A">
              <w:t xml:space="preserve"> </w:t>
            </w:r>
            <w:commentRangeEnd w:id="447"/>
            <w:r w:rsidRPr="00BE273A">
              <w:rPr>
                <w:rStyle w:val="CommentReference"/>
                <w:rFonts w:eastAsiaTheme="minorHAnsi"/>
                <w:sz w:val="24"/>
              </w:rPr>
              <w:commentReference w:id="44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8"/>
            <w:r w:rsidRPr="00BE273A">
              <w:t xml:space="preserve"> </w:t>
            </w:r>
            <w:commentRangeEnd w:id="448"/>
            <w:r w:rsidRPr="00BE273A">
              <w:rPr>
                <w:rStyle w:val="CommentReference"/>
                <w:rFonts w:eastAsiaTheme="minorHAnsi"/>
                <w:sz w:val="24"/>
              </w:rPr>
              <w:commentReference w:id="44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9"/>
            <w:r w:rsidRPr="00BE273A">
              <w:t xml:space="preserve"> </w:t>
            </w:r>
            <w:commentRangeEnd w:id="449"/>
            <w:r w:rsidRPr="00BE273A">
              <w:rPr>
                <w:rStyle w:val="CommentReference"/>
                <w:rFonts w:eastAsiaTheme="minorHAnsi"/>
                <w:sz w:val="24"/>
              </w:rPr>
              <w:commentReference w:id="449"/>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0"/>
            <w:r w:rsidR="00D31F38" w:rsidRPr="00BE273A">
              <w:t xml:space="preserve">of </w:t>
            </w:r>
            <w:commentRangeEnd w:id="450"/>
            <w:r w:rsidR="00D31F38" w:rsidRPr="00BE273A">
              <w:rPr>
                <w:rStyle w:val="CommentReference"/>
                <w:rFonts w:eastAsiaTheme="minorHAnsi"/>
                <w:sz w:val="24"/>
              </w:rPr>
              <w:commentReference w:id="450"/>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1"/>
            <w:r w:rsidRPr="00BE273A">
              <w:t xml:space="preserve">Bless </w:t>
            </w:r>
            <w:commentRangeEnd w:id="451"/>
            <w:r w:rsidRPr="00BE273A">
              <w:rPr>
                <w:rStyle w:val="CommentReference"/>
                <w:rFonts w:eastAsiaTheme="minorHAnsi"/>
                <w:sz w:val="24"/>
              </w:rPr>
              <w:commentReference w:id="45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2" w:name="_Toc297322058"/>
      <w:bookmarkStart w:id="453" w:name="_Toc297407703"/>
      <w:bookmarkStart w:id="454" w:name="_Toc298445755"/>
      <w:bookmarkStart w:id="455" w:name="_Toc298681238"/>
      <w:bookmarkStart w:id="456"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7"/>
            <w:r w:rsidRPr="00BE273A">
              <w:t xml:space="preserve">Blessed </w:t>
            </w:r>
            <w:commentRangeEnd w:id="457"/>
            <w:r w:rsidRPr="00BE273A">
              <w:rPr>
                <w:rStyle w:val="CommentReference"/>
                <w:rFonts w:eastAsiaTheme="minorHAnsi"/>
                <w:sz w:val="24"/>
              </w:rPr>
              <w:commentReference w:id="45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8"/>
            <w:r w:rsidRPr="00BE273A">
              <w:t>heaven</w:t>
            </w:r>
            <w:commentRangeEnd w:id="458"/>
            <w:r w:rsidRPr="00BE273A">
              <w:rPr>
                <w:rStyle w:val="CommentReference"/>
                <w:rFonts w:eastAsiaTheme="minorHAnsi"/>
                <w:sz w:val="24"/>
              </w:rPr>
              <w:commentReference w:id="45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9"/>
            <w:r w:rsidRPr="00BE273A">
              <w:t>falling snow</w:t>
            </w:r>
            <w:commentRangeEnd w:id="459"/>
            <w:r w:rsidRPr="00BE273A">
              <w:rPr>
                <w:rStyle w:val="CommentReference"/>
                <w:rFonts w:eastAsiaTheme="minorHAnsi"/>
                <w:sz w:val="24"/>
              </w:rPr>
              <w:commentReference w:id="45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1"/>
            <w:r w:rsidRPr="00BE273A">
              <w:t xml:space="preserve">Bless </w:t>
            </w:r>
            <w:commentRangeEnd w:id="461"/>
            <w:r w:rsidRPr="00BE273A">
              <w:rPr>
                <w:rStyle w:val="CommentReference"/>
                <w:rFonts w:eastAsiaTheme="minorHAnsi"/>
                <w:sz w:val="24"/>
              </w:rPr>
              <w:commentReference w:id="46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2"/>
            <w:r w:rsidRPr="00BE273A">
              <w:t xml:space="preserve"> </w:t>
            </w:r>
            <w:commentRangeEnd w:id="462"/>
            <w:r w:rsidRPr="00BE273A">
              <w:rPr>
                <w:rStyle w:val="CommentReference"/>
                <w:rFonts w:eastAsiaTheme="minorHAnsi"/>
                <w:sz w:val="24"/>
              </w:rPr>
              <w:commentReference w:id="462"/>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3"/>
            <w:r w:rsidR="003758F4" w:rsidRPr="00BE273A">
              <w:t xml:space="preserve">of </w:t>
            </w:r>
            <w:commentRangeEnd w:id="463"/>
            <w:r w:rsidR="003758F4" w:rsidRPr="00BE273A">
              <w:rPr>
                <w:rStyle w:val="CommentReference"/>
                <w:rFonts w:eastAsiaTheme="minorHAnsi"/>
                <w:sz w:val="24"/>
              </w:rPr>
              <w:commentReference w:id="46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5" w:name="_Ref452620282"/>
      <w:r>
        <w:t>Psali Batos</w:t>
      </w:r>
      <w:bookmarkEnd w:id="452"/>
      <w:bookmarkEnd w:id="453"/>
      <w:bookmarkEnd w:id="454"/>
      <w:bookmarkEnd w:id="455"/>
      <w:bookmarkEnd w:id="456"/>
      <w:r w:rsidR="009E143A">
        <w:t xml:space="preserve"> on the Third Canticle</w:t>
      </w:r>
      <w:bookmarkEnd w:id="46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6"/>
            <w:r>
              <w:t>Giver</w:t>
            </w:r>
            <w:r w:rsidRPr="00C05A5B">
              <w:t xml:space="preserve"> </w:t>
            </w:r>
            <w:commentRangeEnd w:id="466"/>
            <w:r>
              <w:rPr>
                <w:rStyle w:val="CommentReference"/>
                <w:rFonts w:eastAsiaTheme="minorHAnsi" w:cstheme="minorBidi"/>
                <w:color w:val="auto"/>
                <w:lang w:val="en-CA"/>
              </w:rPr>
              <w:commentReference w:id="46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7"/>
            <w:r w:rsidRPr="00C05A5B">
              <w:t>nanias</w:t>
            </w:r>
            <w:commentRangeEnd w:id="467"/>
            <w:r>
              <w:rPr>
                <w:rStyle w:val="CommentReference"/>
                <w:rFonts w:eastAsiaTheme="minorHAnsi" w:cstheme="minorBidi"/>
                <w:color w:val="auto"/>
                <w:lang w:val="en-CA"/>
              </w:rPr>
              <w:commentReference w:id="46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8"/>
            <w:r w:rsidRPr="00C05A5B">
              <w:t>Morning</w:t>
            </w:r>
            <w:commentRangeEnd w:id="468"/>
            <w:r>
              <w:rPr>
                <w:rStyle w:val="CommentReference"/>
                <w:rFonts w:eastAsiaTheme="minorHAnsi" w:cstheme="minorBidi"/>
                <w:color w:val="auto"/>
                <w:lang w:val="en-CA"/>
              </w:rPr>
              <w:commentReference w:id="46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9"/>
            <w:r w:rsidRPr="00C05A5B">
              <w:t>Emmanuel</w:t>
            </w:r>
            <w:commentRangeEnd w:id="469"/>
            <w:r>
              <w:rPr>
                <w:rStyle w:val="CommentReference"/>
                <w:rFonts w:eastAsiaTheme="minorHAnsi" w:cstheme="minorBidi"/>
                <w:color w:val="auto"/>
                <w:lang w:val="en-CA"/>
              </w:rPr>
              <w:commentReference w:id="46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0"/>
            <w:r w:rsidRPr="00C05A5B">
              <w:t xml:space="preserve">Proclaim </w:t>
            </w:r>
            <w:commentRangeEnd w:id="470"/>
            <w:r>
              <w:rPr>
                <w:rStyle w:val="CommentReference"/>
                <w:rFonts w:eastAsiaTheme="minorHAnsi" w:cstheme="minorBidi"/>
                <w:color w:val="auto"/>
                <w:lang w:val="en-CA"/>
              </w:rPr>
              <w:commentReference w:id="47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1"/>
            <w:r>
              <w:t>persevere</w:t>
            </w:r>
            <w:commentRangeEnd w:id="471"/>
            <w:r>
              <w:rPr>
                <w:rStyle w:val="CommentReference"/>
                <w:rFonts w:eastAsiaTheme="minorHAnsi" w:cstheme="minorBidi"/>
                <w:color w:val="auto"/>
                <w:lang w:val="en-CA"/>
              </w:rPr>
              <w:commentReference w:id="47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2"/>
            <w:r>
              <w:t>presbyters</w:t>
            </w:r>
            <w:commentRangeEnd w:id="472"/>
            <w:r>
              <w:rPr>
                <w:rStyle w:val="CommentReference"/>
                <w:rFonts w:eastAsiaTheme="minorHAnsi" w:cstheme="minorBidi"/>
                <w:color w:val="auto"/>
                <w:lang w:val="en-CA"/>
              </w:rPr>
              <w:commentReference w:id="472"/>
            </w:r>
            <w:r w:rsidRPr="00C05A5B">
              <w:t>:</w:t>
            </w:r>
          </w:p>
          <w:p w14:paraId="0639E799" w14:textId="42F5BA8C" w:rsidR="00D31F38" w:rsidRDefault="00985EC5" w:rsidP="00E35F1F">
            <w:pPr>
              <w:pStyle w:val="EngHang"/>
            </w:pPr>
            <w:r>
              <w:t>“</w:t>
            </w:r>
            <w:commentRangeStart w:id="473"/>
            <w:r w:rsidR="00D31F38">
              <w:t>Bless</w:t>
            </w:r>
            <w:commentRangeEnd w:id="473"/>
            <w:r w:rsidR="00D31F38">
              <w:rPr>
                <w:rStyle w:val="CommentReference"/>
                <w:rFonts w:eastAsiaTheme="minorHAnsi" w:cstheme="minorBidi"/>
                <w:color w:val="auto"/>
                <w:lang w:val="en-CA"/>
              </w:rPr>
              <w:commentReference w:id="47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4"/>
            <w:r>
              <w:t>day</w:t>
            </w:r>
            <w:commentRangeEnd w:id="474"/>
            <w:r>
              <w:rPr>
                <w:rStyle w:val="CommentReference"/>
                <w:rFonts w:eastAsiaTheme="minorHAnsi" w:cstheme="minorBidi"/>
                <w:color w:val="auto"/>
                <w:lang w:val="en-CA"/>
              </w:rPr>
              <w:commentReference w:id="47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5"/>
            <w:r w:rsidRPr="00C05A5B">
              <w:t xml:space="preserve">souls </w:t>
            </w:r>
            <w:commentRangeEnd w:id="475"/>
            <w:r>
              <w:rPr>
                <w:rStyle w:val="CommentReference"/>
                <w:rFonts w:eastAsiaTheme="minorHAnsi" w:cstheme="minorBidi"/>
                <w:color w:val="auto"/>
                <w:lang w:val="en-CA"/>
              </w:rPr>
              <w:commentReference w:id="47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6"/>
            <w:r w:rsidRPr="00C05A5B">
              <w:t>sea</w:t>
            </w:r>
            <w:commentRangeEnd w:id="476"/>
            <w:r>
              <w:rPr>
                <w:rStyle w:val="CommentReference"/>
                <w:rFonts w:eastAsiaTheme="minorHAnsi" w:cstheme="minorBidi"/>
                <w:color w:val="auto"/>
                <w:lang w:val="en-CA"/>
              </w:rPr>
              <w:commentReference w:id="47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7"/>
            <w:r w:rsidR="00D31F38" w:rsidRPr="00C05A5B">
              <w:t xml:space="preserve">all </w:t>
            </w:r>
            <w:commentRangeEnd w:id="477"/>
            <w:r w:rsidR="00D31F38">
              <w:rPr>
                <w:rStyle w:val="CommentReference"/>
                <w:rFonts w:eastAsiaTheme="minorHAnsi" w:cstheme="minorBidi"/>
                <w:color w:val="auto"/>
                <w:lang w:val="en-CA"/>
              </w:rPr>
              <w:commentReference w:id="47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8"/>
            <w:r w:rsidRPr="00C05A5B">
              <w:t>heretics</w:t>
            </w:r>
            <w:commentRangeEnd w:id="478"/>
            <w:r>
              <w:rPr>
                <w:rStyle w:val="CommentReference"/>
                <w:rFonts w:eastAsiaTheme="minorHAnsi" w:cstheme="minorBidi"/>
                <w:color w:val="auto"/>
                <w:lang w:val="en-CA"/>
              </w:rPr>
              <w:commentReference w:id="47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9"/>
            <w:r w:rsidRPr="00C05A5B">
              <w:t xml:space="preserve">spirits </w:t>
            </w:r>
            <w:commentRangeEnd w:id="479"/>
            <w:r>
              <w:rPr>
                <w:rStyle w:val="CommentReference"/>
                <w:rFonts w:eastAsiaTheme="minorHAnsi" w:cstheme="minorBidi"/>
                <w:color w:val="auto"/>
                <w:lang w:val="en-CA"/>
              </w:rPr>
              <w:commentReference w:id="47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0"/>
            <w:r>
              <w:t>contrite</w:t>
            </w:r>
            <w:r w:rsidRPr="00C05A5B">
              <w:t xml:space="preserve"> </w:t>
            </w:r>
            <w:commentRangeEnd w:id="480"/>
            <w:r>
              <w:rPr>
                <w:rStyle w:val="CommentReference"/>
                <w:rFonts w:eastAsiaTheme="minorHAnsi" w:cstheme="minorBidi"/>
                <w:color w:val="auto"/>
                <w:lang w:val="en-CA"/>
              </w:rPr>
              <w:commentReference w:id="480"/>
            </w:r>
            <w:commentRangeStart w:id="481"/>
            <w:r w:rsidRPr="00C05A5B">
              <w:t>hearts</w:t>
            </w:r>
            <w:commentRangeEnd w:id="481"/>
            <w:r>
              <w:rPr>
                <w:rStyle w:val="CommentReference"/>
                <w:rFonts w:eastAsiaTheme="minorHAnsi" w:cstheme="minorBidi"/>
                <w:color w:val="auto"/>
                <w:lang w:val="en-CA"/>
              </w:rPr>
              <w:commentReference w:id="48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2"/>
            <w:r w:rsidRPr="00C05A5B">
              <w:t>Make haste and be very attentive</w:t>
            </w:r>
            <w:commentRangeEnd w:id="482"/>
            <w:r>
              <w:rPr>
                <w:rStyle w:val="CommentReference"/>
                <w:rFonts w:eastAsiaTheme="minorHAnsi" w:cstheme="minorBidi"/>
                <w:color w:val="auto"/>
                <w:lang w:val="en-CA"/>
              </w:rPr>
              <w:commentReference w:id="48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3"/>
            <w:r w:rsidRPr="00C05A5B">
              <w:t xml:space="preserve">righteous </w:t>
            </w:r>
            <w:commentRangeEnd w:id="483"/>
            <w:r>
              <w:rPr>
                <w:rStyle w:val="CommentReference"/>
                <w:rFonts w:eastAsiaTheme="minorHAnsi" w:cstheme="minorBidi"/>
                <w:color w:val="auto"/>
                <w:lang w:val="en-CA"/>
              </w:rPr>
              <w:commentReference w:id="48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4"/>
            <w:r w:rsidR="00D31F38">
              <w:t>condemned</w:t>
            </w:r>
            <w:commentRangeEnd w:id="484"/>
            <w:r w:rsidR="00D31F38">
              <w:rPr>
                <w:rStyle w:val="CommentReference"/>
                <w:rFonts w:eastAsiaTheme="minorHAnsi" w:cstheme="minorBidi"/>
                <w:color w:val="auto"/>
                <w:lang w:val="en-CA"/>
              </w:rPr>
              <w:commentReference w:id="484"/>
            </w:r>
            <w:r w:rsidR="00D31F38" w:rsidRPr="00C05A5B">
              <w:t xml:space="preserve">, </w:t>
            </w:r>
          </w:p>
          <w:p w14:paraId="25CD9610" w14:textId="77777777" w:rsidR="00D31F38" w:rsidRDefault="00D31F38" w:rsidP="00E35F1F">
            <w:pPr>
              <w:pStyle w:val="EngHang"/>
            </w:pPr>
            <w:r w:rsidRPr="00C05A5B">
              <w:t xml:space="preserve">That he may </w:t>
            </w:r>
            <w:commentRangeStart w:id="485"/>
            <w:r w:rsidRPr="00C05A5B">
              <w:t xml:space="preserve">join </w:t>
            </w:r>
            <w:commentRangeEnd w:id="485"/>
            <w:r>
              <w:rPr>
                <w:rStyle w:val="CommentReference"/>
                <w:rFonts w:eastAsiaTheme="minorHAnsi" w:cstheme="minorBidi"/>
                <w:color w:val="auto"/>
                <w:lang w:val="en-CA"/>
              </w:rPr>
              <w:commentReference w:id="48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6" w:name="_Toc297322059"/>
      <w:bookmarkStart w:id="487" w:name="_Toc297407704"/>
      <w:bookmarkStart w:id="488" w:name="_Toc298445756"/>
      <w:bookmarkStart w:id="489" w:name="_Toc298681239"/>
      <w:bookmarkStart w:id="490" w:name="_Toc298447481"/>
      <w:bookmarkStart w:id="491" w:name="_Ref452620367"/>
      <w:bookmarkStart w:id="492" w:name="_Ref452620370"/>
      <w:r>
        <w:t>We Follow You</w:t>
      </w:r>
      <w:bookmarkEnd w:id="486"/>
      <w:bookmarkEnd w:id="487"/>
      <w:bookmarkEnd w:id="488"/>
      <w:bookmarkEnd w:id="489"/>
      <w:bookmarkEnd w:id="490"/>
      <w:bookmarkEnd w:id="491"/>
      <w:bookmarkEnd w:id="49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3" w:name="_Toc297322060"/>
      <w:bookmarkStart w:id="494" w:name="_Toc297407705"/>
      <w:bookmarkStart w:id="495" w:name="_Toc298445757"/>
      <w:bookmarkStart w:id="496" w:name="_Toc298681240"/>
      <w:bookmarkStart w:id="497" w:name="_Toc298447482"/>
      <w:bookmarkStart w:id="498" w:name="_Toc308441897"/>
      <w:bookmarkStart w:id="499" w:name="_Ref448228216"/>
      <w:bookmarkStart w:id="500" w:name="_Ref448228224"/>
      <w:bookmarkStart w:id="501" w:name="_Ref452620378"/>
      <w:bookmarkStart w:id="502" w:name="_Ref452620382"/>
      <w:r>
        <w:t>The Communion of the Saints</w:t>
      </w:r>
      <w:bookmarkEnd w:id="493"/>
      <w:bookmarkEnd w:id="494"/>
      <w:bookmarkEnd w:id="495"/>
      <w:bookmarkEnd w:id="496"/>
      <w:bookmarkEnd w:id="497"/>
      <w:bookmarkEnd w:id="498"/>
      <w:bookmarkEnd w:id="499"/>
      <w:bookmarkEnd w:id="500"/>
      <w:bookmarkEnd w:id="501"/>
      <w:bookmarkEnd w:id="50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5"/>
            <w:r>
              <w:rPr>
                <w:rStyle w:val="CommentReference"/>
                <w:rFonts w:ascii="Garamond" w:hAnsi="Garamond" w:cstheme="minorBidi"/>
                <w:noProof w:val="0"/>
                <w:lang w:val="en-CA"/>
              </w:rPr>
              <w:commentReference w:id="50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6"/>
            <w:r w:rsidRPr="00FC3604">
              <w:t>ⲡⲓϣⲟⲙⲧ ϣⲉ ⲙⲏⲧ ϣ̀ⲙⲏⲛ</w:t>
            </w:r>
            <w:commentRangeEnd w:id="506"/>
            <w:r>
              <w:rPr>
                <w:rStyle w:val="CommentReference"/>
                <w:rFonts w:ascii="Garamond" w:hAnsi="Garamond" w:cstheme="minorBidi"/>
                <w:noProof w:val="0"/>
                <w:lang w:val="en-CA"/>
              </w:rPr>
              <w:commentReference w:id="50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8"/>
            <w:r w:rsidRPr="00645C3A">
              <w:t xml:space="preserve">Pray </w:t>
            </w:r>
            <w:commentRangeEnd w:id="508"/>
            <w:r>
              <w:rPr>
                <w:rStyle w:val="CommentReference"/>
                <w:rFonts w:eastAsiaTheme="minorHAnsi" w:cstheme="minorBidi"/>
                <w:color w:val="auto"/>
                <w:lang w:val="en-CA"/>
              </w:rPr>
              <w:commentReference w:id="50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9"/>
            </w:r>
          </w:p>
        </w:tc>
      </w:tr>
    </w:tbl>
    <w:p w14:paraId="38417DCC" w14:textId="77777777" w:rsidR="00D31F38" w:rsidRDefault="00D31F38" w:rsidP="00D31F38">
      <w:pPr>
        <w:pStyle w:val="Heading4"/>
      </w:pPr>
      <w:bookmarkStart w:id="510" w:name="_Toc298681241"/>
      <w:bookmarkStart w:id="511" w:name="_Toc308441898"/>
      <w:r>
        <w:t xml:space="preserve">A </w:t>
      </w:r>
      <w:commentRangeStart w:id="512"/>
      <w:r>
        <w:t xml:space="preserve">Short </w:t>
      </w:r>
      <w:commentRangeEnd w:id="512"/>
      <w:r>
        <w:rPr>
          <w:rStyle w:val="CommentReference"/>
          <w:rFonts w:eastAsiaTheme="minorHAnsi" w:cstheme="minorBidi"/>
          <w:b w:val="0"/>
          <w:bCs w:val="0"/>
        </w:rPr>
        <w:commentReference w:id="512"/>
      </w:r>
      <w:commentRangeStart w:id="513"/>
      <w:r>
        <w:t xml:space="preserve">Communion </w:t>
      </w:r>
      <w:commentRangeEnd w:id="513"/>
      <w:r>
        <w:rPr>
          <w:rStyle w:val="CommentReference"/>
          <w:rFonts w:eastAsiaTheme="minorHAnsi" w:cstheme="minorBidi"/>
          <w:b w:val="0"/>
          <w:bCs w:val="0"/>
        </w:rPr>
        <w:commentReference w:id="51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4"/>
            <w:r>
              <w:rPr>
                <w:rStyle w:val="CommentReference"/>
                <w:rFonts w:ascii="Garamond" w:hAnsi="Garamond" w:cstheme="minorBidi"/>
                <w:noProof w:val="0"/>
                <w:lang w:val="en-CA"/>
              </w:rPr>
              <w:commentReference w:id="51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5"/>
            <w:r w:rsidRPr="00006239">
              <w:t>My</w:t>
            </w:r>
            <w:commentRangeEnd w:id="515"/>
            <w:r>
              <w:rPr>
                <w:rStyle w:val="CommentReference"/>
                <w:rFonts w:eastAsiaTheme="minorHAnsi" w:cstheme="minorBidi"/>
                <w:color w:val="auto"/>
                <w:lang w:val="en-CA"/>
              </w:rPr>
              <w:commentReference w:id="51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6"/>
            <w:r w:rsidRPr="00FC3604">
              <w:t>ⲡⲓϣⲟⲙⲧ ϣⲉ ⲙⲏⲧ ϣ̀ⲙⲏⲛ</w:t>
            </w:r>
            <w:commentRangeEnd w:id="516"/>
            <w:r>
              <w:rPr>
                <w:rStyle w:val="CommentReference"/>
                <w:rFonts w:ascii="Garamond" w:hAnsi="Garamond" w:cstheme="minorBidi"/>
                <w:noProof w:val="0"/>
                <w:lang w:val="en-CA"/>
              </w:rPr>
              <w:commentReference w:id="51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7"/>
            <w:r w:rsidRPr="000100FF">
              <w:t xml:space="preserve">Pray </w:t>
            </w:r>
            <w:commentRangeEnd w:id="517"/>
            <w:r>
              <w:rPr>
                <w:rStyle w:val="CommentReference"/>
                <w:rFonts w:eastAsiaTheme="minorHAnsi" w:cstheme="minorBidi"/>
                <w:color w:val="auto"/>
                <w:lang w:val="en-CA"/>
              </w:rPr>
              <w:commentReference w:id="51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8"/>
            <w:r>
              <w:rPr>
                <w:rStyle w:val="CommentReference"/>
                <w:rFonts w:eastAsiaTheme="minorHAnsi" w:cstheme="minorBidi"/>
                <w:color w:val="auto"/>
                <w:lang w:val="en-CA"/>
              </w:rPr>
              <w:commentReference w:id="51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9" w:name="_Ref448228235"/>
      <w:r>
        <w:rPr>
          <w:lang w:val="en-US"/>
        </w:rPr>
        <w:t>The Doxologies</w:t>
      </w:r>
      <w:bookmarkEnd w:id="510"/>
      <w:bookmarkEnd w:id="511"/>
      <w:bookmarkEnd w:id="519"/>
    </w:p>
    <w:p w14:paraId="04E32178" w14:textId="149795CE" w:rsidR="00D31F38" w:rsidRDefault="00D31F38" w:rsidP="00266A55">
      <w:pPr>
        <w:pStyle w:val="Rubric"/>
        <w:rPr>
          <w:lang w:val="en-US"/>
        </w:rPr>
      </w:pPr>
      <w:bookmarkStart w:id="52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1" w:name="_Toc308441900"/>
      <w:bookmarkStart w:id="522" w:name="_Ref434487886"/>
      <w:bookmarkStart w:id="523" w:name="_Ref434487891"/>
      <w:r>
        <w:rPr>
          <w:lang w:val="en-US"/>
        </w:rPr>
        <w:t>The Doxology of the Virgin for Midnight Praise</w:t>
      </w:r>
      <w:bookmarkEnd w:id="521"/>
      <w:bookmarkEnd w:id="522"/>
      <w:bookmarkEnd w:id="52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4"/>
            <w:r>
              <w:t>Godhead</w:t>
            </w:r>
            <w:commentRangeEnd w:id="524"/>
            <w:r>
              <w:rPr>
                <w:rStyle w:val="CommentReference"/>
                <w:rFonts w:eastAsiaTheme="minorHAnsi" w:cstheme="minorBidi"/>
                <w:color w:val="auto"/>
                <w:lang w:val="en-CA"/>
              </w:rPr>
              <w:commentReference w:id="52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5"/>
            <w:r>
              <w:t xml:space="preserve">to </w:t>
            </w:r>
            <w:commentRangeEnd w:id="525"/>
            <w:r>
              <w:rPr>
                <w:rStyle w:val="CommentReference"/>
                <w:rFonts w:eastAsiaTheme="minorHAnsi" w:cstheme="minorBidi"/>
                <w:color w:val="auto"/>
                <w:lang w:val="en-CA"/>
              </w:rPr>
              <w:commentReference w:id="52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6"/>
            <w:r>
              <w:t xml:space="preserve">faithful </w:t>
            </w:r>
            <w:commentRangeEnd w:id="526"/>
            <w:r>
              <w:rPr>
                <w:rStyle w:val="CommentReference"/>
                <w:rFonts w:eastAsiaTheme="minorHAnsi" w:cstheme="minorBidi"/>
                <w:color w:val="auto"/>
                <w:lang w:val="en-CA"/>
              </w:rPr>
              <w:commentReference w:id="52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7" w:name="_Toc308441901"/>
      <w:r>
        <w:rPr>
          <w:lang w:val="en-US"/>
        </w:rPr>
        <w:t>The Conclusion of the Doxologies</w:t>
      </w:r>
      <w:bookmarkEnd w:id="520"/>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8" w:name="_Ref448228501"/>
      <w:bookmarkStart w:id="529" w:name="_Ref448228505"/>
      <w:r>
        <w:t>The Fourth Canticle</w:t>
      </w:r>
      <w:bookmarkEnd w:id="528"/>
      <w:bookmarkEnd w:id="529"/>
    </w:p>
    <w:p w14:paraId="575FD42E" w14:textId="77777777" w:rsidR="00D31F38" w:rsidRDefault="00D31F38" w:rsidP="00D31F38">
      <w:pPr>
        <w:pStyle w:val="Heading4"/>
      </w:pPr>
      <w:bookmarkStart w:id="530" w:name="_Toc410196423"/>
      <w:bookmarkStart w:id="531" w:name="_Toc410196925"/>
      <w:bookmarkStart w:id="532" w:name="_Ref434580708"/>
      <w:bookmarkStart w:id="533" w:name="_Ref434580714"/>
      <w:r>
        <w:t>The Fourth Canticle</w:t>
      </w:r>
      <w:bookmarkEnd w:id="530"/>
      <w:bookmarkEnd w:id="531"/>
      <w:bookmarkEnd w:id="532"/>
      <w:bookmarkEnd w:id="53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4" w:name="_Toc297322062"/>
      <w:bookmarkStart w:id="535" w:name="_Toc297407707"/>
      <w:bookmarkStart w:id="536" w:name="_Toc298445759"/>
      <w:bookmarkStart w:id="537" w:name="_Toc298681245"/>
      <w:bookmarkStart w:id="538" w:name="_Toc298447484"/>
      <w:r>
        <w:rPr>
          <w:lang w:val="en-US"/>
        </w:rPr>
        <w:t>Psalm 148</w:t>
      </w:r>
      <w:bookmarkEnd w:id="534"/>
      <w:bookmarkEnd w:id="535"/>
      <w:bookmarkEnd w:id="536"/>
      <w:bookmarkEnd w:id="537"/>
      <w:bookmarkEnd w:id="53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9"/>
            <w:commentRangeStart w:id="540"/>
            <w:r w:rsidRPr="00FC3604">
              <w:t>For</w:t>
            </w:r>
            <w:commentRangeEnd w:id="539"/>
            <w:r w:rsidRPr="00FC3604">
              <w:rPr>
                <w:rStyle w:val="CommentReference"/>
                <w:rFonts w:cstheme="minorBidi"/>
                <w:color w:val="auto"/>
                <w:lang w:val="en-CA"/>
              </w:rPr>
              <w:commentReference w:id="539"/>
            </w:r>
            <w:r w:rsidRPr="00FC3604">
              <w:t xml:space="preserve"> He spoke and </w:t>
            </w:r>
            <w:r w:rsidRPr="00FC3604">
              <w:rPr>
                <w:color w:val="auto"/>
              </w:rPr>
              <w:t>they</w:t>
            </w:r>
            <w:r w:rsidRPr="00FC3604">
              <w:t xml:space="preserve"> came to be!</w:t>
            </w:r>
            <w:commentRangeEnd w:id="540"/>
            <w:r>
              <w:rPr>
                <w:rStyle w:val="CommentReference"/>
                <w:rFonts w:cstheme="minorBidi"/>
                <w:color w:val="auto"/>
                <w:lang w:val="en-CA"/>
              </w:rPr>
              <w:commentReference w:id="54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1"/>
            <w:r w:rsidR="00D31F38">
              <w:rPr>
                <w:rStyle w:val="CommentReference"/>
                <w:rFonts w:eastAsiaTheme="minorHAnsi" w:cstheme="minorBidi"/>
                <w:color w:val="auto"/>
                <w:lang w:val="en-CA"/>
              </w:rPr>
              <w:commentReference w:id="54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2"/>
            <w:r w:rsidRPr="00FC3604">
              <w:t>Praise the Lord from the earth!</w:t>
            </w:r>
            <w:commentRangeEnd w:id="542"/>
            <w:r>
              <w:rPr>
                <w:rStyle w:val="CommentReference"/>
                <w:rFonts w:cstheme="minorBidi"/>
                <w:color w:val="auto"/>
                <w:lang w:val="en-CA"/>
              </w:rPr>
              <w:commentReference w:id="54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3"/>
            <w:r w:rsidRPr="007425E1">
              <w:rPr>
                <w:rFonts w:eastAsiaTheme="minorHAnsi"/>
              </w:rPr>
              <w:t xml:space="preserve">His </w:t>
            </w:r>
            <w:commentRangeEnd w:id="543"/>
            <w:r>
              <w:rPr>
                <w:rStyle w:val="CommentReference"/>
                <w:rFonts w:eastAsiaTheme="minorHAnsi" w:cstheme="minorBidi"/>
                <w:color w:val="auto"/>
                <w:lang w:val="en-CA"/>
              </w:rPr>
              <w:commentReference w:id="543"/>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4" w:name="_Toc297322063"/>
      <w:bookmarkStart w:id="545" w:name="_Toc297407708"/>
      <w:bookmarkStart w:id="546" w:name="_Toc298445760"/>
      <w:bookmarkStart w:id="547" w:name="_Toc298681246"/>
      <w:bookmarkStart w:id="548" w:name="_Toc298447485"/>
      <w:r>
        <w:rPr>
          <w:lang w:val="en-US"/>
        </w:rPr>
        <w:t>Psalm 149</w:t>
      </w:r>
      <w:bookmarkEnd w:id="544"/>
      <w:bookmarkEnd w:id="545"/>
      <w:bookmarkEnd w:id="546"/>
      <w:bookmarkEnd w:id="547"/>
      <w:bookmarkEnd w:id="54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9"/>
            <w:r w:rsidRPr="007425E1">
              <w:rPr>
                <w:rFonts w:eastAsiaTheme="minorHAnsi"/>
              </w:rPr>
              <w:t>chorus</w:t>
            </w:r>
            <w:commentRangeEnd w:id="549"/>
            <w:r>
              <w:rPr>
                <w:rStyle w:val="CommentReference"/>
                <w:rFonts w:eastAsiaTheme="minorHAnsi" w:cstheme="minorBidi"/>
                <w:color w:val="auto"/>
                <w:lang w:val="en-CA"/>
              </w:rPr>
              <w:commentReference w:id="54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0"/>
            <w:r w:rsidRPr="007425E1">
              <w:rPr>
                <w:rFonts w:eastAsiaTheme="minorHAnsi"/>
              </w:rPr>
              <w:t xml:space="preserve"> </w:t>
            </w:r>
            <w:commentRangeEnd w:id="550"/>
            <w:r>
              <w:rPr>
                <w:rStyle w:val="CommentReference"/>
                <w:rFonts w:eastAsiaTheme="minorHAnsi" w:cstheme="minorBidi"/>
                <w:color w:val="auto"/>
                <w:lang w:val="en-CA"/>
              </w:rPr>
              <w:commentReference w:id="55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1"/>
            <w:r w:rsidR="00D31F38">
              <w:t>rejoice</w:t>
            </w:r>
            <w:r w:rsidR="00D31F38" w:rsidRPr="007425E1">
              <w:t xml:space="preserve"> </w:t>
            </w:r>
            <w:commentRangeEnd w:id="551"/>
            <w:r w:rsidR="00D31F38">
              <w:rPr>
                <w:rStyle w:val="CommentReference"/>
                <w:rFonts w:cstheme="minorBidi"/>
                <w:color w:val="auto"/>
                <w:lang w:val="en-CA"/>
              </w:rPr>
              <w:commentReference w:id="55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2"/>
            <w:r w:rsidRPr="007425E1">
              <w:rPr>
                <w:rFonts w:eastAsiaTheme="minorHAnsi"/>
              </w:rPr>
              <w:t>mouth</w:t>
            </w:r>
            <w:commentRangeEnd w:id="552"/>
            <w:r w:rsidR="002275C0">
              <w:rPr>
                <w:rFonts w:eastAsiaTheme="minorHAnsi"/>
              </w:rPr>
              <w:t>s</w:t>
            </w:r>
            <w:r>
              <w:rPr>
                <w:rStyle w:val="CommentReference"/>
                <w:rFonts w:eastAsiaTheme="minorHAnsi" w:cstheme="minorBidi"/>
                <w:color w:val="auto"/>
                <w:lang w:val="en-CA"/>
              </w:rPr>
              <w:commentReference w:id="55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3"/>
            <w:r>
              <w:t>rebukes</w:t>
            </w:r>
            <w:r w:rsidRPr="007425E1">
              <w:t xml:space="preserve"> </w:t>
            </w:r>
            <w:commentRangeEnd w:id="553"/>
            <w:r>
              <w:rPr>
                <w:rStyle w:val="CommentReference"/>
                <w:rFonts w:cstheme="minorBidi"/>
                <w:color w:val="auto"/>
                <w:lang w:val="en-CA"/>
              </w:rPr>
              <w:commentReference w:id="55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4" w:name="_Toc297322064"/>
      <w:bookmarkStart w:id="555" w:name="_Toc297407709"/>
      <w:bookmarkStart w:id="556" w:name="_Toc298445761"/>
      <w:bookmarkStart w:id="557" w:name="_Toc298681247"/>
      <w:bookmarkStart w:id="558" w:name="_Toc298447486"/>
      <w:r>
        <w:rPr>
          <w:lang w:val="en-US"/>
        </w:rPr>
        <w:t>Psalm 150</w:t>
      </w:r>
      <w:bookmarkEnd w:id="554"/>
      <w:bookmarkEnd w:id="555"/>
      <w:bookmarkEnd w:id="556"/>
      <w:bookmarkEnd w:id="557"/>
      <w:bookmarkEnd w:id="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9"/>
            <w:r w:rsidRPr="007425E1">
              <w:t xml:space="preserve">psaltery </w:t>
            </w:r>
            <w:commentRangeEnd w:id="559"/>
            <w:r>
              <w:rPr>
                <w:rStyle w:val="CommentReference"/>
                <w:rFonts w:cstheme="minorBidi"/>
                <w:color w:val="auto"/>
                <w:lang w:val="en-CA"/>
              </w:rPr>
              <w:commentReference w:id="55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0" w:name="_Ref448228521"/>
      <w:bookmarkStart w:id="561" w:name="_Ref448228524"/>
      <w:bookmarkStart w:id="562" w:name="_Ref448471720"/>
      <w:bookmarkStart w:id="563" w:name="_Toc459399188"/>
      <w:r>
        <w:t>The Annual Psalis and Theotokia</w:t>
      </w:r>
      <w:bookmarkEnd w:id="560"/>
      <w:bookmarkEnd w:id="561"/>
      <w:bookmarkEnd w:id="562"/>
      <w:bookmarkEnd w:id="56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4" w:name="_Toc459399189"/>
      <w:r>
        <w:t>Sunday</w:t>
      </w:r>
      <w:bookmarkEnd w:id="564"/>
    </w:p>
    <w:p w14:paraId="45726092" w14:textId="77777777" w:rsidR="00E35F1F" w:rsidRDefault="00E35F1F" w:rsidP="00E35F1F">
      <w:pPr>
        <w:pStyle w:val="Heading3"/>
        <w:rPr>
          <w:lang w:val="en-US"/>
        </w:rPr>
      </w:pPr>
      <w:bookmarkStart w:id="565" w:name="_Toc297322066"/>
      <w:bookmarkStart w:id="566" w:name="_Toc297407711"/>
      <w:bookmarkStart w:id="567" w:name="_Toc298445763"/>
      <w:bookmarkStart w:id="568" w:name="_Toc298447488"/>
      <w:bookmarkStart w:id="569" w:name="_Toc308441905"/>
      <w:bookmarkStart w:id="570" w:name="_Ref452620816"/>
      <w:bookmarkStart w:id="571" w:name="_Ref452620821"/>
      <w:r>
        <w:rPr>
          <w:lang w:val="en-US"/>
        </w:rPr>
        <w:t>The Sunday Psali for the Lord</w:t>
      </w:r>
      <w:bookmarkEnd w:id="565"/>
      <w:bookmarkEnd w:id="566"/>
      <w:bookmarkEnd w:id="567"/>
      <w:bookmarkEnd w:id="568"/>
      <w:bookmarkEnd w:id="569"/>
      <w:bookmarkEnd w:id="570"/>
      <w:bookmarkEnd w:id="571"/>
    </w:p>
    <w:p w14:paraId="136558CF" w14:textId="2DAE99D4" w:rsidR="006F0694" w:rsidRPr="00CE3852" w:rsidRDefault="00E35F1F" w:rsidP="006F0694">
      <w:pPr>
        <w:pStyle w:val="Heading5non-TOC"/>
        <w:rPr>
          <w:lang w:val="en-US"/>
        </w:rPr>
      </w:pPr>
      <w:commentRangeStart w:id="57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2"/>
      <w:r>
        <w:rPr>
          <w:rStyle w:val="CommentReference"/>
          <w:rFonts w:ascii="Garamond" w:eastAsiaTheme="minorHAnsi" w:hAnsi="Garamond" w:cstheme="minorBidi"/>
        </w:rPr>
        <w:commentReference w:id="57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3"/>
            <w:r w:rsidRPr="00FC3604">
              <w:t>ⲛⲏⲓ</w:t>
            </w:r>
            <w:commentRangeEnd w:id="573"/>
            <w:r>
              <w:rPr>
                <w:rStyle w:val="CommentReference"/>
                <w:rFonts w:ascii="Garamond" w:hAnsi="Garamond" w:cstheme="minorBidi"/>
                <w:noProof w:val="0"/>
                <w:lang w:val="en-CA"/>
              </w:rPr>
              <w:commentReference w:id="57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4"/>
            <w:r w:rsidRPr="005832A1">
              <w:t xml:space="preserve">praise </w:t>
            </w:r>
            <w:commentRangeEnd w:id="574"/>
            <w:r w:rsidRPr="005832A1">
              <w:rPr>
                <w:rStyle w:val="CommentReference"/>
                <w:rFonts w:eastAsiaTheme="minorHAnsi"/>
                <w:sz w:val="24"/>
              </w:rPr>
              <w:commentReference w:id="57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5"/>
            <w:r w:rsidRPr="005832A1">
              <w:t>Earth</w:t>
            </w:r>
            <w:commentRangeEnd w:id="575"/>
            <w:r w:rsidRPr="005832A1">
              <w:rPr>
                <w:rStyle w:val="CommentReference"/>
                <w:rFonts w:eastAsiaTheme="minorHAnsi"/>
                <w:sz w:val="24"/>
              </w:rPr>
              <w:commentReference w:id="57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6"/>
            <w:r>
              <w:rPr>
                <w:rStyle w:val="CommentReference"/>
                <w:rFonts w:ascii="Garamond" w:hAnsi="Garamond" w:cstheme="minorBidi"/>
                <w:noProof w:val="0"/>
                <w:lang w:val="en-CA"/>
              </w:rPr>
              <w:commentReference w:id="57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7"/>
            <w:r w:rsidRPr="005832A1">
              <w:t xml:space="preserve">Make haste </w:t>
            </w:r>
            <w:commentRangeEnd w:id="577"/>
            <w:r w:rsidRPr="005832A1">
              <w:rPr>
                <w:rStyle w:val="CommentReference"/>
                <w:rFonts w:eastAsiaTheme="minorHAnsi"/>
                <w:sz w:val="24"/>
              </w:rPr>
              <w:commentReference w:id="57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8"/>
            <w:r w:rsidRPr="005832A1">
              <w:rPr>
                <w:rFonts w:eastAsiaTheme="minorHAnsi"/>
              </w:rPr>
              <w:t xml:space="preserve">different </w:t>
            </w:r>
            <w:commentRangeEnd w:id="578"/>
            <w:r w:rsidRPr="005832A1">
              <w:rPr>
                <w:rStyle w:val="CommentReference"/>
                <w:rFonts w:eastAsiaTheme="minorHAnsi"/>
                <w:sz w:val="24"/>
              </w:rPr>
              <w:commentReference w:id="57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9"/>
            <w:r w:rsidRPr="005832A1">
              <w:t>truth</w:t>
            </w:r>
            <w:commentRangeEnd w:id="579"/>
            <w:r w:rsidRPr="005832A1">
              <w:rPr>
                <w:rStyle w:val="CommentReference"/>
                <w:rFonts w:eastAsiaTheme="minorHAnsi"/>
                <w:sz w:val="24"/>
              </w:rPr>
              <w:commentReference w:id="57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0"/>
            <w:r w:rsidRPr="005832A1">
              <w:t xml:space="preserve">longsuffering </w:t>
            </w:r>
            <w:commentRangeEnd w:id="580"/>
            <w:r w:rsidRPr="005832A1">
              <w:rPr>
                <w:rStyle w:val="CommentReference"/>
                <w:rFonts w:eastAsiaTheme="minorHAnsi"/>
                <w:sz w:val="24"/>
              </w:rPr>
              <w:commentReference w:id="58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1"/>
            <w:r w:rsidRPr="005832A1">
              <w:t xml:space="preserve">I rise </w:t>
            </w:r>
            <w:commentRangeEnd w:id="581"/>
            <w:r w:rsidRPr="005832A1">
              <w:rPr>
                <w:rStyle w:val="CommentReference"/>
                <w:rFonts w:eastAsiaTheme="minorHAnsi"/>
                <w:sz w:val="24"/>
              </w:rPr>
              <w:commentReference w:id="58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2"/>
            <w:r w:rsidRPr="005832A1">
              <w:t>sweet</w:t>
            </w:r>
            <w:commentRangeEnd w:id="582"/>
            <w:r w:rsidRPr="005832A1">
              <w:rPr>
                <w:rStyle w:val="CommentReference"/>
                <w:rFonts w:eastAsiaTheme="minorHAnsi"/>
                <w:sz w:val="24"/>
              </w:rPr>
              <w:commentReference w:id="58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3"/>
            <w:r w:rsidRPr="005832A1">
              <w:rPr>
                <w:rFonts w:eastAsiaTheme="minorHAnsi"/>
              </w:rPr>
              <w:t>Oh, how I love</w:t>
            </w:r>
            <w:commentRangeEnd w:id="583"/>
            <w:r w:rsidRPr="005832A1">
              <w:rPr>
                <w:rStyle w:val="CommentReference"/>
                <w:rFonts w:eastAsiaTheme="minorHAnsi"/>
                <w:sz w:val="24"/>
              </w:rPr>
              <w:commentReference w:id="58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4"/>
            <w:r w:rsidRPr="005832A1">
              <w:rPr>
                <w:rFonts w:eastAsiaTheme="minorHAnsi"/>
              </w:rPr>
              <w:t xml:space="preserve">of </w:t>
            </w:r>
            <w:commentRangeEnd w:id="584"/>
            <w:r w:rsidRPr="005832A1">
              <w:rPr>
                <w:rStyle w:val="CommentReference"/>
                <w:rFonts w:eastAsiaTheme="minorHAnsi"/>
                <w:sz w:val="24"/>
              </w:rPr>
              <w:commentReference w:id="58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5"/>
            <w:r w:rsidRPr="005832A1">
              <w:t>truth</w:t>
            </w:r>
            <w:commentRangeEnd w:id="585"/>
            <w:r w:rsidRPr="005832A1">
              <w:rPr>
                <w:rStyle w:val="CommentReference"/>
                <w:rFonts w:eastAsiaTheme="minorHAnsi"/>
                <w:sz w:val="24"/>
              </w:rPr>
              <w:commentReference w:id="585"/>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586"/>
            <w:r w:rsidRPr="005832A1">
              <w:t xml:space="preserve">true </w:t>
            </w:r>
            <w:commentRangeEnd w:id="586"/>
            <w:r w:rsidRPr="005832A1">
              <w:rPr>
                <w:rStyle w:val="CommentReference"/>
                <w:rFonts w:eastAsiaTheme="minorHAnsi"/>
                <w:sz w:val="24"/>
              </w:rPr>
              <w:commentReference w:id="58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7"/>
            <w:r>
              <w:t xml:space="preserve">Whenever </w:t>
            </w:r>
            <w:commentRangeEnd w:id="587"/>
            <w:r>
              <w:rPr>
                <w:rStyle w:val="CommentReference"/>
                <w:rFonts w:eastAsiaTheme="minorHAnsi" w:cstheme="minorBidi"/>
                <w:color w:val="auto"/>
                <w:lang w:val="en-CA"/>
              </w:rPr>
              <w:commentReference w:id="587"/>
            </w:r>
            <w:r>
              <w:t>we</w:t>
            </w:r>
          </w:p>
          <w:p w14:paraId="1820B153" w14:textId="77777777" w:rsidR="00E35F1F" w:rsidRDefault="00E35F1F" w:rsidP="00E35F1F">
            <w:pPr>
              <w:pStyle w:val="EngHang"/>
            </w:pPr>
            <w:commentRangeStart w:id="588"/>
            <w:r>
              <w:t xml:space="preserve">Gather </w:t>
            </w:r>
            <w:commentRangeEnd w:id="588"/>
            <w:r>
              <w:rPr>
                <w:rStyle w:val="CommentReference"/>
                <w:rFonts w:eastAsiaTheme="minorHAnsi" w:cstheme="minorBidi"/>
                <w:color w:val="auto"/>
                <w:lang w:val="en-CA"/>
              </w:rPr>
              <w:commentReference w:id="58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9"/>
            <w:r>
              <w:t xml:space="preserve">will </w:t>
            </w:r>
            <w:commentRangeEnd w:id="589"/>
            <w:r>
              <w:rPr>
                <w:rStyle w:val="CommentReference"/>
                <w:rFonts w:eastAsiaTheme="minorHAnsi" w:cstheme="minorBidi"/>
                <w:color w:val="auto"/>
                <w:lang w:val="en-CA"/>
              </w:rPr>
              <w:commentReference w:id="58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0"/>
            <w:r>
              <w:t xml:space="preserve">Deliver </w:t>
            </w:r>
            <w:commentRangeEnd w:id="590"/>
            <w:r>
              <w:rPr>
                <w:rStyle w:val="CommentReference"/>
                <w:rFonts w:eastAsiaTheme="minorHAnsi" w:cstheme="minorBidi"/>
                <w:color w:val="auto"/>
                <w:lang w:val="en-CA"/>
              </w:rPr>
              <w:commentReference w:id="59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1"/>
            <w:r w:rsidRPr="00A16DFE">
              <w:rPr>
                <w:rFonts w:eastAsiaTheme="minorHAnsi"/>
              </w:rPr>
              <w:t xml:space="preserve">come </w:t>
            </w:r>
            <w:commentRangeEnd w:id="591"/>
            <w:r>
              <w:rPr>
                <w:rStyle w:val="CommentReference"/>
                <w:rFonts w:eastAsiaTheme="minorHAnsi" w:cstheme="minorBidi"/>
                <w:color w:val="auto"/>
                <w:lang w:val="en-CA"/>
              </w:rPr>
              <w:commentReference w:id="59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2"/>
            <w:r>
              <w:rPr>
                <w:rFonts w:eastAsiaTheme="minorHAnsi"/>
              </w:rPr>
              <w:t>be</w:t>
            </w:r>
            <w:r w:rsidRPr="00A16DFE">
              <w:rPr>
                <w:rFonts w:eastAsiaTheme="minorHAnsi"/>
              </w:rPr>
              <w:t xml:space="preserve"> </w:t>
            </w:r>
            <w:commentRangeEnd w:id="592"/>
            <w:r>
              <w:rPr>
                <w:rStyle w:val="CommentReference"/>
                <w:rFonts w:eastAsiaTheme="minorHAnsi" w:cstheme="minorBidi"/>
                <w:color w:val="auto"/>
                <w:lang w:val="en-CA"/>
              </w:rPr>
              <w:commentReference w:id="59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3" w:name="_Toc297322067"/>
      <w:bookmarkStart w:id="594" w:name="_Toc297407712"/>
      <w:bookmarkStart w:id="595" w:name="_Toc298445764"/>
      <w:bookmarkStart w:id="596" w:name="_Toc298681249"/>
      <w:bookmarkStart w:id="597" w:name="_Toc298447489"/>
      <w:bookmarkStart w:id="598" w:name="_Toc308441906"/>
      <w:bookmarkStart w:id="599" w:name="_Ref452620835"/>
      <w:bookmarkStart w:id="600" w:name="_Ref452620839"/>
      <w:r>
        <w:rPr>
          <w:lang w:val="en-US"/>
        </w:rPr>
        <w:t>The Sunday Theotokia</w:t>
      </w:r>
      <w:bookmarkEnd w:id="593"/>
      <w:bookmarkEnd w:id="594"/>
      <w:bookmarkEnd w:id="595"/>
      <w:bookmarkEnd w:id="596"/>
      <w:bookmarkEnd w:id="597"/>
      <w:bookmarkEnd w:id="598"/>
      <w:bookmarkEnd w:id="599"/>
      <w:bookmarkEnd w:id="60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1" w:name="_Toc298445765"/>
      <w:bookmarkStart w:id="602" w:name="_Toc298681250"/>
      <w:bookmarkStart w:id="603" w:name="_Toc298447490"/>
      <w:r>
        <w:rPr>
          <w:lang w:val="en-US"/>
        </w:rPr>
        <w:t>Part One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4"/>
            <w:r w:rsidRPr="007425E1">
              <w:rPr>
                <w:rFonts w:eastAsiaTheme="minorHAnsi"/>
              </w:rPr>
              <w:t>Of the Covenant</w:t>
            </w:r>
            <w:commentRangeEnd w:id="604"/>
            <w:r>
              <w:rPr>
                <w:rStyle w:val="CommentReference"/>
                <w:rFonts w:eastAsiaTheme="minorHAnsi" w:cstheme="minorBidi"/>
                <w:color w:val="auto"/>
                <w:lang w:val="en-CA"/>
              </w:rPr>
              <w:commentReference w:id="60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5"/>
            <w:r>
              <w:rPr>
                <w:rFonts w:eastAsiaTheme="minorHAnsi"/>
              </w:rPr>
              <w:t>sprinkling</w:t>
            </w:r>
            <w:commentRangeEnd w:id="605"/>
            <w:r>
              <w:rPr>
                <w:rStyle w:val="CommentReference"/>
                <w:rFonts w:eastAsiaTheme="minorHAnsi" w:cstheme="minorBidi"/>
                <w:color w:val="auto"/>
                <w:lang w:val="en-CA"/>
              </w:rPr>
              <w:commentReference w:id="60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6"/>
            <w:r>
              <w:rPr>
                <w:rFonts w:eastAsiaTheme="minorHAnsi"/>
              </w:rPr>
              <w:t>dwelt</w:t>
            </w:r>
            <w:commentRangeEnd w:id="606"/>
            <w:r>
              <w:rPr>
                <w:rStyle w:val="CommentReference"/>
                <w:rFonts w:eastAsiaTheme="minorHAnsi" w:cstheme="minorBidi"/>
                <w:color w:val="auto"/>
                <w:lang w:val="en-CA"/>
              </w:rPr>
              <w:commentReference w:id="60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9" w:name="_Toc298445766"/>
      <w:bookmarkStart w:id="610" w:name="_Toc298681251"/>
      <w:bookmarkStart w:id="61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9"/>
      <w:bookmarkEnd w:id="610"/>
      <w:bookmarkEnd w:id="61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2"/>
            <w:r>
              <w:rPr>
                <w:rFonts w:eastAsiaTheme="minorHAnsi"/>
              </w:rPr>
              <w:t xml:space="preserve">type </w:t>
            </w:r>
            <w:commentRangeEnd w:id="612"/>
            <w:r>
              <w:rPr>
                <w:rStyle w:val="CommentReference"/>
                <w:rFonts w:eastAsiaTheme="minorHAnsi" w:cstheme="minorBidi"/>
                <w:color w:val="auto"/>
                <w:lang w:val="en-CA"/>
              </w:rPr>
              <w:commentReference w:id="61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3"/>
            <w:r>
              <w:t xml:space="preserve">one </w:t>
            </w:r>
            <w:commentRangeEnd w:id="613"/>
            <w:r>
              <w:rPr>
                <w:rStyle w:val="CommentReference"/>
                <w:rFonts w:eastAsiaTheme="minorHAnsi" w:cstheme="minorBidi"/>
                <w:color w:val="auto"/>
                <w:lang w:val="en-CA"/>
              </w:rPr>
              <w:commentReference w:id="613"/>
            </w:r>
            <w:r>
              <w:t>from two,</w:t>
            </w:r>
          </w:p>
          <w:p w14:paraId="12509199" w14:textId="77777777" w:rsidR="00E35F1F" w:rsidRDefault="00E35F1F" w:rsidP="00E35F1F">
            <w:pPr>
              <w:pStyle w:val="EngHang"/>
            </w:pPr>
            <w:r>
              <w:t xml:space="preserve">A </w:t>
            </w:r>
            <w:commentRangeStart w:id="614"/>
            <w:r>
              <w:t xml:space="preserve">Holy </w:t>
            </w:r>
            <w:commentRangeEnd w:id="614"/>
            <w:r>
              <w:rPr>
                <w:rStyle w:val="CommentReference"/>
                <w:rFonts w:eastAsiaTheme="minorHAnsi" w:cstheme="minorBidi"/>
                <w:color w:val="auto"/>
                <w:lang w:val="en-CA"/>
              </w:rPr>
              <w:commentReference w:id="61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5"/>
            <w:r>
              <w:rPr>
                <w:rFonts w:eastAsiaTheme="minorHAnsi"/>
              </w:rPr>
              <w:t xml:space="preserve">Begotten </w:t>
            </w:r>
            <w:commentRangeEnd w:id="615"/>
            <w:r>
              <w:rPr>
                <w:rStyle w:val="CommentReference"/>
                <w:rFonts w:eastAsiaTheme="minorHAnsi" w:cstheme="minorBidi"/>
                <w:color w:val="auto"/>
                <w:lang w:val="en-CA"/>
              </w:rPr>
              <w:commentReference w:id="615"/>
            </w:r>
            <w:r>
              <w:rPr>
                <w:rFonts w:eastAsiaTheme="minorHAnsi"/>
              </w:rPr>
              <w:t>without seed,</w:t>
            </w:r>
          </w:p>
          <w:p w14:paraId="47914132" w14:textId="77777777" w:rsidR="00E35F1F" w:rsidRDefault="00E35F1F" w:rsidP="00E35F1F">
            <w:pPr>
              <w:pStyle w:val="EngHang"/>
              <w:rPr>
                <w:rFonts w:eastAsiaTheme="minorHAnsi"/>
              </w:rPr>
            </w:pPr>
            <w:commentRangeStart w:id="616"/>
            <w:r>
              <w:rPr>
                <w:rFonts w:eastAsiaTheme="minorHAnsi"/>
              </w:rPr>
              <w:t xml:space="preserve">Consubstantial </w:t>
            </w:r>
            <w:commentRangeEnd w:id="616"/>
            <w:r>
              <w:rPr>
                <w:rStyle w:val="CommentReference"/>
                <w:rFonts w:eastAsiaTheme="minorHAnsi" w:cstheme="minorBidi"/>
                <w:color w:val="auto"/>
                <w:lang w:val="en-CA"/>
              </w:rPr>
              <w:commentReference w:id="61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7"/>
            <w:r>
              <w:rPr>
                <w:rFonts w:eastAsiaTheme="minorHAnsi"/>
              </w:rPr>
              <w:t xml:space="preserve">made one </w:t>
            </w:r>
            <w:commentRangeEnd w:id="617"/>
            <w:r>
              <w:rPr>
                <w:rStyle w:val="CommentReference"/>
                <w:rFonts w:eastAsiaTheme="minorHAnsi" w:cstheme="minorBidi"/>
                <w:color w:val="auto"/>
                <w:lang w:val="en-CA"/>
              </w:rPr>
              <w:commentReference w:id="61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8"/>
            <w:r>
              <w:t xml:space="preserve">The </w:t>
            </w:r>
            <w:commentRangeEnd w:id="618"/>
            <w:r>
              <w:rPr>
                <w:rStyle w:val="CommentReference"/>
                <w:rFonts w:eastAsiaTheme="minorHAnsi" w:cstheme="minorBidi"/>
                <w:color w:val="auto"/>
                <w:lang w:val="en-CA"/>
              </w:rPr>
              <w:commentReference w:id="61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9"/>
            <w:r>
              <w:rPr>
                <w:rFonts w:eastAsiaTheme="minorHAnsi"/>
              </w:rPr>
              <w:t xml:space="preserve">Purple </w:t>
            </w:r>
            <w:commentRangeEnd w:id="619"/>
            <w:r>
              <w:rPr>
                <w:rStyle w:val="CommentReference"/>
                <w:rFonts w:eastAsiaTheme="minorHAnsi" w:cstheme="minorBidi"/>
                <w:color w:val="auto"/>
                <w:lang w:val="en-CA"/>
              </w:rPr>
              <w:commentReference w:id="61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0"/>
            <w:r>
              <w:rPr>
                <w:rFonts w:eastAsiaTheme="minorHAnsi"/>
              </w:rPr>
              <w:t xml:space="preserve">fine </w:t>
            </w:r>
            <w:commentRangeEnd w:id="620"/>
            <w:r>
              <w:rPr>
                <w:rStyle w:val="CommentReference"/>
                <w:rFonts w:eastAsiaTheme="minorHAnsi" w:cstheme="minorBidi"/>
                <w:color w:val="auto"/>
                <w:lang w:val="en-CA"/>
              </w:rPr>
              <w:commentReference w:id="62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1"/>
            <w:r>
              <w:rPr>
                <w:rFonts w:eastAsiaTheme="minorHAnsi"/>
              </w:rPr>
              <w:t xml:space="preserve">wood </w:t>
            </w:r>
            <w:commentRangeEnd w:id="621"/>
            <w:r>
              <w:rPr>
                <w:rStyle w:val="CommentReference"/>
                <w:rFonts w:eastAsiaTheme="minorHAnsi" w:cstheme="minorBidi"/>
                <w:color w:val="auto"/>
                <w:lang w:val="en-CA"/>
              </w:rPr>
              <w:commentReference w:id="62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2"/>
            <w:r>
              <w:t xml:space="preserve">Magnify </w:t>
            </w:r>
            <w:commentRangeEnd w:id="622"/>
            <w:r>
              <w:rPr>
                <w:rStyle w:val="CommentReference"/>
                <w:rFonts w:eastAsiaTheme="minorHAnsi" w:cstheme="minorBidi"/>
                <w:color w:val="auto"/>
                <w:lang w:val="en-CA"/>
              </w:rPr>
              <w:commentReference w:id="62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3"/>
            <w:r>
              <w:t xml:space="preserve">obtain </w:t>
            </w:r>
            <w:commentRangeEnd w:id="623"/>
            <w:r>
              <w:rPr>
                <w:rStyle w:val="CommentReference"/>
                <w:rFonts w:eastAsiaTheme="minorHAnsi" w:cstheme="minorBidi"/>
                <w:color w:val="auto"/>
                <w:lang w:val="en-CA"/>
              </w:rPr>
              <w:commentReference w:id="62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4" w:name="_Toc298445767"/>
      <w:bookmarkStart w:id="625" w:name="_Toc298681252"/>
      <w:bookmarkStart w:id="62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4"/>
      <w:bookmarkEnd w:id="625"/>
      <w:bookmarkEnd w:id="62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7"/>
            <w:r>
              <w:rPr>
                <w:rFonts w:eastAsiaTheme="minorHAnsi"/>
              </w:rPr>
              <w:t>Cherubs</w:t>
            </w:r>
            <w:commentRangeEnd w:id="627"/>
            <w:r>
              <w:rPr>
                <w:rStyle w:val="CommentReference"/>
                <w:rFonts w:eastAsiaTheme="minorHAnsi" w:cstheme="minorBidi"/>
                <w:color w:val="auto"/>
                <w:lang w:val="en-CA"/>
              </w:rPr>
              <w:commentReference w:id="627"/>
            </w:r>
          </w:p>
          <w:p w14:paraId="338C43D3" w14:textId="65EF4612" w:rsidR="00E35F1F" w:rsidRPr="001A0083" w:rsidRDefault="00E35F1F" w:rsidP="00E35F1F">
            <w:pPr>
              <w:pStyle w:val="EngHangEnd"/>
            </w:pPr>
            <w:commentRangeStart w:id="628"/>
            <w:r>
              <w:rPr>
                <w:rFonts w:eastAsiaTheme="minorHAnsi"/>
              </w:rPr>
              <w:t xml:space="preserve">Forged </w:t>
            </w:r>
            <w:commentRangeEnd w:id="628"/>
            <w:r>
              <w:rPr>
                <w:rStyle w:val="CommentReference"/>
                <w:rFonts w:eastAsiaTheme="minorHAnsi" w:cstheme="minorBidi"/>
                <w:color w:val="auto"/>
                <w:lang w:val="en-CA"/>
              </w:rPr>
              <w:commentReference w:id="62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9"/>
            <w:r>
              <w:t xml:space="preserve">Always </w:t>
            </w:r>
            <w:commentRangeEnd w:id="629"/>
            <w:r>
              <w:rPr>
                <w:rStyle w:val="CommentReference"/>
                <w:rFonts w:eastAsiaTheme="minorHAnsi" w:cstheme="minorBidi"/>
                <w:color w:val="auto"/>
                <w:lang w:val="en-CA"/>
              </w:rPr>
              <w:commentReference w:id="62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0"/>
            <w:r>
              <w:rPr>
                <w:rFonts w:eastAsiaTheme="minorHAnsi"/>
              </w:rPr>
              <w:t xml:space="preserve">Overshadowed </w:t>
            </w:r>
            <w:commentRangeEnd w:id="630"/>
            <w:r>
              <w:rPr>
                <w:rStyle w:val="CommentReference"/>
                <w:rFonts w:eastAsiaTheme="minorHAnsi" w:cstheme="minorBidi"/>
                <w:color w:val="auto"/>
                <w:lang w:val="en-CA"/>
              </w:rPr>
              <w:commentReference w:id="63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1"/>
            <w:r>
              <w:rPr>
                <w:rFonts w:eastAsiaTheme="minorHAnsi"/>
              </w:rPr>
              <w:t xml:space="preserve">sin </w:t>
            </w:r>
            <w:commentRangeEnd w:id="631"/>
            <w:r>
              <w:rPr>
                <w:rStyle w:val="CommentReference"/>
                <w:rFonts w:eastAsiaTheme="minorHAnsi" w:cstheme="minorBidi"/>
                <w:color w:val="auto"/>
                <w:lang w:val="en-CA"/>
              </w:rPr>
              <w:commentReference w:id="63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4" w:name="_Toc298445768"/>
      <w:bookmarkStart w:id="635" w:name="_Toc298681253"/>
      <w:bookmarkStart w:id="63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4"/>
      <w:bookmarkEnd w:id="635"/>
      <w:bookmarkEnd w:id="63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7"/>
            <w:r>
              <w:t xml:space="preserve">you </w:t>
            </w:r>
            <w:commentRangeEnd w:id="637"/>
            <w:r>
              <w:rPr>
                <w:rStyle w:val="CommentReference"/>
                <w:rFonts w:eastAsiaTheme="minorHAnsi" w:cstheme="minorBidi"/>
                <w:color w:val="auto"/>
                <w:lang w:val="en-CA"/>
              </w:rPr>
              <w:commentReference w:id="63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8"/>
            <w:r>
              <w:rPr>
                <w:rFonts w:eastAsiaTheme="minorHAnsi"/>
              </w:rPr>
              <w:t xml:space="preserve">for </w:t>
            </w:r>
            <w:commentRangeEnd w:id="638"/>
            <w:r>
              <w:rPr>
                <w:rStyle w:val="CommentReference"/>
                <w:rFonts w:eastAsiaTheme="minorHAnsi" w:cstheme="minorBidi"/>
                <w:color w:val="auto"/>
                <w:lang w:val="en-CA"/>
              </w:rPr>
              <w:commentReference w:id="63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9"/>
            <w:r>
              <w:t xml:space="preserve">Magnify </w:t>
            </w:r>
            <w:commentRangeEnd w:id="639"/>
            <w:r>
              <w:rPr>
                <w:rStyle w:val="CommentReference"/>
                <w:rFonts w:eastAsiaTheme="minorHAnsi" w:cstheme="minorBidi"/>
                <w:color w:val="auto"/>
                <w:lang w:val="en-CA"/>
              </w:rPr>
              <w:commentReference w:id="63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0"/>
            <w:r>
              <w:t xml:space="preserve">obtain </w:t>
            </w:r>
            <w:commentRangeEnd w:id="640"/>
            <w:r>
              <w:rPr>
                <w:rStyle w:val="CommentReference"/>
                <w:rFonts w:eastAsiaTheme="minorHAnsi" w:cstheme="minorBidi"/>
                <w:color w:val="auto"/>
                <w:lang w:val="en-CA"/>
              </w:rPr>
              <w:commentReference w:id="64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1" w:name="_Toc298445769"/>
      <w:bookmarkStart w:id="642" w:name="_Toc298681254"/>
      <w:bookmarkStart w:id="643"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1"/>
      <w:bookmarkEnd w:id="642"/>
      <w:bookmarkEnd w:id="64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4"/>
            <w:r w:rsidR="00E35F1F">
              <w:rPr>
                <w:rFonts w:eastAsiaTheme="minorHAnsi"/>
              </w:rPr>
              <w:t xml:space="preserve">burning </w:t>
            </w:r>
            <w:commentRangeEnd w:id="644"/>
            <w:r w:rsidR="00E35F1F">
              <w:rPr>
                <w:rStyle w:val="CommentReference"/>
                <w:rFonts w:eastAsiaTheme="minorHAnsi" w:cstheme="minorBidi"/>
                <w:color w:val="auto"/>
                <w:lang w:val="en-CA"/>
              </w:rPr>
              <w:commentReference w:id="64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5"/>
            <w:r>
              <w:rPr>
                <w:rFonts w:eastAsiaTheme="minorHAnsi"/>
              </w:rPr>
              <w:t>manifestation</w:t>
            </w:r>
            <w:commentRangeEnd w:id="645"/>
            <w:r>
              <w:rPr>
                <w:rStyle w:val="CommentReference"/>
                <w:rFonts w:eastAsiaTheme="minorHAnsi" w:cstheme="minorBidi"/>
                <w:color w:val="auto"/>
                <w:lang w:val="en-CA"/>
              </w:rPr>
              <w:commentReference w:id="64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6"/>
            <w:r>
              <w:rPr>
                <w:rFonts w:eastAsiaTheme="minorHAnsi"/>
              </w:rPr>
              <w:t xml:space="preserve">carried </w:t>
            </w:r>
            <w:commentRangeEnd w:id="646"/>
            <w:r>
              <w:rPr>
                <w:rStyle w:val="CommentReference"/>
                <w:rFonts w:eastAsiaTheme="minorHAnsi" w:cstheme="minorBidi"/>
                <w:color w:val="auto"/>
                <w:lang w:val="en-CA"/>
              </w:rPr>
              <w:commentReference w:id="64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7"/>
            <w:r>
              <w:rPr>
                <w:rFonts w:eastAsiaTheme="minorHAnsi"/>
              </w:rPr>
              <w:t xml:space="preserve">Gives light to </w:t>
            </w:r>
            <w:commentRangeEnd w:id="647"/>
            <w:r>
              <w:rPr>
                <w:rStyle w:val="CommentReference"/>
                <w:rFonts w:eastAsiaTheme="minorHAnsi" w:cstheme="minorBidi"/>
                <w:color w:val="auto"/>
                <w:lang w:val="en-CA"/>
              </w:rPr>
              <w:commentReference w:id="64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8"/>
            <w:r>
              <w:t xml:space="preserve">Magnify </w:t>
            </w:r>
            <w:commentRangeEnd w:id="648"/>
            <w:r>
              <w:rPr>
                <w:rStyle w:val="CommentReference"/>
                <w:rFonts w:eastAsiaTheme="minorHAnsi" w:cstheme="minorBidi"/>
                <w:color w:val="auto"/>
                <w:lang w:val="en-CA"/>
              </w:rPr>
              <w:commentReference w:id="64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9"/>
            <w:r>
              <w:t xml:space="preserve">obtain </w:t>
            </w:r>
            <w:commentRangeEnd w:id="649"/>
            <w:r>
              <w:rPr>
                <w:rStyle w:val="CommentReference"/>
                <w:rFonts w:eastAsiaTheme="minorHAnsi" w:cstheme="minorBidi"/>
                <w:color w:val="auto"/>
                <w:lang w:val="en-CA"/>
              </w:rPr>
              <w:commentReference w:id="64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0" w:name="_Toc298445770"/>
      <w:bookmarkStart w:id="651" w:name="_Toc298681255"/>
      <w:bookmarkStart w:id="65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50"/>
      <w:bookmarkEnd w:id="651"/>
      <w:bookmarkEnd w:id="65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3"/>
            <w:r>
              <w:rPr>
                <w:rStyle w:val="CommentReference"/>
                <w:rFonts w:eastAsiaTheme="minorHAnsi" w:cstheme="minorBidi"/>
                <w:color w:val="auto"/>
                <w:lang w:val="en-CA"/>
              </w:rPr>
              <w:commentReference w:id="65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4"/>
            <w:r>
              <w:rPr>
                <w:rFonts w:eastAsiaTheme="minorHAnsi"/>
              </w:rPr>
              <w:t xml:space="preserve">Upon </w:t>
            </w:r>
            <w:commentRangeEnd w:id="654"/>
            <w:r>
              <w:rPr>
                <w:rStyle w:val="CommentReference"/>
                <w:rFonts w:eastAsiaTheme="minorHAnsi" w:cstheme="minorBidi"/>
                <w:color w:val="auto"/>
                <w:lang w:val="en-CA"/>
              </w:rPr>
              <w:commentReference w:id="65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5"/>
            <w:r>
              <w:t xml:space="preserve">Magnify </w:t>
            </w:r>
            <w:commentRangeEnd w:id="655"/>
            <w:r>
              <w:rPr>
                <w:rStyle w:val="CommentReference"/>
                <w:rFonts w:eastAsiaTheme="minorHAnsi" w:cstheme="minorBidi"/>
                <w:color w:val="auto"/>
                <w:lang w:val="en-CA"/>
              </w:rPr>
              <w:commentReference w:id="65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6"/>
            <w:r>
              <w:t xml:space="preserve">obtain </w:t>
            </w:r>
            <w:commentRangeEnd w:id="656"/>
            <w:r>
              <w:rPr>
                <w:rStyle w:val="CommentReference"/>
                <w:rFonts w:eastAsiaTheme="minorHAnsi" w:cstheme="minorBidi"/>
                <w:color w:val="auto"/>
                <w:lang w:val="en-CA"/>
              </w:rPr>
              <w:commentReference w:id="65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7" w:name="_Toc298445771"/>
      <w:bookmarkStart w:id="658" w:name="_Toc298681256"/>
      <w:bookmarkStart w:id="659" w:name="_Toc298447496"/>
      <w:bookmarkStart w:id="660" w:name="_Ref299211949"/>
      <w:r>
        <w:t>The Gospel According the St. Luke</w:t>
      </w:r>
      <w:bookmarkEnd w:id="657"/>
      <w:bookmarkEnd w:id="658"/>
      <w:bookmarkEnd w:id="659"/>
      <w:bookmarkEnd w:id="66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1" w:name="_Toc298445772"/>
      <w:bookmarkStart w:id="662" w:name="_Toc298681257"/>
      <w:bookmarkStart w:id="663" w:name="_Toc298447497"/>
      <w:r>
        <w:t xml:space="preserve">Part </w:t>
      </w:r>
      <w:bookmarkEnd w:id="661"/>
      <w:bookmarkEnd w:id="662"/>
      <w:bookmarkEnd w:id="66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4"/>
            <w:r>
              <w:rPr>
                <w:rFonts w:eastAsiaTheme="minorHAnsi"/>
              </w:rPr>
              <w:t>truth</w:t>
            </w:r>
            <w:commentRangeEnd w:id="664"/>
            <w:r>
              <w:rPr>
                <w:rStyle w:val="CommentReference"/>
                <w:rFonts w:eastAsiaTheme="minorHAnsi" w:cstheme="minorBidi"/>
                <w:color w:val="auto"/>
                <w:lang w:val="en-CA"/>
              </w:rPr>
              <w:commentReference w:id="66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5"/>
            <w:r>
              <w:rPr>
                <w:rFonts w:eastAsiaTheme="minorHAnsi"/>
              </w:rPr>
              <w:t xml:space="preserve">a </w:t>
            </w:r>
            <w:commentRangeEnd w:id="665"/>
            <w:r>
              <w:rPr>
                <w:rStyle w:val="CommentReference"/>
                <w:rFonts w:eastAsiaTheme="minorHAnsi" w:cstheme="minorBidi"/>
                <w:color w:val="auto"/>
                <w:lang w:val="en-CA"/>
              </w:rPr>
              <w:commentReference w:id="66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6"/>
            <w:r>
              <w:rPr>
                <w:rFonts w:eastAsiaTheme="minorHAnsi"/>
              </w:rPr>
              <w:t xml:space="preserve">holy </w:t>
            </w:r>
            <w:commentRangeEnd w:id="666"/>
            <w:r>
              <w:rPr>
                <w:rStyle w:val="CommentReference"/>
                <w:rFonts w:eastAsiaTheme="minorHAnsi" w:cstheme="minorBidi"/>
                <w:color w:val="auto"/>
                <w:lang w:val="en-CA"/>
              </w:rPr>
              <w:commentReference w:id="66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7"/>
            <w:r>
              <w:rPr>
                <w:rFonts w:eastAsiaTheme="minorHAnsi"/>
              </w:rPr>
              <w:t xml:space="preserve">abode </w:t>
            </w:r>
            <w:commentRangeEnd w:id="667"/>
            <w:r>
              <w:rPr>
                <w:rStyle w:val="CommentReference"/>
                <w:rFonts w:eastAsiaTheme="minorHAnsi" w:cstheme="minorBidi"/>
                <w:color w:val="auto"/>
                <w:lang w:val="en-CA"/>
              </w:rPr>
              <w:commentReference w:id="66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0" w:name="_Toc298445773"/>
      <w:bookmarkStart w:id="671" w:name="_Toc298681258"/>
      <w:bookmarkStart w:id="672" w:name="_Toc298447498"/>
      <w:r>
        <w:t>Part Seven (Modern Part Eight)</w:t>
      </w:r>
      <w:bookmarkEnd w:id="670"/>
      <w:bookmarkEnd w:id="671"/>
      <w:bookmarkEnd w:id="67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3"/>
            <w:r>
              <w:rPr>
                <w:rFonts w:eastAsiaTheme="minorHAnsi"/>
              </w:rPr>
              <w:t>O Lord of all.</w:t>
            </w:r>
            <w:commentRangeEnd w:id="673"/>
            <w:r>
              <w:rPr>
                <w:rStyle w:val="CommentReference"/>
                <w:rFonts w:eastAsiaTheme="minorHAnsi" w:cstheme="minorBidi"/>
                <w:color w:val="auto"/>
                <w:lang w:val="en-CA"/>
              </w:rPr>
              <w:commentReference w:id="67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4"/>
            <w:r>
              <w:rPr>
                <w:rFonts w:eastAsiaTheme="minorHAnsi"/>
              </w:rPr>
              <w:t>The True One who came</w:t>
            </w:r>
            <w:commentRangeEnd w:id="674"/>
            <w:r>
              <w:rPr>
                <w:rStyle w:val="CommentReference"/>
                <w:rFonts w:eastAsiaTheme="minorHAnsi" w:cstheme="minorBidi"/>
                <w:color w:val="auto"/>
                <w:lang w:val="en-CA"/>
              </w:rPr>
              <w:commentReference w:id="67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5"/>
            <w:r>
              <w:rPr>
                <w:rFonts w:eastAsiaTheme="minorHAnsi"/>
              </w:rPr>
              <w:t>And perfect rejoicing.</w:t>
            </w:r>
            <w:commentRangeEnd w:id="675"/>
            <w:r>
              <w:rPr>
                <w:rStyle w:val="CommentReference"/>
                <w:rFonts w:eastAsiaTheme="minorHAnsi" w:cstheme="minorBidi"/>
                <w:color w:val="auto"/>
                <w:lang w:val="en-CA"/>
              </w:rPr>
              <w:commentReference w:id="67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6"/>
            <w:r>
              <w:rPr>
                <w:rFonts w:eastAsiaTheme="minorHAnsi"/>
              </w:rPr>
              <w:t>about</w:t>
            </w:r>
            <w:commentRangeEnd w:id="676"/>
            <w:r>
              <w:rPr>
                <w:rStyle w:val="CommentReference"/>
                <w:rFonts w:eastAsiaTheme="minorHAnsi" w:cstheme="minorBidi"/>
                <w:color w:val="auto"/>
                <w:lang w:val="en-CA"/>
              </w:rPr>
              <w:commentReference w:id="67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7"/>
            <w:r>
              <w:rPr>
                <w:rFonts w:eastAsiaTheme="minorHAnsi"/>
              </w:rPr>
              <w:t>proclaim</w:t>
            </w:r>
            <w:commentRangeEnd w:id="677"/>
            <w:r>
              <w:rPr>
                <w:rStyle w:val="CommentReference"/>
                <w:rFonts w:eastAsiaTheme="minorHAnsi" w:cstheme="minorBidi"/>
                <w:color w:val="auto"/>
                <w:lang w:val="en-CA"/>
              </w:rPr>
              <w:commentReference w:id="67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8"/>
            <w:r w:rsidR="00E35F1F">
              <w:t>generations</w:t>
            </w:r>
            <w:commentRangeEnd w:id="678"/>
            <w:r w:rsidR="00E35F1F">
              <w:rPr>
                <w:rStyle w:val="CommentReference"/>
                <w:rFonts w:eastAsiaTheme="minorHAnsi" w:cstheme="minorBidi"/>
                <w:color w:val="auto"/>
                <w:lang w:val="en-CA"/>
              </w:rPr>
              <w:commentReference w:id="67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9"/>
            <w:r w:rsidR="00E35F1F">
              <w:t xml:space="preserve">just </w:t>
            </w:r>
            <w:commentRangeEnd w:id="679"/>
            <w:r w:rsidR="00E35F1F">
              <w:rPr>
                <w:rStyle w:val="CommentReference"/>
                <w:rFonts w:eastAsiaTheme="minorHAnsi" w:cstheme="minorBidi"/>
                <w:color w:val="auto"/>
                <w:lang w:val="en-CA"/>
              </w:rPr>
              <w:commentReference w:id="67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0"/>
            <w:r w:rsidR="00E35F1F">
              <w:t xml:space="preserve">chaste </w:t>
            </w:r>
            <w:commentRangeEnd w:id="680"/>
            <w:r w:rsidR="00E35F1F">
              <w:rPr>
                <w:rStyle w:val="CommentReference"/>
                <w:rFonts w:eastAsiaTheme="minorHAnsi" w:cstheme="minorBidi"/>
                <w:color w:val="auto"/>
                <w:lang w:val="en-CA"/>
              </w:rPr>
              <w:commentReference w:id="68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1"/>
            <w:r w:rsidR="00E35F1F">
              <w:t>Isaac</w:t>
            </w:r>
            <w:commentRangeEnd w:id="681"/>
            <w:r w:rsidR="00E35F1F">
              <w:rPr>
                <w:rStyle w:val="CommentReference"/>
                <w:rFonts w:eastAsiaTheme="minorHAnsi" w:cstheme="minorBidi"/>
                <w:color w:val="auto"/>
                <w:lang w:val="en-CA"/>
              </w:rPr>
              <w:commentReference w:id="68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2"/>
            <w:r w:rsidR="00E35F1F">
              <w:t>myriads of myriads.</w:t>
            </w:r>
            <w:commentRangeEnd w:id="682"/>
            <w:r w:rsidR="00E35F1F">
              <w:rPr>
                <w:rStyle w:val="CommentReference"/>
                <w:rFonts w:eastAsiaTheme="minorHAnsi" w:cstheme="minorBidi"/>
                <w:color w:val="auto"/>
                <w:lang w:val="en-CA"/>
              </w:rPr>
              <w:commentReference w:id="68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3"/>
            <w:r w:rsidR="00E35F1F">
              <w:t>Master</w:t>
            </w:r>
            <w:commentRangeEnd w:id="683"/>
            <w:r w:rsidR="00E35F1F">
              <w:rPr>
                <w:rStyle w:val="CommentReference"/>
                <w:rFonts w:eastAsiaTheme="minorHAnsi" w:cstheme="minorBidi"/>
                <w:color w:val="auto"/>
                <w:lang w:val="en-CA"/>
              </w:rPr>
              <w:commentReference w:id="68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honour </w:t>
            </w:r>
            <w:commentRangeEnd w:id="684"/>
            <w:r w:rsidR="00E35F1F">
              <w:rPr>
                <w:rStyle w:val="CommentReference"/>
                <w:rFonts w:eastAsiaTheme="minorHAnsi" w:cstheme="minorBidi"/>
                <w:color w:val="auto"/>
                <w:lang w:val="en-CA"/>
              </w:rPr>
              <w:commentReference w:id="68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spouse </w:t>
            </w:r>
            <w:commentRangeEnd w:id="685"/>
            <w:r w:rsidR="00E35F1F">
              <w:rPr>
                <w:rStyle w:val="CommentReference"/>
                <w:rFonts w:eastAsiaTheme="minorHAnsi" w:cstheme="minorBidi"/>
                <w:color w:val="auto"/>
                <w:lang w:val="en-CA"/>
              </w:rPr>
              <w:commentReference w:id="68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6"/>
            <w:r w:rsidR="00E35F1F">
              <w:t xml:space="preserve">health </w:t>
            </w:r>
            <w:commentRangeEnd w:id="686"/>
            <w:r w:rsidR="00E35F1F">
              <w:rPr>
                <w:rStyle w:val="CommentReference"/>
                <w:rFonts w:eastAsiaTheme="minorHAnsi" w:cstheme="minorBidi"/>
                <w:color w:val="auto"/>
                <w:lang w:val="en-CA"/>
              </w:rPr>
              <w:commentReference w:id="68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7"/>
            <w:r>
              <w:t>indescribable</w:t>
            </w:r>
            <w:commentRangeEnd w:id="687"/>
            <w:r>
              <w:rPr>
                <w:rStyle w:val="CommentReference"/>
                <w:rFonts w:eastAsiaTheme="minorHAnsi" w:cstheme="minorBidi"/>
                <w:color w:val="auto"/>
                <w:lang w:val="en-CA"/>
              </w:rPr>
              <w:commentReference w:id="68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8"/>
            <w:r>
              <w:t>Without mingling of substance</w:t>
            </w:r>
            <w:commentRangeEnd w:id="688"/>
            <w:r>
              <w:rPr>
                <w:rStyle w:val="CommentReference"/>
                <w:rFonts w:eastAsiaTheme="minorHAnsi" w:cstheme="minorBidi"/>
                <w:color w:val="auto"/>
                <w:lang w:val="en-CA"/>
              </w:rPr>
              <w:commentReference w:id="68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9"/>
            <w:r w:rsidRPr="008D3689">
              <w:rPr>
                <w:highlight w:val="yellow"/>
              </w:rPr>
              <w:t>Ϯϯϩⲟ</w:t>
            </w:r>
            <w:commentRangeEnd w:id="689"/>
            <w:r w:rsidR="00F71B79">
              <w:rPr>
                <w:rStyle w:val="CommentReference"/>
                <w:rFonts w:ascii="Garamond" w:hAnsi="Garamond" w:cstheme="minorBidi"/>
                <w:noProof w:val="0"/>
                <w:lang w:val="en-CA"/>
              </w:rPr>
              <w:commentReference w:id="68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0"/>
            <w:r>
              <w:t xml:space="preserve">intercede </w:t>
            </w:r>
            <w:commentRangeEnd w:id="690"/>
            <w:r>
              <w:rPr>
                <w:rStyle w:val="CommentReference"/>
                <w:rFonts w:eastAsiaTheme="minorHAnsi" w:cstheme="minorBidi"/>
                <w:color w:val="auto"/>
                <w:lang w:val="en-CA"/>
              </w:rPr>
              <w:commentReference w:id="69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1" w:name="_Toc298445774"/>
      <w:bookmarkStart w:id="692" w:name="_Toc298681259"/>
      <w:bookmarkStart w:id="693" w:name="_Toc298447499"/>
      <w:r>
        <w:t>Part Nine</w:t>
      </w:r>
      <w:bookmarkEnd w:id="691"/>
      <w:bookmarkEnd w:id="692"/>
      <w:bookmarkEnd w:id="69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694" w:name="_Toc298445775"/>
      <w:bookmarkStart w:id="695" w:name="_Toc298681260"/>
      <w:bookmarkStart w:id="696" w:name="_Toc298447500"/>
      <w:r>
        <w:t>Part Ten</w:t>
      </w:r>
      <w:bookmarkEnd w:id="694"/>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7"/>
            <w:r>
              <w:t>honoured</w:t>
            </w:r>
            <w:r w:rsidRPr="007425E1">
              <w:t xml:space="preserve"> </w:t>
            </w:r>
            <w:commentRangeEnd w:id="697"/>
            <w:r>
              <w:rPr>
                <w:rStyle w:val="CommentReference"/>
                <w:rFonts w:eastAsiaTheme="minorHAnsi" w:cstheme="minorBidi"/>
                <w:color w:val="auto"/>
                <w:lang w:val="en-CA"/>
              </w:rPr>
              <w:commentReference w:id="697"/>
            </w:r>
            <w:commentRangeStart w:id="698"/>
            <w:r w:rsidRPr="007425E1">
              <w:t xml:space="preserve">more </w:t>
            </w:r>
            <w:commentRangeEnd w:id="698"/>
            <w:r>
              <w:rPr>
                <w:rStyle w:val="CommentReference"/>
                <w:rFonts w:eastAsiaTheme="minorHAnsi" w:cstheme="minorBidi"/>
                <w:color w:val="auto"/>
                <w:lang w:val="en-CA"/>
              </w:rPr>
              <w:commentReference w:id="69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9"/>
            <w:r w:rsidRPr="007425E1">
              <w:t>means</w:t>
            </w:r>
            <w:commentRangeEnd w:id="699"/>
            <w:r>
              <w:rPr>
                <w:rStyle w:val="CommentReference"/>
                <w:rFonts w:eastAsiaTheme="minorHAnsi" w:cstheme="minorBidi"/>
                <w:color w:val="auto"/>
                <w:lang w:val="en-CA"/>
              </w:rPr>
              <w:commentReference w:id="69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0" w:name="_Toc298445776"/>
      <w:bookmarkStart w:id="701" w:name="_Toc298681261"/>
      <w:bookmarkStart w:id="702" w:name="_Toc298447501"/>
      <w:r w:rsidRPr="00D24FE1">
        <w:t>Part</w:t>
      </w:r>
      <w:r>
        <w:t xml:space="preserve"> Eleven</w:t>
      </w:r>
      <w:bookmarkEnd w:id="700"/>
      <w:bookmarkEnd w:id="701"/>
      <w:bookmarkEnd w:id="70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3" w:name="_Toc298445777"/>
      <w:bookmarkStart w:id="704" w:name="_Toc298681262"/>
      <w:bookmarkStart w:id="705" w:name="_Toc298447502"/>
      <w:r>
        <w:t>Part Twelve</w:t>
      </w:r>
      <w:bookmarkEnd w:id="703"/>
      <w:bookmarkEnd w:id="704"/>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6"/>
            <w:r w:rsidRPr="007425E1">
              <w:t>heaven</w:t>
            </w:r>
            <w:commentRangeEnd w:id="706"/>
            <w:r>
              <w:rPr>
                <w:rStyle w:val="CommentReference"/>
                <w:rFonts w:eastAsiaTheme="minorHAnsi" w:cstheme="minorBidi"/>
                <w:color w:val="auto"/>
                <w:lang w:val="en-CA"/>
              </w:rPr>
              <w:commentReference w:id="70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7"/>
            <w:r w:rsidRPr="007425E1">
              <w:t xml:space="preserve">true </w:t>
            </w:r>
            <w:commentRangeEnd w:id="707"/>
            <w:r>
              <w:rPr>
                <w:rStyle w:val="CommentReference"/>
                <w:rFonts w:eastAsiaTheme="minorHAnsi" w:cstheme="minorBidi"/>
                <w:color w:val="auto"/>
                <w:lang w:val="en-CA"/>
              </w:rPr>
              <w:commentReference w:id="70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8" w:name="_Toc298445778"/>
      <w:bookmarkStart w:id="709" w:name="_Toc298681263"/>
      <w:bookmarkStart w:id="710" w:name="_Toc298447503"/>
      <w:r>
        <w:t>Part Thirteen</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1"/>
            <w:r>
              <w:rPr>
                <w:rFonts w:eastAsiaTheme="minorHAnsi"/>
              </w:rPr>
              <w:t xml:space="preserve">Virgin Mary </w:t>
            </w:r>
            <w:commentRangeEnd w:id="711"/>
            <w:r>
              <w:rPr>
                <w:rStyle w:val="CommentReference"/>
                <w:rFonts w:eastAsiaTheme="minorHAnsi" w:cstheme="minorBidi"/>
                <w:color w:val="auto"/>
                <w:lang w:val="en-CA"/>
              </w:rPr>
              <w:commentReference w:id="71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2"/>
            <w:r w:rsidRPr="007425E1">
              <w:t>And the Cherubic,</w:t>
            </w:r>
          </w:p>
          <w:p w14:paraId="317A08CE" w14:textId="77777777" w:rsidR="00E35F1F" w:rsidRPr="001A0083" w:rsidRDefault="00E35F1F" w:rsidP="00E35F1F">
            <w:pPr>
              <w:pStyle w:val="EngHangEnd"/>
            </w:pPr>
            <w:r>
              <w:t>Mercy Seat</w:t>
            </w:r>
            <w:commentRangeEnd w:id="712"/>
            <w:r>
              <w:t>.</w:t>
            </w:r>
            <w:r>
              <w:rPr>
                <w:rStyle w:val="CommentReference"/>
                <w:rFonts w:eastAsiaTheme="minorHAnsi" w:cstheme="minorBidi"/>
                <w:color w:val="auto"/>
                <w:lang w:val="en-CA"/>
              </w:rPr>
              <w:commentReference w:id="71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3"/>
            <w:r w:rsidRPr="007425E1">
              <w:t>pot</w:t>
            </w:r>
            <w:commentRangeEnd w:id="713"/>
            <w:r>
              <w:rPr>
                <w:rStyle w:val="CommentReference"/>
                <w:rFonts w:eastAsiaTheme="minorHAnsi" w:cstheme="minorBidi"/>
                <w:color w:val="auto"/>
                <w:lang w:val="en-CA"/>
              </w:rPr>
              <w:commentReference w:id="71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4"/>
            <w:r w:rsidRPr="007425E1">
              <w:t>l</w:t>
            </w:r>
            <w:r>
              <w:t>ampstand</w:t>
            </w:r>
            <w:commentRangeEnd w:id="714"/>
            <w:r>
              <w:rPr>
                <w:rStyle w:val="CommentReference"/>
                <w:rFonts w:eastAsiaTheme="minorHAnsi" w:cstheme="minorBidi"/>
                <w:color w:val="auto"/>
                <w:lang w:val="en-CA"/>
              </w:rPr>
              <w:commentReference w:id="71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5" w:name="_Toc298445779"/>
      <w:bookmarkStart w:id="716" w:name="_Toc298681264"/>
      <w:bookmarkStart w:id="717" w:name="_Toc298447504"/>
      <w:r>
        <w:t>Part Fourteen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8"/>
            <w:r w:rsidRPr="007425E1">
              <w:t>t</w:t>
            </w:r>
            <w:commentRangeEnd w:id="718"/>
            <w:r>
              <w:rPr>
                <w:rStyle w:val="CommentReference"/>
                <w:rFonts w:eastAsiaTheme="minorHAnsi" w:cstheme="minorBidi"/>
                <w:color w:val="auto"/>
                <w:lang w:val="en-CA"/>
              </w:rPr>
              <w:commentReference w:id="71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9"/>
            <w:r>
              <w:t xml:space="preserve">The </w:t>
            </w:r>
            <w:commentRangeEnd w:id="719"/>
            <w:r>
              <w:rPr>
                <w:rStyle w:val="CommentReference"/>
                <w:rFonts w:eastAsiaTheme="minorHAnsi" w:cstheme="minorBidi"/>
                <w:color w:val="auto"/>
                <w:lang w:val="en-CA"/>
              </w:rPr>
              <w:commentReference w:id="71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0"/>
            <w:r w:rsidRPr="007425E1">
              <w:t xml:space="preserve">And </w:t>
            </w:r>
            <w:commentRangeEnd w:id="720"/>
            <w:r>
              <w:rPr>
                <w:rStyle w:val="CommentReference"/>
                <w:rFonts w:eastAsiaTheme="minorHAnsi" w:cstheme="minorBidi"/>
                <w:color w:val="auto"/>
                <w:lang w:val="en-CA"/>
              </w:rPr>
              <w:commentReference w:id="72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1" w:name="_Toc298445780"/>
      <w:bookmarkStart w:id="722" w:name="_Toc298681265"/>
      <w:bookmarkStart w:id="723" w:name="_Toc298447505"/>
      <w:r>
        <w:t>Part Fifteen</w:t>
      </w:r>
      <w:bookmarkEnd w:id="721"/>
      <w:bookmarkEnd w:id="722"/>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4"/>
            <w:r>
              <w:t>Which</w:t>
            </w:r>
            <w:r w:rsidRPr="007425E1">
              <w:t xml:space="preserve"> </w:t>
            </w:r>
            <w:commentRangeEnd w:id="724"/>
            <w:r>
              <w:rPr>
                <w:rStyle w:val="CommentReference"/>
                <w:rFonts w:eastAsiaTheme="minorHAnsi" w:cstheme="minorBidi"/>
                <w:color w:val="auto"/>
                <w:lang w:val="en-CA"/>
              </w:rPr>
              <w:commentReference w:id="72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5"/>
            <w:r>
              <w:rPr>
                <w:rStyle w:val="CommentReference"/>
                <w:rFonts w:ascii="Garamond" w:hAnsi="Garamond" w:cstheme="minorBidi"/>
                <w:noProof w:val="0"/>
                <w:lang w:val="en-CA"/>
              </w:rPr>
              <w:commentReference w:id="72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6"/>
            <w:r w:rsidRPr="007425E1">
              <w:t>savour</w:t>
            </w:r>
            <w:commentRangeEnd w:id="726"/>
            <w:r>
              <w:rPr>
                <w:rStyle w:val="CommentReference"/>
                <w:rFonts w:eastAsiaTheme="minorHAnsi" w:cstheme="minorBidi"/>
                <w:color w:val="auto"/>
                <w:lang w:val="en-CA"/>
              </w:rPr>
              <w:commentReference w:id="72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7"/>
            <w:r w:rsidRPr="007425E1">
              <w:t>estate</w:t>
            </w:r>
            <w:commentRangeEnd w:id="727"/>
            <w:r>
              <w:rPr>
                <w:rStyle w:val="CommentReference"/>
                <w:rFonts w:eastAsiaTheme="minorHAnsi" w:cstheme="minorBidi"/>
                <w:color w:val="auto"/>
                <w:lang w:val="en-CA"/>
              </w:rPr>
              <w:commentReference w:id="72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8" w:name="_Toc298445781"/>
      <w:bookmarkStart w:id="729" w:name="_Toc298681266"/>
      <w:bookmarkStart w:id="730" w:name="_Toc298447506"/>
      <w:r>
        <w:rPr>
          <w:lang w:val="en-GB"/>
        </w:rPr>
        <w:t>Part Sixteen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1" w:name="_Toc298445782"/>
      <w:bookmarkStart w:id="732" w:name="_Toc298681267"/>
      <w:bookmarkStart w:id="733" w:name="_Toc298447507"/>
      <w:r w:rsidRPr="00D24FE1">
        <w:t>Part</w:t>
      </w:r>
      <w:r>
        <w:t xml:space="preserve"> Seventeen</w:t>
      </w:r>
      <w:bookmarkEnd w:id="731"/>
      <w:bookmarkEnd w:id="732"/>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4" w:name="_Toc298445783"/>
      <w:bookmarkStart w:id="735" w:name="_Toc298681268"/>
      <w:bookmarkStart w:id="736" w:name="_Toc298447508"/>
      <w:r>
        <w:t>Part Eighteen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7"/>
            <w:r>
              <w:t>care</w:t>
            </w:r>
            <w:commentRangeEnd w:id="737"/>
            <w:r>
              <w:rPr>
                <w:rStyle w:val="CommentReference"/>
                <w:rFonts w:eastAsiaTheme="minorHAnsi" w:cstheme="minorBidi"/>
                <w:color w:val="auto"/>
                <w:lang w:val="en-CA"/>
              </w:rPr>
              <w:commentReference w:id="73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8"/>
            <w:r w:rsidRPr="007425E1">
              <w:t xml:space="preserve">Sabbath </w:t>
            </w:r>
            <w:commentRangeEnd w:id="738"/>
            <w:r>
              <w:rPr>
                <w:rStyle w:val="CommentReference"/>
                <w:rFonts w:eastAsiaTheme="minorHAnsi" w:cstheme="minorBidi"/>
                <w:color w:val="auto"/>
                <w:lang w:val="en-CA"/>
              </w:rPr>
              <w:commentReference w:id="73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9" w:name="_Toc298445784"/>
      <w:bookmarkStart w:id="740" w:name="_Toc298681269"/>
      <w:bookmarkStart w:id="741" w:name="_Toc298447509"/>
      <w:bookmarkStart w:id="742" w:name="_Ref299212037"/>
      <w:bookmarkStart w:id="743" w:name="_Ref299212071"/>
      <w:bookmarkStart w:id="744" w:name="_Toc308441907"/>
      <w:r>
        <w:t>The Antiphonarium is read.</w:t>
      </w:r>
    </w:p>
    <w:p w14:paraId="220BAA57" w14:textId="77777777" w:rsidR="00E35F1F" w:rsidRDefault="00E35F1F" w:rsidP="00E35F1F">
      <w:pPr>
        <w:pStyle w:val="Heading2"/>
      </w:pPr>
      <w:bookmarkStart w:id="745" w:name="_Ref434564976"/>
      <w:bookmarkStart w:id="746" w:name="_Toc459399190"/>
      <w:r>
        <w:t>The Conclusion of the Adam Theotokias</w:t>
      </w:r>
      <w:bookmarkEnd w:id="739"/>
      <w:bookmarkEnd w:id="740"/>
      <w:bookmarkEnd w:id="741"/>
      <w:bookmarkEnd w:id="742"/>
      <w:bookmarkEnd w:id="743"/>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7"/>
            <w:r w:rsidRPr="007425E1">
              <w:rPr>
                <w:rFonts w:eastAsiaTheme="minorHAnsi"/>
              </w:rPr>
              <w:t xml:space="preserve">too </w:t>
            </w:r>
            <w:commentRangeEnd w:id="747"/>
            <w:r>
              <w:rPr>
                <w:rStyle w:val="CommentReference"/>
                <w:rFonts w:eastAsiaTheme="minorHAnsi" w:cstheme="minorBidi"/>
                <w:color w:val="auto"/>
                <w:lang w:val="en-CA"/>
              </w:rPr>
              <w:commentReference w:id="74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8"/>
            <w:r>
              <w:rPr>
                <w:rFonts w:eastAsiaTheme="minorHAnsi"/>
              </w:rPr>
              <w:t>I</w:t>
            </w:r>
            <w:r w:rsidRPr="007425E1">
              <w:rPr>
                <w:rFonts w:eastAsiaTheme="minorHAnsi"/>
              </w:rPr>
              <w:t xml:space="preserve"> </w:t>
            </w:r>
            <w:commentRangeEnd w:id="748"/>
            <w:r>
              <w:rPr>
                <w:rStyle w:val="CommentReference"/>
                <w:rFonts w:eastAsiaTheme="minorHAnsi" w:cstheme="minorBidi"/>
                <w:color w:val="auto"/>
                <w:lang w:val="en-CA"/>
              </w:rPr>
              <w:commentReference w:id="74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9"/>
            <w:r w:rsidRPr="007425E1">
              <w:rPr>
                <w:rFonts w:eastAsiaTheme="minorHAnsi"/>
              </w:rPr>
              <w:t>To offer repentance</w:t>
            </w:r>
            <w:commentRangeEnd w:id="749"/>
            <w:r>
              <w:rPr>
                <w:rStyle w:val="CommentReference"/>
                <w:rFonts w:eastAsiaTheme="minorHAnsi" w:cstheme="minorBidi"/>
                <w:color w:val="auto"/>
                <w:lang w:val="en-CA"/>
              </w:rPr>
              <w:commentReference w:id="74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0"/>
            <w:r w:rsidRPr="007425E1">
              <w:rPr>
                <w:rFonts w:eastAsiaTheme="minorHAnsi"/>
              </w:rPr>
              <w:t>The death of a sinner</w:t>
            </w:r>
            <w:commentRangeEnd w:id="750"/>
            <w:r>
              <w:rPr>
                <w:rStyle w:val="CommentReference"/>
                <w:rFonts w:eastAsiaTheme="minorHAnsi" w:cstheme="minorBidi"/>
                <w:color w:val="auto"/>
                <w:lang w:val="en-CA"/>
              </w:rPr>
              <w:commentReference w:id="75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1"/>
            <w:r>
              <w:t>kind-hearted</w:t>
            </w:r>
            <w:commentRangeEnd w:id="751"/>
            <w:r>
              <w:rPr>
                <w:rStyle w:val="CommentReference"/>
                <w:rFonts w:eastAsiaTheme="minorHAnsi" w:cstheme="minorBidi"/>
                <w:color w:val="auto"/>
                <w:lang w:val="en-CA"/>
              </w:rPr>
              <w:commentReference w:id="75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2"/>
            <w:r>
              <w:t>compassions</w:t>
            </w:r>
            <w:commentRangeEnd w:id="752"/>
            <w:r>
              <w:rPr>
                <w:rStyle w:val="CommentReference"/>
                <w:rFonts w:eastAsiaTheme="minorHAnsi" w:cstheme="minorBidi"/>
                <w:color w:val="auto"/>
                <w:lang w:val="en-CA"/>
              </w:rPr>
              <w:commentReference w:id="75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3"/>
            <w:r w:rsidRPr="007425E1">
              <w:t xml:space="preserve">May </w:t>
            </w:r>
            <w:commentRangeEnd w:id="753"/>
            <w:r>
              <w:rPr>
                <w:rStyle w:val="CommentReference"/>
                <w:rFonts w:eastAsiaTheme="minorHAnsi" w:cstheme="minorBidi"/>
                <w:color w:val="auto"/>
                <w:lang w:val="en-CA"/>
              </w:rPr>
              <w:commentReference w:id="75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4" w:name="_Toc298445791"/>
      <w:bookmarkStart w:id="755" w:name="_Toc298681276"/>
      <w:bookmarkStart w:id="756" w:name="_Toc298447516"/>
      <w:bookmarkStart w:id="757" w:name="_Toc308441914"/>
      <w:bookmarkStart w:id="758" w:name="_Toc459399191"/>
      <w:r>
        <w:t>Monday</w:t>
      </w:r>
      <w:bookmarkEnd w:id="754"/>
      <w:bookmarkEnd w:id="755"/>
      <w:bookmarkEnd w:id="756"/>
      <w:bookmarkEnd w:id="757"/>
      <w:bookmarkEnd w:id="758"/>
    </w:p>
    <w:p w14:paraId="47BF983A" w14:textId="77777777" w:rsidR="00E35F1F" w:rsidRDefault="00E35F1F" w:rsidP="00E35F1F">
      <w:pPr>
        <w:pStyle w:val="Heading3"/>
      </w:pPr>
      <w:bookmarkStart w:id="759" w:name="_Toc298445792"/>
      <w:bookmarkStart w:id="760" w:name="_Toc298681277"/>
      <w:bookmarkStart w:id="761" w:name="_Toc298447517"/>
      <w:bookmarkStart w:id="762" w:name="_Toc308441915"/>
      <w:bookmarkStart w:id="763" w:name="_Ref452619611"/>
      <w:bookmarkStart w:id="764" w:name="_Ref452619614"/>
      <w:r>
        <w:t>The Monday Psali Adam</w:t>
      </w:r>
      <w:bookmarkEnd w:id="759"/>
      <w:bookmarkEnd w:id="760"/>
      <w:bookmarkEnd w:id="761"/>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5"/>
            <w:r>
              <w:t>G</w:t>
            </w:r>
            <w:r w:rsidRPr="007425E1">
              <w:t xml:space="preserve">reatly </w:t>
            </w:r>
            <w:commentRangeEnd w:id="765"/>
            <w:r>
              <w:rPr>
                <w:rStyle w:val="CommentReference"/>
                <w:rFonts w:ascii="Times New Roman" w:eastAsiaTheme="minorHAnsi" w:hAnsi="Times New Roman" w:cstheme="minorBidi"/>
                <w:color w:val="auto"/>
              </w:rPr>
              <w:commentReference w:id="765"/>
            </w:r>
            <w:r w:rsidRPr="007425E1">
              <w:t>exalted</w:t>
            </w:r>
            <w:r>
              <w:t>,</w:t>
            </w:r>
          </w:p>
          <w:p w14:paraId="5F0EBDF2" w14:textId="77777777" w:rsidR="00E35F1F" w:rsidRDefault="00E35F1F" w:rsidP="00E35F1F">
            <w:pPr>
              <w:pStyle w:val="EngHang"/>
              <w:spacing w:before="2"/>
            </w:pPr>
            <w:commentRangeStart w:id="766"/>
            <w:r>
              <w:t>B</w:t>
            </w:r>
            <w:r w:rsidRPr="007425E1">
              <w:t xml:space="preserve">eyond </w:t>
            </w:r>
            <w:commentRangeEnd w:id="766"/>
            <w:r>
              <w:rPr>
                <w:rStyle w:val="CommentReference"/>
                <w:rFonts w:ascii="Times New Roman" w:eastAsiaTheme="minorHAnsi" w:hAnsi="Times New Roman" w:cstheme="minorBidi"/>
                <w:color w:val="auto"/>
              </w:rPr>
              <w:commentReference w:id="76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7"/>
            <w:r>
              <w:t>righteous</w:t>
            </w:r>
            <w:commentRangeEnd w:id="767"/>
            <w:r>
              <w:rPr>
                <w:rStyle w:val="CommentReference"/>
                <w:rFonts w:ascii="Times New Roman" w:eastAsiaTheme="minorHAnsi" w:hAnsi="Times New Roman" w:cstheme="minorBidi"/>
                <w:color w:val="auto"/>
              </w:rPr>
              <w:commentReference w:id="76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8"/>
            <w:r>
              <w:t>M</w:t>
            </w:r>
            <w:r w:rsidRPr="007425E1">
              <w:t xml:space="preserve">editate </w:t>
            </w:r>
            <w:commentRangeEnd w:id="768"/>
            <w:r>
              <w:rPr>
                <w:rStyle w:val="CommentReference"/>
                <w:rFonts w:ascii="Times New Roman" w:eastAsiaTheme="minorHAnsi" w:hAnsi="Times New Roman" w:cstheme="minorBidi"/>
                <w:color w:val="auto"/>
              </w:rPr>
              <w:commentReference w:id="76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9"/>
            <w:r>
              <w:t>lips</w:t>
            </w:r>
            <w:commentRangeEnd w:id="769"/>
            <w:r>
              <w:rPr>
                <w:rStyle w:val="CommentReference"/>
              </w:rPr>
              <w:commentReference w:id="76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70"/>
            <w:r w:rsidR="00E35F1F" w:rsidRPr="007425E1">
              <w:t>f</w:t>
            </w:r>
            <w:commentRangeEnd w:id="770"/>
            <w:r w:rsidR="00E35F1F">
              <w:rPr>
                <w:rStyle w:val="CommentReference"/>
              </w:rPr>
              <w:commentReference w:id="77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1"/>
            <w:r w:rsidRPr="007425E1">
              <w:t>praise</w:t>
            </w:r>
            <w:r>
              <w:t xml:space="preserve"> </w:t>
            </w:r>
            <w:commentRangeEnd w:id="771"/>
            <w:r>
              <w:rPr>
                <w:rStyle w:val="CommentReference"/>
                <w:rFonts w:ascii="Times New Roman" w:eastAsiaTheme="minorHAnsi" w:hAnsi="Times New Roman" w:cstheme="minorBidi"/>
                <w:color w:val="auto"/>
              </w:rPr>
              <w:commentReference w:id="77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2"/>
            <w:r>
              <w:t>set</w:t>
            </w:r>
            <w:r w:rsidRPr="007425E1">
              <w:t xml:space="preserve"> </w:t>
            </w:r>
            <w:commentRangeEnd w:id="772"/>
            <w:r>
              <w:rPr>
                <w:rStyle w:val="CommentReference"/>
                <w:rFonts w:ascii="Times New Roman" w:eastAsiaTheme="minorHAnsi" w:hAnsi="Times New Roman" w:cstheme="minorBidi"/>
                <w:color w:val="auto"/>
              </w:rPr>
              <w:commentReference w:id="77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3"/>
            <w:r w:rsidRPr="007425E1">
              <w:t xml:space="preserve"> </w:t>
            </w:r>
            <w:commentRangeEnd w:id="773"/>
            <w:r>
              <w:rPr>
                <w:rStyle w:val="CommentReference"/>
                <w:rFonts w:ascii="Times New Roman" w:eastAsiaTheme="minorHAnsi" w:hAnsi="Times New Roman" w:cstheme="minorBidi"/>
                <w:color w:val="auto"/>
              </w:rPr>
              <w:commentReference w:id="77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4"/>
            <w:r>
              <w:t xml:space="preserve">similitudes </w:t>
            </w:r>
            <w:commentRangeEnd w:id="774"/>
            <w:r>
              <w:rPr>
                <w:rStyle w:val="CommentReference"/>
                <w:rFonts w:ascii="Times New Roman" w:eastAsiaTheme="minorHAnsi" w:hAnsi="Times New Roman" w:cstheme="minorBidi"/>
                <w:color w:val="auto"/>
              </w:rPr>
              <w:commentReference w:id="77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5" w:name="_Toc298445793"/>
      <w:bookmarkStart w:id="776" w:name="_Toc298681278"/>
      <w:bookmarkStart w:id="777" w:name="_Toc298447518"/>
      <w:bookmarkStart w:id="778" w:name="_Toc308441916"/>
      <w:r w:rsidRPr="00FD2E69">
        <w:t>The Conclusion of the Adam Psali</w:t>
      </w:r>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9" w:name="_Ref452619708"/>
      <w:r>
        <w:t>The Monday Theotokia</w:t>
      </w:r>
      <w:bookmarkEnd w:id="779"/>
    </w:p>
    <w:p w14:paraId="709F76CB" w14:textId="77777777" w:rsidR="00E35F1F" w:rsidRDefault="00E35F1F" w:rsidP="00E35F1F">
      <w:pPr>
        <w:pStyle w:val="Heading6"/>
      </w:pPr>
      <w:bookmarkStart w:id="780" w:name="_Toc298445794"/>
      <w:bookmarkStart w:id="781" w:name="_Toc298681279"/>
      <w:bookmarkStart w:id="782" w:name="_Toc298447519"/>
      <w:r>
        <w:t>Part One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3"/>
            <w:r>
              <w:t xml:space="preserve">his </w:t>
            </w:r>
            <w:commentRangeEnd w:id="783"/>
            <w:r>
              <w:rPr>
                <w:rStyle w:val="CommentReference"/>
              </w:rPr>
              <w:commentReference w:id="78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4"/>
            <w:r w:rsidRPr="007425E1">
              <w:t xml:space="preserve"> </w:t>
            </w:r>
            <w:commentRangeEnd w:id="784"/>
            <w:r>
              <w:rPr>
                <w:rStyle w:val="CommentReference"/>
                <w:rFonts w:ascii="Times New Roman" w:eastAsiaTheme="minorHAnsi" w:hAnsi="Times New Roman" w:cstheme="minorBidi"/>
                <w:color w:val="auto"/>
              </w:rPr>
              <w:commentReference w:id="78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5" w:name="_Toc298445795"/>
      <w:bookmarkStart w:id="786" w:name="_Toc298681280"/>
      <w:bookmarkStart w:id="787" w:name="_Toc298447520"/>
      <w:r>
        <w:t>Part Two</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9" w:name="_Toc298445796"/>
      <w:bookmarkStart w:id="790" w:name="_Toc298681281"/>
      <w:bookmarkStart w:id="791" w:name="_Toc298447521"/>
      <w:r>
        <w:t>Part Three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2"/>
            <w:r w:rsidRPr="007425E1">
              <w:t xml:space="preserve">only </w:t>
            </w:r>
            <w:commentRangeEnd w:id="792"/>
            <w:r>
              <w:rPr>
                <w:rStyle w:val="CommentReference"/>
                <w:rFonts w:ascii="Times New Roman" w:eastAsiaTheme="minorHAnsi" w:hAnsi="Times New Roman" w:cstheme="minorBidi"/>
                <w:color w:val="auto"/>
              </w:rPr>
              <w:commentReference w:id="79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3"/>
            <w:r w:rsidRPr="007425E1">
              <w:t xml:space="preserve">save </w:t>
            </w:r>
            <w:commentRangeEnd w:id="793"/>
            <w:r>
              <w:rPr>
                <w:rStyle w:val="CommentReference"/>
              </w:rPr>
              <w:commentReference w:id="79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5" w:name="_Toc298445797"/>
      <w:bookmarkStart w:id="796" w:name="_Toc298681282"/>
      <w:bookmarkStart w:id="797" w:name="_Toc298447522"/>
      <w:r>
        <w:t>Part Four</w:t>
      </w:r>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8"/>
            <w:r w:rsidRPr="007425E1">
              <w:t>counsel</w:t>
            </w:r>
            <w:commentRangeEnd w:id="798"/>
            <w:r>
              <w:rPr>
                <w:rStyle w:val="CommentReference"/>
              </w:rPr>
              <w:commentReference w:id="79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9"/>
            <w:r w:rsidRPr="007425E1">
              <w:t xml:space="preserve"> </w:t>
            </w:r>
            <w:commentRangeEnd w:id="799"/>
            <w:r>
              <w:rPr>
                <w:rStyle w:val="CommentReference"/>
                <w:rFonts w:ascii="Times New Roman" w:eastAsiaTheme="minorHAnsi" w:hAnsi="Times New Roman" w:cstheme="minorBidi"/>
                <w:color w:val="auto"/>
              </w:rPr>
              <w:commentReference w:id="79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0" w:name="_Toc298445798"/>
      <w:bookmarkStart w:id="801" w:name="_Toc298681283"/>
      <w:bookmarkStart w:id="802" w:name="_Toc298447523"/>
      <w:r>
        <w:t>Part Five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3"/>
            <w:r w:rsidRPr="007425E1">
              <w:t>overcome</w:t>
            </w:r>
            <w:commentRangeEnd w:id="803"/>
            <w:r>
              <w:rPr>
                <w:rStyle w:val="CommentReference"/>
                <w:rFonts w:ascii="Times New Roman" w:eastAsiaTheme="minorHAnsi" w:hAnsi="Times New Roman" w:cstheme="minorBidi"/>
                <w:color w:val="auto"/>
              </w:rPr>
              <w:commentReference w:id="80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5" w:name="_Toc298445799"/>
      <w:bookmarkStart w:id="806" w:name="_Toc298681284"/>
      <w:bookmarkStart w:id="807" w:name="_Toc298447524"/>
      <w:r>
        <w:t>Part Six</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8"/>
            <w:r>
              <w:t>A</w:t>
            </w:r>
            <w:r w:rsidRPr="007425E1">
              <w:t xml:space="preserve">nd became </w:t>
            </w:r>
            <w:r w:rsidR="00DA1843">
              <w:t>man perfectly</w:t>
            </w:r>
            <w:commentRangeEnd w:id="808"/>
            <w:r>
              <w:rPr>
                <w:rStyle w:val="CommentReference"/>
              </w:rPr>
              <w:commentReference w:id="80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9"/>
            <w:r w:rsidRPr="007425E1">
              <w:t xml:space="preserve">Without </w:t>
            </w:r>
            <w:commentRangeEnd w:id="809"/>
            <w:r>
              <w:rPr>
                <w:rStyle w:val="CommentReference"/>
                <w:rFonts w:ascii="Times New Roman" w:eastAsiaTheme="minorHAnsi" w:hAnsi="Times New Roman" w:cstheme="minorBidi"/>
                <w:color w:val="auto"/>
              </w:rPr>
              <w:commentReference w:id="80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1" w:name="_Toc298445800"/>
      <w:bookmarkStart w:id="812" w:name="_Toc298681285"/>
      <w:bookmarkStart w:id="813" w:name="_Toc298447525"/>
      <w:r>
        <w:t>Part Seven</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1C7314B"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FEB3D43"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59399192"/>
      <w:r>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59399193"/>
      <w:r>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59399194"/>
      <w:r>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6"/>
            <w:r w:rsidR="00E35F1F" w:rsidRPr="007425E1">
              <w:t xml:space="preserve"> </w:t>
            </w:r>
            <w:commentRangeEnd w:id="936"/>
            <w:r w:rsidR="00E1284B">
              <w:rPr>
                <w:rStyle w:val="CommentReference"/>
                <w:rFonts w:eastAsiaTheme="minorHAnsi" w:cstheme="minorBidi"/>
                <w:color w:val="auto"/>
                <w:lang w:val="en-CA"/>
              </w:rPr>
              <w:commentReference w:id="93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5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59399195"/>
      <w:r>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2" w:name="_Toc298681334"/>
      <w:r>
        <w:t>Part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3" w:name="_Toc298681335"/>
      <w:r>
        <w:t>Part Five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4" w:name="_Toc298681336"/>
      <w:r>
        <w:t>Part Six</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5" w:name="_Toc298681337"/>
      <w:r>
        <w:t>Part Seven</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6"/>
            <w:r>
              <w:t>temple</w:t>
            </w:r>
            <w:commentRangeEnd w:id="996"/>
            <w:r>
              <w:rPr>
                <w:rStyle w:val="CommentReference"/>
                <w:rFonts w:ascii="Times New Roman" w:eastAsiaTheme="minorHAnsi" w:hAnsi="Times New Roman" w:cstheme="minorBidi"/>
                <w:color w:val="auto"/>
              </w:rPr>
              <w:commentReference w:id="99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7" w:name="_Toc298681338"/>
      <w:bookmarkStart w:id="998" w:name="_Toc308441937"/>
      <w:r>
        <w:t>The Crown</w:t>
      </w:r>
      <w:bookmarkEnd w:id="997"/>
      <w:bookmarkEnd w:id="99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9"/>
            <w:r w:rsidRPr="00F0646D">
              <w:t xml:space="preserve">Infinite </w:t>
            </w:r>
            <w:commentRangeEnd w:id="999"/>
            <w:r>
              <w:rPr>
                <w:rStyle w:val="CommentReference"/>
                <w:rFonts w:ascii="Times New Roman" w:eastAsiaTheme="minorHAnsi" w:hAnsi="Times New Roman" w:cstheme="minorBidi"/>
                <w:color w:val="auto"/>
              </w:rPr>
              <w:commentReference w:id="99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0"/>
            <w:r w:rsidRPr="007425E1">
              <w:t>hook</w:t>
            </w:r>
            <w:commentRangeEnd w:id="1000"/>
            <w:r>
              <w:rPr>
                <w:rStyle w:val="CommentReference"/>
                <w:rFonts w:ascii="Times New Roman" w:eastAsiaTheme="minorHAnsi" w:hAnsi="Times New Roman" w:cstheme="minorBidi"/>
                <w:color w:val="auto"/>
              </w:rPr>
              <w:commentReference w:id="100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1"/>
            <w:r w:rsidRPr="007425E1">
              <w:t xml:space="preserve">Teaching </w:t>
            </w:r>
            <w:commentRangeEnd w:id="1001"/>
            <w:r>
              <w:rPr>
                <w:rStyle w:val="CommentReference"/>
                <w:rFonts w:ascii="Times New Roman" w:eastAsiaTheme="minorHAnsi" w:hAnsi="Times New Roman" w:cstheme="minorBidi"/>
                <w:color w:val="auto"/>
              </w:rPr>
              <w:commentReference w:id="100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2"/>
            <w:r w:rsidRPr="007425E1">
              <w:t>a cause</w:t>
            </w:r>
            <w:r>
              <w:t xml:space="preserve"> for us</w:t>
            </w:r>
            <w:r w:rsidRPr="007425E1">
              <w:t>,</w:t>
            </w:r>
            <w:commentRangeEnd w:id="1002"/>
            <w:r>
              <w:rPr>
                <w:rStyle w:val="CommentReference"/>
                <w:rFonts w:ascii="Times New Roman" w:eastAsiaTheme="minorHAnsi" w:hAnsi="Times New Roman" w:cstheme="minorBidi"/>
                <w:color w:val="auto"/>
              </w:rPr>
              <w:commentReference w:id="1002"/>
            </w:r>
          </w:p>
          <w:p w14:paraId="18A8A756" w14:textId="77777777" w:rsidR="00E35F1F" w:rsidRDefault="00E35F1F" w:rsidP="00E35F1F">
            <w:pPr>
              <w:pStyle w:val="EngHangEnd"/>
            </w:pPr>
            <w:r w:rsidRPr="007425E1">
              <w:t xml:space="preserve">To ascend the </w:t>
            </w:r>
            <w:commentRangeStart w:id="1003"/>
            <w:r w:rsidRPr="007425E1">
              <w:t xml:space="preserve">path </w:t>
            </w:r>
            <w:commentRangeEnd w:id="1003"/>
            <w:r>
              <w:rPr>
                <w:rStyle w:val="CommentReference"/>
                <w:rFonts w:ascii="Times New Roman" w:eastAsiaTheme="minorHAnsi" w:hAnsi="Times New Roman" w:cstheme="minorBidi"/>
                <w:color w:val="auto"/>
              </w:rPr>
              <w:commentReference w:id="100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4"/>
            </w:r>
            <w:r w:rsidR="00E35F1F">
              <w:t>,</w:t>
            </w:r>
          </w:p>
          <w:p w14:paraId="51E3C73A" w14:textId="77777777" w:rsidR="00E35F1F" w:rsidRDefault="00E35F1F" w:rsidP="00E35F1F">
            <w:pPr>
              <w:pStyle w:val="EngHangEnd"/>
            </w:pPr>
            <w:r>
              <w:t>With</w:t>
            </w:r>
            <w:r w:rsidRPr="007425E1">
              <w:t xml:space="preserve"> joy and </w:t>
            </w:r>
            <w:commentRangeStart w:id="1005"/>
            <w:r w:rsidRPr="007425E1">
              <w:t>rejoicing</w:t>
            </w:r>
            <w:commentRangeEnd w:id="1005"/>
            <w:r>
              <w:rPr>
                <w:rStyle w:val="CommentReference"/>
                <w:rFonts w:ascii="Times New Roman" w:eastAsiaTheme="minorHAnsi" w:hAnsi="Times New Roman" w:cstheme="minorBidi"/>
                <w:color w:val="auto"/>
              </w:rPr>
              <w:commentReference w:id="100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6" w:name="_Toc298681339"/>
      <w:bookmarkStart w:id="1007" w:name="_Toc308441938"/>
      <w:bookmarkStart w:id="1008" w:name="_Toc459399196"/>
      <w:r>
        <w:t>Saturday</w:t>
      </w:r>
      <w:bookmarkEnd w:id="1006"/>
      <w:bookmarkEnd w:id="1007"/>
      <w:bookmarkEnd w:id="1008"/>
    </w:p>
    <w:p w14:paraId="425920E6" w14:textId="77777777" w:rsidR="00E35F1F" w:rsidRDefault="00E35F1F" w:rsidP="00E35F1F">
      <w:pPr>
        <w:pStyle w:val="Heading3"/>
      </w:pPr>
      <w:bookmarkStart w:id="1009" w:name="_Toc298681340"/>
      <w:bookmarkStart w:id="1010" w:name="_Toc308441939"/>
      <w:bookmarkStart w:id="1011" w:name="_Ref452620561"/>
      <w:bookmarkStart w:id="1012" w:name="_Ref452620564"/>
      <w:r>
        <w:t>The Saturday Psali Batos</w:t>
      </w:r>
      <w:bookmarkEnd w:id="1009"/>
      <w:bookmarkEnd w:id="1010"/>
      <w:bookmarkEnd w:id="1011"/>
      <w:bookmarkEnd w:id="101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3"/>
            <w:r w:rsidRPr="007425E1">
              <w:rPr>
                <w:rFonts w:eastAsiaTheme="minorHAnsi"/>
              </w:rPr>
              <w:t xml:space="preserve">All </w:t>
            </w:r>
            <w:commentRangeEnd w:id="1013"/>
            <w:r>
              <w:rPr>
                <w:rStyle w:val="CommentReference"/>
                <w:rFonts w:ascii="Times New Roman" w:eastAsiaTheme="minorHAnsi" w:hAnsi="Times New Roman" w:cstheme="minorBidi"/>
                <w:color w:val="auto"/>
              </w:rPr>
              <w:commentReference w:id="101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4"/>
            <w:r w:rsidRPr="007425E1">
              <w:rPr>
                <w:rFonts w:eastAsiaTheme="minorHAnsi"/>
              </w:rPr>
              <w:t>every</w:t>
            </w:r>
            <w:r>
              <w:rPr>
                <w:rFonts w:eastAsiaTheme="minorHAnsi"/>
              </w:rPr>
              <w:t xml:space="preserve"> </w:t>
            </w:r>
            <w:r w:rsidRPr="007425E1">
              <w:rPr>
                <w:rFonts w:eastAsiaTheme="minorHAnsi"/>
              </w:rPr>
              <w:t>day</w:t>
            </w:r>
            <w:commentRangeEnd w:id="1014"/>
            <w:r>
              <w:rPr>
                <w:rStyle w:val="CommentReference"/>
                <w:rFonts w:ascii="Times New Roman" w:eastAsiaTheme="minorHAnsi" w:hAnsi="Times New Roman" w:cstheme="minorBidi"/>
                <w:color w:val="auto"/>
              </w:rPr>
              <w:commentReference w:id="101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5"/>
            <w:r>
              <w:rPr>
                <w:rFonts w:eastAsiaTheme="minorHAnsi"/>
              </w:rPr>
              <w:t>ecstasy</w:t>
            </w:r>
            <w:commentRangeEnd w:id="1015"/>
            <w:r>
              <w:rPr>
                <w:rStyle w:val="CommentReference"/>
                <w:rFonts w:ascii="Times New Roman" w:eastAsiaTheme="minorHAnsi" w:hAnsi="Times New Roman" w:cstheme="minorBidi"/>
                <w:color w:val="auto"/>
              </w:rPr>
              <w:commentReference w:id="101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6"/>
            <w:r w:rsidRPr="007425E1">
              <w:rPr>
                <w:color w:val="000000"/>
              </w:rPr>
              <w:t xml:space="preserve">glory </w:t>
            </w:r>
            <w:commentRangeEnd w:id="1016"/>
            <w:r>
              <w:rPr>
                <w:rStyle w:val="CommentReference"/>
              </w:rPr>
              <w:commentReference w:id="101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7"/>
            <w:r>
              <w:rPr>
                <w:rFonts w:eastAsiaTheme="minorHAnsi"/>
              </w:rPr>
              <w:t xml:space="preserve">From </w:t>
            </w:r>
            <w:commentRangeEnd w:id="1017"/>
            <w:r>
              <w:rPr>
                <w:rStyle w:val="CommentReference"/>
                <w:rFonts w:ascii="Times New Roman" w:eastAsiaTheme="minorHAnsi" w:hAnsi="Times New Roman" w:cstheme="minorBidi"/>
                <w:color w:val="auto"/>
              </w:rPr>
              <w:commentReference w:id="101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8"/>
            <w:r>
              <w:rPr>
                <w:rFonts w:eastAsiaTheme="minorHAnsi"/>
              </w:rPr>
              <w:t>prophet</w:t>
            </w:r>
            <w:commentRangeEnd w:id="1018"/>
            <w:r>
              <w:rPr>
                <w:rStyle w:val="CommentReference"/>
                <w:rFonts w:ascii="Times New Roman" w:eastAsiaTheme="minorHAnsi" w:hAnsi="Times New Roman" w:cstheme="minorBidi"/>
                <w:color w:val="auto"/>
              </w:rPr>
              <w:commentReference w:id="101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9"/>
            <w:r w:rsidRPr="007425E1">
              <w:rPr>
                <w:rFonts w:eastAsiaTheme="minorHAnsi"/>
              </w:rPr>
              <w:t>everyone</w:t>
            </w:r>
            <w:commentRangeEnd w:id="1019"/>
            <w:r>
              <w:rPr>
                <w:rStyle w:val="CommentReference"/>
                <w:rFonts w:ascii="Times New Roman" w:eastAsiaTheme="minorHAnsi" w:hAnsi="Times New Roman" w:cstheme="minorBidi"/>
                <w:color w:val="auto"/>
              </w:rPr>
              <w:commentReference w:id="101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0"/>
            <w:r>
              <w:rPr>
                <w:rFonts w:eastAsiaTheme="minorHAnsi"/>
              </w:rPr>
              <w:t xml:space="preserve">never </w:t>
            </w:r>
            <w:commentRangeEnd w:id="1020"/>
            <w:r>
              <w:rPr>
                <w:rStyle w:val="CommentReference"/>
                <w:rFonts w:ascii="Times New Roman" w:eastAsiaTheme="minorHAnsi" w:hAnsi="Times New Roman" w:cstheme="minorBidi"/>
                <w:color w:val="auto"/>
              </w:rPr>
              <w:commentReference w:id="102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1"/>
            <w:r w:rsidRPr="007425E1">
              <w:rPr>
                <w:rFonts w:eastAsiaTheme="minorHAnsi"/>
              </w:rPr>
              <w:t xml:space="preserve">and </w:t>
            </w:r>
            <w:commentRangeEnd w:id="1021"/>
            <w:r>
              <w:rPr>
                <w:rStyle w:val="CommentReference"/>
                <w:rFonts w:ascii="Times New Roman" w:eastAsiaTheme="minorHAnsi" w:hAnsi="Times New Roman" w:cstheme="minorBidi"/>
                <w:color w:val="auto"/>
              </w:rPr>
              <w:commentReference w:id="102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2"/>
            <w:r w:rsidRPr="007425E1">
              <w:rPr>
                <w:rFonts w:eastAsiaTheme="minorHAnsi"/>
              </w:rPr>
              <w:t xml:space="preserve">praises </w:t>
            </w:r>
            <w:commentRangeEnd w:id="1022"/>
            <w:r>
              <w:rPr>
                <w:rStyle w:val="CommentReference"/>
                <w:rFonts w:ascii="Times New Roman" w:eastAsiaTheme="minorHAnsi" w:hAnsi="Times New Roman" w:cstheme="minorBidi"/>
                <w:color w:val="auto"/>
              </w:rPr>
              <w:commentReference w:id="102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3"/>
            <w:r w:rsidRPr="007425E1">
              <w:rPr>
                <w:rFonts w:eastAsiaTheme="minorHAnsi"/>
              </w:rPr>
              <w:t>blessing</w:t>
            </w:r>
            <w:commentRangeEnd w:id="1023"/>
            <w:r>
              <w:rPr>
                <w:rStyle w:val="CommentReference"/>
                <w:rFonts w:ascii="Times New Roman" w:eastAsiaTheme="minorHAnsi" w:hAnsi="Times New Roman" w:cstheme="minorBidi"/>
                <w:color w:val="auto"/>
              </w:rPr>
              <w:commentReference w:id="102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4"/>
            <w:r w:rsidRPr="007425E1">
              <w:rPr>
                <w:rFonts w:eastAsiaTheme="minorHAnsi"/>
              </w:rPr>
              <w:t xml:space="preserve">we'll </w:t>
            </w:r>
            <w:commentRangeEnd w:id="1024"/>
            <w:r>
              <w:rPr>
                <w:rStyle w:val="CommentReference"/>
                <w:rFonts w:ascii="Times New Roman" w:eastAsiaTheme="minorHAnsi" w:hAnsi="Times New Roman" w:cstheme="minorBidi"/>
                <w:color w:val="auto"/>
              </w:rPr>
              <w:commentReference w:id="102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5"/>
            <w:r w:rsidRPr="007425E1">
              <w:rPr>
                <w:rFonts w:eastAsiaTheme="minorHAnsi"/>
              </w:rPr>
              <w:t xml:space="preserve">perfect </w:t>
            </w:r>
            <w:commentRangeEnd w:id="1025"/>
            <w:r>
              <w:rPr>
                <w:rStyle w:val="CommentReference"/>
                <w:rFonts w:ascii="Times New Roman" w:eastAsiaTheme="minorHAnsi" w:hAnsi="Times New Roman" w:cstheme="minorBidi"/>
                <w:color w:val="auto"/>
              </w:rPr>
              <w:commentReference w:id="102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6" w:name="_Toc298681341"/>
      <w:bookmarkStart w:id="1027" w:name="_Toc308441940"/>
      <w:r w:rsidRPr="00FD2E69">
        <w:t xml:space="preserve">The Conclusion of the </w:t>
      </w:r>
      <w:r>
        <w:t>Batos</w:t>
      </w:r>
      <w:r w:rsidRPr="00FD2E69">
        <w:t xml:space="preserve"> Psali</w:t>
      </w:r>
      <w:bookmarkEnd w:id="1026"/>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8"/>
            <w:r>
              <w:rPr>
                <w:rStyle w:val="CommentReference"/>
                <w:rFonts w:ascii="Garamond" w:hAnsi="Garamond" w:cstheme="minorBidi"/>
                <w:noProof w:val="0"/>
                <w:lang w:val="en-CA"/>
              </w:rPr>
              <w:commentReference w:id="102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9" w:name="_Toc298681342"/>
      <w:bookmarkStart w:id="1030" w:name="_Toc308441941"/>
      <w:bookmarkStart w:id="1031" w:name="_Ref452620570"/>
      <w:bookmarkStart w:id="1032" w:name="_Ref452620573"/>
      <w:r>
        <w:t>The Saturday Theotokia</w:t>
      </w:r>
      <w:bookmarkEnd w:id="1029"/>
      <w:bookmarkEnd w:id="1030"/>
      <w:bookmarkEnd w:id="1031"/>
      <w:bookmarkEnd w:id="103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3" w:name="_Toc298681343"/>
      <w:r>
        <w:t>Part One</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4" w:name="_Toc298681344"/>
      <w:r w:rsidRPr="00D24FE1">
        <w:t>Part</w:t>
      </w:r>
      <w:r>
        <w:t xml:space="preserve"> Two</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5"/>
            <w:r w:rsidRPr="007425E1">
              <w:rPr>
                <w:rFonts w:eastAsiaTheme="minorHAnsi"/>
              </w:rPr>
              <w:t xml:space="preserve">honour </w:t>
            </w:r>
            <w:commentRangeEnd w:id="1035"/>
            <w:r>
              <w:rPr>
                <w:rStyle w:val="CommentReference"/>
                <w:rFonts w:ascii="Times New Roman" w:eastAsiaTheme="minorHAnsi" w:hAnsi="Times New Roman" w:cstheme="minorBidi"/>
                <w:color w:val="auto"/>
              </w:rPr>
              <w:commentReference w:id="103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6"/>
            <w:r w:rsidRPr="007425E1">
              <w:rPr>
                <w:rFonts w:eastAsiaTheme="minorHAnsi"/>
              </w:rPr>
              <w:t xml:space="preserve">prudent </w:t>
            </w:r>
            <w:commentRangeEnd w:id="1036"/>
            <w:r>
              <w:rPr>
                <w:rStyle w:val="CommentReference"/>
                <w:rFonts w:ascii="Times New Roman" w:eastAsiaTheme="minorHAnsi" w:hAnsi="Times New Roman" w:cstheme="minorBidi"/>
                <w:color w:val="auto"/>
              </w:rPr>
              <w:commentReference w:id="103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7" w:name="_Toc298681345"/>
      <w:r>
        <w:t>Part Three</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8"/>
            <w:r w:rsidRPr="007425E1">
              <w:rPr>
                <w:rFonts w:eastAsiaTheme="minorHAnsi"/>
              </w:rPr>
              <w:t>bride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9"/>
            <w:r w:rsidRPr="007425E1">
              <w:rPr>
                <w:rFonts w:eastAsiaTheme="minorHAnsi"/>
              </w:rPr>
              <w:t xml:space="preserve">rue </w:t>
            </w:r>
            <w:commentRangeEnd w:id="1039"/>
            <w:r>
              <w:rPr>
                <w:rStyle w:val="CommentReference"/>
                <w:rFonts w:ascii="Times New Roman" w:eastAsiaTheme="minorHAnsi" w:hAnsi="Times New Roman" w:cstheme="minorBidi"/>
                <w:color w:val="auto"/>
              </w:rPr>
              <w:commentReference w:id="103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0"/>
            <w:r w:rsidRPr="007425E1">
              <w:rPr>
                <w:rFonts w:eastAsiaTheme="minorHAnsi"/>
              </w:rPr>
              <w:t xml:space="preserve">ed </w:t>
            </w:r>
            <w:commentRangeEnd w:id="1040"/>
            <w:r>
              <w:rPr>
                <w:rStyle w:val="CommentReference"/>
                <w:rFonts w:ascii="Times New Roman" w:eastAsiaTheme="minorHAnsi" w:hAnsi="Times New Roman" w:cstheme="minorBidi"/>
                <w:color w:val="auto"/>
              </w:rPr>
              <w:commentReference w:id="104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1" w:name="_Toc298681346"/>
      <w:r w:rsidRPr="00D24FE1">
        <w:t>Part</w:t>
      </w:r>
      <w:r>
        <w:t xml:space="preserve"> Four</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2"/>
            <w:r>
              <w:rPr>
                <w:rFonts w:eastAsiaTheme="minorHAnsi"/>
              </w:rPr>
              <w:t xml:space="preserve">unto </w:t>
            </w:r>
            <w:commentRangeEnd w:id="1042"/>
            <w:r>
              <w:rPr>
                <w:rStyle w:val="CommentReference"/>
                <w:rFonts w:ascii="Times New Roman" w:eastAsiaTheme="minorHAnsi" w:hAnsi="Times New Roman" w:cstheme="minorBidi"/>
                <w:color w:val="auto"/>
              </w:rPr>
              <w:commentReference w:id="104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3" w:name="_Toc298681347"/>
      <w:r w:rsidRPr="00D24FE1">
        <w:t>Part</w:t>
      </w:r>
      <w:r>
        <w:t xml:space="preserve"> Five</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4" w:name="_Toc298681348"/>
      <w:r>
        <w:t>Part Six</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5"/>
            <w:r w:rsidRPr="007425E1">
              <w:t>rejoice</w:t>
            </w:r>
            <w:r>
              <w:t>d</w:t>
            </w:r>
            <w:commentRangeEnd w:id="1045"/>
            <w:r>
              <w:rPr>
                <w:rStyle w:val="CommentReference"/>
                <w:rFonts w:ascii="Times New Roman" w:eastAsiaTheme="minorHAnsi" w:hAnsi="Times New Roman" w:cstheme="minorBidi"/>
                <w:color w:val="auto"/>
              </w:rPr>
              <w:commentReference w:id="104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6"/>
            <w:r>
              <w:t>save</w:t>
            </w:r>
            <w:r w:rsidRPr="007425E1">
              <w:t xml:space="preserve"> </w:t>
            </w:r>
            <w:commentRangeEnd w:id="1046"/>
            <w:r>
              <w:rPr>
                <w:rStyle w:val="CommentReference"/>
              </w:rPr>
              <w:commentReference w:id="104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7" w:name="_Toc298681349"/>
      <w:r>
        <w:t>Part Seven</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8"/>
            <w:r>
              <w:t>Paradoxically</w:t>
            </w:r>
            <w:commentRangeEnd w:id="1048"/>
            <w:r>
              <w:rPr>
                <w:rStyle w:val="CommentReference"/>
                <w:rFonts w:ascii="Times New Roman" w:eastAsiaTheme="minorHAnsi" w:hAnsi="Times New Roman" w:cstheme="minorBidi"/>
                <w:color w:val="auto"/>
              </w:rPr>
              <w:commentReference w:id="104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9"/>
            <w:r>
              <w:t xml:space="preserve">is </w:t>
            </w:r>
            <w:commentRangeEnd w:id="1049"/>
            <w:r>
              <w:rPr>
                <w:rStyle w:val="CommentReference"/>
                <w:rFonts w:ascii="Times New Roman" w:eastAsiaTheme="minorHAnsi" w:hAnsi="Times New Roman" w:cstheme="minorBidi"/>
                <w:color w:val="auto"/>
              </w:rPr>
              <w:commentReference w:id="104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0" w:name="_Toc298681350"/>
      <w:r>
        <w:t>Part Eight</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1"/>
            <w:r w:rsidRPr="007425E1">
              <w:t>from all sides</w:t>
            </w:r>
            <w:commentRangeEnd w:id="1051"/>
            <w:r>
              <w:rPr>
                <w:rStyle w:val="CommentReference"/>
                <w:rFonts w:ascii="Times New Roman" w:eastAsiaTheme="minorHAnsi" w:hAnsi="Times New Roman" w:cstheme="minorBidi"/>
                <w:color w:val="auto"/>
              </w:rPr>
              <w:commentReference w:id="105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2"/>
            <w:r>
              <w:t>Saviour</w:t>
            </w:r>
            <w:commentRangeEnd w:id="1052"/>
            <w:r>
              <w:rPr>
                <w:rStyle w:val="CommentReference"/>
                <w:rFonts w:ascii="Times New Roman" w:eastAsiaTheme="minorHAnsi" w:hAnsi="Times New Roman" w:cstheme="minorBidi"/>
                <w:color w:val="auto"/>
              </w:rPr>
              <w:commentReference w:id="105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3" w:name="_Toc298681351"/>
      <w:r>
        <w:t>Part Nine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4"/>
            <w:r>
              <w:t>compassion</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5" w:name="_Toc298681352"/>
      <w:bookmarkStart w:id="1056" w:name="_Toc308441942"/>
      <w:r>
        <w:t>The Crown Batos</w:t>
      </w:r>
      <w:bookmarkEnd w:id="1055"/>
      <w:bookmarkEnd w:id="105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7"/>
            <w:r>
              <w:t>Sanctuary</w:t>
            </w:r>
            <w:commentRangeEnd w:id="1057"/>
            <w:r>
              <w:rPr>
                <w:rStyle w:val="CommentReference"/>
                <w:rFonts w:ascii="Times New Roman" w:eastAsiaTheme="minorHAnsi" w:hAnsi="Times New Roman" w:cstheme="minorBidi"/>
                <w:color w:val="auto"/>
              </w:rPr>
              <w:commentReference w:id="105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8"/>
            <w:r>
              <w:t>lampstand</w:t>
            </w:r>
            <w:commentRangeEnd w:id="1058"/>
            <w:r>
              <w:rPr>
                <w:rStyle w:val="CommentReference"/>
                <w:rFonts w:ascii="Times New Roman" w:eastAsiaTheme="minorHAnsi" w:hAnsi="Times New Roman" w:cstheme="minorBidi"/>
                <w:color w:val="auto"/>
              </w:rPr>
              <w:commentReference w:id="105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9"/>
            <w:r>
              <w:t>Greeted</w:t>
            </w:r>
            <w:commentRangeEnd w:id="1059"/>
            <w:r>
              <w:rPr>
                <w:rStyle w:val="CommentReference"/>
                <w:rFonts w:ascii="Times New Roman" w:eastAsiaTheme="minorHAnsi" w:hAnsi="Times New Roman" w:cstheme="minorBidi"/>
                <w:color w:val="auto"/>
              </w:rPr>
              <w:commentReference w:id="105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0"/>
            <w:r w:rsidRPr="007425E1">
              <w:t xml:space="preserve">For </w:t>
            </w:r>
            <w:commentRangeEnd w:id="1060"/>
            <w:r>
              <w:rPr>
                <w:rStyle w:val="CommentReference"/>
                <w:rFonts w:ascii="Times New Roman" w:eastAsiaTheme="minorHAnsi" w:hAnsi="Times New Roman" w:cstheme="minorBidi"/>
                <w:color w:val="auto"/>
              </w:rPr>
              <w:commentReference w:id="106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1"/>
            <w:r>
              <w:t>coming</w:t>
            </w:r>
            <w:r w:rsidRPr="007425E1">
              <w:t xml:space="preserve"> </w:t>
            </w:r>
            <w:commentRangeEnd w:id="1061"/>
            <w:r>
              <w:rPr>
                <w:rStyle w:val="CommentReference"/>
                <w:rFonts w:ascii="Times New Roman" w:eastAsiaTheme="minorHAnsi" w:hAnsi="Times New Roman" w:cstheme="minorBidi"/>
                <w:color w:val="auto"/>
              </w:rPr>
              <w:commentReference w:id="106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2"/>
            <w:r w:rsidRPr="00582AD7">
              <w:t>ⲧⲉⲥⲱⲙⲁ</w:t>
            </w:r>
            <w:commentRangeEnd w:id="1062"/>
            <w:r>
              <w:rPr>
                <w:rStyle w:val="CommentReference"/>
                <w:rFonts w:ascii="Garamond" w:hAnsi="Garamond" w:cstheme="minorBidi"/>
                <w:noProof w:val="0"/>
                <w:lang w:val="en-CA"/>
              </w:rPr>
              <w:commentReference w:id="106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3"/>
            <w:r w:rsidRPr="007425E1">
              <w:t>you</w:t>
            </w:r>
            <w:commentRangeEnd w:id="1063"/>
            <w:r>
              <w:rPr>
                <w:rStyle w:val="CommentReference"/>
                <w:rFonts w:ascii="Times New Roman" w:eastAsiaTheme="minorHAnsi" w:hAnsi="Times New Roman" w:cstheme="minorBidi"/>
                <w:color w:val="auto"/>
              </w:rPr>
              <w:commentReference w:id="106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4" w:name="_Toc298681353"/>
      <w:bookmarkStart w:id="1065" w:name="_Toc308441943"/>
      <w:r>
        <w:t>The Second Crown Batos</w:t>
      </w:r>
      <w:bookmarkEnd w:id="1064"/>
      <w:bookmarkEnd w:id="106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6"/>
            <w:r>
              <w:t>evangelized</w:t>
            </w:r>
            <w:r w:rsidRPr="007425E1">
              <w:t xml:space="preserve"> </w:t>
            </w:r>
            <w:commentRangeEnd w:id="1066"/>
            <w:r>
              <w:rPr>
                <w:rStyle w:val="CommentReference"/>
                <w:rFonts w:ascii="Times New Roman" w:eastAsiaTheme="minorHAnsi" w:hAnsi="Times New Roman" w:cstheme="minorBidi"/>
                <w:color w:val="auto"/>
              </w:rPr>
              <w:commentReference w:id="106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7"/>
            <w:r w:rsidRPr="007425E1">
              <w:t>thereof</w:t>
            </w:r>
            <w:commentRangeEnd w:id="1067"/>
            <w:r>
              <w:rPr>
                <w:rStyle w:val="CommentReference"/>
                <w:rFonts w:ascii="Times New Roman" w:eastAsiaTheme="minorHAnsi" w:hAnsi="Times New Roman" w:cstheme="minorBidi"/>
                <w:color w:val="auto"/>
              </w:rPr>
              <w:commentReference w:id="106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8"/>
            <w:r>
              <w:rPr>
                <w:rStyle w:val="CommentReference"/>
                <w:rFonts w:ascii="Garamond" w:hAnsi="Garamond" w:cstheme="minorBidi"/>
                <w:noProof w:val="0"/>
                <w:lang w:val="en-CA"/>
              </w:rPr>
              <w:commentReference w:id="106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9" w:name="_Toc298681354"/>
      <w:bookmarkStart w:id="1070" w:name="_Ref299212102"/>
      <w:bookmarkStart w:id="1071" w:name="_Ref299212144"/>
      <w:bookmarkStart w:id="1072" w:name="_Ref299212161"/>
      <w:bookmarkStart w:id="1073" w:name="_Toc308441944"/>
      <w:bookmarkStart w:id="1074" w:name="_Ref452620758"/>
      <w:bookmarkStart w:id="1075" w:name="_Ref452620761"/>
      <w:bookmarkStart w:id="1076" w:name="_Toc459399197"/>
      <w:r>
        <w:t>The Ending of the Batos Theotokias</w:t>
      </w:r>
      <w:bookmarkEnd w:id="1069"/>
      <w:bookmarkEnd w:id="1070"/>
      <w:bookmarkEnd w:id="1071"/>
      <w:bookmarkEnd w:id="1072"/>
      <w:bookmarkEnd w:id="1073"/>
      <w:bookmarkEnd w:id="1074"/>
      <w:bookmarkEnd w:id="1075"/>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7"/>
            <w:r w:rsidRPr="007425E1">
              <w:rPr>
                <w:rFonts w:eastAsiaTheme="minorHAnsi"/>
              </w:rPr>
              <w:t>Awesome and full of glory</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8"/>
            <w:r w:rsidRPr="007425E1">
              <w:rPr>
                <w:rFonts w:eastAsiaTheme="minorHAnsi"/>
              </w:rPr>
              <w:t>works</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9"/>
            <w:r w:rsidRPr="00582AD7">
              <w:t>ϥ̀ⲛⲁϯ ⲙ̀ⲡⲓⲟⲩⲁⲓ</w:t>
            </w:r>
            <w:commentRangeEnd w:id="1079"/>
            <w:r>
              <w:rPr>
                <w:rStyle w:val="CommentReference"/>
                <w:rFonts w:ascii="Garamond" w:hAnsi="Garamond" w:cstheme="minorBidi"/>
                <w:noProof w:val="0"/>
                <w:lang w:val="en-CA"/>
              </w:rPr>
              <w:commentReference w:id="107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0"/>
            <w:r w:rsidRPr="007425E1">
              <w:rPr>
                <w:rFonts w:eastAsiaTheme="minorHAnsi"/>
              </w:rPr>
              <w:t xml:space="preserve">with </w:t>
            </w:r>
            <w:commentRangeEnd w:id="1080"/>
            <w:r>
              <w:rPr>
                <w:rStyle w:val="CommentReference"/>
                <w:rFonts w:ascii="Times New Roman" w:eastAsiaTheme="minorHAnsi" w:hAnsi="Times New Roman" w:cstheme="minorBidi"/>
                <w:color w:val="auto"/>
              </w:rPr>
              <w:commentReference w:id="108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1"/>
            <w:r w:rsidRPr="00582AD7">
              <w:t>ⲡⲁⲓ ⲉ̀ϩⲟⲟⲩ</w:t>
            </w:r>
            <w:commentRangeEnd w:id="1081"/>
            <w:r>
              <w:rPr>
                <w:rStyle w:val="CommentReference"/>
                <w:rFonts w:ascii="Garamond" w:hAnsi="Garamond" w:cstheme="minorBidi"/>
                <w:noProof w:val="0"/>
                <w:lang w:val="en-CA"/>
              </w:rPr>
              <w:commentReference w:id="108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2"/>
            <w:r w:rsidRPr="007425E1">
              <w:rPr>
                <w:rFonts w:eastAsiaTheme="minorHAnsi"/>
              </w:rPr>
              <w:t xml:space="preserve">bless </w:t>
            </w:r>
            <w:commentRangeEnd w:id="1082"/>
            <w:r>
              <w:rPr>
                <w:rStyle w:val="CommentReference"/>
                <w:rFonts w:ascii="Times New Roman" w:eastAsiaTheme="minorHAnsi" w:hAnsi="Times New Roman" w:cstheme="minorBidi"/>
                <w:color w:val="auto"/>
              </w:rPr>
              <w:commentReference w:id="108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3" w:name="_Ref448227875"/>
      <w:bookmarkStart w:id="1084" w:name="_Ref448227880"/>
      <w:bookmarkStart w:id="1085" w:name="_Toc459399198"/>
      <w:r>
        <w:t>The Raising of Incense</w:t>
      </w:r>
      <w:bookmarkEnd w:id="1083"/>
      <w:bookmarkEnd w:id="1084"/>
      <w:bookmarkEnd w:id="108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t xml:space="preserve">The Raising of Evening (or </w:t>
      </w:r>
      <w:commentRangeStart w:id="1086"/>
      <w:r>
        <w:t>Morning</w:t>
      </w:r>
      <w:commentRangeEnd w:id="1086"/>
      <w:r>
        <w:rPr>
          <w:rStyle w:val="CommentReference"/>
          <w:rFonts w:eastAsiaTheme="minorHAnsi" w:cstheme="minorBidi"/>
          <w:b w:val="0"/>
          <w:bCs w:val="0"/>
        </w:rPr>
        <w:commentReference w:id="108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7" w:name="ThanksgivingIncense"/>
      <w:r>
        <w:t>The Prayer of Thanksgiving</w:t>
      </w:r>
    </w:p>
    <w:bookmarkEnd w:id="108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8" w:name="_Ref435789344"/>
      <w:bookmarkStart w:id="1089" w:name="VersesCymbals"/>
      <w:r>
        <w:t>The Verses of the Cymbals</w:t>
      </w:r>
      <w:bookmarkEnd w:id="1088"/>
    </w:p>
    <w:bookmarkEnd w:id="108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0"/>
            <w:r w:rsidRPr="007425E1">
              <w:t xml:space="preserve">May </w:t>
            </w:r>
            <w:commentRangeEnd w:id="1090"/>
            <w:r>
              <w:rPr>
                <w:rStyle w:val="CommentReference"/>
                <w:rFonts w:eastAsiaTheme="minorHAnsi" w:cstheme="minorBidi"/>
                <w:color w:val="auto"/>
                <w:lang w:val="en-CA"/>
              </w:rPr>
              <w:commentReference w:id="109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1" w:name="PrayerDeparted"/>
      <w:r>
        <w:t>The Prayer for the Departed</w:t>
      </w:r>
    </w:p>
    <w:bookmarkEnd w:id="109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2"/>
      <w:r>
        <w:t xml:space="preserve"> </w:t>
      </w:r>
      <w:commentRangeEnd w:id="1092"/>
      <w:r>
        <w:rPr>
          <w:rStyle w:val="CommentReference"/>
          <w:lang w:val="en-CA"/>
        </w:rPr>
        <w:commentReference w:id="109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3"/>
      <w:r>
        <w:t xml:space="preserve"> </w:t>
      </w:r>
      <w:commentRangeEnd w:id="1093"/>
      <w:r>
        <w:rPr>
          <w:rStyle w:val="CommentReference"/>
          <w:lang w:val="en-CA"/>
        </w:rPr>
        <w:commentReference w:id="109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4"/>
      <w:r>
        <w:t>You</w:t>
      </w:r>
      <w:commentRangeEnd w:id="1094"/>
      <w:r>
        <w:rPr>
          <w:rStyle w:val="CommentReference"/>
          <w:lang w:val="en-CA"/>
        </w:rPr>
        <w:commentReference w:id="109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5" w:name="_Ref435789903"/>
      <w:r>
        <w:rPr>
          <w:lang w:val="en-GB"/>
        </w:rPr>
        <w:t>Graciously Accord</w:t>
      </w:r>
      <w:bookmarkEnd w:id="109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6" w:name="_Ref435789927"/>
      <w:bookmarkStart w:id="109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8"/>
      <w:r>
        <w:rPr>
          <w:lang w:val="en-GB"/>
        </w:rPr>
        <w:t xml:space="preserve">to </w:t>
      </w:r>
      <w:commentRangeEnd w:id="1098"/>
      <w:r>
        <w:rPr>
          <w:rStyle w:val="CommentReference"/>
          <w:lang w:val="en-CA"/>
        </w:rPr>
        <w:commentReference w:id="109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9" w:name="_Ref442856274"/>
      <w:r>
        <w:t>The Gloria</w:t>
      </w:r>
      <w:bookmarkEnd w:id="1096"/>
      <w:bookmarkEnd w:id="109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0" w:name="_Ref435789969"/>
      <w:bookmarkEnd w:id="109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1" w:name="_Ref442856358"/>
      <w:r>
        <w:t>The Trisagion</w:t>
      </w:r>
      <w:bookmarkEnd w:id="1100"/>
      <w:bookmarkEnd w:id="110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2" w:name="_Ref442856453"/>
      <w:r>
        <w:t>Hail to You</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3" w:name="_Ref434477171"/>
      <w:r>
        <w:t>The Introduction to the Doxologies</w:t>
      </w:r>
      <w:bookmarkEnd w:id="110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4" w:name="_Ref435799700"/>
      <w:r>
        <w:t>The Doxologies</w:t>
      </w:r>
      <w:bookmarkEnd w:id="110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5" w:name="_Ref434487836"/>
      <w:r>
        <w:t>The Evening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6" w:name="_Ref434487846"/>
      <w:r>
        <w:t>The Morning Doxology of the Virgin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7"/>
            <w:r>
              <w:t xml:space="preserve">declared </w:t>
            </w:r>
            <w:commentRangeEnd w:id="1107"/>
            <w:r>
              <w:rPr>
                <w:rStyle w:val="CommentReference"/>
                <w:rFonts w:ascii="Times New Roman" w:eastAsiaTheme="minorHAnsi" w:hAnsi="Times New Roman" w:cstheme="minorBidi"/>
                <w:color w:val="auto"/>
              </w:rPr>
              <w:commentReference w:id="110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8"/>
            <w:r>
              <w:t xml:space="preserve">Good New </w:t>
            </w:r>
            <w:commentRangeEnd w:id="1108"/>
            <w:r>
              <w:rPr>
                <w:rStyle w:val="CommentReference"/>
                <w:rFonts w:ascii="Times New Roman" w:eastAsiaTheme="minorHAnsi" w:hAnsi="Times New Roman" w:cstheme="minorBidi"/>
                <w:color w:val="auto"/>
              </w:rPr>
              <w:commentReference w:id="110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9"/>
            <w:r>
              <w:t>Be our advocate</w:t>
            </w:r>
            <w:commentRangeEnd w:id="1109"/>
            <w:r>
              <w:rPr>
                <w:rStyle w:val="CommentReference"/>
                <w:rFonts w:ascii="Times New Roman" w:eastAsiaTheme="minorHAnsi" w:hAnsi="Times New Roman" w:cstheme="minorBidi"/>
                <w:color w:val="auto"/>
              </w:rPr>
              <w:commentReference w:id="110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0"/>
            <w:r>
              <w:t>Mary</w:t>
            </w:r>
            <w:commentRangeEnd w:id="1110"/>
            <w:r>
              <w:rPr>
                <w:rStyle w:val="CommentReference"/>
                <w:rFonts w:ascii="Times New Roman" w:eastAsiaTheme="minorHAnsi" w:hAnsi="Times New Roman" w:cstheme="minorBidi"/>
                <w:color w:val="auto"/>
              </w:rPr>
              <w:commentReference w:id="111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1" w:name="_Ref435799710"/>
      <w:r>
        <w:t>The Orthodox Creed</w:t>
      </w:r>
      <w:bookmarkEnd w:id="111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2" w:name="_Ref442856751"/>
      <w:r>
        <w:t>God Have mercy upon us</w:t>
      </w:r>
      <w:bookmarkEnd w:id="111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3"/>
      <w:r>
        <w:t>God</w:t>
      </w:r>
      <w:commentRangeEnd w:id="1113"/>
      <w:r>
        <w:rPr>
          <w:rStyle w:val="CommentReference"/>
          <w:lang w:val="en-CA"/>
        </w:rPr>
        <w:commentReference w:id="111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4" w:name="_Ref442856856"/>
      <w:r>
        <w:t>The Prayer for the Gospel</w:t>
      </w:r>
      <w:bookmarkEnd w:id="111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5" w:name="_Ref442870575"/>
      <w:r>
        <w:t>The Gospel Response</w:t>
      </w:r>
      <w:bookmarkEnd w:id="111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6" w:name="_Ref442870289"/>
      <w:r>
        <w:t>The Absolutions</w:t>
      </w:r>
      <w:bookmarkEnd w:id="111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7" w:name="_Ref448228543"/>
      <w:bookmarkStart w:id="1118" w:name="_Ref448228546"/>
      <w:bookmarkStart w:id="1119" w:name="_Ref448471804"/>
      <w:bookmarkStart w:id="1120" w:name="_Toc459399199"/>
      <w:r>
        <w:t>The Book of Psalis and Doxologies</w:t>
      </w:r>
      <w:bookmarkEnd w:id="325"/>
      <w:bookmarkEnd w:id="326"/>
      <w:bookmarkEnd w:id="327"/>
      <w:bookmarkEnd w:id="1117"/>
      <w:bookmarkEnd w:id="1118"/>
      <w:bookmarkEnd w:id="1119"/>
      <w:bookmarkEnd w:id="112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1" w:name="_Toc459399200"/>
      <w:bookmarkStart w:id="1122" w:name="_Toc410196197"/>
      <w:bookmarkStart w:id="1123" w:name="_Toc410196439"/>
      <w:bookmarkStart w:id="1124" w:name="_Toc410196941"/>
      <w:r>
        <w:t>General and Common Doxologies</w:t>
      </w:r>
      <w:bookmarkEnd w:id="1121"/>
    </w:p>
    <w:p w14:paraId="1B082926" w14:textId="77777777" w:rsidR="009C13E9" w:rsidRDefault="009C13E9" w:rsidP="009C13E9">
      <w:pPr>
        <w:pStyle w:val="Heading3"/>
      </w:pPr>
      <w:bookmarkStart w:id="1125" w:name="_Ref434488390"/>
      <w:r>
        <w:t>The Doxology of the Heavenly</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6"/>
            <w:r>
              <w:t>The great and holy luminaries,</w:t>
            </w:r>
            <w:commentRangeEnd w:id="1126"/>
            <w:r>
              <w:rPr>
                <w:rStyle w:val="CommentReference"/>
                <w:rFonts w:ascii="Times New Roman" w:hAnsi="Times New Roman"/>
              </w:rPr>
              <w:commentReference w:id="112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7"/>
            <w:r>
              <w:rPr>
                <w:rStyle w:val="CommentReference"/>
                <w:rFonts w:ascii="Times New Roman" w:hAnsi="Times New Roman"/>
              </w:rPr>
              <w:commentReference w:id="112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8"/>
            <w:r w:rsidRPr="00602B0F">
              <w:t xml:space="preserve">O Lord, </w:t>
            </w:r>
            <w:commentRangeEnd w:id="1128"/>
            <w:r>
              <w:rPr>
                <w:rStyle w:val="CommentReference"/>
                <w:rFonts w:ascii="Times New Roman" w:hAnsi="Times New Roman"/>
              </w:rPr>
              <w:commentReference w:id="112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9" w:name="_Ref434488524"/>
      <w:r>
        <w:t>The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0" w:name="_Ref434488546"/>
      <w:r>
        <w:t>Another Doxology of St. John the Baptist</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1" w:name="_Ref434488644"/>
      <w:r>
        <w:t>A Doxology for the Apostles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2"/>
            <w:r>
              <w:t xml:space="preserve">called </w:t>
            </w:r>
            <w:commentRangeEnd w:id="1132"/>
            <w:r>
              <w:rPr>
                <w:rStyle w:val="CommentReference"/>
                <w:rFonts w:ascii="Times New Roman" w:eastAsiaTheme="minorHAnsi" w:hAnsi="Times New Roman" w:cstheme="minorBidi"/>
                <w:color w:val="auto"/>
              </w:rPr>
              <w:commentReference w:id="113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3"/>
            <w:r>
              <w:t>Who loved him greatly.</w:t>
            </w:r>
            <w:commentRangeEnd w:id="1133"/>
            <w:r>
              <w:rPr>
                <w:rStyle w:val="CommentReference"/>
                <w:rFonts w:ascii="Times New Roman" w:eastAsiaTheme="minorHAnsi" w:hAnsi="Times New Roman" w:cstheme="minorBidi"/>
                <w:color w:val="auto"/>
              </w:rPr>
              <w:commentReference w:id="113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4" w:name="_Ref434488657"/>
      <w:r>
        <w:t>Another Doxology for the Apostles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5"/>
            <w:r>
              <w:t xml:space="preserve">Our </w:t>
            </w:r>
            <w:commentRangeEnd w:id="1135"/>
            <w:r>
              <w:rPr>
                <w:rStyle w:val="CommentReference"/>
                <w:rFonts w:ascii="Times New Roman" w:eastAsiaTheme="minorHAnsi" w:hAnsi="Times New Roman" w:cstheme="minorBidi"/>
                <w:color w:val="auto"/>
              </w:rPr>
              <w:commentReference w:id="113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36"/>
            <w:r>
              <w:t xml:space="preserve">And </w:t>
            </w:r>
            <w:commentRangeEnd w:id="1136"/>
            <w:r>
              <w:rPr>
                <w:rStyle w:val="CommentReference"/>
                <w:rFonts w:ascii="Times New Roman" w:eastAsiaTheme="minorHAnsi" w:hAnsi="Times New Roman" w:cstheme="minorBidi"/>
                <w:color w:val="auto"/>
              </w:rPr>
              <w:commentReference w:id="113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7"/>
            <w:r>
              <w:t>And was numbered with</w:t>
            </w:r>
          </w:p>
          <w:p w14:paraId="5527B3A6" w14:textId="77777777" w:rsidR="004C7F73" w:rsidRDefault="004C7F73" w:rsidP="004C7F73">
            <w:pPr>
              <w:pStyle w:val="EngHangEnd"/>
            </w:pPr>
            <w:r>
              <w:t>The rest of the Apostles.</w:t>
            </w:r>
            <w:commentRangeEnd w:id="1137"/>
            <w:r>
              <w:rPr>
                <w:rStyle w:val="CommentReference"/>
                <w:rFonts w:ascii="Times New Roman" w:eastAsiaTheme="minorHAnsi" w:hAnsi="Times New Roman" w:cstheme="minorBidi"/>
                <w:color w:val="auto"/>
              </w:rPr>
              <w:commentReference w:id="113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8"/>
            <w:r>
              <w:t xml:space="preserve">sound </w:t>
            </w:r>
            <w:commentRangeEnd w:id="1138"/>
            <w:r>
              <w:rPr>
                <w:rStyle w:val="CommentReference"/>
                <w:rFonts w:ascii="Times New Roman" w:eastAsiaTheme="minorHAnsi" w:hAnsi="Times New Roman" w:cstheme="minorBidi"/>
                <w:color w:val="auto"/>
              </w:rPr>
              <w:commentReference w:id="113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9" w:name="_Ref434488814"/>
      <w:r>
        <w:t>The Doxology of St. Mark</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0"/>
            <w:r>
              <w:t>Beholder of God</w:t>
            </w:r>
            <w:commentRangeEnd w:id="1140"/>
            <w:r>
              <w:rPr>
                <w:rStyle w:val="CommentReference"/>
                <w:rFonts w:ascii="Times New Roman" w:eastAsiaTheme="minorHAnsi" w:hAnsi="Times New Roman" w:cstheme="minorBidi"/>
                <w:color w:val="auto"/>
              </w:rPr>
              <w:commentReference w:id="114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1" w:name="_Ref434488992"/>
      <w:r>
        <w:t>The Doxology of Any Apostle</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4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2"/>
            <w:r>
              <w:rPr>
                <w:rStyle w:val="CommentReference"/>
                <w:rFonts w:ascii="Times New Roman" w:eastAsiaTheme="minorHAnsi" w:hAnsi="Times New Roman" w:cstheme="minorBidi"/>
                <w:color w:val="auto"/>
              </w:rPr>
              <w:commentReference w:id="114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3"/>
            <w:r>
              <w:t>compatriots</w:t>
            </w:r>
            <w:commentRangeEnd w:id="1143"/>
            <w:r>
              <w:rPr>
                <w:rStyle w:val="CommentReference"/>
                <w:rFonts w:ascii="Times New Roman" w:eastAsiaTheme="minorHAnsi" w:hAnsi="Times New Roman" w:cstheme="minorBidi"/>
                <w:color w:val="auto"/>
              </w:rPr>
              <w:commentReference w:id="114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4" w:name="_Ref434489014"/>
      <w:r>
        <w:t>The Doxology of St. Stephen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5" w:name="_Ref434489170"/>
      <w:r>
        <w:t>The Doxology of St. George</w:t>
      </w:r>
      <w:bookmarkEnd w:id="114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6" w:name="_Ref434490082"/>
      <w:r>
        <w:t>The Doxology of St. Demiana</w:t>
      </w:r>
      <w:bookmarkEnd w:id="114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7" w:name="_Ref434489950"/>
      <w:r>
        <w:t>The Doxology of the Martyrs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8"/>
            <w:r>
              <w:t>Akrash</w:t>
            </w:r>
            <w:commentRangeEnd w:id="1148"/>
            <w:r>
              <w:rPr>
                <w:rStyle w:val="CommentReference"/>
              </w:rPr>
              <w:commentReference w:id="114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9" w:name="_Ref434490311"/>
      <w:r>
        <w:t>The Doxology of St. Anthony and St. Paul</w:t>
      </w:r>
      <w:bookmarkEnd w:id="114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0"/>
            <w:r w:rsidRPr="004764BD">
              <w:t>give light to</w:t>
            </w:r>
            <w:commentRangeEnd w:id="1150"/>
            <w:r>
              <w:rPr>
                <w:rStyle w:val="CommentReference"/>
                <w:rFonts w:ascii="Times New Roman" w:eastAsiaTheme="minorHAnsi" w:hAnsi="Times New Roman" w:cstheme="minorBidi"/>
                <w:color w:val="auto"/>
              </w:rPr>
              <w:commentReference w:id="115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1" w:name="_Ref434490826"/>
      <w:r>
        <w:t>The Doxology of St. Pishoy and St. Paul of Tammah</w:t>
      </w:r>
      <w:bookmarkEnd w:id="115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2" w:name="_Ref434492161"/>
      <w:r>
        <w:t>The Doxology of St. Athanasius the Apostolic</w:t>
      </w:r>
      <w:bookmarkEnd w:id="115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3" w:name="_Ref434492536"/>
      <w:r>
        <w:t xml:space="preserve">The Doxology of </w:t>
      </w:r>
      <w:r w:rsidR="00231798">
        <w:t>the</w:t>
      </w:r>
      <w:r>
        <w:t xml:space="preserve"> Cross Bearers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4" w:name="_Ref434492645"/>
      <w:r>
        <w:t>The Doxology for a Hierarch Who is Present</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4"/>
            <w:r>
              <w:rPr>
                <w:rStyle w:val="CommentReference"/>
                <w:rFonts w:ascii="Times New Roman" w:eastAsiaTheme="minorHAnsi" w:hAnsi="Times New Roman" w:cstheme="minorBidi"/>
                <w:color w:val="auto"/>
              </w:rPr>
              <w:commentReference w:id="116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8" w:name="_Toc459399201"/>
      <w:bookmarkStart w:id="1169" w:name="September"/>
      <w:r>
        <w:t>September</w:t>
      </w:r>
      <w:bookmarkEnd w:id="1122"/>
      <w:bookmarkEnd w:id="1123"/>
      <w:bookmarkEnd w:id="112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1275D9">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1275D9">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1275D9">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1275D9">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1275D9">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1275D9">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1275D9">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1275D9">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1275D9">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1275D9">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1275D9">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1275D9">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1275D9">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1275D9">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1275D9">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1275D9">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0" w:name="_Toc410196198"/>
      <w:bookmarkStart w:id="1171" w:name="_Toc410196440"/>
      <w:bookmarkStart w:id="1172" w:name="_Toc410196942"/>
      <w:r>
        <w:br w:type="page"/>
      </w:r>
    </w:p>
    <w:p w14:paraId="3B77A2B2" w14:textId="6F99453D" w:rsidR="00495F1A" w:rsidRDefault="0092592B" w:rsidP="00495F1A">
      <w:pPr>
        <w:pStyle w:val="Heading3"/>
      </w:pPr>
      <w:bookmarkStart w:id="1173" w:name="_Toc459399235"/>
      <w:r>
        <w:t xml:space="preserve">August 29 (30) / Tho-out 1: </w:t>
      </w:r>
      <w:r w:rsidR="00495F1A">
        <w:t>Ecclesiastical New Year: Nairouz</w:t>
      </w:r>
      <w:bookmarkEnd w:id="1170"/>
      <w:bookmarkEnd w:id="1171"/>
      <w:bookmarkEnd w:id="1172"/>
      <w:bookmarkEnd w:id="117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5" w:name="_Ref459398951"/>
      <w:r>
        <w:t>The Doxolog</w:t>
      </w:r>
      <w:r w:rsidR="00E21EA3">
        <w:t>y for Ecclesiastical New Year</w:t>
      </w:r>
      <w:bookmarkEnd w:id="1174"/>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6"/>
            <w:r>
              <w:t xml:space="preserve">wiles </w:t>
            </w:r>
            <w:commentRangeEnd w:id="1176"/>
            <w:r>
              <w:rPr>
                <w:rStyle w:val="CommentReference"/>
                <w:rFonts w:ascii="Times New Roman" w:eastAsiaTheme="minorHAnsi" w:hAnsi="Times New Roman" w:cstheme="minorBidi"/>
                <w:color w:val="auto"/>
              </w:rPr>
              <w:commentReference w:id="117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7" w:name="_Ref434473482"/>
      <w:r>
        <w:t>The Psali Adam</w:t>
      </w:r>
      <w:r w:rsidR="00B411C9">
        <w:t xml:space="preserve"> for the Ecclesiastical New Year</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8"/>
            <w:r>
              <w:t xml:space="preserve">Ϯⲛⲁⲟⲩⲱϣⲧ </w:t>
            </w:r>
            <w:commentRangeEnd w:id="1178"/>
            <w:r>
              <w:rPr>
                <w:rStyle w:val="CommentReference"/>
                <w:rFonts w:ascii="Times New Roman" w:hAnsi="Times New Roman"/>
              </w:rPr>
              <w:commentReference w:id="117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79"/>
            <w:r>
              <w:t>reign</w:t>
            </w:r>
            <w:commentRangeEnd w:id="1179"/>
            <w:r>
              <w:rPr>
                <w:rStyle w:val="CommentReference"/>
              </w:rPr>
              <w:commentReference w:id="117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0" w:name="_Ref434473530"/>
      <w:r>
        <w:t xml:space="preserve">The Psali </w:t>
      </w:r>
      <w:r w:rsidR="004E71A7">
        <w:t>Batos for the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1"/>
            <w:r>
              <w:t xml:space="preserve">be </w:t>
            </w:r>
            <w:commentRangeEnd w:id="1181"/>
            <w:r>
              <w:rPr>
                <w:rStyle w:val="CommentReference"/>
              </w:rPr>
              <w:commentReference w:id="118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2"/>
            <w:r>
              <w:t xml:space="preserve">Ⲁⲙⲱⲛⲓ </w:t>
            </w:r>
            <w:commentRangeEnd w:id="1182"/>
            <w:r>
              <w:rPr>
                <w:rStyle w:val="CommentReference"/>
                <w:rFonts w:ascii="Times New Roman" w:hAnsi="Times New Roman"/>
              </w:rPr>
              <w:commentReference w:id="118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3"/>
            <w:r>
              <w:t xml:space="preserve">the </w:t>
            </w:r>
            <w:commentRangeEnd w:id="1183"/>
            <w:r>
              <w:rPr>
                <w:rStyle w:val="CommentReference"/>
              </w:rPr>
              <w:commentReference w:id="118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4"/>
            <w:r>
              <w:t xml:space="preserve">entreat </w:t>
            </w:r>
            <w:commentRangeEnd w:id="1184"/>
            <w:r>
              <w:rPr>
                <w:rStyle w:val="CommentReference"/>
              </w:rPr>
              <w:commentReference w:id="118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5" w:name="_Toc459399236"/>
      <w:r>
        <w:t xml:space="preserve">August 29 (30) / Tho-out 1: </w:t>
      </w:r>
      <w:r w:rsidRPr="00646349">
        <w:t xml:space="preserve">Also </w:t>
      </w:r>
      <w:r>
        <w:t>the Martyrdom of St. Bartholomew the Apostle</w:t>
      </w:r>
      <w:bookmarkEnd w:id="118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6" w:name="_Toc459399237"/>
      <w:r>
        <w:t xml:space="preserve">August 30 (31) / Tho-out 2: </w:t>
      </w:r>
      <w:r w:rsidR="005242D1">
        <w:t xml:space="preserve">Martyrdom of </w:t>
      </w:r>
      <w:r>
        <w:t>St. John the Baptist</w:t>
      </w:r>
      <w:bookmarkEnd w:id="118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7" w:name="_Toc459399238"/>
      <w:r>
        <w:t>September 1 (2) / Tho-out 4: St. Verena</w:t>
      </w:r>
      <w:bookmarkEnd w:id="1187"/>
    </w:p>
    <w:p w14:paraId="593C8957" w14:textId="505B2827" w:rsidR="00DB5470" w:rsidRDefault="00296539" w:rsidP="00DB5470">
      <w:pPr>
        <w:pStyle w:val="Heading4"/>
      </w:pPr>
      <w:bookmarkStart w:id="118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9" w:name="_Ref459401476"/>
      <w:r>
        <w:t>The Doxology</w:t>
      </w:r>
      <w:r w:rsidR="00B46E6E">
        <w:t xml:space="preserve"> for St. Verena</w:t>
      </w:r>
      <w:bookmarkEnd w:id="1188"/>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90" w:name="_Toc459399239"/>
      <w:r>
        <w:t>September 3 (4) / Tho-out 6: St. Phoebe the Protodeaconess</w:t>
      </w:r>
      <w:r w:rsidR="008C4D26">
        <w:rPr>
          <w:rStyle w:val="FootnoteReference"/>
        </w:rPr>
        <w:footnoteReference w:id="932"/>
      </w:r>
      <w:bookmarkEnd w:id="1190"/>
    </w:p>
    <w:p w14:paraId="47E3028B" w14:textId="77777777" w:rsidR="0039635A" w:rsidRDefault="0039635A" w:rsidP="0039635A">
      <w:pPr>
        <w:pStyle w:val="Heading3"/>
      </w:pPr>
      <w:bookmarkStart w:id="1191" w:name="_Toc459399240"/>
      <w:r>
        <w:t>September 4 (5) / Tho-out 7: St. Dioscorus</w:t>
      </w:r>
      <w:bookmarkEnd w:id="1191"/>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2" w:name="_Toc459399241"/>
      <w:r>
        <w:t>September 4 (5) / Tho-out 7: Also St. Rebecca and her Children</w:t>
      </w:r>
      <w:bookmarkEnd w:id="1192"/>
    </w:p>
    <w:p w14:paraId="51FECB60" w14:textId="7CDB2FBF" w:rsidR="00BD6485" w:rsidRDefault="00BD6485" w:rsidP="00BD6485">
      <w:pPr>
        <w:pStyle w:val="Heading4"/>
      </w:pPr>
      <w:bookmarkStart w:id="119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4" w:name="_Ref459401387"/>
      <w:r>
        <w:t>The Doxology</w:t>
      </w:r>
      <w:r w:rsidR="00B46E6E">
        <w:t xml:space="preserve"> for St. Rebecca and her Children</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5" w:name="_Toc459399242"/>
      <w:r>
        <w:t>September 9 (10) / Tho-out 12: Commemoration of Archangel Michael</w:t>
      </w:r>
      <w:bookmarkEnd w:id="1195"/>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6" w:name="_Toc459399243"/>
      <w:r>
        <w:t xml:space="preserve">September 12 (13) / Tho-out 15: </w:t>
      </w:r>
      <w:r w:rsidR="00191A26">
        <w:t xml:space="preserve">Translocation of the Relics of </w:t>
      </w:r>
      <w:r>
        <w:t>St. Stephen</w:t>
      </w:r>
      <w:bookmarkEnd w:id="119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7" w:name="_Toc410196199"/>
      <w:bookmarkStart w:id="1198" w:name="_Toc410196441"/>
      <w:bookmarkStart w:id="1199" w:name="_Toc410196943"/>
      <w:bookmarkStart w:id="1200" w:name="_Ref434563524"/>
      <w:bookmarkStart w:id="1201" w:name="_Ref434563530"/>
      <w:bookmarkStart w:id="1202" w:name="_Toc459399244"/>
      <w:r>
        <w:t xml:space="preserve">September 14 (15) / Tho-out 17: </w:t>
      </w:r>
      <w:r w:rsidR="00495F1A">
        <w:t>The Dedication of the Church of the Holy Cross</w:t>
      </w:r>
      <w:bookmarkEnd w:id="1197"/>
      <w:bookmarkEnd w:id="1198"/>
      <w:bookmarkEnd w:id="1199"/>
      <w:bookmarkEnd w:id="1200"/>
      <w:bookmarkEnd w:id="1201"/>
      <w:bookmarkEnd w:id="120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4" w:name="_Ref459399000"/>
      <w:r>
        <w:t>The Doxology</w:t>
      </w:r>
      <w:r w:rsidR="00E21EA3">
        <w:t xml:space="preserve"> for the Feast of the Cross</w:t>
      </w:r>
      <w:bookmarkEnd w:id="1203"/>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5" w:name="_Ref434474964"/>
      <w:r>
        <w:t>The Psali Ada</w:t>
      </w:r>
      <w:r w:rsidR="006C1B94">
        <w:t>m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6"/>
            <w:r>
              <w:rPr>
                <w:rStyle w:val="CommentReference"/>
              </w:rPr>
              <w:commentReference w:id="120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7" w:name="_Ref434474992"/>
      <w:r>
        <w:t>The Psali Bato</w:t>
      </w:r>
      <w:r w:rsidR="006C1B94">
        <w:t>s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8" w:name="_Toc459399245"/>
      <w:r>
        <w:t>September 18 (19) / Tho-out 21: Commemoration of the Theotokos</w:t>
      </w:r>
      <w:bookmarkEnd w:id="120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9" w:name="_Toc459399246"/>
      <w:r>
        <w:t>September 21 (22) / Tho-out 24: Martyrdom of St. Quandratus, One of the Seventy Two</w:t>
      </w:r>
      <w:bookmarkEnd w:id="120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10" w:name="_Toc459399247"/>
      <w:r>
        <w:t xml:space="preserve">September 22 (23) / </w:t>
      </w:r>
      <w:commentRangeStart w:id="1211"/>
      <w:r>
        <w:t>Tho-out 24</w:t>
      </w:r>
      <w:commentRangeEnd w:id="1211"/>
      <w:r w:rsidR="00C46B09">
        <w:rPr>
          <w:rStyle w:val="CommentReference"/>
          <w:rFonts w:eastAsiaTheme="minorHAnsi" w:cstheme="minorBidi"/>
          <w:b w:val="0"/>
          <w:bCs w:val="0"/>
        </w:rPr>
        <w:commentReference w:id="1211"/>
      </w:r>
      <w:r>
        <w:t>: St. Maurice and the Theban Legion</w:t>
      </w:r>
      <w:bookmarkEnd w:id="1210"/>
    </w:p>
    <w:p w14:paraId="74C264D0" w14:textId="77777777" w:rsidR="00D54A29" w:rsidRDefault="00B46E6E" w:rsidP="00D54A29">
      <w:pPr>
        <w:pStyle w:val="Heading4"/>
      </w:pPr>
      <w:bookmarkStart w:id="1212" w:name="_Ref434489859"/>
      <w:r>
        <w:t>The Doxology for</w:t>
      </w:r>
      <w:r w:rsidR="00D54A29">
        <w:t xml:space="preserve"> St. Maurice and the Theban Legion</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3" w:name="_Ref434489873"/>
      <w:r>
        <w:t>Another Doxology of St. Maurice</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4" w:name="_Toc459399248"/>
      <w:r>
        <w:t>September 23 (24) / Tho-out 26: Annunciation of St. John the Baptist to Zacharias</w:t>
      </w:r>
      <w:bookmarkEnd w:id="121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5" w:name="_Ref435003974"/>
      <w:bookmarkStart w:id="121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5"/>
      <w:bookmarkEnd w:id="1216"/>
    </w:p>
    <w:p w14:paraId="0A0A7EC3" w14:textId="08992E6A" w:rsidR="00C0205C" w:rsidRDefault="00C0205C" w:rsidP="00C0205C">
      <w:pPr>
        <w:pStyle w:val="Heading4"/>
      </w:pPr>
      <w:bookmarkStart w:id="1217" w:name="_Ref435003845"/>
      <w:r>
        <w:t>The Psali Adam for the 29</w:t>
      </w:r>
      <w:r w:rsidRPr="00C0205C">
        <w:rPr>
          <w:vertAlign w:val="superscript"/>
        </w:rPr>
        <w:t>th</w:t>
      </w:r>
      <w:r>
        <w:t xml:space="preserve"> of Every </w:t>
      </w:r>
      <w:r w:rsidR="004246C3">
        <w:t xml:space="preserve">Coptic </w:t>
      </w:r>
      <w:r>
        <w:t>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8"/>
            <w:r>
              <w:t>At the end of times.</w:t>
            </w:r>
            <w:commentRangeEnd w:id="1218"/>
            <w:r>
              <w:rPr>
                <w:rStyle w:val="CommentReference"/>
                <w:rFonts w:ascii="Times New Roman" w:eastAsiaTheme="minorHAnsi" w:hAnsi="Times New Roman" w:cstheme="minorBidi"/>
                <w:color w:val="auto"/>
              </w:rPr>
              <w:commentReference w:id="121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9" w:name="_Ref435003860"/>
      <w:r>
        <w:t>The Psali Batos for the 29</w:t>
      </w:r>
      <w:r w:rsidRPr="00C0205C">
        <w:rPr>
          <w:vertAlign w:val="superscript"/>
        </w:rPr>
        <w:t>th</w:t>
      </w:r>
      <w:r>
        <w:t xml:space="preserve"> of Every 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0"/>
            <w:r>
              <w:rPr>
                <w:rStyle w:val="CommentReference"/>
                <w:rFonts w:ascii="Times New Roman" w:eastAsiaTheme="minorHAnsi" w:hAnsi="Times New Roman" w:cstheme="minorBidi"/>
                <w:color w:val="auto"/>
              </w:rPr>
              <w:commentReference w:id="122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1"/>
            <w:r>
              <w:t xml:space="preserve"> Lord God</w:t>
            </w:r>
            <w:commentRangeEnd w:id="1221"/>
            <w:r>
              <w:rPr>
                <w:rStyle w:val="CommentReference"/>
                <w:rFonts w:ascii="Times New Roman" w:eastAsiaTheme="minorHAnsi" w:hAnsi="Times New Roman" w:cstheme="minorBidi"/>
                <w:color w:val="auto"/>
              </w:rPr>
              <w:commentReference w:id="122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2" w:name="_Toc459399250"/>
      <w:r>
        <w:t>September 27 (28) / Tho-out 30: Miracle performed by St. Athanasius the Apostolic</w:t>
      </w:r>
      <w:bookmarkEnd w:id="122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3" w:name="_Ref434561058"/>
      <w:bookmarkStart w:id="1224" w:name="_Toc459399251"/>
      <w:r>
        <w:t xml:space="preserve">September 29 (30) / Paopi 2: </w:t>
      </w:r>
      <w:r w:rsidR="000274A5">
        <w:t xml:space="preserve">The Coming of </w:t>
      </w:r>
      <w:r>
        <w:t>St. Severus</w:t>
      </w:r>
      <w:r w:rsidR="000274A5">
        <w:t xml:space="preserve"> to Egypt</w:t>
      </w:r>
      <w:bookmarkEnd w:id="1223"/>
      <w:bookmarkEnd w:id="1224"/>
    </w:p>
    <w:p w14:paraId="1B16436A" w14:textId="77777777" w:rsidR="0039635A" w:rsidRDefault="0039635A" w:rsidP="0039635A">
      <w:pPr>
        <w:pStyle w:val="Heading4"/>
      </w:pPr>
      <w:bookmarkStart w:id="1225" w:name="_Ref434492249"/>
      <w:r>
        <w:t>The Doxology</w:t>
      </w:r>
      <w:r w:rsidR="00B82753">
        <w:t xml:space="preserve"> for St. Severus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6"/>
            <w:r w:rsidRPr="004764BD">
              <w:t xml:space="preserve">confirmed </w:t>
            </w:r>
            <w:commentRangeEnd w:id="1226"/>
            <w:r>
              <w:rPr>
                <w:rStyle w:val="CommentReference"/>
                <w:rFonts w:ascii="Times New Roman" w:eastAsiaTheme="minorHAnsi" w:hAnsi="Times New Roman" w:cstheme="minorBidi"/>
                <w:color w:val="auto"/>
              </w:rPr>
              <w:commentReference w:id="122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7" w:name="_Toc410196200"/>
      <w:bookmarkStart w:id="1228" w:name="_Toc410196442"/>
      <w:bookmarkStart w:id="1229" w:name="_Toc410196944"/>
      <w:bookmarkStart w:id="1230" w:name="October"/>
      <w:bookmarkEnd w:id="116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1" w:name="_Toc459399202"/>
      <w:r>
        <w:t>October</w:t>
      </w:r>
      <w:bookmarkEnd w:id="1227"/>
      <w:bookmarkEnd w:id="1228"/>
      <w:bookmarkEnd w:id="1229"/>
      <w:r w:rsidR="006E370D">
        <w:t xml:space="preserve"> or </w:t>
      </w:r>
      <w:r w:rsidR="006E370D">
        <w:rPr>
          <w:rFonts w:ascii="FreeSerifAvvaShenouda" w:hAnsi="FreeSerifAvvaShenouda" w:cs="FreeSerifAvvaShenouda"/>
        </w:rPr>
        <w:t>Ⲡⲁⲱⲡⲉ</w:t>
      </w:r>
      <w:bookmarkEnd w:id="1231"/>
    </w:p>
    <w:bookmarkStart w:id="123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1275D9">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1275D9">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1275D9">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1275D9">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1275D9">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1275D9">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1275D9">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1275D9">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1275D9">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1275D9">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1275D9">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1275D9">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3" w:name="_Ref436250096"/>
      <w:bookmarkStart w:id="1234" w:name="_Ref436250168"/>
      <w:bookmarkStart w:id="1235" w:name="_Toc459399252"/>
      <w:r>
        <w:t>October 1 (2) / Paopi 4: St. Bacchus</w:t>
      </w:r>
      <w:bookmarkEnd w:id="1232"/>
      <w:bookmarkEnd w:id="1233"/>
      <w:bookmarkEnd w:id="1234"/>
      <w:bookmarkEnd w:id="1235"/>
    </w:p>
    <w:p w14:paraId="5652177B" w14:textId="579A358D" w:rsidR="003037B8" w:rsidRDefault="003037B8" w:rsidP="003037B8">
      <w:pPr>
        <w:pStyle w:val="Heading4"/>
      </w:pPr>
      <w:bookmarkStart w:id="123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7" w:name="_Ref459401216"/>
      <w:r>
        <w:t>The Doxology</w:t>
      </w:r>
      <w:r w:rsidR="00B46E6E">
        <w:t xml:space="preserve"> for Sts. Sergius and Bacchus</w:t>
      </w:r>
      <w:bookmarkEnd w:id="1236"/>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8"/>
            <w:r>
              <w:t>heroes</w:t>
            </w:r>
            <w:commentRangeEnd w:id="1238"/>
            <w:r>
              <w:rPr>
                <w:rStyle w:val="CommentReference"/>
                <w:rFonts w:ascii="Times New Roman" w:eastAsiaTheme="minorHAnsi" w:hAnsi="Times New Roman" w:cstheme="minorBidi"/>
                <w:color w:val="auto"/>
              </w:rPr>
              <w:commentReference w:id="123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9" w:name="_Toc459399253"/>
      <w:r>
        <w:t>October 4 (5) / Paopi 7: St. Paul of Tammoh</w:t>
      </w:r>
      <w:bookmarkEnd w:id="123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40" w:name="_Toc459399254"/>
      <w:r>
        <w:t>October 7 (8) / Paopi 10: St. Sergius</w:t>
      </w:r>
      <w:bookmarkEnd w:id="124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41" w:name="_Toc459399255"/>
      <w:r>
        <w:t>October 8 (9) / Paopi 11: St. Pelagia</w:t>
      </w:r>
    </w:p>
    <w:p w14:paraId="6BEB9A40" w14:textId="6BC176D9" w:rsidR="008B74E6" w:rsidRDefault="008B74E6" w:rsidP="008B74E6">
      <w:pPr>
        <w:pStyle w:val="Heading4"/>
      </w:pPr>
      <w:bookmarkStart w:id="1242" w:name="_Ref465591664"/>
      <w:r>
        <w:t>The Doxology for St. Pelagia</w:t>
      </w:r>
      <w:r>
        <w:rPr>
          <w:rStyle w:val="FootnoteReference"/>
        </w:rPr>
        <w:footnoteReference w:id="936"/>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t>October 9 (10) / Paopi 12: Commemoration of Archangel Michael</w:t>
      </w:r>
      <w:bookmarkEnd w:id="1241"/>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3" w:name="_Ref434564830"/>
      <w:bookmarkStart w:id="1244" w:name="_Toc459399256"/>
      <w:r>
        <w:t>October 11 (12) / Paopi 14: St. Philip the Deacon, One of the 72</w:t>
      </w:r>
    </w:p>
    <w:p w14:paraId="604ECA2E" w14:textId="7C4F7F00" w:rsidR="008B74E6" w:rsidRDefault="008B74E6" w:rsidP="008B74E6">
      <w:pPr>
        <w:pStyle w:val="Heading4"/>
      </w:pPr>
      <w:bookmarkStart w:id="1245" w:name="_Ref465591592"/>
      <w:r>
        <w:t>The Doxology for St. Philip the Deacon</w:t>
      </w:r>
      <w:r>
        <w:rPr>
          <w:rStyle w:val="FootnoteReference"/>
        </w:rPr>
        <w:footnoteReference w:id="937"/>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3"/>
      <w:bookmarkEnd w:id="1244"/>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7" w:name="_Ref459401434"/>
      <w:r>
        <w:t>The Doxology</w:t>
      </w:r>
      <w:r w:rsidR="00B46E6E">
        <w:t xml:space="preserve"> for St. John the Short</w:t>
      </w:r>
      <w:bookmarkEnd w:id="1246"/>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8" w:name="_Toc459399257"/>
      <w:r>
        <w:t>October 18 (19) / Paopi</w:t>
      </w:r>
      <w:r w:rsidR="00FE0AE4">
        <w:t xml:space="preserve"> </w:t>
      </w:r>
      <w:r>
        <w:t>21: Commemoration of the Theotokos</w:t>
      </w:r>
      <w:bookmarkEnd w:id="1248"/>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9" w:name="_Toc459399258"/>
      <w:r>
        <w:t>October 18 (19) / Paopi</w:t>
      </w:r>
      <w:r w:rsidR="00FE0AE4">
        <w:t xml:space="preserve"> </w:t>
      </w:r>
      <w:r>
        <w:t>21: Also St. Teji (Reweiss)</w:t>
      </w:r>
      <w:bookmarkEnd w:id="124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0" w:name="_Ref434491337"/>
      <w:r>
        <w:t>The Doxology</w:t>
      </w:r>
      <w:r w:rsidR="00810F04">
        <w:t xml:space="preserve"> for St. Teji (Reweiss)</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2" w:name="_Toc459399259"/>
      <w:r>
        <w:t>October 23 (24) / Paopi</w:t>
      </w:r>
      <w:r w:rsidR="00FE0AE4">
        <w:t xml:space="preserve"> </w:t>
      </w:r>
      <w:r>
        <w:t>26: St. Apip the Friend of St. Apollo</w:t>
      </w:r>
      <w:bookmarkEnd w:id="1251"/>
      <w:bookmarkEnd w:id="1252"/>
    </w:p>
    <w:p w14:paraId="69CDA95A" w14:textId="77777777" w:rsidR="00E30E2D" w:rsidRPr="00137929" w:rsidRDefault="00E30E2D" w:rsidP="00E30E2D">
      <w:pPr>
        <w:pStyle w:val="Heading4"/>
      </w:pPr>
      <w:bookmarkStart w:id="1253" w:name="_Ref434492837"/>
      <w:r>
        <w:t>The Doxology</w:t>
      </w:r>
      <w:r w:rsidR="00B82753">
        <w:t xml:space="preserve"> for Sts. Apollo and Apip</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4" w:name="_Toc459399260"/>
      <w:r>
        <w:t>October 23 (24) / Paopi</w:t>
      </w:r>
      <w:r w:rsidR="00FE0AE4">
        <w:t xml:space="preserve"> </w:t>
      </w:r>
      <w:r>
        <w:t>26: The Martyrdom of St. Timothy the Apostle</w:t>
      </w:r>
      <w:bookmarkEnd w:id="1254"/>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5" w:name="_Toc459399261"/>
      <w:r>
        <w:t>October 24 (25) / Paopi</w:t>
      </w:r>
      <w:r w:rsidR="00FE0AE4">
        <w:t xml:space="preserve"> </w:t>
      </w:r>
      <w:r>
        <w:t>27: St. Macarius the Bishop of Edkow</w:t>
      </w:r>
      <w:bookmarkEnd w:id="1255"/>
    </w:p>
    <w:p w14:paraId="1E91FBC2" w14:textId="74F8FE2B" w:rsidR="00137929" w:rsidRPr="00137929" w:rsidRDefault="00137929" w:rsidP="00137929">
      <w:pPr>
        <w:pStyle w:val="Heading4"/>
      </w:pPr>
      <w:bookmarkStart w:id="1256" w:name="_Ref434490474"/>
      <w:r>
        <w:t>The Doxology</w:t>
      </w:r>
      <w:r w:rsidR="00B46E6E">
        <w:t xml:space="preserve"> for St. Macarius the Bishop of Edkow</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7" w:name="_Toc459399262"/>
      <w:r>
        <w:t>October 26 (27) / Paopi 29: Commemoration of the Annunciation, Nativity, and Resurrection on the 29</w:t>
      </w:r>
      <w:r w:rsidRPr="00C0205C">
        <w:rPr>
          <w:vertAlign w:val="superscript"/>
        </w:rPr>
        <w:t>th</w:t>
      </w:r>
      <w:r>
        <w:t xml:space="preserve"> of Every Month</w:t>
      </w:r>
      <w:bookmarkEnd w:id="1257"/>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8" w:name="_Toc459399263"/>
      <w:r>
        <w:t>October 27 (28) / Paopi 30: St. Mark</w:t>
      </w:r>
      <w:r w:rsidR="00F20BBD">
        <w:t xml:space="preserve"> (Consecration and Appearance of Head)</w:t>
      </w:r>
      <w:bookmarkEnd w:id="1258"/>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9" w:name="_Toc459399264"/>
      <w:r>
        <w:t>October 28 (29) / Athor 1: St. Cleopas and His Companion, Two of the Seventy Two Apostles</w:t>
      </w:r>
      <w:bookmarkEnd w:id="1259"/>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60" w:name="_Toc410196201"/>
      <w:bookmarkStart w:id="1261" w:name="_Toc410196443"/>
      <w:bookmarkStart w:id="1262" w:name="_Toc410196945"/>
      <w:bookmarkStart w:id="1263" w:name="_Toc459399203"/>
      <w:bookmarkStart w:id="1264" w:name="November"/>
      <w:bookmarkEnd w:id="1230"/>
      <w:r>
        <w:t>November</w:t>
      </w:r>
      <w:r w:rsidR="00495F1A">
        <w:t xml:space="preserve"> or </w:t>
      </w:r>
      <w:bookmarkEnd w:id="1260"/>
      <w:bookmarkEnd w:id="1261"/>
      <w:bookmarkEnd w:id="1262"/>
      <w:r w:rsidRPr="00FB5E62">
        <w:rPr>
          <w:rFonts w:ascii="FreeSerifAvvaShenouda" w:eastAsia="Arial Unicode MS" w:hAnsi="FreeSerifAvvaShenouda" w:cs="FreeSerifAvvaShenouda"/>
        </w:rPr>
        <w:t>Ⲁⲑⲟⲣ</w:t>
      </w:r>
      <w:bookmarkEnd w:id="1263"/>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1275D9">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1275D9">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1275D9">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1275D9">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1275D9">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1275D9">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1275D9">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1275D9">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1275D9">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1275D9">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1275D9">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1275D9">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1275D9">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1275D9">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1275D9">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1275D9">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1275D9">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1275D9">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5" w:name="_Toc459399266"/>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7" w:name="_Ref459400553"/>
      <w:r>
        <w:t>The Doxology</w:t>
      </w:r>
      <w:r w:rsidR="00B46E6E">
        <w:t xml:space="preserve"> for the Four Incorporeal Beasts</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8"/>
            <w:r>
              <w:t>Bea</w:t>
            </w:r>
            <w:r w:rsidR="001D2DF6">
              <w:t>s</w:t>
            </w:r>
            <w:r>
              <w:t>ts</w:t>
            </w:r>
            <w:commentRangeEnd w:id="1268"/>
            <w:r>
              <w:rPr>
                <w:rStyle w:val="CommentReference"/>
                <w:rFonts w:ascii="Times New Roman" w:eastAsiaTheme="minorHAnsi" w:hAnsi="Times New Roman" w:cstheme="minorBidi"/>
                <w:color w:val="auto"/>
              </w:rPr>
              <w:commentReference w:id="12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9"/>
            <w:r>
              <w:t xml:space="preserve">incessant </w:t>
            </w:r>
            <w:commentRangeEnd w:id="1269"/>
            <w:r>
              <w:rPr>
                <w:rStyle w:val="CommentReference"/>
                <w:rFonts w:ascii="Times New Roman" w:eastAsiaTheme="minorHAnsi" w:hAnsi="Times New Roman" w:cstheme="minorBidi"/>
                <w:color w:val="auto"/>
              </w:rPr>
              <w:commentReference w:id="12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0"/>
            <w:r>
              <w:t>The ministering flames of fire,</w:t>
            </w:r>
            <w:commentRangeEnd w:id="1270"/>
            <w:r>
              <w:rPr>
                <w:rStyle w:val="CommentReference"/>
                <w:rFonts w:ascii="Times New Roman" w:eastAsiaTheme="minorHAnsi" w:hAnsi="Times New Roman" w:cstheme="minorBidi"/>
                <w:color w:val="auto"/>
              </w:rPr>
              <w:commentReference w:id="12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1"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2" w:name="_Toc459399267"/>
      <w:r>
        <w:t>November 8 (9) / Athor 12: Archangel Michael</w:t>
      </w:r>
      <w:bookmarkEnd w:id="1271"/>
      <w:bookmarkEnd w:id="1272"/>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4" w:name="_Toc459399268"/>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45"/>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59399269"/>
      <w:r>
        <w:t>November 11 (12) / Athor 15: St</w:t>
      </w:r>
      <w:r w:rsidR="004750F8">
        <w:t>. Me</w:t>
      </w:r>
      <w:r>
        <w:t>na the Martyr</w:t>
      </w:r>
      <w:bookmarkEnd w:id="1286"/>
    </w:p>
    <w:p w14:paraId="685781D4" w14:textId="246C52D9" w:rsidR="00E102A0" w:rsidRDefault="00E102A0" w:rsidP="00E102A0">
      <w:pPr>
        <w:pStyle w:val="Heading4"/>
      </w:pPr>
      <w:bookmarkStart w:id="12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8" w:name="_Ref465591760"/>
      <w:r>
        <w:t>The Doxology</w:t>
      </w:r>
      <w:r w:rsidR="00B46E6E">
        <w:t xml:space="preserve"> for St. Mena</w:t>
      </w:r>
      <w:bookmarkEnd w:id="1287"/>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9"/>
            <w:r w:rsidRPr="004764BD">
              <w:t>Voice Divine</w:t>
            </w:r>
            <w:commentRangeEnd w:id="1289"/>
            <w:r>
              <w:rPr>
                <w:rStyle w:val="CommentReference"/>
                <w:rFonts w:ascii="Times New Roman" w:eastAsiaTheme="minorHAnsi" w:hAnsi="Times New Roman" w:cstheme="minorBidi"/>
                <w:color w:val="auto"/>
              </w:rPr>
              <w:commentReference w:id="12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90"/>
            <w:r w:rsidRPr="004764BD">
              <w:t xml:space="preserve">received </w:t>
            </w:r>
            <w:commentRangeEnd w:id="1290"/>
            <w:r>
              <w:rPr>
                <w:rStyle w:val="CommentReference"/>
                <w:rFonts w:ascii="Times New Roman" w:eastAsiaTheme="minorHAnsi" w:hAnsi="Times New Roman" w:cstheme="minorBidi"/>
                <w:color w:val="auto"/>
              </w:rPr>
              <w:commentReference w:id="12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91" w:name="_Toc459399270"/>
      <w:r>
        <w:t>November 13 (14) / Athor 17</w:t>
      </w:r>
      <w:r w:rsidR="00072CB8">
        <w:t>: St</w:t>
      </w:r>
      <w:r>
        <w:t>. John Chrysostom</w:t>
      </w:r>
    </w:p>
    <w:p w14:paraId="3EC5F863" w14:textId="3E5F9225" w:rsidR="00E64404" w:rsidRDefault="00E64404" w:rsidP="00E64404">
      <w:pPr>
        <w:pStyle w:val="Heading4"/>
      </w:pPr>
      <w:bookmarkStart w:id="1292" w:name="_Ref467356854"/>
      <w:r>
        <w:t>The Doxology for St. John Chrysostom</w:t>
      </w:r>
      <w:r>
        <w:rPr>
          <w:rStyle w:val="FootnoteReference"/>
        </w:rPr>
        <w:footnoteReference w:id="946"/>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91"/>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3" w:name="_Toc459399271"/>
      <w:r>
        <w:t>November 15 (16) / Athor 19: The Preaching of St. Bartholomew</w:t>
      </w:r>
      <w:bookmarkEnd w:id="1293"/>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4" w:name="_Toc459399272"/>
      <w:r>
        <w:t>November 15 (16) / Athor 19: Also the Consecration of the Church of Sts. Sergius and Bacchus.</w:t>
      </w:r>
      <w:bookmarkEnd w:id="1294"/>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5" w:name="_Toc459399273"/>
      <w:r>
        <w:t>November 16 (17) / Athor 20: Consecration of Sts. Theodore and Theodore</w:t>
      </w:r>
      <w:bookmarkEnd w:id="1295"/>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6"/>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6"/>
      <w:r w:rsidR="00191A26">
        <w:rPr>
          <w:rStyle w:val="CommentReference"/>
          <w:i w:val="0"/>
        </w:rPr>
        <w:commentReference w:id="1296"/>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7" w:name="_Toc459399274"/>
      <w:r>
        <w:t>November 17 (18) / Athor 21: Commemoration of the Theotokos</w:t>
      </w:r>
      <w:bookmarkEnd w:id="1297"/>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8" w:name="_Ref434562715"/>
      <w:bookmarkStart w:id="1299"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00" w:name="_Ref468134316"/>
      <w:r>
        <w:t xml:space="preserve">The Doxology for St. </w:t>
      </w:r>
      <w:r w:rsidR="00DA4B37">
        <w:t>Gregory the Wonderworker</w:t>
      </w:r>
      <w:r>
        <w:rPr>
          <w:rStyle w:val="FootnoteReference"/>
        </w:rPr>
        <w:footnoteReference w:id="947"/>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8"/>
      <w:bookmarkEnd w:id="1299"/>
    </w:p>
    <w:p w14:paraId="4E7F190E" w14:textId="7450EC22" w:rsidR="00935F13" w:rsidRDefault="00935F13" w:rsidP="00935F13">
      <w:pPr>
        <w:pStyle w:val="Heading4"/>
      </w:pPr>
      <w:bookmarkStart w:id="130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2" w:name="_Ref459401259"/>
      <w:r>
        <w:t>The Doxology</w:t>
      </w:r>
      <w:r w:rsidR="00B46E6E">
        <w:t xml:space="preserve"> for Sts. Cosmas, Damian, their Brothers and their Mother</w:t>
      </w:r>
      <w:bookmarkEnd w:id="1301"/>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3"/>
            <w:r>
              <w:t>Prabioc</w:t>
            </w:r>
            <w:commentRangeEnd w:id="1303"/>
            <w:r>
              <w:rPr>
                <w:rStyle w:val="CommentReference"/>
                <w:rFonts w:ascii="Times New Roman" w:eastAsiaTheme="minorHAnsi" w:hAnsi="Times New Roman" w:cstheme="minorBidi"/>
                <w:color w:val="auto"/>
              </w:rPr>
              <w:commentReference w:id="130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4"/>
            <w:r>
              <w:t xml:space="preserve">confirming </w:t>
            </w:r>
            <w:commentRangeEnd w:id="1304"/>
            <w:r>
              <w:rPr>
                <w:rStyle w:val="CommentReference"/>
                <w:rFonts w:ascii="Times New Roman" w:eastAsiaTheme="minorHAnsi" w:hAnsi="Times New Roman" w:cstheme="minorBidi"/>
                <w:color w:val="auto"/>
              </w:rPr>
              <w:commentReference w:id="130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5" w:name="_Toc459399276"/>
      <w:r>
        <w:t>November 19 (20) / Athor 23: Consecration of the Church of St. Marina</w:t>
      </w:r>
      <w:bookmarkEnd w:id="1305"/>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6" w:name="_Toc459399277"/>
      <w:r>
        <w:t>November 20 (21) / Athor 24: The Twenty Four Presbyters</w:t>
      </w:r>
      <w:bookmarkEnd w:id="1306"/>
    </w:p>
    <w:p w14:paraId="253EB9EC" w14:textId="431DB748" w:rsidR="00935F13" w:rsidRDefault="00935F13" w:rsidP="00935F13">
      <w:pPr>
        <w:pStyle w:val="Heading4"/>
      </w:pPr>
      <w:bookmarkStart w:id="1307"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8" w:name="_Ref459400916"/>
      <w:r>
        <w:t>The Doxology</w:t>
      </w:r>
      <w:r w:rsidR="00B46E6E">
        <w:t xml:space="preserve"> for the Twenty Four Presbyters</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9" w:name="_Toc459399278"/>
      <w:r>
        <w:t>November 21 (22) / Athor 25: St. Philopater Mercurius</w:t>
      </w:r>
      <w:bookmarkEnd w:id="1309"/>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10"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1" w:name="_Ref459400991"/>
      <w:r>
        <w:t>The Doxology</w:t>
      </w:r>
      <w:r w:rsidR="00B46E6E">
        <w:t xml:space="preserve"> for St. Philopater Mercurius</w:t>
      </w:r>
      <w:bookmarkEnd w:id="1310"/>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6"/>
            <w:r>
              <w:t>Placed</w:t>
            </w:r>
            <w:commentRangeEnd w:id="1316"/>
            <w:r>
              <w:rPr>
                <w:rStyle w:val="CommentReference"/>
                <w:rFonts w:ascii="Times New Roman" w:eastAsiaTheme="minorHAnsi" w:hAnsi="Times New Roman" w:cstheme="minorBidi"/>
                <w:color w:val="auto"/>
              </w:rPr>
              <w:commentReference w:id="13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7"/>
            <w:r>
              <w:t>emperate</w:t>
            </w:r>
            <w:r w:rsidRPr="004764BD">
              <w:t xml:space="preserve"> </w:t>
            </w:r>
            <w:r>
              <w:t>with</w:t>
            </w:r>
            <w:commentRangeEnd w:id="1317"/>
            <w:r>
              <w:rPr>
                <w:rStyle w:val="CommentReference"/>
                <w:rFonts w:ascii="Times New Roman" w:eastAsiaTheme="minorHAnsi" w:hAnsi="Times New Roman" w:cstheme="minorBidi"/>
                <w:color w:val="auto"/>
              </w:rPr>
              <w:commentReference w:id="13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21" w:name="_Toc459399279"/>
      <w:r>
        <w:t>November 22 (23) / Athor 26: St. Gregory of Nyssa</w:t>
      </w:r>
    </w:p>
    <w:p w14:paraId="73B16A55" w14:textId="22D2F64C" w:rsidR="00F4564C" w:rsidRDefault="00F4564C" w:rsidP="00F4564C">
      <w:pPr>
        <w:pStyle w:val="Heading4"/>
      </w:pPr>
      <w:bookmarkStart w:id="1322" w:name="_Ref468565896"/>
      <w:r>
        <w:t>The Doxology for St. Gregory of Nyssa</w:t>
      </w:r>
      <w:r>
        <w:rPr>
          <w:rStyle w:val="FootnoteReference"/>
        </w:rPr>
        <w:footnoteReference w:id="952"/>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C67094">
        <w:trPr>
          <w:cantSplit/>
          <w:jc w:val="center"/>
        </w:trPr>
        <w:tc>
          <w:tcPr>
            <w:tcW w:w="288" w:type="dxa"/>
          </w:tcPr>
          <w:p w14:paraId="78493590" w14:textId="77777777" w:rsidR="00F4564C" w:rsidRDefault="00F4564C" w:rsidP="00C67094">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C67094"/>
        </w:tc>
      </w:tr>
      <w:tr w:rsidR="00F4564C" w14:paraId="371A4CE2" w14:textId="77777777" w:rsidTr="00C67094">
        <w:trPr>
          <w:cantSplit/>
          <w:jc w:val="center"/>
        </w:trPr>
        <w:tc>
          <w:tcPr>
            <w:tcW w:w="288" w:type="dxa"/>
          </w:tcPr>
          <w:p w14:paraId="45894ECD" w14:textId="77777777" w:rsidR="00F4564C" w:rsidRDefault="00F4564C" w:rsidP="00C67094">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C67094"/>
        </w:tc>
      </w:tr>
      <w:tr w:rsidR="00F4564C" w14:paraId="19D3D1F1" w14:textId="77777777" w:rsidTr="00C67094">
        <w:trPr>
          <w:cantSplit/>
          <w:jc w:val="center"/>
        </w:trPr>
        <w:tc>
          <w:tcPr>
            <w:tcW w:w="288" w:type="dxa"/>
          </w:tcPr>
          <w:p w14:paraId="0704385F" w14:textId="77777777" w:rsidR="00F4564C" w:rsidRDefault="00F4564C" w:rsidP="00C67094">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C67094"/>
        </w:tc>
      </w:tr>
      <w:tr w:rsidR="00F4564C" w14:paraId="1F6B1B01" w14:textId="77777777" w:rsidTr="00C67094">
        <w:trPr>
          <w:cantSplit/>
          <w:jc w:val="center"/>
        </w:trPr>
        <w:tc>
          <w:tcPr>
            <w:tcW w:w="288" w:type="dxa"/>
          </w:tcPr>
          <w:p w14:paraId="6E29DB79" w14:textId="77777777" w:rsidR="00F4564C" w:rsidRDefault="00F4564C" w:rsidP="00C67094">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C67094"/>
        </w:tc>
      </w:tr>
      <w:tr w:rsidR="00F4564C" w14:paraId="782B4847" w14:textId="77777777" w:rsidTr="00C67094">
        <w:trPr>
          <w:cantSplit/>
          <w:jc w:val="center"/>
        </w:trPr>
        <w:tc>
          <w:tcPr>
            <w:tcW w:w="288" w:type="dxa"/>
          </w:tcPr>
          <w:p w14:paraId="6AF7A6AA" w14:textId="77777777" w:rsidR="00F4564C" w:rsidRDefault="00F4564C" w:rsidP="00C67094">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C67094"/>
        </w:tc>
      </w:tr>
      <w:tr w:rsidR="00F4564C" w14:paraId="358039C0" w14:textId="77777777" w:rsidTr="00C67094">
        <w:trPr>
          <w:cantSplit/>
          <w:jc w:val="center"/>
        </w:trPr>
        <w:tc>
          <w:tcPr>
            <w:tcW w:w="288" w:type="dxa"/>
          </w:tcPr>
          <w:p w14:paraId="79ADC098" w14:textId="49153783" w:rsidR="00F4564C" w:rsidRDefault="00F4564C" w:rsidP="00C67094">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C67094"/>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23" w:name="_Ref468565824"/>
      <w:r>
        <w:t>The Doxology for St. James the Sawn-Asunder</w:t>
      </w:r>
      <w:r>
        <w:rPr>
          <w:rStyle w:val="FootnoteReference"/>
        </w:rPr>
        <w:footnoteReference w:id="953"/>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C67094">
        <w:trPr>
          <w:cantSplit/>
          <w:jc w:val="center"/>
        </w:trPr>
        <w:tc>
          <w:tcPr>
            <w:tcW w:w="288" w:type="dxa"/>
          </w:tcPr>
          <w:p w14:paraId="5B9D480A" w14:textId="77777777" w:rsidR="00F4564C" w:rsidRDefault="00F4564C" w:rsidP="00C67094">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C67094"/>
        </w:tc>
      </w:tr>
      <w:tr w:rsidR="00F4564C" w14:paraId="4E24B15C" w14:textId="77777777" w:rsidTr="00C67094">
        <w:trPr>
          <w:cantSplit/>
          <w:jc w:val="center"/>
        </w:trPr>
        <w:tc>
          <w:tcPr>
            <w:tcW w:w="288" w:type="dxa"/>
          </w:tcPr>
          <w:p w14:paraId="4C27CD0E" w14:textId="77777777" w:rsidR="00F4564C" w:rsidRDefault="00F4564C" w:rsidP="00C67094">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C67094"/>
        </w:tc>
      </w:tr>
      <w:tr w:rsidR="00F4564C" w14:paraId="1B46250C" w14:textId="77777777" w:rsidTr="00C67094">
        <w:trPr>
          <w:cantSplit/>
          <w:jc w:val="center"/>
        </w:trPr>
        <w:tc>
          <w:tcPr>
            <w:tcW w:w="288" w:type="dxa"/>
          </w:tcPr>
          <w:p w14:paraId="70B4FF2B" w14:textId="77777777" w:rsidR="00F4564C" w:rsidRDefault="00F4564C" w:rsidP="00C67094">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C67094"/>
        </w:tc>
      </w:tr>
      <w:tr w:rsidR="00F4564C" w14:paraId="0298B73E" w14:textId="77777777" w:rsidTr="00C67094">
        <w:trPr>
          <w:cantSplit/>
          <w:jc w:val="center"/>
        </w:trPr>
        <w:tc>
          <w:tcPr>
            <w:tcW w:w="288" w:type="dxa"/>
          </w:tcPr>
          <w:p w14:paraId="6D07FE3F" w14:textId="77777777" w:rsidR="00F4564C" w:rsidRDefault="00F4564C" w:rsidP="00C67094">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C67094"/>
        </w:tc>
      </w:tr>
      <w:tr w:rsidR="00F4564C" w14:paraId="56D9E87B" w14:textId="77777777" w:rsidTr="00C67094">
        <w:trPr>
          <w:cantSplit/>
          <w:jc w:val="center"/>
        </w:trPr>
        <w:tc>
          <w:tcPr>
            <w:tcW w:w="288" w:type="dxa"/>
          </w:tcPr>
          <w:p w14:paraId="37BA7D45" w14:textId="77777777" w:rsidR="00F4564C" w:rsidRDefault="00F4564C" w:rsidP="00C67094">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C67094"/>
        </w:tc>
      </w:tr>
      <w:tr w:rsidR="00F4564C" w14:paraId="5D8D41CB" w14:textId="77777777" w:rsidTr="00C67094">
        <w:trPr>
          <w:cantSplit/>
          <w:jc w:val="center"/>
        </w:trPr>
        <w:tc>
          <w:tcPr>
            <w:tcW w:w="288" w:type="dxa"/>
          </w:tcPr>
          <w:p w14:paraId="00B8970C" w14:textId="77777777" w:rsidR="00F4564C" w:rsidRDefault="00F4564C" w:rsidP="00C67094">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C67094"/>
        </w:tc>
      </w:tr>
    </w:tbl>
    <w:p w14:paraId="176E1CAE" w14:textId="04611FE6" w:rsidR="00DF43CA" w:rsidRDefault="00DF43CA" w:rsidP="00DF43CA">
      <w:pPr>
        <w:pStyle w:val="Heading3"/>
      </w:pPr>
      <w:r>
        <w:t>November 24 (25) / Athor 28: Martyrdom of St. Serapamon, the bishop of Nikiou</w:t>
      </w:r>
      <w:bookmarkEnd w:id="1321"/>
    </w:p>
    <w:p w14:paraId="31266C94" w14:textId="74CE43E4" w:rsidR="00F76CFB" w:rsidRPr="00F76CFB" w:rsidRDefault="00F76CFB" w:rsidP="00F76CFB">
      <w:pPr>
        <w:pStyle w:val="Heading4"/>
      </w:pPr>
      <w:bookmarkStart w:id="132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5" w:name="_Ref459401310"/>
      <w:r>
        <w:t>The Doxology</w:t>
      </w:r>
      <w:r w:rsidR="00B46E6E">
        <w:t xml:space="preserve"> for St. Serapamon</w:t>
      </w:r>
      <w:bookmarkEnd w:id="1324"/>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6"/>
            <w:r>
              <w:t>sprang forth</w:t>
            </w:r>
            <w:commentRangeEnd w:id="1326"/>
            <w:r>
              <w:rPr>
                <w:rStyle w:val="CommentReference"/>
                <w:rFonts w:ascii="Times New Roman" w:eastAsiaTheme="minorHAnsi" w:hAnsi="Times New Roman" w:cstheme="minorBidi"/>
                <w:color w:val="auto"/>
              </w:rPr>
              <w:commentReference w:id="132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7" w:name="_Toc459399280"/>
      <w:r>
        <w:t>November 25 (26) / Athor 29: Commemoration of the Annunciation, Nativity, and Resurrection on the 29</w:t>
      </w:r>
      <w:r w:rsidRPr="00C0205C">
        <w:rPr>
          <w:vertAlign w:val="superscript"/>
        </w:rPr>
        <w:t>th</w:t>
      </w:r>
      <w:r>
        <w:t xml:space="preserve"> of Every Month</w:t>
      </w:r>
      <w:bookmarkEnd w:id="1327"/>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8" w:name="_Toc459399281"/>
      <w:r>
        <w:t>November 26 (27) / Athor 30: Consecration of a Church of St. Cosmas and Damian, Their Brothers and Their Mother</w:t>
      </w:r>
      <w:bookmarkEnd w:id="1328"/>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9" w:name="_Toc459399282"/>
      <w:r>
        <w:t>November 27 (28) / Koiak 1: Consecration of the Church of St. Shenoute</w:t>
      </w:r>
      <w:bookmarkEnd w:id="132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30" w:name="_Toc459399283"/>
      <w:r>
        <w:t>November 30 (December 1) / Koiak 4: Martyrdom of St. Andrew the Apostle</w:t>
      </w:r>
      <w:bookmarkEnd w:id="133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4"/>
      <w:r>
        <w:t>.</w:t>
      </w:r>
    </w:p>
    <w:p w14:paraId="2DF67188" w14:textId="77777777" w:rsidR="00495F1A" w:rsidRDefault="00495F1A" w:rsidP="00495F1A">
      <w:pPr>
        <w:pStyle w:val="Heading2"/>
        <w:rPr>
          <w:rFonts w:ascii="FreeSerifAvvaShenouda" w:hAnsi="FreeSerifAvvaShenouda" w:cs="FreeSerifAvvaShenouda"/>
        </w:rPr>
      </w:pPr>
      <w:bookmarkStart w:id="1331" w:name="_Toc410196202"/>
      <w:bookmarkStart w:id="1332" w:name="_Toc410196444"/>
      <w:bookmarkStart w:id="1333" w:name="_Toc410196946"/>
      <w:bookmarkStart w:id="1334" w:name="_Toc459399204"/>
      <w:bookmarkStart w:id="1335" w:name="_Toc459399284"/>
      <w:bookmarkStart w:id="1336" w:name="December"/>
      <w:r>
        <w:t>December</w:t>
      </w:r>
      <w:bookmarkEnd w:id="1331"/>
      <w:bookmarkEnd w:id="1332"/>
      <w:bookmarkEnd w:id="1333"/>
      <w:r w:rsidR="00205EA4">
        <w:t xml:space="preserve"> or </w:t>
      </w:r>
      <w:r w:rsidR="00205EA4">
        <w:rPr>
          <w:rFonts w:ascii="FreeSerifAvvaShenouda" w:hAnsi="FreeSerifAvvaShenouda" w:cs="FreeSerifAvvaShenouda"/>
        </w:rPr>
        <w:t>Ⲕⲟⲓⲁϩⲕ</w:t>
      </w:r>
      <w:bookmarkEnd w:id="1334"/>
      <w:bookmarkEnd w:id="133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1275D9">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1275D9">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1275D9">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1275D9">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1275D9">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1275D9">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1275D9">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1275D9">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1275D9">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1275D9">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1275D9">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1275D9">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1275D9">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1275D9">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1275D9">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1275D9">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1275D9">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1275D9">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7" w:name="_Ref434478837"/>
      <w:r w:rsidR="009E261C">
        <w:t xml:space="preserve"> four Sundays before the Feast.</w:t>
      </w:r>
    </w:p>
    <w:p w14:paraId="3838D434" w14:textId="77777777" w:rsidR="006C0F49" w:rsidRDefault="006C0F49" w:rsidP="006C0F49">
      <w:pPr>
        <w:pStyle w:val="Heading4"/>
      </w:pPr>
      <w:bookmarkStart w:id="1338" w:name="_Ref459399026"/>
      <w:r>
        <w:t xml:space="preserve">The First Doxology of December or </w:t>
      </w:r>
      <w:r w:rsidRPr="006C0F49">
        <w:rPr>
          <w:rFonts w:ascii="FreeSerifAvvaShenouda" w:hAnsi="FreeSerifAvvaShenouda" w:cs="FreeSerifAvvaShenouda"/>
        </w:rPr>
        <w:t>Ⲕⲟⲓⲁϩⲕ</w:t>
      </w:r>
      <w:bookmarkEnd w:id="1337"/>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9"/>
            <w:r>
              <w:rPr>
                <w:rStyle w:val="CommentReference"/>
                <w:rFonts w:ascii="Times New Roman" w:eastAsiaTheme="minorHAnsi" w:hAnsi="Times New Roman" w:cstheme="minorBidi"/>
                <w:color w:val="auto"/>
              </w:rPr>
              <w:commentReference w:id="133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40"/>
            <w:r>
              <w:t xml:space="preserve">Announced </w:t>
            </w:r>
            <w:commentRangeEnd w:id="1340"/>
            <w:r>
              <w:rPr>
                <w:rStyle w:val="CommentReference"/>
                <w:rFonts w:ascii="Times New Roman" w:eastAsiaTheme="minorHAnsi" w:hAnsi="Times New Roman" w:cstheme="minorBidi"/>
                <w:color w:val="auto"/>
              </w:rPr>
              <w:commentReference w:id="134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2" w:name="_Ref434478867"/>
      <w:r>
        <w:t xml:space="preserve">The Third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3" w:name="_Ref434478878"/>
      <w:r>
        <w:t xml:space="preserve">The Fourth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4"/>
            <w:r>
              <w:t>He raised us with a new invitation.</w:t>
            </w:r>
            <w:commentRangeEnd w:id="1344"/>
            <w:r>
              <w:rPr>
                <w:rStyle w:val="CommentReference"/>
                <w:rFonts w:ascii="Times New Roman" w:eastAsiaTheme="minorHAnsi" w:hAnsi="Times New Roman" w:cstheme="minorBidi"/>
                <w:color w:val="auto"/>
              </w:rPr>
              <w:commentReference w:id="134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5"/>
            <w:r>
              <w:t>Bride</w:t>
            </w:r>
            <w:commentRangeEnd w:id="1345"/>
            <w:r>
              <w:rPr>
                <w:rStyle w:val="CommentReference"/>
                <w:rFonts w:ascii="Times New Roman" w:eastAsiaTheme="minorHAnsi" w:hAnsi="Times New Roman" w:cstheme="minorBidi"/>
                <w:color w:val="auto"/>
              </w:rPr>
              <w:commentReference w:id="134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6" w:name="_Ref434478888"/>
      <w:r>
        <w:t xml:space="preserve">The Fifth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7" w:name="_Ref434478907"/>
      <w:r>
        <w:t xml:space="preserve">The Sixth Doxology of December or </w:t>
      </w:r>
      <w:r w:rsidRPr="006C0F49">
        <w:rPr>
          <w:rFonts w:ascii="FreeSerifAvvaShenouda" w:hAnsi="FreeSerifAvvaShenouda" w:cs="FreeSerifAvvaShenouda"/>
        </w:rPr>
        <w:t>Ⲕⲟⲓⲁϩⲕ</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8"/>
            <w:r>
              <w:t xml:space="preserve">return </w:t>
            </w:r>
            <w:commentRangeEnd w:id="1348"/>
            <w:r>
              <w:rPr>
                <w:rStyle w:val="CommentReference"/>
              </w:rPr>
              <w:commentReference w:id="134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9"/>
            <w:r>
              <w:t xml:space="preserve">confirmation </w:t>
            </w:r>
            <w:commentRangeEnd w:id="1349"/>
            <w:r>
              <w:rPr>
                <w:rStyle w:val="CommentReference"/>
              </w:rPr>
              <w:commentReference w:id="134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50" w:name="_Ref434478922"/>
      <w:r>
        <w:t xml:space="preserve">The Doxology of Archangel Gabriel for December or </w:t>
      </w:r>
      <w:r w:rsidRPr="006C0F49">
        <w:rPr>
          <w:rFonts w:ascii="FreeSerifAvvaShenouda" w:hAnsi="FreeSerifAvvaShenouda" w:cs="FreeSerifAvvaShenouda"/>
        </w:rPr>
        <w:t>Ⲕⲟⲓⲁϩⲕ</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1"/>
            <w:r>
              <w:t>Angel-evangel of Good News</w:t>
            </w:r>
            <w:commentRangeEnd w:id="1351"/>
            <w:r>
              <w:rPr>
                <w:rStyle w:val="CommentReference"/>
                <w:rFonts w:ascii="Times New Roman" w:eastAsiaTheme="minorHAnsi" w:hAnsi="Times New Roman" w:cstheme="minorBidi"/>
                <w:color w:val="auto"/>
              </w:rPr>
              <w:commentReference w:id="135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2"/>
            <w:r>
              <w:t>Hail, O full of grace</w:t>
            </w:r>
            <w:commentRangeEnd w:id="1352"/>
            <w:r>
              <w:rPr>
                <w:rStyle w:val="CommentReference"/>
                <w:rFonts w:ascii="Times New Roman" w:eastAsiaTheme="minorHAnsi" w:hAnsi="Times New Roman" w:cstheme="minorBidi"/>
                <w:color w:val="auto"/>
              </w:rPr>
              <w:commentReference w:id="135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3"/>
            <w:r>
              <w:t>Angel-Evangel</w:t>
            </w:r>
            <w:commentRangeEnd w:id="1353"/>
            <w:r>
              <w:rPr>
                <w:rStyle w:val="CommentReference"/>
                <w:rFonts w:ascii="Times New Roman" w:eastAsiaTheme="minorHAnsi" w:hAnsi="Times New Roman" w:cstheme="minorBidi"/>
                <w:color w:val="auto"/>
              </w:rPr>
              <w:commentReference w:id="135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4" w:name="_Ref434564112"/>
      <w:bookmarkStart w:id="1355" w:name="_Toc459399285"/>
      <w:bookmarkStart w:id="1356" w:name="_Toc410196203"/>
      <w:bookmarkStart w:id="1357" w:name="_Toc410196445"/>
      <w:bookmarkStart w:id="1358" w:name="_Toc410196947"/>
      <w:r>
        <w:t>December 1 (2) / Koiak 5: Martyrdom of St. Victor</w:t>
      </w:r>
      <w:bookmarkEnd w:id="1354"/>
      <w:bookmarkEnd w:id="1355"/>
    </w:p>
    <w:p w14:paraId="5851AA48" w14:textId="77777777" w:rsidR="00253C5F" w:rsidRDefault="00253C5F" w:rsidP="00253C5F">
      <w:pPr>
        <w:pStyle w:val="Heading4"/>
      </w:pPr>
      <w:bookmarkStart w:id="1359" w:name="_Ref434489590"/>
      <w:r>
        <w:t>The Doxology</w:t>
      </w:r>
      <w:r w:rsidR="00B46E6E">
        <w:t xml:space="preserve"> for St. Victor</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60"/>
            <w:r>
              <w:t>saint</w:t>
            </w:r>
            <w:commentRangeEnd w:id="1360"/>
            <w:r>
              <w:rPr>
                <w:rStyle w:val="CommentReference"/>
                <w:rFonts w:ascii="Times New Roman" w:eastAsiaTheme="minorHAnsi" w:hAnsi="Times New Roman" w:cstheme="minorBidi"/>
                <w:color w:val="auto"/>
              </w:rPr>
              <w:commentReference w:id="136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1" w:name="_Toc459399286"/>
      <w:r>
        <w:t>December 2 (3) / Koiak 6: Pope Abraam the Syrian</w:t>
      </w:r>
      <w:bookmarkEnd w:id="1361"/>
    </w:p>
    <w:p w14:paraId="705AECE8" w14:textId="77777777" w:rsidR="00F416C6" w:rsidRDefault="00F416C6" w:rsidP="00F416C6">
      <w:pPr>
        <w:pStyle w:val="Heading4"/>
      </w:pPr>
      <w:bookmarkStart w:id="1362" w:name="_Ref434492343"/>
      <w:r>
        <w:t>The Doxology of St. Simon the Tanner</w:t>
      </w:r>
      <w:r>
        <w:rPr>
          <w:rStyle w:val="FootnoteReference"/>
        </w:rPr>
        <w:footnoteReference w:id="957"/>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3" w:name="_Toc459399287"/>
      <w:r>
        <w:t xml:space="preserve">December 4 (5) / Koiak 8: </w:t>
      </w:r>
      <w:r w:rsidR="00743CE8">
        <w:t xml:space="preserve">The Martyrdom of </w:t>
      </w:r>
      <w:r>
        <w:t>Sts. Barbara and Juliana</w:t>
      </w:r>
      <w:bookmarkEnd w:id="1363"/>
    </w:p>
    <w:p w14:paraId="708D2111" w14:textId="7CD9674E" w:rsidR="003663F9" w:rsidRDefault="003663F9" w:rsidP="003663F9">
      <w:pPr>
        <w:pStyle w:val="Heading4"/>
      </w:pPr>
      <w:bookmarkStart w:id="136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5" w:name="_Ref459401359"/>
      <w:r>
        <w:t>The Doxology</w:t>
      </w:r>
      <w:r w:rsidR="00B46E6E">
        <w:t xml:space="preserve"> for Sts. Barbara and Juliana</w:t>
      </w:r>
      <w:bookmarkEnd w:id="1364"/>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6" w:name="_Toc459399288"/>
      <w:r>
        <w:t>December 4 (5) / Koiak 8: Also St. Samuel the Confessor</w:t>
      </w:r>
      <w:bookmarkEnd w:id="1366"/>
    </w:p>
    <w:p w14:paraId="2EE78AB4" w14:textId="77777777" w:rsidR="00224925" w:rsidRDefault="00224925" w:rsidP="00224925">
      <w:pPr>
        <w:pStyle w:val="Heading4"/>
      </w:pPr>
      <w:bookmarkStart w:id="1367" w:name="_Ref434491260"/>
      <w:r>
        <w:t>The Doxology</w:t>
      </w:r>
      <w:r w:rsidR="00810F04">
        <w:t xml:space="preserve"> for St. Samuel the Confessor</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71" w:name="_Toc459399289"/>
      <w:r>
        <w:t>December 6 (7) / Koiak 10: Relocation of St. Severus’ Relics</w:t>
      </w:r>
      <w:bookmarkEnd w:id="1371"/>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72" w:name="_Toc459399290"/>
      <w:r>
        <w:t>December 8 (9) / Koiak 12: Commemoration of Archangel Michael</w:t>
      </w:r>
      <w:bookmarkEnd w:id="1372"/>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73" w:name="_Toc459399291"/>
      <w:r>
        <w:t>December 12 (13) / Koiak 16: Saint Spyridon</w:t>
      </w:r>
      <w:r>
        <w:rPr>
          <w:rStyle w:val="FootnoteReference"/>
        </w:rPr>
        <w:footnoteReference w:id="960"/>
      </w:r>
      <w:bookmarkEnd w:id="1373"/>
    </w:p>
    <w:p w14:paraId="598A6BCC" w14:textId="77777777" w:rsidR="005329C1" w:rsidRDefault="005329C1" w:rsidP="005329C1">
      <w:pPr>
        <w:pStyle w:val="Heading3"/>
      </w:pPr>
      <w:bookmarkStart w:id="1374" w:name="_Toc459399292"/>
      <w:r>
        <w:t>December 17 (18) / Koiak 21: Commemoration of the Theotokos</w:t>
      </w:r>
      <w:bookmarkEnd w:id="1374"/>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5" w:name="_Toc459399293"/>
      <w:r>
        <w:t>December 17 (18) / Koiak 21: Also the Martyrdom of St. Barnabas, on</w:t>
      </w:r>
      <w:r w:rsidR="00743CE8">
        <w:t>e</w:t>
      </w:r>
      <w:r>
        <w:t xml:space="preserve"> of the Seventy Two</w:t>
      </w:r>
      <w:bookmarkEnd w:id="1375"/>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6" w:name="_Toc459399294"/>
      <w:r>
        <w:t>December 18 (19) / Koiak 22: Archangel Gabriel</w:t>
      </w:r>
      <w:r w:rsidR="00481AE5">
        <w:t xml:space="preserve"> (Consecration)</w:t>
      </w:r>
      <w:bookmarkEnd w:id="1376"/>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7" w:name="_Toc459399295"/>
      <w:r>
        <w:t>December 20 (21) / Koiak 24: The Birth of St. Takle Haymanot</w:t>
      </w:r>
      <w:bookmarkEnd w:id="1377"/>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8" w:name="_Toc459399296"/>
      <w:r>
        <w:t>December 21 (22) / Koiak 25: St. John Kami</w:t>
      </w:r>
      <w:bookmarkEnd w:id="1378"/>
    </w:p>
    <w:p w14:paraId="3F9EF92D" w14:textId="77777777" w:rsidR="00810F04" w:rsidRPr="00810F04" w:rsidRDefault="00810F04" w:rsidP="00810F04">
      <w:pPr>
        <w:pStyle w:val="Heading4"/>
      </w:pPr>
      <w:bookmarkStart w:id="1379" w:name="_Ref434491108"/>
      <w:r>
        <w:t>The Doxology for St. John Kami</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80" w:name="_Toc459399297"/>
      <w:r>
        <w:t>December 24 (25) / Koiak 28: Nativity Preparation Day</w:t>
      </w:r>
      <w:bookmarkEnd w:id="138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1" w:name="_Ref434477504"/>
      <w:r>
        <w:t>The Doxology</w:t>
      </w:r>
      <w:r w:rsidR="00E21EA3">
        <w:t xml:space="preserve"> for the Preparation Day of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2"/>
            <w:r>
              <w:t>Theotokos</w:t>
            </w:r>
            <w:commentRangeEnd w:id="1382"/>
            <w:r>
              <w:rPr>
                <w:rStyle w:val="CommentReference"/>
                <w:rFonts w:ascii="Times New Roman" w:eastAsiaTheme="minorHAnsi" w:hAnsi="Times New Roman" w:cstheme="minorBidi"/>
                <w:color w:val="auto"/>
              </w:rPr>
              <w:commentReference w:id="1382"/>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3" w:name="_Toc459399298"/>
      <w:r>
        <w:t>December 25 (26) / Koiak 29: The Feast of the Nativity</w:t>
      </w:r>
      <w:bookmarkEnd w:id="13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4" w:name="_Ref434477532"/>
      <w:r>
        <w:t xml:space="preserve">The </w:t>
      </w:r>
      <w:r w:rsidR="00C33BEB">
        <w:t xml:space="preserve">First </w:t>
      </w:r>
      <w:r>
        <w:t>Doxology</w:t>
      </w:r>
      <w:r w:rsidR="00C33BEB">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5" w:name="_Ref434477542"/>
      <w:r>
        <w:t>The Second Doxology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6"/>
            <w:r>
              <w:t xml:space="preserve">rescued </w:t>
            </w:r>
            <w:commentRangeEnd w:id="1386"/>
            <w:r>
              <w:rPr>
                <w:rStyle w:val="CommentReference"/>
                <w:rFonts w:ascii="Times New Roman" w:eastAsiaTheme="minorHAnsi" w:hAnsi="Times New Roman" w:cstheme="minorBidi"/>
                <w:color w:val="auto"/>
              </w:rPr>
              <w:commentReference w:id="1386"/>
            </w:r>
            <w:r>
              <w:t>and saved us,</w:t>
            </w:r>
          </w:p>
          <w:p w14:paraId="372D1056" w14:textId="77777777" w:rsidR="00C33BEB" w:rsidRDefault="00C33BEB" w:rsidP="00C33BEB">
            <w:pPr>
              <w:pStyle w:val="EngHangEnd"/>
            </w:pPr>
            <w:commentRangeStart w:id="1387"/>
            <w:r>
              <w:t xml:space="preserve">We </w:t>
            </w:r>
            <w:commentRangeEnd w:id="1387"/>
            <w:r>
              <w:rPr>
                <w:rStyle w:val="CommentReference"/>
                <w:rFonts w:ascii="Times New Roman" w:eastAsiaTheme="minorHAnsi" w:hAnsi="Times New Roman" w:cstheme="minorBidi"/>
                <w:color w:val="auto"/>
              </w:rPr>
              <w:commentReference w:id="13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8" w:name="_Ref434477554"/>
      <w:r>
        <w:t>The Third Doxology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9" w:name="_Ref434475057"/>
      <w:r>
        <w:t>The Sunday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90" w:name="_Ref434475083"/>
      <w:r>
        <w:t>The Monday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1" w:name="_Ref434475102"/>
      <w:r>
        <w:t>The Tuesday Psali Adam</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2"/>
            <w:r>
              <w:t xml:space="preserve">Shone </w:t>
            </w:r>
            <w:commentRangeEnd w:id="1392"/>
            <w:r>
              <w:rPr>
                <w:rStyle w:val="CommentReference"/>
              </w:rPr>
              <w:commentReference w:id="13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3"/>
            <w:r>
              <w:t>All</w:t>
            </w:r>
            <w:commentRangeEnd w:id="1393"/>
            <w:r>
              <w:rPr>
                <w:rStyle w:val="CommentReference"/>
              </w:rPr>
              <w:commentReference w:id="13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4"/>
            <w:r>
              <w:t>seals</w:t>
            </w:r>
            <w:commentRangeEnd w:id="1394"/>
            <w:r>
              <w:rPr>
                <w:rStyle w:val="CommentReference"/>
              </w:rPr>
              <w:commentReference w:id="13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5"/>
            <w:r>
              <w:t>Tetra</w:t>
            </w:r>
            <w:commentRangeEnd w:id="1395"/>
            <w:r>
              <w:rPr>
                <w:rStyle w:val="CommentReference"/>
              </w:rPr>
              <w:commentReference w:id="13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6"/>
            <w:r>
              <w:t xml:space="preserve">flaming </w:t>
            </w:r>
            <w:commentRangeEnd w:id="1396"/>
            <w:r>
              <w:rPr>
                <w:rStyle w:val="CommentReference"/>
              </w:rPr>
              <w:commentReference w:id="13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7"/>
            <w:r>
              <w:t>disease</w:t>
            </w:r>
            <w:commentRangeEnd w:id="1397"/>
            <w:r>
              <w:rPr>
                <w:rStyle w:val="CommentReference"/>
              </w:rPr>
              <w:commentReference w:id="13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8" w:name="_Ref434475128"/>
      <w:r>
        <w:t>The Wednesday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9" w:name="_Ref434475150"/>
      <w:r>
        <w:t>The Thursday Psali Batos</w:t>
      </w:r>
      <w:r w:rsidR="006C1B94">
        <w:t xml:space="preserve"> for Nativity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00"/>
            <w:r>
              <w:t xml:space="preserve">Isaiah </w:t>
            </w:r>
            <w:commentRangeEnd w:id="1400"/>
            <w:r>
              <w:rPr>
                <w:rStyle w:val="CommentReference"/>
              </w:rPr>
              <w:commentReference w:id="14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1" w:name="_Ref434475177"/>
      <w:r>
        <w:t>The Friday Psali Batos</w:t>
      </w:r>
      <w:r w:rsidR="006C1B94">
        <w:t xml:space="preserve"> for Nativity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2" w:name="_Ref434475196"/>
      <w:r>
        <w:t>The Saturday Psali Batos</w:t>
      </w:r>
      <w:r w:rsidR="006C1B94">
        <w:t xml:space="preserve"> for Nativity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3"/>
            <w:r>
              <w:t>For I cannot speak.</w:t>
            </w:r>
            <w:commentRangeEnd w:id="1403"/>
            <w:r>
              <w:rPr>
                <w:rStyle w:val="CommentReference"/>
              </w:rPr>
              <w:commentReference w:id="14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4" w:name="_Toc459399299"/>
      <w:r>
        <w:t>December 26 (27) / Koiak 30: The Second Day of the Feast of the Nativity</w:t>
      </w:r>
      <w:bookmarkEnd w:id="14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5" w:name="_Ref434561401"/>
      <w:bookmarkStart w:id="1406" w:name="_Toc459399300"/>
      <w:r>
        <w:t>December 27 (28) / Tobi 1: St. Stephen Day</w:t>
      </w:r>
      <w:bookmarkEnd w:id="1405"/>
      <w:bookmarkEnd w:id="1406"/>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7" w:name="_Toc459399301"/>
      <w:r>
        <w:t>December 29 (30) / Tobi 3: The One Hundred and Forty Four Thousand</w:t>
      </w:r>
      <w:bookmarkEnd w:id="1407"/>
    </w:p>
    <w:p w14:paraId="2FE981A9" w14:textId="77777777" w:rsidR="00073003" w:rsidRDefault="00073003" w:rsidP="00073003">
      <w:pPr>
        <w:pStyle w:val="Heading4"/>
      </w:pPr>
      <w:bookmarkStart w:id="1408" w:name="_Ref434488616"/>
      <w:r>
        <w:t>The Doxology</w:t>
      </w:r>
      <w:r w:rsidR="00B46E6E">
        <w:t xml:space="preserve"> for the One Hundred and Forty Four Thousand</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9" w:name="_Ref434564016"/>
      <w:bookmarkStart w:id="1410" w:name="_Toc459399302"/>
      <w:r>
        <w:t>December 30 (31) / Tobi 4: St. John the Evangelist</w:t>
      </w:r>
      <w:bookmarkEnd w:id="1409"/>
      <w:bookmarkEnd w:id="1410"/>
    </w:p>
    <w:p w14:paraId="3C0BCC81" w14:textId="77777777" w:rsidR="00FF5FF3" w:rsidRDefault="00FF5FF3" w:rsidP="00FF5FF3">
      <w:pPr>
        <w:pStyle w:val="Heading4"/>
      </w:pPr>
      <w:bookmarkStart w:id="1411" w:name="_Ref434488768"/>
      <w:r>
        <w:t>The Doxology</w:t>
      </w:r>
      <w:r w:rsidR="00B46E6E">
        <w:t xml:space="preserve"> for</w:t>
      </w:r>
      <w:r w:rsidR="00BC160E">
        <w:t xml:space="preserve"> St. John the Evangelist</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2"/>
            <w:r>
              <w:t>Zebulun</w:t>
            </w:r>
            <w:commentRangeEnd w:id="1412"/>
            <w:r>
              <w:rPr>
                <w:rStyle w:val="FootnoteReference"/>
              </w:rPr>
              <w:footnoteReference w:id="964"/>
            </w:r>
            <w:r>
              <w:rPr>
                <w:rStyle w:val="CommentReference"/>
                <w:rFonts w:ascii="Times New Roman" w:eastAsiaTheme="minorHAnsi" w:hAnsi="Times New Roman" w:cstheme="minorBidi"/>
                <w:color w:val="auto"/>
              </w:rPr>
              <w:commentReference w:id="14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3" w:name="_Toc410196204"/>
      <w:bookmarkStart w:id="1414" w:name="_Toc410196446"/>
      <w:bookmarkStart w:id="1415" w:name="_Toc410196948"/>
      <w:bookmarkStart w:id="1416" w:name="_Toc459399205"/>
      <w:bookmarkStart w:id="1417" w:name="January"/>
      <w:bookmarkEnd w:id="1336"/>
      <w:bookmarkEnd w:id="1356"/>
      <w:bookmarkEnd w:id="1357"/>
      <w:bookmarkEnd w:id="1358"/>
      <w:r>
        <w:t>January</w:t>
      </w:r>
      <w:bookmarkEnd w:id="1413"/>
      <w:bookmarkEnd w:id="1414"/>
      <w:bookmarkEnd w:id="1415"/>
      <w:r w:rsidR="00FF5FF3">
        <w:t xml:space="preserve"> or </w:t>
      </w:r>
      <w:r w:rsidR="00FF5FF3">
        <w:rPr>
          <w:rFonts w:ascii="FreeSerifAvvaShenouda" w:hAnsi="FreeSerifAvvaShenouda" w:cs="FreeSerifAvvaShenouda"/>
        </w:rPr>
        <w:t>Ⲧⲱⲃⲓ</w:t>
      </w:r>
      <w:bookmarkEnd w:id="1416"/>
    </w:p>
    <w:bookmarkStart w:id="1418" w:name="_Toc410196205" w:displacedByCustomXml="next"/>
    <w:bookmarkStart w:id="1419" w:name="_Toc410196447" w:displacedByCustomXml="next"/>
    <w:bookmarkStart w:id="1420"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1275D9">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1275D9">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1275D9">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1275D9">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1275D9">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1275D9">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1275D9">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1275D9">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1275D9">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1275D9">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1275D9">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1275D9">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1275D9">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1275D9">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1275D9">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1275D9">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1275D9">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1275D9">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1275D9">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1" w:name="_Toc459399303"/>
      <w:r>
        <w:rPr>
          <w:lang w:val="en-US"/>
        </w:rPr>
        <w:t>January 1 (2) / Tobi 6</w:t>
      </w:r>
      <w:r w:rsidR="00FF5FF3">
        <w:rPr>
          <w:lang w:val="en-US"/>
        </w:rPr>
        <w:t xml:space="preserve">: The Feast of the </w:t>
      </w:r>
      <w:r w:rsidR="00495F1A">
        <w:t>Circumcision</w:t>
      </w:r>
      <w:bookmarkEnd w:id="1420"/>
      <w:bookmarkEnd w:id="1419"/>
      <w:bookmarkEnd w:id="1418"/>
      <w:bookmarkEnd w:id="1421"/>
    </w:p>
    <w:p w14:paraId="1387E376" w14:textId="77777777" w:rsidR="00FF5FF3" w:rsidRDefault="00FF5FF3" w:rsidP="00FF5FF3">
      <w:pPr>
        <w:pStyle w:val="Heading4"/>
      </w:pPr>
      <w:bookmarkStart w:id="1422" w:name="_Ref434477590"/>
      <w:r>
        <w:t>The Doxology</w:t>
      </w:r>
      <w:r w:rsidR="00E21EA3">
        <w:t xml:space="preserve"> for the Circumcision</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3"/>
            <w:r>
              <w:t xml:space="preserve">Christian </w:t>
            </w:r>
            <w:commentRangeEnd w:id="1423"/>
            <w:r>
              <w:rPr>
                <w:rStyle w:val="CommentReference"/>
                <w:rFonts w:ascii="Times New Roman" w:eastAsiaTheme="minorHAnsi" w:hAnsi="Times New Roman" w:cstheme="minorBidi"/>
                <w:color w:val="auto"/>
              </w:rPr>
              <w:commentReference w:id="14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4" w:name="_Ref434475229"/>
      <w:r>
        <w:t>The Psali Adam</w:t>
      </w:r>
      <w:r w:rsidR="006C1B94">
        <w:t xml:space="preserve"> for the Circumcision</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5"/>
            <w:r>
              <w:t xml:space="preserve">Victorious </w:t>
            </w:r>
            <w:commentRangeEnd w:id="1425"/>
            <w:r>
              <w:rPr>
                <w:rStyle w:val="CommentReference"/>
              </w:rPr>
              <w:commentReference w:id="14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6" w:name="_Ref434475252"/>
      <w:r>
        <w:t>The Psali Batos</w:t>
      </w:r>
      <w:r w:rsidR="006C1B94">
        <w:t xml:space="preserve"> for the Circumcision</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7"/>
            <w:r>
              <w:t>divinity</w:t>
            </w:r>
            <w:commentRangeEnd w:id="1427"/>
            <w:r>
              <w:rPr>
                <w:rStyle w:val="CommentReference"/>
              </w:rPr>
              <w:commentReference w:id="14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8" w:name="_Toc410196206"/>
      <w:bookmarkStart w:id="1429" w:name="_Toc410196448"/>
      <w:bookmarkStart w:id="1430" w:name="_Toc410196950"/>
      <w:bookmarkStart w:id="1431" w:name="_Toc459399304"/>
      <w:r>
        <w:t xml:space="preserve">January 6 (7) / Tobi 11: The Feast of </w:t>
      </w:r>
      <w:r w:rsidR="00495F1A">
        <w:t>Theophany</w:t>
      </w:r>
      <w:bookmarkEnd w:id="1428"/>
      <w:bookmarkEnd w:id="1429"/>
      <w:bookmarkEnd w:id="1430"/>
      <w:bookmarkEnd w:id="1431"/>
    </w:p>
    <w:p w14:paraId="322B4F7B" w14:textId="77777777" w:rsidR="00FF5FF3" w:rsidRDefault="00430630" w:rsidP="00FF5FF3">
      <w:pPr>
        <w:pStyle w:val="Heading4"/>
      </w:pPr>
      <w:bookmarkStart w:id="1432" w:name="_Ref434477630"/>
      <w:r>
        <w:t>An</w:t>
      </w:r>
      <w:r w:rsidR="00FF5FF3">
        <w:t xml:space="preserve"> </w:t>
      </w:r>
      <w:r>
        <w:t xml:space="preserve">Abridged </w:t>
      </w:r>
      <w:r w:rsidR="00FF5FF3">
        <w:t>Doxology</w:t>
      </w:r>
      <w:r w:rsidR="00E21EA3">
        <w:t xml:space="preserve">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3" w:name="_Ref434477641"/>
      <w:r>
        <w:t>The First Doxology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4" w:name="_Ref434477660"/>
      <w:r>
        <w:t>The Second Doxology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5" w:name="_Ref434475280"/>
      <w:r>
        <w:t>The Sunday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6"/>
            <w:r>
              <w:t xml:space="preserve">confirm </w:t>
            </w:r>
            <w:commentRangeEnd w:id="1436"/>
            <w:r>
              <w:rPr>
                <w:rStyle w:val="CommentReference"/>
              </w:rPr>
              <w:commentReference w:id="14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7"/>
            <w:r>
              <w:t>ⲛ̀ϫⲉ</w:t>
            </w:r>
            <w:commentRangeEnd w:id="1437"/>
            <w:r>
              <w:rPr>
                <w:rStyle w:val="CommentReference"/>
                <w:rFonts w:ascii="Times New Roman" w:hAnsi="Times New Roman"/>
              </w:rPr>
              <w:commentReference w:id="14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8"/>
            <w:r>
              <w:t>moved</w:t>
            </w:r>
            <w:commentRangeEnd w:id="1438"/>
            <w:r>
              <w:rPr>
                <w:rStyle w:val="CommentReference"/>
              </w:rPr>
              <w:commentReference w:id="14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9"/>
            <w:r>
              <w:t>thrice holy,</w:t>
            </w:r>
            <w:commentRangeEnd w:id="1439"/>
            <w:r>
              <w:rPr>
                <w:rStyle w:val="CommentReference"/>
              </w:rPr>
              <w:commentReference w:id="14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40" w:name="_Ref434475309"/>
      <w:r>
        <w:t>The Monday Psali Adam</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1"/>
            <w:r>
              <w:t xml:space="preserve">Ⲓⲱⲁⲛⲛⲟⲩ </w:t>
            </w:r>
            <w:commentRangeEnd w:id="1441"/>
            <w:r>
              <w:rPr>
                <w:rStyle w:val="CommentReference"/>
                <w:rFonts w:ascii="Times New Roman" w:hAnsi="Times New Roman"/>
              </w:rPr>
              <w:commentReference w:id="14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2"/>
            <w:r>
              <w:rPr>
                <w:rFonts w:eastAsia="Arial Unicode MS" w:cs="FreeSerifAvvaShenouda"/>
              </w:rPr>
              <w:t>ⲛⲓϯϩⲟ</w:t>
            </w:r>
            <w:commentRangeEnd w:id="1442"/>
            <w:r>
              <w:rPr>
                <w:rStyle w:val="CommentReference"/>
                <w:rFonts w:ascii="Times New Roman" w:hAnsi="Times New Roman"/>
              </w:rPr>
              <w:commentReference w:id="14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3" w:name="_Ref434475331"/>
      <w:r>
        <w:t>The Tuesday Psali Adam</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4"/>
            <w:r>
              <w:t>ⲫⲏ</w:t>
            </w:r>
            <w:commentRangeEnd w:id="1444"/>
            <w:r>
              <w:rPr>
                <w:rStyle w:val="CommentReference"/>
                <w:rFonts w:ascii="Times New Roman" w:hAnsi="Times New Roman"/>
              </w:rPr>
              <w:commentReference w:id="14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5"/>
            <w:r>
              <w:t>ϯⲥⲩⲛⲧⲉⲗⲓⲁ</w:t>
            </w:r>
            <w:commentRangeEnd w:id="1445"/>
            <w:r>
              <w:rPr>
                <w:rStyle w:val="CommentReference"/>
                <w:rFonts w:ascii="Times New Roman" w:hAnsi="Times New Roman"/>
              </w:rPr>
              <w:commentReference w:id="14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6" w:name="_Ref434475362"/>
      <w:r>
        <w:t>The Wednesday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7" w:name="_Ref434475388"/>
      <w:r>
        <w:t>The Thursday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8" w:name="_Ref434475411"/>
      <w:r>
        <w:t>The Friday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9" w:name="_Ref434475434"/>
      <w:r>
        <w:t>The Saturday Psali Batos</w:t>
      </w:r>
      <w:r w:rsidR="006C1B94">
        <w:t xml:space="preserve"> for Theophany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50"/>
            <w:r>
              <w:t>liberty</w:t>
            </w:r>
            <w:commentRangeEnd w:id="1450"/>
            <w:r>
              <w:rPr>
                <w:rStyle w:val="CommentReference"/>
              </w:rPr>
              <w:commentReference w:id="14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1"/>
            <w:r>
              <w:t xml:space="preserve">confirm </w:t>
            </w:r>
            <w:commentRangeEnd w:id="1451"/>
            <w:r>
              <w:rPr>
                <w:rStyle w:val="CommentReference"/>
              </w:rPr>
              <w:commentReference w:id="14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2" w:name="_Toc459399305"/>
      <w:r>
        <w:t>January 7 (8) / Tobi 12</w:t>
      </w:r>
      <w:r w:rsidR="001225FA">
        <w:t xml:space="preserve">: </w:t>
      </w:r>
      <w:r>
        <w:t>The Second Day of the Feast of Theophany</w:t>
      </w:r>
      <w:bookmarkEnd w:id="14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3" w:name="_Toc459399306"/>
      <w:r>
        <w:t>January 7 (8) / Tobi 12</w:t>
      </w:r>
      <w:r w:rsidR="001225FA">
        <w:t xml:space="preserve">: </w:t>
      </w:r>
      <w:r>
        <w:t>Also the Commemoration of Archangel Michael</w:t>
      </w:r>
      <w:bookmarkEnd w:id="1453"/>
    </w:p>
    <w:p w14:paraId="1CA7FD98" w14:textId="77777777" w:rsidR="0089025C" w:rsidRDefault="00191A26" w:rsidP="0082304E">
      <w:pPr>
        <w:pStyle w:val="Heading4"/>
      </w:pPr>
      <w:bookmarkStart w:id="1454" w:name="_Toc410196207"/>
      <w:bookmarkStart w:id="1455" w:name="_Toc410196449"/>
      <w:bookmarkStart w:id="1456"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7" w:name="_Ref434562461"/>
      <w:bookmarkStart w:id="1458" w:name="_Toc459399307"/>
      <w:r>
        <w:t>January 7 (8) / Tobi 12</w:t>
      </w:r>
      <w:r w:rsidR="001225FA">
        <w:t xml:space="preserve">: </w:t>
      </w:r>
      <w:commentRangeStart w:id="1459"/>
      <w:r>
        <w:t>Also St. Theodore Anatoly</w:t>
      </w:r>
      <w:commentRangeEnd w:id="1459"/>
      <w:r>
        <w:rPr>
          <w:rStyle w:val="CommentReference"/>
          <w:rFonts w:eastAsiaTheme="minorHAnsi" w:cstheme="minorBidi"/>
          <w:b w:val="0"/>
          <w:bCs w:val="0"/>
        </w:rPr>
        <w:commentReference w:id="1459"/>
      </w:r>
      <w:bookmarkEnd w:id="1457"/>
      <w:bookmarkEnd w:id="1458"/>
    </w:p>
    <w:p w14:paraId="7DD26869" w14:textId="77777777" w:rsidR="006B44CE" w:rsidRDefault="006B44CE" w:rsidP="006B44CE">
      <w:pPr>
        <w:pStyle w:val="Heading4"/>
      </w:pPr>
      <w:bookmarkStart w:id="1460" w:name="_Ref434477694"/>
      <w:bookmarkStart w:id="1461" w:name="_Ref434489376"/>
      <w:r>
        <w:t>The Doxology</w:t>
      </w:r>
      <w:bookmarkEnd w:id="1460"/>
      <w:r w:rsidR="00B46E6E">
        <w:t xml:space="preserve"> for St. Theodore Anatoly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2" w:name="_Toc459399308"/>
      <w:r>
        <w:t>January 8 (9) / Tobi 13: The Feast of T</w:t>
      </w:r>
      <w:r w:rsidR="00495F1A">
        <w:t>he Wedding of Cana of Galilee</w:t>
      </w:r>
      <w:bookmarkEnd w:id="1454"/>
      <w:bookmarkEnd w:id="1455"/>
      <w:bookmarkEnd w:id="1456"/>
      <w:bookmarkEnd w:id="1462"/>
    </w:p>
    <w:p w14:paraId="46F7A60E" w14:textId="77777777" w:rsidR="00A37BB6" w:rsidRDefault="00A37BB6" w:rsidP="00A37BB6">
      <w:pPr>
        <w:pStyle w:val="Heading4"/>
      </w:pPr>
      <w:bookmarkStart w:id="1463" w:name="_Ref434477774"/>
      <w:r>
        <w:t>The Doxology</w:t>
      </w:r>
      <w:r w:rsidR="00E21EA3">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4" w:name="_Ref434475472"/>
      <w:r>
        <w:t>The Psali Adam</w:t>
      </w:r>
      <w:r w:rsidR="006C1B94">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5" w:name="_Ref434475500"/>
      <w:r>
        <w:t>The Psali Batos</w:t>
      </w:r>
      <w:r w:rsidR="006C1B94">
        <w:t xml:space="preserve"> for the Wedding of Cana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6" w:name="_Ref434560112"/>
      <w:bookmarkStart w:id="1467" w:name="_Toc459399309"/>
      <w:r>
        <w:t>January 8 (9) / Tobi 13: Also the Martyrdom of St. Demiana</w:t>
      </w:r>
      <w:bookmarkEnd w:id="1466"/>
      <w:bookmarkEnd w:id="1467"/>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8" w:name="_Ref434490124"/>
      <w:r>
        <w:t>Another Doxology of St. Demiana</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9" w:name="_Ref434563224"/>
      <w:bookmarkStart w:id="1470" w:name="_Toc459399310"/>
      <w:r>
        <w:t>January 9 (10) / Tobi 14: St. Maximus</w:t>
      </w:r>
      <w:bookmarkEnd w:id="1469"/>
      <w:bookmarkEnd w:id="1470"/>
    </w:p>
    <w:p w14:paraId="1847ABB1" w14:textId="77777777" w:rsidR="00662600" w:rsidRDefault="00810F04" w:rsidP="00810F04">
      <w:pPr>
        <w:pStyle w:val="Heading4"/>
      </w:pPr>
      <w:bookmarkStart w:id="1471" w:name="_Ref434490957"/>
      <w:r>
        <w:t>The Doxology for</w:t>
      </w:r>
      <w:r w:rsidR="00662600">
        <w:t xml:space="preserve"> Sts. Maximus and Dometius</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5" w:name="_Toc459399311"/>
      <w:r>
        <w:t>Jan</w:t>
      </w:r>
      <w:r w:rsidR="00662600">
        <w:t>uary 12 (13) / Tobi 17: St. Dome</w:t>
      </w:r>
      <w:r>
        <w:t>tius</w:t>
      </w:r>
      <w:bookmarkEnd w:id="1475"/>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6" w:name="_Toc459399312"/>
      <w:r>
        <w:t>January 13 (14) / Tobi 18: St. Hilary of Poitiers</w:t>
      </w:r>
      <w:bookmarkEnd w:id="1476"/>
    </w:p>
    <w:p w14:paraId="17E429FC" w14:textId="7FC8029F" w:rsidR="00A96087" w:rsidRDefault="00A96087" w:rsidP="00A96087">
      <w:pPr>
        <w:pStyle w:val="Heading4"/>
      </w:pPr>
      <w:r>
        <w:t>The Doxology for St. Hilary of Poitiers</w:t>
      </w:r>
      <w:r w:rsidR="006035EE">
        <w:rPr>
          <w:rStyle w:val="FootnoteReference"/>
        </w:rPr>
        <w:footnoteReference w:id="9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7" w:name="_Toc459399313"/>
      <w:bookmarkStart w:id="1478" w:name="_Toc410196208"/>
      <w:bookmarkStart w:id="1479" w:name="_Toc410196450"/>
      <w:bookmarkStart w:id="1480" w:name="_Toc410196952"/>
      <w:r>
        <w:t>January 15 (16) / Tobi 20: Departure of St. Prochorus the Disciple</w:t>
      </w:r>
      <w:bookmarkEnd w:id="1477"/>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1" w:name="_Toc459399314"/>
      <w:r>
        <w:t xml:space="preserve">January 16 (17) / Tobi 21: </w:t>
      </w:r>
      <w:r w:rsidR="00495F1A">
        <w:t>The Dormition of the Virgin</w:t>
      </w:r>
      <w:bookmarkEnd w:id="1478"/>
      <w:bookmarkEnd w:id="1479"/>
      <w:bookmarkEnd w:id="1480"/>
      <w:bookmarkEnd w:id="1481"/>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2" w:name="_Ref434560171"/>
      <w:bookmarkStart w:id="1483" w:name="_Toc459399315"/>
      <w:r>
        <w:t>January 17 (18) / Tobi 22: St. Anthony the Great</w:t>
      </w:r>
      <w:bookmarkEnd w:id="1482"/>
      <w:bookmarkEnd w:id="1483"/>
    </w:p>
    <w:p w14:paraId="38BCD1D7" w14:textId="77777777" w:rsidR="00FF5FF3" w:rsidRDefault="00FF5FF3" w:rsidP="00FF5FF3">
      <w:pPr>
        <w:pStyle w:val="Heading4"/>
      </w:pPr>
      <w:bookmarkStart w:id="1484" w:name="_Ref434490340"/>
      <w:r>
        <w:t>The Doxology</w:t>
      </w:r>
      <w:r w:rsidR="00B46E6E">
        <w:t xml:space="preserve"> for St. Anthony the Great</w:t>
      </w:r>
      <w:bookmarkEnd w:id="1484"/>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5" w:name="_Toc459399316"/>
      <w:r>
        <w:t>January 18 (19) / Tobi 23: St. Timothy the Apostle</w:t>
      </w:r>
      <w:bookmarkEnd w:id="1485"/>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6" w:name="_Toc459399317"/>
      <w:r>
        <w:t>January 22 (23) / Tobi 27: Archangel Suriel</w:t>
      </w:r>
      <w:bookmarkEnd w:id="1486"/>
    </w:p>
    <w:p w14:paraId="79FCFE0C" w14:textId="77777777" w:rsidR="00596AC8" w:rsidRDefault="00596AC8" w:rsidP="00596AC8">
      <w:pPr>
        <w:pStyle w:val="Heading4"/>
      </w:pPr>
      <w:bookmarkStart w:id="1487" w:name="_Ref434488250"/>
      <w:r>
        <w:t>The Doxology</w:t>
      </w:r>
      <w:r w:rsidR="00B46E6E">
        <w:t xml:space="preserve"> for Archangel Suriel</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8" w:name="_Toc459399318"/>
      <w:r>
        <w:t>January 22 (23) / Tobi 27: Also Relocation of St. Timothy the Apostle’s Relics</w:t>
      </w:r>
      <w:bookmarkEnd w:id="1488"/>
    </w:p>
    <w:p w14:paraId="3FBC7E0C" w14:textId="07BFA0F6" w:rsidR="00191A26" w:rsidRDefault="00191A26" w:rsidP="00191A26">
      <w:pPr>
        <w:pStyle w:val="Rubric"/>
      </w:pPr>
      <w:bookmarkStart w:id="1489"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90" w:name="_Toc459399319"/>
      <w:r>
        <w:t>January 24 (25) / Tobi 29: Commemoration of the Annunciation, Nativity, and Resurrection on the 29</w:t>
      </w:r>
      <w:r w:rsidRPr="00C0205C">
        <w:rPr>
          <w:vertAlign w:val="superscript"/>
        </w:rPr>
        <w:t>th</w:t>
      </w:r>
      <w:r>
        <w:t xml:space="preserve"> of Every Month</w:t>
      </w:r>
      <w:bookmarkEnd w:id="1490"/>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1" w:name="_Toc459399320"/>
      <w:r>
        <w:t>January 27 (28) / Meshir 2: St. Paul the Anchorite</w:t>
      </w:r>
      <w:bookmarkEnd w:id="1489"/>
      <w:bookmarkEnd w:id="1491"/>
    </w:p>
    <w:p w14:paraId="680E4267" w14:textId="77777777" w:rsidR="00C30529" w:rsidRDefault="00C30529" w:rsidP="00C30529">
      <w:pPr>
        <w:pStyle w:val="Heading4"/>
      </w:pPr>
      <w:bookmarkStart w:id="1492" w:name="_Ref434490368"/>
      <w:r>
        <w:t>The Doxology</w:t>
      </w:r>
      <w:r w:rsidR="00B46E6E">
        <w:t xml:space="preserve"> for St. Paul the Anchorite</w:t>
      </w:r>
      <w:bookmarkEnd w:id="1492"/>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3" w:name="_Toc459399321"/>
      <w:r>
        <w:t>January 29 (30) / Meshir 4: Martyrdom of St. Agabus the Disciple</w:t>
      </w:r>
      <w:bookmarkEnd w:id="1493"/>
    </w:p>
    <w:p w14:paraId="6DDD9040" w14:textId="4AE0C994" w:rsidR="00191A26" w:rsidRDefault="00191A26" w:rsidP="00191A26">
      <w:pPr>
        <w:pStyle w:val="Rubric"/>
      </w:pPr>
      <w:bookmarkStart w:id="1494" w:name="_Toc410196209"/>
      <w:bookmarkStart w:id="1495" w:name="_Toc410196451"/>
      <w:bookmarkStart w:id="1496"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7" w:name="_Toc459399322"/>
      <w:r>
        <w:t>January 21 (31) / Meshir 5: St. Apollo the Friend of St. Apip</w:t>
      </w:r>
      <w:bookmarkEnd w:id="1497"/>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8" w:name="_Toc459399206"/>
      <w:bookmarkStart w:id="1499" w:name="February"/>
      <w:bookmarkEnd w:id="1417"/>
      <w:r>
        <w:t>February</w:t>
      </w:r>
      <w:bookmarkEnd w:id="1494"/>
      <w:bookmarkEnd w:id="1495"/>
      <w:bookmarkEnd w:id="1496"/>
      <w:r w:rsidR="00C30529">
        <w:t xml:space="preserve"> or </w:t>
      </w:r>
      <w:r w:rsidR="00C30529">
        <w:rPr>
          <w:rFonts w:ascii="FreeSerifAvvaShenouda" w:hAnsi="FreeSerifAvvaShenouda" w:cs="FreeSerifAvvaShenouda"/>
        </w:rPr>
        <w:t>Ⲙϣⲓⲣ</w:t>
      </w:r>
      <w:bookmarkEnd w:id="1498"/>
    </w:p>
    <w:bookmarkStart w:id="1500" w:name="_Toc410196210" w:displacedByCustomXml="next"/>
    <w:bookmarkStart w:id="1501" w:name="_Toc410196452" w:displacedByCustomXml="next"/>
    <w:bookmarkStart w:id="1502"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1275D9">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1275D9">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1275D9">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1275D9">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1275D9">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1275D9">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1275D9">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1275D9">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1275D9">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3" w:name="_Toc459399323"/>
      <w:r>
        <w:t xml:space="preserve">February 2 (3): Meshir 8: </w:t>
      </w:r>
      <w:r w:rsidR="00495F1A">
        <w:t>The Entrance into the Temple</w:t>
      </w:r>
      <w:bookmarkEnd w:id="1502"/>
      <w:bookmarkEnd w:id="1501"/>
      <w:bookmarkEnd w:id="1500"/>
      <w:bookmarkEnd w:id="1503"/>
    </w:p>
    <w:p w14:paraId="6E92944D" w14:textId="77777777" w:rsidR="00C30529" w:rsidRDefault="00C30529" w:rsidP="00124ADD">
      <w:pPr>
        <w:pStyle w:val="Heading4"/>
      </w:pPr>
      <w:bookmarkStart w:id="1504" w:name="_Ref434477815"/>
      <w:r>
        <w:t>The Doxology</w:t>
      </w:r>
      <w:r w:rsidR="00E21EA3">
        <w:t xml:space="preserve"> for the Entrance into the Temple</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5" w:name="_Toc459399324"/>
      <w:r>
        <w:t>February 4 (5) / Meshir 10: Martyrdom of St. James the Son of Alphaeus</w:t>
      </w:r>
      <w:bookmarkEnd w:id="1505"/>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6" w:name="_Toc459399325"/>
      <w:r>
        <w:t>February 6 (7) / Meshir 12: Commemoration of Archangel Michael</w:t>
      </w:r>
      <w:bookmarkEnd w:id="1506"/>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7" w:name="_Toc459399326"/>
      <w:r>
        <w:t>February 8 (9) / Meshir 14: The Departure of St. Severus</w:t>
      </w:r>
      <w:bookmarkEnd w:id="1507"/>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8" w:name="_Toc459399327"/>
      <w:r>
        <w:t>February 10 (11) / Meshir 16: Isaac the Syrian</w:t>
      </w:r>
      <w:bookmarkEnd w:id="1508"/>
    </w:p>
    <w:p w14:paraId="2F7479F8" w14:textId="77777777" w:rsidR="005329C1" w:rsidRDefault="005242D1" w:rsidP="005329C1">
      <w:pPr>
        <w:pStyle w:val="Heading3"/>
      </w:pPr>
      <w:bookmarkStart w:id="1509" w:name="_Toc459399328"/>
      <w:r>
        <w:t>February</w:t>
      </w:r>
      <w:r w:rsidR="005329C1">
        <w:t xml:space="preserve"> 15 (16) / Meshir 21: Commemoration of the Theotokos</w:t>
      </w:r>
      <w:bookmarkEnd w:id="1509"/>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10" w:name="_Toc459399329"/>
      <w:r>
        <w:t>February 15 (16) / Meshir 21: Also Martyrdom of St. Onesimus, the Disciple of St. Paul</w:t>
      </w:r>
      <w:bookmarkEnd w:id="1510"/>
    </w:p>
    <w:p w14:paraId="197E567A" w14:textId="77777777" w:rsidR="00B52D77" w:rsidRDefault="00B52D77" w:rsidP="00B52D77">
      <w:pPr>
        <w:pStyle w:val="Heading3"/>
      </w:pPr>
      <w:bookmarkStart w:id="1511" w:name="_Toc459399330"/>
      <w:r>
        <w:t>February 23 (24) / Meshir 29: Commemoration of the Annunciation, Nativity, and Resurrection on the 29</w:t>
      </w:r>
      <w:r w:rsidRPr="00C0205C">
        <w:rPr>
          <w:vertAlign w:val="superscript"/>
        </w:rPr>
        <w:t>th</w:t>
      </w:r>
      <w:r>
        <w:t xml:space="preserve"> of Every Month</w:t>
      </w:r>
      <w:bookmarkEnd w:id="1511"/>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2" w:name="_Toc459399331"/>
      <w:r>
        <w:t>February 24 (25) / Meshir 30: Appearance of the Head of St. John the Baptist</w:t>
      </w:r>
      <w:bookmarkEnd w:id="1512"/>
    </w:p>
    <w:p w14:paraId="49513F8D" w14:textId="19D22020" w:rsidR="00191A26" w:rsidRDefault="00191A26" w:rsidP="00191A26">
      <w:pPr>
        <w:pStyle w:val="Rubric"/>
      </w:pPr>
      <w:bookmarkStart w:id="1513" w:name="_Toc410196211"/>
      <w:bookmarkStart w:id="1514" w:name="_Toc410196453"/>
      <w:bookmarkStart w:id="1515"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6" w:name="_Toc459399332"/>
      <w:r>
        <w:t>February 24 (25) / Meshir 30: Also St. Cyril VI</w:t>
      </w:r>
      <w:bookmarkEnd w:id="1516"/>
    </w:p>
    <w:p w14:paraId="0CDD55AC" w14:textId="77777777" w:rsidR="001779C0" w:rsidRDefault="001779C0" w:rsidP="001779C0">
      <w:pPr>
        <w:pStyle w:val="Heading4"/>
      </w:pPr>
      <w:bookmarkStart w:id="1517" w:name="_Ref434492506"/>
      <w:r>
        <w:t>The Doxology</w:t>
      </w:r>
      <w:r w:rsidR="00B82753">
        <w:t xml:space="preserve"> for St. Cyril VI</w:t>
      </w:r>
      <w:r>
        <w:rPr>
          <w:rStyle w:val="FootnoteReference"/>
        </w:rPr>
        <w:footnoteReference w:id="974"/>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8" w:name="_Toc459399207"/>
      <w:bookmarkStart w:id="1519" w:name="March"/>
      <w:bookmarkEnd w:id="1499"/>
      <w:r>
        <w:t>March</w:t>
      </w:r>
      <w:bookmarkEnd w:id="1513"/>
      <w:bookmarkEnd w:id="1514"/>
      <w:bookmarkEnd w:id="1515"/>
      <w:r w:rsidR="00C30529">
        <w:t xml:space="preserve"> or </w:t>
      </w:r>
      <w:r w:rsidR="00C30529">
        <w:rPr>
          <w:rFonts w:ascii="FreeSerifAvvaShenouda" w:hAnsi="FreeSerifAvvaShenouda" w:cs="FreeSerifAvvaShenouda"/>
        </w:rPr>
        <w:t>Ⲡⲁⲣⲙϩⲟⲧⲡ</w:t>
      </w:r>
      <w:bookmarkEnd w:id="1518"/>
    </w:p>
    <w:bookmarkStart w:id="1520" w:name="_Toc410196212" w:displacedByCustomXml="next"/>
    <w:bookmarkStart w:id="1521" w:name="_Toc410196454" w:displacedByCustomXml="next"/>
    <w:bookmarkStart w:id="1522"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1275D9">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1275D9">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1275D9">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1275D9">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1275D9">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1275D9">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1275D9">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1275D9">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1275D9">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1275D9">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3" w:name="_Toc459399333"/>
      <w:r>
        <w:t>March 2: Departure of St. Chad of Mercia</w:t>
      </w:r>
      <w:r w:rsidR="00377E51">
        <w:rPr>
          <w:rStyle w:val="FootnoteReference"/>
        </w:rPr>
        <w:footnoteReference w:id="975"/>
      </w:r>
      <w:bookmarkEnd w:id="1523"/>
    </w:p>
    <w:p w14:paraId="668738F1" w14:textId="77777777" w:rsidR="006A140A" w:rsidRDefault="006A140A" w:rsidP="006A140A">
      <w:pPr>
        <w:pStyle w:val="Heading4"/>
      </w:pPr>
      <w:bookmarkStart w:id="1524" w:name="_Ref434492702"/>
      <w:r>
        <w:t>The Doxology</w:t>
      </w:r>
      <w:r w:rsidR="00B82753">
        <w:t xml:space="preserve"> for St. Chad of Mercia</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5" w:name="_Toc459399334"/>
      <w:r>
        <w:t>March 4 / Phamenoth 8: Martyrdom of St. Matthias the Apostle</w:t>
      </w:r>
      <w:bookmarkEnd w:id="1525"/>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6" w:name="_Toc459399335"/>
      <w:r>
        <w:t xml:space="preserve">March 6 / Phamenoth 10: </w:t>
      </w:r>
      <w:r w:rsidR="00495F1A">
        <w:t>The Finding of the Holy Cross</w:t>
      </w:r>
      <w:bookmarkEnd w:id="1522"/>
      <w:bookmarkEnd w:id="1521"/>
      <w:bookmarkEnd w:id="1520"/>
      <w:bookmarkEnd w:id="1526"/>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7" w:name="_Toc459399336"/>
      <w:r>
        <w:t>March 8 / Phamenoth</w:t>
      </w:r>
      <w:r w:rsidR="005329C1">
        <w:t xml:space="preserve"> 12</w:t>
      </w:r>
      <w:r>
        <w:t>: Commemoration of Archangel Michael</w:t>
      </w:r>
      <w:bookmarkEnd w:id="1527"/>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8" w:name="_Toc459399337"/>
      <w:r>
        <w:t>March 9 / Phamenoth 13: Return of St. Macarius the Great and St. Macarius of Alexandria from Exile</w:t>
      </w:r>
      <w:bookmarkEnd w:id="1528"/>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9" w:name="_Toc459399338"/>
      <w:r>
        <w:t>March 15 / Phamenoth 19: Martyrdom of St. Aristobulus the Apostle</w:t>
      </w:r>
      <w:bookmarkEnd w:id="1529"/>
    </w:p>
    <w:p w14:paraId="57821F33" w14:textId="0186B207" w:rsidR="00191A26" w:rsidRDefault="00191A26" w:rsidP="00191A26">
      <w:pPr>
        <w:pStyle w:val="Rubric"/>
      </w:pPr>
      <w:bookmarkStart w:id="1530" w:name="_Toc410196213"/>
      <w:bookmarkStart w:id="1531" w:name="_Toc410196455"/>
      <w:bookmarkStart w:id="1532"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3" w:name="_Toc459399339"/>
      <w:r>
        <w:t>March 17 / Phamenoth 21: Commemoration of the Theotokos</w:t>
      </w:r>
      <w:bookmarkEnd w:id="1533"/>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4" w:name="_Ref434563557"/>
      <w:bookmarkStart w:id="1535" w:name="_Toc459399340"/>
      <w:r>
        <w:t>March 23 / Phamenoth 27: St. Macarius the Great</w:t>
      </w:r>
      <w:bookmarkEnd w:id="1534"/>
      <w:bookmarkEnd w:id="1535"/>
    </w:p>
    <w:p w14:paraId="19445963" w14:textId="77777777" w:rsidR="003E7329" w:rsidRDefault="003E7329" w:rsidP="003E7329">
      <w:pPr>
        <w:pStyle w:val="Heading4"/>
      </w:pPr>
      <w:bookmarkStart w:id="1536" w:name="_Ref434490507"/>
      <w:r>
        <w:t>The Doxology of St. Macarius the Great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3" w:name="_Ref434490525"/>
      <w:r>
        <w:t>Another Doxology of St. Macarius the Great</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4" w:name="_Ref434490542"/>
      <w:r>
        <w:t>Another</w:t>
      </w:r>
      <w:r w:rsidR="00C30529">
        <w:t xml:space="preserve"> Doxology</w:t>
      </w:r>
      <w:r>
        <w:t xml:space="preserve"> of St. Macarius the Great</w:t>
      </w:r>
      <w:r>
        <w:rPr>
          <w:rStyle w:val="FootnoteReference"/>
        </w:rPr>
        <w:footnoteReference w:id="978"/>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5" w:name="_Toc459399341"/>
      <w:r>
        <w:t xml:space="preserve">March 25 / Phamenoth 29: </w:t>
      </w:r>
      <w:r w:rsidR="00495F1A">
        <w:t>Annunciation</w:t>
      </w:r>
      <w:bookmarkEnd w:id="1530"/>
      <w:bookmarkEnd w:id="1531"/>
      <w:bookmarkEnd w:id="1532"/>
      <w:bookmarkEnd w:id="1545"/>
    </w:p>
    <w:p w14:paraId="2B8989CB" w14:textId="77777777" w:rsidR="004246C3" w:rsidRDefault="004246C3" w:rsidP="004246C3">
      <w:pPr>
        <w:pStyle w:val="Heading4"/>
      </w:pPr>
      <w:bookmarkStart w:id="1546"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7" w:name="_Ref459399117"/>
      <w:r>
        <w:t>The Doxology</w:t>
      </w:r>
      <w:r w:rsidR="00E21EA3">
        <w:t xml:space="preserve"> for the Annunciation</w:t>
      </w:r>
      <w:bookmarkEnd w:id="1546"/>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8" w:name="_Ref434475566"/>
      <w:bookmarkStart w:id="1549" w:name="_Toc410196214"/>
      <w:bookmarkStart w:id="1550" w:name="_Toc410196456"/>
      <w:bookmarkStart w:id="1551" w:name="_Toc410196958"/>
      <w:r>
        <w:t>The Psali Adam</w:t>
      </w:r>
      <w:r w:rsidR="006C1B94">
        <w:t xml:space="preserve"> for Annunciation</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2"/>
            <w:r>
              <w:t>Head</w:t>
            </w:r>
            <w:commentRangeEnd w:id="1552"/>
            <w:r>
              <w:rPr>
                <w:rStyle w:val="CommentReference"/>
              </w:rPr>
              <w:commentReference w:id="15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3" w:name="_Ref434475591"/>
      <w:r>
        <w:t>The Psali Batos</w:t>
      </w:r>
      <w:r w:rsidR="006C1B94">
        <w:t xml:space="preserve"> for Annunciation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4"/>
            <w:r>
              <w:t>ruler</w:t>
            </w:r>
            <w:commentRangeEnd w:id="1554"/>
            <w:r>
              <w:rPr>
                <w:rStyle w:val="CommentReference"/>
              </w:rPr>
              <w:commentReference w:id="15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5"/>
            <w:r>
              <w:t xml:space="preserve">peoples </w:t>
            </w:r>
            <w:commentRangeEnd w:id="1555"/>
            <w:r>
              <w:rPr>
                <w:rStyle w:val="CommentReference"/>
              </w:rPr>
              <w:commentReference w:id="15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6"/>
            <w:r>
              <w:t>burned</w:t>
            </w:r>
            <w:commentRangeEnd w:id="1556"/>
            <w:r>
              <w:rPr>
                <w:rStyle w:val="CommentReference"/>
              </w:rPr>
              <w:commentReference w:id="15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7"/>
            <w:r>
              <w:t>Servant</w:t>
            </w:r>
            <w:commentRangeEnd w:id="1557"/>
            <w:r>
              <w:rPr>
                <w:rStyle w:val="CommentReference"/>
              </w:rPr>
              <w:commentReference w:id="15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8"/>
            <w:r>
              <w:t xml:space="preserve">Ⲫⲱⲕ </w:t>
            </w:r>
            <w:commentRangeEnd w:id="1558"/>
            <w:r>
              <w:rPr>
                <w:rStyle w:val="CommentReference"/>
                <w:rFonts w:ascii="Times New Roman" w:hAnsi="Times New Roman"/>
              </w:rPr>
              <w:commentReference w:id="15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9" w:name="_Ref434562998"/>
      <w:bookmarkStart w:id="1560" w:name="_Toc459399342"/>
      <w:r>
        <w:t xml:space="preserve">March 26 / Phamenoth 30: </w:t>
      </w:r>
      <w:r w:rsidR="00D31016">
        <w:t>Arch</w:t>
      </w:r>
      <w:r>
        <w:t>angel Gabriel</w:t>
      </w:r>
      <w:bookmarkEnd w:id="1559"/>
      <w:bookmarkEnd w:id="1560"/>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1" w:name="_Toc459399343"/>
      <w:r>
        <w:t xml:space="preserve">March 28 / Pharamuthi 2: Martyrdom of St. James </w:t>
      </w:r>
      <w:r w:rsidR="008762FF">
        <w:t xml:space="preserve">the son of </w:t>
      </w:r>
      <w:r w:rsidR="002E495E">
        <w:t>Zebedee</w:t>
      </w:r>
      <w:r>
        <w:t>, the Apostles</w:t>
      </w:r>
      <w:bookmarkEnd w:id="1561"/>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2" w:name="_Toc459399208"/>
      <w:bookmarkStart w:id="1563" w:name="April"/>
      <w:bookmarkEnd w:id="1519"/>
      <w:r>
        <w:t>April</w:t>
      </w:r>
      <w:bookmarkEnd w:id="1549"/>
      <w:bookmarkEnd w:id="1550"/>
      <w:bookmarkEnd w:id="15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2"/>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1275D9">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1275D9">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1275D9">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1275D9">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1275D9">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1275D9">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1275D9">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1275D9">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1275D9">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1275D9">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1275D9">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4" w:name="_Toc459399344"/>
      <w:r>
        <w:t>April 1 / Pharamuthi 6</w:t>
      </w:r>
      <w:r w:rsidR="006E4762">
        <w:t xml:space="preserve">: </w:t>
      </w:r>
      <w:r>
        <w:t>Saint Mary of Egypt</w:t>
      </w:r>
      <w:bookmarkEnd w:id="1564"/>
    </w:p>
    <w:p w14:paraId="70D0F650" w14:textId="77777777" w:rsidR="00254945" w:rsidRDefault="00254945" w:rsidP="00254945">
      <w:pPr>
        <w:pStyle w:val="Heading4"/>
      </w:pPr>
      <w:bookmarkStart w:id="1565" w:name="_Ref434491512"/>
      <w:r>
        <w:t>The Doxology</w:t>
      </w:r>
      <w:r w:rsidR="00810F04">
        <w:t xml:space="preserve"> for St. Mary of Egypt</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6" w:name="_Toc459399345"/>
      <w:r>
        <w:t>April 7 / Pharamuthi 12: Commemoration of Archangel Michael</w:t>
      </w:r>
      <w:bookmarkEnd w:id="1566"/>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7" w:name="_Toc459399346"/>
      <w:r>
        <w:t>April 10 / Pharamuthi 15: Consecrating of the Church of St. Agabus the Apostle</w:t>
      </w:r>
      <w:bookmarkEnd w:id="1567"/>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8" w:name="_Toc459399347"/>
      <w:r>
        <w:t xml:space="preserve">April 12 / Pharamuthi 17: Martyrdom of St. </w:t>
      </w:r>
      <w:commentRangeStart w:id="1569"/>
      <w:r>
        <w:t xml:space="preserve">James </w:t>
      </w:r>
      <w:commentRangeEnd w:id="1569"/>
      <w:r>
        <w:rPr>
          <w:rStyle w:val="CommentReference"/>
          <w:rFonts w:eastAsiaTheme="minorHAnsi" w:cstheme="minorBidi"/>
          <w:b w:val="0"/>
          <w:bCs w:val="0"/>
        </w:rPr>
        <w:commentReference w:id="1569"/>
      </w:r>
      <w:r>
        <w:t xml:space="preserve">the brother of </w:t>
      </w:r>
      <w:r w:rsidR="002E495E">
        <w:t>the Lord the bishop of Jerusalem</w:t>
      </w:r>
      <w:bookmarkEnd w:id="1568"/>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70" w:name="_Toc459399348"/>
      <w:r>
        <w:t>April 16 / Pharamuthi 21: Commemoration of the Theotokos</w:t>
      </w:r>
      <w:bookmarkEnd w:id="1570"/>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1" w:name="_Ref434560035"/>
      <w:bookmarkStart w:id="1572" w:name="_Toc459399349"/>
      <w:r>
        <w:t>April 18 / Pharamuthi 23: Martyrdom of St. George the Prince of the Martyrs</w:t>
      </w:r>
      <w:bookmarkEnd w:id="1571"/>
      <w:bookmarkEnd w:id="1572"/>
    </w:p>
    <w:p w14:paraId="480B7CF0" w14:textId="77777777" w:rsidR="00AF6D10" w:rsidRDefault="00AF6D10" w:rsidP="00AF6D10">
      <w:pPr>
        <w:pStyle w:val="Heading4"/>
      </w:pPr>
      <w:bookmarkStart w:id="1573" w:name="_Ref434489211"/>
      <w:r>
        <w:t>Another Doxology of St. George</w:t>
      </w:r>
      <w:bookmarkEnd w:id="1573"/>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4" w:name="_Toc459399350"/>
      <w:r>
        <w:t>April 24 / Pharamuthi 29: Commemoration of the Annunciation, Nativity, and Resurrection on the 29</w:t>
      </w:r>
      <w:r w:rsidRPr="00C0205C">
        <w:rPr>
          <w:vertAlign w:val="superscript"/>
        </w:rPr>
        <w:t>th</w:t>
      </w:r>
      <w:r>
        <w:t xml:space="preserve"> of Every Month</w:t>
      </w:r>
      <w:bookmarkEnd w:id="1574"/>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5" w:name="_Toc459399351"/>
      <w:r>
        <w:t xml:space="preserve">April 24 / Pharamuthi 29: </w:t>
      </w:r>
      <w:r w:rsidR="00B52D77">
        <w:t xml:space="preserve">Also the </w:t>
      </w:r>
      <w:r>
        <w:t>Departure of St. Erastus the Apostle</w:t>
      </w:r>
      <w:bookmarkEnd w:id="1575"/>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6" w:name="_Ref434562195"/>
      <w:bookmarkStart w:id="1577" w:name="_Toc459399352"/>
      <w:r>
        <w:t>April 25 / Pharamuthi 30: Martyrdom of St. Mark the Evangelist</w:t>
      </w:r>
      <w:bookmarkEnd w:id="1576"/>
      <w:bookmarkEnd w:id="1577"/>
    </w:p>
    <w:p w14:paraId="1A50F251" w14:textId="77777777" w:rsidR="00072324" w:rsidRDefault="00B46E6E" w:rsidP="00072324">
      <w:pPr>
        <w:pStyle w:val="Heading4"/>
      </w:pPr>
      <w:bookmarkStart w:id="1578" w:name="_Ref434488936"/>
      <w:r>
        <w:t>Another</w:t>
      </w:r>
      <w:r w:rsidR="00072324">
        <w:t xml:space="preserve"> Doxology</w:t>
      </w:r>
      <w:r>
        <w:t xml:space="preserve"> of St. Mark</w:t>
      </w:r>
      <w:bookmarkEnd w:id="1578"/>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9" w:name="_Toc459399353"/>
      <w:r>
        <w:t>April 26 / Pashons 1: Nativity of the Theotokos</w:t>
      </w:r>
      <w:bookmarkEnd w:id="1579"/>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80" w:name="_Toc459399354"/>
      <w:r>
        <w:t>April 28 /</w:t>
      </w:r>
      <w:r w:rsidR="00F66BB3">
        <w:t xml:space="preserve"> Pashons 3: Departure of St. Jas</w:t>
      </w:r>
      <w:r>
        <w:t>on the Disciple</w:t>
      </w:r>
      <w:bookmarkEnd w:id="1580"/>
    </w:p>
    <w:p w14:paraId="588AE276" w14:textId="12BC87E2" w:rsidR="00191A26" w:rsidRDefault="00191A26" w:rsidP="00191A26">
      <w:pPr>
        <w:pStyle w:val="Rubric"/>
      </w:pPr>
      <w:bookmarkStart w:id="1581" w:name="_Toc410196215"/>
      <w:bookmarkStart w:id="1582" w:name="_Toc410196457"/>
      <w:bookmarkStart w:id="1583"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4" w:name="_Toc459399355"/>
      <w:r>
        <w:t>April 28 / Pashons 3: Also St. Theodore</w:t>
      </w:r>
      <w:r w:rsidR="00AF6F9B">
        <w:t xml:space="preserve"> the Disciple of St. Pachom</w:t>
      </w:r>
      <w:bookmarkEnd w:id="15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5" w:name="_Toc459399209"/>
      <w:bookmarkStart w:id="1586" w:name="May"/>
      <w:bookmarkEnd w:id="1563"/>
      <w:r>
        <w:t>May</w:t>
      </w:r>
      <w:r w:rsidR="00495F1A">
        <w:t xml:space="preserve"> or </w:t>
      </w:r>
      <w:bookmarkEnd w:id="1581"/>
      <w:bookmarkEnd w:id="1582"/>
      <w:bookmarkEnd w:id="1583"/>
      <w:r w:rsidRPr="00FB5E62">
        <w:rPr>
          <w:rFonts w:ascii="FreeSerifAvvaShenouda" w:eastAsia="Arial Unicode MS" w:hAnsi="FreeSerifAvvaShenouda" w:cs="FreeSerifAvvaShenouda"/>
          <w:lang w:val="en-US"/>
        </w:rPr>
        <w:t>Ⲡⲁϣⲁⲛⲥ</w:t>
      </w:r>
      <w:bookmarkEnd w:id="1585"/>
    </w:p>
    <w:bookmarkStart w:id="1587" w:name="_Ref434563583" w:displacedByCustomXml="next"/>
    <w:bookmarkStart w:id="1588" w:name="_Toc410196216" w:displacedByCustomXml="next"/>
    <w:bookmarkStart w:id="1589" w:name="_Toc410196458" w:displacedByCustomXml="next"/>
    <w:bookmarkStart w:id="1590"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1275D9">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1275D9">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1275D9">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1275D9">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1275D9">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1275D9">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1275D9">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1275D9">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1275D9">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1275D9">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1275D9">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1275D9">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1275D9">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1275D9">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1275D9">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1275D9">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1275D9">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1275D9">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1275D9">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1275D9">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1" w:name="_Ref436250616"/>
      <w:bookmarkStart w:id="1592" w:name="_Toc459399356"/>
      <w:r>
        <w:t>May 1 / Pashons 6: St. Macarius of Alexandria, the Presbyter</w:t>
      </w:r>
      <w:bookmarkEnd w:id="1587"/>
      <w:bookmarkEnd w:id="1591"/>
      <w:bookmarkEnd w:id="1592"/>
    </w:p>
    <w:p w14:paraId="65054283" w14:textId="77777777" w:rsidR="00137929" w:rsidRDefault="00137929" w:rsidP="00137929">
      <w:pPr>
        <w:pStyle w:val="Heading4"/>
      </w:pPr>
      <w:bookmarkStart w:id="1593" w:name="_Ref434490596"/>
      <w:r>
        <w:t>The Doxology</w:t>
      </w:r>
      <w:r w:rsidR="00B46E6E">
        <w:t xml:space="preserve"> for St. Macarius of Alexandria, the Presbyter</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4" w:name="_Ref434560539"/>
      <w:bookmarkStart w:id="1595" w:name="_Toc459399357"/>
      <w:r>
        <w:t>May 2 / Pashons 7: St. Athanasius the Apostolic</w:t>
      </w:r>
      <w:bookmarkEnd w:id="1594"/>
      <w:bookmarkEnd w:id="1595"/>
    </w:p>
    <w:p w14:paraId="5C918841" w14:textId="77777777" w:rsidR="00EE657B" w:rsidRDefault="00EE657B" w:rsidP="00EE657B">
      <w:pPr>
        <w:pStyle w:val="Heading4"/>
      </w:pPr>
      <w:bookmarkStart w:id="1596" w:name="_Ref434492183"/>
      <w:r>
        <w:t>The Doxology</w:t>
      </w:r>
      <w:r w:rsidR="00B82753">
        <w:t xml:space="preserve"> for St. Athanasius the Apostolic</w:t>
      </w:r>
      <w:bookmarkEnd w:id="1596"/>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7" w:name="_Ref434492196"/>
      <w:r>
        <w:t>Another</w:t>
      </w:r>
      <w:r w:rsidR="0047441D">
        <w:t xml:space="preserve"> Doxology</w:t>
      </w:r>
      <w:r>
        <w:t xml:space="preserve"> for St. Athanasius the Apostolic</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0"/>
            </w:r>
            <w:r>
              <w:t>;</w:t>
            </w:r>
          </w:p>
          <w:p w14:paraId="38DFDD79" w14:textId="77777777" w:rsidR="0047441D" w:rsidRDefault="0047441D" w:rsidP="0047441D">
            <w:pPr>
              <w:pStyle w:val="EngHang"/>
            </w:pPr>
            <w:r>
              <w:t>He sent them “the Father of Peace</w:t>
            </w:r>
            <w:r>
              <w:rPr>
                <w:rStyle w:val="FootnoteReference"/>
              </w:rPr>
              <w:footnoteReference w:id="98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8" w:name="_Toc459399358"/>
      <w:r>
        <w:t>May 7 / Pashons 12: Commemoration of Archangel Michael</w:t>
      </w:r>
      <w:bookmarkEnd w:id="1598"/>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9" w:name="_Toc459399359"/>
      <w:r>
        <w:t>May 7 / Pashons 12: Also the Consecration of the Church of St. Demiana</w:t>
      </w:r>
      <w:bookmarkEnd w:id="1599"/>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600" w:name="_Toc459399360"/>
      <w:r>
        <w:t>May 8 / Pashons 13 St. Junia of the Seventy Two Disciples</w:t>
      </w:r>
      <w:bookmarkEnd w:id="1600"/>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1" w:name="_Toc459399361"/>
      <w:r>
        <w:t xml:space="preserve">May 8 / Pashons 13 Also St. </w:t>
      </w:r>
      <w:commentRangeStart w:id="1602"/>
      <w:r>
        <w:t>Arsenius</w:t>
      </w:r>
      <w:commentRangeEnd w:id="1602"/>
      <w:r>
        <w:rPr>
          <w:rStyle w:val="CommentReference"/>
          <w:rFonts w:eastAsiaTheme="minorHAnsi" w:cstheme="minorBidi"/>
          <w:b w:val="0"/>
          <w:bCs w:val="0"/>
        </w:rPr>
        <w:commentReference w:id="1602"/>
      </w:r>
      <w:bookmarkEnd w:id="1601"/>
    </w:p>
    <w:p w14:paraId="2EEE01C8" w14:textId="77777777" w:rsidR="00220DFD" w:rsidRDefault="00220DFD" w:rsidP="00220DFD">
      <w:pPr>
        <w:pStyle w:val="Heading4"/>
      </w:pPr>
      <w:bookmarkStart w:id="1603" w:name="_Ref434490892"/>
      <w:r>
        <w:t>The Doxology</w:t>
      </w:r>
      <w:r w:rsidR="00810F04">
        <w:t xml:space="preserve"> for St. Arsenius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4" w:name="_Toc459399362"/>
      <w:r>
        <w:t>May 9 / Pashons 14: St. Pachomius</w:t>
      </w:r>
      <w:bookmarkEnd w:id="1604"/>
    </w:p>
    <w:p w14:paraId="1731E46B" w14:textId="77777777" w:rsidR="00C30529" w:rsidRDefault="00C30529" w:rsidP="00C30529">
      <w:pPr>
        <w:pStyle w:val="Heading4"/>
      </w:pPr>
      <w:bookmarkStart w:id="1605" w:name="_Ref434491150"/>
      <w:r>
        <w:t>The Doxology</w:t>
      </w:r>
      <w:r w:rsidR="00810F04">
        <w:t xml:space="preserve"> for St. Pachomius</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6" w:name="_Toc459399363"/>
      <w:r>
        <w:t>May 11 / Pashons 16: Commemoration of St. John the Evangelist</w:t>
      </w:r>
      <w:bookmarkEnd w:id="1606"/>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7" w:name="_Toc459399364"/>
      <w:r>
        <w:t>May 16 / Pashons 21: Commemoration of the Theotokos</w:t>
      </w:r>
      <w:bookmarkEnd w:id="1607"/>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8" w:name="_Toc459399365"/>
      <w:r>
        <w:t xml:space="preserve">May 17 / Pashons 22: Departure of St. Andronicus the </w:t>
      </w:r>
      <w:r w:rsidR="00191A26">
        <w:t>Disciple</w:t>
      </w:r>
      <w:bookmarkEnd w:id="1608"/>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9" w:name="_Toc459399366"/>
      <w:r>
        <w:t xml:space="preserve">May 19 / Pashons 24: </w:t>
      </w:r>
      <w:r w:rsidR="00495F1A">
        <w:t>The Entrance into Egypt</w:t>
      </w:r>
      <w:bookmarkEnd w:id="1590"/>
      <w:bookmarkEnd w:id="1589"/>
      <w:bookmarkEnd w:id="1588"/>
      <w:bookmarkEnd w:id="1609"/>
    </w:p>
    <w:p w14:paraId="608201BF" w14:textId="77777777" w:rsidR="00C30529" w:rsidRDefault="00C30529" w:rsidP="00C30529">
      <w:pPr>
        <w:pStyle w:val="Heading4"/>
      </w:pPr>
      <w:bookmarkStart w:id="1610" w:name="_Ref434477906"/>
      <w:r>
        <w:t>The Doxology</w:t>
      </w:r>
      <w:r w:rsidR="00E21EA3">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1" w:name="_Ref434476089"/>
      <w:r>
        <w:t>The Psali Adam</w:t>
      </w:r>
      <w:r w:rsidR="006C1B94">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2" w:name="_Ref434476112"/>
      <w:r>
        <w:t>The Psali Batos</w:t>
      </w:r>
      <w:r w:rsidR="006C1B94">
        <w:t xml:space="preserve"> for the Entrance into Egypt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3"/>
            <w:r>
              <w:t>approached</w:t>
            </w:r>
            <w:commentRangeEnd w:id="1613"/>
            <w:r>
              <w:rPr>
                <w:rStyle w:val="CommentReference"/>
              </w:rPr>
              <w:commentReference w:id="16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4"/>
            <w:r>
              <w:t xml:space="preserve">Ⲫⲱⲕ </w:t>
            </w:r>
            <w:commentRangeEnd w:id="1614"/>
            <w:r>
              <w:rPr>
                <w:rStyle w:val="CommentReference"/>
                <w:rFonts w:ascii="Times New Roman" w:hAnsi="Times New Roman"/>
              </w:rPr>
              <w:commentReference w:id="16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5" w:name="_Toc459399367"/>
      <w:r>
        <w:t>May 19 / Pashons 24: Also, St. Pashnouni, the Monk and Martyr</w:t>
      </w:r>
      <w:bookmarkEnd w:id="1615"/>
    </w:p>
    <w:p w14:paraId="408F0E44" w14:textId="77777777" w:rsidR="00A055D8" w:rsidRDefault="00A055D8" w:rsidP="00A055D8">
      <w:pPr>
        <w:pStyle w:val="Heading4"/>
      </w:pPr>
      <w:bookmarkStart w:id="1616" w:name="_Ref434491429"/>
      <w:r>
        <w:t>The Doxology</w:t>
      </w:r>
      <w:r w:rsidR="00810F04">
        <w:t xml:space="preserve"> for St. Pashnouni</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7" w:name="_Toc459399368"/>
      <w:r>
        <w:t xml:space="preserve">May 21 / Pashons 26: </w:t>
      </w:r>
      <w:r w:rsidR="00072324">
        <w:t>Martyrdom of St. Thomas the Apostle</w:t>
      </w:r>
      <w:bookmarkEnd w:id="1617"/>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8" w:name="_Toc459399369"/>
      <w:r>
        <w:t>May 22 / Pashons 27: St. Thomas the Anchorite</w:t>
      </w:r>
      <w:bookmarkEnd w:id="1618"/>
    </w:p>
    <w:p w14:paraId="638D349A" w14:textId="77777777" w:rsidR="007A6E4F" w:rsidRDefault="007A6E4F" w:rsidP="007A6E4F">
      <w:pPr>
        <w:pStyle w:val="Heading4"/>
      </w:pPr>
      <w:bookmarkStart w:id="1619" w:name="_Ref434490403"/>
      <w:r>
        <w:t>The Doxology</w:t>
      </w:r>
      <w:r w:rsidR="00B46E6E">
        <w:t xml:space="preserve"> for St. Thomas the Anchorite</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20"/>
            <w:r>
              <w:t>Like amber</w:t>
            </w:r>
          </w:p>
          <w:p w14:paraId="2CE5E879" w14:textId="77777777" w:rsidR="007A6E4F" w:rsidRDefault="007A6E4F" w:rsidP="007A6E4F">
            <w:pPr>
              <w:pStyle w:val="EngHangEnd"/>
            </w:pPr>
            <w:r>
              <w:t>Spreading in paradise.</w:t>
            </w:r>
            <w:commentRangeEnd w:id="1620"/>
            <w:r>
              <w:rPr>
                <w:rStyle w:val="CommentReference"/>
                <w:rFonts w:ascii="Times New Roman" w:eastAsiaTheme="minorHAnsi" w:hAnsi="Times New Roman" w:cstheme="minorBidi"/>
                <w:color w:val="auto"/>
              </w:rPr>
              <w:commentReference w:id="16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1" w:name="_Toc459399370"/>
      <w:r>
        <w:t>May 24 (25) / Pashons 29: Commemoration of the Annunciation, Nativity, and Resurrection on the 29</w:t>
      </w:r>
      <w:r w:rsidRPr="00C0205C">
        <w:rPr>
          <w:vertAlign w:val="superscript"/>
        </w:rPr>
        <w:t>th</w:t>
      </w:r>
      <w:r>
        <w:t xml:space="preserve"> of Every Month</w:t>
      </w:r>
      <w:bookmarkEnd w:id="1621"/>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2" w:name="_Toc459399371"/>
      <w:r>
        <w:t xml:space="preserve">May 24 (25) / Pashons 29: Also St. </w:t>
      </w:r>
      <w:r w:rsidR="00F525F0">
        <w:t>Simeon</w:t>
      </w:r>
      <w:r>
        <w:t xml:space="preserve"> the Stylite</w:t>
      </w:r>
      <w:bookmarkEnd w:id="1622"/>
    </w:p>
    <w:p w14:paraId="6BC6625E" w14:textId="07CBC558" w:rsidR="00F525F0" w:rsidRPr="00F525F0" w:rsidRDefault="00F525F0" w:rsidP="00F525F0">
      <w:pPr>
        <w:pStyle w:val="Heading4"/>
      </w:pPr>
      <w:bookmarkStart w:id="1623" w:name="_Ref439328220"/>
      <w:r>
        <w:t>The Doxology for St. Simeon the Stylite</w:t>
      </w:r>
      <w:r w:rsidR="00BD2B3F">
        <w:rPr>
          <w:rStyle w:val="FootnoteReference"/>
        </w:rPr>
        <w:footnoteReference w:id="982"/>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4" w:name="_Toc459399372"/>
      <w:r>
        <w:t>May 25 / Pashons 30: Departure of St. Fournous the Disciple</w:t>
      </w:r>
      <w:bookmarkEnd w:id="1624"/>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5" w:name="_Toc459399373"/>
      <w:r>
        <w:t>May 27 / Paoni 2: St. Commemoration of the Appearance of the Bodies of St. John the Baptist and Elisha the Prophet</w:t>
      </w:r>
      <w:bookmarkEnd w:id="1625"/>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6" w:name="_Toc459399374"/>
      <w:r>
        <w:t>May 28 / Paoni 3: Consecration of St. George’s Church</w:t>
      </w:r>
      <w:bookmarkEnd w:id="1626"/>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7" w:name="_Toc459399375"/>
      <w:r>
        <w:t xml:space="preserve">May 28 / Paoni 3: </w:t>
      </w:r>
      <w:r w:rsidR="00601ED3">
        <w:t xml:space="preserve">Also </w:t>
      </w:r>
      <w:r>
        <w:t>St. Abraam of Fayyoum</w:t>
      </w:r>
      <w:bookmarkEnd w:id="1627"/>
    </w:p>
    <w:p w14:paraId="26D71FAF" w14:textId="77777777" w:rsidR="00C30529" w:rsidRDefault="00C30529" w:rsidP="00C30529">
      <w:pPr>
        <w:pStyle w:val="Heading4"/>
      </w:pPr>
      <w:bookmarkStart w:id="1628" w:name="_Ref434492469"/>
      <w:r>
        <w:t>The Doxology</w:t>
      </w:r>
      <w:r w:rsidR="00B82753">
        <w:t xml:space="preserve"> for St. Abraam of Fayyoum</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2" w:name="_Toc459399376"/>
      <w:r>
        <w:t>May 30 / Paoni 5: Consecration of the Church of St. Victor</w:t>
      </w:r>
      <w:bookmarkEnd w:id="1632"/>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3" w:name="_Toc410196217"/>
      <w:bookmarkStart w:id="1634" w:name="_Toc410196459"/>
      <w:bookmarkStart w:id="1635" w:name="_Toc410196961"/>
      <w:bookmarkStart w:id="1636" w:name="_Toc459399210"/>
      <w:bookmarkStart w:id="1637" w:name="June"/>
      <w:bookmarkEnd w:id="1586"/>
      <w:r>
        <w:t>June</w:t>
      </w:r>
      <w:bookmarkEnd w:id="1633"/>
      <w:bookmarkEnd w:id="1634"/>
      <w:bookmarkEnd w:id="1635"/>
      <w:r w:rsidR="00C30529">
        <w:t xml:space="preserve"> or </w:t>
      </w:r>
      <w:r w:rsidR="00C30529">
        <w:rPr>
          <w:rFonts w:ascii="FreeSerifAvvaShenouda" w:hAnsi="FreeSerifAvvaShenouda" w:cs="FreeSerifAvvaShenouda"/>
        </w:rPr>
        <w:t>Ⲡⲁⲱⲛⲉ</w:t>
      </w:r>
      <w:bookmarkEnd w:id="1636"/>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1275D9">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1275D9">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1275D9">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1275D9">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1275D9">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1275D9">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1275D9">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1275D9">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1275D9">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1275D9">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1275D9">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1275D9">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1275D9">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1275D9">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1275D9">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1275D9">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1275D9">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1275D9">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1275D9">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8" w:name="_Toc459399377"/>
      <w:r>
        <w:t>The Apostles' Fast</w:t>
      </w:r>
      <w:bookmarkEnd w:id="1638"/>
    </w:p>
    <w:p w14:paraId="06362FF7" w14:textId="77777777" w:rsidR="00654C55" w:rsidRDefault="00654C55" w:rsidP="00654C55">
      <w:pPr>
        <w:pStyle w:val="Heading4"/>
      </w:pPr>
      <w:bookmarkStart w:id="1639" w:name="_Ref434476183"/>
      <w:r>
        <w:t>The Psali Adam</w:t>
      </w:r>
      <w:r w:rsidR="006C1B94">
        <w:t xml:space="preserve"> for the Apostles’ Fast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40" w:name="_Ref434476204"/>
      <w:r>
        <w:t>The Psali Batos</w:t>
      </w:r>
      <w:r w:rsidR="006C1B94">
        <w:t xml:space="preserve"> for the Apostles’ Fast</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1"/>
            <w:r>
              <w:t xml:space="preserve">the </w:t>
            </w:r>
            <w:commentRangeEnd w:id="1641"/>
            <w:r>
              <w:rPr>
                <w:rStyle w:val="CommentReference"/>
              </w:rPr>
              <w:commentReference w:id="16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2" w:name="_Toc459399378"/>
      <w:r>
        <w:t>June 6 / Paoni 12: Commemoration of Archangel Michael</w:t>
      </w:r>
      <w:bookmarkEnd w:id="1642"/>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3" w:name="_Toc459399379"/>
      <w:r>
        <w:t>June 7 / Paoni 13: Archangel Gabriel</w:t>
      </w:r>
      <w:r w:rsidR="00D31016">
        <w:t>, the Evangelist of Daniel</w:t>
      </w:r>
      <w:bookmarkEnd w:id="1643"/>
    </w:p>
    <w:p w14:paraId="00F4ACC1" w14:textId="77777777" w:rsidR="00595AF3" w:rsidRPr="00980D99" w:rsidRDefault="00595AF3" w:rsidP="00595AF3">
      <w:pPr>
        <w:pStyle w:val="Heading4"/>
      </w:pPr>
      <w:bookmarkStart w:id="1644" w:name="_Ref434488149"/>
      <w:r>
        <w:t>The Doxology</w:t>
      </w:r>
      <w:r w:rsidR="00B46E6E">
        <w:t xml:space="preserve"> for Archangel Gabriel, the Evangelist of Daniel</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5" w:name="_Ref434564551"/>
      <w:bookmarkStart w:id="1646" w:name="_Toc459399380"/>
      <w:r>
        <w:t>June 8 / Paoni 14: Sts. Apakir and John</w:t>
      </w:r>
      <w:bookmarkEnd w:id="1645"/>
      <w:bookmarkEnd w:id="1646"/>
    </w:p>
    <w:p w14:paraId="25CBD4EF" w14:textId="77777777" w:rsidR="006A0D7C" w:rsidRPr="00980D99" w:rsidRDefault="006A0D7C" w:rsidP="006A0D7C">
      <w:pPr>
        <w:pStyle w:val="Heading4"/>
      </w:pPr>
      <w:bookmarkStart w:id="1647" w:name="_Ref434489722"/>
      <w:r>
        <w:t>The Doxology</w:t>
      </w:r>
      <w:r w:rsidR="00B46E6E">
        <w:t xml:space="preserve"> for Sts. Apakir and John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8" w:name="_Toc459399381"/>
      <w:r>
        <w:rPr>
          <w:lang w:val="en-US"/>
        </w:rPr>
        <w:t>June 9 / Paoni 15: Handing over of St. Mark's Relics</w:t>
      </w:r>
      <w:bookmarkEnd w:id="1648"/>
    </w:p>
    <w:p w14:paraId="12A16B61" w14:textId="77777777" w:rsidR="00980D99" w:rsidRDefault="00980D99" w:rsidP="00980D99">
      <w:pPr>
        <w:pStyle w:val="Heading3"/>
        <w:rPr>
          <w:lang w:val="en-US"/>
        </w:rPr>
      </w:pPr>
      <w:bookmarkStart w:id="1649" w:name="_Toc459399382"/>
      <w:r>
        <w:rPr>
          <w:lang w:val="en-US"/>
        </w:rPr>
        <w:t>June 11 / Paoni 17: Return of St. Mark's Relics</w:t>
      </w:r>
      <w:bookmarkEnd w:id="1649"/>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50" w:name="_Toc459399383"/>
      <w:r>
        <w:rPr>
          <w:lang w:val="en-US"/>
        </w:rPr>
        <w:t>June 13 / Paoni 19: Martyrdom of St. George of Zahim</w:t>
      </w:r>
      <w:bookmarkEnd w:id="1650"/>
    </w:p>
    <w:p w14:paraId="4EBBC2F1" w14:textId="77777777" w:rsidR="006D27E4" w:rsidRPr="00980D99" w:rsidRDefault="006D27E4" w:rsidP="006D27E4">
      <w:pPr>
        <w:pStyle w:val="Heading4"/>
      </w:pPr>
      <w:bookmarkStart w:id="1651" w:name="_Ref434489925"/>
      <w:r>
        <w:t>The Doxology</w:t>
      </w:r>
      <w:r w:rsidR="00B46E6E">
        <w:t xml:space="preserve"> for St. George of Zahim</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2" w:name="_Toc459399384"/>
      <w:r>
        <w:t>June 15 / Paoni 21: Commemoration of the Theotokos</w:t>
      </w:r>
      <w:bookmarkEnd w:id="1652"/>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3" w:name="_Toc459399385"/>
      <w:r>
        <w:t>June 16 / Paoni 22: Consecration of a Church of St. Cosmas and Damian, Their Brothers and Their Mother</w:t>
      </w:r>
      <w:bookmarkEnd w:id="1653"/>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4" w:name="_Toc459399386"/>
      <w:r>
        <w:rPr>
          <w:lang w:val="en-US"/>
        </w:rPr>
        <w:t xml:space="preserve">June 18 / Paoni 24: </w:t>
      </w:r>
      <w:r w:rsidR="001B4E41">
        <w:rPr>
          <w:lang w:val="en-US"/>
        </w:rPr>
        <w:t xml:space="preserve">The Strong </w:t>
      </w:r>
      <w:r>
        <w:rPr>
          <w:lang w:val="en-US"/>
        </w:rPr>
        <w:t>St. Moses</w:t>
      </w:r>
      <w:bookmarkEnd w:id="1654"/>
    </w:p>
    <w:p w14:paraId="5BCAE9A6" w14:textId="77777777" w:rsidR="00980D99" w:rsidRDefault="00980D99" w:rsidP="00980D99">
      <w:pPr>
        <w:pStyle w:val="Heading4"/>
        <w:rPr>
          <w:lang w:val="en-US"/>
        </w:rPr>
      </w:pPr>
      <w:bookmarkStart w:id="1655" w:name="_Ref434491006"/>
      <w:r>
        <w:rPr>
          <w:lang w:val="en-US"/>
        </w:rPr>
        <w:t>The Doxology</w:t>
      </w:r>
      <w:r w:rsidR="00810F04">
        <w:rPr>
          <w:lang w:val="en-US"/>
        </w:rPr>
        <w:t xml:space="preserve"> for the Strong St. Moses</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6" w:name="_Toc459399387"/>
      <w:r>
        <w:rPr>
          <w:lang w:val="en-US"/>
        </w:rPr>
        <w:t>June 19 / Paoni 25: Martyrdom of St</w:t>
      </w:r>
      <w:r w:rsidR="00191A26">
        <w:rPr>
          <w:lang w:val="en-US"/>
        </w:rPr>
        <w:t>. Jude the Disciple and Epistle-</w:t>
      </w:r>
      <w:r>
        <w:rPr>
          <w:lang w:val="en-US"/>
        </w:rPr>
        <w:t>Writer</w:t>
      </w:r>
      <w:bookmarkEnd w:id="1666"/>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7" w:name="_Toc459399388"/>
      <w:r>
        <w:t xml:space="preserve">June 20 / Paoni 26: </w:t>
      </w:r>
      <w:r w:rsidR="00237D47">
        <w:t xml:space="preserve">Consecration of the Church of </w:t>
      </w:r>
      <w:r>
        <w:t>Archangel Gabriel</w:t>
      </w:r>
      <w:bookmarkEnd w:id="1667"/>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8" w:name="_Toc459399389"/>
      <w:r>
        <w:rPr>
          <w:lang w:val="en-US"/>
        </w:rPr>
        <w:t>June 21 / Paoni 27: Martyrdom of St. Ananias the Apostle</w:t>
      </w:r>
      <w:bookmarkEnd w:id="1668"/>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9" w:name="_Toc459399390"/>
      <w:r>
        <w:t>June 23 / Paoni 29: Commemoration of the Annunciation, Nativity, and Resurrection on the 29</w:t>
      </w:r>
      <w:r w:rsidRPr="00C0205C">
        <w:rPr>
          <w:vertAlign w:val="superscript"/>
        </w:rPr>
        <w:t>th</w:t>
      </w:r>
      <w:r>
        <w:t xml:space="preserve"> of Every Month</w:t>
      </w:r>
      <w:bookmarkEnd w:id="1669"/>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70" w:name="_Toc459399391"/>
      <w:r>
        <w:rPr>
          <w:lang w:val="en-US"/>
        </w:rPr>
        <w:t>June 24 / Paoni 30: The Nativity of St. John the Baptist</w:t>
      </w:r>
      <w:bookmarkEnd w:id="1670"/>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1" w:name="_Toc459399392"/>
      <w:r>
        <w:t>June 26 / Epip 2: Departure of St. Thaddaeus the Apostle</w:t>
      </w:r>
      <w:bookmarkEnd w:id="1671"/>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2" w:name="_Toc459399393"/>
      <w:r>
        <w:t>June 27 / Epip 3: St. Cyril of Alexandria</w:t>
      </w:r>
      <w:bookmarkEnd w:id="16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3" w:name="_Toc459399394"/>
      <w:r>
        <w:t>June 28 / Epip 4: Sts. Apakir and John</w:t>
      </w:r>
      <w:bookmarkEnd w:id="1673"/>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4"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4"/>
    </w:p>
    <w:p w14:paraId="6FD478B9" w14:textId="77777777" w:rsidR="004C7F73" w:rsidRDefault="004C7F73" w:rsidP="004C7F73">
      <w:pPr>
        <w:pStyle w:val="Heading4"/>
      </w:pPr>
      <w:bookmarkStart w:id="1675" w:name="_Ref434477973"/>
      <w:r>
        <w:t>The Doxology of Sts. Peter and Paul</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6"/>
            <w:r>
              <w:t>Are the working husbandmen</w:t>
            </w:r>
            <w:commentRangeEnd w:id="1676"/>
            <w:r>
              <w:rPr>
                <w:rStyle w:val="CommentReference"/>
                <w:rFonts w:ascii="Times New Roman" w:eastAsiaTheme="minorHAnsi" w:hAnsi="Times New Roman" w:cstheme="minorBidi"/>
                <w:color w:val="auto"/>
              </w:rPr>
              <w:commentReference w:id="16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7"/>
            <w:r>
              <w:t xml:space="preserve">With </w:t>
            </w:r>
            <w:commentRangeEnd w:id="1677"/>
            <w:r>
              <w:rPr>
                <w:rStyle w:val="CommentReference"/>
                <w:rFonts w:ascii="Times New Roman" w:eastAsiaTheme="minorHAnsi" w:hAnsi="Times New Roman" w:cstheme="minorBidi"/>
                <w:color w:val="auto"/>
              </w:rPr>
              <w:commentReference w:id="16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8"/>
            <w:commentRangeStart w:id="1679"/>
            <w:r>
              <w:t xml:space="preserve">sound </w:t>
            </w:r>
            <w:commentRangeEnd w:id="1678"/>
            <w:r>
              <w:rPr>
                <w:rStyle w:val="CommentReference"/>
                <w:rFonts w:ascii="Times New Roman" w:eastAsiaTheme="minorHAnsi" w:hAnsi="Times New Roman" w:cstheme="minorBidi"/>
                <w:color w:val="auto"/>
              </w:rPr>
              <w:commentReference w:id="1678"/>
            </w:r>
            <w:commentRangeEnd w:id="1679"/>
            <w:r>
              <w:rPr>
                <w:rStyle w:val="CommentReference"/>
                <w:rFonts w:ascii="Times New Roman" w:eastAsiaTheme="minorHAnsi" w:hAnsi="Times New Roman" w:cstheme="minorBidi"/>
                <w:color w:val="auto"/>
              </w:rPr>
              <w:commentReference w:id="16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80" w:name="_Ref434488724"/>
      <w:r>
        <w:t>The Doxology of St. Paul</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2"/>
            <w:r>
              <w:t xml:space="preserve">To </w:t>
            </w:r>
            <w:commentRangeEnd w:id="1682"/>
            <w:r>
              <w:rPr>
                <w:rStyle w:val="CommentReference"/>
                <w:rFonts w:ascii="Times New Roman" w:eastAsiaTheme="minorHAnsi" w:hAnsi="Times New Roman" w:cstheme="minorBidi"/>
                <w:color w:val="auto"/>
              </w:rPr>
              <w:commentReference w:id="1682"/>
            </w:r>
            <w:r>
              <w:t xml:space="preserve">all the </w:t>
            </w:r>
            <w:commentRangeStart w:id="1683"/>
            <w:r>
              <w:t>Gentiles</w:t>
            </w:r>
            <w:commentRangeEnd w:id="1683"/>
            <w:r>
              <w:rPr>
                <w:rStyle w:val="CommentReference"/>
                <w:rFonts w:ascii="Times New Roman" w:eastAsiaTheme="minorHAnsi" w:hAnsi="Times New Roman" w:cstheme="minorBidi"/>
                <w:color w:val="auto"/>
              </w:rPr>
              <w:commentReference w:id="16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4"/>
            <w:r>
              <w:t>To be completely filled</w:t>
            </w:r>
          </w:p>
          <w:p w14:paraId="68A85021" w14:textId="77777777" w:rsidR="00306181" w:rsidRDefault="00306181" w:rsidP="00306181">
            <w:pPr>
              <w:pStyle w:val="EngHangEnd"/>
            </w:pPr>
            <w:r>
              <w:t>With God in love.</w:t>
            </w:r>
            <w:commentRangeEnd w:id="1684"/>
            <w:r>
              <w:rPr>
                <w:rStyle w:val="CommentReference"/>
                <w:rFonts w:ascii="Times New Roman" w:eastAsiaTheme="minorHAnsi" w:hAnsi="Times New Roman" w:cstheme="minorBidi"/>
                <w:color w:val="auto"/>
              </w:rPr>
              <w:commentReference w:id="16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5" w:name="_Ref434476236"/>
      <w:r>
        <w:t>The Psali Adam</w:t>
      </w:r>
      <w:r w:rsidR="006C1B94">
        <w:t xml:space="preserve"> for the Apostles’ Feast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6" w:name="_Ref434476261"/>
      <w:r>
        <w:t>The Psali Batos</w:t>
      </w:r>
      <w:r w:rsidR="006C1B94">
        <w:t xml:space="preserve"> for the Apostles’ Feast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7" w:name="_Toc459399396"/>
      <w:r>
        <w:rPr>
          <w:lang w:val="en-US"/>
        </w:rPr>
        <w:t>June 30 / Epip 6: Martyrdom of St. Aoulimpas the Apostle</w:t>
      </w:r>
      <w:bookmarkEnd w:id="1687"/>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8" w:name="_Toc410196218"/>
      <w:bookmarkStart w:id="1689" w:name="_Toc410196460"/>
      <w:bookmarkStart w:id="1690" w:name="_Toc410196962"/>
      <w:bookmarkStart w:id="1691" w:name="_Toc459399211"/>
      <w:bookmarkStart w:id="1692" w:name="July"/>
      <w:bookmarkEnd w:id="1637"/>
      <w:r>
        <w:t>July</w:t>
      </w:r>
      <w:bookmarkEnd w:id="1688"/>
      <w:bookmarkEnd w:id="1689"/>
      <w:bookmarkEnd w:id="1690"/>
      <w:r w:rsidR="00980D99">
        <w:t xml:space="preserve"> or </w:t>
      </w:r>
      <w:r w:rsidR="00980D99">
        <w:rPr>
          <w:rFonts w:ascii="FreeSerifAvvaShenouda" w:hAnsi="FreeSerifAvvaShenouda" w:cs="FreeSerifAvvaShenouda"/>
        </w:rPr>
        <w:t>Ⲉⲡⲏⲡ</w:t>
      </w:r>
      <w:bookmarkEnd w:id="1691"/>
    </w:p>
    <w:bookmarkStart w:id="1693" w:name="_Ref434562742" w:displacedByCustomXml="next"/>
    <w:bookmarkStart w:id="1694" w:name="_Toc410196221" w:displacedByCustomXml="next"/>
    <w:bookmarkStart w:id="1695" w:name="_Toc410196463" w:displacedByCustomXml="next"/>
    <w:bookmarkStart w:id="1696"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1275D9">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1275D9">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1275D9">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1275D9">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1275D9">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1275D9">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1275D9">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1275D9">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1275D9">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1275D9">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1275D9">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1275D9">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1275D9">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1275D9">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1275D9">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1275D9">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7" w:name="_Ref436250323"/>
      <w:bookmarkStart w:id="1698" w:name="_Toc459399397"/>
      <w:r>
        <w:rPr>
          <w:rFonts w:ascii="Times New Roman" w:hAnsi="Times New Roman" w:cs="Times New Roman"/>
        </w:rPr>
        <w:t>July 1 / Epip 7: St. Shenoute</w:t>
      </w:r>
      <w:bookmarkEnd w:id="1693"/>
      <w:bookmarkEnd w:id="1697"/>
      <w:bookmarkEnd w:id="1698"/>
    </w:p>
    <w:p w14:paraId="5B5A5AD3" w14:textId="77777777" w:rsidR="00980D99" w:rsidRDefault="00980D99" w:rsidP="00980D99">
      <w:pPr>
        <w:pStyle w:val="Heading4"/>
        <w:rPr>
          <w:lang w:val="en-US"/>
        </w:rPr>
      </w:pPr>
      <w:bookmarkStart w:id="1699" w:name="_Ref434491186"/>
      <w:r>
        <w:rPr>
          <w:lang w:val="en-US"/>
        </w:rPr>
        <w:t>The Doxology</w:t>
      </w:r>
      <w:r w:rsidR="00810F04">
        <w:rPr>
          <w:lang w:val="en-US"/>
        </w:rPr>
        <w:t xml:space="preserve"> for St. Shenoute</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3" w:name="_Ref434491207"/>
      <w:r>
        <w:rPr>
          <w:lang w:val="en-US"/>
        </w:rPr>
        <w:t>A Doxology for St. Besa</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4" w:name="_Toc459399398"/>
      <w:r>
        <w:rPr>
          <w:rFonts w:ascii="Times New Roman" w:hAnsi="Times New Roman" w:cs="Times New Roman"/>
        </w:rPr>
        <w:t>July 1 / Epip 7: Also St. Ignatius</w:t>
      </w:r>
      <w:bookmarkEnd w:id="1704"/>
    </w:p>
    <w:p w14:paraId="08CD1881" w14:textId="77777777" w:rsidR="00980D99" w:rsidRDefault="00980D99" w:rsidP="00980D99">
      <w:pPr>
        <w:pStyle w:val="Heading3"/>
        <w:rPr>
          <w:lang w:val="en-US"/>
        </w:rPr>
      </w:pPr>
      <w:bookmarkStart w:id="1705" w:name="_Ref434560325"/>
      <w:bookmarkStart w:id="1706" w:name="_Toc459399399"/>
      <w:r>
        <w:rPr>
          <w:lang w:val="en-US"/>
        </w:rPr>
        <w:t>July 2 / Epip 8: St. Pishoy</w:t>
      </w:r>
      <w:bookmarkEnd w:id="1705"/>
      <w:bookmarkEnd w:id="1706"/>
    </w:p>
    <w:p w14:paraId="3F31CCDA" w14:textId="77777777" w:rsidR="00980D99" w:rsidRDefault="00980D99" w:rsidP="00980D99">
      <w:pPr>
        <w:pStyle w:val="Heading4"/>
        <w:rPr>
          <w:lang w:val="en-US"/>
        </w:rPr>
      </w:pPr>
      <w:bookmarkStart w:id="1707" w:name="_Ref434490783"/>
      <w:r>
        <w:rPr>
          <w:lang w:val="en-US"/>
        </w:rPr>
        <w:t>The Doxology</w:t>
      </w:r>
      <w:r w:rsidR="00810F04">
        <w:rPr>
          <w:lang w:val="en-US"/>
        </w:rPr>
        <w:t xml:space="preserve"> for St. Pishoy</w:t>
      </w:r>
      <w:bookmarkEnd w:id="1707"/>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7" w:name="_Toc459399400"/>
      <w:r>
        <w:t>The Virgin’s Fast</w:t>
      </w:r>
      <w:bookmarkEnd w:id="1696"/>
      <w:bookmarkEnd w:id="1695"/>
      <w:bookmarkEnd w:id="1694"/>
      <w:bookmarkEnd w:id="1717"/>
    </w:p>
    <w:p w14:paraId="67B94F6A" w14:textId="77777777" w:rsidR="005B716A" w:rsidRDefault="005B716A" w:rsidP="005B716A">
      <w:pPr>
        <w:pStyle w:val="Heading3"/>
        <w:rPr>
          <w:lang w:val="en-US"/>
        </w:rPr>
      </w:pPr>
      <w:bookmarkStart w:id="1718" w:name="_Toc459399401"/>
      <w:r>
        <w:rPr>
          <w:lang w:val="en-US"/>
        </w:rPr>
        <w:t>July 3 / Epip 9: Martyrdom of</w:t>
      </w:r>
      <w:r w:rsidR="00FE0AE4">
        <w:rPr>
          <w:lang w:val="en-US"/>
        </w:rPr>
        <w:t xml:space="preserve"> </w:t>
      </w:r>
      <w:r>
        <w:rPr>
          <w:lang w:val="en-US"/>
        </w:rPr>
        <w:t>St. Simon Cleophas the Apostle</w:t>
      </w:r>
      <w:bookmarkEnd w:id="1718"/>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9" w:name="_Toc459399402"/>
      <w:r>
        <w:t>July 6 / Epip 12: Commemoration of Archangel Michael</w:t>
      </w:r>
      <w:bookmarkEnd w:id="1719"/>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20" w:name="_Toc459399403"/>
      <w:r>
        <w:t>July 12 / Epip 18: Martyrdom of St. James the Apostle, the Bishop of Jerusalem</w:t>
      </w:r>
      <w:bookmarkEnd w:id="1720"/>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1" w:name="_Ref434562330"/>
      <w:bookmarkStart w:id="1722" w:name="_Toc459399404"/>
      <w:r>
        <w:t>July 14 / Epip 20: Martyrdom of St. Theodore of Shotep, the General</w:t>
      </w:r>
      <w:bookmarkEnd w:id="1721"/>
      <w:bookmarkEnd w:id="1722"/>
    </w:p>
    <w:p w14:paraId="7B584133" w14:textId="77777777" w:rsidR="009C1989" w:rsidRDefault="009C1989" w:rsidP="009C1989">
      <w:pPr>
        <w:pStyle w:val="Heading4"/>
      </w:pPr>
      <w:bookmarkStart w:id="1723" w:name="_Ref434489277"/>
      <w:r>
        <w:t>The Doxology of St. Theodore of Shotep, the General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4" w:name="_Ref434489296"/>
      <w:r>
        <w:t>Another Doxology of St. Theodore of Shotep, the General</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5"/>
            <w:r>
              <w:t>struggler</w:t>
            </w:r>
            <w:commentRangeEnd w:id="1725"/>
            <w:r>
              <w:rPr>
                <w:rStyle w:val="CommentReference"/>
                <w:rFonts w:ascii="Times New Roman" w:eastAsiaTheme="minorHAnsi" w:hAnsi="Times New Roman" w:cstheme="minorBidi"/>
                <w:color w:val="auto"/>
              </w:rPr>
              <w:commentReference w:id="17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6" w:name="_Toc459399405"/>
      <w:r>
        <w:t>July 15 / Epip 21: Commemoration of the Theotokos</w:t>
      </w:r>
      <w:bookmarkEnd w:id="1726"/>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7" w:name="_Ref434562663"/>
      <w:bookmarkStart w:id="1728" w:name="_Toc459399406"/>
      <w:r>
        <w:t>July 17 / Epip 23: The Martyrdom of St. Marina</w:t>
      </w:r>
      <w:bookmarkEnd w:id="1727"/>
      <w:bookmarkEnd w:id="1728"/>
    </w:p>
    <w:p w14:paraId="71210AE6" w14:textId="77777777" w:rsidR="0078548F" w:rsidRDefault="0078548F" w:rsidP="0078548F">
      <w:pPr>
        <w:pStyle w:val="Heading4"/>
      </w:pPr>
      <w:bookmarkStart w:id="1729" w:name="_Ref434490204"/>
      <w:r>
        <w:t>The Doxology</w:t>
      </w:r>
      <w:r w:rsidR="00B46E6E">
        <w:t xml:space="preserve"> for St. Marina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30" w:name="_Toc459399407"/>
      <w:r>
        <w:t>July 18 / Epip 24: The Martyrdom of Abba Noub</w:t>
      </w:r>
      <w:bookmarkEnd w:id="1730"/>
    </w:p>
    <w:p w14:paraId="45A4C76D" w14:textId="77777777" w:rsidR="00951605" w:rsidRDefault="00951605" w:rsidP="00951605">
      <w:pPr>
        <w:pStyle w:val="Heading4"/>
      </w:pPr>
      <w:bookmarkStart w:id="1731" w:name="_Ref434489534"/>
      <w:r>
        <w:t>The Doxology</w:t>
      </w:r>
      <w:r w:rsidR="00B46E6E">
        <w:t xml:space="preserve"> for Abba Noub</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2"/>
            <w:r>
              <w:t>Abba Noub</w:t>
            </w:r>
            <w:commentRangeEnd w:id="1732"/>
            <w:r>
              <w:rPr>
                <w:rStyle w:val="CommentReference"/>
                <w:rFonts w:ascii="Times New Roman" w:eastAsiaTheme="minorHAnsi" w:hAnsi="Times New Roman" w:cstheme="minorBidi"/>
                <w:color w:val="auto"/>
              </w:rPr>
              <w:commentReference w:id="17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3"/>
            <w:r>
              <w:t xml:space="preserve">upright </w:t>
            </w:r>
            <w:commentRangeEnd w:id="1733"/>
            <w:r>
              <w:rPr>
                <w:rStyle w:val="CommentReference"/>
                <w:rFonts w:ascii="Times New Roman" w:eastAsiaTheme="minorHAnsi" w:hAnsi="Times New Roman" w:cstheme="minorBidi"/>
                <w:color w:val="auto"/>
              </w:rPr>
              <w:commentReference w:id="17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4" w:name="_Toc459399408"/>
      <w:r>
        <w:t>July 20 / Epip 26: Joseph the Carpenter</w:t>
      </w:r>
      <w:bookmarkEnd w:id="1734"/>
    </w:p>
    <w:p w14:paraId="5DE3B33E" w14:textId="77777777" w:rsidR="00BF240D" w:rsidRDefault="00BF240D" w:rsidP="00BF240D">
      <w:pPr>
        <w:pStyle w:val="Heading4"/>
      </w:pPr>
      <w:bookmarkStart w:id="1735" w:name="_Ref434488476"/>
      <w:r>
        <w:t>The Doxology</w:t>
      </w:r>
      <w:r w:rsidR="00B46E6E">
        <w:t xml:space="preserve"> for St. Joseph the Carpenter</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6" w:name="_Toc459399409"/>
      <w:bookmarkStart w:id="1737" w:name="_Toc410196222"/>
      <w:bookmarkStart w:id="1738" w:name="_Toc410196464"/>
      <w:bookmarkStart w:id="1739" w:name="_Toc410196966"/>
      <w:r>
        <w:t>July 20 / Epip 26: Also St. Frumentius (Abune Selama), the First Bishop of Ethiopia</w:t>
      </w:r>
      <w:bookmarkEnd w:id="1736"/>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40" w:name="_Toc459399410"/>
      <w:r>
        <w:t>July 22 / Epip 28: Departure of St. Mary Magdalene</w:t>
      </w:r>
      <w:bookmarkEnd w:id="1740"/>
    </w:p>
    <w:p w14:paraId="41ADBBFF" w14:textId="77777777" w:rsidR="00C325FC" w:rsidRDefault="00C325FC" w:rsidP="00C325FC">
      <w:pPr>
        <w:pStyle w:val="Heading4"/>
      </w:pPr>
      <w:bookmarkStart w:id="1741" w:name="_Ref434489077"/>
      <w:r>
        <w:t>The Doxology</w:t>
      </w:r>
      <w:r w:rsidR="00B46E6E">
        <w:t xml:space="preserve"> for St. Mary Magdalene</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2"/>
            <w:r>
              <w:t xml:space="preserve">ϯⲁⲅⲓⲁ </w:t>
            </w:r>
            <w:commentRangeEnd w:id="1742"/>
            <w:r>
              <w:rPr>
                <w:rStyle w:val="CommentReference"/>
                <w:rFonts w:ascii="Times New Roman" w:hAnsi="Times New Roman" w:cstheme="minorBidi"/>
                <w:noProof w:val="0"/>
              </w:rPr>
              <w:commentReference w:id="17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3"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3"/>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4" w:name="_Toc459399412"/>
      <w:r>
        <w:t xml:space="preserve">July 23 / Epip 29: </w:t>
      </w:r>
      <w:r w:rsidR="00B52D77">
        <w:t xml:space="preserve">Also the </w:t>
      </w:r>
      <w:r>
        <w:t>Translocation of the Relics of St. Andrew, the Apostle</w:t>
      </w:r>
      <w:bookmarkEnd w:id="1744"/>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5" w:name="_Toc459399413"/>
      <w:r>
        <w:t>July 28 / Mesori 4: Consecration of the Church of St. Anthony</w:t>
      </w:r>
      <w:bookmarkEnd w:id="1745"/>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2"/>
      <w:r>
        <w:t>.</w:t>
      </w:r>
    </w:p>
    <w:p w14:paraId="62D72F65" w14:textId="77777777" w:rsidR="00495F1A" w:rsidRPr="00980D99" w:rsidRDefault="00495F1A" w:rsidP="00495F1A">
      <w:pPr>
        <w:pStyle w:val="Heading2"/>
        <w:rPr>
          <w:lang w:val="en-US"/>
        </w:rPr>
      </w:pPr>
      <w:bookmarkStart w:id="1746" w:name="_Toc459399212"/>
      <w:bookmarkStart w:id="1747" w:name="August"/>
      <w:r>
        <w:t>August</w:t>
      </w:r>
      <w:bookmarkEnd w:id="1737"/>
      <w:bookmarkEnd w:id="1738"/>
      <w:bookmarkEnd w:id="17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6"/>
    </w:p>
    <w:bookmarkStart w:id="1748" w:name="_Toc410196223" w:displacedByCustomXml="next"/>
    <w:bookmarkStart w:id="1749" w:name="_Toc410196465" w:displacedByCustomXml="next"/>
    <w:bookmarkStart w:id="1750"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1275D9">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1275D9">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1275D9">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1275D9">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1275D9">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1275D9">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1275D9">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1275D9">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1275D9">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1275D9">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1275D9">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1275D9">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1" w:name="_Toc459399414"/>
      <w:r>
        <w:t>August 1 / Mesori 8: The Confession of St. Peter</w:t>
      </w:r>
      <w:bookmarkEnd w:id="1751"/>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2" w:name="_Toc459399415"/>
      <w:r>
        <w:t>August 5 / Mesori 12: Commemoration of Archangel Michael</w:t>
      </w:r>
      <w:bookmarkEnd w:id="1752"/>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3" w:name="_Toc459399416"/>
      <w:r>
        <w:t xml:space="preserve">August 6 / Mesori 13: </w:t>
      </w:r>
      <w:r w:rsidR="00495F1A">
        <w:t>The Transfiguration</w:t>
      </w:r>
      <w:bookmarkEnd w:id="1750"/>
      <w:bookmarkEnd w:id="1749"/>
      <w:bookmarkEnd w:id="1748"/>
      <w:bookmarkEnd w:id="1753"/>
    </w:p>
    <w:p w14:paraId="1EF4D652" w14:textId="77777777" w:rsidR="00980D99" w:rsidRDefault="00980D99" w:rsidP="00980D99">
      <w:pPr>
        <w:pStyle w:val="Heading4"/>
      </w:pPr>
      <w:bookmarkStart w:id="1754" w:name="_Ref434478012"/>
      <w:r>
        <w:t>The Doxology</w:t>
      </w:r>
      <w:r w:rsidR="00E21EA3">
        <w:t xml:space="preserve"> of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5" w:name="_Ref434476299"/>
      <w:r>
        <w:t>The Psali Adam</w:t>
      </w:r>
      <w:r w:rsidR="006C1B94">
        <w:t xml:space="preserve"> for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6" w:name="_Ref434476316"/>
      <w:r>
        <w:t>The Psali Batos</w:t>
      </w:r>
      <w:r w:rsidR="006C1B94">
        <w:t xml:space="preserve"> for the Transfiguration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7" w:name="_Toc410196224"/>
      <w:bookmarkStart w:id="1758" w:name="_Toc410196466"/>
      <w:bookmarkStart w:id="1759" w:name="_Toc410196968"/>
      <w:bookmarkStart w:id="1760" w:name="_Ref435642801"/>
      <w:bookmarkStart w:id="1761" w:name="_Ref435642808"/>
      <w:bookmarkStart w:id="1762" w:name="_Toc459399417"/>
      <w:r>
        <w:t xml:space="preserve">August 9 / Mesori 16: </w:t>
      </w:r>
      <w:r w:rsidR="00495F1A">
        <w:t>The Assumption of the Virgin</w:t>
      </w:r>
      <w:bookmarkEnd w:id="1757"/>
      <w:bookmarkEnd w:id="1758"/>
      <w:bookmarkEnd w:id="1759"/>
      <w:bookmarkEnd w:id="1760"/>
      <w:bookmarkEnd w:id="1761"/>
      <w:bookmarkEnd w:id="1762"/>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3" w:name="_Ref435642763"/>
      <w:r>
        <w:t xml:space="preserve">The Psali </w:t>
      </w:r>
      <w:commentRangeStart w:id="1764"/>
      <w:r>
        <w:t xml:space="preserve">Adam </w:t>
      </w:r>
      <w:commentRangeEnd w:id="1764"/>
      <w:r>
        <w:rPr>
          <w:rStyle w:val="CommentReference"/>
          <w:rFonts w:eastAsiaTheme="minorHAnsi" w:cstheme="minorBidi"/>
          <w:b w:val="0"/>
          <w:bCs w:val="0"/>
          <w:iCs w:val="0"/>
          <w:color w:val="auto"/>
        </w:rPr>
        <w:commentReference w:id="1764"/>
      </w:r>
      <w:r>
        <w:t>for the Virgin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5"/>
            <w:r>
              <w:t>With divine hands.”</w:t>
            </w:r>
            <w:commentRangeEnd w:id="1765"/>
            <w:r>
              <w:rPr>
                <w:rStyle w:val="CommentReference"/>
                <w:rFonts w:ascii="Times New Roman" w:eastAsiaTheme="minorHAnsi" w:hAnsi="Times New Roman" w:cstheme="minorBidi"/>
                <w:color w:val="auto"/>
              </w:rPr>
              <w:commentReference w:id="17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6" w:name="_Ref435734818"/>
      <w:r>
        <w:t>The Psali Batos for the Virgin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7"/>
            <w:r>
              <w:t>forever</w:t>
            </w:r>
            <w:commentRangeEnd w:id="1767"/>
            <w:r>
              <w:rPr>
                <w:rStyle w:val="CommentReference"/>
                <w:rFonts w:ascii="Times New Roman" w:eastAsiaTheme="minorHAnsi" w:hAnsi="Times New Roman" w:cstheme="minorBidi"/>
                <w:color w:val="auto"/>
              </w:rPr>
              <w:commentReference w:id="17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8"/>
            <w:r>
              <w:t>In the unshakable places.</w:t>
            </w:r>
            <w:commentRangeEnd w:id="1768"/>
            <w:r>
              <w:rPr>
                <w:rStyle w:val="CommentReference"/>
                <w:rFonts w:ascii="Times New Roman" w:eastAsiaTheme="minorHAnsi" w:hAnsi="Times New Roman" w:cstheme="minorBidi"/>
                <w:color w:val="auto"/>
              </w:rPr>
              <w:commentReference w:id="17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9"/>
            <w:r>
              <w:t>Your name adorns our works.</w:t>
            </w:r>
            <w:commentRangeEnd w:id="1769"/>
            <w:r>
              <w:rPr>
                <w:rStyle w:val="CommentReference"/>
                <w:rFonts w:ascii="Times New Roman" w:eastAsiaTheme="minorHAnsi" w:hAnsi="Times New Roman" w:cstheme="minorBidi"/>
                <w:color w:val="auto"/>
              </w:rPr>
              <w:commentReference w:id="17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70"/>
            <w:r>
              <w:t xml:space="preserve">Interceding </w:t>
            </w:r>
            <w:commentRangeEnd w:id="1770"/>
            <w:r>
              <w:rPr>
                <w:rStyle w:val="CommentReference"/>
                <w:rFonts w:ascii="Times New Roman" w:eastAsiaTheme="minorHAnsi" w:hAnsi="Times New Roman" w:cstheme="minorBidi"/>
                <w:color w:val="auto"/>
              </w:rPr>
              <w:commentReference w:id="17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1" w:name="_Toc459399418"/>
      <w:r>
        <w:t>August 12 / Mesori 19: Translocation of the Relics of St. Macarius the Great</w:t>
      </w:r>
      <w:bookmarkEnd w:id="1771"/>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2" w:name="_Toc459399419"/>
      <w:r>
        <w:t>August 14 / Mesori 21: Commemoration of the Theotokos</w:t>
      </w:r>
      <w:bookmarkEnd w:id="1772"/>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3" w:name="_Ref434563030"/>
      <w:bookmarkStart w:id="1774" w:name="_Toc459399420"/>
      <w:r>
        <w:t>August 17 / Mesori 24: Departure of St. Takle Haymanot</w:t>
      </w:r>
      <w:bookmarkEnd w:id="1773"/>
      <w:bookmarkEnd w:id="1774"/>
    </w:p>
    <w:p w14:paraId="34845613" w14:textId="77777777" w:rsidR="009F60F1" w:rsidRDefault="009F60F1" w:rsidP="009F60F1">
      <w:pPr>
        <w:pStyle w:val="Heading4"/>
      </w:pPr>
      <w:bookmarkStart w:id="1775" w:name="_Ref434492302"/>
      <w:r>
        <w:t>The Doxology</w:t>
      </w:r>
      <w:r w:rsidR="00B82753">
        <w:t xml:space="preserve"> for St. Takle Haymanot</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6" w:name="_Toc459399421"/>
      <w:r>
        <w:t>August 21 / Mesori 28: The Patriarchs: Abraham, Isaac, and Jacob</w:t>
      </w:r>
      <w:bookmarkEnd w:id="1776"/>
    </w:p>
    <w:p w14:paraId="1D063B19" w14:textId="77777777" w:rsidR="00431ABD" w:rsidRDefault="00431ABD" w:rsidP="00431ABD">
      <w:pPr>
        <w:pStyle w:val="Heading4"/>
      </w:pPr>
      <w:bookmarkStart w:id="1777" w:name="_Ref434492413"/>
      <w:r>
        <w:t>The Doxology</w:t>
      </w:r>
      <w:r w:rsidR="00B82753">
        <w:t xml:space="preserve"> for the Patriarchs: Abraham, Isaac, and Jacob</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8" w:name="_Toc459399422"/>
      <w:r>
        <w:t>August 22 / Mesori 29: Commemoration of the Annunciation, Nativity, and Resurrection on the 29</w:t>
      </w:r>
      <w:r w:rsidRPr="00C0205C">
        <w:rPr>
          <w:vertAlign w:val="superscript"/>
        </w:rPr>
        <w:t>th</w:t>
      </w:r>
      <w:r>
        <w:t xml:space="preserve"> of Every Month</w:t>
      </w:r>
      <w:bookmarkEnd w:id="1778"/>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9" w:name="_Toc459399423"/>
      <w:r>
        <w:t xml:space="preserve">August 22 / Mesori 29: </w:t>
      </w:r>
      <w:r w:rsidR="007D439A">
        <w:t xml:space="preserve">Also the </w:t>
      </w:r>
      <w:r>
        <w:t>Translocation of the Relics of St. John the Short to Scetis</w:t>
      </w:r>
      <w:bookmarkEnd w:id="1779"/>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80" w:name="_Toc459399424"/>
      <w:r>
        <w:t>August 25 / Little Month 2: Departure of St. Titus the Apostle</w:t>
      </w:r>
      <w:bookmarkEnd w:id="1780"/>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1" w:name="_Toc459399425"/>
      <w:r>
        <w:t>August 26 / Little Month 3: Archangel Raphael</w:t>
      </w:r>
      <w:bookmarkEnd w:id="1781"/>
    </w:p>
    <w:p w14:paraId="0292BCC5" w14:textId="77777777" w:rsidR="00C30039" w:rsidRDefault="00C30039" w:rsidP="00C30039">
      <w:pPr>
        <w:pStyle w:val="Heading4"/>
      </w:pPr>
      <w:bookmarkStart w:id="1782" w:name="_Ref434488208"/>
      <w:r>
        <w:t>The Doxology</w:t>
      </w:r>
      <w:r w:rsidR="00B46E6E">
        <w:t xml:space="preserve"> for Archangel Raphael</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3" w:name="_Toc459399426"/>
      <w:r>
        <w:t>August 28 / Little Month 5</w:t>
      </w:r>
      <w:r w:rsidR="00980D99">
        <w:t>: St. Parsouma</w:t>
      </w:r>
      <w:bookmarkEnd w:id="1783"/>
    </w:p>
    <w:p w14:paraId="32F5CFB7" w14:textId="77777777" w:rsidR="00980D99" w:rsidRDefault="00980D99" w:rsidP="00980D99">
      <w:pPr>
        <w:pStyle w:val="Heading4"/>
      </w:pPr>
      <w:bookmarkStart w:id="1784" w:name="_Ref434491294"/>
      <w:r>
        <w:t>The Doxology</w:t>
      </w:r>
      <w:r w:rsidR="00810F04">
        <w:t xml:space="preserve"> for St. Parsouma</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8"/>
            <w:r>
              <w:t xml:space="preserve">ⲙ̀Ⲡⲭ̄ⲥ̄ </w:t>
            </w:r>
            <w:commentRangeEnd w:id="1788"/>
            <w:r>
              <w:rPr>
                <w:rStyle w:val="CommentReference"/>
                <w:rFonts w:ascii="Times New Roman" w:hAnsi="Times New Roman" w:cstheme="minorBidi"/>
                <w:noProof w:val="0"/>
              </w:rPr>
              <w:commentReference w:id="17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9"/>
            <w:r>
              <w:t xml:space="preserve">ⲡⲉⲛⲥⲱⲧⲏⲣ </w:t>
            </w:r>
            <w:commentRangeEnd w:id="1789"/>
            <w:r>
              <w:rPr>
                <w:rStyle w:val="CommentReference"/>
                <w:rFonts w:ascii="Times New Roman" w:hAnsi="Times New Roman" w:cstheme="minorBidi"/>
                <w:noProof w:val="0"/>
              </w:rPr>
              <w:commentReference w:id="17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90" w:name="_Toc410196981"/>
      <w:bookmarkStart w:id="1791" w:name="_Toc459399213"/>
      <w:bookmarkStart w:id="1792" w:name="_Toc410196226"/>
      <w:bookmarkStart w:id="1793" w:name="_Toc410196468"/>
      <w:bookmarkStart w:id="1794" w:name="_Toc410196970"/>
      <w:bookmarkStart w:id="1795" w:name="Pascal"/>
      <w:bookmarkEnd w:id="1747"/>
      <w:r>
        <w:t xml:space="preserve">Hymns for December or </w:t>
      </w:r>
      <w:r>
        <w:rPr>
          <w:rFonts w:ascii="FreeSerifAvvaShenouda" w:hAnsi="FreeSerifAvvaShenouda" w:cs="FreeSerifAvvaShenouda"/>
        </w:rPr>
        <w:t>Ⲕⲟⲓⲁϩⲕ</w:t>
      </w:r>
      <w:bookmarkEnd w:id="1790"/>
      <w:bookmarkEnd w:id="1791"/>
    </w:p>
    <w:p w14:paraId="235F00C1" w14:textId="77777777" w:rsidR="00513E2D" w:rsidRDefault="00513E2D" w:rsidP="00513E2D">
      <w:pPr>
        <w:pStyle w:val="Heading3"/>
      </w:pPr>
      <w:bookmarkStart w:id="1796" w:name="_Toc459399427"/>
      <w:r>
        <w:t>The Order of 7/4</w:t>
      </w:r>
      <w:bookmarkEnd w:id="1796"/>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7" w:name="_Ref452619392"/>
      <w:bookmarkStart w:id="1798" w:name="_Toc459399428"/>
      <w:r>
        <w:t>The December or Koiak Canticle</w:t>
      </w:r>
      <w:bookmarkEnd w:id="1797"/>
      <w:bookmarkEnd w:id="1798"/>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9"/>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0"/>
      </w:r>
      <w:r>
        <w:t>, manifest Yourself</w:t>
      </w:r>
      <w:r>
        <w:rPr>
          <w:rStyle w:val="FootnoteReference"/>
        </w:rPr>
        <w:footnoteReference w:id="1001"/>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2"/>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3"/>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4"/>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5"/>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6"/>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7"/>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8"/>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9"/>
      </w:r>
    </w:p>
    <w:p w14:paraId="327A6659" w14:textId="77777777" w:rsidR="00513E2D" w:rsidRPr="00AB1781" w:rsidRDefault="00513E2D" w:rsidP="00513E2D">
      <w:pPr>
        <w:pStyle w:val="EnglishHangNoCoptic"/>
      </w:pPr>
      <w:r>
        <w:tab/>
        <w:t>and, “a man was born in her,”</w:t>
      </w:r>
      <w:r>
        <w:rPr>
          <w:rStyle w:val="FootnoteReference"/>
        </w:rPr>
        <w:footnoteReference w:id="1010"/>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1"/>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2"/>
      </w:r>
      <w:r>
        <w:t xml:space="preserve"> flames of fire.</w:t>
      </w:r>
      <w:r w:rsidRPr="00AB1781">
        <w:rPr>
          <w:rStyle w:val="FootnoteReference"/>
        </w:rPr>
        <w:footnoteReference w:id="1013"/>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4"/>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9"/>
      <w:r>
        <w:t>102</w:t>
      </w:r>
      <w:commentRangeEnd w:id="1799"/>
      <w:r>
        <w:rPr>
          <w:rStyle w:val="CommentReference"/>
          <w:rFonts w:eastAsiaTheme="minorHAnsi" w:cstheme="minorBidi"/>
          <w:color w:val="auto"/>
          <w:lang w:val="en-CA"/>
        </w:rPr>
        <w:commentReference w:id="1799"/>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15"/>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6"/>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7"/>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8"/>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9"/>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0"/>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1"/>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2"/>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3"/>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4"/>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25"/>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6"/>
      </w:r>
      <w:r>
        <w:t>,</w:t>
      </w:r>
      <w:r w:rsidRPr="00AB1781">
        <w:t xml:space="preserve"> all you </w:t>
      </w:r>
      <w:r>
        <w:t>upright in</w:t>
      </w:r>
      <w:r w:rsidRPr="00AB1781">
        <w:t xml:space="preserve"> heart.</w:t>
      </w:r>
      <w:r w:rsidRPr="00AB1781">
        <w:rPr>
          <w:rStyle w:val="FootnoteReference"/>
        </w:rPr>
        <w:footnoteReference w:id="1027"/>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8"/>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9"/>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0"/>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1"/>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2"/>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00" w:name="_Ref452619413"/>
      <w:bookmarkStart w:id="1801" w:name="_Toc459399429"/>
      <w:r>
        <w:t>Psali Before the First Canticle (Agios O Theos)</w:t>
      </w:r>
      <w:bookmarkEnd w:id="1800"/>
      <w:bookmarkEnd w:id="18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3"/>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2" w:name="_Ref452619578"/>
      <w:bookmarkStart w:id="1803" w:name="_Toc459399430"/>
      <w:r>
        <w:rPr>
          <w:sz w:val="24"/>
        </w:rPr>
        <w:t>Psali Adam After the First Canticle</w:t>
      </w:r>
      <w:bookmarkEnd w:id="1802"/>
      <w:bookmarkEnd w:id="18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4"/>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35"/>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4" w:name="_Ref452619819"/>
      <w:bookmarkStart w:id="1805" w:name="_Toc459399431"/>
      <w:r>
        <w:rPr>
          <w:sz w:val="24"/>
        </w:rPr>
        <w:t>Psali Adam On (Before) the Second Canticle</w:t>
      </w:r>
      <w:bookmarkEnd w:id="1804"/>
      <w:bookmarkEnd w:id="1805"/>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6"/>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6" w:name="_Ref435645565"/>
      <w:bookmarkStart w:id="1807" w:name="_Toc459399432"/>
      <w:r>
        <w:rPr>
          <w:sz w:val="24"/>
        </w:rPr>
        <w:t>Psali Adam After the</w:t>
      </w:r>
      <w:r>
        <w:t xml:space="preserve"> Second Cantilce</w:t>
      </w:r>
      <w:bookmarkEnd w:id="1806"/>
      <w:bookmarkEnd w:id="18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8" w:name="_Ref452620167"/>
      <w:bookmarkStart w:id="1809" w:name="_Toc459399433"/>
      <w:bookmarkStart w:id="1810" w:name="_Ref435645593"/>
      <w:r>
        <w:t>The Psali Adam On (Before) the Third Canticle</w:t>
      </w:r>
      <w:bookmarkEnd w:id="1808"/>
      <w:bookmarkEnd w:id="18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1" w:name="_Ref452620325"/>
      <w:bookmarkStart w:id="1812" w:name="_Toc459399434"/>
      <w:r>
        <w:t>Psali Batos</w:t>
      </w:r>
      <w:r>
        <w:rPr>
          <w:lang w:val="en-US"/>
        </w:rPr>
        <w:t xml:space="preserve"> On (After) the Third Canticle</w:t>
      </w:r>
      <w:bookmarkEnd w:id="1810"/>
      <w:bookmarkEnd w:id="1811"/>
      <w:bookmarkEnd w:id="18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3" w:name="_Ref452620881"/>
      <w:bookmarkStart w:id="1814" w:name="_Toc459399435"/>
      <w:r>
        <w:t>Hymn on the Sunday Psali</w:t>
      </w:r>
      <w:bookmarkEnd w:id="1813"/>
      <w:bookmarkEnd w:id="1814"/>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5" w:name="_Ref452620856"/>
      <w:bookmarkStart w:id="1816" w:name="_Toc459399436"/>
      <w:r>
        <w:t>Interpretation on (After) the Sunday Theotokia Part 1</w:t>
      </w:r>
      <w:bookmarkEnd w:id="1815"/>
      <w:bookmarkEnd w:id="1816"/>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7" w:name="_Toc459399437"/>
      <w:r>
        <w:t>Interpretation on (After) the Sunday Theotokia Part 2</w:t>
      </w:r>
      <w:bookmarkEnd w:id="1817"/>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8" w:name="_Toc459399438"/>
      <w:r>
        <w:t>Interpretation on (After) the Sunday Theotokia Part 3</w:t>
      </w:r>
      <w:bookmarkEnd w:id="1818"/>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9" w:name="_Toc459399439"/>
      <w:r>
        <w:t>Interpretation on (After) the Sunday Theotokia Part 4</w:t>
      </w:r>
      <w:bookmarkEnd w:id="1819"/>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20" w:name="_Toc459399440"/>
      <w:r>
        <w:t>Interpretation on (After) the Sunday Theotokia Part 5</w:t>
      </w:r>
      <w:bookmarkEnd w:id="1820"/>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1" w:name="_Toc459399441"/>
      <w:r>
        <w:t>Interpretation on (After) the Sunday Theotokia Part 6</w:t>
      </w:r>
      <w:bookmarkEnd w:id="1821"/>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2" w:name="_Toc459399442"/>
      <w:r>
        <w:t>Interpretation on (After) the Sunday Theotokia Part 7 (modern)</w:t>
      </w:r>
      <w:bookmarkEnd w:id="1822"/>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3" w:name="_Ref452619669"/>
      <w:bookmarkStart w:id="1824" w:name="_Toc459399443"/>
      <w:r>
        <w:t>Hymn on the Monday Theotokia</w:t>
      </w:r>
      <w:bookmarkEnd w:id="1823"/>
      <w:bookmarkEnd w:id="1824"/>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5" w:name="_Ref452619779"/>
      <w:bookmarkStart w:id="1826" w:name="_Toc459399444"/>
      <w:r>
        <w:t>Hymn on the Tuesday Theotokia</w:t>
      </w:r>
      <w:bookmarkEnd w:id="1825"/>
      <w:bookmarkEnd w:id="1826"/>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7" w:name="_Ref452620017"/>
      <w:bookmarkStart w:id="1828" w:name="_Toc459399445"/>
      <w:r>
        <w:t>Hymn on the Wednesday Theotokia</w:t>
      </w:r>
      <w:bookmarkEnd w:id="1827"/>
      <w:bookmarkEnd w:id="1828"/>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9" w:name="_Ref435645467"/>
      <w:bookmarkStart w:id="1830" w:name="_Toc459399446"/>
      <w:r>
        <w:t>Hymn on the Thursday Theotokia (The Fiery Bush)</w:t>
      </w:r>
      <w:bookmarkEnd w:id="1829"/>
      <w:bookmarkEnd w:id="1830"/>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7"/>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8"/>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1" w:name="_Ref452620495"/>
      <w:bookmarkStart w:id="1832" w:name="_Toc459399447"/>
      <w:r>
        <w:t>Hymn on the Friday Theotokia</w:t>
      </w:r>
      <w:bookmarkEnd w:id="1831"/>
      <w:bookmarkEnd w:id="1832"/>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3" w:name="_Ref452620614"/>
      <w:bookmarkStart w:id="1834" w:name="_Toc459399448"/>
      <w:r>
        <w:t>Hymn on the Saturday Theotokia</w:t>
      </w:r>
      <w:bookmarkEnd w:id="1833"/>
      <w:bookmarkEnd w:id="1834"/>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9"/>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5" w:name="_Ref452620695"/>
      <w:bookmarkStart w:id="1836" w:name="_Toc459399449"/>
      <w:r>
        <w:t>The First Batos Lobsh</w:t>
      </w:r>
      <w:bookmarkEnd w:id="1835"/>
      <w:bookmarkEnd w:id="1836"/>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7" w:name="_Ref452620704"/>
      <w:bookmarkStart w:id="1838" w:name="_Toc459399450"/>
      <w:r>
        <w:t>The Second Batos Lobsh</w:t>
      </w:r>
      <w:bookmarkEnd w:id="1837"/>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9" w:name="_Toc459399214"/>
      <w:r>
        <w:t>The Pascal Cycle</w:t>
      </w:r>
      <w:bookmarkEnd w:id="1792"/>
      <w:bookmarkEnd w:id="1793"/>
      <w:bookmarkEnd w:id="1794"/>
      <w:bookmarkEnd w:id="1839"/>
    </w:p>
    <w:bookmarkStart w:id="1840" w:name="_Toc410196227" w:displacedByCustomXml="next"/>
    <w:bookmarkStart w:id="1841" w:name="_Toc410196469" w:displacedByCustomXml="next"/>
    <w:bookmarkStart w:id="1842"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1275D9">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1275D9">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1275D9">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1275D9">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1275D9">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1275D9">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1275D9">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1275D9">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1275D9">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1275D9">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1275D9">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1275D9">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1275D9">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1275D9">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1275D9">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1275D9">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1275D9">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1275D9">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1275D9">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1275D9">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1275D9">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1275D9">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1275D9">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1275D9">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1275D9">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1275D9">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1275D9">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1275D9">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1275D9">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1275D9">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1275D9">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1275D9">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1275D9">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3" w:name="_Toc459399451"/>
      <w:r>
        <w:t>Jonah’s Fast</w:t>
      </w:r>
      <w:bookmarkEnd w:id="1842"/>
      <w:bookmarkEnd w:id="1841"/>
      <w:bookmarkEnd w:id="1840"/>
      <w:bookmarkEnd w:id="1843"/>
    </w:p>
    <w:p w14:paraId="7A658690" w14:textId="77777777" w:rsidR="001E5E16" w:rsidRPr="001E5E16" w:rsidRDefault="001E5E16" w:rsidP="001E5E16">
      <w:pPr>
        <w:pStyle w:val="Heading4"/>
      </w:pPr>
      <w:bookmarkStart w:id="1844" w:name="_Ref434478053"/>
      <w:r>
        <w:t>The Doxology</w:t>
      </w:r>
      <w:r w:rsidR="00E21EA3">
        <w:t xml:space="preserve"> of Jonah’s Fast</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5" w:name="_Toc410196228"/>
      <w:bookmarkStart w:id="1846" w:name="_Toc410196470"/>
      <w:bookmarkStart w:id="1847" w:name="_Toc410196972"/>
      <w:bookmarkStart w:id="1848" w:name="_Toc459399452"/>
      <w:r>
        <w:t>Jonah’s Feast</w:t>
      </w:r>
      <w:bookmarkEnd w:id="1845"/>
      <w:bookmarkEnd w:id="1846"/>
      <w:bookmarkEnd w:id="1847"/>
      <w:bookmarkEnd w:id="1848"/>
    </w:p>
    <w:p w14:paraId="6EE6C439" w14:textId="77777777" w:rsidR="00495F1A" w:rsidRDefault="00495F1A" w:rsidP="00495F1A">
      <w:pPr>
        <w:pStyle w:val="Heading3"/>
      </w:pPr>
      <w:bookmarkStart w:id="1849" w:name="_Toc410196229"/>
      <w:bookmarkStart w:id="1850" w:name="_Toc410196471"/>
      <w:bookmarkStart w:id="1851" w:name="_Toc410196973"/>
      <w:bookmarkStart w:id="1852" w:name="_Toc459399453"/>
      <w:r>
        <w:t>Great Lent</w:t>
      </w:r>
      <w:bookmarkEnd w:id="1849"/>
      <w:bookmarkEnd w:id="1850"/>
      <w:bookmarkEnd w:id="1851"/>
      <w:bookmarkEnd w:id="1852"/>
    </w:p>
    <w:p w14:paraId="2602B6E5" w14:textId="77777777" w:rsidR="00EC2AEB" w:rsidRPr="001E5E16" w:rsidRDefault="00EC2AEB" w:rsidP="00EC2AEB">
      <w:pPr>
        <w:pStyle w:val="Heading4"/>
      </w:pPr>
      <w:bookmarkStart w:id="1853" w:name="_Ref434478080"/>
      <w:r>
        <w:t>The Doxology</w:t>
      </w:r>
      <w:r w:rsidR="00420CFA">
        <w:t xml:space="preserve"> for Saturday and Sunday</w:t>
      </w:r>
      <w:r w:rsidR="00E21EA3">
        <w:t xml:space="preserve">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4" w:name="_Ref434478104"/>
      <w:r>
        <w:t>The Doxology</w:t>
      </w:r>
      <w:r w:rsidR="00E21EA3">
        <w:t xml:space="preserve"> for Weekdays in Great Lent</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5"/>
            <w:r>
              <w:t>ⲛⲓⲉ̀ⲛⲉϩ</w:t>
            </w:r>
            <w:commentRangeEnd w:id="1855"/>
            <w:r>
              <w:rPr>
                <w:rStyle w:val="CommentReference"/>
                <w:rFonts w:ascii="Times New Roman" w:hAnsi="Times New Roman" w:cstheme="minorBidi"/>
                <w:noProof w:val="0"/>
              </w:rPr>
              <w:commentReference w:id="1855"/>
            </w:r>
            <w:r>
              <w:t>.</w:t>
            </w:r>
          </w:p>
        </w:tc>
      </w:tr>
    </w:tbl>
    <w:p w14:paraId="1A70F51E" w14:textId="77777777" w:rsidR="00420CFA" w:rsidRPr="001E5E16" w:rsidRDefault="00420CFA" w:rsidP="00420CFA">
      <w:pPr>
        <w:pStyle w:val="Heading4"/>
      </w:pPr>
      <w:bookmarkStart w:id="1856" w:name="_Ref434478128"/>
      <w:r>
        <w:t>A Second Doxology for Weekdays</w:t>
      </w:r>
      <w:r w:rsidR="00E21EA3">
        <w:t xml:space="preserve"> in Great Lent</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7"/>
            <w:r>
              <w:t xml:space="preserve">He </w:t>
            </w:r>
            <w:r w:rsidR="00253DD3">
              <w:t>humiliated</w:t>
            </w:r>
          </w:p>
          <w:p w14:paraId="774AFAE4" w14:textId="77777777" w:rsidR="00420CFA" w:rsidRDefault="00420CFA" w:rsidP="00420CFA">
            <w:pPr>
              <w:pStyle w:val="EngHangEnd"/>
            </w:pPr>
            <w:r>
              <w:t>The Tempter</w:t>
            </w:r>
            <w:commentRangeEnd w:id="1857"/>
            <w:r>
              <w:rPr>
                <w:rStyle w:val="CommentReference"/>
              </w:rPr>
              <w:commentReference w:id="185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8"/>
            <w:r>
              <w:t>“Fast in watchfulness</w:t>
            </w:r>
          </w:p>
          <w:p w14:paraId="6B2FDE71" w14:textId="77777777" w:rsidR="00420CFA" w:rsidRDefault="00420CFA" w:rsidP="00420CFA">
            <w:pPr>
              <w:pStyle w:val="EngHangEnd"/>
            </w:pPr>
            <w:r>
              <w:t>By day and by night.”</w:t>
            </w:r>
            <w:commentRangeEnd w:id="1858"/>
            <w:r>
              <w:rPr>
                <w:rStyle w:val="CommentReference"/>
              </w:rPr>
              <w:commentReference w:id="185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9" w:name="_Ref434478147"/>
      <w:r>
        <w:t>A Third</w:t>
      </w:r>
      <w:r w:rsidR="00420CFA">
        <w:t xml:space="preserve"> Doxology</w:t>
      </w:r>
      <w:r>
        <w:t xml:space="preserve"> for Weekdays</w:t>
      </w:r>
      <w:r w:rsidR="00E21EA3">
        <w:t xml:space="preserve"> in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60" w:name="_Ref434478172"/>
      <w:r>
        <w:t xml:space="preserve">The </w:t>
      </w:r>
      <w:r w:rsidR="007A72D2">
        <w:t xml:space="preserve">Fourth </w:t>
      </w:r>
      <w:r>
        <w:t>Doxology</w:t>
      </w:r>
      <w:r w:rsidR="007A72D2">
        <w:t xml:space="preserve"> </w:t>
      </w:r>
      <w:r w:rsidR="00E21EA3">
        <w:t>for Great Lent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1"/>
            <w:r>
              <w:t xml:space="preserve">Ϯⲛⲏⲥⲧⲓⲁ̀ </w:t>
            </w:r>
            <w:commentRangeEnd w:id="1861"/>
            <w:r>
              <w:rPr>
                <w:rStyle w:val="CommentReference"/>
                <w:rFonts w:ascii="Times New Roman" w:hAnsi="Times New Roman" w:cstheme="minorBidi"/>
                <w:noProof w:val="0"/>
              </w:rPr>
              <w:commentReference w:id="186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2"/>
            <w:r>
              <w:t>pretense</w:t>
            </w:r>
            <w:commentRangeEnd w:id="1862"/>
            <w:r>
              <w:rPr>
                <w:rStyle w:val="CommentReference"/>
              </w:rPr>
              <w:commentReference w:id="186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3"/>
            <w:r>
              <w:t>strugglers</w:t>
            </w:r>
            <w:commentRangeEnd w:id="1863"/>
            <w:r>
              <w:rPr>
                <w:rStyle w:val="CommentReference"/>
              </w:rPr>
              <w:commentReference w:id="186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4"/>
            <w:r>
              <w:t>martyrdom</w:t>
            </w:r>
            <w:commentRangeEnd w:id="1864"/>
            <w:r>
              <w:rPr>
                <w:rStyle w:val="CommentReference"/>
              </w:rPr>
              <w:commentReference w:id="186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5"/>
            <w:r>
              <w:t xml:space="preserve">carries </w:t>
            </w:r>
            <w:commentRangeEnd w:id="1865"/>
            <w:r>
              <w:rPr>
                <w:rStyle w:val="CommentReference"/>
              </w:rPr>
              <w:commentReference w:id="186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6"/>
            <w:r>
              <w:t>assembly</w:t>
            </w:r>
            <w:commentRangeEnd w:id="1866"/>
            <w:r>
              <w:rPr>
                <w:rStyle w:val="CommentReference"/>
              </w:rPr>
              <w:commentReference w:id="1866"/>
            </w:r>
            <w:r>
              <w:t>,</w:t>
            </w:r>
          </w:p>
          <w:p w14:paraId="33941A18" w14:textId="77777777" w:rsidR="006A78B4" w:rsidRDefault="006A78B4" w:rsidP="006A78B4">
            <w:pPr>
              <w:pStyle w:val="EngHangEnd"/>
            </w:pPr>
            <w:r>
              <w:t xml:space="preserve">From now until the </w:t>
            </w:r>
            <w:commentRangeStart w:id="1867"/>
            <w:r>
              <w:t>ages of ages</w:t>
            </w:r>
            <w:commentRangeEnd w:id="1867"/>
            <w:r>
              <w:rPr>
                <w:rStyle w:val="CommentReference"/>
              </w:rPr>
              <w:commentReference w:id="186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8" w:name="_Ref434476347"/>
      <w:r>
        <w:t>The Psali Adam</w:t>
      </w:r>
      <w:r w:rsidR="006C1B94">
        <w:t xml:space="preserve"> for Great Lent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9" w:name="_Ref434476369"/>
      <w:r>
        <w:t>The Psali Batos</w:t>
      </w:r>
      <w:r w:rsidR="006C1B94">
        <w:t xml:space="preserve"> for Great Lent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70" w:name="_Toc410196230"/>
      <w:bookmarkStart w:id="1871" w:name="_Toc410196472"/>
      <w:bookmarkStart w:id="1872" w:name="_Toc410196974"/>
      <w:bookmarkStart w:id="1873" w:name="_Toc459399454"/>
      <w:r>
        <w:t>Lazarus Saturday</w:t>
      </w:r>
      <w:bookmarkEnd w:id="1870"/>
      <w:bookmarkEnd w:id="1871"/>
      <w:bookmarkEnd w:id="1872"/>
      <w:bookmarkEnd w:id="1873"/>
    </w:p>
    <w:p w14:paraId="536840DE" w14:textId="77777777" w:rsidR="00EC2AEB" w:rsidRPr="001E5E16" w:rsidRDefault="00EC2AEB" w:rsidP="00EC2AEB">
      <w:pPr>
        <w:pStyle w:val="Heading4"/>
      </w:pPr>
      <w:bookmarkStart w:id="1874" w:name="_Ref434478195"/>
      <w:r>
        <w:t>The Doxology</w:t>
      </w:r>
      <w:r w:rsidR="00E21EA3">
        <w:t xml:space="preserve"> for Lazarus Saturday</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5" w:name="_Ref434476394"/>
      <w:r>
        <w:t>The Psali Batos</w:t>
      </w:r>
      <w:r w:rsidR="006C1B94">
        <w:t xml:space="preserve"> for Lazarus Saturday</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6"/>
            <w:r>
              <w:t>With glory befitting You</w:t>
            </w:r>
            <w:commentRangeEnd w:id="1876"/>
            <w:r>
              <w:rPr>
                <w:rStyle w:val="CommentReference"/>
              </w:rPr>
              <w:commentReference w:id="187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7" w:name="_Toc410196231"/>
      <w:bookmarkStart w:id="1878" w:name="_Toc410196473"/>
      <w:bookmarkStart w:id="1879" w:name="_Toc410196975"/>
      <w:bookmarkStart w:id="1880" w:name="_Toc459399455"/>
      <w:r>
        <w:t>Palm Sunday</w:t>
      </w:r>
      <w:bookmarkEnd w:id="1877"/>
      <w:bookmarkEnd w:id="1878"/>
      <w:bookmarkEnd w:id="1879"/>
      <w:bookmarkEnd w:id="1880"/>
    </w:p>
    <w:p w14:paraId="5FD5B809" w14:textId="77777777" w:rsidR="00EC2AEB" w:rsidRPr="001E5E16" w:rsidRDefault="00EC2AEB" w:rsidP="00EC2AEB">
      <w:pPr>
        <w:pStyle w:val="Heading4"/>
      </w:pPr>
      <w:bookmarkStart w:id="1881" w:name="_Ref434478217"/>
      <w:r>
        <w:t xml:space="preserve">The </w:t>
      </w:r>
      <w:r w:rsidR="00FA139D">
        <w:t xml:space="preserve">First </w:t>
      </w:r>
      <w:r>
        <w:t>Doxology</w:t>
      </w:r>
      <w:r w:rsidR="00E21EA3">
        <w:t xml:space="preserve"> for Palm Sunday</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2"/>
            <w:r>
              <w:t>To the ages.</w:t>
            </w:r>
            <w:commentRangeEnd w:id="1882"/>
            <w:r>
              <w:rPr>
                <w:rStyle w:val="CommentReference"/>
              </w:rPr>
              <w:commentReference w:id="188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3" w:name="_Ref434478234"/>
      <w:r>
        <w:t>The Second Doxology</w:t>
      </w:r>
      <w:r w:rsidR="00E21EA3">
        <w:t xml:space="preserve"> for Palm Sunday</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4" w:name="_Ref434478255"/>
      <w:r>
        <w:t>The Third Doxology</w:t>
      </w:r>
      <w:r w:rsidR="00E21EA3">
        <w:t xml:space="preserve"> for Palm Sunday</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5"/>
            <w:r>
              <w:t xml:space="preserve">is </w:t>
            </w:r>
            <w:commentRangeEnd w:id="1885"/>
            <w:r>
              <w:rPr>
                <w:rStyle w:val="CommentReference"/>
              </w:rPr>
              <w:commentReference w:id="188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6" w:name="_Ref434476417"/>
      <w:r>
        <w:t>The Psali Adam</w:t>
      </w:r>
      <w:r w:rsidR="006C1B94">
        <w:t xml:space="preserve"> for Palm Sunday</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7"/>
            <w:r>
              <w:t xml:space="preserve">Offer </w:t>
            </w:r>
            <w:commentRangeEnd w:id="1887"/>
            <w:r>
              <w:rPr>
                <w:rStyle w:val="CommentReference"/>
              </w:rPr>
              <w:commentReference w:id="188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8"/>
            <w:r>
              <w:t>Kranion</w:t>
            </w:r>
            <w:commentRangeEnd w:id="1888"/>
            <w:r>
              <w:rPr>
                <w:rStyle w:val="CommentReference"/>
              </w:rPr>
              <w:commentReference w:id="188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9" w:name="_Toc459399456"/>
      <w:bookmarkStart w:id="1890" w:name="_Toc410196232"/>
      <w:bookmarkStart w:id="1891" w:name="_Toc410196474"/>
      <w:bookmarkStart w:id="1892" w:name="_Toc410196976"/>
      <w:r>
        <w:t>Joyous Saturday</w:t>
      </w:r>
      <w:bookmarkEnd w:id="1889"/>
    </w:p>
    <w:p w14:paraId="65F4337A" w14:textId="2CA465AF" w:rsidR="003E106D" w:rsidRDefault="003E106D" w:rsidP="003E106D">
      <w:pPr>
        <w:pStyle w:val="Heading4"/>
      </w:pPr>
      <w:bookmarkStart w:id="1893" w:name="_Ref435562018"/>
      <w:r>
        <w:t>The Psali Batos for the Joyous Saturday</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4"/>
            <w:r>
              <w:t xml:space="preserve">abolished </w:t>
            </w:r>
            <w:commentRangeEnd w:id="1894"/>
            <w:r>
              <w:rPr>
                <w:rStyle w:val="CommentReference"/>
              </w:rPr>
              <w:commentReference w:id="189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5"/>
            <w:r>
              <w:t>power</w:t>
            </w:r>
            <w:commentRangeEnd w:id="1895"/>
            <w:r>
              <w:rPr>
                <w:rStyle w:val="CommentReference"/>
              </w:rPr>
              <w:commentReference w:id="189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6" w:name="_Toc459399457"/>
      <w:r>
        <w:t>Resurrection</w:t>
      </w:r>
      <w:bookmarkEnd w:id="1890"/>
      <w:bookmarkEnd w:id="1891"/>
      <w:bookmarkEnd w:id="1892"/>
      <w:r w:rsidR="003E106D">
        <w:t xml:space="preserve"> Sunday</w:t>
      </w:r>
      <w:bookmarkEnd w:id="1896"/>
    </w:p>
    <w:p w14:paraId="48D283B9" w14:textId="77777777" w:rsidR="00EC2AEB" w:rsidRPr="001E5E16" w:rsidRDefault="00EC2AEB" w:rsidP="00EC2AEB">
      <w:pPr>
        <w:pStyle w:val="Heading4"/>
      </w:pPr>
      <w:bookmarkStart w:id="1897" w:name="_Ref434478294"/>
      <w:r>
        <w:t>The Doxology</w:t>
      </w:r>
      <w:r w:rsidR="00E21EA3">
        <w:t xml:space="preserve"> for the Resurrection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8"/>
            <w:r>
              <w:t>Name</w:t>
            </w:r>
            <w:commentRangeEnd w:id="1898"/>
            <w:r>
              <w:rPr>
                <w:rStyle w:val="CommentReference"/>
              </w:rPr>
              <w:commentReference w:id="1898"/>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9" w:name="_Ref434478317"/>
      <w:r>
        <w:t>A</w:t>
      </w:r>
      <w:r w:rsidR="00E21EA3">
        <w:t>nother</w:t>
      </w:r>
      <w:r>
        <w:t xml:space="preserve"> Doxology</w:t>
      </w:r>
      <w:r w:rsidR="00E21EA3">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00" w:name="_Ref434478347"/>
      <w:r>
        <w:t>A Doxology for Archangel Michael</w:t>
      </w:r>
      <w:r w:rsidR="00E21EA3">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1" w:name="_Ref434476440"/>
      <w:r>
        <w:t>The Psali Adam</w:t>
      </w:r>
      <w:r w:rsidR="006C1B94">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2" w:name="_Ref434476459"/>
      <w:r>
        <w:t>The Psali Batos</w:t>
      </w:r>
      <w:r w:rsidR="006C1B94">
        <w:t xml:space="preserve"> for the Resurrection</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3" w:name="_Toc410196233"/>
      <w:bookmarkStart w:id="1904" w:name="_Toc410196475"/>
      <w:bookmarkStart w:id="1905" w:name="_Toc410196977"/>
      <w:bookmarkStart w:id="1906" w:name="_Toc459399458"/>
      <w:r>
        <w:t>Thomas Sunday</w:t>
      </w:r>
      <w:bookmarkEnd w:id="1903"/>
      <w:bookmarkEnd w:id="1904"/>
      <w:bookmarkEnd w:id="1905"/>
      <w:bookmarkEnd w:id="1906"/>
    </w:p>
    <w:p w14:paraId="1CFE554E" w14:textId="77777777" w:rsidR="00EC2AEB" w:rsidRDefault="00EC2AEB" w:rsidP="00EC2AEB">
      <w:pPr>
        <w:pStyle w:val="Heading4"/>
      </w:pPr>
      <w:bookmarkStart w:id="1907" w:name="_Ref434478375"/>
      <w:r>
        <w:t>The Doxology</w:t>
      </w:r>
      <w:r w:rsidR="00E21EA3">
        <w:t xml:space="preserve"> for Thomas Sunday</w:t>
      </w:r>
      <w:bookmarkEnd w:id="1907"/>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4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8"/>
            <w:r>
              <w:t xml:space="preserve">Jesus </w:t>
            </w:r>
            <w:commentRangeEnd w:id="1908"/>
            <w:r>
              <w:rPr>
                <w:rStyle w:val="CommentReference"/>
                <w:rFonts w:ascii="Times New Roman" w:hAnsi="Times New Roman"/>
              </w:rPr>
              <w:commentReference w:id="1908"/>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9" w:name="_Toc410196235"/>
      <w:bookmarkStart w:id="1910" w:name="_Toc410196477"/>
      <w:bookmarkStart w:id="1911" w:name="_Toc410196979"/>
      <w:bookmarkStart w:id="1912" w:name="_Toc459399459"/>
      <w:r>
        <w:t>Ascension</w:t>
      </w:r>
      <w:bookmarkEnd w:id="1909"/>
      <w:bookmarkEnd w:id="1910"/>
      <w:bookmarkEnd w:id="1911"/>
      <w:bookmarkEnd w:id="1912"/>
    </w:p>
    <w:p w14:paraId="41C1E8F1" w14:textId="77777777" w:rsidR="00EC2AEB" w:rsidRPr="001E5E16" w:rsidRDefault="00EC2AEB" w:rsidP="00EC2AEB">
      <w:pPr>
        <w:pStyle w:val="Heading4"/>
      </w:pPr>
      <w:bookmarkStart w:id="1913" w:name="_Ref434478556"/>
      <w:r>
        <w:t>The Doxology</w:t>
      </w:r>
      <w:r w:rsidR="00CC1CA8">
        <w:t xml:space="preserve"> for the Ascension</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4"/>
            <w:r>
              <w:t>Name</w:t>
            </w:r>
            <w:commentRangeEnd w:id="1914"/>
            <w:r>
              <w:rPr>
                <w:rStyle w:val="CommentReference"/>
              </w:rPr>
              <w:commentReference w:id="191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5"/>
            <w:r>
              <w:t>to Him</w:t>
            </w:r>
            <w:commentRangeEnd w:id="1915"/>
            <w:r>
              <w:rPr>
                <w:rStyle w:val="CommentReference"/>
              </w:rPr>
              <w:commentReference w:id="191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6"/>
            <w:r>
              <w:t>might</w:t>
            </w:r>
            <w:commentRangeEnd w:id="1916"/>
            <w:r>
              <w:rPr>
                <w:rStyle w:val="CommentReference"/>
              </w:rPr>
              <w:commentReference w:id="191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7"/>
            <w:r>
              <w:t xml:space="preserve">Jesus </w:t>
            </w:r>
            <w:commentRangeEnd w:id="1917"/>
            <w:r>
              <w:rPr>
                <w:rStyle w:val="CommentReference"/>
                <w:rFonts w:ascii="Times New Roman" w:hAnsi="Times New Roman"/>
              </w:rPr>
              <w:commentReference w:id="191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8" w:name="_Ref434476482"/>
      <w:r>
        <w:t>The Psali Adam</w:t>
      </w:r>
      <w:r w:rsidR="006C1B94">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9" w:name="_Ref434476541"/>
      <w:r>
        <w:t>The Psali Batos</w:t>
      </w:r>
      <w:r w:rsidR="006C1B94">
        <w:t xml:space="preserve"> for the Ascension</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20"/>
            <w:r>
              <w:t>miracles</w:t>
            </w:r>
            <w:commentRangeEnd w:id="1920"/>
            <w:r>
              <w:rPr>
                <w:rStyle w:val="CommentReference"/>
              </w:rPr>
              <w:commentReference w:id="192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1" w:name="_Toc410196236"/>
      <w:bookmarkStart w:id="1922" w:name="_Toc410196478"/>
      <w:bookmarkStart w:id="1923" w:name="_Toc410196980"/>
      <w:bookmarkStart w:id="1924" w:name="_Toc459399460"/>
      <w:r>
        <w:t>Pentecost</w:t>
      </w:r>
      <w:bookmarkEnd w:id="1921"/>
      <w:bookmarkEnd w:id="1922"/>
      <w:bookmarkEnd w:id="1923"/>
      <w:bookmarkEnd w:id="1924"/>
    </w:p>
    <w:p w14:paraId="79712352" w14:textId="77777777" w:rsidR="00EC2AEB" w:rsidRPr="001E5E16" w:rsidRDefault="00EC2AEB" w:rsidP="00EC2AEB">
      <w:pPr>
        <w:pStyle w:val="Heading4"/>
      </w:pPr>
      <w:bookmarkStart w:id="1925" w:name="_Ref434478581"/>
      <w:r>
        <w:t>The Doxology</w:t>
      </w:r>
      <w:r w:rsidR="00CC1CA8">
        <w:t xml:space="preserve"> for Pentecost</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6"/>
            <w:r>
              <w:t>Name</w:t>
            </w:r>
            <w:commentRangeEnd w:id="1926"/>
            <w:r>
              <w:rPr>
                <w:rStyle w:val="CommentReference"/>
              </w:rPr>
              <w:commentReference w:id="192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7"/>
            <w:r>
              <w:t>to Him</w:t>
            </w:r>
            <w:commentRangeEnd w:id="1927"/>
            <w:r>
              <w:rPr>
                <w:rStyle w:val="CommentReference"/>
              </w:rPr>
              <w:commentReference w:id="192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8"/>
            <w:r>
              <w:t>might</w:t>
            </w:r>
            <w:commentRangeEnd w:id="1928"/>
            <w:r>
              <w:rPr>
                <w:rStyle w:val="CommentReference"/>
              </w:rPr>
              <w:commentReference w:id="192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9" w:name="_Ref434476566"/>
      <w:r>
        <w:t>The Psali Adam</w:t>
      </w:r>
      <w:r w:rsidR="006C1B94">
        <w:t xml:space="preserve"> for Pentecost</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30" w:name="_Toc459399215"/>
      <w:bookmarkEnd w:id="173"/>
      <w:bookmarkEnd w:id="174"/>
      <w:bookmarkEnd w:id="175"/>
      <w:bookmarkEnd w:id="1795"/>
      <w:r>
        <w:t>Index of Psalis</w:t>
      </w:r>
      <w:bookmarkEnd w:id="1930"/>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1" w:name="_Toc459399216"/>
      <w:r>
        <w:t>Index of Doxologies</w:t>
      </w:r>
      <w:bookmarkEnd w:id="1931"/>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2" w:name="_Ref435642966"/>
      <w:r>
        <w:t>Seasonal Doxologies</w:t>
      </w:r>
      <w:bookmarkEnd w:id="1932"/>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3" w:name="_Ref435643009"/>
      <w:r>
        <w:t>Saints’ Doxologies</w:t>
      </w:r>
      <w:bookmarkEnd w:id="1933"/>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4" w:name="_Toc459399217"/>
      <w:r>
        <w:t>Non-Traditional</w:t>
      </w:r>
      <w:bookmarkEnd w:id="1934"/>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5" w:name="_Toc459399218"/>
      <w:r>
        <w:rPr>
          <w:lang w:val="en-GB"/>
        </w:rPr>
        <w:t>Reader’s Service</w:t>
      </w:r>
      <w:bookmarkEnd w:id="1935"/>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1275D9"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1275D9"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6" w:name="_Toc459399219"/>
      <w:r>
        <w:t>Prayers for Needs</w:t>
      </w:r>
      <w:bookmarkEnd w:id="1936"/>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7"/>
            <w:r w:rsidRPr="007425E1">
              <w:t xml:space="preserve">May </w:t>
            </w:r>
            <w:commentRangeEnd w:id="1937"/>
            <w:r>
              <w:rPr>
                <w:rStyle w:val="CommentReference"/>
                <w:rFonts w:eastAsiaTheme="minorHAnsi" w:cstheme="minorBidi"/>
                <w:color w:val="auto"/>
                <w:lang w:val="en-CA"/>
              </w:rPr>
              <w:commentReference w:id="193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325E43" w:rsidRDefault="00325E4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25E43" w:rsidRDefault="00325E43">
      <w:pPr>
        <w:pStyle w:val="CommentText"/>
      </w:pPr>
      <w:r>
        <w:rPr>
          <w:rStyle w:val="CommentReference"/>
        </w:rPr>
        <w:annotationRef/>
      </w:r>
      <w:r>
        <w:t>Compare to various translations</w:t>
      </w:r>
    </w:p>
  </w:comment>
  <w:comment w:id="91" w:author="Windows User" w:date="2015-10-30T12:37:00Z" w:initials="WU">
    <w:p w14:paraId="00B9961B" w14:textId="77777777" w:rsidR="00325E43" w:rsidRDefault="00325E43">
      <w:pPr>
        <w:pStyle w:val="CommentText"/>
      </w:pPr>
      <w:r>
        <w:rPr>
          <w:rStyle w:val="CommentReference"/>
        </w:rPr>
        <w:annotationRef/>
      </w:r>
      <w:r>
        <w:t>Is this supposed to be doubled?</w:t>
      </w:r>
    </w:p>
  </w:comment>
  <w:comment w:id="92" w:author="Windows User" w:date="2015-11-27T20:09:00Z" w:initials="WU">
    <w:p w14:paraId="218998C8" w14:textId="77777777" w:rsidR="00325E43" w:rsidRDefault="00325E4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25E43" w:rsidRDefault="00325E43">
      <w:pPr>
        <w:pStyle w:val="CommentText"/>
      </w:pPr>
      <w:r>
        <w:rPr>
          <w:rStyle w:val="CommentReference"/>
        </w:rPr>
        <w:annotationRef/>
      </w:r>
      <w:r>
        <w:t>Does this go before Creed?</w:t>
      </w:r>
    </w:p>
  </w:comment>
  <w:comment w:id="96" w:author="Windows User" w:date="2015-11-06T13:03:00Z" w:initials="WU">
    <w:p w14:paraId="6B9D0F75" w14:textId="77777777" w:rsidR="00325E43" w:rsidRDefault="00325E43">
      <w:pPr>
        <w:pStyle w:val="CommentText"/>
      </w:pPr>
      <w:r>
        <w:rPr>
          <w:rStyle w:val="CommentReference"/>
        </w:rPr>
        <w:annotationRef/>
      </w:r>
      <w:r>
        <w:t>Coptic reader has Ps 3 here!</w:t>
      </w:r>
    </w:p>
  </w:comment>
  <w:comment w:id="113" w:author="Windows User" w:date="2015-11-02T08:54:00Z" w:initials="WU">
    <w:p w14:paraId="0366F544" w14:textId="77777777" w:rsidR="00325E43" w:rsidRDefault="00325E43">
      <w:pPr>
        <w:pStyle w:val="CommentText"/>
      </w:pPr>
      <w:r>
        <w:rPr>
          <w:rStyle w:val="CommentReference"/>
        </w:rPr>
        <w:annotationRef/>
      </w:r>
      <w:r>
        <w:t>Is there a phrase missing here?</w:t>
      </w:r>
    </w:p>
  </w:comment>
  <w:comment w:id="119" w:author="Windows User" w:date="2015-10-30T08:56:00Z" w:initials="WU">
    <w:p w14:paraId="1FDBEBA0" w14:textId="77777777" w:rsidR="00325E43" w:rsidRDefault="00325E43">
      <w:pPr>
        <w:pStyle w:val="CommentText"/>
      </w:pPr>
      <w:r>
        <w:rPr>
          <w:rStyle w:val="CommentReference"/>
        </w:rPr>
        <w:annotationRef/>
      </w:r>
      <w:r>
        <w:t>Should Glory be be here?</w:t>
      </w:r>
    </w:p>
  </w:comment>
  <w:comment w:id="124" w:author="Brett Slote" w:date="2016-05-02T12:37:00Z" w:initials="BS">
    <w:p w14:paraId="6A57FE90" w14:textId="269377C2" w:rsidR="00325E43" w:rsidRDefault="00325E4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25E43" w:rsidRDefault="00325E4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25E43" w:rsidRDefault="00325E43" w:rsidP="000C38C3">
      <w:pPr>
        <w:pStyle w:val="CommentText"/>
      </w:pPr>
      <w:r>
        <w:rPr>
          <w:rStyle w:val="CommentReference"/>
        </w:rPr>
        <w:annotationRef/>
      </w:r>
      <w:r>
        <w:t>works or deeds?</w:t>
      </w:r>
    </w:p>
  </w:comment>
  <w:comment w:id="127" w:author="Windows User" w:date="2015-11-21T13:24:00Z" w:initials="WU">
    <w:p w14:paraId="00EA2A44" w14:textId="77777777" w:rsidR="00325E43" w:rsidRDefault="00325E43" w:rsidP="000C38C3">
      <w:pPr>
        <w:pStyle w:val="CommentText"/>
      </w:pPr>
      <w:r>
        <w:rPr>
          <w:rStyle w:val="CommentReference"/>
        </w:rPr>
        <w:annotationRef/>
      </w:r>
      <w:r>
        <w:t>review</w:t>
      </w:r>
    </w:p>
  </w:comment>
  <w:comment w:id="128" w:author="Windows User" w:date="2015-10-30T08:56:00Z" w:initials="BS">
    <w:p w14:paraId="326418FE" w14:textId="77777777" w:rsidR="00325E43" w:rsidRDefault="00325E43" w:rsidP="000C38C3">
      <w:pPr>
        <w:pStyle w:val="CommentText"/>
      </w:pPr>
      <w:r>
        <w:rPr>
          <w:rStyle w:val="CommentReference"/>
        </w:rPr>
        <w:annotationRef/>
      </w:r>
      <w:r>
        <w:t>does Coptic have 'high'?</w:t>
      </w:r>
    </w:p>
  </w:comment>
  <w:comment w:id="129" w:author="Windows User" w:date="2015-11-21T13:24:00Z" w:initials="WU">
    <w:p w14:paraId="451F9B25" w14:textId="77777777" w:rsidR="00325E43" w:rsidRDefault="00325E43" w:rsidP="000C38C3">
      <w:pPr>
        <w:pStyle w:val="CommentText"/>
      </w:pPr>
      <w:r>
        <w:rPr>
          <w:rStyle w:val="CommentReference"/>
        </w:rPr>
        <w:annotationRef/>
      </w:r>
      <w:r>
        <w:t>review, add variant</w:t>
      </w:r>
    </w:p>
  </w:comment>
  <w:comment w:id="130" w:author="Windows User" w:date="2015-10-30T08:56:00Z" w:initials="BS">
    <w:p w14:paraId="688FBBBC" w14:textId="77777777" w:rsidR="00325E43" w:rsidRDefault="00325E4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25E43" w:rsidRDefault="00325E4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25E43" w:rsidRDefault="00325E43" w:rsidP="000278EC">
      <w:pPr>
        <w:pStyle w:val="CommentText"/>
      </w:pPr>
      <w:r>
        <w:rPr>
          <w:rStyle w:val="CommentReference"/>
        </w:rPr>
        <w:annotationRef/>
      </w:r>
      <w:r>
        <w:t>Gives light? Enlightens?</w:t>
      </w:r>
    </w:p>
  </w:comment>
  <w:comment w:id="168" w:author="Windows User" w:date="2015-10-30T08:56:00Z" w:initials="WU">
    <w:p w14:paraId="274DD96D" w14:textId="77777777" w:rsidR="00325E43" w:rsidRDefault="00325E43">
      <w:pPr>
        <w:pStyle w:val="CommentText"/>
      </w:pPr>
      <w:r>
        <w:rPr>
          <w:rStyle w:val="CommentReference"/>
        </w:rPr>
        <w:annotationRef/>
      </w:r>
      <w:r>
        <w:t>split after this vs?</w:t>
      </w:r>
    </w:p>
  </w:comment>
  <w:comment w:id="203" w:author="Windows User" w:date="2015-11-04T08:53:00Z" w:initials="WU">
    <w:p w14:paraId="057654D4" w14:textId="77777777" w:rsidR="00325E43" w:rsidRDefault="00325E43">
      <w:pPr>
        <w:pStyle w:val="CommentText"/>
      </w:pPr>
      <w:r>
        <w:rPr>
          <w:rStyle w:val="CommentReference"/>
        </w:rPr>
        <w:annotationRef/>
      </w:r>
      <w:r>
        <w:t>Life giver or giver of life?</w:t>
      </w:r>
    </w:p>
  </w:comment>
  <w:comment w:id="214" w:author="Windows User" w:date="2015-10-30T08:56:00Z" w:initials="BS">
    <w:p w14:paraId="681427A6" w14:textId="77777777" w:rsidR="00325E43" w:rsidRDefault="00325E43">
      <w:pPr>
        <w:pStyle w:val="CommentText"/>
      </w:pPr>
      <w:r>
        <w:rPr>
          <w:rStyle w:val="CommentReference"/>
        </w:rPr>
        <w:annotationRef/>
      </w:r>
      <w:r>
        <w:t>coptic has confess</w:t>
      </w:r>
    </w:p>
  </w:comment>
  <w:comment w:id="237" w:author="Microsoft Office User" w:date="2015-12-11T19:51:00Z" w:initials="Office">
    <w:p w14:paraId="37A50849" w14:textId="7A27E5BD" w:rsidR="00325E43" w:rsidRDefault="00325E43">
      <w:pPr>
        <w:pStyle w:val="CommentText"/>
      </w:pPr>
      <w:r>
        <w:rPr>
          <w:rStyle w:val="CommentReference"/>
        </w:rPr>
        <w:annotationRef/>
      </w:r>
      <w:r>
        <w:t>this one needs rewording</w:t>
      </w:r>
    </w:p>
  </w:comment>
  <w:comment w:id="331" w:author="Windows User" w:date="2015-11-02T12:45:00Z" w:initials="WU">
    <w:p w14:paraId="7D99A743" w14:textId="77777777" w:rsidR="00325E43" w:rsidRDefault="00325E43"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325E43" w:rsidRDefault="00325E43" w:rsidP="00D31F38">
      <w:pPr>
        <w:pStyle w:val="CommentText"/>
      </w:pPr>
      <w:r>
        <w:rPr>
          <w:rStyle w:val="CommentReference"/>
        </w:rPr>
        <w:annotationRef/>
      </w:r>
      <w:r>
        <w:t>flesh or body?</w:t>
      </w:r>
    </w:p>
  </w:comment>
  <w:comment w:id="333" w:author="Windows User" w:date="2015-10-30T08:56:00Z" w:initials="WU">
    <w:p w14:paraId="0375B80F" w14:textId="77777777" w:rsidR="00325E43" w:rsidRDefault="00325E43" w:rsidP="00D31F38">
      <w:pPr>
        <w:pStyle w:val="CommentText"/>
      </w:pPr>
      <w:r>
        <w:rPr>
          <w:rStyle w:val="CommentReference"/>
        </w:rPr>
        <w:annotationRef/>
      </w:r>
      <w:r>
        <w:t>Send up, or ascribe?</w:t>
      </w:r>
    </w:p>
  </w:comment>
  <w:comment w:id="334" w:author="Windows User" w:date="2015-10-30T08:56:00Z" w:initials="WU">
    <w:p w14:paraId="5622D018" w14:textId="77777777" w:rsidR="00325E43" w:rsidRDefault="00325E43" w:rsidP="00D31F38">
      <w:pPr>
        <w:pStyle w:val="CommentText"/>
      </w:pPr>
      <w:r>
        <w:rPr>
          <w:rStyle w:val="CommentReference"/>
        </w:rPr>
        <w:annotationRef/>
      </w:r>
      <w:r>
        <w:t>doxology or glorification?</w:t>
      </w:r>
    </w:p>
  </w:comment>
  <w:comment w:id="335" w:author="Windows User" w:date="2015-10-30T08:56:00Z" w:initials="WU">
    <w:p w14:paraId="10960ED9" w14:textId="77777777" w:rsidR="00325E43" w:rsidRDefault="00325E43"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325E43" w:rsidRDefault="00325E43" w:rsidP="00D31F38">
      <w:pPr>
        <w:pStyle w:val="CommentText"/>
      </w:pPr>
      <w:r>
        <w:rPr>
          <w:rStyle w:val="CommentReference"/>
        </w:rPr>
        <w:annotationRef/>
      </w:r>
      <w:r>
        <w:t>You?</w:t>
      </w:r>
    </w:p>
  </w:comment>
  <w:comment w:id="337" w:author="Windows User" w:date="2015-10-30T08:56:00Z" w:initials="WU">
    <w:p w14:paraId="744CF838" w14:textId="77777777" w:rsidR="00325E43" w:rsidRDefault="00325E43"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325E43" w:rsidRDefault="00325E43"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325E43" w:rsidRDefault="00325E43" w:rsidP="00D31F38">
      <w:pPr>
        <w:pStyle w:val="CommentText"/>
      </w:pPr>
      <w:r>
        <w:rPr>
          <w:rStyle w:val="CommentReference"/>
        </w:rPr>
        <w:annotationRef/>
      </w:r>
      <w:r>
        <w:t>supplication or cry?</w:t>
      </w:r>
    </w:p>
  </w:comment>
  <w:comment w:id="340" w:author="Windows User" w:date="2015-10-30T08:56:00Z" w:initials="WU">
    <w:p w14:paraId="4FD2340C" w14:textId="77777777" w:rsidR="00325E43" w:rsidRDefault="00325E43"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325E43" w:rsidRDefault="00325E43" w:rsidP="00D31F38">
      <w:pPr>
        <w:pStyle w:val="CommentText"/>
      </w:pPr>
      <w:r>
        <w:rPr>
          <w:rStyle w:val="CommentReference"/>
        </w:rPr>
        <w:annotationRef/>
      </w:r>
      <w:r>
        <w:t>revive or deliver?</w:t>
      </w:r>
    </w:p>
  </w:comment>
  <w:comment w:id="342" w:author="Windows User" w:date="2015-10-30T08:56:00Z" w:initials="WU">
    <w:p w14:paraId="45934B86" w14:textId="77777777" w:rsidR="00325E43" w:rsidRDefault="00325E43"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325E43" w:rsidRDefault="00325E43" w:rsidP="00D31F38">
      <w:pPr>
        <w:pStyle w:val="CommentText"/>
      </w:pPr>
      <w:r>
        <w:rPr>
          <w:rStyle w:val="CommentReference"/>
        </w:rPr>
        <w:annotationRef/>
      </w:r>
      <w:r>
        <w:t>blessing or praise?</w:t>
      </w:r>
    </w:p>
  </w:comment>
  <w:comment w:id="344" w:author="Windows User" w:date="2015-10-30T08:56:00Z" w:initials="WU">
    <w:p w14:paraId="30167A78" w14:textId="77777777" w:rsidR="00325E43" w:rsidRDefault="00325E43"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325E43" w:rsidRDefault="00325E43" w:rsidP="00D31F38">
      <w:pPr>
        <w:pStyle w:val="CommentText"/>
      </w:pPr>
      <w:r>
        <w:rPr>
          <w:rStyle w:val="CommentReference"/>
        </w:rPr>
        <w:annotationRef/>
      </w:r>
      <w:r>
        <w:t>rightous, true, or truth?</w:t>
      </w:r>
    </w:p>
  </w:comment>
  <w:comment w:id="346" w:author="Windows User" w:date="2015-10-30T08:56:00Z" w:initials="WU">
    <w:p w14:paraId="668FF70C" w14:textId="77777777" w:rsidR="00325E43" w:rsidRDefault="00325E43" w:rsidP="00D31F38">
      <w:pPr>
        <w:pStyle w:val="CommentText"/>
      </w:pPr>
      <w:r>
        <w:rPr>
          <w:rStyle w:val="CommentReference"/>
        </w:rPr>
        <w:annotationRef/>
      </w:r>
      <w:r>
        <w:t>meditation, or delight?</w:t>
      </w:r>
    </w:p>
  </w:comment>
  <w:comment w:id="347" w:author="Windows User" w:date="2015-10-30T08:56:00Z" w:initials="WU">
    <w:p w14:paraId="3C05865D" w14:textId="77777777" w:rsidR="00325E43" w:rsidRDefault="00325E43" w:rsidP="00D31F38">
      <w:pPr>
        <w:pStyle w:val="CommentText"/>
      </w:pPr>
      <w:r>
        <w:rPr>
          <w:rStyle w:val="CommentReference"/>
        </w:rPr>
        <w:annotationRef/>
      </w:r>
      <w:r>
        <w:t>forever or always?</w:t>
      </w:r>
    </w:p>
  </w:comment>
  <w:comment w:id="348" w:author="Windows User" w:date="2015-10-30T08:56:00Z" w:initials="WU">
    <w:p w14:paraId="3B00730E" w14:textId="77777777" w:rsidR="00325E43" w:rsidRDefault="00325E43" w:rsidP="00D31F38">
      <w:pPr>
        <w:pStyle w:val="CommentText"/>
      </w:pPr>
      <w:r>
        <w:rPr>
          <w:rStyle w:val="CommentReference"/>
        </w:rPr>
        <w:annotationRef/>
      </w:r>
      <w:r>
        <w:t>and forever?</w:t>
      </w:r>
    </w:p>
  </w:comment>
  <w:comment w:id="349" w:author="Windows User" w:date="2015-10-30T08:56:00Z" w:initials="WU">
    <w:p w14:paraId="1B4AAEB0" w14:textId="77777777" w:rsidR="00325E43" w:rsidRDefault="00325E43" w:rsidP="00D31F38">
      <w:pPr>
        <w:pStyle w:val="CommentText"/>
      </w:pPr>
      <w:r>
        <w:rPr>
          <w:rStyle w:val="CommentReference"/>
        </w:rPr>
        <w:annotationRef/>
      </w:r>
      <w:r>
        <w:t>be?</w:t>
      </w:r>
    </w:p>
  </w:comment>
  <w:comment w:id="350" w:author="Windows User" w:date="2015-10-30T08:56:00Z" w:initials="WU">
    <w:p w14:paraId="1B1C5E2C" w14:textId="77777777" w:rsidR="00325E43" w:rsidRDefault="00325E43" w:rsidP="00D31F38">
      <w:pPr>
        <w:pStyle w:val="CommentText"/>
      </w:pPr>
      <w:r>
        <w:rPr>
          <w:rStyle w:val="CommentReference"/>
        </w:rPr>
        <w:annotationRef/>
      </w:r>
      <w:r>
        <w:t>be?</w:t>
      </w:r>
    </w:p>
  </w:comment>
  <w:comment w:id="351" w:author="Windows User" w:date="2015-10-30T08:56:00Z" w:initials="WU">
    <w:p w14:paraId="2A55755C" w14:textId="77777777" w:rsidR="00325E43" w:rsidRDefault="00325E43"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325E43" w:rsidRDefault="00325E43" w:rsidP="00D31F38">
      <w:pPr>
        <w:pStyle w:val="CommentText"/>
      </w:pPr>
      <w:r>
        <w:rPr>
          <w:rStyle w:val="CommentReference"/>
        </w:rPr>
        <w:annotationRef/>
      </w:r>
      <w:r>
        <w:t>utter or declare?</w:t>
      </w:r>
    </w:p>
  </w:comment>
  <w:comment w:id="360" w:author="Windows User" w:date="2015-10-30T08:56:00Z" w:initials="BS">
    <w:p w14:paraId="5E20C97F" w14:textId="77777777" w:rsidR="00325E43" w:rsidRDefault="00325E43" w:rsidP="00D31F38">
      <w:pPr>
        <w:pStyle w:val="CommentText"/>
      </w:pPr>
      <w:r>
        <w:rPr>
          <w:rStyle w:val="CommentReference"/>
        </w:rPr>
        <w:annotationRef/>
      </w:r>
      <w:r>
        <w:t>look at? look upon? regard?</w:t>
      </w:r>
    </w:p>
  </w:comment>
  <w:comment w:id="361" w:author="Windows User" w:date="2015-10-30T08:56:00Z" w:initials="BS">
    <w:p w14:paraId="2ADF0207" w14:textId="77777777" w:rsidR="00325E43" w:rsidRDefault="00325E43" w:rsidP="00D31F38">
      <w:pPr>
        <w:pStyle w:val="CommentText"/>
      </w:pPr>
      <w:r>
        <w:rPr>
          <w:rStyle w:val="CommentReference"/>
        </w:rPr>
        <w:annotationRef/>
      </w:r>
      <w:r>
        <w:t>no one?</w:t>
      </w:r>
    </w:p>
  </w:comment>
  <w:comment w:id="362" w:author="Windows User" w:date="2015-10-30T08:56:00Z" w:initials="BS">
    <w:p w14:paraId="485D87CE" w14:textId="77777777" w:rsidR="00325E43" w:rsidRDefault="00325E43" w:rsidP="00D31F38">
      <w:pPr>
        <w:pStyle w:val="CommentText"/>
      </w:pPr>
      <w:r>
        <w:rPr>
          <w:rStyle w:val="CommentReference"/>
        </w:rPr>
        <w:annotationRef/>
      </w:r>
      <w:r>
        <w:t>in?</w:t>
      </w:r>
    </w:p>
    <w:p w14:paraId="472FCBB1" w14:textId="77777777" w:rsidR="00325E43" w:rsidRDefault="00325E43" w:rsidP="00D31F38">
      <w:pPr>
        <w:pStyle w:val="CommentText"/>
      </w:pPr>
    </w:p>
  </w:comment>
  <w:comment w:id="363" w:author="Windows User" w:date="2015-10-30T08:56:00Z" w:initials="BS">
    <w:p w14:paraId="0FA627AF" w14:textId="77777777" w:rsidR="00325E43" w:rsidRDefault="00325E43" w:rsidP="00D31F38">
      <w:pPr>
        <w:pStyle w:val="CommentText"/>
      </w:pPr>
      <w:r>
        <w:rPr>
          <w:rStyle w:val="CommentReference"/>
        </w:rPr>
        <w:annotationRef/>
      </w:r>
      <w:r>
        <w:t>before?</w:t>
      </w:r>
    </w:p>
  </w:comment>
  <w:comment w:id="364" w:author="Windows User" w:date="2015-10-30T08:56:00Z" w:initials="BS">
    <w:p w14:paraId="744D2B01" w14:textId="77777777" w:rsidR="00325E43" w:rsidRDefault="00325E43"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325E43" w:rsidRDefault="00325E43"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325E43" w:rsidRDefault="00325E43"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325E43" w:rsidRDefault="00325E43"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325E43" w:rsidRDefault="00325E43" w:rsidP="00D31F38">
      <w:pPr>
        <w:pStyle w:val="CommentText"/>
      </w:pPr>
      <w:r>
        <w:rPr>
          <w:rStyle w:val="CommentReference"/>
        </w:rPr>
        <w:annotationRef/>
      </w:r>
      <w:r>
        <w:t>spices or ointment</w:t>
      </w:r>
    </w:p>
  </w:comment>
  <w:comment w:id="369" w:author="Windows User" w:date="2015-10-30T08:56:00Z" w:initials="BS">
    <w:p w14:paraId="5C973492" w14:textId="77777777" w:rsidR="00325E43" w:rsidRDefault="00325E43" w:rsidP="00D31F38">
      <w:pPr>
        <w:pStyle w:val="CommentText"/>
      </w:pPr>
      <w:r>
        <w:rPr>
          <w:rStyle w:val="CommentReference"/>
        </w:rPr>
        <w:annotationRef/>
      </w:r>
      <w:r>
        <w:t>Is risen or has risen?</w:t>
      </w:r>
    </w:p>
  </w:comment>
  <w:comment w:id="370" w:author="Windows User" w:date="2015-10-30T08:56:00Z" w:initials="BS">
    <w:p w14:paraId="2FC8AFF7" w14:textId="77777777" w:rsidR="00325E43" w:rsidRDefault="00325E43"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325E43" w:rsidRDefault="00325E4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325E43" w:rsidRDefault="00325E43" w:rsidP="00D31F38">
      <w:pPr>
        <w:pStyle w:val="CommentText"/>
      </w:pPr>
      <w:r>
        <w:rPr>
          <w:rStyle w:val="CommentReference"/>
        </w:rPr>
        <w:annotationRef/>
      </w:r>
      <w:r>
        <w:t xml:space="preserve">decay? </w:t>
      </w:r>
    </w:p>
  </w:comment>
  <w:comment w:id="374" w:author="Windows User" w:date="2015-10-30T08:56:00Z" w:initials="WU">
    <w:p w14:paraId="70A28C39" w14:textId="77777777" w:rsidR="00325E43" w:rsidRDefault="00325E43" w:rsidP="00D31F38">
      <w:pPr>
        <w:pStyle w:val="CommentText"/>
      </w:pPr>
      <w:r>
        <w:rPr>
          <w:rStyle w:val="CommentReference"/>
        </w:rPr>
        <w:annotationRef/>
      </w:r>
      <w:r>
        <w:t>LXX has glorify him, not prepare Him an habitation</w:t>
      </w:r>
    </w:p>
  </w:comment>
  <w:comment w:id="375" w:author="Windows User" w:date="2015-10-30T08:56:00Z" w:initials="WU">
    <w:p w14:paraId="26EA5B86" w14:textId="77777777" w:rsidR="00325E43" w:rsidRDefault="00325E43" w:rsidP="00D31F38">
      <w:pPr>
        <w:pStyle w:val="CommentText"/>
      </w:pPr>
      <w:r>
        <w:rPr>
          <w:rStyle w:val="CommentReference"/>
        </w:rPr>
        <w:annotationRef/>
      </w:r>
      <w:r>
        <w:t>or when he brings wars to naught. NETS has shatters</w:t>
      </w:r>
    </w:p>
  </w:comment>
  <w:comment w:id="376" w:author="Windows User" w:date="2015-10-30T08:56:00Z" w:initials="WU">
    <w:p w14:paraId="07C5DE0D" w14:textId="77777777" w:rsidR="00325E43" w:rsidRDefault="00325E43" w:rsidP="00D31F38">
      <w:pPr>
        <w:pStyle w:val="CommentText"/>
      </w:pPr>
      <w:r>
        <w:rPr>
          <w:rStyle w:val="CommentReference"/>
        </w:rPr>
        <w:annotationRef/>
      </w:r>
      <w:r>
        <w:t>literally choice mounted captains?</w:t>
      </w:r>
    </w:p>
  </w:comment>
  <w:comment w:id="377" w:author="Windows User" w:date="2015-10-30T08:56:00Z" w:initials="WU">
    <w:p w14:paraId="4CE45F4E" w14:textId="77777777" w:rsidR="00325E43" w:rsidRDefault="00325E43" w:rsidP="00D31F38">
      <w:pPr>
        <w:pStyle w:val="CommentText"/>
      </w:pPr>
      <w:r>
        <w:rPr>
          <w:rStyle w:val="CommentReference"/>
        </w:rPr>
        <w:annotationRef/>
      </w:r>
      <w:r>
        <w:t>Nets has third-ranked officers. Captain is the modern term for the 3rd rank of officer, sticking with captain</w:t>
      </w:r>
    </w:p>
  </w:comment>
  <w:comment w:id="378" w:author="Windows User" w:date="2015-10-30T08:56:00Z" w:initials="WU">
    <w:p w14:paraId="70291138" w14:textId="77777777" w:rsidR="00325E43" w:rsidRDefault="00325E43" w:rsidP="00D31F38">
      <w:pPr>
        <w:pStyle w:val="CommentText"/>
      </w:pPr>
      <w:r>
        <w:rPr>
          <w:rStyle w:val="CommentReference"/>
        </w:rPr>
        <w:annotationRef/>
      </w:r>
      <w:r>
        <w:t>Have to have a consistent tense... was to go with above, if want has been all above needs to change to that tense.</w:t>
      </w:r>
    </w:p>
  </w:comment>
  <w:comment w:id="379" w:author="Windows User" w:date="2015-10-30T08:56:00Z" w:initials="WU">
    <w:p w14:paraId="72868208" w14:textId="77777777" w:rsidR="00325E43" w:rsidRDefault="00325E43" w:rsidP="00D31F38">
      <w:pPr>
        <w:pStyle w:val="CommentText"/>
      </w:pPr>
      <w:r>
        <w:rPr>
          <w:rStyle w:val="CommentReference"/>
        </w:rPr>
        <w:annotationRef/>
      </w:r>
      <w:r>
        <w:t>crushed or destroyed?</w:t>
      </w:r>
    </w:p>
  </w:comment>
  <w:comment w:id="380" w:author="Windows User" w:date="2015-10-30T08:56:00Z" w:initials="WU">
    <w:p w14:paraId="2D37744E" w14:textId="77777777" w:rsidR="00325E43" w:rsidRDefault="00325E43" w:rsidP="00D31F38">
      <w:pPr>
        <w:pStyle w:val="CommentText"/>
      </w:pPr>
      <w:r>
        <w:rPr>
          <w:rStyle w:val="CommentReference"/>
        </w:rPr>
        <w:annotationRef/>
      </w:r>
      <w:r>
        <w:t>elsewhere ekhomkhem is translated as crushed... NETS has shattered. Brenton destroyed.</w:t>
      </w:r>
    </w:p>
  </w:comment>
  <w:comment w:id="381" w:author="Windows User" w:date="2015-10-30T08:56:00Z" w:initials="WU">
    <w:p w14:paraId="1035793C" w14:textId="77777777" w:rsidR="00325E43" w:rsidRDefault="00325E43" w:rsidP="00D31F38">
      <w:pPr>
        <w:pStyle w:val="CommentText"/>
      </w:pPr>
      <w:r>
        <w:rPr>
          <w:rStyle w:val="CommentReference"/>
        </w:rPr>
        <w:annotationRef/>
      </w:r>
      <w:r>
        <w:t>sent or sent forth?</w:t>
      </w:r>
    </w:p>
  </w:comment>
  <w:comment w:id="382" w:author="Windows User" w:date="2015-10-30T08:56:00Z" w:initials="WU">
    <w:p w14:paraId="6E78BA80" w14:textId="77777777" w:rsidR="00325E43" w:rsidRDefault="00325E43" w:rsidP="00D31F38">
      <w:pPr>
        <w:pStyle w:val="CommentText"/>
      </w:pPr>
      <w:r>
        <w:rPr>
          <w:rStyle w:val="CommentReference"/>
        </w:rPr>
        <w:annotationRef/>
      </w:r>
      <w:r>
        <w:t>or saints? ft note?</w:t>
      </w:r>
    </w:p>
  </w:comment>
  <w:comment w:id="383" w:author="Windows User" w:date="2015-10-30T08:56:00Z" w:initials="WU">
    <w:p w14:paraId="2897BA2F" w14:textId="77777777" w:rsidR="00325E43" w:rsidRDefault="00325E43" w:rsidP="00D31F38">
      <w:pPr>
        <w:pStyle w:val="CommentText"/>
      </w:pPr>
      <w:r>
        <w:rPr>
          <w:rStyle w:val="CommentReference"/>
        </w:rPr>
        <w:annotationRef/>
      </w:r>
      <w:r>
        <w:t>glories? glorious deeds? or in glory?</w:t>
      </w:r>
    </w:p>
  </w:comment>
  <w:comment w:id="384" w:author="Windows User" w:date="2015-10-30T08:56:00Z" w:initials="WU">
    <w:p w14:paraId="5FCE7650" w14:textId="77777777" w:rsidR="00325E43" w:rsidRDefault="00325E43" w:rsidP="00D31F38">
      <w:pPr>
        <w:pStyle w:val="CommentText"/>
      </w:pPr>
      <w:r>
        <w:rPr>
          <w:rStyle w:val="CommentReference"/>
        </w:rPr>
        <w:annotationRef/>
      </w:r>
      <w:r>
        <w:t>redeemed? or chose?</w:t>
      </w:r>
    </w:p>
  </w:comment>
  <w:comment w:id="385" w:author="Windows User" w:date="2015-10-30T08:56:00Z" w:initials="WU">
    <w:p w14:paraId="0E9DC1B8" w14:textId="77777777" w:rsidR="00325E43" w:rsidRDefault="00325E43" w:rsidP="00D31F38">
      <w:pPr>
        <w:pStyle w:val="CommentText"/>
      </w:pPr>
      <w:r>
        <w:rPr>
          <w:rStyle w:val="CommentReference"/>
        </w:rPr>
        <w:annotationRef/>
      </w:r>
      <w:r>
        <w:t>abode? habitation? resting place?</w:t>
      </w:r>
    </w:p>
  </w:comment>
  <w:comment w:id="386" w:author="Windows User" w:date="2015-10-30T08:56:00Z" w:initials="WU">
    <w:p w14:paraId="551D5D79" w14:textId="77777777" w:rsidR="00325E43" w:rsidRDefault="00325E43" w:rsidP="00D31F38">
      <w:pPr>
        <w:pStyle w:val="CommentText"/>
      </w:pPr>
      <w:r>
        <w:rPr>
          <w:rStyle w:val="CommentReference"/>
        </w:rPr>
        <w:annotationRef/>
      </w:r>
      <w:r>
        <w:t>Nets has pangs.</w:t>
      </w:r>
    </w:p>
  </w:comment>
  <w:comment w:id="387" w:author="Windows User" w:date="2015-10-30T08:56:00Z" w:initials="WU">
    <w:p w14:paraId="6297DC8C" w14:textId="77777777" w:rsidR="00325E43" w:rsidRDefault="00325E43" w:rsidP="00D31F38">
      <w:pPr>
        <w:pStyle w:val="CommentText"/>
      </w:pPr>
      <w:r>
        <w:rPr>
          <w:rStyle w:val="CommentReference"/>
        </w:rPr>
        <w:annotationRef/>
      </w:r>
      <w:r>
        <w:t>Nets has tense change here rather than start of next vs. Brenton too.</w:t>
      </w:r>
    </w:p>
  </w:comment>
  <w:comment w:id="388" w:author="Windows User" w:date="2015-10-30T08:56:00Z" w:initials="WU">
    <w:p w14:paraId="76F4CEC8" w14:textId="77777777" w:rsidR="00325E43" w:rsidRDefault="00325E43" w:rsidP="00D31F38">
      <w:pPr>
        <w:pStyle w:val="CommentText"/>
      </w:pPr>
      <w:r>
        <w:rPr>
          <w:rStyle w:val="CommentReference"/>
        </w:rPr>
        <w:annotationRef/>
      </w:r>
      <w:r>
        <w:t xml:space="preserve">reign? king? reign as king? tense? shall reign? </w:t>
      </w:r>
    </w:p>
  </w:comment>
  <w:comment w:id="389" w:author="Windows User" w:date="2015-10-30T08:56:00Z" w:initials="WU">
    <w:p w14:paraId="28ADCC63" w14:textId="77777777" w:rsidR="00325E43" w:rsidRDefault="00325E43" w:rsidP="00D31F38">
      <w:pPr>
        <w:pStyle w:val="CommentText"/>
      </w:pPr>
      <w:r>
        <w:rPr>
          <w:rStyle w:val="CommentReference"/>
        </w:rPr>
        <w:annotationRef/>
      </w:r>
      <w:r>
        <w:t>What does the Coptic say? Is it something like this?</w:t>
      </w:r>
    </w:p>
  </w:comment>
  <w:comment w:id="390" w:author="Windows User" w:date="2015-10-30T08:56:00Z" w:initials="WU">
    <w:p w14:paraId="2E86C403" w14:textId="77777777" w:rsidR="00325E43" w:rsidRDefault="00325E43" w:rsidP="00D31F38">
      <w:pPr>
        <w:pStyle w:val="CommentText"/>
      </w:pPr>
      <w:r>
        <w:rPr>
          <w:rStyle w:val="CommentReference"/>
        </w:rPr>
        <w:annotationRef/>
      </w:r>
      <w:r>
        <w:t>For? or Since?</w:t>
      </w:r>
    </w:p>
  </w:comment>
  <w:comment w:id="391" w:author="Windows User" w:date="2015-10-30T08:56:00Z" w:initials="WU">
    <w:p w14:paraId="031A7CF6" w14:textId="77777777" w:rsidR="00325E43" w:rsidRDefault="00325E4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2" w:author="Microsoft Office User" w:date="2016-04-15T20:59:00Z" w:initials="Office">
    <w:p w14:paraId="7025F405" w14:textId="64A37FE0" w:rsidR="00325E43" w:rsidRDefault="00325E43">
      <w:pPr>
        <w:pStyle w:val="CommentText"/>
      </w:pPr>
      <w:r>
        <w:rPr>
          <w:rStyle w:val="CommentReference"/>
        </w:rPr>
        <w:annotationRef/>
      </w:r>
      <w:r>
        <w:t>Or “he has greatly glorified Himself, as NETS?</w:t>
      </w:r>
    </w:p>
  </w:comment>
  <w:comment w:id="393" w:author="Windows User" w:date="2015-10-30T08:56:00Z" w:initials="WU">
    <w:p w14:paraId="2A38A2FD" w14:textId="77777777" w:rsidR="00325E43" w:rsidRDefault="00325E43" w:rsidP="00D31F38">
      <w:pPr>
        <w:pStyle w:val="CommentText"/>
      </w:pPr>
      <w:r>
        <w:rPr>
          <w:rStyle w:val="CommentReference"/>
        </w:rPr>
        <w:annotationRef/>
      </w:r>
      <w:r>
        <w:t>The NETS phrasing seems to me the only way to reconcile the other translations.</w:t>
      </w:r>
    </w:p>
  </w:comment>
  <w:comment w:id="400" w:author="Windows User" w:date="2015-10-30T08:56:00Z" w:initials="WU">
    <w:p w14:paraId="57C92C81" w14:textId="77777777" w:rsidR="00325E43" w:rsidRDefault="00325E43" w:rsidP="00D31F38">
      <w:pPr>
        <w:pStyle w:val="CommentText"/>
      </w:pPr>
      <w:r>
        <w:rPr>
          <w:rStyle w:val="CommentReference"/>
        </w:rPr>
        <w:annotationRef/>
      </w:r>
      <w:r>
        <w:t>This way sure sounds better. I know "With the split" is more literal, but it doesn't make any sense in English. This does.</w:t>
      </w:r>
    </w:p>
  </w:comment>
  <w:comment w:id="401" w:author="Windows User" w:date="2015-10-30T08:56:00Z" w:initials="WU">
    <w:p w14:paraId="5BBD34BE" w14:textId="77777777" w:rsidR="00325E43" w:rsidRDefault="00325E43" w:rsidP="00D31F38">
      <w:pPr>
        <w:pStyle w:val="CommentText"/>
      </w:pPr>
      <w:r>
        <w:rPr>
          <w:rStyle w:val="CommentReference"/>
        </w:rPr>
        <w:annotationRef/>
      </w:r>
      <w:r>
        <w:t>path or walkway?</w:t>
      </w:r>
    </w:p>
  </w:comment>
  <w:comment w:id="402" w:author="Brett Slote" w:date="2015-10-30T08:56:00Z" w:initials="BS">
    <w:p w14:paraId="049D3BBD" w14:textId="77777777" w:rsidR="00325E43" w:rsidRDefault="00325E43" w:rsidP="00D31F38">
      <w:pPr>
        <w:pStyle w:val="CommentText"/>
      </w:pPr>
      <w:r>
        <w:rPr>
          <w:rStyle w:val="CommentReference"/>
        </w:rPr>
        <w:annotationRef/>
      </w:r>
      <w:r>
        <w:t>needs : at least to indicate breaks in tune</w:t>
      </w:r>
    </w:p>
  </w:comment>
  <w:comment w:id="403" w:author="Windows User" w:date="2015-10-30T08:56:00Z" w:initials="WU">
    <w:p w14:paraId="1F09658E" w14:textId="77777777" w:rsidR="00325E43" w:rsidRDefault="00325E43" w:rsidP="00D31F38">
      <w:pPr>
        <w:pStyle w:val="CommentText"/>
      </w:pPr>
      <w:r>
        <w:rPr>
          <w:rStyle w:val="CommentReference"/>
        </w:rPr>
        <w:annotationRef/>
      </w:r>
      <w:r>
        <w:t>miraculous, or something closer to paradoxical but sounding good?</w:t>
      </w:r>
    </w:p>
  </w:comment>
  <w:comment w:id="404" w:author="Windows User" w:date="2015-10-30T08:56:00Z" w:initials="WU">
    <w:p w14:paraId="4689AC49" w14:textId="77777777" w:rsidR="00325E43" w:rsidRDefault="00325E43" w:rsidP="00D31F38">
      <w:pPr>
        <w:pStyle w:val="CommentText"/>
      </w:pPr>
      <w:r>
        <w:rPr>
          <w:rStyle w:val="CommentReference"/>
        </w:rPr>
        <w:annotationRef/>
      </w:r>
      <w:r>
        <w:t>passed and crossed mean teh same thing... but passed over carries connotation of connection to pass over...</w:t>
      </w:r>
    </w:p>
  </w:comment>
  <w:comment w:id="405" w:author="Windows User" w:date="2015-10-30T08:56:00Z" w:initials="WU">
    <w:p w14:paraId="2AA35319" w14:textId="77777777" w:rsidR="00325E43" w:rsidRDefault="00325E43" w:rsidP="00D31F38">
      <w:pPr>
        <w:pStyle w:val="CommentText"/>
      </w:pPr>
      <w:r>
        <w:rPr>
          <w:rStyle w:val="CommentReference"/>
        </w:rPr>
        <w:annotationRef/>
      </w:r>
      <w:r>
        <w:t>praising or singing?</w:t>
      </w:r>
    </w:p>
  </w:comment>
  <w:comment w:id="406" w:author="Windows User" w:date="2015-10-30T08:56:00Z" w:initials="WU">
    <w:p w14:paraId="56B7B31B" w14:textId="77777777" w:rsidR="00325E43" w:rsidRDefault="00325E43" w:rsidP="00D31F38">
      <w:pPr>
        <w:pStyle w:val="CommentText"/>
      </w:pPr>
      <w:r>
        <w:rPr>
          <w:rStyle w:val="CommentReference"/>
        </w:rPr>
        <w:annotationRef/>
      </w:r>
      <w:r>
        <w:t>I think this should be sing to</w:t>
      </w:r>
    </w:p>
  </w:comment>
  <w:comment w:id="420" w:author="Windows User" w:date="2015-11-21T12:59:00Z" w:initials="WU">
    <w:p w14:paraId="5262F523" w14:textId="77777777" w:rsidR="00325E43" w:rsidRDefault="00325E43" w:rsidP="00344A59">
      <w:pPr>
        <w:pStyle w:val="CommentText"/>
      </w:pPr>
      <w:r>
        <w:rPr>
          <w:rStyle w:val="CommentReference"/>
        </w:rPr>
        <w:annotationRef/>
      </w:r>
      <w:r>
        <w:t>check</w:t>
      </w:r>
    </w:p>
  </w:comment>
  <w:comment w:id="427" w:author="Windows User" w:date="2015-10-30T08:56:00Z" w:initials="BS">
    <w:p w14:paraId="396316C8" w14:textId="77777777" w:rsidR="00325E43" w:rsidRDefault="00325E43" w:rsidP="00344A59">
      <w:pPr>
        <w:pStyle w:val="CommentText"/>
      </w:pPr>
      <w:r>
        <w:rPr>
          <w:rStyle w:val="CommentReference"/>
        </w:rPr>
        <w:annotationRef/>
      </w:r>
      <w:r>
        <w:t>clearly the missing vs above belongs</w:t>
      </w:r>
    </w:p>
  </w:comment>
  <w:comment w:id="439" w:author="Windows User" w:date="2015-10-30T08:56:00Z" w:initials="BS">
    <w:p w14:paraId="19C504AB" w14:textId="77777777" w:rsidR="00325E43" w:rsidRDefault="00325E4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0" w:author="Windows User" w:date="2015-10-30T08:56:00Z" w:initials="BS">
    <w:p w14:paraId="3650E160" w14:textId="77777777" w:rsidR="00325E43" w:rsidRDefault="00325E43" w:rsidP="00D31F38">
      <w:pPr>
        <w:pStyle w:val="CommentText"/>
      </w:pPr>
      <w:r>
        <w:rPr>
          <w:rStyle w:val="CommentReference"/>
        </w:rPr>
        <w:annotationRef/>
      </w:r>
      <w:r>
        <w:t>heavens?</w:t>
      </w:r>
    </w:p>
  </w:comment>
  <w:comment w:id="441" w:author="Windows User" w:date="2015-10-30T08:56:00Z" w:initials="BS">
    <w:p w14:paraId="57E2DDC4" w14:textId="77777777" w:rsidR="00325E43" w:rsidRDefault="00325E43" w:rsidP="00D31F38">
      <w:pPr>
        <w:pStyle w:val="CommentText"/>
      </w:pPr>
      <w:r>
        <w:rPr>
          <w:rStyle w:val="CommentReference"/>
        </w:rPr>
        <w:annotationRef/>
      </w:r>
      <w:r>
        <w:t>NETS omits clouds</w:t>
      </w:r>
    </w:p>
  </w:comment>
  <w:comment w:id="442" w:author="Windows User" w:date="2015-10-30T08:56:00Z" w:initials="BS">
    <w:p w14:paraId="35628364" w14:textId="77777777" w:rsidR="00325E43" w:rsidRDefault="00325E43" w:rsidP="00D31F38">
      <w:pPr>
        <w:pStyle w:val="CommentText"/>
      </w:pPr>
      <w:r>
        <w:rPr>
          <w:rStyle w:val="CommentReference"/>
        </w:rPr>
        <w:annotationRef/>
      </w:r>
      <w:r>
        <w:t>NETS omits this vs</w:t>
      </w:r>
    </w:p>
  </w:comment>
  <w:comment w:id="443" w:author="Windows User" w:date="2015-10-30T08:56:00Z" w:initials="BS">
    <w:p w14:paraId="1F576F58" w14:textId="77777777" w:rsidR="00325E43" w:rsidRDefault="00325E43" w:rsidP="00D31F38">
      <w:pPr>
        <w:pStyle w:val="CommentText"/>
      </w:pPr>
      <w:r>
        <w:rPr>
          <w:rStyle w:val="CommentReference"/>
        </w:rPr>
        <w:annotationRef/>
      </w:r>
      <w:r>
        <w:t>NETS has falling snow which matches AI hoar frosts.</w:t>
      </w:r>
    </w:p>
  </w:comment>
  <w:comment w:id="444" w:author="Windows User" w:date="2015-10-30T08:56:00Z" w:initials="BS">
    <w:p w14:paraId="7857388A" w14:textId="77777777" w:rsidR="00325E43" w:rsidRDefault="00325E43" w:rsidP="00D31F38">
      <w:pPr>
        <w:pStyle w:val="CommentText"/>
      </w:pPr>
      <w:r>
        <w:rPr>
          <w:rStyle w:val="CommentReference"/>
        </w:rPr>
        <w:annotationRef/>
      </w:r>
      <w:r>
        <w:t>reversed ice and hoarfrosts of this vs and last to match NETS. Coptic?</w:t>
      </w:r>
    </w:p>
  </w:comment>
  <w:comment w:id="445" w:author="Windows User" w:date="2015-10-30T08:56:00Z" w:initials="BS">
    <w:p w14:paraId="45210177" w14:textId="77777777" w:rsidR="00325E43" w:rsidRDefault="00325E43" w:rsidP="00D31F38">
      <w:pPr>
        <w:pStyle w:val="CommentText"/>
      </w:pPr>
      <w:r>
        <w:rPr>
          <w:rStyle w:val="CommentReference"/>
        </w:rPr>
        <w:annotationRef/>
      </w:r>
      <w:r>
        <w:t>NETS switches this vs with next</w:t>
      </w:r>
    </w:p>
  </w:comment>
  <w:comment w:id="446" w:author="Windows User" w:date="2015-11-04T08:55:00Z" w:initials="WU">
    <w:p w14:paraId="1E420B79" w14:textId="77777777" w:rsidR="00325E43" w:rsidRDefault="00325E43" w:rsidP="00D31F38">
      <w:pPr>
        <w:pStyle w:val="CommentText"/>
      </w:pPr>
      <w:r>
        <w:rPr>
          <w:rStyle w:val="CommentReference"/>
        </w:rPr>
        <w:annotationRef/>
      </w:r>
      <w:r>
        <w:t>Get rid of ye’s!</w:t>
      </w:r>
    </w:p>
  </w:comment>
  <w:comment w:id="447" w:author="Windows User" w:date="2015-10-30T08:56:00Z" w:initials="BS">
    <w:p w14:paraId="66BEE13E" w14:textId="77777777" w:rsidR="00325E43" w:rsidRDefault="00325E43" w:rsidP="00D31F38">
      <w:pPr>
        <w:pStyle w:val="CommentText"/>
      </w:pPr>
      <w:r>
        <w:rPr>
          <w:rStyle w:val="CommentReference"/>
        </w:rPr>
        <w:annotationRef/>
      </w:r>
      <w:r>
        <w:t>NETS has sea-monsters</w:t>
      </w:r>
    </w:p>
  </w:comment>
  <w:comment w:id="448" w:author="Windows User" w:date="2015-10-30T08:56:00Z" w:initials="BS">
    <w:p w14:paraId="43D401E2" w14:textId="77777777" w:rsidR="00325E43" w:rsidRDefault="00325E43" w:rsidP="00D31F38">
      <w:pPr>
        <w:pStyle w:val="CommentText"/>
      </w:pPr>
      <w:r>
        <w:rPr>
          <w:rStyle w:val="CommentReference"/>
        </w:rPr>
        <w:annotationRef/>
      </w:r>
      <w:r>
        <w:t>NETS has four-footed and wild animals of the land</w:t>
      </w:r>
    </w:p>
  </w:comment>
  <w:comment w:id="449" w:author="Windows User" w:date="2015-10-30T08:56:00Z" w:initials="BS">
    <w:p w14:paraId="37590655" w14:textId="77777777" w:rsidR="00325E43" w:rsidRDefault="00325E43" w:rsidP="00D31F38">
      <w:pPr>
        <w:pStyle w:val="CommentText"/>
      </w:pPr>
      <w:r>
        <w:rPr>
          <w:rStyle w:val="CommentReference"/>
        </w:rPr>
        <w:annotationRef/>
      </w:r>
      <w:r>
        <w:t>NETS has all humans on earth</w:t>
      </w:r>
    </w:p>
  </w:comment>
  <w:comment w:id="450" w:author="Windows User" w:date="2015-10-30T08:56:00Z" w:initials="BS">
    <w:p w14:paraId="6D54AC70" w14:textId="77777777" w:rsidR="00325E43" w:rsidRDefault="00325E43" w:rsidP="00D31F38">
      <w:pPr>
        <w:pStyle w:val="CommentText"/>
      </w:pPr>
      <w:r>
        <w:rPr>
          <w:rStyle w:val="CommentReference"/>
        </w:rPr>
        <w:annotationRef/>
      </w:r>
      <w:r>
        <w:t>NETS has "priests, slaves of the Lord", then omits next vs.</w:t>
      </w:r>
    </w:p>
  </w:comment>
  <w:comment w:id="451" w:author="Windows User" w:date="2015-10-30T08:56:00Z" w:initials="BS">
    <w:p w14:paraId="6468426A" w14:textId="77777777" w:rsidR="00325E43" w:rsidRDefault="00325E43" w:rsidP="00D31F38">
      <w:pPr>
        <w:pStyle w:val="CommentText"/>
      </w:pPr>
      <w:r>
        <w:rPr>
          <w:rStyle w:val="CommentReference"/>
        </w:rPr>
        <w:annotationRef/>
      </w:r>
      <w:r>
        <w:t>NETS ends quite differently</w:t>
      </w:r>
    </w:p>
  </w:comment>
  <w:comment w:id="457" w:author="Windows User" w:date="2015-10-30T08:56:00Z" w:initials="BS">
    <w:p w14:paraId="72C14B6E" w14:textId="77777777" w:rsidR="00325E43" w:rsidRDefault="00325E4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8" w:author="Windows User" w:date="2015-10-30T08:56:00Z" w:initials="BS">
    <w:p w14:paraId="43306FA7" w14:textId="77777777" w:rsidR="00325E43" w:rsidRDefault="00325E43" w:rsidP="003758F4">
      <w:pPr>
        <w:pStyle w:val="CommentText"/>
      </w:pPr>
      <w:r>
        <w:rPr>
          <w:rStyle w:val="CommentReference"/>
        </w:rPr>
        <w:annotationRef/>
      </w:r>
      <w:r>
        <w:t>heavens?</w:t>
      </w:r>
    </w:p>
  </w:comment>
  <w:comment w:id="459" w:author="Windows User" w:date="2015-10-30T08:56:00Z" w:initials="BS">
    <w:p w14:paraId="18B419AF" w14:textId="77777777" w:rsidR="00325E43" w:rsidRDefault="00325E43" w:rsidP="003758F4">
      <w:pPr>
        <w:pStyle w:val="CommentText"/>
      </w:pPr>
      <w:r>
        <w:rPr>
          <w:rStyle w:val="CommentReference"/>
        </w:rPr>
        <w:annotationRef/>
      </w:r>
      <w:r>
        <w:t>NETS has falling snow which matches AI hoar frosts.</w:t>
      </w:r>
    </w:p>
  </w:comment>
  <w:comment w:id="460" w:author="Windows User" w:date="2015-10-30T08:56:00Z" w:initials="BS">
    <w:p w14:paraId="504A050C" w14:textId="77777777" w:rsidR="00325E43" w:rsidRDefault="00325E43" w:rsidP="003758F4">
      <w:pPr>
        <w:pStyle w:val="CommentText"/>
      </w:pPr>
      <w:r>
        <w:rPr>
          <w:rStyle w:val="CommentReference"/>
        </w:rPr>
        <w:annotationRef/>
      </w:r>
      <w:r>
        <w:t>reversed ice and hoarfrosts of this vs and last to match NETS. Coptic?</w:t>
      </w:r>
    </w:p>
  </w:comment>
  <w:comment w:id="461" w:author="Windows User" w:date="2015-10-30T08:56:00Z" w:initials="BS">
    <w:p w14:paraId="42B07939" w14:textId="77777777" w:rsidR="00325E43" w:rsidRDefault="00325E43" w:rsidP="003758F4">
      <w:pPr>
        <w:pStyle w:val="CommentText"/>
      </w:pPr>
      <w:r>
        <w:rPr>
          <w:rStyle w:val="CommentReference"/>
        </w:rPr>
        <w:annotationRef/>
      </w:r>
      <w:r>
        <w:t>NETS switches this vs with next</w:t>
      </w:r>
    </w:p>
  </w:comment>
  <w:comment w:id="462" w:author="Windows User" w:date="2015-10-30T08:56:00Z" w:initials="BS">
    <w:p w14:paraId="0D31DB4D" w14:textId="77777777" w:rsidR="00325E43" w:rsidRDefault="00325E43" w:rsidP="003758F4">
      <w:pPr>
        <w:pStyle w:val="CommentText"/>
      </w:pPr>
      <w:r>
        <w:rPr>
          <w:rStyle w:val="CommentReference"/>
        </w:rPr>
        <w:annotationRef/>
      </w:r>
      <w:r>
        <w:t>NETS has all humans on earth</w:t>
      </w:r>
    </w:p>
  </w:comment>
  <w:comment w:id="463" w:author="Windows User" w:date="2015-10-30T08:56:00Z" w:initials="BS">
    <w:p w14:paraId="4CB6D1D8" w14:textId="77777777" w:rsidR="00325E43" w:rsidRDefault="00325E43" w:rsidP="003758F4">
      <w:pPr>
        <w:pStyle w:val="CommentText"/>
      </w:pPr>
      <w:r>
        <w:rPr>
          <w:rStyle w:val="CommentReference"/>
        </w:rPr>
        <w:annotationRef/>
      </w:r>
      <w:r>
        <w:t>NETS has "priests, slaves of the Lord", then omits next vs.</w:t>
      </w:r>
    </w:p>
  </w:comment>
  <w:comment w:id="464" w:author="Windows User" w:date="2015-10-30T08:56:00Z" w:initials="BS">
    <w:p w14:paraId="1C9D2024" w14:textId="77777777" w:rsidR="00325E43" w:rsidRDefault="00325E43" w:rsidP="003758F4">
      <w:pPr>
        <w:pStyle w:val="CommentText"/>
      </w:pPr>
      <w:r>
        <w:rPr>
          <w:rStyle w:val="CommentReference"/>
        </w:rPr>
        <w:annotationRef/>
      </w:r>
      <w:r>
        <w:t>NETS ends quite differently</w:t>
      </w:r>
    </w:p>
  </w:comment>
  <w:comment w:id="466" w:author="Windows User" w:date="2015-10-30T08:56:00Z" w:initials="BS">
    <w:p w14:paraId="499D113D" w14:textId="77777777" w:rsidR="00325E43" w:rsidRDefault="00325E43" w:rsidP="00D31F38">
      <w:pPr>
        <w:pStyle w:val="CommentText"/>
      </w:pPr>
      <w:r>
        <w:rPr>
          <w:rStyle w:val="CommentReference"/>
        </w:rPr>
        <w:annotationRef/>
      </w:r>
      <w:r>
        <w:t>giver, or maker?</w:t>
      </w:r>
    </w:p>
  </w:comment>
  <w:comment w:id="467" w:author="Windows User" w:date="2015-10-30T08:56:00Z" w:initials="BS">
    <w:p w14:paraId="29AB3125" w14:textId="77777777" w:rsidR="00325E43" w:rsidRDefault="00325E43" w:rsidP="00D31F38">
      <w:pPr>
        <w:pStyle w:val="CommentText"/>
      </w:pPr>
      <w:r>
        <w:rPr>
          <w:rStyle w:val="CommentReference"/>
        </w:rPr>
        <w:annotationRef/>
      </w:r>
      <w:r>
        <w:t>even NETS has Hananias</w:t>
      </w:r>
    </w:p>
  </w:comment>
  <w:comment w:id="468" w:author="Windows User" w:date="2015-10-30T08:56:00Z" w:initials="BS">
    <w:p w14:paraId="27892612" w14:textId="77777777" w:rsidR="00325E43" w:rsidRDefault="00325E43" w:rsidP="00D31F38">
      <w:pPr>
        <w:pStyle w:val="CommentText"/>
      </w:pPr>
      <w:r>
        <w:rPr>
          <w:rStyle w:val="CommentReference"/>
        </w:rPr>
        <w:annotationRef/>
      </w:r>
      <w:r>
        <w:t>does Coptic have evening first?</w:t>
      </w:r>
    </w:p>
  </w:comment>
  <w:comment w:id="469" w:author="Windows User" w:date="2015-10-30T08:56:00Z" w:initials="BS">
    <w:p w14:paraId="53863AE8" w14:textId="77777777" w:rsidR="00325E43" w:rsidRDefault="00325E43" w:rsidP="00D31F38">
      <w:pPr>
        <w:pStyle w:val="CommentText"/>
      </w:pPr>
      <w:r>
        <w:rPr>
          <w:rStyle w:val="CommentReference"/>
        </w:rPr>
        <w:annotationRef/>
      </w:r>
      <w:r>
        <w:t>Coptic doesn't have "Our God"</w:t>
      </w:r>
    </w:p>
  </w:comment>
  <w:comment w:id="470" w:author="Windows User" w:date="2015-10-30T08:56:00Z" w:initials="BS">
    <w:p w14:paraId="5F8EC33A" w14:textId="77777777" w:rsidR="00325E43" w:rsidRDefault="00325E43" w:rsidP="00D31F38">
      <w:pPr>
        <w:pStyle w:val="CommentText"/>
      </w:pPr>
      <w:r>
        <w:rPr>
          <w:rStyle w:val="CommentReference"/>
        </w:rPr>
        <w:annotationRef/>
      </w:r>
      <w:r>
        <w:t>celebrate or proclaim?</w:t>
      </w:r>
    </w:p>
  </w:comment>
  <w:comment w:id="471" w:author="Windows User" w:date="2015-10-30T08:56:00Z" w:initials="BS">
    <w:p w14:paraId="02E465F6" w14:textId="77777777" w:rsidR="00325E43" w:rsidRDefault="00325E43" w:rsidP="00D31F38">
      <w:pPr>
        <w:pStyle w:val="CommentText"/>
      </w:pPr>
      <w:r>
        <w:rPr>
          <w:rStyle w:val="CommentReference"/>
        </w:rPr>
        <w:annotationRef/>
      </w:r>
      <w:r>
        <w:t>persevere or be sober?</w:t>
      </w:r>
    </w:p>
  </w:comment>
  <w:comment w:id="472" w:author="Windows User" w:date="2015-10-30T08:56:00Z" w:initials="BS">
    <w:p w14:paraId="0F283256" w14:textId="77777777" w:rsidR="00325E43" w:rsidRDefault="00325E43" w:rsidP="00D31F38">
      <w:pPr>
        <w:pStyle w:val="CommentText"/>
      </w:pPr>
      <w:r>
        <w:rPr>
          <w:rStyle w:val="CommentReference"/>
        </w:rPr>
        <w:annotationRef/>
      </w:r>
      <w:r>
        <w:t>Coptic has presbyters, not priests (oweeb)</w:t>
      </w:r>
    </w:p>
  </w:comment>
  <w:comment w:id="473" w:author="Windows User" w:date="2015-10-30T08:56:00Z" w:initials="BS">
    <w:p w14:paraId="141FC7EB" w14:textId="77777777" w:rsidR="00325E43" w:rsidRDefault="00325E43" w:rsidP="00D31F38">
      <w:pPr>
        <w:pStyle w:val="CommentText"/>
      </w:pPr>
      <w:r>
        <w:rPr>
          <w:rStyle w:val="CommentReference"/>
        </w:rPr>
        <w:annotationRef/>
      </w:r>
      <w:r>
        <w:t>esmo is bless, not praise...</w:t>
      </w:r>
    </w:p>
  </w:comment>
  <w:comment w:id="474" w:author="Windows User" w:date="2015-10-30T08:56:00Z" w:initials="BS">
    <w:p w14:paraId="22452F1B" w14:textId="77777777" w:rsidR="00325E43" w:rsidRDefault="00325E4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5" w:author="Windows User" w:date="2015-10-30T08:56:00Z" w:initials="BS">
    <w:p w14:paraId="532CE324" w14:textId="77777777" w:rsidR="00325E43" w:rsidRDefault="00325E43" w:rsidP="00D31F38">
      <w:pPr>
        <w:pStyle w:val="CommentText"/>
      </w:pPr>
      <w:r>
        <w:rPr>
          <w:rStyle w:val="CommentReference"/>
        </w:rPr>
        <w:annotationRef/>
      </w:r>
      <w:r>
        <w:t>Is LA right with breaths and spirits?</w:t>
      </w:r>
    </w:p>
  </w:comment>
  <w:comment w:id="476" w:author="Windows User" w:date="2015-10-30T08:56:00Z" w:initials="BS">
    <w:p w14:paraId="7C12CF17" w14:textId="77777777" w:rsidR="00325E43" w:rsidRDefault="00325E43" w:rsidP="00D31F38">
      <w:pPr>
        <w:pStyle w:val="CommentText"/>
      </w:pPr>
      <w:r>
        <w:rPr>
          <w:rStyle w:val="CommentReference"/>
        </w:rPr>
        <w:annotationRef/>
      </w:r>
      <w:r>
        <w:t>doesn't look like waters... is it ssea?</w:t>
      </w:r>
    </w:p>
  </w:comment>
  <w:comment w:id="477" w:author="Windows User" w:date="2015-10-30T08:56:00Z" w:initials="BS">
    <w:p w14:paraId="789F9E96" w14:textId="77777777" w:rsidR="00325E43" w:rsidRDefault="00325E43" w:rsidP="00D31F38">
      <w:pPr>
        <w:pStyle w:val="CommentText"/>
      </w:pPr>
      <w:r>
        <w:rPr>
          <w:rStyle w:val="CommentReference"/>
        </w:rPr>
        <w:annotationRef/>
      </w:r>
      <w:r>
        <w:t>I still don't get of all the things we would see after seeing all the praise of nature would be "Bless the Lord you birds".</w:t>
      </w:r>
    </w:p>
  </w:comment>
  <w:comment w:id="478" w:author="Windows User" w:date="2015-10-30T08:56:00Z" w:initials="BS">
    <w:p w14:paraId="1E93DCCD" w14:textId="77777777" w:rsidR="00325E43" w:rsidRDefault="00325E43" w:rsidP="00D31F38">
      <w:pPr>
        <w:pStyle w:val="CommentText"/>
      </w:pPr>
      <w:r>
        <w:rPr>
          <w:rStyle w:val="CommentReference"/>
        </w:rPr>
        <w:annotationRef/>
      </w:r>
      <w:r>
        <w:t>disobedient? heretics?</w:t>
      </w:r>
    </w:p>
  </w:comment>
  <w:comment w:id="479" w:author="Windows User" w:date="2015-10-30T08:56:00Z" w:initials="BS">
    <w:p w14:paraId="298A6523" w14:textId="77777777" w:rsidR="00325E43" w:rsidRDefault="00325E43" w:rsidP="00D31F38">
      <w:pPr>
        <w:pStyle w:val="CommentText"/>
      </w:pPr>
      <w:r>
        <w:rPr>
          <w:rStyle w:val="CommentReference"/>
        </w:rPr>
        <w:annotationRef/>
      </w:r>
      <w:r>
        <w:t>souls or spirits?</w:t>
      </w:r>
    </w:p>
  </w:comment>
  <w:comment w:id="480" w:author="Windows User" w:date="2015-10-30T08:56:00Z" w:initials="BS">
    <w:p w14:paraId="3D56C030" w14:textId="77777777" w:rsidR="00325E43" w:rsidRDefault="00325E43" w:rsidP="00D31F38">
      <w:pPr>
        <w:pStyle w:val="CommentText"/>
      </w:pPr>
      <w:r>
        <w:rPr>
          <w:rStyle w:val="CommentReference"/>
        </w:rPr>
        <w:annotationRef/>
      </w:r>
      <w:r>
        <w:t>humble or contrite?</w:t>
      </w:r>
    </w:p>
  </w:comment>
  <w:comment w:id="481" w:author="Windows User" w:date="2015-10-30T08:56:00Z" w:initials="BS">
    <w:p w14:paraId="4417CE6C" w14:textId="77777777" w:rsidR="00325E43" w:rsidRDefault="00325E43" w:rsidP="00D31F38">
      <w:pPr>
        <w:pStyle w:val="CommentText"/>
      </w:pPr>
      <w:r>
        <w:rPr>
          <w:rStyle w:val="CommentReference"/>
        </w:rPr>
        <w:annotationRef/>
      </w:r>
      <w:r>
        <w:t>hearts?</w:t>
      </w:r>
    </w:p>
  </w:comment>
  <w:comment w:id="482" w:author="Windows User" w:date="2015-10-30T08:56:00Z" w:initials="BS">
    <w:p w14:paraId="6056EF08" w14:textId="77777777" w:rsidR="00325E43" w:rsidRDefault="00325E43" w:rsidP="00D31F38">
      <w:pPr>
        <w:pStyle w:val="CommentText"/>
      </w:pPr>
      <w:r>
        <w:rPr>
          <w:rStyle w:val="CommentReference"/>
        </w:rPr>
        <w:annotationRef/>
      </w:r>
      <w:r>
        <w:t>this or LA?</w:t>
      </w:r>
    </w:p>
  </w:comment>
  <w:comment w:id="483" w:author="Windows User" w:date="2015-10-30T08:56:00Z" w:initials="BS">
    <w:p w14:paraId="021CF208" w14:textId="77777777" w:rsidR="00325E43" w:rsidRDefault="00325E43" w:rsidP="00D31F38">
      <w:pPr>
        <w:pStyle w:val="CommentText"/>
      </w:pPr>
      <w:r>
        <w:rPr>
          <w:rStyle w:val="CommentReference"/>
        </w:rPr>
        <w:annotationRef/>
      </w:r>
      <w:r>
        <w:t>righteous of, or who revere</w:t>
      </w:r>
    </w:p>
  </w:comment>
  <w:comment w:id="484" w:author="Windows User" w:date="2015-10-30T08:56:00Z" w:initials="BS">
    <w:p w14:paraId="2B7DD481" w14:textId="77777777" w:rsidR="00325E43" w:rsidRDefault="00325E43" w:rsidP="00D31F38">
      <w:pPr>
        <w:pStyle w:val="CommentText"/>
      </w:pPr>
      <w:r>
        <w:rPr>
          <w:rStyle w:val="CommentReference"/>
        </w:rPr>
        <w:annotationRef/>
      </w:r>
      <w:r>
        <w:t>this, or accountable? or something else?</w:t>
      </w:r>
    </w:p>
  </w:comment>
  <w:comment w:id="485" w:author="Windows User" w:date="2015-10-30T08:56:00Z" w:initials="BS">
    <w:p w14:paraId="154E2A2A" w14:textId="77777777" w:rsidR="00325E43" w:rsidRDefault="00325E43" w:rsidP="00D31F38">
      <w:pPr>
        <w:pStyle w:val="CommentText"/>
      </w:pPr>
      <w:r>
        <w:rPr>
          <w:rStyle w:val="CommentReference"/>
        </w:rPr>
        <w:annotationRef/>
      </w:r>
      <w:r>
        <w:t>that he may praise and say?</w:t>
      </w:r>
    </w:p>
  </w:comment>
  <w:comment w:id="503" w:author="Windows User" w:date="2015-11-21T13:00:00Z" w:initials="WU">
    <w:p w14:paraId="72B45ACE" w14:textId="77777777" w:rsidR="00325E43" w:rsidRDefault="00325E43" w:rsidP="00D31F38">
      <w:pPr>
        <w:pStyle w:val="CommentText"/>
      </w:pPr>
      <w:r>
        <w:rPr>
          <w:rStyle w:val="CommentReference"/>
        </w:rPr>
        <w:annotationRef/>
      </w:r>
      <w:r>
        <w:t>Check, and 2 above.</w:t>
      </w:r>
    </w:p>
  </w:comment>
  <w:comment w:id="504" w:author="Brett Slote" w:date="2015-10-30T08:56:00Z" w:initials="BS">
    <w:p w14:paraId="0C0C90F8" w14:textId="77777777" w:rsidR="00325E43" w:rsidRDefault="00325E43" w:rsidP="00D31F38">
      <w:pPr>
        <w:pStyle w:val="CommentText"/>
      </w:pPr>
      <w:r>
        <w:rPr>
          <w:rStyle w:val="CommentReference"/>
        </w:rPr>
        <w:annotationRef/>
      </w:r>
      <w:r>
        <w:t>Fred wants 'O' here, saying it matches the Coptic... but it isn't in the Coptic!</w:t>
      </w:r>
    </w:p>
  </w:comment>
  <w:comment w:id="505" w:author="Windows User" w:date="2015-11-21T13:00:00Z" w:initials="WU">
    <w:p w14:paraId="59221E95" w14:textId="77777777" w:rsidR="00325E43" w:rsidRDefault="00325E43" w:rsidP="00D31F38">
      <w:pPr>
        <w:pStyle w:val="CommentText"/>
      </w:pPr>
      <w:r>
        <w:rPr>
          <w:rStyle w:val="CommentReference"/>
        </w:rPr>
        <w:annotationRef/>
      </w:r>
      <w:r>
        <w:t>check</w:t>
      </w:r>
    </w:p>
  </w:comment>
  <w:comment w:id="506" w:author="Windows User" w:date="2015-11-21T13:00:00Z" w:initials="WU">
    <w:p w14:paraId="0CFC2594" w14:textId="77777777" w:rsidR="00325E43" w:rsidRDefault="00325E43" w:rsidP="00D31F38">
      <w:pPr>
        <w:pStyle w:val="CommentText"/>
      </w:pPr>
      <w:r>
        <w:rPr>
          <w:rStyle w:val="CommentReference"/>
        </w:rPr>
        <w:annotationRef/>
      </w:r>
      <w:r>
        <w:t>check</w:t>
      </w:r>
    </w:p>
  </w:comment>
  <w:comment w:id="507" w:author="Windows User" w:date="2015-11-21T13:01:00Z" w:initials="WU">
    <w:p w14:paraId="403A6460" w14:textId="77777777" w:rsidR="00325E43" w:rsidRDefault="00325E43" w:rsidP="00D31F38">
      <w:pPr>
        <w:pStyle w:val="CommentText"/>
      </w:pPr>
      <w:r>
        <w:rPr>
          <w:rStyle w:val="CommentReference"/>
        </w:rPr>
        <w:annotationRef/>
      </w:r>
      <w:r>
        <w:t>check, find Copitic</w:t>
      </w:r>
    </w:p>
  </w:comment>
  <w:comment w:id="508" w:author="Windows User" w:date="2015-10-30T08:56:00Z" w:initials="BS">
    <w:p w14:paraId="1B2986E7" w14:textId="77777777" w:rsidR="00325E43" w:rsidRDefault="00325E43" w:rsidP="00D31F38">
      <w:pPr>
        <w:pStyle w:val="CommentText"/>
      </w:pPr>
      <w:r>
        <w:rPr>
          <w:rStyle w:val="CommentReference"/>
        </w:rPr>
        <w:annotationRef/>
      </w:r>
      <w:r>
        <w:t>why do books not have a vs for the bishop???</w:t>
      </w:r>
    </w:p>
  </w:comment>
  <w:comment w:id="509" w:author="Windows User" w:date="2015-10-30T08:56:00Z" w:initials="BS">
    <w:p w14:paraId="2328FF19" w14:textId="77777777" w:rsidR="00325E43" w:rsidRDefault="00325E43" w:rsidP="00D31F38">
      <w:pPr>
        <w:pStyle w:val="CommentText"/>
      </w:pPr>
      <w:r>
        <w:rPr>
          <w:rStyle w:val="CommentReference"/>
        </w:rPr>
        <w:annotationRef/>
      </w:r>
      <w:r>
        <w:t>add</w:t>
      </w:r>
    </w:p>
  </w:comment>
  <w:comment w:id="512" w:author="Windows User" w:date="2015-10-30T08:56:00Z" w:initials="BS">
    <w:p w14:paraId="76CF17E1" w14:textId="77777777" w:rsidR="00325E43" w:rsidRDefault="00325E43" w:rsidP="00D31F38">
      <w:pPr>
        <w:pStyle w:val="CommentText"/>
      </w:pPr>
      <w:r>
        <w:rPr>
          <w:rStyle w:val="CommentReference"/>
        </w:rPr>
        <w:annotationRef/>
      </w:r>
      <w:r>
        <w:t>the first two sections each have 7 verses. Maybe each section had seven verses and then became inflated? Keeping 7 vs in each section</w:t>
      </w:r>
    </w:p>
  </w:comment>
  <w:comment w:id="513" w:author="Windows User" w:date="2015-10-30T08:56:00Z" w:initials="BS">
    <w:p w14:paraId="01D3FC9E" w14:textId="77777777" w:rsidR="00325E43" w:rsidRDefault="00325E43" w:rsidP="00D31F38">
      <w:pPr>
        <w:pStyle w:val="CommentText"/>
      </w:pPr>
      <w:r>
        <w:rPr>
          <w:rStyle w:val="CommentReference"/>
        </w:rPr>
        <w:annotationRef/>
      </w:r>
      <w:r>
        <w:t>Communion or commemoration?</w:t>
      </w:r>
    </w:p>
  </w:comment>
  <w:comment w:id="514" w:author="Windows User" w:date="2015-11-21T13:01:00Z" w:initials="WU">
    <w:p w14:paraId="3C8EDFD6" w14:textId="77777777" w:rsidR="00325E43" w:rsidRDefault="00325E43" w:rsidP="00D31F38">
      <w:pPr>
        <w:pStyle w:val="CommentText"/>
      </w:pPr>
      <w:r>
        <w:rPr>
          <w:rStyle w:val="CommentReference"/>
        </w:rPr>
        <w:annotationRef/>
      </w:r>
      <w:r>
        <w:t>Check, and 2 above</w:t>
      </w:r>
    </w:p>
  </w:comment>
  <w:comment w:id="515" w:author="Brett Slote" w:date="2015-10-30T08:56:00Z" w:initials="BS">
    <w:p w14:paraId="502DF58D" w14:textId="77777777" w:rsidR="00325E43" w:rsidRDefault="00325E43" w:rsidP="00D31F38">
      <w:pPr>
        <w:pStyle w:val="CommentText"/>
      </w:pPr>
      <w:r>
        <w:rPr>
          <w:rStyle w:val="CommentReference"/>
        </w:rPr>
        <w:annotationRef/>
      </w:r>
      <w:r>
        <w:t>Fred wants 'O' here, saying it matches the Coptic... but it isn't in the Coptic!</w:t>
      </w:r>
    </w:p>
  </w:comment>
  <w:comment w:id="516" w:author="Windows User" w:date="2015-11-21T13:02:00Z" w:initials="WU">
    <w:p w14:paraId="0E3206C8" w14:textId="77777777" w:rsidR="00325E43" w:rsidRDefault="00325E43" w:rsidP="00D31F38">
      <w:pPr>
        <w:pStyle w:val="CommentText"/>
      </w:pPr>
      <w:r>
        <w:rPr>
          <w:rStyle w:val="CommentReference"/>
        </w:rPr>
        <w:annotationRef/>
      </w:r>
      <w:r>
        <w:t>check</w:t>
      </w:r>
    </w:p>
  </w:comment>
  <w:comment w:id="517" w:author="Windows User" w:date="2015-10-30T08:56:00Z" w:initials="BS">
    <w:p w14:paraId="303AD0FE" w14:textId="77777777" w:rsidR="00325E43" w:rsidRDefault="00325E4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8" w:author="Windows User" w:date="2015-11-21T13:02:00Z" w:initials="WU">
    <w:p w14:paraId="5B706BCD" w14:textId="77777777" w:rsidR="00325E43" w:rsidRDefault="00325E43" w:rsidP="00D31F38">
      <w:pPr>
        <w:pStyle w:val="CommentText"/>
      </w:pPr>
      <w:r>
        <w:rPr>
          <w:rStyle w:val="CommentReference"/>
        </w:rPr>
        <w:annotationRef/>
      </w:r>
      <w:r>
        <w:t>check.  Add Coptic</w:t>
      </w:r>
    </w:p>
  </w:comment>
  <w:comment w:id="524" w:author="Windows User" w:date="2015-11-02T12:45:00Z" w:initials="BS">
    <w:p w14:paraId="02E474EA" w14:textId="77777777" w:rsidR="00325E43" w:rsidRDefault="00325E43" w:rsidP="00D31F38">
      <w:pPr>
        <w:pStyle w:val="CommentText"/>
      </w:pPr>
      <w:r>
        <w:rPr>
          <w:rStyle w:val="CommentReference"/>
        </w:rPr>
        <w:annotationRef/>
      </w:r>
      <w:r>
        <w:t>Godhead or Divinity?</w:t>
      </w:r>
    </w:p>
  </w:comment>
  <w:comment w:id="525" w:author="Windows User" w:date="2015-10-30T08:56:00Z" w:initials="BS">
    <w:p w14:paraId="1165D588" w14:textId="77777777" w:rsidR="00325E43" w:rsidRDefault="00325E4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6" w:author="Windows User" w:date="2015-10-30T08:56:00Z" w:initials="BS">
    <w:p w14:paraId="0ABD6F72" w14:textId="77777777" w:rsidR="00325E43" w:rsidRDefault="00325E43" w:rsidP="00D31F38">
      <w:pPr>
        <w:pStyle w:val="CommentText"/>
      </w:pPr>
      <w:r>
        <w:rPr>
          <w:rStyle w:val="CommentReference"/>
        </w:rPr>
        <w:annotationRef/>
      </w:r>
      <w:r>
        <w:t>faithful or trusted? faithful sounds better as it is her action and not ours, as trusted.</w:t>
      </w:r>
    </w:p>
  </w:comment>
  <w:comment w:id="539" w:author="Windows User" w:date="2015-10-30T08:56:00Z" w:initials="BS">
    <w:p w14:paraId="07EF5E65" w14:textId="77777777" w:rsidR="00325E43" w:rsidRDefault="00325E43" w:rsidP="00D31F38">
      <w:pPr>
        <w:pStyle w:val="CommentText"/>
      </w:pPr>
      <w:r>
        <w:rPr>
          <w:rStyle w:val="CommentReference"/>
        </w:rPr>
        <w:annotationRef/>
      </w:r>
      <w:r>
        <w:t>MT (KJV) and Ra lack. NETS has and so does Coptic.</w:t>
      </w:r>
    </w:p>
  </w:comment>
  <w:comment w:id="540" w:author="Windows User" w:date="2015-11-21T13:03:00Z" w:initials="WU">
    <w:p w14:paraId="0505077C" w14:textId="77777777" w:rsidR="00325E43" w:rsidRDefault="00325E43" w:rsidP="00D31F38">
      <w:pPr>
        <w:pStyle w:val="CommentText"/>
      </w:pPr>
      <w:r>
        <w:rPr>
          <w:rStyle w:val="CommentReference"/>
        </w:rPr>
        <w:annotationRef/>
      </w:r>
      <w:r>
        <w:t>check</w:t>
      </w:r>
    </w:p>
  </w:comment>
  <w:comment w:id="541" w:author="Windows User" w:date="2015-11-21T13:03:00Z" w:initials="WU">
    <w:p w14:paraId="2CFCDBC4" w14:textId="77777777" w:rsidR="00325E43" w:rsidRDefault="00325E43" w:rsidP="00D31F38">
      <w:pPr>
        <w:pStyle w:val="CommentText"/>
      </w:pPr>
      <w:r>
        <w:rPr>
          <w:rStyle w:val="CommentReference"/>
        </w:rPr>
        <w:annotationRef/>
      </w:r>
      <w:r>
        <w:t>check</w:t>
      </w:r>
    </w:p>
  </w:comment>
  <w:comment w:id="542" w:author="Windows User" w:date="2015-11-21T13:04:00Z" w:initials="WU">
    <w:p w14:paraId="7B87BF1F" w14:textId="77777777" w:rsidR="00325E43" w:rsidRDefault="00325E43" w:rsidP="00D31F38">
      <w:pPr>
        <w:pStyle w:val="CommentText"/>
      </w:pPr>
      <w:r>
        <w:rPr>
          <w:rStyle w:val="CommentReference"/>
        </w:rPr>
        <w:annotationRef/>
      </w:r>
      <w:r>
        <w:t>check</w:t>
      </w:r>
    </w:p>
  </w:comment>
  <w:comment w:id="543" w:author="Windows User" w:date="2015-10-30T08:56:00Z" w:initials="BS">
    <w:p w14:paraId="469A8399" w14:textId="77777777" w:rsidR="00325E43" w:rsidRDefault="00325E43" w:rsidP="00D31F38">
      <w:pPr>
        <w:pStyle w:val="CommentText"/>
      </w:pPr>
      <w:r>
        <w:rPr>
          <w:rStyle w:val="CommentReference"/>
        </w:rPr>
        <w:annotationRef/>
      </w:r>
      <w:r>
        <w:t>Coptic varies greatly from NETS</w:t>
      </w:r>
    </w:p>
  </w:comment>
  <w:comment w:id="549" w:author="Windows User" w:date="2015-10-30T08:56:00Z" w:initials="BS">
    <w:p w14:paraId="30B7538F" w14:textId="77777777" w:rsidR="00325E43" w:rsidRDefault="00325E43" w:rsidP="00D31F38">
      <w:pPr>
        <w:pStyle w:val="CommentText"/>
      </w:pPr>
      <w:r>
        <w:rPr>
          <w:rStyle w:val="CommentReference"/>
        </w:rPr>
        <w:annotationRef/>
      </w:r>
      <w:r>
        <w:t>NETS has dance... also drum &amp; harp...</w:t>
      </w:r>
    </w:p>
  </w:comment>
  <w:comment w:id="550" w:author="Windows User" w:date="2015-10-30T08:56:00Z" w:initials="BS">
    <w:p w14:paraId="040D59AA" w14:textId="77777777" w:rsidR="00325E43" w:rsidRDefault="00325E43" w:rsidP="00D31F38">
      <w:pPr>
        <w:pStyle w:val="CommentText"/>
      </w:pPr>
      <w:r>
        <w:rPr>
          <w:rStyle w:val="CommentReference"/>
        </w:rPr>
        <w:annotationRef/>
      </w:r>
      <w:r>
        <w:t>NETS and LA have boast in glory...</w:t>
      </w:r>
    </w:p>
  </w:comment>
  <w:comment w:id="551" w:author="Windows User" w:date="2015-10-30T08:56:00Z" w:initials="BS">
    <w:p w14:paraId="0F357187" w14:textId="77777777" w:rsidR="00325E43" w:rsidRDefault="00325E43" w:rsidP="00D31F38">
      <w:pPr>
        <w:pStyle w:val="CommentText"/>
      </w:pPr>
      <w:r>
        <w:rPr>
          <w:rStyle w:val="CommentReference"/>
        </w:rPr>
        <w:annotationRef/>
      </w:r>
      <w:r>
        <w:t>NETS has rejoice. Coptis looks to me like glorify... Sing aloud? Rejoice?</w:t>
      </w:r>
    </w:p>
  </w:comment>
  <w:comment w:id="552" w:author="Windows User" w:date="2015-10-30T08:56:00Z" w:initials="BS">
    <w:p w14:paraId="10510650" w14:textId="77777777" w:rsidR="00325E43" w:rsidRDefault="00325E43" w:rsidP="00D31F38">
      <w:pPr>
        <w:pStyle w:val="CommentText"/>
      </w:pPr>
      <w:r>
        <w:rPr>
          <w:rStyle w:val="CommentReference"/>
        </w:rPr>
        <w:annotationRef/>
      </w:r>
      <w:r>
        <w:t>NETS has throats too. I'm leaving mouths. Throats is too literal. Not how we say it in English...</w:t>
      </w:r>
    </w:p>
  </w:comment>
  <w:comment w:id="553" w:author="Windows User" w:date="2015-10-30T08:56:00Z" w:initials="BS">
    <w:p w14:paraId="0F6BDC5E" w14:textId="77777777" w:rsidR="00325E43" w:rsidRDefault="00325E43" w:rsidP="00D31F38">
      <w:pPr>
        <w:pStyle w:val="CommentText"/>
      </w:pPr>
      <w:r>
        <w:rPr>
          <w:rStyle w:val="CommentReference"/>
        </w:rPr>
        <w:annotationRef/>
      </w:r>
      <w:r>
        <w:t>NETS has rebukes. punishments?</w:t>
      </w:r>
    </w:p>
  </w:comment>
  <w:comment w:id="559" w:author="Windows User" w:date="2015-10-30T08:56:00Z" w:initials="BS">
    <w:p w14:paraId="37F1C98E" w14:textId="77777777" w:rsidR="00325E43" w:rsidRDefault="00325E43" w:rsidP="00D31F38">
      <w:pPr>
        <w:pStyle w:val="CommentText"/>
      </w:pPr>
      <w:r>
        <w:rPr>
          <w:rStyle w:val="CommentReference"/>
        </w:rPr>
        <w:annotationRef/>
      </w:r>
      <w:r>
        <w:t>psaltry? or lyre?</w:t>
      </w:r>
    </w:p>
  </w:comment>
  <w:comment w:id="572" w:author="Windows User" w:date="2015-11-21T13:04:00Z" w:initials="WU">
    <w:p w14:paraId="43A5D1B1" w14:textId="77777777" w:rsidR="00325E43" w:rsidRDefault="00325E43" w:rsidP="00E35F1F">
      <w:pPr>
        <w:pStyle w:val="CommentText"/>
      </w:pPr>
      <w:r>
        <w:rPr>
          <w:rStyle w:val="CommentReference"/>
        </w:rPr>
        <w:annotationRef/>
      </w:r>
      <w:r>
        <w:t>check</w:t>
      </w:r>
    </w:p>
  </w:comment>
  <w:comment w:id="573" w:author="Windows User" w:date="2015-11-21T13:04:00Z" w:initials="WU">
    <w:p w14:paraId="4B6A4DE4" w14:textId="77777777" w:rsidR="00325E43" w:rsidRDefault="00325E43" w:rsidP="00E35F1F">
      <w:pPr>
        <w:pStyle w:val="CommentText"/>
      </w:pPr>
      <w:r>
        <w:rPr>
          <w:rStyle w:val="CommentReference"/>
        </w:rPr>
        <w:annotationRef/>
      </w:r>
      <w:r>
        <w:t>check</w:t>
      </w:r>
    </w:p>
  </w:comment>
  <w:comment w:id="574" w:author="Windows User" w:date="2015-10-30T08:56:00Z" w:initials="BS">
    <w:p w14:paraId="483AEE75" w14:textId="77777777" w:rsidR="00325E43" w:rsidRDefault="00325E43" w:rsidP="00E35F1F">
      <w:pPr>
        <w:pStyle w:val="CommentText"/>
      </w:pPr>
      <w:r>
        <w:rPr>
          <w:rStyle w:val="CommentReference"/>
        </w:rPr>
        <w:annotationRef/>
      </w:r>
      <w:r>
        <w:t>tense? praise or will praise?</w:t>
      </w:r>
    </w:p>
  </w:comment>
  <w:comment w:id="575" w:author="Windows User" w:date="2015-10-30T08:56:00Z" w:initials="BS">
    <w:p w14:paraId="17DAD50D" w14:textId="77777777" w:rsidR="00325E43" w:rsidRDefault="00325E43" w:rsidP="00E35F1F">
      <w:pPr>
        <w:pStyle w:val="CommentText"/>
      </w:pPr>
      <w:r>
        <w:rPr>
          <w:rStyle w:val="CommentReference"/>
        </w:rPr>
        <w:annotationRef/>
      </w:r>
      <w:r>
        <w:t>earth? land? creation?</w:t>
      </w:r>
    </w:p>
  </w:comment>
  <w:comment w:id="576" w:author="Windows User" w:date="2015-11-21T13:05:00Z" w:initials="WU">
    <w:p w14:paraId="412BFF55" w14:textId="77777777" w:rsidR="00325E43" w:rsidRDefault="00325E43" w:rsidP="00E35F1F">
      <w:pPr>
        <w:pStyle w:val="CommentText"/>
      </w:pPr>
      <w:r>
        <w:rPr>
          <w:rStyle w:val="CommentReference"/>
        </w:rPr>
        <w:annotationRef/>
      </w:r>
      <w:r>
        <w:t>check</w:t>
      </w:r>
    </w:p>
  </w:comment>
  <w:comment w:id="577" w:author="Windows User" w:date="2015-10-30T08:56:00Z" w:initials="BS">
    <w:p w14:paraId="4FEF2EC7" w14:textId="77777777" w:rsidR="00325E43" w:rsidRDefault="00325E43" w:rsidP="00E35F1F">
      <w:pPr>
        <w:pStyle w:val="CommentText"/>
      </w:pPr>
      <w:r>
        <w:rPr>
          <w:rStyle w:val="CommentReference"/>
        </w:rPr>
        <w:annotationRef/>
      </w:r>
      <w:r>
        <w:t>make haste is a little archaic. But hurry is way too colloquial. Quicken doesn't sound right.</w:t>
      </w:r>
    </w:p>
  </w:comment>
  <w:comment w:id="578" w:author="Windows User" w:date="2015-10-30T08:56:00Z" w:initials="BS">
    <w:p w14:paraId="25E26C66" w14:textId="77777777" w:rsidR="00325E43" w:rsidRDefault="00325E43" w:rsidP="00E35F1F">
      <w:pPr>
        <w:pStyle w:val="CommentText"/>
      </w:pPr>
      <w:r>
        <w:rPr>
          <w:rStyle w:val="CommentReference"/>
        </w:rPr>
        <w:annotationRef/>
      </w:r>
      <w:r>
        <w:t>should either be diverse here or different elsewhere</w:t>
      </w:r>
    </w:p>
  </w:comment>
  <w:comment w:id="579" w:author="Windows User" w:date="2015-10-30T08:56:00Z" w:initials="BS">
    <w:p w14:paraId="7A65524D" w14:textId="77777777" w:rsidR="00325E43" w:rsidRDefault="00325E43" w:rsidP="00E35F1F">
      <w:pPr>
        <w:pStyle w:val="CommentText"/>
      </w:pPr>
      <w:r>
        <w:rPr>
          <w:rStyle w:val="CommentReference"/>
        </w:rPr>
        <w:annotationRef/>
      </w:r>
      <w:r>
        <w:t>truth or righteousness? Or justice?</w:t>
      </w:r>
    </w:p>
  </w:comment>
  <w:comment w:id="580" w:author="Windows User" w:date="2015-10-30T08:56:00Z" w:initials="BS">
    <w:p w14:paraId="1C135E98" w14:textId="77777777" w:rsidR="00325E43" w:rsidRDefault="00325E43" w:rsidP="00E35F1F">
      <w:pPr>
        <w:pStyle w:val="CommentText"/>
      </w:pPr>
      <w:r>
        <w:rPr>
          <w:rStyle w:val="CommentReference"/>
        </w:rPr>
        <w:annotationRef/>
      </w:r>
      <w:r>
        <w:t>patience or longsuffering?</w:t>
      </w:r>
    </w:p>
  </w:comment>
  <w:comment w:id="581" w:author="Windows User" w:date="2015-10-30T08:56:00Z" w:initials="BS">
    <w:p w14:paraId="2E20A232" w14:textId="77777777" w:rsidR="00325E43" w:rsidRDefault="00325E43" w:rsidP="00E35F1F">
      <w:pPr>
        <w:pStyle w:val="CommentText"/>
      </w:pPr>
      <w:r>
        <w:rPr>
          <w:rStyle w:val="CommentReference"/>
        </w:rPr>
        <w:annotationRef/>
      </w:r>
      <w:r>
        <w:t>just "at the first watch"?</w:t>
      </w:r>
    </w:p>
  </w:comment>
  <w:comment w:id="582" w:author="Windows User" w:date="2015-10-30T08:56:00Z" w:initials="BS">
    <w:p w14:paraId="34FB1BC0" w14:textId="77777777" w:rsidR="00325E43" w:rsidRDefault="00325E43" w:rsidP="00E35F1F">
      <w:pPr>
        <w:pStyle w:val="CommentText"/>
      </w:pPr>
      <w:r>
        <w:rPr>
          <w:rStyle w:val="CommentReference"/>
        </w:rPr>
        <w:annotationRef/>
      </w:r>
      <w:r>
        <w:t>sweet, or easy?</w:t>
      </w:r>
    </w:p>
  </w:comment>
  <w:comment w:id="583" w:author="Windows User" w:date="2015-10-30T08:56:00Z" w:initials="BS">
    <w:p w14:paraId="20646872" w14:textId="77777777" w:rsidR="00325E43" w:rsidRDefault="00325E43" w:rsidP="00E35F1F">
      <w:pPr>
        <w:pStyle w:val="CommentText"/>
      </w:pPr>
      <w:r>
        <w:rPr>
          <w:rStyle w:val="CommentReference"/>
        </w:rPr>
        <w:annotationRef/>
      </w:r>
      <w:r>
        <w:t>less accurate than beloved, but sounds a lot better..</w:t>
      </w:r>
    </w:p>
  </w:comment>
  <w:comment w:id="584" w:author="Windows User" w:date="2015-10-30T08:56:00Z" w:initials="BS">
    <w:p w14:paraId="4707B322" w14:textId="77777777" w:rsidR="00325E43" w:rsidRDefault="00325E43" w:rsidP="00E35F1F">
      <w:pPr>
        <w:pStyle w:val="CommentText"/>
      </w:pPr>
      <w:r>
        <w:rPr>
          <w:rStyle w:val="CommentReference"/>
        </w:rPr>
        <w:annotationRef/>
      </w:r>
      <w:r>
        <w:t>sound better if omit of?</w:t>
      </w:r>
    </w:p>
  </w:comment>
  <w:comment w:id="585" w:author="Windows User" w:date="2015-10-30T08:56:00Z" w:initials="BS">
    <w:p w14:paraId="0D6FF167" w14:textId="77777777" w:rsidR="00325E43" w:rsidRDefault="00325E43" w:rsidP="00E35F1F">
      <w:pPr>
        <w:pStyle w:val="CommentText"/>
      </w:pPr>
      <w:r>
        <w:rPr>
          <w:rStyle w:val="CommentReference"/>
        </w:rPr>
        <w:annotationRef/>
      </w:r>
      <w:r>
        <w:t>truth, or righteousness?</w:t>
      </w:r>
    </w:p>
  </w:comment>
  <w:comment w:id="586" w:author="Windows User" w:date="2015-10-30T08:56:00Z" w:initials="BS">
    <w:p w14:paraId="1A8CABED" w14:textId="77777777" w:rsidR="00325E43" w:rsidRDefault="00325E43" w:rsidP="00E35F1F">
      <w:pPr>
        <w:pStyle w:val="CommentText"/>
      </w:pPr>
      <w:r>
        <w:rPr>
          <w:rStyle w:val="CommentReference"/>
        </w:rPr>
        <w:annotationRef/>
      </w:r>
      <w:r>
        <w:t>true, or perfecvt?</w:t>
      </w:r>
    </w:p>
  </w:comment>
  <w:comment w:id="587" w:author="Windows User" w:date="2015-10-30T08:56:00Z" w:initials="BS">
    <w:p w14:paraId="21AC5CB8" w14:textId="77777777" w:rsidR="00325E43" w:rsidRDefault="00325E43" w:rsidP="00E35F1F">
      <w:pPr>
        <w:pStyle w:val="CommentText"/>
      </w:pPr>
      <w:r>
        <w:rPr>
          <w:rStyle w:val="CommentReference"/>
        </w:rPr>
        <w:annotationRef/>
      </w:r>
      <w:r>
        <w:t>and?</w:t>
      </w:r>
    </w:p>
  </w:comment>
  <w:comment w:id="588" w:author="Windows User" w:date="2015-10-30T08:56:00Z" w:initials="BS">
    <w:p w14:paraId="6C6DCC78" w14:textId="77777777" w:rsidR="00325E43" w:rsidRDefault="00325E43" w:rsidP="00E35F1F">
      <w:pPr>
        <w:pStyle w:val="CommentText"/>
      </w:pPr>
      <w:r>
        <w:rPr>
          <w:rStyle w:val="CommentReference"/>
        </w:rPr>
        <w:annotationRef/>
      </w:r>
      <w:r>
        <w:t>gather is in first line in Coptic, but tune flows better here..</w:t>
      </w:r>
    </w:p>
  </w:comment>
  <w:comment w:id="589" w:author="Windows User" w:date="2015-10-30T08:56:00Z" w:initials="BS">
    <w:p w14:paraId="4B49F853" w14:textId="77777777" w:rsidR="00325E43" w:rsidRDefault="00325E43" w:rsidP="00E35F1F">
      <w:pPr>
        <w:pStyle w:val="CommentText"/>
      </w:pPr>
      <w:r>
        <w:rPr>
          <w:rStyle w:val="CommentReference"/>
        </w:rPr>
        <w:annotationRef/>
      </w:r>
      <w:r>
        <w:t>will?</w:t>
      </w:r>
    </w:p>
  </w:comment>
  <w:comment w:id="590" w:author="Windows User" w:date="2015-10-30T08:56:00Z" w:initials="BS">
    <w:p w14:paraId="6FC8752C" w14:textId="77777777" w:rsidR="00325E43" w:rsidRDefault="00325E43" w:rsidP="00E35F1F">
      <w:pPr>
        <w:pStyle w:val="CommentText"/>
      </w:pPr>
      <w:r>
        <w:rPr>
          <w:rStyle w:val="CommentReference"/>
        </w:rPr>
        <w:annotationRef/>
      </w:r>
      <w:r>
        <w:t>save? keep? deliver?</w:t>
      </w:r>
    </w:p>
  </w:comment>
  <w:comment w:id="591" w:author="Windows User" w:date="2015-10-30T08:56:00Z" w:initials="BS">
    <w:p w14:paraId="7843FDD6" w14:textId="77777777" w:rsidR="00325E43" w:rsidRDefault="00325E43" w:rsidP="00E35F1F">
      <w:pPr>
        <w:pStyle w:val="CommentText"/>
      </w:pPr>
      <w:r>
        <w:rPr>
          <w:rStyle w:val="CommentReference"/>
        </w:rPr>
        <w:annotationRef/>
      </w:r>
      <w:r>
        <w:t>need a convention for making "ak ee". {}? bold?</w:t>
      </w:r>
    </w:p>
  </w:comment>
  <w:comment w:id="592" w:author="Windows User" w:date="2015-10-30T08:56:00Z" w:initials="BS">
    <w:p w14:paraId="636DE776" w14:textId="77777777" w:rsidR="00325E43" w:rsidRDefault="00325E43" w:rsidP="00E35F1F">
      <w:pPr>
        <w:pStyle w:val="CommentText"/>
      </w:pPr>
      <w:r>
        <w:rPr>
          <w:rStyle w:val="CommentReference"/>
        </w:rPr>
        <w:annotationRef/>
      </w:r>
      <w:r>
        <w:t>I like it better with "be" in... thoughts?</w:t>
      </w:r>
    </w:p>
  </w:comment>
  <w:comment w:id="604" w:author="Windows User" w:date="2015-11-02T12:45:00Z" w:initials="BS">
    <w:p w14:paraId="0A55894A" w14:textId="77777777" w:rsidR="00325E43" w:rsidRDefault="00325E43" w:rsidP="00E35F1F">
      <w:pPr>
        <w:pStyle w:val="CommentText"/>
      </w:pPr>
      <w:r>
        <w:rPr>
          <w:rStyle w:val="CommentReference"/>
        </w:rPr>
        <w:annotationRef/>
      </w:r>
      <w:r>
        <w:t>this splitting of the verses doesn't follow the Coptic... does it really flow much better, or is it just that I'm more used to it?</w:t>
      </w:r>
    </w:p>
  </w:comment>
  <w:comment w:id="605" w:author="Windows User" w:date="2015-10-30T08:56:00Z" w:initials="BS">
    <w:p w14:paraId="0E80932F" w14:textId="77777777" w:rsidR="00325E43" w:rsidRDefault="00325E43" w:rsidP="00E35F1F">
      <w:pPr>
        <w:pStyle w:val="CommentText"/>
      </w:pPr>
      <w:r>
        <w:rPr>
          <w:rStyle w:val="CommentReference"/>
        </w:rPr>
        <w:annotationRef/>
      </w:r>
      <w:r>
        <w:t>does coptic bear out? Feels much more right to me.</w:t>
      </w:r>
    </w:p>
  </w:comment>
  <w:comment w:id="606" w:author="Windows User" w:date="2015-10-30T08:56:00Z" w:initials="BS">
    <w:p w14:paraId="759B277F" w14:textId="77777777" w:rsidR="00325E43" w:rsidRDefault="00325E43" w:rsidP="00E35F1F">
      <w:pPr>
        <w:pStyle w:val="CommentText"/>
      </w:pPr>
      <w:r>
        <w:rPr>
          <w:rStyle w:val="CommentReference"/>
        </w:rPr>
        <w:annotationRef/>
      </w:r>
      <w:r>
        <w:t>tense?</w:t>
      </w:r>
    </w:p>
  </w:comment>
  <w:comment w:id="607" w:author="Windows User" w:date="2015-10-30T08:56:00Z" w:initials="BS">
    <w:p w14:paraId="5C472088" w14:textId="77777777" w:rsidR="00325E43" w:rsidRDefault="00325E43" w:rsidP="00E35F1F">
      <w:pPr>
        <w:pStyle w:val="CommentText"/>
      </w:pPr>
      <w:r>
        <w:rPr>
          <w:rStyle w:val="CommentReference"/>
        </w:rPr>
        <w:annotationRef/>
      </w:r>
      <w:r>
        <w:t>exalt or magnify?</w:t>
      </w:r>
    </w:p>
  </w:comment>
  <w:comment w:id="608" w:author="Windows User" w:date="2015-10-30T08:56:00Z" w:initials="BS">
    <w:p w14:paraId="2FB7E2BD" w14:textId="77777777" w:rsidR="00325E43" w:rsidRDefault="00325E43" w:rsidP="00E35F1F">
      <w:pPr>
        <w:pStyle w:val="CommentText"/>
      </w:pPr>
      <w:r>
        <w:rPr>
          <w:rStyle w:val="CommentReference"/>
        </w:rPr>
        <w:annotationRef/>
      </w:r>
      <w:r>
        <w:t>or iwn?</w:t>
      </w:r>
    </w:p>
  </w:comment>
  <w:comment w:id="612" w:author="Windows User" w:date="2015-10-30T08:56:00Z" w:initials="BS">
    <w:p w14:paraId="3C8244A0" w14:textId="77777777" w:rsidR="00325E43" w:rsidRDefault="00325E43" w:rsidP="00E35F1F">
      <w:pPr>
        <w:pStyle w:val="CommentText"/>
      </w:pPr>
      <w:r>
        <w:rPr>
          <w:rStyle w:val="CommentReference"/>
        </w:rPr>
        <w:annotationRef/>
      </w:r>
      <w:r>
        <w:t>does type capture "it foretold the sign" in more contemporary language than "a figure"</w:t>
      </w:r>
    </w:p>
  </w:comment>
  <w:comment w:id="613" w:author="Windows User" w:date="2015-10-30T08:56:00Z" w:initials="BS">
    <w:p w14:paraId="6C8F9167" w14:textId="77777777" w:rsidR="00325E43" w:rsidRDefault="00325E43" w:rsidP="00E35F1F">
      <w:pPr>
        <w:pStyle w:val="CommentText"/>
      </w:pPr>
      <w:r>
        <w:rPr>
          <w:rStyle w:val="CommentReference"/>
        </w:rPr>
        <w:annotationRef/>
      </w:r>
      <w:r>
        <w:t>correct that no mention of nature?</w:t>
      </w:r>
    </w:p>
  </w:comment>
  <w:comment w:id="614" w:author="Windows User" w:date="2015-10-30T08:56:00Z" w:initials="BS">
    <w:p w14:paraId="5ACA101B" w14:textId="77777777" w:rsidR="00325E43" w:rsidRDefault="00325E43" w:rsidP="00E35F1F">
      <w:pPr>
        <w:pStyle w:val="CommentText"/>
      </w:pPr>
      <w:r>
        <w:rPr>
          <w:rStyle w:val="CommentReference"/>
        </w:rPr>
        <w:annotationRef/>
      </w:r>
      <w:r>
        <w:t>holy or pure? divinity or godhead?</w:t>
      </w:r>
    </w:p>
  </w:comment>
  <w:comment w:id="615" w:author="Windows User" w:date="2015-10-30T08:56:00Z" w:initials="BS">
    <w:p w14:paraId="14D8C709" w14:textId="77777777" w:rsidR="00325E43" w:rsidRDefault="00325E43" w:rsidP="00E35F1F">
      <w:pPr>
        <w:pStyle w:val="CommentText"/>
      </w:pPr>
      <w:r>
        <w:rPr>
          <w:rStyle w:val="CommentReference"/>
        </w:rPr>
        <w:annotationRef/>
      </w:r>
      <w:r>
        <w:t>born or begotten? begotten without seeed or without mixture of substance?</w:t>
      </w:r>
    </w:p>
  </w:comment>
  <w:comment w:id="616" w:author="Windows User" w:date="2015-10-30T08:56:00Z" w:initials="BS">
    <w:p w14:paraId="5B5854F9" w14:textId="77777777" w:rsidR="00325E43" w:rsidRDefault="00325E43" w:rsidP="00E35F1F">
      <w:pPr>
        <w:pStyle w:val="CommentText"/>
      </w:pPr>
      <w:r>
        <w:rPr>
          <w:rStyle w:val="CommentReference"/>
        </w:rPr>
        <w:annotationRef/>
      </w:r>
      <w:r>
        <w:t>coessential or consubstantial?</w:t>
      </w:r>
    </w:p>
  </w:comment>
  <w:comment w:id="617" w:author="Windows User" w:date="2015-10-30T08:56:00Z" w:initials="BS">
    <w:p w14:paraId="66C0B0D7" w14:textId="77777777" w:rsidR="00325E43" w:rsidRDefault="00325E43" w:rsidP="00E35F1F">
      <w:pPr>
        <w:pStyle w:val="CommentText"/>
      </w:pPr>
      <w:r>
        <w:rPr>
          <w:rStyle w:val="CommentReference"/>
        </w:rPr>
        <w:annotationRef/>
      </w:r>
      <w:r>
        <w:t>made one or joined?</w:t>
      </w:r>
    </w:p>
  </w:comment>
  <w:comment w:id="618" w:author="Windows User" w:date="2015-10-30T08:56:00Z" w:initials="BS">
    <w:p w14:paraId="094D26E3" w14:textId="77777777" w:rsidR="00325E43" w:rsidRDefault="00325E43" w:rsidP="00E35F1F">
      <w:pPr>
        <w:pStyle w:val="CommentText"/>
      </w:pPr>
      <w:r>
        <w:rPr>
          <w:rStyle w:val="CommentReference"/>
        </w:rPr>
        <w:annotationRef/>
      </w:r>
      <w:r>
        <w:t>does this rephrasing capture it ok?</w:t>
      </w:r>
    </w:p>
  </w:comment>
  <w:comment w:id="619" w:author="Windows User" w:date="2015-10-30T08:56:00Z" w:initials="BS">
    <w:p w14:paraId="6FD992D3" w14:textId="77777777" w:rsidR="00325E43" w:rsidRDefault="00325E43" w:rsidP="00E35F1F">
      <w:pPr>
        <w:pStyle w:val="CommentText"/>
      </w:pPr>
      <w:r>
        <w:rPr>
          <w:rStyle w:val="CommentReference"/>
        </w:rPr>
        <w:annotationRef/>
      </w:r>
      <w:r>
        <w:t>something clearer than putplue?</w:t>
      </w:r>
    </w:p>
  </w:comment>
  <w:comment w:id="620" w:author="Windows User" w:date="2015-10-30T08:56:00Z" w:initials="BS">
    <w:p w14:paraId="08E2A9FB" w14:textId="77777777" w:rsidR="00325E43" w:rsidRDefault="00325E43" w:rsidP="00E35F1F">
      <w:pPr>
        <w:pStyle w:val="CommentText"/>
      </w:pPr>
      <w:r>
        <w:rPr>
          <w:rStyle w:val="CommentReference"/>
        </w:rPr>
        <w:annotationRef/>
      </w:r>
      <w:r>
        <w:t>woven or fine?</w:t>
      </w:r>
    </w:p>
  </w:comment>
  <w:comment w:id="621" w:author="Windows User" w:date="2015-10-30T08:56:00Z" w:initials="BS">
    <w:p w14:paraId="7A9FC970" w14:textId="77777777" w:rsidR="00325E43" w:rsidRDefault="00325E43" w:rsidP="00E35F1F">
      <w:pPr>
        <w:pStyle w:val="CommentText"/>
      </w:pPr>
      <w:r>
        <w:rPr>
          <w:rStyle w:val="CommentReference"/>
        </w:rPr>
        <w:annotationRef/>
      </w:r>
      <w:r>
        <w:t>palin</w:t>
      </w:r>
    </w:p>
  </w:comment>
  <w:comment w:id="622" w:author="Windows User" w:date="2015-10-30T08:56:00Z" w:initials="BS">
    <w:p w14:paraId="5EFFC3EC" w14:textId="77777777" w:rsidR="00325E43" w:rsidRDefault="00325E43" w:rsidP="00E35F1F">
      <w:pPr>
        <w:pStyle w:val="CommentText"/>
      </w:pPr>
      <w:r>
        <w:rPr>
          <w:rStyle w:val="CommentReference"/>
        </w:rPr>
        <w:annotationRef/>
      </w:r>
      <w:r>
        <w:t>exalt or magnify?</w:t>
      </w:r>
    </w:p>
  </w:comment>
  <w:comment w:id="623" w:author="Windows User" w:date="2015-10-30T08:56:00Z" w:initials="BS">
    <w:p w14:paraId="150C26DA" w14:textId="77777777" w:rsidR="00325E43" w:rsidRDefault="00325E43" w:rsidP="00E35F1F">
      <w:pPr>
        <w:pStyle w:val="CommentText"/>
      </w:pPr>
      <w:r>
        <w:rPr>
          <w:rStyle w:val="CommentReference"/>
        </w:rPr>
        <w:annotationRef/>
      </w:r>
      <w:r>
        <w:t>or iwn?</w:t>
      </w:r>
    </w:p>
  </w:comment>
  <w:comment w:id="627" w:author="Windows User" w:date="2015-10-30T08:56:00Z" w:initials="BS">
    <w:p w14:paraId="0E3B452D" w14:textId="77777777" w:rsidR="00325E43" w:rsidRDefault="00325E4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8" w:author="Windows User" w:date="2015-10-30T08:56:00Z" w:initials="BS">
    <w:p w14:paraId="12D989DF" w14:textId="77777777" w:rsidR="00325E43" w:rsidRDefault="00325E43" w:rsidP="00E35F1F">
      <w:pPr>
        <w:pStyle w:val="CommentText"/>
      </w:pPr>
      <w:r>
        <w:rPr>
          <w:rStyle w:val="CommentReference"/>
        </w:rPr>
        <w:annotationRef/>
      </w:r>
      <w:r>
        <w:t>forged or beaten?</w:t>
      </w:r>
    </w:p>
  </w:comment>
  <w:comment w:id="629" w:author="Windows User" w:date="2015-10-30T08:56:00Z" w:initials="BS">
    <w:p w14:paraId="3E8ADE2B" w14:textId="77777777" w:rsidR="00325E43" w:rsidRDefault="00325E43" w:rsidP="00E35F1F">
      <w:pPr>
        <w:pStyle w:val="CommentText"/>
      </w:pPr>
      <w:r>
        <w:rPr>
          <w:rStyle w:val="CommentReference"/>
        </w:rPr>
        <w:annotationRef/>
      </w:r>
      <w:r>
        <w:t>omit? always and move up mercy seat?</w:t>
      </w:r>
    </w:p>
  </w:comment>
  <w:comment w:id="630" w:author="Windows User" w:date="2015-10-30T08:56:00Z" w:initials="BS">
    <w:p w14:paraId="7079ED43" w14:textId="77777777" w:rsidR="00325E43" w:rsidRDefault="00325E43" w:rsidP="00E35F1F">
      <w:pPr>
        <w:pStyle w:val="CommentText"/>
      </w:pPr>
      <w:r>
        <w:rPr>
          <w:rStyle w:val="CommentReference"/>
        </w:rPr>
        <w:annotationRef/>
      </w:r>
      <w:r>
        <w:t>tense? past makes a lot more sense</w:t>
      </w:r>
    </w:p>
  </w:comment>
  <w:comment w:id="631" w:author="Windows User" w:date="2015-10-30T08:56:00Z" w:initials="BS">
    <w:p w14:paraId="109014C9" w14:textId="77777777" w:rsidR="00325E43" w:rsidRDefault="00325E43" w:rsidP="00E35F1F">
      <w:pPr>
        <w:pStyle w:val="CommentText"/>
      </w:pPr>
      <w:r>
        <w:rPr>
          <w:rStyle w:val="CommentReference"/>
        </w:rPr>
        <w:annotationRef/>
      </w:r>
      <w:r>
        <w:t>why does Abouna omit sin?</w:t>
      </w:r>
    </w:p>
  </w:comment>
  <w:comment w:id="632" w:author="Windows User" w:date="2015-10-30T08:56:00Z" w:initials="BS">
    <w:p w14:paraId="027A16CD" w14:textId="77777777" w:rsidR="00325E43" w:rsidRDefault="00325E43" w:rsidP="00E35F1F">
      <w:pPr>
        <w:pStyle w:val="CommentText"/>
      </w:pPr>
      <w:r>
        <w:rPr>
          <w:rStyle w:val="CommentReference"/>
        </w:rPr>
        <w:annotationRef/>
      </w:r>
      <w:r>
        <w:t>exalt or magnify?</w:t>
      </w:r>
    </w:p>
  </w:comment>
  <w:comment w:id="633" w:author="Windows User" w:date="2015-10-30T08:56:00Z" w:initials="BS">
    <w:p w14:paraId="20C9574B" w14:textId="77777777" w:rsidR="00325E43" w:rsidRDefault="00325E43" w:rsidP="00E35F1F">
      <w:pPr>
        <w:pStyle w:val="CommentText"/>
      </w:pPr>
      <w:r>
        <w:rPr>
          <w:rStyle w:val="CommentReference"/>
        </w:rPr>
        <w:annotationRef/>
      </w:r>
      <w:r>
        <w:t>or iwn?</w:t>
      </w:r>
    </w:p>
  </w:comment>
  <w:comment w:id="637" w:author="Windows User" w:date="2015-10-30T08:56:00Z" w:initials="BS">
    <w:p w14:paraId="6726A127" w14:textId="77777777" w:rsidR="00325E43" w:rsidRDefault="00325E43" w:rsidP="00E35F1F">
      <w:pPr>
        <w:pStyle w:val="CommentText"/>
      </w:pPr>
      <w:r>
        <w:rPr>
          <w:rStyle w:val="CommentReference"/>
        </w:rPr>
        <w:annotationRef/>
      </w:r>
      <w:r>
        <w:t>That your name be called... sounds like an expression that should just be that you be called in english. Thoughts?</w:t>
      </w:r>
    </w:p>
  </w:comment>
  <w:comment w:id="638" w:author="Windows User" w:date="2015-10-30T08:56:00Z" w:initials="BS">
    <w:p w14:paraId="50013BE5" w14:textId="77777777" w:rsidR="00325E43" w:rsidRDefault="00325E43" w:rsidP="00E35F1F">
      <w:pPr>
        <w:pStyle w:val="CommentText"/>
      </w:pPr>
      <w:r>
        <w:rPr>
          <w:rStyle w:val="CommentReference"/>
        </w:rPr>
        <w:annotationRef/>
      </w:r>
      <w:r>
        <w:t>for isn't accurate... but sounds better</w:t>
      </w:r>
    </w:p>
  </w:comment>
  <w:comment w:id="639" w:author="Windows User" w:date="2015-10-30T08:56:00Z" w:initials="BS">
    <w:p w14:paraId="5A639B27" w14:textId="77777777" w:rsidR="00325E43" w:rsidRDefault="00325E43" w:rsidP="00E35F1F">
      <w:pPr>
        <w:pStyle w:val="CommentText"/>
      </w:pPr>
      <w:r>
        <w:rPr>
          <w:rStyle w:val="CommentReference"/>
        </w:rPr>
        <w:annotationRef/>
      </w:r>
      <w:r>
        <w:t>exalt or magnify?</w:t>
      </w:r>
    </w:p>
  </w:comment>
  <w:comment w:id="640" w:author="Windows User" w:date="2015-10-30T08:56:00Z" w:initials="BS">
    <w:p w14:paraId="3A4414A4" w14:textId="77777777" w:rsidR="00325E43" w:rsidRDefault="00325E43" w:rsidP="00E35F1F">
      <w:pPr>
        <w:pStyle w:val="CommentText"/>
      </w:pPr>
      <w:r>
        <w:rPr>
          <w:rStyle w:val="CommentReference"/>
        </w:rPr>
        <w:annotationRef/>
      </w:r>
      <w:r>
        <w:t>or iwn?</w:t>
      </w:r>
    </w:p>
  </w:comment>
  <w:comment w:id="644" w:author="Windows User" w:date="2015-10-30T08:56:00Z" w:initials="BS">
    <w:p w14:paraId="60D89983" w14:textId="77777777" w:rsidR="00325E43" w:rsidRDefault="00325E43" w:rsidP="00E35F1F">
      <w:pPr>
        <w:pStyle w:val="CommentText"/>
      </w:pPr>
      <w:r>
        <w:rPr>
          <w:rStyle w:val="CommentReference"/>
        </w:rPr>
        <w:annotationRef/>
      </w:r>
      <w:r>
        <w:t>perpetual lamp?</w:t>
      </w:r>
    </w:p>
  </w:comment>
  <w:comment w:id="645" w:author="Windows User" w:date="2015-10-30T08:56:00Z" w:initials="BS">
    <w:p w14:paraId="708630CC" w14:textId="77777777" w:rsidR="00325E43" w:rsidRDefault="00325E43" w:rsidP="00E35F1F">
      <w:pPr>
        <w:pStyle w:val="CommentText"/>
      </w:pPr>
      <w:r>
        <w:rPr>
          <w:rStyle w:val="CommentReference"/>
        </w:rPr>
        <w:annotationRef/>
      </w:r>
      <w:r>
        <w:t>parousia?</w:t>
      </w:r>
    </w:p>
  </w:comment>
  <w:comment w:id="646" w:author="Windows User" w:date="2015-10-30T08:56:00Z" w:initials="BS">
    <w:p w14:paraId="670AE5C3" w14:textId="77777777" w:rsidR="00325E43" w:rsidRDefault="00325E43" w:rsidP="00E35F1F">
      <w:pPr>
        <w:pStyle w:val="CommentText"/>
      </w:pPr>
      <w:r>
        <w:rPr>
          <w:rStyle w:val="CommentReference"/>
        </w:rPr>
        <w:annotationRef/>
      </w:r>
      <w:r>
        <w:t>tense?</w:t>
      </w:r>
    </w:p>
  </w:comment>
  <w:comment w:id="647" w:author="Windows User" w:date="2015-10-30T08:56:00Z" w:initials="BS">
    <w:p w14:paraId="281D5A29" w14:textId="77777777" w:rsidR="00325E43" w:rsidRDefault="00325E43" w:rsidP="00E35F1F">
      <w:pPr>
        <w:pStyle w:val="CommentText"/>
      </w:pPr>
      <w:r>
        <w:rPr>
          <w:rStyle w:val="CommentReference"/>
        </w:rPr>
        <w:annotationRef/>
      </w:r>
      <w:r>
        <w:t>enlightens?</w:t>
      </w:r>
    </w:p>
  </w:comment>
  <w:comment w:id="648" w:author="Windows User" w:date="2015-10-30T08:56:00Z" w:initials="BS">
    <w:p w14:paraId="09189517" w14:textId="77777777" w:rsidR="00325E43" w:rsidRDefault="00325E43" w:rsidP="00E35F1F">
      <w:pPr>
        <w:pStyle w:val="CommentText"/>
      </w:pPr>
      <w:r>
        <w:rPr>
          <w:rStyle w:val="CommentReference"/>
        </w:rPr>
        <w:annotationRef/>
      </w:r>
      <w:r>
        <w:t>exalt or magnify?</w:t>
      </w:r>
    </w:p>
  </w:comment>
  <w:comment w:id="649" w:author="Windows User" w:date="2015-10-30T08:56:00Z" w:initials="BS">
    <w:p w14:paraId="0F1C3DB1" w14:textId="77777777" w:rsidR="00325E43" w:rsidRDefault="00325E43" w:rsidP="00E35F1F">
      <w:pPr>
        <w:pStyle w:val="CommentText"/>
      </w:pPr>
      <w:r>
        <w:rPr>
          <w:rStyle w:val="CommentReference"/>
        </w:rPr>
        <w:annotationRef/>
      </w:r>
      <w:r>
        <w:t>or iwn?</w:t>
      </w:r>
    </w:p>
  </w:comment>
  <w:comment w:id="653" w:author="Windows User" w:date="2015-10-30T08:56:00Z" w:initials="BS">
    <w:p w14:paraId="49777AD4" w14:textId="77777777" w:rsidR="00325E43" w:rsidRDefault="00325E43" w:rsidP="00E35F1F">
      <w:pPr>
        <w:pStyle w:val="CommentText"/>
      </w:pPr>
      <w:r>
        <w:rPr>
          <w:rStyle w:val="CommentReference"/>
        </w:rPr>
        <w:annotationRef/>
      </w:r>
      <w:r>
        <w:t>this order better or worse?</w:t>
      </w:r>
    </w:p>
  </w:comment>
  <w:comment w:id="654" w:author="Windows User" w:date="2015-10-30T08:56:00Z" w:initials="BS">
    <w:p w14:paraId="07AFF474" w14:textId="77777777" w:rsidR="00325E43" w:rsidRDefault="00325E43" w:rsidP="00E35F1F">
      <w:pPr>
        <w:pStyle w:val="CommentText"/>
      </w:pPr>
      <w:r>
        <w:rPr>
          <w:rStyle w:val="CommentReference"/>
        </w:rPr>
        <w:annotationRef/>
      </w:r>
      <w:r>
        <w:t>I think upon should stay here</w:t>
      </w:r>
    </w:p>
  </w:comment>
  <w:comment w:id="655" w:author="Windows User" w:date="2015-10-30T08:56:00Z" w:initials="BS">
    <w:p w14:paraId="0441CD07" w14:textId="77777777" w:rsidR="00325E43" w:rsidRDefault="00325E43" w:rsidP="00E35F1F">
      <w:pPr>
        <w:pStyle w:val="CommentText"/>
      </w:pPr>
      <w:r>
        <w:rPr>
          <w:rStyle w:val="CommentReference"/>
        </w:rPr>
        <w:annotationRef/>
      </w:r>
      <w:r>
        <w:t>exalt or magnify?</w:t>
      </w:r>
    </w:p>
  </w:comment>
  <w:comment w:id="656" w:author="Windows User" w:date="2015-10-30T08:56:00Z" w:initials="BS">
    <w:p w14:paraId="6B633293" w14:textId="77777777" w:rsidR="00325E43" w:rsidRDefault="00325E43" w:rsidP="00E35F1F">
      <w:pPr>
        <w:pStyle w:val="CommentText"/>
      </w:pPr>
      <w:r>
        <w:rPr>
          <w:rStyle w:val="CommentReference"/>
        </w:rPr>
        <w:annotationRef/>
      </w:r>
      <w:r>
        <w:t>or iwn?</w:t>
      </w:r>
    </w:p>
  </w:comment>
  <w:comment w:id="664" w:author="Windows User" w:date="2015-10-30T08:56:00Z" w:initials="BS">
    <w:p w14:paraId="5798119C" w14:textId="77777777" w:rsidR="00325E43" w:rsidRDefault="00325E43" w:rsidP="00E35F1F">
      <w:pPr>
        <w:pStyle w:val="CommentText"/>
      </w:pPr>
      <w:r>
        <w:rPr>
          <w:rStyle w:val="CommentReference"/>
        </w:rPr>
        <w:annotationRef/>
      </w:r>
      <w:r>
        <w:t>The phrase is "Our God in truth". Placing a coma before "in truth" makis it sound like "in truth withotu the seed of man"</w:t>
      </w:r>
    </w:p>
  </w:comment>
  <w:comment w:id="665" w:author="Windows User" w:date="2015-10-30T08:56:00Z" w:initials="BS">
    <w:p w14:paraId="7FE87033" w14:textId="77777777" w:rsidR="00325E43" w:rsidRDefault="00325E43" w:rsidP="00E35F1F">
      <w:pPr>
        <w:pStyle w:val="CommentText"/>
      </w:pPr>
      <w:r>
        <w:rPr>
          <w:rStyle w:val="CommentReference"/>
        </w:rPr>
        <w:annotationRef/>
      </w:r>
      <w:r>
        <w:t>While being virgin is correct. But it sounds strange. being a virgin is less accurate. Being virginal?</w:t>
      </w:r>
    </w:p>
  </w:comment>
  <w:comment w:id="666" w:author="Windows User" w:date="2015-10-30T08:56:00Z" w:initials="BS">
    <w:p w14:paraId="13254F43" w14:textId="77777777" w:rsidR="00325E43" w:rsidRDefault="00325E43" w:rsidP="00E35F1F">
      <w:pPr>
        <w:pStyle w:val="CommentText"/>
      </w:pPr>
      <w:r>
        <w:rPr>
          <w:rStyle w:val="CommentReference"/>
        </w:rPr>
        <w:annotationRef/>
      </w:r>
      <w:r>
        <w:t>I like holy better than saint. But it isn't very consistent since Abouna renders it saint everywhere else...</w:t>
      </w:r>
    </w:p>
  </w:comment>
  <w:comment w:id="667" w:author="Windows User" w:date="2015-10-30T08:56:00Z" w:initials="BS">
    <w:p w14:paraId="195E8533" w14:textId="77777777" w:rsidR="00325E43" w:rsidRDefault="00325E43" w:rsidP="00E35F1F">
      <w:pPr>
        <w:pStyle w:val="CommentText"/>
      </w:pPr>
      <w:r>
        <w:rPr>
          <w:rStyle w:val="CommentReference"/>
        </w:rPr>
        <w:annotationRef/>
      </w:r>
      <w:r>
        <w:t>what word works here? dwelling doesn't. it would have to be dwelling place, which is too long.</w:t>
      </w:r>
    </w:p>
  </w:comment>
  <w:comment w:id="668" w:author="Windows User" w:date="2015-10-30T08:56:00Z" w:initials="BS">
    <w:p w14:paraId="5A28B06B" w14:textId="77777777" w:rsidR="00325E43" w:rsidRDefault="00325E43" w:rsidP="00E35F1F">
      <w:pPr>
        <w:pStyle w:val="CommentText"/>
      </w:pPr>
      <w:r>
        <w:rPr>
          <w:rStyle w:val="CommentReference"/>
        </w:rPr>
        <w:annotationRef/>
      </w:r>
      <w:r>
        <w:t>exalt or magnify?</w:t>
      </w:r>
    </w:p>
  </w:comment>
  <w:comment w:id="669" w:author="Windows User" w:date="2015-10-30T08:56:00Z" w:initials="BS">
    <w:p w14:paraId="6604F03B" w14:textId="77777777" w:rsidR="00325E43" w:rsidRDefault="00325E43" w:rsidP="00E35F1F">
      <w:pPr>
        <w:pStyle w:val="CommentText"/>
      </w:pPr>
      <w:r>
        <w:rPr>
          <w:rStyle w:val="CommentReference"/>
        </w:rPr>
        <w:annotationRef/>
      </w:r>
      <w:r>
        <w:t>or iwn?</w:t>
      </w:r>
    </w:p>
  </w:comment>
  <w:comment w:id="673" w:author="Windows User" w:date="2015-10-30T08:56:00Z" w:initials="BS">
    <w:p w14:paraId="6680EED5" w14:textId="77777777" w:rsidR="00325E43" w:rsidRDefault="00325E43" w:rsidP="00E35F1F">
      <w:pPr>
        <w:pStyle w:val="CommentText"/>
      </w:pPr>
      <w:r>
        <w:rPr>
          <w:rStyle w:val="CommentReference"/>
        </w:rPr>
        <w:annotationRef/>
      </w:r>
      <w:r>
        <w:t>does this work?</w:t>
      </w:r>
    </w:p>
  </w:comment>
  <w:comment w:id="674" w:author="Windows User" w:date="2015-10-30T08:56:00Z" w:initials="BS">
    <w:p w14:paraId="7B5754B1" w14:textId="77777777" w:rsidR="00325E43" w:rsidRDefault="00325E43" w:rsidP="00E35F1F">
      <w:pPr>
        <w:pStyle w:val="CommentText"/>
      </w:pPr>
      <w:r>
        <w:rPr>
          <w:rStyle w:val="CommentReference"/>
        </w:rPr>
        <w:annotationRef/>
      </w:r>
      <w:r>
        <w:t>is this right?</w:t>
      </w:r>
    </w:p>
  </w:comment>
  <w:comment w:id="675" w:author="Windows User" w:date="2015-10-30T08:56:00Z" w:initials="BS">
    <w:p w14:paraId="6058F90B" w14:textId="77777777" w:rsidR="00325E43" w:rsidRDefault="00325E43" w:rsidP="00E35F1F">
      <w:pPr>
        <w:pStyle w:val="CommentText"/>
      </w:pPr>
      <w:r>
        <w:rPr>
          <w:rStyle w:val="CommentReference"/>
        </w:rPr>
        <w:annotationRef/>
      </w:r>
      <w:r>
        <w:t>?</w:t>
      </w:r>
    </w:p>
  </w:comment>
  <w:comment w:id="676" w:author="Windows User" w:date="2015-10-30T08:56:00Z" w:initials="BS">
    <w:p w14:paraId="505706D1" w14:textId="77777777" w:rsidR="00325E43" w:rsidRDefault="00325E43" w:rsidP="00E35F1F">
      <w:pPr>
        <w:pStyle w:val="CommentText"/>
      </w:pPr>
      <w:r>
        <w:rPr>
          <w:rStyle w:val="CommentReference"/>
        </w:rPr>
        <w:annotationRef/>
      </w:r>
      <w:r>
        <w:t>about or to?</w:t>
      </w:r>
    </w:p>
  </w:comment>
  <w:comment w:id="677" w:author="Windows User" w:date="2015-10-30T08:56:00Z" w:initials="BS">
    <w:p w14:paraId="35AD6860" w14:textId="77777777" w:rsidR="00325E43" w:rsidRDefault="00325E43" w:rsidP="00E35F1F">
      <w:pPr>
        <w:pStyle w:val="CommentText"/>
      </w:pPr>
      <w:r>
        <w:rPr>
          <w:rStyle w:val="CommentReference"/>
        </w:rPr>
        <w:annotationRef/>
      </w:r>
      <w:r>
        <w:t>proclaim or cry?</w:t>
      </w:r>
    </w:p>
  </w:comment>
  <w:comment w:id="678" w:author="Windows User" w:date="2015-10-30T08:56:00Z" w:initials="BS">
    <w:p w14:paraId="588A0CA8" w14:textId="77777777" w:rsidR="00325E43" w:rsidRDefault="00325E43" w:rsidP="00E35F1F">
      <w:pPr>
        <w:pStyle w:val="CommentText"/>
      </w:pPr>
      <w:r>
        <w:rPr>
          <w:rStyle w:val="CommentReference"/>
        </w:rPr>
        <w:annotationRef/>
      </w:r>
      <w:r>
        <w:t>??</w:t>
      </w:r>
    </w:p>
  </w:comment>
  <w:comment w:id="679" w:author="Windows User" w:date="2015-10-30T08:56:00Z" w:initials="BS">
    <w:p w14:paraId="43146472" w14:textId="77777777" w:rsidR="00325E43" w:rsidRDefault="00325E43" w:rsidP="00E35F1F">
      <w:pPr>
        <w:pStyle w:val="CommentText"/>
      </w:pPr>
      <w:r>
        <w:rPr>
          <w:rStyle w:val="CommentReference"/>
        </w:rPr>
        <w:annotationRef/>
      </w:r>
      <w:r>
        <w:t>just?</w:t>
      </w:r>
    </w:p>
  </w:comment>
  <w:comment w:id="680" w:author="Windows User" w:date="2015-10-30T08:56:00Z" w:initials="BS">
    <w:p w14:paraId="005E33F9" w14:textId="77777777" w:rsidR="00325E43" w:rsidRDefault="00325E43" w:rsidP="00E35F1F">
      <w:pPr>
        <w:pStyle w:val="CommentText"/>
      </w:pPr>
      <w:r>
        <w:rPr>
          <w:rStyle w:val="CommentReference"/>
        </w:rPr>
        <w:annotationRef/>
      </w:r>
      <w:r>
        <w:t>chaste or meek?</w:t>
      </w:r>
    </w:p>
  </w:comment>
  <w:comment w:id="681" w:author="Windows User" w:date="2015-10-30T08:56:00Z" w:initials="BS">
    <w:p w14:paraId="38FC80AB" w14:textId="77777777" w:rsidR="00325E43" w:rsidRDefault="00325E43" w:rsidP="00E35F1F">
      <w:pPr>
        <w:pStyle w:val="CommentText"/>
      </w:pPr>
      <w:r>
        <w:rPr>
          <w:rStyle w:val="CommentReference"/>
        </w:rPr>
        <w:annotationRef/>
      </w:r>
      <w:r>
        <w:t>St. Isaac? Holy issac?</w:t>
      </w:r>
    </w:p>
  </w:comment>
  <w:comment w:id="682" w:author="Windows User" w:date="2015-10-30T08:56:00Z" w:initials="BS">
    <w:p w14:paraId="49E0F637" w14:textId="77777777" w:rsidR="00325E43" w:rsidRDefault="00325E43" w:rsidP="00E35F1F">
      <w:pPr>
        <w:pStyle w:val="CommentText"/>
      </w:pPr>
      <w:r>
        <w:rPr>
          <w:rStyle w:val="CommentReference"/>
        </w:rPr>
        <w:annotationRef/>
      </w:r>
      <w:r>
        <w:t>ten thousand time?</w:t>
      </w:r>
    </w:p>
  </w:comment>
  <w:comment w:id="683" w:author="Windows User" w:date="2015-10-30T08:56:00Z" w:initials="BS">
    <w:p w14:paraId="565278E4" w14:textId="77777777" w:rsidR="00325E43" w:rsidRDefault="00325E43" w:rsidP="00E35F1F">
      <w:pPr>
        <w:pStyle w:val="CommentText"/>
      </w:pPr>
      <w:r>
        <w:rPr>
          <w:rStyle w:val="CommentReference"/>
        </w:rPr>
        <w:annotationRef/>
      </w:r>
      <w:r>
        <w:t>probably don't want to say despot.</w:t>
      </w:r>
    </w:p>
  </w:comment>
  <w:comment w:id="684" w:author="Windows User" w:date="2015-10-30T08:56:00Z" w:initials="BS">
    <w:p w14:paraId="34F4A5A9" w14:textId="77777777" w:rsidR="00325E43" w:rsidRDefault="00325E43" w:rsidP="00E35F1F">
      <w:pPr>
        <w:pStyle w:val="CommentText"/>
      </w:pPr>
      <w:r>
        <w:rPr>
          <w:rStyle w:val="CommentReference"/>
        </w:rPr>
        <w:annotationRef/>
      </w:r>
      <w:r>
        <w:t>honour or pride?</w:t>
      </w:r>
    </w:p>
  </w:comment>
  <w:comment w:id="685" w:author="Windows User" w:date="2015-10-30T08:56:00Z" w:initials="BS">
    <w:p w14:paraId="28840E47" w14:textId="77777777" w:rsidR="00325E43" w:rsidRDefault="00325E43" w:rsidP="00E35F1F">
      <w:pPr>
        <w:pStyle w:val="CommentText"/>
      </w:pPr>
      <w:r>
        <w:rPr>
          <w:rStyle w:val="CommentReference"/>
        </w:rPr>
        <w:annotationRef/>
      </w:r>
      <w:r>
        <w:t>spouse or friend???</w:t>
      </w:r>
    </w:p>
  </w:comment>
  <w:comment w:id="686" w:author="Windows User" w:date="2015-10-30T08:56:00Z" w:initials="BS">
    <w:p w14:paraId="6D247103" w14:textId="77777777" w:rsidR="00325E43" w:rsidRDefault="00325E43" w:rsidP="00E35F1F">
      <w:pPr>
        <w:pStyle w:val="CommentText"/>
      </w:pPr>
      <w:r>
        <w:rPr>
          <w:rStyle w:val="CommentReference"/>
        </w:rPr>
        <w:annotationRef/>
      </w:r>
      <w:r>
        <w:t>word can be health or salvation... but health would parallel healing in next verse??? should it be salvation?</w:t>
      </w:r>
    </w:p>
  </w:comment>
  <w:comment w:id="687" w:author="Windows User" w:date="2015-10-30T08:56:00Z" w:initials="BS">
    <w:p w14:paraId="2A107B46" w14:textId="77777777" w:rsidR="00325E43" w:rsidRDefault="00325E43" w:rsidP="00E35F1F">
      <w:pPr>
        <w:pStyle w:val="CommentText"/>
      </w:pPr>
      <w:r>
        <w:rPr>
          <w:rStyle w:val="CommentReference"/>
        </w:rPr>
        <w:annotationRef/>
      </w:r>
      <w:r>
        <w:t>unity or oneness? indescribable or unparalleled?</w:t>
      </w:r>
    </w:p>
  </w:comment>
  <w:comment w:id="688" w:author="Windows User" w:date="2015-10-30T08:56:00Z" w:initials="BS">
    <w:p w14:paraId="5555F795" w14:textId="77777777" w:rsidR="00325E43" w:rsidRDefault="00325E43" w:rsidP="00E35F1F">
      <w:pPr>
        <w:pStyle w:val="CommentText"/>
      </w:pPr>
      <w:r>
        <w:rPr>
          <w:rStyle w:val="CommentReference"/>
        </w:rPr>
        <w:annotationRef/>
      </w:r>
      <w:r>
        <w:t>mingling of substance or human seed? kind of a big difference.</w:t>
      </w:r>
    </w:p>
  </w:comment>
  <w:comment w:id="689" w:author="Microsoft Office User" w:date="2016-08-19T20:02:00Z" w:initials="Office">
    <w:p w14:paraId="43574A61" w14:textId="0B98052D" w:rsidR="00325E43" w:rsidRDefault="00325E43">
      <w:pPr>
        <w:pStyle w:val="CommentText"/>
      </w:pPr>
      <w:r>
        <w:rPr>
          <w:rStyle w:val="CommentReference"/>
        </w:rPr>
        <w:annotationRef/>
      </w:r>
      <w:r>
        <w:t>check</w:t>
      </w:r>
    </w:p>
  </w:comment>
  <w:comment w:id="690" w:author="Windows User" w:date="2015-10-30T08:56:00Z" w:initials="BS">
    <w:p w14:paraId="5E07F016" w14:textId="77777777" w:rsidR="00325E43" w:rsidRDefault="00325E43" w:rsidP="00E35F1F">
      <w:pPr>
        <w:pStyle w:val="CommentText"/>
      </w:pPr>
      <w:r>
        <w:rPr>
          <w:rStyle w:val="CommentReference"/>
        </w:rPr>
        <w:annotationRef/>
      </w:r>
      <w:r>
        <w:t>pray or interceed? With or before?</w:t>
      </w:r>
    </w:p>
  </w:comment>
  <w:comment w:id="697" w:author="Windows User" w:date="2015-10-30T08:56:00Z" w:initials="WU">
    <w:p w14:paraId="7192577A" w14:textId="77777777" w:rsidR="00325E43" w:rsidRDefault="00325E43" w:rsidP="00E35F1F">
      <w:pPr>
        <w:pStyle w:val="CommentText"/>
      </w:pPr>
      <w:r>
        <w:rPr>
          <w:rStyle w:val="CommentReference"/>
        </w:rPr>
        <w:annotationRef/>
      </w:r>
      <w:r>
        <w:t>Are exalted abve. Are honoured more. Parallel structure. More honoured doesn’t flow as well because it doesn’t parallel the structure</w:t>
      </w:r>
    </w:p>
  </w:comment>
  <w:comment w:id="698" w:author="Windows User" w:date="2015-10-30T08:56:00Z" w:initials="WU">
    <w:p w14:paraId="1632DB35" w14:textId="77777777" w:rsidR="00325E43" w:rsidRDefault="00325E43" w:rsidP="00E35F1F">
      <w:pPr>
        <w:pStyle w:val="CommentText"/>
      </w:pPr>
      <w:r>
        <w:rPr>
          <w:rStyle w:val="CommentReference"/>
        </w:rPr>
        <w:annotationRef/>
      </w:r>
      <w:r>
        <w:t>Are more honoured?</w:t>
      </w:r>
    </w:p>
  </w:comment>
  <w:comment w:id="699" w:author="Windows User" w:date="2015-10-30T08:56:00Z" w:initials="WU">
    <w:p w14:paraId="38104BB5" w14:textId="77777777" w:rsidR="00325E43" w:rsidRDefault="00325E43" w:rsidP="00E35F1F">
      <w:pPr>
        <w:pStyle w:val="CommentText"/>
      </w:pPr>
      <w:r>
        <w:rPr>
          <w:rStyle w:val="CommentReference"/>
        </w:rPr>
        <w:annotationRef/>
      </w:r>
      <w:r>
        <w:t xml:space="preserve">Means or path? Means with freedom of speech is not a sclear as a way orpath that has a freedom of speech. </w:t>
      </w:r>
    </w:p>
  </w:comment>
  <w:comment w:id="706" w:author="Windows User" w:date="2015-10-30T08:56:00Z" w:initials="WU">
    <w:p w14:paraId="64353538" w14:textId="77777777" w:rsidR="00325E43" w:rsidRDefault="00325E43" w:rsidP="00E35F1F">
      <w:pPr>
        <w:pStyle w:val="CommentText"/>
      </w:pPr>
      <w:r>
        <w:rPr>
          <w:rStyle w:val="CommentReference"/>
        </w:rPr>
        <w:annotationRef/>
      </w:r>
      <w:r>
        <w:t>Above heaven or above the heavens. Not above the heaven.</w:t>
      </w:r>
    </w:p>
  </w:comment>
  <w:comment w:id="707" w:author="Windows User" w:date="2015-10-30T08:56:00Z" w:initials="WU">
    <w:p w14:paraId="684796B5" w14:textId="77777777" w:rsidR="00325E43" w:rsidRDefault="00325E43" w:rsidP="00E35F1F">
      <w:pPr>
        <w:pStyle w:val="CommentText"/>
      </w:pPr>
      <w:r>
        <w:rPr>
          <w:rStyle w:val="CommentReference"/>
        </w:rPr>
        <w:annotationRef/>
      </w:r>
      <w:r>
        <w:t>Reuse of truth is very awkward</w:t>
      </w:r>
    </w:p>
  </w:comment>
  <w:comment w:id="711" w:author="Windows User" w:date="2015-10-30T08:56:00Z" w:initials="WU">
    <w:p w14:paraId="1D6D9724" w14:textId="77777777" w:rsidR="00325E43" w:rsidRDefault="00325E43" w:rsidP="00E35F1F">
      <w:pPr>
        <w:pStyle w:val="CommentText"/>
      </w:pPr>
      <w:r>
        <w:rPr>
          <w:rStyle w:val="CommentReference"/>
        </w:rPr>
        <w:annotationRef/>
      </w:r>
      <w:r>
        <w:t>The Virgin Mary?</w:t>
      </w:r>
    </w:p>
  </w:comment>
  <w:comment w:id="712" w:author="Windows User" w:date="2015-10-30T08:56:00Z" w:initials="WU">
    <w:p w14:paraId="104BFD73" w14:textId="77777777" w:rsidR="00325E43" w:rsidRDefault="00325E43" w:rsidP="00E35F1F">
      <w:pPr>
        <w:pStyle w:val="CommentText"/>
      </w:pPr>
      <w:r>
        <w:rPr>
          <w:rStyle w:val="CommentReference"/>
        </w:rPr>
        <w:annotationRef/>
      </w:r>
      <w:r>
        <w:t>And the Mercy Seat / with the Cherubs? Less literal, but makes more sense.</w:t>
      </w:r>
    </w:p>
  </w:comment>
  <w:comment w:id="713" w:author="Windows User" w:date="2015-10-30T08:56:00Z" w:initials="WU">
    <w:p w14:paraId="4E46CF30" w14:textId="77777777" w:rsidR="00325E43" w:rsidRDefault="00325E43" w:rsidP="00E35F1F">
      <w:pPr>
        <w:pStyle w:val="CommentText"/>
      </w:pPr>
      <w:r>
        <w:rPr>
          <w:rStyle w:val="CommentReference"/>
        </w:rPr>
        <w:annotationRef/>
      </w:r>
      <w:r>
        <w:t>Jar or vessel for the sake of youth who think marijuana?</w:t>
      </w:r>
    </w:p>
  </w:comment>
  <w:comment w:id="714" w:author="Windows User" w:date="2015-10-30T08:56:00Z" w:initials="WU">
    <w:p w14:paraId="0D8736F0" w14:textId="77777777" w:rsidR="00325E43" w:rsidRDefault="00325E43" w:rsidP="00E35F1F">
      <w:pPr>
        <w:pStyle w:val="CommentText"/>
      </w:pPr>
      <w:r>
        <w:rPr>
          <w:rStyle w:val="CommentReference"/>
        </w:rPr>
        <w:annotationRef/>
      </w:r>
      <w:r>
        <w:t>Not lampstand?</w:t>
      </w:r>
    </w:p>
  </w:comment>
  <w:comment w:id="718" w:author="Windows User" w:date="2015-10-30T08:56:00Z" w:initials="WU">
    <w:p w14:paraId="71035455" w14:textId="77777777" w:rsidR="00325E43" w:rsidRDefault="00325E43" w:rsidP="00E35F1F">
      <w:pPr>
        <w:pStyle w:val="CommentText"/>
      </w:pPr>
      <w:r>
        <w:rPr>
          <w:rStyle w:val="CommentReference"/>
        </w:rPr>
        <w:annotationRef/>
      </w:r>
      <w:r>
        <w:t>Need to decide whether to capitalize and be Consistent.</w:t>
      </w:r>
    </w:p>
  </w:comment>
  <w:comment w:id="719" w:author="Windows User" w:date="2015-10-30T08:56:00Z" w:initials="WU">
    <w:p w14:paraId="27C7371E" w14:textId="77777777" w:rsidR="00325E43" w:rsidRDefault="00325E4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0" w:author="Windows User" w:date="2015-10-30T08:56:00Z" w:initials="WU">
    <w:p w14:paraId="209A45A7" w14:textId="77777777" w:rsidR="00325E43" w:rsidRDefault="00325E43" w:rsidP="00E35F1F">
      <w:pPr>
        <w:pStyle w:val="CommentText"/>
      </w:pPr>
      <w:r>
        <w:rPr>
          <w:rStyle w:val="CommentReference"/>
        </w:rPr>
        <w:annotationRef/>
      </w:r>
      <w:r>
        <w:t>Tense(s) of this vs?</w:t>
      </w:r>
    </w:p>
  </w:comment>
  <w:comment w:id="724" w:author="Windows User" w:date="2015-10-30T08:56:00Z" w:initials="WU">
    <w:p w14:paraId="596EE3A5" w14:textId="77777777" w:rsidR="00325E43" w:rsidRDefault="00325E43" w:rsidP="00E35F1F">
      <w:pPr>
        <w:pStyle w:val="CommentText"/>
      </w:pPr>
      <w:r>
        <w:rPr>
          <w:rStyle w:val="CommentReference"/>
        </w:rPr>
        <w:annotationRef/>
      </w:r>
      <w:r>
        <w:t>If no coma, then that. If coma, then which.</w:t>
      </w:r>
    </w:p>
  </w:comment>
  <w:comment w:id="725" w:author="Windows User" w:date="2015-11-21T13:10:00Z" w:initials="WU">
    <w:p w14:paraId="0E2011D4" w14:textId="77777777" w:rsidR="00325E43" w:rsidRPr="00745B45" w:rsidRDefault="00325E4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6" w:author="Windows User" w:date="2015-10-30T08:56:00Z" w:initials="WU">
    <w:p w14:paraId="7F58A02B" w14:textId="77777777" w:rsidR="00325E43" w:rsidRDefault="00325E43" w:rsidP="00E35F1F">
      <w:pPr>
        <w:pStyle w:val="CommentText"/>
      </w:pPr>
      <w:r>
        <w:rPr>
          <w:rStyle w:val="CommentReference"/>
        </w:rPr>
        <w:annotationRef/>
      </w:r>
      <w:r>
        <w:t>Ok for traditional English. But in current usage hasn’t it narrowed to taste rather than still including smell? Armona?</w:t>
      </w:r>
    </w:p>
  </w:comment>
  <w:comment w:id="727" w:author="Windows User" w:date="2015-10-30T08:56:00Z" w:initials="WU">
    <w:p w14:paraId="06058DA2" w14:textId="77777777" w:rsidR="00325E43" w:rsidRDefault="00325E43" w:rsidP="00E35F1F">
      <w:pPr>
        <w:pStyle w:val="CommentText"/>
      </w:pPr>
      <w:r>
        <w:rPr>
          <w:rStyle w:val="CommentReference"/>
        </w:rPr>
        <w:annotationRef/>
      </w:r>
      <w:r>
        <w:t>This makes little sense. An estate is just a state, a status… you can restore to a first status, but not to a status</w:t>
      </w:r>
    </w:p>
  </w:comment>
  <w:comment w:id="737" w:author="Windows User" w:date="2015-10-30T08:56:00Z" w:initials="WU">
    <w:p w14:paraId="1E1724A5" w14:textId="77777777" w:rsidR="00325E43" w:rsidRDefault="00325E43" w:rsidP="00E35F1F">
      <w:pPr>
        <w:pStyle w:val="CommentText"/>
      </w:pPr>
      <w:r>
        <w:rPr>
          <w:rStyle w:val="CommentReference"/>
        </w:rPr>
        <w:annotationRef/>
      </w:r>
      <w:r>
        <w:t>Care or concern?</w:t>
      </w:r>
    </w:p>
  </w:comment>
  <w:comment w:id="738" w:author="Windows User" w:date="2015-10-30T08:56:00Z" w:initials="WU">
    <w:p w14:paraId="78E58888" w14:textId="77777777" w:rsidR="00325E43" w:rsidRDefault="00325E43" w:rsidP="00E35F1F">
      <w:pPr>
        <w:pStyle w:val="CommentText"/>
      </w:pPr>
      <w:r>
        <w:rPr>
          <w:rStyle w:val="CommentReference"/>
        </w:rPr>
        <w:annotationRef/>
      </w:r>
      <w:r>
        <w:t>Uhm…. ? Coptic clearly says Sabbaton…. But wasn’t it the first day?</w:t>
      </w:r>
    </w:p>
  </w:comment>
  <w:comment w:id="747" w:author="Windows User" w:date="2015-10-30T08:56:00Z" w:initials="WU">
    <w:p w14:paraId="18B3CB42" w14:textId="77777777" w:rsidR="00325E43" w:rsidRDefault="00325E43" w:rsidP="00E35F1F">
      <w:pPr>
        <w:pStyle w:val="CommentText"/>
      </w:pPr>
      <w:r>
        <w:rPr>
          <w:rStyle w:val="CommentReference"/>
        </w:rPr>
        <w:annotationRef/>
      </w:r>
      <w:r>
        <w:t>Exceedingly? Too? So?</w:t>
      </w:r>
    </w:p>
  </w:comment>
  <w:comment w:id="748" w:author="Windows User" w:date="2015-10-30T08:56:00Z" w:initials="WU">
    <w:p w14:paraId="6849FDD2" w14:textId="77777777" w:rsidR="00325E43" w:rsidRDefault="00325E43" w:rsidP="00E35F1F">
      <w:pPr>
        <w:pStyle w:val="CommentText"/>
      </w:pPr>
      <w:r>
        <w:rPr>
          <w:rStyle w:val="CommentReference"/>
        </w:rPr>
        <w:annotationRef/>
      </w:r>
      <w:r>
        <w:t>Ramez, I or me?</w:t>
      </w:r>
    </w:p>
  </w:comment>
  <w:comment w:id="749" w:author="Windows User" w:date="2015-10-30T08:56:00Z" w:initials="WU">
    <w:p w14:paraId="799B59FF" w14:textId="77777777" w:rsidR="00325E43" w:rsidRDefault="00325E43" w:rsidP="00E35F1F">
      <w:pPr>
        <w:pStyle w:val="CommentText"/>
      </w:pPr>
      <w:r>
        <w:rPr>
          <w:rStyle w:val="CommentReference"/>
        </w:rPr>
        <w:annotationRef/>
      </w:r>
      <w:r>
        <w:t>Teach to offer repentance or instruct in repentance?</w:t>
      </w:r>
    </w:p>
  </w:comment>
  <w:comment w:id="750" w:author="Windows User" w:date="2015-10-30T08:56:00Z" w:initials="WU">
    <w:p w14:paraId="57D87D60" w14:textId="77777777" w:rsidR="00325E43" w:rsidRDefault="00325E43" w:rsidP="00E35F1F">
      <w:pPr>
        <w:pStyle w:val="CommentText"/>
      </w:pPr>
      <w:r>
        <w:rPr>
          <w:rStyle w:val="CommentReference"/>
        </w:rPr>
        <w:annotationRef/>
      </w:r>
      <w:r>
        <w:t>That a sinner die would make this consistent.</w:t>
      </w:r>
    </w:p>
  </w:comment>
  <w:comment w:id="751" w:author="Windows User" w:date="2015-10-30T08:56:00Z" w:initials="WU">
    <w:p w14:paraId="274EC1E4" w14:textId="77777777" w:rsidR="00325E43" w:rsidRDefault="00325E43" w:rsidP="00E35F1F">
      <w:pPr>
        <w:pStyle w:val="CommentText"/>
      </w:pPr>
      <w:r>
        <w:rPr>
          <w:rStyle w:val="CommentReference"/>
        </w:rPr>
        <w:annotationRef/>
      </w:r>
      <w:r>
        <w:t>Kind-hearted or merciful?</w:t>
      </w:r>
    </w:p>
  </w:comment>
  <w:comment w:id="752" w:author="Windows User" w:date="2015-10-30T08:56:00Z" w:initials="WU">
    <w:p w14:paraId="1370FE87" w14:textId="77777777" w:rsidR="00325E43" w:rsidRDefault="00325E43" w:rsidP="00E35F1F">
      <w:pPr>
        <w:pStyle w:val="CommentText"/>
      </w:pPr>
      <w:r>
        <w:rPr>
          <w:rStyle w:val="CommentReference"/>
        </w:rPr>
        <w:annotationRef/>
      </w:r>
      <w:r>
        <w:t>Compassions or tender mercies?</w:t>
      </w:r>
    </w:p>
  </w:comment>
  <w:comment w:id="753" w:author="Windows User" w:date="2015-10-30T08:56:00Z" w:initials="WU">
    <w:p w14:paraId="70E14B72" w14:textId="77777777" w:rsidR="00325E43" w:rsidRDefault="00325E43" w:rsidP="00E35F1F">
      <w:pPr>
        <w:pStyle w:val="CommentText"/>
      </w:pPr>
      <w:r>
        <w:rPr>
          <w:rStyle w:val="CommentReference"/>
        </w:rPr>
        <w:annotationRef/>
      </w:r>
      <w:r>
        <w:t>May He or that He may</w:t>
      </w:r>
    </w:p>
  </w:comment>
  <w:comment w:id="765" w:author="Windows User" w:date="2015-10-30T08:56:00Z" w:initials="BS">
    <w:p w14:paraId="1CD83694" w14:textId="77777777" w:rsidR="00325E43" w:rsidRDefault="00325E43" w:rsidP="00E35F1F">
      <w:pPr>
        <w:pStyle w:val="CommentText"/>
      </w:pPr>
      <w:r>
        <w:rPr>
          <w:rStyle w:val="CommentReference"/>
        </w:rPr>
        <w:annotationRef/>
      </w:r>
      <w:r>
        <w:t>very greatly is redundant...</w:t>
      </w:r>
    </w:p>
  </w:comment>
  <w:comment w:id="766" w:author="Windows User" w:date="2015-10-30T08:56:00Z" w:initials="BS">
    <w:p w14:paraId="2DB29619" w14:textId="77777777" w:rsidR="00325E43" w:rsidRDefault="00325E43" w:rsidP="00E35F1F">
      <w:pPr>
        <w:pStyle w:val="CommentText"/>
      </w:pPr>
      <w:r>
        <w:rPr>
          <w:rStyle w:val="CommentReference"/>
        </w:rPr>
        <w:annotationRef/>
      </w:r>
      <w:r>
        <w:t>above? in?</w:t>
      </w:r>
    </w:p>
  </w:comment>
  <w:comment w:id="767" w:author="Windows User" w:date="2015-10-30T08:56:00Z" w:initials="BS">
    <w:p w14:paraId="3734F7C0" w14:textId="77777777" w:rsidR="00325E43" w:rsidRDefault="00325E43" w:rsidP="00E35F1F">
      <w:pPr>
        <w:pStyle w:val="CommentText"/>
      </w:pPr>
      <w:r>
        <w:rPr>
          <w:rStyle w:val="CommentReference"/>
        </w:rPr>
        <w:annotationRef/>
      </w:r>
      <w:r>
        <w:t>dikeos is usually rended 'righteous'. Is there good cause to use 'just' here?</w:t>
      </w:r>
    </w:p>
  </w:comment>
  <w:comment w:id="768" w:author="Windows User" w:date="2015-10-30T08:56:00Z" w:initials="BS">
    <w:p w14:paraId="06116336" w14:textId="77777777" w:rsidR="00325E43" w:rsidRDefault="00325E43" w:rsidP="00E35F1F">
      <w:pPr>
        <w:pStyle w:val="CommentText"/>
      </w:pPr>
      <w:r>
        <w:rPr>
          <w:rStyle w:val="CommentReference"/>
        </w:rPr>
        <w:annotationRef/>
      </w:r>
      <w:r>
        <w:t>mediated or put into practice?</w:t>
      </w:r>
    </w:p>
  </w:comment>
  <w:comment w:id="769" w:author="Windows User" w:date="2015-10-30T08:56:00Z" w:initials="BS">
    <w:p w14:paraId="6417B5A7" w14:textId="77777777" w:rsidR="00325E43" w:rsidRDefault="00325E43" w:rsidP="00E35F1F">
      <w:pPr>
        <w:pStyle w:val="CommentText"/>
      </w:pPr>
      <w:r>
        <w:rPr>
          <w:rStyle w:val="CommentReference"/>
        </w:rPr>
        <w:annotationRef/>
      </w:r>
      <w:r>
        <w:t>on their lips is a common English expression that seems to have the same meaning as "in their mouths"</w:t>
      </w:r>
    </w:p>
  </w:comment>
  <w:comment w:id="770" w:author="Windows User" w:date="2015-10-30T08:56:00Z" w:initials="BS">
    <w:p w14:paraId="7CA0B9DB" w14:textId="77777777" w:rsidR="00325E43" w:rsidRDefault="00325E43" w:rsidP="00E35F1F">
      <w:pPr>
        <w:pStyle w:val="CommentText"/>
      </w:pPr>
      <w:r>
        <w:rPr>
          <w:rStyle w:val="CommentReference"/>
        </w:rPr>
        <w:annotationRef/>
      </w:r>
      <w:r>
        <w:t>The tree of immortality would flow better in English.</w:t>
      </w:r>
    </w:p>
  </w:comment>
  <w:comment w:id="771" w:author="Windows User" w:date="2015-10-30T08:56:00Z" w:initials="BS">
    <w:p w14:paraId="3D06FFDE" w14:textId="77777777" w:rsidR="00325E43" w:rsidRDefault="00325E43" w:rsidP="00E35F1F">
      <w:pPr>
        <w:pStyle w:val="CommentText"/>
      </w:pPr>
      <w:r>
        <w:rPr>
          <w:rStyle w:val="CommentReference"/>
        </w:rPr>
        <w:annotationRef/>
      </w:r>
      <w:r>
        <w:t>thoughts or senses?</w:t>
      </w:r>
    </w:p>
  </w:comment>
  <w:comment w:id="772" w:author="Windows User" w:date="2015-10-30T08:56:00Z" w:initials="BS">
    <w:p w14:paraId="5092C47C" w14:textId="77777777" w:rsidR="00325E43" w:rsidRDefault="00325E43" w:rsidP="00E35F1F">
      <w:pPr>
        <w:pStyle w:val="CommentText"/>
      </w:pPr>
      <w:r>
        <w:rPr>
          <w:rStyle w:val="CommentReference"/>
        </w:rPr>
        <w:annotationRef/>
      </w:r>
      <w:r>
        <w:t>lay? set? cast?</w:t>
      </w:r>
    </w:p>
  </w:comment>
  <w:comment w:id="773" w:author="Windows User" w:date="2015-10-30T08:56:00Z" w:initials="BS">
    <w:p w14:paraId="2988A4E9" w14:textId="77777777" w:rsidR="00325E43" w:rsidRDefault="00325E43" w:rsidP="00E35F1F">
      <w:pPr>
        <w:pStyle w:val="CommentText"/>
      </w:pPr>
      <w:r>
        <w:rPr>
          <w:rStyle w:val="CommentReference"/>
        </w:rPr>
        <w:annotationRef/>
      </w:r>
      <w:r>
        <w:t>more common word... does it capture meaning well enough?</w:t>
      </w:r>
    </w:p>
  </w:comment>
  <w:comment w:id="774" w:author="Windows User" w:date="2015-10-30T08:56:00Z" w:initials="BS">
    <w:p w14:paraId="7A2B4CA4" w14:textId="77777777" w:rsidR="00325E43" w:rsidRDefault="00325E43" w:rsidP="00E35F1F">
      <w:pPr>
        <w:pStyle w:val="CommentText"/>
      </w:pPr>
      <w:r>
        <w:rPr>
          <w:rStyle w:val="CommentReference"/>
        </w:rPr>
        <w:annotationRef/>
      </w:r>
      <w:r>
        <w:t>types?</w:t>
      </w:r>
    </w:p>
  </w:comment>
  <w:comment w:id="783" w:author="Windows User" w:date="2015-10-30T08:56:00Z" w:initials="BS">
    <w:p w14:paraId="6A283326" w14:textId="77777777" w:rsidR="00325E43" w:rsidRDefault="00325E43" w:rsidP="00E35F1F">
      <w:pPr>
        <w:pStyle w:val="CommentText"/>
      </w:pPr>
      <w:r>
        <w:rPr>
          <w:rStyle w:val="CommentReference"/>
        </w:rPr>
        <w:annotationRef/>
      </w:r>
      <w:r>
        <w:t>Coptic clearly says beginning... is there anything in it about authority as the other translations have?</w:t>
      </w:r>
    </w:p>
  </w:comment>
  <w:comment w:id="784" w:author="Windows User" w:date="2015-10-30T08:56:00Z" w:initials="BS">
    <w:p w14:paraId="233F3783" w14:textId="77777777" w:rsidR="00325E43" w:rsidRDefault="00325E43" w:rsidP="00E35F1F">
      <w:pPr>
        <w:pStyle w:val="CommentText"/>
      </w:pPr>
      <w:r>
        <w:rPr>
          <w:rStyle w:val="CommentReference"/>
        </w:rPr>
        <w:annotationRef/>
      </w:r>
      <w:r>
        <w:t>risen, or shone?</w:t>
      </w:r>
    </w:p>
  </w:comment>
  <w:comment w:id="788" w:author="Windows User" w:date="2015-10-30T08:56:00Z" w:initials="BS">
    <w:p w14:paraId="301FA11B" w14:textId="77777777" w:rsidR="00325E43" w:rsidRDefault="00325E43" w:rsidP="00D65FD4">
      <w:pPr>
        <w:pStyle w:val="CommentText"/>
      </w:pPr>
      <w:r>
        <w:rPr>
          <w:rStyle w:val="CommentReference"/>
        </w:rPr>
        <w:annotationRef/>
      </w:r>
      <w:r>
        <w:t>risen, or shone?</w:t>
      </w:r>
    </w:p>
  </w:comment>
  <w:comment w:id="792" w:author="Windows User" w:date="2015-10-30T08:56:00Z" w:initials="BS">
    <w:p w14:paraId="4B4155FC" w14:textId="77777777" w:rsidR="00325E43" w:rsidRDefault="00325E43" w:rsidP="00E35F1F">
      <w:pPr>
        <w:pStyle w:val="CommentText"/>
      </w:pPr>
      <w:r>
        <w:rPr>
          <w:rStyle w:val="CommentReference"/>
        </w:rPr>
        <w:annotationRef/>
      </w:r>
      <w:r>
        <w:t>cap?</w:t>
      </w:r>
    </w:p>
  </w:comment>
  <w:comment w:id="793" w:author="Windows User" w:date="2015-10-30T08:56:00Z" w:initials="BS">
    <w:p w14:paraId="248C83A2" w14:textId="77777777" w:rsidR="00325E43" w:rsidRDefault="00325E43" w:rsidP="00E35F1F">
      <w:pPr>
        <w:pStyle w:val="CommentText"/>
      </w:pPr>
      <w:r>
        <w:rPr>
          <w:rStyle w:val="CommentReference"/>
        </w:rPr>
        <w:annotationRef/>
      </w:r>
      <w:r>
        <w:t>save? redeem?</w:t>
      </w:r>
    </w:p>
  </w:comment>
  <w:comment w:id="794" w:author="Windows User" w:date="2015-10-30T08:56:00Z" w:initials="BS">
    <w:p w14:paraId="4C7BFCC0" w14:textId="77777777" w:rsidR="00325E43" w:rsidRDefault="00325E43" w:rsidP="00D65FD4">
      <w:pPr>
        <w:pStyle w:val="CommentText"/>
      </w:pPr>
      <w:r>
        <w:rPr>
          <w:rStyle w:val="CommentReference"/>
        </w:rPr>
        <w:annotationRef/>
      </w:r>
      <w:r>
        <w:t>risen, or shone?</w:t>
      </w:r>
    </w:p>
  </w:comment>
  <w:comment w:id="798" w:author="Windows User" w:date="2015-10-30T08:56:00Z" w:initials="BS">
    <w:p w14:paraId="2390D3F4" w14:textId="77777777" w:rsidR="00325E43" w:rsidRDefault="00325E43" w:rsidP="00E35F1F">
      <w:pPr>
        <w:pStyle w:val="CommentText"/>
      </w:pPr>
      <w:r>
        <w:rPr>
          <w:rStyle w:val="CommentReference"/>
        </w:rPr>
        <w:annotationRef/>
      </w:r>
      <w:r>
        <w:t>or should " be down here</w:t>
      </w:r>
    </w:p>
  </w:comment>
  <w:comment w:id="799" w:author="Windows User" w:date="2015-10-30T08:56:00Z" w:initials="BS">
    <w:p w14:paraId="6D6C2E53" w14:textId="77777777" w:rsidR="00325E43" w:rsidRDefault="00325E43" w:rsidP="00D65FD4">
      <w:pPr>
        <w:pStyle w:val="CommentText"/>
      </w:pPr>
      <w:r>
        <w:rPr>
          <w:rStyle w:val="CommentReference"/>
        </w:rPr>
        <w:annotationRef/>
      </w:r>
      <w:r>
        <w:t>risen, or shone?</w:t>
      </w:r>
    </w:p>
  </w:comment>
  <w:comment w:id="803" w:author="Windows User" w:date="2015-10-30T08:56:00Z" w:initials="BS">
    <w:p w14:paraId="061FF9BB" w14:textId="77777777" w:rsidR="00325E43" w:rsidRDefault="00325E43" w:rsidP="00E35F1F">
      <w:pPr>
        <w:pStyle w:val="CommentText"/>
      </w:pPr>
      <w:r>
        <w:rPr>
          <w:rStyle w:val="CommentReference"/>
        </w:rPr>
        <w:annotationRef/>
      </w:r>
      <w:r>
        <w:t>was overcame or did overcome? very different...</w:t>
      </w:r>
    </w:p>
  </w:comment>
  <w:comment w:id="804" w:author="Windows User" w:date="2015-10-30T08:56:00Z" w:initials="BS">
    <w:p w14:paraId="031DAA7E" w14:textId="77777777" w:rsidR="00325E43" w:rsidRDefault="00325E43" w:rsidP="00D65FD4">
      <w:pPr>
        <w:pStyle w:val="CommentText"/>
      </w:pPr>
      <w:r>
        <w:rPr>
          <w:rStyle w:val="CommentReference"/>
        </w:rPr>
        <w:annotationRef/>
      </w:r>
      <w:r>
        <w:t>risen, or shone?</w:t>
      </w:r>
    </w:p>
  </w:comment>
  <w:comment w:id="808" w:author="Windows User" w:date="2015-10-30T08:56:00Z" w:initials="BS">
    <w:p w14:paraId="13BC365B" w14:textId="77777777" w:rsidR="00325E43" w:rsidRDefault="00325E43" w:rsidP="00E35F1F">
      <w:pPr>
        <w:pStyle w:val="CommentText"/>
      </w:pPr>
      <w:r>
        <w:rPr>
          <w:rStyle w:val="CommentReference"/>
        </w:rPr>
        <w:annotationRef/>
      </w:r>
      <w:r>
        <w:t>awkward, but changing to a perfect man or man perfectly destroys meaning...</w:t>
      </w:r>
    </w:p>
  </w:comment>
  <w:comment w:id="809" w:author="Windows User" w:date="2015-10-30T08:56:00Z" w:initials="BS">
    <w:p w14:paraId="367DF61C" w14:textId="77777777" w:rsidR="00325E43" w:rsidRDefault="00325E43" w:rsidP="00E35F1F">
      <w:pPr>
        <w:pStyle w:val="CommentText"/>
      </w:pPr>
      <w:r>
        <w:rPr>
          <w:rStyle w:val="CommentReference"/>
        </w:rPr>
        <w:annotationRef/>
      </w:r>
      <w:r>
        <w:t>L.A. is quite different fo rthis vs...</w:t>
      </w:r>
    </w:p>
  </w:comment>
  <w:comment w:id="810" w:author="Windows User" w:date="2015-10-30T08:56:00Z" w:initials="BS">
    <w:p w14:paraId="614A33D0" w14:textId="77777777" w:rsidR="00325E43" w:rsidRDefault="00325E43" w:rsidP="00D65FD4">
      <w:pPr>
        <w:pStyle w:val="CommentText"/>
      </w:pPr>
      <w:r>
        <w:rPr>
          <w:rStyle w:val="CommentReference"/>
        </w:rPr>
        <w:annotationRef/>
      </w:r>
      <w:r>
        <w:t>risen, or shone?</w:t>
      </w:r>
    </w:p>
  </w:comment>
  <w:comment w:id="814" w:author="Windows User" w:date="2015-10-30T08:56:00Z" w:initials="BS">
    <w:p w14:paraId="690C098D" w14:textId="77777777" w:rsidR="00325E43" w:rsidRDefault="00325E43" w:rsidP="00D65FD4">
      <w:pPr>
        <w:pStyle w:val="CommentText"/>
      </w:pPr>
      <w:r>
        <w:rPr>
          <w:rStyle w:val="CommentReference"/>
        </w:rPr>
        <w:annotationRef/>
      </w:r>
      <w:r>
        <w:t>risen, or shone?</w:t>
      </w:r>
    </w:p>
  </w:comment>
  <w:comment w:id="818" w:author="Windows User" w:date="2015-10-30T08:56:00Z" w:initials="BS">
    <w:p w14:paraId="47406125" w14:textId="77777777" w:rsidR="00325E43" w:rsidRDefault="00325E43" w:rsidP="00E35F1F">
      <w:pPr>
        <w:pStyle w:val="CommentText"/>
      </w:pPr>
      <w:r>
        <w:rPr>
          <w:rStyle w:val="CommentReference"/>
        </w:rPr>
        <w:annotationRef/>
      </w:r>
      <w:r>
        <w:t>dividing wall?</w:t>
      </w:r>
    </w:p>
  </w:comment>
  <w:comment w:id="819" w:author="Windows User" w:date="2015-10-30T08:56:00Z" w:initials="BS">
    <w:p w14:paraId="3115FE96" w14:textId="77777777" w:rsidR="00325E43" w:rsidRDefault="00325E43" w:rsidP="00D65FD4">
      <w:pPr>
        <w:pStyle w:val="CommentText"/>
      </w:pPr>
      <w:r>
        <w:rPr>
          <w:rStyle w:val="CommentReference"/>
        </w:rPr>
        <w:annotationRef/>
      </w:r>
      <w:r>
        <w:t>risen, or shone?</w:t>
      </w:r>
    </w:p>
  </w:comment>
  <w:comment w:id="823" w:author="Windows User" w:date="2015-10-30T08:56:00Z" w:initials="BS">
    <w:p w14:paraId="0BDB9E8A" w14:textId="77777777" w:rsidR="00325E43" w:rsidRDefault="00325E43"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325E43" w:rsidRDefault="00325E43"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325E43" w:rsidRDefault="00325E43"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325E43" w:rsidRDefault="00325E43"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325E43" w:rsidRDefault="00325E43"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325E43" w:rsidRDefault="00325E43" w:rsidP="00E35F1F">
      <w:pPr>
        <w:pStyle w:val="CommentText"/>
      </w:pPr>
      <w:r>
        <w:rPr>
          <w:rStyle w:val="CommentReference"/>
        </w:rPr>
        <w:annotationRef/>
      </w:r>
      <w:r>
        <w:t>or "sining"?</w:t>
      </w:r>
    </w:p>
  </w:comment>
  <w:comment w:id="829" w:author="Windows User" w:date="2015-10-30T08:56:00Z" w:initials="BS">
    <w:p w14:paraId="112875D2" w14:textId="77777777" w:rsidR="00325E43" w:rsidRDefault="00325E43" w:rsidP="00D65FD4">
      <w:pPr>
        <w:pStyle w:val="CommentText"/>
      </w:pPr>
      <w:r>
        <w:rPr>
          <w:rStyle w:val="CommentReference"/>
        </w:rPr>
        <w:annotationRef/>
      </w:r>
      <w:r>
        <w:t>risen, or shone?</w:t>
      </w:r>
    </w:p>
  </w:comment>
  <w:comment w:id="834" w:author="Windows User" w:date="2015-10-30T08:56:00Z" w:initials="BS">
    <w:p w14:paraId="1CF8EF29" w14:textId="77777777" w:rsidR="00325E43" w:rsidRDefault="00325E43"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325E43" w:rsidRDefault="00325E43"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325E43" w:rsidRDefault="00325E4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325E43" w:rsidRDefault="00325E43"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325E43" w:rsidRDefault="00325E43"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325E43" w:rsidRDefault="00325E43"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325E43" w:rsidRDefault="00325E43" w:rsidP="00E35F1F">
      <w:pPr>
        <w:pStyle w:val="CommentText"/>
      </w:pPr>
      <w:r>
        <w:rPr>
          <w:rStyle w:val="CommentReference"/>
        </w:rPr>
        <w:annotationRef/>
      </w:r>
      <w:r>
        <w:t>Received or bought?</w:t>
      </w:r>
    </w:p>
  </w:comment>
  <w:comment w:id="874" w:author="Brett Slote" w:date="2015-10-30T08:56:00Z" w:initials="BS">
    <w:p w14:paraId="6DDFB160" w14:textId="77777777" w:rsidR="00325E43" w:rsidRDefault="00325E43" w:rsidP="00E35F1F">
      <w:pPr>
        <w:pStyle w:val="CommentText"/>
      </w:pPr>
      <w:r>
        <w:rPr>
          <w:rStyle w:val="CommentReference"/>
        </w:rPr>
        <w:annotationRef/>
      </w:r>
      <w:r>
        <w:t>Uncircumscript?</w:t>
      </w:r>
    </w:p>
  </w:comment>
  <w:comment w:id="877" w:author="Brett Slote" w:date="2015-10-30T08:56:00Z" w:initials="BS">
    <w:p w14:paraId="39A4B3F9" w14:textId="77777777" w:rsidR="00325E43" w:rsidRDefault="00325E43" w:rsidP="00E35F1F">
      <w:pPr>
        <w:pStyle w:val="CommentText"/>
      </w:pPr>
      <w:r>
        <w:rPr>
          <w:rStyle w:val="CommentReference"/>
        </w:rPr>
        <w:annotationRef/>
      </w:r>
      <w:r>
        <w:t>Orthodox?</w:t>
      </w:r>
    </w:p>
  </w:comment>
  <w:comment w:id="878" w:author="Brett Slote" w:date="2015-10-30T08:56:00Z" w:initials="BS">
    <w:p w14:paraId="7E993A49" w14:textId="77777777" w:rsidR="00325E43" w:rsidRDefault="00325E43" w:rsidP="00E35F1F">
      <w:pPr>
        <w:pStyle w:val="CommentText"/>
      </w:pPr>
      <w:r>
        <w:rPr>
          <w:rStyle w:val="CommentReference"/>
        </w:rPr>
        <w:annotationRef/>
      </w:r>
      <w:r>
        <w:t>Faith?</w:t>
      </w:r>
    </w:p>
  </w:comment>
  <w:comment w:id="881" w:author="Brett Slote" w:date="2015-10-30T08:56:00Z" w:initials="BS">
    <w:p w14:paraId="575DF2C3" w14:textId="77777777" w:rsidR="00325E43" w:rsidRDefault="00325E43" w:rsidP="00E35F1F">
      <w:pPr>
        <w:pStyle w:val="CommentText"/>
      </w:pPr>
      <w:r>
        <w:rPr>
          <w:rStyle w:val="CommentReference"/>
        </w:rPr>
        <w:annotationRef/>
      </w:r>
      <w:r>
        <w:t>Need a consistent policy</w:t>
      </w:r>
    </w:p>
  </w:comment>
  <w:comment w:id="885" w:author="Brett Slote" w:date="2015-10-30T08:56:00Z" w:initials="BS">
    <w:p w14:paraId="4A370093" w14:textId="77777777" w:rsidR="00325E43" w:rsidRDefault="00325E43" w:rsidP="00E35F1F">
      <w:pPr>
        <w:pStyle w:val="CommentText"/>
      </w:pPr>
      <w:r>
        <w:rPr>
          <w:rStyle w:val="CommentReference"/>
        </w:rPr>
        <w:annotationRef/>
      </w:r>
      <w:r>
        <w:t>Ramez, He or Him?</w:t>
      </w:r>
    </w:p>
  </w:comment>
  <w:comment w:id="886" w:author="Brett Slote" w:date="2015-10-30T08:56:00Z" w:initials="BS">
    <w:p w14:paraId="3B1DEA29" w14:textId="77777777" w:rsidR="00325E43" w:rsidRDefault="00325E43" w:rsidP="00E35F1F">
      <w:pPr>
        <w:pStyle w:val="CommentText"/>
      </w:pPr>
      <w:r>
        <w:rPr>
          <w:rStyle w:val="CommentReference"/>
        </w:rPr>
        <w:annotationRef/>
      </w:r>
      <w:r>
        <w:t>On? By?</w:t>
      </w:r>
    </w:p>
  </w:comment>
  <w:comment w:id="887" w:author="Windows User" w:date="2015-11-21T13:15:00Z" w:initials="WU">
    <w:p w14:paraId="05ACE9CF" w14:textId="77777777" w:rsidR="00325E43" w:rsidRDefault="00325E43" w:rsidP="00E35F1F">
      <w:pPr>
        <w:pStyle w:val="CommentText"/>
      </w:pPr>
      <w:r>
        <w:rPr>
          <w:rStyle w:val="CommentReference"/>
        </w:rPr>
        <w:annotationRef/>
      </w:r>
      <w:r>
        <w:t>check</w:t>
      </w:r>
    </w:p>
  </w:comment>
  <w:comment w:id="895" w:author="Windows User" w:date="2015-10-30T08:56:00Z" w:initials="BS">
    <w:p w14:paraId="5592658B" w14:textId="77777777" w:rsidR="00325E43" w:rsidRDefault="00325E43"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325E43" w:rsidRDefault="00325E43"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325E43" w:rsidRDefault="00325E43" w:rsidP="00E35F1F">
      <w:pPr>
        <w:pStyle w:val="CommentText"/>
      </w:pPr>
      <w:r>
        <w:rPr>
          <w:rStyle w:val="CommentReference"/>
        </w:rPr>
        <w:annotationRef/>
      </w:r>
      <w:r>
        <w:t>adjective? severe?</w:t>
      </w:r>
    </w:p>
  </w:comment>
  <w:comment w:id="906" w:author="Windows User" w:date="2015-11-21T13:15:00Z" w:initials="WU">
    <w:p w14:paraId="071C1D6C" w14:textId="77777777" w:rsidR="00325E43" w:rsidRDefault="00325E43" w:rsidP="00E35F1F">
      <w:pPr>
        <w:pStyle w:val="CommentText"/>
      </w:pPr>
      <w:r>
        <w:rPr>
          <w:rStyle w:val="CommentReference"/>
        </w:rPr>
        <w:annotationRef/>
      </w:r>
      <w:r>
        <w:t>check</w:t>
      </w:r>
    </w:p>
  </w:comment>
  <w:comment w:id="908" w:author="Windows User" w:date="2015-10-30T08:56:00Z" w:initials="BS">
    <w:p w14:paraId="5CA1796C" w14:textId="77777777" w:rsidR="00325E43" w:rsidRDefault="00325E43" w:rsidP="00E35F1F">
      <w:pPr>
        <w:pStyle w:val="CommentText"/>
      </w:pPr>
      <w:r>
        <w:rPr>
          <w:rStyle w:val="CommentReference"/>
        </w:rPr>
        <w:annotationRef/>
      </w:r>
      <w:r>
        <w:t>too literal?</w:t>
      </w:r>
    </w:p>
  </w:comment>
  <w:comment w:id="911" w:author="Windows User" w:date="2015-10-30T08:56:00Z" w:initials="BS">
    <w:p w14:paraId="39BBFF20" w14:textId="77777777" w:rsidR="00325E43" w:rsidRDefault="00325E43" w:rsidP="00E35F1F">
      <w:pPr>
        <w:pStyle w:val="CommentText"/>
      </w:pPr>
      <w:r>
        <w:rPr>
          <w:rStyle w:val="CommentReference"/>
        </w:rPr>
        <w:annotationRef/>
      </w:r>
      <w:r>
        <w:t>awkward</w:t>
      </w:r>
    </w:p>
  </w:comment>
  <w:comment w:id="912" w:author="Windows User" w:date="2015-10-30T08:56:00Z" w:initials="BS">
    <w:p w14:paraId="7C372EC3" w14:textId="77777777" w:rsidR="00325E43" w:rsidRDefault="00325E43"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325E43" w:rsidRDefault="00325E43" w:rsidP="00E35F1F">
      <w:pPr>
        <w:pStyle w:val="CommentText"/>
      </w:pPr>
      <w:r>
        <w:rPr>
          <w:rStyle w:val="CommentReference"/>
        </w:rPr>
        <w:annotationRef/>
      </w:r>
      <w:r>
        <w:t>awkward</w:t>
      </w:r>
    </w:p>
  </w:comment>
  <w:comment w:id="915" w:author="Windows User" w:date="2015-10-30T08:56:00Z" w:initials="BS">
    <w:p w14:paraId="512D6CE2" w14:textId="77777777" w:rsidR="00325E43" w:rsidRDefault="00325E43" w:rsidP="00E35F1F">
      <w:pPr>
        <w:pStyle w:val="CommentText"/>
      </w:pPr>
      <w:r>
        <w:rPr>
          <w:rStyle w:val="CommentReference"/>
        </w:rPr>
        <w:annotationRef/>
      </w:r>
      <w:r>
        <w:t>terribly awkward</w:t>
      </w:r>
    </w:p>
  </w:comment>
  <w:comment w:id="916" w:author="Windows User" w:date="2015-11-21T13:16:00Z" w:initials="WU">
    <w:p w14:paraId="56B70852" w14:textId="77777777" w:rsidR="00325E43" w:rsidRDefault="00325E43" w:rsidP="00E35F1F">
      <w:pPr>
        <w:pStyle w:val="CommentText"/>
      </w:pPr>
      <w:r>
        <w:rPr>
          <w:rStyle w:val="CommentReference"/>
        </w:rPr>
        <w:annotationRef/>
      </w:r>
      <w:r>
        <w:t>check</w:t>
      </w:r>
    </w:p>
  </w:comment>
  <w:comment w:id="917" w:author="Windows User" w:date="2015-11-21T13:16:00Z" w:initials="WU">
    <w:p w14:paraId="46C7130C" w14:textId="77777777" w:rsidR="00325E43" w:rsidRDefault="00325E43" w:rsidP="00E35F1F">
      <w:pPr>
        <w:pStyle w:val="CommentText"/>
      </w:pPr>
      <w:r>
        <w:rPr>
          <w:rStyle w:val="CommentReference"/>
        </w:rPr>
        <w:annotationRef/>
      </w:r>
      <w:r>
        <w:t>check</w:t>
      </w:r>
    </w:p>
  </w:comment>
  <w:comment w:id="918" w:author="Windows User" w:date="2015-11-21T13:16:00Z" w:initials="WU">
    <w:p w14:paraId="5E32845B" w14:textId="77777777" w:rsidR="00325E43" w:rsidRDefault="00325E43" w:rsidP="00E35F1F">
      <w:pPr>
        <w:pStyle w:val="CommentText"/>
      </w:pPr>
      <w:r>
        <w:rPr>
          <w:rStyle w:val="CommentReference"/>
        </w:rPr>
        <w:annotationRef/>
      </w:r>
      <w:r>
        <w:t>check</w:t>
      </w:r>
    </w:p>
  </w:comment>
  <w:comment w:id="919" w:author="Windows User" w:date="2015-11-21T13:16:00Z" w:initials="WU">
    <w:p w14:paraId="530C7E75" w14:textId="77777777" w:rsidR="00325E43" w:rsidRDefault="00325E43" w:rsidP="00E35F1F">
      <w:pPr>
        <w:pStyle w:val="CommentText"/>
      </w:pPr>
      <w:r>
        <w:rPr>
          <w:rStyle w:val="CommentReference"/>
        </w:rPr>
        <w:annotationRef/>
      </w:r>
      <w:r>
        <w:t>check</w:t>
      </w:r>
    </w:p>
  </w:comment>
  <w:comment w:id="921" w:author="Windows User" w:date="2015-10-30T08:56:00Z" w:initials="BS">
    <w:p w14:paraId="215C41D2" w14:textId="77777777" w:rsidR="00325E43" w:rsidRDefault="00325E43" w:rsidP="00E35F1F">
      <w:pPr>
        <w:pStyle w:val="CommentText"/>
      </w:pPr>
      <w:r>
        <w:rPr>
          <w:rStyle w:val="CommentReference"/>
        </w:rPr>
        <w:annotationRef/>
      </w:r>
      <w:r>
        <w:t>sat?</w:t>
      </w:r>
    </w:p>
  </w:comment>
  <w:comment w:id="922" w:author="Windows User" w:date="2015-11-21T13:17:00Z" w:initials="WU">
    <w:p w14:paraId="6B55DDAB" w14:textId="77777777" w:rsidR="00325E43" w:rsidRDefault="00325E43" w:rsidP="00E35F1F">
      <w:pPr>
        <w:pStyle w:val="CommentText"/>
      </w:pPr>
      <w:r>
        <w:rPr>
          <w:rStyle w:val="CommentReference"/>
        </w:rPr>
        <w:annotationRef/>
      </w:r>
      <w:r>
        <w:t>check</w:t>
      </w:r>
    </w:p>
  </w:comment>
  <w:comment w:id="923" w:author="Windows User" w:date="2015-11-21T13:17:00Z" w:initials="WU">
    <w:p w14:paraId="5825D4CB" w14:textId="77777777" w:rsidR="00325E43" w:rsidRDefault="00325E43" w:rsidP="00E35F1F">
      <w:pPr>
        <w:pStyle w:val="CommentText"/>
      </w:pPr>
      <w:r>
        <w:rPr>
          <w:rStyle w:val="CommentReference"/>
        </w:rPr>
        <w:annotationRef/>
      </w:r>
      <w:r>
        <w:t>check</w:t>
      </w:r>
    </w:p>
  </w:comment>
  <w:comment w:id="926" w:author="Windows User" w:date="2015-10-30T08:56:00Z" w:initials="BS">
    <w:p w14:paraId="3E614A56" w14:textId="77777777" w:rsidR="00325E43" w:rsidRDefault="00325E43"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325E43" w:rsidRDefault="00325E43" w:rsidP="00E35F1F">
      <w:pPr>
        <w:pStyle w:val="CommentText"/>
      </w:pPr>
      <w:r>
        <w:rPr>
          <w:rStyle w:val="CommentReference"/>
        </w:rPr>
        <w:annotationRef/>
      </w:r>
      <w:r>
        <w:t>appearing?</w:t>
      </w:r>
    </w:p>
  </w:comment>
  <w:comment w:id="928" w:author="Windows User" w:date="2015-10-30T08:56:00Z" w:initials="BS">
    <w:p w14:paraId="4735348E" w14:textId="77777777" w:rsidR="00325E43" w:rsidRDefault="00325E43" w:rsidP="00E35F1F">
      <w:pPr>
        <w:pStyle w:val="CommentText"/>
      </w:pPr>
      <w:r>
        <w:rPr>
          <w:rStyle w:val="CommentReference"/>
        </w:rPr>
        <w:annotationRef/>
      </w:r>
      <w:r>
        <w:t>He</w:t>
      </w:r>
    </w:p>
  </w:comment>
  <w:comment w:id="935" w:author="Windows User" w:date="2015-10-30T08:56:00Z" w:initials="BS">
    <w:p w14:paraId="5F2DFD8E" w14:textId="77777777" w:rsidR="00325E43" w:rsidRDefault="00325E43" w:rsidP="00E35F1F">
      <w:pPr>
        <w:pStyle w:val="CommentText"/>
      </w:pPr>
      <w:r>
        <w:rPr>
          <w:rStyle w:val="CommentReference"/>
        </w:rPr>
        <w:annotationRef/>
      </w:r>
      <w:r>
        <w:t>I feel like upon sounds better here and below</w:t>
      </w:r>
    </w:p>
  </w:comment>
  <w:comment w:id="936" w:author="Brett Slote" w:date="2016-08-19T08:52:00Z" w:initials="BS">
    <w:p w14:paraId="1CA371D1" w14:textId="31C866C9" w:rsidR="00325E43" w:rsidRDefault="00325E43">
      <w:pPr>
        <w:pStyle w:val="CommentText"/>
      </w:pPr>
      <w:r>
        <w:rPr>
          <w:rStyle w:val="CommentReference"/>
        </w:rPr>
        <w:annotationRef/>
      </w:r>
      <w:r>
        <w:t>Should this be crush?</w:t>
      </w:r>
    </w:p>
  </w:comment>
  <w:comment w:id="937" w:author="Windows User" w:date="2015-10-30T08:56:00Z" w:initials="BS">
    <w:p w14:paraId="7D69D9EF" w14:textId="77777777" w:rsidR="00325E43" w:rsidRDefault="00325E43"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325E43" w:rsidRDefault="00325E43"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325E43" w:rsidRDefault="00325E43"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325E43" w:rsidRDefault="00325E43"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325E43" w:rsidRDefault="00325E43"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325E43" w:rsidRDefault="00325E43" w:rsidP="00E35F1F">
      <w:pPr>
        <w:pStyle w:val="CommentText"/>
      </w:pPr>
      <w:r>
        <w:rPr>
          <w:rStyle w:val="CommentReference"/>
        </w:rPr>
        <w:annotationRef/>
      </w:r>
      <w:r>
        <w:t>repeat quotes or contiguious?</w:t>
      </w:r>
    </w:p>
  </w:comment>
  <w:comment w:id="953" w:author="Windows User" w:date="2015-10-30T08:56:00Z" w:initials="BS">
    <w:p w14:paraId="29400B5B" w14:textId="77777777" w:rsidR="00325E43" w:rsidRDefault="00325E43" w:rsidP="00E35F1F">
      <w:pPr>
        <w:pStyle w:val="CommentText"/>
      </w:pPr>
      <w:r>
        <w:rPr>
          <w:rStyle w:val="CommentReference"/>
        </w:rPr>
        <w:annotationRef/>
      </w:r>
      <w:r>
        <w:t>in strength?</w:t>
      </w:r>
    </w:p>
  </w:comment>
  <w:comment w:id="954" w:author="Windows User" w:date="2015-10-30T08:56:00Z" w:initials="BS">
    <w:p w14:paraId="19007B27" w14:textId="77777777" w:rsidR="00325E43" w:rsidRDefault="00325E43"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325E43" w:rsidRDefault="00325E43" w:rsidP="00E35F1F">
      <w:pPr>
        <w:pStyle w:val="CommentText"/>
      </w:pPr>
      <w:r>
        <w:rPr>
          <w:rStyle w:val="CommentReference"/>
        </w:rPr>
        <w:annotationRef/>
      </w:r>
      <w:r>
        <w:t>theotokos, not mav em ef Nooti</w:t>
      </w:r>
    </w:p>
  </w:comment>
  <w:comment w:id="957" w:author="Windows User" w:date="2015-10-30T08:56:00Z" w:initials="BS">
    <w:p w14:paraId="72887F8D" w14:textId="77777777" w:rsidR="00325E43" w:rsidRDefault="00325E43" w:rsidP="00E35F1F">
      <w:pPr>
        <w:pStyle w:val="CommentText"/>
      </w:pPr>
      <w:r>
        <w:rPr>
          <w:rStyle w:val="CommentReference"/>
        </w:rPr>
        <w:annotationRef/>
      </w:r>
      <w:r>
        <w:t>in?</w:t>
      </w:r>
    </w:p>
  </w:comment>
  <w:comment w:id="959" w:author="Windows User" w:date="2015-10-30T08:56:00Z" w:initials="BS">
    <w:p w14:paraId="79923510" w14:textId="77777777" w:rsidR="00325E43" w:rsidRDefault="00325E43"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325E43" w:rsidRDefault="00325E43" w:rsidP="00E35F1F">
      <w:pPr>
        <w:pStyle w:val="CommentText"/>
      </w:pPr>
      <w:r>
        <w:rPr>
          <w:rStyle w:val="CommentReference"/>
        </w:rPr>
        <w:annotationRef/>
      </w:r>
      <w:r>
        <w:t>tense?</w:t>
      </w:r>
    </w:p>
  </w:comment>
  <w:comment w:id="962" w:author="Windows User" w:date="2015-10-30T08:56:00Z" w:initials="BS">
    <w:p w14:paraId="2626B3B0" w14:textId="77777777" w:rsidR="00325E43" w:rsidRDefault="00325E43" w:rsidP="00E35F1F">
      <w:pPr>
        <w:pStyle w:val="CommentText"/>
      </w:pPr>
      <w:r>
        <w:rPr>
          <w:rStyle w:val="CommentReference"/>
        </w:rPr>
        <w:annotationRef/>
      </w:r>
      <w:r>
        <w:t>too far for a pronoun</w:t>
      </w:r>
    </w:p>
  </w:comment>
  <w:comment w:id="963" w:author="Windows User" w:date="2015-10-30T08:56:00Z" w:initials="BS">
    <w:p w14:paraId="35C833E4" w14:textId="77777777" w:rsidR="00325E43" w:rsidRDefault="00325E43" w:rsidP="00E35F1F">
      <w:pPr>
        <w:pStyle w:val="CommentText"/>
      </w:pPr>
      <w:r>
        <w:rPr>
          <w:rStyle w:val="CommentReference"/>
        </w:rPr>
        <w:annotationRef/>
      </w:r>
      <w:r>
        <w:t>deemed or made?</w:t>
      </w:r>
    </w:p>
  </w:comment>
  <w:comment w:id="965" w:author="Windows User" w:date="2015-10-30T08:56:00Z" w:initials="BS">
    <w:p w14:paraId="5C7B7A35" w14:textId="77777777" w:rsidR="00325E43" w:rsidRDefault="00325E43"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325E43" w:rsidRDefault="00325E43" w:rsidP="00E35F1F">
      <w:pPr>
        <w:pStyle w:val="CommentText"/>
      </w:pPr>
      <w:r>
        <w:rPr>
          <w:rStyle w:val="CommentReference"/>
        </w:rPr>
        <w:annotationRef/>
      </w:r>
      <w:r>
        <w:t>rises or shines?</w:t>
      </w:r>
    </w:p>
  </w:comment>
  <w:comment w:id="970" w:author="Windows User" w:date="2015-10-30T08:56:00Z" w:initials="BS">
    <w:p w14:paraId="5671149C" w14:textId="77777777" w:rsidR="00325E43" w:rsidRDefault="00325E43" w:rsidP="00E35F1F">
      <w:pPr>
        <w:pStyle w:val="CommentText"/>
      </w:pPr>
      <w:r>
        <w:rPr>
          <w:rStyle w:val="CommentReference"/>
        </w:rPr>
        <w:annotationRef/>
      </w:r>
      <w:r>
        <w:t>destroyed or damaged?</w:t>
      </w:r>
    </w:p>
  </w:comment>
  <w:comment w:id="978" w:author="Windows User" w:date="2015-10-30T08:56:00Z" w:initials="BS">
    <w:p w14:paraId="4B308EB2" w14:textId="77777777" w:rsidR="00325E43" w:rsidRDefault="00325E43" w:rsidP="00E35F1F">
      <w:pPr>
        <w:pStyle w:val="CommentText"/>
      </w:pPr>
      <w:r>
        <w:rPr>
          <w:rStyle w:val="CommentReference"/>
        </w:rPr>
        <w:annotationRef/>
      </w:r>
      <w:r>
        <w:t>servant, or slave?</w:t>
      </w:r>
    </w:p>
  </w:comment>
  <w:comment w:id="979" w:author="Windows User" w:date="2015-10-30T08:56:00Z" w:initials="BS">
    <w:p w14:paraId="20DF1D54" w14:textId="77777777" w:rsidR="00325E43" w:rsidRDefault="00325E43" w:rsidP="00E35F1F">
      <w:pPr>
        <w:pStyle w:val="CommentText"/>
      </w:pPr>
      <w:r>
        <w:rPr>
          <w:rStyle w:val="CommentReference"/>
        </w:rPr>
        <w:annotationRef/>
      </w:r>
      <w:r>
        <w:t>Feels way too literal</w:t>
      </w:r>
    </w:p>
  </w:comment>
  <w:comment w:id="980" w:author="Windows User" w:date="2015-11-21T13:18:00Z" w:initials="WU">
    <w:p w14:paraId="2A74F11D" w14:textId="77777777" w:rsidR="00325E43" w:rsidRDefault="00325E43" w:rsidP="00E35F1F">
      <w:pPr>
        <w:pStyle w:val="CommentText"/>
      </w:pPr>
      <w:r>
        <w:rPr>
          <w:rStyle w:val="CommentReference"/>
        </w:rPr>
        <w:annotationRef/>
      </w:r>
      <w:r>
        <w:t>check</w:t>
      </w:r>
    </w:p>
  </w:comment>
  <w:comment w:id="988" w:author="Windows User" w:date="2015-10-30T08:56:00Z" w:initials="BS">
    <w:p w14:paraId="6352B7F4" w14:textId="77777777" w:rsidR="00325E43" w:rsidRDefault="00325E4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325E43" w:rsidRDefault="00325E43" w:rsidP="00E35F1F">
      <w:pPr>
        <w:pStyle w:val="CommentText"/>
      </w:pPr>
      <w:r>
        <w:rPr>
          <w:rStyle w:val="CommentReference"/>
        </w:rPr>
        <w:annotationRef/>
      </w:r>
      <w:r>
        <w:t>was incarnate or took flesh? Need a decision for this common phrase.</w:t>
      </w:r>
    </w:p>
  </w:comment>
  <w:comment w:id="996" w:author="Windows User" w:date="2015-10-30T08:56:00Z" w:initials="BS">
    <w:p w14:paraId="61EAF48D" w14:textId="77777777" w:rsidR="00325E43" w:rsidRDefault="00325E43" w:rsidP="00E35F1F">
      <w:pPr>
        <w:pStyle w:val="CommentText"/>
      </w:pPr>
      <w:r>
        <w:rPr>
          <w:rStyle w:val="CommentReference"/>
        </w:rPr>
        <w:annotationRef/>
      </w:r>
      <w:r>
        <w:t>Altar/The place where the Sacrifice is offered, is clearly not right. But Temple? Or Holy of Holies?</w:t>
      </w:r>
    </w:p>
  </w:comment>
  <w:comment w:id="999" w:author="Windows User" w:date="2015-10-30T08:56:00Z" w:initials="BS">
    <w:p w14:paraId="0DB4A25D" w14:textId="77777777" w:rsidR="00325E43" w:rsidRDefault="00325E43" w:rsidP="00E35F1F">
      <w:pPr>
        <w:pStyle w:val="CommentText"/>
      </w:pPr>
      <w:r>
        <w:rPr>
          <w:rStyle w:val="CommentReference"/>
        </w:rPr>
        <w:annotationRef/>
      </w:r>
      <w:r>
        <w:t>I think infinite captures the meaning of uncircumscript in a more approachable way.</w:t>
      </w:r>
    </w:p>
  </w:comment>
  <w:comment w:id="1000" w:author="Windows User" w:date="2015-10-30T08:56:00Z" w:initials="BS">
    <w:p w14:paraId="65C574CB" w14:textId="77777777" w:rsidR="00325E43" w:rsidRDefault="00325E43" w:rsidP="00E35F1F">
      <w:pPr>
        <w:pStyle w:val="CommentText"/>
      </w:pPr>
      <w:r>
        <w:rPr>
          <w:rStyle w:val="CommentReference"/>
        </w:rPr>
        <w:annotationRef/>
      </w:r>
      <w:r>
        <w:t>net or hook?</w:t>
      </w:r>
    </w:p>
  </w:comment>
  <w:comment w:id="1001" w:author="Windows User" w:date="2015-10-30T08:56:00Z" w:initials="BS">
    <w:p w14:paraId="631E73A0" w14:textId="77777777" w:rsidR="00325E43" w:rsidRDefault="00325E43" w:rsidP="00E35F1F">
      <w:pPr>
        <w:pStyle w:val="CommentText"/>
      </w:pPr>
      <w:r>
        <w:rPr>
          <w:rStyle w:val="CommentReference"/>
        </w:rPr>
        <w:annotationRef/>
      </w:r>
      <w:r>
        <w:t>Instructing them in the worship?</w:t>
      </w:r>
    </w:p>
  </w:comment>
  <w:comment w:id="1002" w:author="Windows User" w:date="2015-10-30T08:56:00Z" w:initials="BS">
    <w:p w14:paraId="22469FD6" w14:textId="77777777" w:rsidR="00325E43" w:rsidRDefault="00325E43" w:rsidP="00E35F1F">
      <w:pPr>
        <w:pStyle w:val="CommentText"/>
      </w:pPr>
      <w:r>
        <w:rPr>
          <w:rStyle w:val="CommentReference"/>
        </w:rPr>
        <w:annotationRef/>
      </w:r>
      <w:r>
        <w:t>what does this mean?</w:t>
      </w:r>
    </w:p>
  </w:comment>
  <w:comment w:id="1003" w:author="Windows User" w:date="2015-10-30T08:56:00Z" w:initials="BS">
    <w:p w14:paraId="0A6E9F00" w14:textId="77777777" w:rsidR="00325E43" w:rsidRDefault="00325E43" w:rsidP="00E35F1F">
      <w:pPr>
        <w:pStyle w:val="CommentText"/>
      </w:pPr>
      <w:r>
        <w:rPr>
          <w:rStyle w:val="CommentReference"/>
        </w:rPr>
        <w:annotationRef/>
      </w:r>
      <w:r>
        <w:t>Path? Or Way? i.e. Christ?</w:t>
      </w:r>
    </w:p>
  </w:comment>
  <w:comment w:id="1004" w:author="Windows User" w:date="2015-10-30T08:56:00Z" w:initials="BS">
    <w:p w14:paraId="50D676B3" w14:textId="77777777" w:rsidR="00325E43" w:rsidRDefault="00325E43" w:rsidP="00E35F1F">
      <w:pPr>
        <w:pStyle w:val="CommentText"/>
      </w:pPr>
      <w:r>
        <w:rPr>
          <w:rStyle w:val="CommentReference"/>
        </w:rPr>
        <w:annotationRef/>
      </w:r>
      <w:r>
        <w:t>forward to? Or towards?</w:t>
      </w:r>
    </w:p>
  </w:comment>
  <w:comment w:id="1005" w:author="Windows User" w:date="2015-10-30T08:56:00Z" w:initials="BS">
    <w:p w14:paraId="4E94979B" w14:textId="77777777" w:rsidR="00325E43" w:rsidRDefault="00325E43" w:rsidP="00E35F1F">
      <w:pPr>
        <w:pStyle w:val="CommentText"/>
      </w:pPr>
      <w:r>
        <w:rPr>
          <w:rStyle w:val="CommentReference"/>
        </w:rPr>
        <w:annotationRef/>
      </w:r>
      <w:r>
        <w:t>gladness</w:t>
      </w:r>
    </w:p>
  </w:comment>
  <w:comment w:id="1013" w:author="Windows User" w:date="2015-10-30T08:56:00Z" w:initials="BS">
    <w:p w14:paraId="3588E256" w14:textId="77777777" w:rsidR="00325E43" w:rsidRDefault="00325E43" w:rsidP="00E35F1F">
      <w:pPr>
        <w:pStyle w:val="CommentText"/>
      </w:pPr>
      <w:r>
        <w:rPr>
          <w:rStyle w:val="CommentReference"/>
        </w:rPr>
        <w:annotationRef/>
      </w:r>
      <w:r>
        <w:t>Inclined to switch to L.A. ordering, but probably better to be consistent with Black.</w:t>
      </w:r>
    </w:p>
  </w:comment>
  <w:comment w:id="1014" w:author="Windows User" w:date="2015-10-30T08:56:00Z" w:initials="BS">
    <w:p w14:paraId="5F5FCC97" w14:textId="77777777" w:rsidR="00325E43" w:rsidRDefault="00325E43" w:rsidP="00E35F1F">
      <w:pPr>
        <w:pStyle w:val="CommentText"/>
      </w:pPr>
      <w:r>
        <w:rPr>
          <w:rStyle w:val="CommentReference"/>
        </w:rPr>
        <w:annotationRef/>
      </w:r>
      <w:r>
        <w:t>Everyday or a day?</w:t>
      </w:r>
    </w:p>
  </w:comment>
  <w:comment w:id="1015" w:author="Windows User" w:date="2015-10-30T08:56:00Z" w:initials="BS">
    <w:p w14:paraId="7938A467" w14:textId="77777777" w:rsidR="00325E43" w:rsidRDefault="00325E43" w:rsidP="00E35F1F">
      <w:pPr>
        <w:pStyle w:val="CommentText"/>
      </w:pPr>
      <w:r>
        <w:rPr>
          <w:rStyle w:val="CommentReference"/>
        </w:rPr>
        <w:annotationRef/>
      </w:r>
      <w:r>
        <w:t>not delight. Maybe joy instead of esctasy?</w:t>
      </w:r>
    </w:p>
  </w:comment>
  <w:comment w:id="1016" w:author="Windows User" w:date="2015-10-30T08:56:00Z" w:initials="BS">
    <w:p w14:paraId="0D0804AC" w14:textId="77777777" w:rsidR="00325E43" w:rsidRDefault="00325E43" w:rsidP="00E35F1F">
      <w:pPr>
        <w:pStyle w:val="CommentText"/>
      </w:pPr>
      <w:r>
        <w:rPr>
          <w:rStyle w:val="CommentReference"/>
        </w:rPr>
        <w:annotationRef/>
      </w:r>
      <w:r>
        <w:t>glory, splendor or beauty?</w:t>
      </w:r>
    </w:p>
  </w:comment>
  <w:comment w:id="1017" w:author="Windows User" w:date="2015-10-30T08:56:00Z" w:initials="BS">
    <w:p w14:paraId="07A7FAB4" w14:textId="77777777" w:rsidR="00325E43" w:rsidRDefault="00325E43" w:rsidP="00E35F1F">
      <w:pPr>
        <w:pStyle w:val="CommentText"/>
      </w:pPr>
      <w:r>
        <w:rPr>
          <w:rStyle w:val="CommentReference"/>
        </w:rPr>
        <w:annotationRef/>
      </w:r>
      <w:r>
        <w:t>from or and?</w:t>
      </w:r>
    </w:p>
  </w:comment>
  <w:comment w:id="1018" w:author="Windows User" w:date="2015-10-30T08:56:00Z" w:initials="BS">
    <w:p w14:paraId="5249720E" w14:textId="77777777" w:rsidR="00325E43" w:rsidRDefault="00325E43" w:rsidP="00E35F1F">
      <w:pPr>
        <w:pStyle w:val="CommentText"/>
      </w:pPr>
      <w:r>
        <w:rPr>
          <w:rStyle w:val="CommentReference"/>
        </w:rPr>
        <w:annotationRef/>
      </w:r>
      <w:r>
        <w:t>What prophet? Why did abouna redact this?</w:t>
      </w:r>
    </w:p>
  </w:comment>
  <w:comment w:id="1019" w:author="Windows User" w:date="2015-10-30T08:56:00Z" w:initials="BS">
    <w:p w14:paraId="66A9526F" w14:textId="77777777" w:rsidR="00325E43" w:rsidRDefault="00325E43" w:rsidP="00E35F1F">
      <w:pPr>
        <w:pStyle w:val="CommentText"/>
      </w:pPr>
      <w:r>
        <w:rPr>
          <w:rStyle w:val="CommentReference"/>
        </w:rPr>
        <w:annotationRef/>
      </w:r>
      <w:r>
        <w:t>Doesn't this say you are beyond beginning, or something to that effect? Beyond the beginning from which even time arose?</w:t>
      </w:r>
    </w:p>
  </w:comment>
  <w:comment w:id="1020" w:author="Windows User" w:date="2015-10-30T08:56:00Z" w:initials="BS">
    <w:p w14:paraId="08CC53E1" w14:textId="77777777" w:rsidR="00325E43" w:rsidRDefault="00325E43" w:rsidP="00E35F1F">
      <w:pPr>
        <w:pStyle w:val="CommentText"/>
      </w:pPr>
      <w:r>
        <w:rPr>
          <w:rStyle w:val="CommentReference"/>
        </w:rPr>
        <w:annotationRef/>
      </w:r>
      <w:r>
        <w:t>is this right?</w:t>
      </w:r>
    </w:p>
  </w:comment>
  <w:comment w:id="1021" w:author="Windows User" w:date="2015-10-30T08:56:00Z" w:initials="BS">
    <w:p w14:paraId="21BA9344" w14:textId="77777777" w:rsidR="00325E43" w:rsidRDefault="00325E43" w:rsidP="00E35F1F">
      <w:pPr>
        <w:pStyle w:val="CommentText"/>
      </w:pPr>
      <w:r>
        <w:rPr>
          <w:rStyle w:val="CommentReference"/>
        </w:rPr>
        <w:annotationRef/>
      </w:r>
      <w:r>
        <w:t>isn't it of?</w:t>
      </w:r>
    </w:p>
  </w:comment>
  <w:comment w:id="1022" w:author="Windows User" w:date="2015-10-30T08:56:00Z" w:initials="BS">
    <w:p w14:paraId="0DB057D8" w14:textId="77777777" w:rsidR="00325E43" w:rsidRDefault="00325E43" w:rsidP="00E35F1F">
      <w:pPr>
        <w:pStyle w:val="CommentText"/>
      </w:pPr>
      <w:r>
        <w:rPr>
          <w:rStyle w:val="CommentReference"/>
        </w:rPr>
        <w:annotationRef/>
      </w:r>
      <w:r>
        <w:t>isn't it blesses?</w:t>
      </w:r>
    </w:p>
  </w:comment>
  <w:comment w:id="1023" w:author="Windows User" w:date="2015-10-30T08:56:00Z" w:initials="BS">
    <w:p w14:paraId="4126BF87" w14:textId="77777777" w:rsidR="00325E43" w:rsidRDefault="00325E43" w:rsidP="00E35F1F">
      <w:pPr>
        <w:pStyle w:val="CommentText"/>
      </w:pPr>
      <w:r>
        <w:rPr>
          <w:rStyle w:val="CommentReference"/>
        </w:rPr>
        <w:annotationRef/>
      </w:r>
      <w:r>
        <w:t>blessing or blessing?</w:t>
      </w:r>
    </w:p>
  </w:comment>
  <w:comment w:id="1024" w:author="Windows User" w:date="2015-10-30T08:56:00Z" w:initials="BS">
    <w:p w14:paraId="068E7184" w14:textId="77777777" w:rsidR="00325E43" w:rsidRDefault="00325E43" w:rsidP="00E35F1F">
      <w:pPr>
        <w:pStyle w:val="CommentText"/>
      </w:pPr>
      <w:r>
        <w:rPr>
          <w:rStyle w:val="CommentReference"/>
        </w:rPr>
        <w:annotationRef/>
      </w:r>
      <w:r>
        <w:t>the other translations seem not to like abouna's contractions...</w:t>
      </w:r>
    </w:p>
  </w:comment>
  <w:comment w:id="1025" w:author="Windows User" w:date="2015-10-30T08:56:00Z" w:initials="BS">
    <w:p w14:paraId="21A595C5" w14:textId="77777777" w:rsidR="00325E43" w:rsidRDefault="00325E43" w:rsidP="00E35F1F">
      <w:pPr>
        <w:pStyle w:val="CommentText"/>
      </w:pPr>
      <w:r>
        <w:rPr>
          <w:rStyle w:val="CommentReference"/>
        </w:rPr>
        <w:annotationRef/>
      </w:r>
      <w:r>
        <w:t>perfect or true?</w:t>
      </w:r>
    </w:p>
  </w:comment>
  <w:comment w:id="1028" w:author="Windows User" w:date="2015-11-21T13:21:00Z" w:initials="WU">
    <w:p w14:paraId="686F5E9C" w14:textId="77777777" w:rsidR="00325E43" w:rsidRDefault="00325E43" w:rsidP="00E35F1F">
      <w:pPr>
        <w:pStyle w:val="CommentText"/>
      </w:pPr>
      <w:r>
        <w:rPr>
          <w:rStyle w:val="CommentReference"/>
        </w:rPr>
        <w:annotationRef/>
      </w:r>
    </w:p>
  </w:comment>
  <w:comment w:id="1035" w:author="Windows User" w:date="2015-10-30T08:56:00Z" w:initials="BS">
    <w:p w14:paraId="138D81C8" w14:textId="77777777" w:rsidR="00325E43" w:rsidRDefault="00325E43" w:rsidP="00E35F1F">
      <w:pPr>
        <w:pStyle w:val="CommentText"/>
      </w:pPr>
      <w:r>
        <w:rPr>
          <w:rStyle w:val="CommentReference"/>
        </w:rPr>
        <w:annotationRef/>
      </w:r>
      <w:r>
        <w:t>which word is right?</w:t>
      </w:r>
    </w:p>
  </w:comment>
  <w:comment w:id="1036" w:author="Windows User" w:date="2015-10-30T08:56:00Z" w:initials="BS">
    <w:p w14:paraId="36B899D8" w14:textId="77777777" w:rsidR="00325E43" w:rsidRDefault="00325E43" w:rsidP="00E35F1F">
      <w:pPr>
        <w:pStyle w:val="CommentText"/>
      </w:pPr>
      <w:r>
        <w:rPr>
          <w:rStyle w:val="CommentReference"/>
        </w:rPr>
        <w:annotationRef/>
      </w:r>
      <w:r>
        <w:t>wise?</w:t>
      </w:r>
    </w:p>
  </w:comment>
  <w:comment w:id="1038" w:author="Windows User" w:date="2015-10-30T08:56:00Z" w:initials="BS">
    <w:p w14:paraId="62F2B22F" w14:textId="77777777" w:rsidR="00325E43" w:rsidRDefault="00325E43" w:rsidP="00E35F1F">
      <w:pPr>
        <w:pStyle w:val="CommentText"/>
      </w:pPr>
      <w:r>
        <w:rPr>
          <w:rStyle w:val="CommentReference"/>
        </w:rPr>
        <w:annotationRef/>
      </w:r>
      <w:r>
        <w:t>bride, or bridal chamber?</w:t>
      </w:r>
    </w:p>
  </w:comment>
  <w:comment w:id="1039" w:author="Windows User" w:date="2015-10-30T08:56:00Z" w:initials="BS">
    <w:p w14:paraId="13AA9031" w14:textId="77777777" w:rsidR="00325E43" w:rsidRDefault="00325E43" w:rsidP="00E35F1F">
      <w:pPr>
        <w:pStyle w:val="CommentText"/>
      </w:pPr>
      <w:r>
        <w:rPr>
          <w:rStyle w:val="CommentReference"/>
        </w:rPr>
        <w:annotationRef/>
      </w:r>
      <w:r>
        <w:t>truth, logos, or true logos?</w:t>
      </w:r>
    </w:p>
  </w:comment>
  <w:comment w:id="1040" w:author="Windows User" w:date="2015-10-30T08:56:00Z" w:initials="BS">
    <w:p w14:paraId="116A567C" w14:textId="77777777" w:rsidR="00325E43" w:rsidRDefault="00325E43" w:rsidP="00E35F1F">
      <w:pPr>
        <w:pStyle w:val="CommentText"/>
      </w:pPr>
      <w:r>
        <w:rPr>
          <w:rStyle w:val="CommentReference"/>
        </w:rPr>
        <w:annotationRef/>
      </w:r>
      <w:r>
        <w:t>redeemed or saved?</w:t>
      </w:r>
    </w:p>
  </w:comment>
  <w:comment w:id="1042" w:author="Windows User" w:date="2015-10-30T08:56:00Z" w:initials="BS">
    <w:p w14:paraId="37848CBE" w14:textId="77777777" w:rsidR="00325E43" w:rsidRDefault="00325E43" w:rsidP="00E35F1F">
      <w:pPr>
        <w:pStyle w:val="CommentText"/>
      </w:pPr>
      <w:r>
        <w:rPr>
          <w:rStyle w:val="CommentReference"/>
        </w:rPr>
        <w:annotationRef/>
      </w:r>
      <w:r>
        <w:t>for us or unto us?</w:t>
      </w:r>
    </w:p>
  </w:comment>
  <w:comment w:id="1045" w:author="Windows User" w:date="2015-10-30T08:56:00Z" w:initials="BS">
    <w:p w14:paraId="7318299D" w14:textId="77777777" w:rsidR="00325E43" w:rsidRDefault="00325E43" w:rsidP="00E35F1F">
      <w:pPr>
        <w:pStyle w:val="CommentText"/>
      </w:pPr>
      <w:r>
        <w:rPr>
          <w:rStyle w:val="CommentReference"/>
        </w:rPr>
        <w:annotationRef/>
      </w:r>
      <w:r>
        <w:t>what does eshleelooi mean?</w:t>
      </w:r>
    </w:p>
  </w:comment>
  <w:comment w:id="1046" w:author="Windows User" w:date="2015-10-30T08:56:00Z" w:initials="BS">
    <w:p w14:paraId="01016F04" w14:textId="77777777" w:rsidR="00325E43" w:rsidRDefault="00325E43" w:rsidP="00E35F1F">
      <w:pPr>
        <w:pStyle w:val="CommentText"/>
      </w:pPr>
      <w:r>
        <w:rPr>
          <w:rStyle w:val="CommentReference"/>
        </w:rPr>
        <w:annotationRef/>
      </w:r>
      <w:r>
        <w:t>save or redeem?</w:t>
      </w:r>
    </w:p>
  </w:comment>
  <w:comment w:id="1048" w:author="Windows User" w:date="2015-10-30T08:56:00Z" w:initials="BS">
    <w:p w14:paraId="2F0C8D0C" w14:textId="77777777" w:rsidR="00325E43" w:rsidRDefault="00325E43" w:rsidP="00E35F1F">
      <w:pPr>
        <w:pStyle w:val="CommentText"/>
      </w:pPr>
      <w:r>
        <w:rPr>
          <w:rStyle w:val="CommentReference"/>
        </w:rPr>
        <w:annotationRef/>
      </w:r>
      <w:r>
        <w:t>paradoxically or miraculously?</w:t>
      </w:r>
    </w:p>
  </w:comment>
  <w:comment w:id="1049" w:author="Windows User" w:date="2015-10-30T08:56:00Z" w:initials="BS">
    <w:p w14:paraId="0F8BDFBA" w14:textId="77777777" w:rsidR="00325E43" w:rsidRDefault="00325E43" w:rsidP="00E35F1F">
      <w:pPr>
        <w:pStyle w:val="CommentText"/>
      </w:pPr>
      <w:r>
        <w:rPr>
          <w:rStyle w:val="CommentReference"/>
        </w:rPr>
        <w:annotationRef/>
      </w:r>
      <w:r>
        <w:t>I get that this is perfectly valid English without 'is'. But too hard to follow fast.</w:t>
      </w:r>
    </w:p>
  </w:comment>
  <w:comment w:id="1051" w:author="Windows User" w:date="2015-10-30T08:56:00Z" w:initials="BS">
    <w:p w14:paraId="0412A3CD" w14:textId="77777777" w:rsidR="00325E43" w:rsidRDefault="00325E43" w:rsidP="00E35F1F">
      <w:pPr>
        <w:pStyle w:val="CommentText"/>
      </w:pPr>
      <w:r>
        <w:rPr>
          <w:rStyle w:val="CommentReference"/>
        </w:rPr>
        <w:annotationRef/>
      </w:r>
      <w:r>
        <w:t>this seems to be parallel to gold on all sides rather than gold roundabout it.</w:t>
      </w:r>
    </w:p>
  </w:comment>
  <w:comment w:id="1052" w:author="Windows User" w:date="2015-10-30T08:56:00Z" w:initials="BS">
    <w:p w14:paraId="5A22944C" w14:textId="77777777" w:rsidR="00325E43" w:rsidRDefault="00325E43" w:rsidP="00E35F1F">
      <w:pPr>
        <w:pStyle w:val="CommentText"/>
      </w:pPr>
      <w:r>
        <w:rPr>
          <w:rStyle w:val="CommentReference"/>
        </w:rPr>
        <w:annotationRef/>
      </w:r>
      <w:r>
        <w:t>Saviour or redeemer?</w:t>
      </w:r>
    </w:p>
  </w:comment>
  <w:comment w:id="1054" w:author="Windows User" w:date="2015-10-30T08:56:00Z" w:initials="BS">
    <w:p w14:paraId="7BA01F3B" w14:textId="77777777" w:rsidR="00325E43" w:rsidRDefault="00325E43" w:rsidP="00E35F1F">
      <w:pPr>
        <w:pStyle w:val="CommentText"/>
      </w:pPr>
      <w:r>
        <w:rPr>
          <w:rStyle w:val="CommentReference"/>
        </w:rPr>
        <w:annotationRef/>
      </w:r>
      <w:r>
        <w:t>isn't this compassion? not nishti nai...</w:t>
      </w:r>
    </w:p>
  </w:comment>
  <w:comment w:id="1057" w:author="Windows User" w:date="2015-10-30T08:56:00Z" w:initials="BS">
    <w:p w14:paraId="48DB0714" w14:textId="77777777" w:rsidR="00325E43" w:rsidRDefault="00325E4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8" w:author="Windows User" w:date="2015-10-30T08:56:00Z" w:initials="BS">
    <w:p w14:paraId="15AB72CB" w14:textId="77777777" w:rsidR="00325E43" w:rsidRDefault="00325E43" w:rsidP="00E35F1F">
      <w:pPr>
        <w:pStyle w:val="CommentText"/>
      </w:pPr>
      <w:r>
        <w:rPr>
          <w:rStyle w:val="CommentReference"/>
        </w:rPr>
        <w:annotationRef/>
      </w:r>
      <w:r>
        <w:t>should be lampstand, not candle stick, here and throughout.</w:t>
      </w:r>
    </w:p>
  </w:comment>
  <w:comment w:id="1059" w:author="Windows User" w:date="2015-10-30T08:56:00Z" w:initials="BS">
    <w:p w14:paraId="6D5F9821" w14:textId="77777777" w:rsidR="00325E43" w:rsidRDefault="00325E43" w:rsidP="00E35F1F">
      <w:pPr>
        <w:pStyle w:val="CommentText"/>
      </w:pPr>
      <w:r>
        <w:rPr>
          <w:rStyle w:val="CommentReference"/>
        </w:rPr>
        <w:annotationRef/>
      </w:r>
      <w:r>
        <w:t>Ok, not saluted... Greeted, or I would prefer hailed...</w:t>
      </w:r>
    </w:p>
  </w:comment>
  <w:comment w:id="1060" w:author="Windows User" w:date="2015-10-30T08:56:00Z" w:initials="BS">
    <w:p w14:paraId="075C27A6" w14:textId="77777777" w:rsidR="00325E43" w:rsidRDefault="00325E43" w:rsidP="00E35F1F">
      <w:pPr>
        <w:pStyle w:val="CommentText"/>
      </w:pPr>
      <w:r>
        <w:rPr>
          <w:rStyle w:val="CommentReference"/>
        </w:rPr>
        <w:annotationRef/>
      </w:r>
      <w:r>
        <w:t>The Father was overjoyed, in your conception????</w:t>
      </w:r>
    </w:p>
  </w:comment>
  <w:comment w:id="1061" w:author="Windows User" w:date="2015-10-30T08:56:00Z" w:initials="BS">
    <w:p w14:paraId="7569AFF1" w14:textId="77777777" w:rsidR="00325E43" w:rsidRDefault="00325E43" w:rsidP="00E35F1F">
      <w:pPr>
        <w:pStyle w:val="CommentText"/>
      </w:pPr>
      <w:r>
        <w:rPr>
          <w:rStyle w:val="CommentReference"/>
        </w:rPr>
        <w:annotationRef/>
      </w:r>
      <w:r>
        <w:t>appearing doesn't sound right for parousia... coming or advent?</w:t>
      </w:r>
    </w:p>
  </w:comment>
  <w:comment w:id="1062" w:author="Windows User" w:date="2015-11-21T13:22:00Z" w:initials="WU">
    <w:p w14:paraId="728FA9EF" w14:textId="77777777" w:rsidR="00325E43" w:rsidRDefault="00325E43" w:rsidP="00E35F1F">
      <w:pPr>
        <w:pStyle w:val="CommentText"/>
      </w:pPr>
      <w:r>
        <w:rPr>
          <w:rStyle w:val="CommentReference"/>
        </w:rPr>
        <w:annotationRef/>
      </w:r>
      <w:r w:rsidRPr="00582AD7">
        <w:t>(ⲡⲉⲥⲱⲙⲁ??)</w:t>
      </w:r>
    </w:p>
  </w:comment>
  <w:comment w:id="1063" w:author="Windows User" w:date="2015-10-30T08:56:00Z" w:initials="BS">
    <w:p w14:paraId="0C77198F" w14:textId="77777777" w:rsidR="00325E43" w:rsidRDefault="00325E43" w:rsidP="00E35F1F">
      <w:pPr>
        <w:pStyle w:val="CommentText"/>
      </w:pPr>
      <w:r>
        <w:rPr>
          <w:rStyle w:val="CommentReference"/>
        </w:rPr>
        <w:annotationRef/>
      </w:r>
      <w:r>
        <w:t>kinda funny in English to switch pronoun from Lord to Virgin in one scentence.</w:t>
      </w:r>
    </w:p>
  </w:comment>
  <w:comment w:id="1066" w:author="Windows User" w:date="2015-10-30T08:56:00Z" w:initials="BS">
    <w:p w14:paraId="501C2D6F" w14:textId="77777777" w:rsidR="00325E43" w:rsidRDefault="00325E43" w:rsidP="00E35F1F">
      <w:pPr>
        <w:pStyle w:val="CommentText"/>
      </w:pPr>
      <w:r>
        <w:rPr>
          <w:rStyle w:val="CommentReference"/>
        </w:rPr>
        <w:annotationRef/>
      </w:r>
      <w:r>
        <w:t>I really didn't like preached... Is this to literal though? Maybe L.A. is better.</w:t>
      </w:r>
    </w:p>
  </w:comment>
  <w:comment w:id="1067" w:author="Windows User" w:date="2015-10-30T08:56:00Z" w:initials="BS">
    <w:p w14:paraId="6407D4C9" w14:textId="77777777" w:rsidR="00325E43" w:rsidRDefault="00325E43" w:rsidP="00E35F1F">
      <w:pPr>
        <w:pStyle w:val="CommentText"/>
      </w:pPr>
      <w:r>
        <w:rPr>
          <w:rStyle w:val="CommentReference"/>
        </w:rPr>
        <w:annotationRef/>
      </w:r>
      <w:r>
        <w:t>these thereofs are so awkward... but I can't think of a better phrasing right now.</w:t>
      </w:r>
    </w:p>
  </w:comment>
  <w:comment w:id="1068" w:author="Windows User" w:date="2015-11-21T13:23:00Z" w:initials="WU">
    <w:p w14:paraId="1B7B1E94" w14:textId="77777777" w:rsidR="00325E43" w:rsidRDefault="00325E43" w:rsidP="00E35F1F">
      <w:pPr>
        <w:pStyle w:val="CommentText"/>
      </w:pPr>
      <w:r>
        <w:rPr>
          <w:rStyle w:val="CommentReference"/>
        </w:rPr>
        <w:annotationRef/>
      </w:r>
      <w:r>
        <w:t>review</w:t>
      </w:r>
    </w:p>
  </w:comment>
  <w:comment w:id="1077" w:author="Windows User" w:date="2015-10-30T08:56:00Z" w:initials="BS">
    <w:p w14:paraId="5D50DB65" w14:textId="77777777" w:rsidR="00325E43" w:rsidRDefault="00325E43" w:rsidP="00E35F1F">
      <w:pPr>
        <w:pStyle w:val="CommentText"/>
      </w:pPr>
      <w:r>
        <w:rPr>
          <w:rStyle w:val="CommentReference"/>
        </w:rPr>
        <w:annotationRef/>
      </w:r>
      <w:r>
        <w:t>this seems kind of loose... is it ok?</w:t>
      </w:r>
    </w:p>
  </w:comment>
  <w:comment w:id="1078" w:author="Windows User" w:date="2015-10-30T08:56:00Z" w:initials="BS">
    <w:p w14:paraId="01FDA469" w14:textId="77777777" w:rsidR="00325E43" w:rsidRDefault="00325E43" w:rsidP="00E35F1F">
      <w:pPr>
        <w:pStyle w:val="CommentText"/>
      </w:pPr>
      <w:r>
        <w:rPr>
          <w:rStyle w:val="CommentReference"/>
        </w:rPr>
        <w:annotationRef/>
      </w:r>
      <w:r>
        <w:t>works or deeds?</w:t>
      </w:r>
    </w:p>
  </w:comment>
  <w:comment w:id="1079" w:author="Windows User" w:date="2015-11-21T13:24:00Z" w:initials="WU">
    <w:p w14:paraId="7A990723" w14:textId="77777777" w:rsidR="00325E43" w:rsidRDefault="00325E43" w:rsidP="00E35F1F">
      <w:pPr>
        <w:pStyle w:val="CommentText"/>
      </w:pPr>
      <w:r>
        <w:rPr>
          <w:rStyle w:val="CommentReference"/>
        </w:rPr>
        <w:annotationRef/>
      </w:r>
      <w:r>
        <w:t>review</w:t>
      </w:r>
    </w:p>
  </w:comment>
  <w:comment w:id="1080" w:author="Windows User" w:date="2015-10-30T08:56:00Z" w:initials="BS">
    <w:p w14:paraId="5BB3D65B" w14:textId="77777777" w:rsidR="00325E43" w:rsidRDefault="00325E43" w:rsidP="00E35F1F">
      <w:pPr>
        <w:pStyle w:val="CommentText"/>
      </w:pPr>
      <w:r>
        <w:rPr>
          <w:rStyle w:val="CommentReference"/>
        </w:rPr>
        <w:annotationRef/>
      </w:r>
      <w:r>
        <w:t>does Coptic have 'high'?</w:t>
      </w:r>
    </w:p>
  </w:comment>
  <w:comment w:id="1081" w:author="Windows User" w:date="2015-11-21T13:24:00Z" w:initials="WU">
    <w:p w14:paraId="1D334F95" w14:textId="77777777" w:rsidR="00325E43" w:rsidRDefault="00325E43" w:rsidP="00E35F1F">
      <w:pPr>
        <w:pStyle w:val="CommentText"/>
      </w:pPr>
      <w:r>
        <w:rPr>
          <w:rStyle w:val="CommentReference"/>
        </w:rPr>
        <w:annotationRef/>
      </w:r>
      <w:r>
        <w:t>review, add variant</w:t>
      </w:r>
    </w:p>
  </w:comment>
  <w:comment w:id="1082" w:author="Windows User" w:date="2015-10-30T08:56:00Z" w:initials="BS">
    <w:p w14:paraId="5480B788" w14:textId="77777777" w:rsidR="00325E43" w:rsidRDefault="00325E43" w:rsidP="00E35F1F">
      <w:pPr>
        <w:pStyle w:val="CommentText"/>
      </w:pPr>
      <w:r>
        <w:rPr>
          <w:rStyle w:val="CommentReference"/>
        </w:rPr>
        <w:annotationRef/>
      </w:r>
      <w:r>
        <w:t>bless or praise? inconsistent rendering of esmo</w:t>
      </w:r>
    </w:p>
  </w:comment>
  <w:comment w:id="1086" w:author="Windows User" w:date="2015-10-30T08:56:00Z" w:initials="WU">
    <w:p w14:paraId="326EFA42" w14:textId="77777777" w:rsidR="00325E43" w:rsidRDefault="00325E43" w:rsidP="006869EE">
      <w:pPr>
        <w:pStyle w:val="CommentText"/>
      </w:pPr>
      <w:r>
        <w:rPr>
          <w:rStyle w:val="CommentReference"/>
        </w:rPr>
        <w:annotationRef/>
      </w:r>
      <w:r>
        <w:t>Add notes where to insert Doxology of Prime… And Vespers Prase?</w:t>
      </w:r>
    </w:p>
  </w:comment>
  <w:comment w:id="1090" w:author="Windows User" w:date="2015-10-30T08:56:00Z" w:initials="WU">
    <w:p w14:paraId="66837344" w14:textId="77777777" w:rsidR="00325E43" w:rsidRDefault="00325E43" w:rsidP="006869EE">
      <w:pPr>
        <w:pStyle w:val="CommentText"/>
      </w:pPr>
      <w:r>
        <w:rPr>
          <w:rStyle w:val="CommentReference"/>
        </w:rPr>
        <w:annotationRef/>
      </w:r>
      <w:r>
        <w:t>May He or that He may</w:t>
      </w:r>
    </w:p>
  </w:comment>
  <w:comment w:id="1092" w:author="Windows User" w:date="2015-10-30T08:56:00Z" w:initials="BS">
    <w:p w14:paraId="5BE9E7DF" w14:textId="77777777" w:rsidR="00325E43" w:rsidRDefault="00325E43" w:rsidP="006869EE">
      <w:pPr>
        <w:pStyle w:val="CommentText"/>
      </w:pPr>
      <w:r>
        <w:rPr>
          <w:rStyle w:val="CommentReference"/>
        </w:rPr>
        <w:annotationRef/>
      </w:r>
      <w:r>
        <w:t>protopresbyters?</w:t>
      </w:r>
    </w:p>
  </w:comment>
  <w:comment w:id="1093" w:author="Windows User" w:date="2015-10-30T08:56:00Z" w:initials="BS">
    <w:p w14:paraId="37712CA1" w14:textId="77777777" w:rsidR="00325E43" w:rsidRDefault="00325E43" w:rsidP="006869EE">
      <w:pPr>
        <w:pStyle w:val="CommentText"/>
      </w:pPr>
      <w:r>
        <w:rPr>
          <w:rStyle w:val="CommentReference"/>
        </w:rPr>
        <w:annotationRef/>
      </w:r>
      <w:r>
        <w:t>those who?</w:t>
      </w:r>
    </w:p>
  </w:comment>
  <w:comment w:id="1094" w:author="Windows User" w:date="2015-10-30T08:56:00Z" w:initials="BS">
    <w:p w14:paraId="0BC9F56F" w14:textId="77777777" w:rsidR="00325E43" w:rsidRDefault="00325E43" w:rsidP="006869EE">
      <w:pPr>
        <w:pStyle w:val="CommentText"/>
      </w:pPr>
      <w:r>
        <w:rPr>
          <w:rStyle w:val="CommentReference"/>
        </w:rPr>
        <w:annotationRef/>
      </w:r>
      <w:r>
        <w:t>Yourself?</w:t>
      </w:r>
    </w:p>
  </w:comment>
  <w:comment w:id="1098" w:author="Windows User" w:date="2015-11-27T20:09:00Z" w:initials="WU">
    <w:p w14:paraId="5DD947BD" w14:textId="77777777" w:rsidR="00325E43" w:rsidRDefault="00325E43" w:rsidP="006869EE">
      <w:pPr>
        <w:pStyle w:val="CommentText"/>
      </w:pPr>
      <w:r>
        <w:rPr>
          <w:rStyle w:val="CommentReference"/>
        </w:rPr>
        <w:annotationRef/>
      </w:r>
      <w:r>
        <w:t>Confess to the Lord or confess the Lord?</w:t>
      </w:r>
    </w:p>
  </w:comment>
  <w:comment w:id="1107" w:author="Windows User" w:date="2015-10-30T08:56:00Z" w:initials="WU">
    <w:p w14:paraId="73A20223" w14:textId="77777777" w:rsidR="00325E43" w:rsidRDefault="00325E43" w:rsidP="006869EE">
      <w:pPr>
        <w:pStyle w:val="CommentText"/>
      </w:pPr>
      <w:r>
        <w:rPr>
          <w:rStyle w:val="CommentReference"/>
        </w:rPr>
        <w:annotationRef/>
      </w:r>
      <w:r>
        <w:t>Funny just to have declared here with nothing else.</w:t>
      </w:r>
    </w:p>
  </w:comment>
  <w:comment w:id="1108" w:author="Windows User" w:date="2015-10-30T08:56:00Z" w:initials="WU">
    <w:p w14:paraId="2938E8CF" w14:textId="77777777" w:rsidR="00325E43" w:rsidRDefault="00325E43" w:rsidP="006869EE">
      <w:pPr>
        <w:pStyle w:val="CommentText"/>
      </w:pPr>
      <w:r>
        <w:rPr>
          <w:rStyle w:val="CommentReference"/>
        </w:rPr>
        <w:annotationRef/>
      </w:r>
      <w:r>
        <w:t>Good News or Glad Tidings?</w:t>
      </w:r>
    </w:p>
  </w:comment>
  <w:comment w:id="1109" w:author="Windows User" w:date="2015-10-30T08:56:00Z" w:initials="WU">
    <w:p w14:paraId="07481CDA" w14:textId="77777777" w:rsidR="00325E43" w:rsidRDefault="00325E43" w:rsidP="006869EE">
      <w:pPr>
        <w:pStyle w:val="CommentText"/>
      </w:pPr>
      <w:r>
        <w:rPr>
          <w:rStyle w:val="CommentReference"/>
        </w:rPr>
        <w:annotationRef/>
      </w:r>
      <w:r>
        <w:t>Which is it? Advocate or watch over us?</w:t>
      </w:r>
    </w:p>
  </w:comment>
  <w:comment w:id="1110" w:author="Windows User" w:date="2015-10-30T08:56:00Z" w:initials="WU">
    <w:p w14:paraId="74878DE4" w14:textId="77777777" w:rsidR="00325E43" w:rsidRDefault="00325E43" w:rsidP="006869EE">
      <w:pPr>
        <w:pStyle w:val="CommentText"/>
      </w:pPr>
      <w:r>
        <w:rPr>
          <w:rStyle w:val="CommentReference"/>
        </w:rPr>
        <w:annotationRef/>
      </w:r>
      <w:r>
        <w:t>Coptic doesn’t seem to have “Mary”</w:t>
      </w:r>
    </w:p>
  </w:comment>
  <w:comment w:id="1113" w:author="Windows User" w:date="2015-10-30T08:56:00Z" w:initials="WU">
    <w:p w14:paraId="0F5B5499" w14:textId="77777777" w:rsidR="00325E43" w:rsidRDefault="00325E43" w:rsidP="006869EE">
      <w:pPr>
        <w:pStyle w:val="CommentText"/>
      </w:pPr>
      <w:r>
        <w:rPr>
          <w:rStyle w:val="CommentReference"/>
        </w:rPr>
        <w:annotationRef/>
      </w:r>
      <w:r>
        <w:t>Add footnote of what this is</w:t>
      </w:r>
    </w:p>
  </w:comment>
  <w:comment w:id="1126" w:author="Windows User" w:date="2015-10-30T08:56:00Z" w:initials="WU">
    <w:p w14:paraId="6841EDAF" w14:textId="77777777" w:rsidR="00325E43" w:rsidRDefault="00325E43">
      <w:pPr>
        <w:pStyle w:val="CommentText"/>
      </w:pPr>
      <w:r>
        <w:rPr>
          <w:rStyle w:val="CommentReference"/>
        </w:rPr>
        <w:annotationRef/>
      </w:r>
      <w:r>
        <w:t>Isn’t this one more faithful?</w:t>
      </w:r>
    </w:p>
  </w:comment>
  <w:comment w:id="1127" w:author="Windows User" w:date="2015-10-30T08:56:00Z" w:initials="WU">
    <w:p w14:paraId="44483F5F" w14:textId="77777777" w:rsidR="00325E43" w:rsidRDefault="00325E43">
      <w:pPr>
        <w:pStyle w:val="CommentText"/>
      </w:pPr>
      <w:r>
        <w:rPr>
          <w:rStyle w:val="CommentReference"/>
        </w:rPr>
        <w:annotationRef/>
      </w:r>
      <w:r>
        <w:t>Which one(s) are/is right?</w:t>
      </w:r>
    </w:p>
  </w:comment>
  <w:comment w:id="1128" w:author="Windows User" w:date="2015-10-30T08:56:00Z" w:initials="WU">
    <w:p w14:paraId="22B3EF76" w14:textId="77777777" w:rsidR="00325E43" w:rsidRDefault="00325E43">
      <w:pPr>
        <w:pStyle w:val="CommentText"/>
      </w:pPr>
      <w:r>
        <w:rPr>
          <w:rStyle w:val="CommentReference"/>
        </w:rPr>
        <w:annotationRef/>
      </w:r>
      <w:r>
        <w:t>Coptic doesn’t seem to have “O Lord”</w:t>
      </w:r>
    </w:p>
  </w:comment>
  <w:comment w:id="1132" w:author="Windows User" w:date="2015-10-30T08:56:00Z" w:initials="WU">
    <w:p w14:paraId="6BF65470" w14:textId="77777777" w:rsidR="00325E43" w:rsidRDefault="00325E43">
      <w:pPr>
        <w:pStyle w:val="CommentText"/>
      </w:pPr>
      <w:r>
        <w:rPr>
          <w:rStyle w:val="CommentReference"/>
        </w:rPr>
        <w:annotationRef/>
      </w:r>
      <w:r>
        <w:t>Called or named?</w:t>
      </w:r>
    </w:p>
  </w:comment>
  <w:comment w:id="1133" w:author="Windows User" w:date="2015-10-30T08:56:00Z" w:initials="WU">
    <w:p w14:paraId="64122CF8" w14:textId="77777777" w:rsidR="00325E43" w:rsidRDefault="00325E43">
      <w:pPr>
        <w:pStyle w:val="CommentText"/>
      </w:pPr>
      <w:r>
        <w:rPr>
          <w:rStyle w:val="CommentReference"/>
        </w:rPr>
        <w:annotationRef/>
      </w:r>
      <w:r>
        <w:t>John loved the Lord, or the Lord loved John?</w:t>
      </w:r>
    </w:p>
  </w:comment>
  <w:comment w:id="1135" w:author="Windows User" w:date="2015-10-30T08:56:00Z" w:initials="WU">
    <w:p w14:paraId="28540FAB" w14:textId="77777777" w:rsidR="00325E43" w:rsidRDefault="00325E43">
      <w:pPr>
        <w:pStyle w:val="CommentText"/>
      </w:pPr>
      <w:r>
        <w:rPr>
          <w:rStyle w:val="CommentReference"/>
        </w:rPr>
        <w:annotationRef/>
      </w:r>
      <w:r>
        <w:t>Not the Lord?</w:t>
      </w:r>
    </w:p>
  </w:comment>
  <w:comment w:id="1136" w:author="Windows User" w:date="2015-10-30T08:56:00Z" w:initials="WU">
    <w:p w14:paraId="3BE9EA57" w14:textId="77777777" w:rsidR="00325E43" w:rsidRDefault="00325E43">
      <w:pPr>
        <w:pStyle w:val="CommentText"/>
      </w:pPr>
      <w:r>
        <w:rPr>
          <w:rStyle w:val="CommentReference"/>
        </w:rPr>
        <w:annotationRef/>
      </w:r>
      <w:r>
        <w:t>The rest missing?</w:t>
      </w:r>
    </w:p>
  </w:comment>
  <w:comment w:id="1137" w:author="Windows User" w:date="2015-10-30T08:56:00Z" w:initials="WU">
    <w:p w14:paraId="17CFCF91" w14:textId="77777777" w:rsidR="00325E43" w:rsidRDefault="00325E43">
      <w:pPr>
        <w:pStyle w:val="CommentText"/>
      </w:pPr>
      <w:r>
        <w:rPr>
          <w:rStyle w:val="CommentReference"/>
        </w:rPr>
        <w:annotationRef/>
      </w:r>
      <w:r>
        <w:t>Completely different…</w:t>
      </w:r>
    </w:p>
  </w:comment>
  <w:comment w:id="1138" w:author="Windows User" w:date="2015-10-30T08:56:00Z" w:initials="WU">
    <w:p w14:paraId="1A5ABDDA" w14:textId="77777777" w:rsidR="00325E43" w:rsidRDefault="00325E43">
      <w:pPr>
        <w:pStyle w:val="CommentText"/>
      </w:pPr>
      <w:r>
        <w:rPr>
          <w:rStyle w:val="CommentReference"/>
        </w:rPr>
        <w:annotationRef/>
      </w:r>
      <w:r>
        <w:t>Sound or voices?</w:t>
      </w:r>
    </w:p>
  </w:comment>
  <w:comment w:id="1140" w:author="Windows User" w:date="2015-10-30T08:56:00Z" w:initials="WU">
    <w:p w14:paraId="2632154F" w14:textId="77777777" w:rsidR="00325E43" w:rsidRDefault="00325E43">
      <w:pPr>
        <w:pStyle w:val="CommentText"/>
      </w:pPr>
      <w:r>
        <w:rPr>
          <w:rStyle w:val="CommentReference"/>
        </w:rPr>
        <w:annotationRef/>
      </w:r>
      <w:r>
        <w:t>AAP has divinely inspired.</w:t>
      </w:r>
    </w:p>
  </w:comment>
  <w:comment w:id="1142" w:author="Windows User" w:date="2015-10-30T08:56:00Z" w:initials="WU">
    <w:p w14:paraId="6A684B9E" w14:textId="77777777" w:rsidR="00325E43" w:rsidRDefault="00325E43">
      <w:pPr>
        <w:pStyle w:val="CommentText"/>
      </w:pPr>
      <w:r>
        <w:rPr>
          <w:rStyle w:val="CommentReference"/>
        </w:rPr>
        <w:annotationRef/>
      </w:r>
      <w:r>
        <w:t>This one needs looking at.</w:t>
      </w:r>
    </w:p>
  </w:comment>
  <w:comment w:id="1143" w:author="Windows User" w:date="2015-10-30T08:56:00Z" w:initials="WU">
    <w:p w14:paraId="3E29D706" w14:textId="77777777" w:rsidR="00325E43" w:rsidRDefault="00325E43">
      <w:pPr>
        <w:pStyle w:val="CommentText"/>
      </w:pPr>
      <w:r>
        <w:rPr>
          <w:rStyle w:val="CommentReference"/>
        </w:rPr>
        <w:annotationRef/>
      </w:r>
      <w:r>
        <w:t>Partners?</w:t>
      </w:r>
    </w:p>
  </w:comment>
  <w:comment w:id="1148" w:author="Windows User" w:date="2015-10-30T08:56:00Z" w:initials="WU">
    <w:p w14:paraId="662AC6DC" w14:textId="77777777" w:rsidR="00325E43" w:rsidRDefault="00325E43">
      <w:pPr>
        <w:pStyle w:val="CommentText"/>
      </w:pPr>
      <w:r>
        <w:rPr>
          <w:rStyle w:val="CommentReference"/>
        </w:rPr>
        <w:annotationRef/>
      </w:r>
      <w:r>
        <w:t>What land?</w:t>
      </w:r>
    </w:p>
  </w:comment>
  <w:comment w:id="1150" w:author="Windows User" w:date="2015-10-30T08:56:00Z" w:initials="WU">
    <w:p w14:paraId="121BE348" w14:textId="77777777" w:rsidR="00325E43" w:rsidRDefault="00325E43">
      <w:pPr>
        <w:pStyle w:val="CommentText"/>
      </w:pPr>
      <w:r>
        <w:rPr>
          <w:rStyle w:val="CommentReference"/>
        </w:rPr>
        <w:annotationRef/>
      </w:r>
      <w:r>
        <w:t>Or englighten?</w:t>
      </w:r>
    </w:p>
  </w:comment>
  <w:comment w:id="1164" w:author="Windows User" w:date="2015-10-30T08:56:00Z" w:initials="WU">
    <w:p w14:paraId="52EAF036" w14:textId="77777777" w:rsidR="00325E43" w:rsidRDefault="00325E43">
      <w:pPr>
        <w:pStyle w:val="CommentText"/>
      </w:pPr>
      <w:r>
        <w:rPr>
          <w:rStyle w:val="CommentReference"/>
        </w:rPr>
        <w:annotationRef/>
      </w:r>
      <w:r>
        <w:t>What should this verse be?</w:t>
      </w:r>
    </w:p>
  </w:comment>
  <w:comment w:id="1176" w:author="Windows User" w:date="2015-10-30T08:56:00Z" w:initials="BS">
    <w:p w14:paraId="1A0E2428" w14:textId="77777777" w:rsidR="00325E43" w:rsidRDefault="00325E43">
      <w:pPr>
        <w:pStyle w:val="CommentText"/>
      </w:pPr>
      <w:r>
        <w:rPr>
          <w:rStyle w:val="CommentReference"/>
        </w:rPr>
        <w:annotationRef/>
      </w:r>
      <w:r>
        <w:t>wiles or snares?</w:t>
      </w:r>
    </w:p>
  </w:comment>
  <w:comment w:id="1178" w:author="Windows User" w:date="2015-10-30T08:56:00Z" w:initials="BS">
    <w:p w14:paraId="2B8DD286" w14:textId="77777777" w:rsidR="00325E43" w:rsidRDefault="00325E43">
      <w:pPr>
        <w:pStyle w:val="CommentText"/>
      </w:pPr>
      <w:r>
        <w:rPr>
          <w:rStyle w:val="CommentReference"/>
        </w:rPr>
        <w:annotationRef/>
      </w:r>
      <w:r>
        <w:t>I typed this Coptic... so it will have typos..</w:t>
      </w:r>
    </w:p>
  </w:comment>
  <w:comment w:id="1179" w:author="Windows User" w:date="2015-10-30T08:56:00Z" w:initials="WU">
    <w:p w14:paraId="7AD216CC" w14:textId="77777777" w:rsidR="00325E43" w:rsidRDefault="00325E43">
      <w:pPr>
        <w:pStyle w:val="CommentText"/>
      </w:pPr>
      <w:r>
        <w:rPr>
          <w:rStyle w:val="CommentReference"/>
        </w:rPr>
        <w:annotationRef/>
      </w:r>
      <w:r>
        <w:t>You reign? The dominion is yours? Yours is the dominion?</w:t>
      </w:r>
    </w:p>
  </w:comment>
  <w:comment w:id="1181" w:author="Windows User" w:date="2015-10-30T08:56:00Z" w:initials="BS">
    <w:p w14:paraId="68C1922F" w14:textId="77777777" w:rsidR="00325E43" w:rsidRDefault="00325E43">
      <w:pPr>
        <w:pStyle w:val="CommentText"/>
      </w:pPr>
      <w:r>
        <w:rPr>
          <w:rStyle w:val="CommentReference"/>
        </w:rPr>
        <w:annotationRef/>
      </w:r>
      <w:r>
        <w:t>omit 'be' in contemporary?</w:t>
      </w:r>
    </w:p>
  </w:comment>
  <w:comment w:id="1182" w:author="Windows User" w:date="2015-10-30T08:56:00Z" w:initials="BS">
    <w:p w14:paraId="6511FB80" w14:textId="77777777" w:rsidR="00325E43" w:rsidRDefault="00325E43">
      <w:pPr>
        <w:pStyle w:val="CommentText"/>
      </w:pPr>
      <w:r>
        <w:rPr>
          <w:rStyle w:val="CommentReference"/>
        </w:rPr>
        <w:annotationRef/>
      </w:r>
      <w:r>
        <w:t>Abouna Antony: I typed this Coptic from the black book. Jenkims were very unclear. Please proof for typos.</w:t>
      </w:r>
    </w:p>
  </w:comment>
  <w:comment w:id="1183" w:author="Windows User" w:date="2015-10-30T08:56:00Z" w:initials="BS">
    <w:p w14:paraId="7DEA42F3" w14:textId="77777777" w:rsidR="00325E43" w:rsidRDefault="00325E43">
      <w:pPr>
        <w:pStyle w:val="CommentText"/>
      </w:pPr>
      <w:r>
        <w:rPr>
          <w:rStyle w:val="CommentReference"/>
        </w:rPr>
        <w:annotationRef/>
      </w:r>
      <w:r>
        <w:t>"is" before "the King" would make this whole vs flow as a sentence...</w:t>
      </w:r>
    </w:p>
  </w:comment>
  <w:comment w:id="1184" w:author="Windows User" w:date="2015-10-30T08:56:00Z" w:initials="BS">
    <w:p w14:paraId="1F17623C" w14:textId="77777777" w:rsidR="00325E43" w:rsidRDefault="00325E43">
      <w:pPr>
        <w:pStyle w:val="CommentText"/>
      </w:pPr>
      <w:r>
        <w:rPr>
          <w:rStyle w:val="CommentReference"/>
        </w:rPr>
        <w:annotationRef/>
      </w:r>
      <w:r>
        <w:t>ask more modern than entreat... but not quite right?</w:t>
      </w:r>
    </w:p>
  </w:comment>
  <w:comment w:id="1206" w:author="Windows User" w:date="2015-10-30T08:56:00Z" w:initials="WU">
    <w:p w14:paraId="5F20584F" w14:textId="77777777" w:rsidR="00325E43" w:rsidRDefault="00325E43">
      <w:pPr>
        <w:pStyle w:val="CommentText"/>
      </w:pPr>
      <w:r>
        <w:rPr>
          <w:rStyle w:val="CommentReference"/>
        </w:rPr>
        <w:annotationRef/>
      </w:r>
      <w:r>
        <w:t>Needs work.</w:t>
      </w:r>
    </w:p>
  </w:comment>
  <w:comment w:id="1211" w:author="Windows User" w:date="2015-10-30T08:56:00Z" w:initials="WU">
    <w:p w14:paraId="76E8B799" w14:textId="77777777" w:rsidR="00325E43" w:rsidRDefault="00325E43">
      <w:pPr>
        <w:pStyle w:val="CommentText"/>
      </w:pPr>
      <w:r>
        <w:rPr>
          <w:rStyle w:val="CommentReference"/>
        </w:rPr>
        <w:annotationRef/>
      </w:r>
      <w:r>
        <w:t>Should this be tho-out 5? Or 25?</w:t>
      </w:r>
    </w:p>
  </w:comment>
  <w:comment w:id="1218" w:author="Windows User" w:date="2015-11-11T11:06:00Z" w:initials="WU">
    <w:p w14:paraId="58D84DCF" w14:textId="77777777" w:rsidR="00325E43" w:rsidRDefault="00325E43">
      <w:pPr>
        <w:pStyle w:val="CommentText"/>
      </w:pPr>
      <w:r>
        <w:rPr>
          <w:rStyle w:val="CommentReference"/>
        </w:rPr>
        <w:annotationRef/>
      </w:r>
      <w:r>
        <w:t>Should this be last age or something?</w:t>
      </w:r>
    </w:p>
  </w:comment>
  <w:comment w:id="1220" w:author="Windows User" w:date="2015-11-11T11:00:00Z" w:initials="WU">
    <w:p w14:paraId="7D2DE752" w14:textId="77777777" w:rsidR="00325E43" w:rsidRDefault="00325E43">
      <w:pPr>
        <w:pStyle w:val="CommentText"/>
      </w:pPr>
      <w:r>
        <w:rPr>
          <w:rStyle w:val="CommentReference"/>
        </w:rPr>
        <w:annotationRef/>
      </w:r>
      <w:r>
        <w:t>This needs reviewing!</w:t>
      </w:r>
    </w:p>
  </w:comment>
  <w:comment w:id="1221" w:author="Windows User" w:date="2015-11-11T11:00:00Z" w:initials="WU">
    <w:p w14:paraId="65102EEC" w14:textId="77777777" w:rsidR="00325E43" w:rsidRDefault="00325E43">
      <w:pPr>
        <w:pStyle w:val="CommentText"/>
      </w:pPr>
      <w:r>
        <w:rPr>
          <w:rStyle w:val="CommentReference"/>
        </w:rPr>
        <w:annotationRef/>
      </w:r>
      <w:r>
        <w:t xml:space="preserve">This is probably wrong. God on high? </w:t>
      </w:r>
    </w:p>
  </w:comment>
  <w:comment w:id="1226" w:author="Windows User" w:date="2015-10-30T08:56:00Z" w:initials="WU">
    <w:p w14:paraId="38E4F092" w14:textId="77777777" w:rsidR="00325E43" w:rsidRDefault="00325E43">
      <w:pPr>
        <w:pStyle w:val="CommentText"/>
      </w:pPr>
      <w:r>
        <w:rPr>
          <w:rStyle w:val="CommentReference"/>
        </w:rPr>
        <w:annotationRef/>
      </w:r>
      <w:r>
        <w:t>Confirmed?</w:t>
      </w:r>
    </w:p>
  </w:comment>
  <w:comment w:id="1238" w:author="Windows User" w:date="2015-10-30T08:56:00Z" w:initials="WU">
    <w:p w14:paraId="41EDECE7" w14:textId="77777777" w:rsidR="00325E43" w:rsidRDefault="00325E43">
      <w:pPr>
        <w:pStyle w:val="CommentText"/>
      </w:pPr>
      <w:r>
        <w:rPr>
          <w:rStyle w:val="CommentReference"/>
        </w:rPr>
        <w:annotationRef/>
      </w:r>
      <w:r>
        <w:t>Heroes, or athletes?</w:t>
      </w:r>
    </w:p>
  </w:comment>
  <w:comment w:id="1268" w:author="Windows User" w:date="2015-10-30T08:56:00Z" w:initials="WU">
    <w:p w14:paraId="5FA627EB" w14:textId="77777777" w:rsidR="00325E43" w:rsidRDefault="00325E43">
      <w:pPr>
        <w:pStyle w:val="CommentText"/>
      </w:pPr>
      <w:r>
        <w:rPr>
          <w:rStyle w:val="CommentReference"/>
        </w:rPr>
        <w:annotationRef/>
      </w:r>
      <w:r>
        <w:t>Beasts or creatures?</w:t>
      </w:r>
    </w:p>
  </w:comment>
  <w:comment w:id="1269" w:author="Windows User" w:date="2015-10-30T08:56:00Z" w:initials="WU">
    <w:p w14:paraId="04563F96" w14:textId="77777777" w:rsidR="00325E43" w:rsidRDefault="00325E43">
      <w:pPr>
        <w:pStyle w:val="CommentText"/>
      </w:pPr>
      <w:r>
        <w:rPr>
          <w:rStyle w:val="CommentReference"/>
        </w:rPr>
        <w:annotationRef/>
      </w:r>
      <w:r>
        <w:t>Incessant? Or unceasing?</w:t>
      </w:r>
    </w:p>
  </w:comment>
  <w:comment w:id="1270" w:author="Windows User" w:date="2015-10-30T08:56:00Z" w:initials="WU">
    <w:p w14:paraId="7BD20F77" w14:textId="77777777" w:rsidR="00325E43" w:rsidRDefault="00325E43">
      <w:pPr>
        <w:pStyle w:val="CommentText"/>
      </w:pPr>
      <w:r>
        <w:rPr>
          <w:rStyle w:val="CommentReference"/>
        </w:rPr>
        <w:annotationRef/>
      </w:r>
      <w:r>
        <w:t>Flames of fire or fervent as fire?</w:t>
      </w:r>
    </w:p>
  </w:comment>
  <w:comment w:id="1274" w:author="Windows User" w:date="2015-10-30T08:56:00Z" w:initials="WU">
    <w:p w14:paraId="44A84E5A" w14:textId="77777777" w:rsidR="00325E43" w:rsidRDefault="00325E43">
      <w:pPr>
        <w:pStyle w:val="CommentText"/>
      </w:pPr>
      <w:r>
        <w:rPr>
          <w:rStyle w:val="CommentReference"/>
        </w:rPr>
        <w:annotationRef/>
      </w:r>
      <w:r>
        <w:t>Serving the Lord, or serving before the Lord?</w:t>
      </w:r>
    </w:p>
  </w:comment>
  <w:comment w:id="1289" w:author="Windows User" w:date="2015-10-30T08:56:00Z" w:initials="WU">
    <w:p w14:paraId="07D2B1EF" w14:textId="77777777" w:rsidR="00325E43" w:rsidRDefault="00325E43">
      <w:pPr>
        <w:pStyle w:val="CommentText"/>
      </w:pPr>
      <w:r>
        <w:rPr>
          <w:rStyle w:val="CommentReference"/>
        </w:rPr>
        <w:annotationRef/>
      </w:r>
      <w:r>
        <w:t>Or voice of God?</w:t>
      </w:r>
    </w:p>
  </w:comment>
  <w:comment w:id="1290" w:author="Windows User" w:date="2015-10-30T08:56:00Z" w:initials="WU">
    <w:p w14:paraId="3900CC21" w14:textId="77777777" w:rsidR="00325E43" w:rsidRDefault="00325E43">
      <w:pPr>
        <w:pStyle w:val="CommentText"/>
      </w:pPr>
      <w:r>
        <w:rPr>
          <w:rStyle w:val="CommentReference"/>
        </w:rPr>
        <w:annotationRef/>
      </w:r>
      <w:r>
        <w:t>Received or accepted?</w:t>
      </w:r>
    </w:p>
  </w:comment>
  <w:comment w:id="1296" w:author="Windows User" w:date="2015-11-06T08:39:00Z" w:initials="WU">
    <w:p w14:paraId="6EA3F191" w14:textId="77777777" w:rsidR="00325E43" w:rsidRDefault="00325E43">
      <w:pPr>
        <w:pStyle w:val="CommentText"/>
      </w:pPr>
      <w:r>
        <w:rPr>
          <w:rStyle w:val="CommentReference"/>
        </w:rPr>
        <w:annotationRef/>
      </w:r>
      <w:r>
        <w:t>Is this the right St. Theodore?</w:t>
      </w:r>
    </w:p>
  </w:comment>
  <w:comment w:id="1303" w:author="Windows User" w:date="2015-10-30T08:56:00Z" w:initials="WU">
    <w:p w14:paraId="227730E1" w14:textId="77777777" w:rsidR="00325E43" w:rsidRDefault="00325E43">
      <w:pPr>
        <w:pStyle w:val="CommentText"/>
      </w:pPr>
      <w:r>
        <w:rPr>
          <w:rStyle w:val="CommentReference"/>
        </w:rPr>
        <w:annotationRef/>
      </w:r>
      <w:r>
        <w:t>Prabios or Arabius? Doctors and physicians or physicians and well learned?</w:t>
      </w:r>
    </w:p>
  </w:comment>
  <w:comment w:id="1304" w:author="Windows User" w:date="2015-10-30T08:56:00Z" w:initials="WU">
    <w:p w14:paraId="519ADC1D" w14:textId="77777777" w:rsidR="00325E43" w:rsidRDefault="00325E43">
      <w:pPr>
        <w:pStyle w:val="CommentText"/>
      </w:pPr>
      <w:r>
        <w:rPr>
          <w:rStyle w:val="CommentReference"/>
        </w:rPr>
        <w:annotationRef/>
      </w:r>
      <w:r>
        <w:t>Building them upon the Name?</w:t>
      </w:r>
    </w:p>
  </w:comment>
  <w:comment w:id="1316" w:author="Windows User" w:date="2015-10-30T08:56:00Z" w:initials="WU">
    <w:p w14:paraId="3CFB1D1A" w14:textId="77777777" w:rsidR="00325E43" w:rsidRDefault="00325E43">
      <w:pPr>
        <w:pStyle w:val="CommentText"/>
      </w:pPr>
      <w:r>
        <w:rPr>
          <w:rStyle w:val="CommentReference"/>
        </w:rPr>
        <w:annotationRef/>
      </w:r>
      <w:r>
        <w:t>Placed or established?</w:t>
      </w:r>
    </w:p>
  </w:comment>
  <w:comment w:id="1317" w:author="Windows User" w:date="2015-10-30T08:56:00Z" w:initials="WU">
    <w:p w14:paraId="08983CC0" w14:textId="77777777" w:rsidR="00325E43" w:rsidRDefault="00325E43">
      <w:pPr>
        <w:pStyle w:val="CommentText"/>
      </w:pPr>
      <w:r>
        <w:rPr>
          <w:rStyle w:val="CommentReference"/>
        </w:rPr>
        <w:annotationRef/>
      </w:r>
      <w:r>
        <w:t>Or refused?</w:t>
      </w:r>
    </w:p>
  </w:comment>
  <w:comment w:id="1326" w:author="Windows User" w:date="2015-10-30T08:56:00Z" w:initials="WU">
    <w:p w14:paraId="535F3E1B" w14:textId="77777777" w:rsidR="00325E43" w:rsidRDefault="00325E43">
      <w:pPr>
        <w:pStyle w:val="CommentText"/>
      </w:pPr>
      <w:r>
        <w:rPr>
          <w:rStyle w:val="CommentReference"/>
        </w:rPr>
        <w:annotationRef/>
      </w:r>
      <w:r>
        <w:t>Sprung forth? Came forth? Blossomed?</w:t>
      </w:r>
    </w:p>
  </w:comment>
  <w:comment w:id="1339" w:author="Windows User" w:date="2015-10-30T08:56:00Z" w:initials="BS">
    <w:p w14:paraId="07DE8008" w14:textId="77777777" w:rsidR="00325E43" w:rsidRDefault="00325E43">
      <w:pPr>
        <w:pStyle w:val="CommentText"/>
      </w:pPr>
      <w:r>
        <w:rPr>
          <w:rStyle w:val="CommentReference"/>
        </w:rPr>
        <w:annotationRef/>
      </w:r>
      <w:r>
        <w:t>what does this mean?</w:t>
      </w:r>
    </w:p>
  </w:comment>
  <w:comment w:id="1340" w:author="Windows User" w:date="2015-10-30T08:56:00Z" w:initials="BS">
    <w:p w14:paraId="7DE26DCC" w14:textId="77777777" w:rsidR="00325E43" w:rsidRDefault="00325E43">
      <w:pPr>
        <w:pStyle w:val="CommentText"/>
      </w:pPr>
      <w:r>
        <w:rPr>
          <w:rStyle w:val="CommentReference"/>
        </w:rPr>
        <w:annotationRef/>
      </w:r>
      <w:r>
        <w:t>announced or proclaimed?</w:t>
      </w:r>
    </w:p>
  </w:comment>
  <w:comment w:id="1344" w:author="Windows User" w:date="2015-10-30T08:56:00Z" w:initials="WU">
    <w:p w14:paraId="729B2278" w14:textId="77777777" w:rsidR="00325E43" w:rsidRDefault="00325E43">
      <w:pPr>
        <w:pStyle w:val="CommentText"/>
      </w:pPr>
      <w:r>
        <w:rPr>
          <w:rStyle w:val="CommentReference"/>
        </w:rPr>
        <w:annotationRef/>
      </w:r>
      <w:r>
        <w:t>?</w:t>
      </w:r>
    </w:p>
  </w:comment>
  <w:comment w:id="1345" w:author="Windows User" w:date="2015-10-30T08:56:00Z" w:initials="WU">
    <w:p w14:paraId="44863D12" w14:textId="77777777" w:rsidR="00325E43" w:rsidRDefault="00325E43">
      <w:pPr>
        <w:pStyle w:val="CommentText"/>
      </w:pPr>
      <w:r>
        <w:rPr>
          <w:rStyle w:val="CommentReference"/>
        </w:rPr>
        <w:annotationRef/>
      </w:r>
      <w:r>
        <w:t>Bride, no, not bridegroom?</w:t>
      </w:r>
    </w:p>
  </w:comment>
  <w:comment w:id="1348" w:author="Windows User" w:date="2015-10-30T08:56:00Z" w:initials="WU">
    <w:p w14:paraId="6CE1AF88" w14:textId="77777777" w:rsidR="00325E43" w:rsidRDefault="00325E43">
      <w:pPr>
        <w:pStyle w:val="CommentText"/>
      </w:pPr>
      <w:r>
        <w:rPr>
          <w:rStyle w:val="CommentReference"/>
        </w:rPr>
        <w:annotationRef/>
      </w:r>
      <w:r>
        <w:t>Return?</w:t>
      </w:r>
    </w:p>
  </w:comment>
  <w:comment w:id="1349" w:author="Windows User" w:date="2015-10-30T08:56:00Z" w:initials="WU">
    <w:p w14:paraId="2917E600" w14:textId="77777777" w:rsidR="00325E43" w:rsidRDefault="00325E43">
      <w:pPr>
        <w:pStyle w:val="CommentText"/>
      </w:pPr>
      <w:r>
        <w:rPr>
          <w:rStyle w:val="CommentReference"/>
        </w:rPr>
        <w:annotationRef/>
      </w:r>
      <w:r>
        <w:t>Establishment? Building up?</w:t>
      </w:r>
    </w:p>
  </w:comment>
  <w:comment w:id="1351" w:author="Windows User" w:date="2015-10-30T08:56:00Z" w:initials="WU">
    <w:p w14:paraId="14DF4F91" w14:textId="77777777" w:rsidR="00325E43" w:rsidRDefault="00325E43">
      <w:pPr>
        <w:pStyle w:val="CommentText"/>
      </w:pPr>
      <w:r>
        <w:rPr>
          <w:rStyle w:val="CommentReference"/>
        </w:rPr>
        <w:annotationRef/>
      </w:r>
      <w:r>
        <w:t>Heavenly evangelist? Good tidings? Glad tidings? Good news?</w:t>
      </w:r>
    </w:p>
  </w:comment>
  <w:comment w:id="1352" w:author="Windows User" w:date="2015-10-30T08:56:00Z" w:initials="WU">
    <w:p w14:paraId="55FC1EAE" w14:textId="77777777" w:rsidR="00325E43" w:rsidRDefault="00325E43">
      <w:pPr>
        <w:pStyle w:val="CommentText"/>
      </w:pPr>
      <w:r>
        <w:rPr>
          <w:rStyle w:val="CommentReference"/>
        </w:rPr>
        <w:annotationRef/>
      </w:r>
      <w:r>
        <w:t>I don’t see “the Lord is with you” in the Coptic</w:t>
      </w:r>
    </w:p>
    <w:p w14:paraId="4431CB1C" w14:textId="77777777" w:rsidR="00325E43" w:rsidRDefault="00325E43">
      <w:pPr>
        <w:pStyle w:val="CommentText"/>
      </w:pPr>
    </w:p>
  </w:comment>
  <w:comment w:id="1353" w:author="Windows User" w:date="2015-10-30T08:56:00Z" w:initials="WU">
    <w:p w14:paraId="4549B91A" w14:textId="77777777" w:rsidR="00325E43" w:rsidRDefault="00325E43">
      <w:pPr>
        <w:pStyle w:val="CommentText"/>
      </w:pPr>
      <w:r>
        <w:rPr>
          <w:rStyle w:val="CommentReference"/>
        </w:rPr>
        <w:annotationRef/>
      </w:r>
      <w:r>
        <w:t>Heavenly herald of Good News?</w:t>
      </w:r>
    </w:p>
    <w:p w14:paraId="384F02AC" w14:textId="77777777" w:rsidR="00325E43" w:rsidRDefault="00325E43">
      <w:pPr>
        <w:pStyle w:val="CommentText"/>
      </w:pPr>
    </w:p>
  </w:comment>
  <w:comment w:id="1360" w:author="Windows User" w:date="2015-10-30T08:56:00Z" w:initials="WU">
    <w:p w14:paraId="4A264D5C" w14:textId="77777777" w:rsidR="00325E43" w:rsidRDefault="00325E43">
      <w:pPr>
        <w:pStyle w:val="CommentText"/>
      </w:pPr>
      <w:r>
        <w:rPr>
          <w:rStyle w:val="CommentReference"/>
        </w:rPr>
        <w:annotationRef/>
      </w:r>
      <w:r>
        <w:t>I think we’re doing holy for ethowab, but saint for agios… open to discussion though.</w:t>
      </w:r>
    </w:p>
  </w:comment>
  <w:comment w:id="1382" w:author="Windows User" w:date="2015-10-30T08:56:00Z" w:initials="BS">
    <w:p w14:paraId="20FFD670" w14:textId="77777777" w:rsidR="00325E43" w:rsidRDefault="00325E43" w:rsidP="006A0382">
      <w:pPr>
        <w:pStyle w:val="CommentText"/>
      </w:pPr>
      <w:r>
        <w:rPr>
          <w:rStyle w:val="CommentReference"/>
        </w:rPr>
        <w:annotationRef/>
      </w:r>
      <w:r>
        <w:t>theotokos, not mav em ef Nooti</w:t>
      </w:r>
    </w:p>
  </w:comment>
  <w:comment w:id="1386" w:author="Windows User" w:date="2015-10-30T08:56:00Z" w:initials="WU">
    <w:p w14:paraId="3A72AA33" w14:textId="77777777" w:rsidR="00325E43" w:rsidRDefault="00325E43">
      <w:pPr>
        <w:pStyle w:val="CommentText"/>
      </w:pPr>
      <w:r>
        <w:rPr>
          <w:rStyle w:val="CommentReference"/>
        </w:rPr>
        <w:annotationRef/>
      </w:r>
      <w:r>
        <w:t>Redeemed?</w:t>
      </w:r>
    </w:p>
  </w:comment>
  <w:comment w:id="1387" w:author="Windows User" w:date="2015-10-30T08:56:00Z" w:initials="WU">
    <w:p w14:paraId="5BF82FF5" w14:textId="77777777" w:rsidR="00325E43" w:rsidRDefault="00325E43">
      <w:pPr>
        <w:pStyle w:val="CommentText"/>
      </w:pPr>
      <w:r>
        <w:rPr>
          <w:rStyle w:val="CommentReference"/>
        </w:rPr>
        <w:annotationRef/>
      </w:r>
      <w:r>
        <w:t>For? So?</w:t>
      </w:r>
    </w:p>
  </w:comment>
  <w:comment w:id="1392" w:author="Windows User" w:date="2015-10-30T08:56:00Z" w:initials="WU">
    <w:p w14:paraId="5B54A424" w14:textId="77777777" w:rsidR="00325E43" w:rsidRDefault="00325E43">
      <w:pPr>
        <w:pStyle w:val="CommentText"/>
      </w:pPr>
      <w:r>
        <w:rPr>
          <w:rStyle w:val="CommentReference"/>
        </w:rPr>
        <w:annotationRef/>
      </w:r>
      <w:r>
        <w:t>Or did shine and did illuminate</w:t>
      </w:r>
    </w:p>
  </w:comment>
  <w:comment w:id="1393" w:author="Windows User" w:date="2015-10-30T08:56:00Z" w:initials="WU">
    <w:p w14:paraId="5929E69F" w14:textId="77777777" w:rsidR="00325E43" w:rsidRDefault="00325E43">
      <w:pPr>
        <w:pStyle w:val="CommentText"/>
      </w:pPr>
      <w:r>
        <w:rPr>
          <w:rStyle w:val="CommentReference"/>
        </w:rPr>
        <w:annotationRef/>
      </w:r>
      <w:r>
        <w:t>What should this verse be?</w:t>
      </w:r>
    </w:p>
  </w:comment>
  <w:comment w:id="1394" w:author="Windows User" w:date="2015-10-30T08:56:00Z" w:initials="WU">
    <w:p w14:paraId="37815108" w14:textId="77777777" w:rsidR="00325E43" w:rsidRDefault="00325E43">
      <w:pPr>
        <w:pStyle w:val="CommentText"/>
      </w:pPr>
      <w:r>
        <w:rPr>
          <w:rStyle w:val="CommentReference"/>
        </w:rPr>
        <w:annotationRef/>
      </w:r>
      <w:r>
        <w:t>Uhm… does this mean something else, because saying the seal of the door Ezekiel saw was raised seems really bad …</w:t>
      </w:r>
    </w:p>
  </w:comment>
  <w:comment w:id="1395" w:author="Windows User" w:date="2015-10-30T08:56:00Z" w:initials="WU">
    <w:p w14:paraId="770E6FA0" w14:textId="77777777" w:rsidR="00325E43" w:rsidRDefault="00325E43">
      <w:pPr>
        <w:pStyle w:val="CommentText"/>
      </w:pPr>
      <w:r>
        <w:rPr>
          <w:rStyle w:val="CommentReference"/>
        </w:rPr>
        <w:annotationRef/>
      </w:r>
      <w:r>
        <w:t>Who?</w:t>
      </w:r>
    </w:p>
  </w:comment>
  <w:comment w:id="1396" w:author="Windows User" w:date="2015-10-30T08:56:00Z" w:initials="WU">
    <w:p w14:paraId="7FDD5784" w14:textId="77777777" w:rsidR="00325E43" w:rsidRDefault="00325E43">
      <w:pPr>
        <w:pStyle w:val="CommentText"/>
      </w:pPr>
      <w:r>
        <w:rPr>
          <w:rStyle w:val="CommentReference"/>
        </w:rPr>
        <w:annotationRef/>
      </w:r>
      <w:r>
        <w:t>Different adjective</w:t>
      </w:r>
    </w:p>
  </w:comment>
  <w:comment w:id="1397" w:author="Windows User" w:date="2015-10-30T08:56:00Z" w:initials="WU">
    <w:p w14:paraId="69734FAC" w14:textId="77777777" w:rsidR="00325E43" w:rsidRDefault="00325E43">
      <w:pPr>
        <w:pStyle w:val="CommentText"/>
      </w:pPr>
      <w:r>
        <w:rPr>
          <w:rStyle w:val="CommentReference"/>
        </w:rPr>
        <w:annotationRef/>
      </w:r>
      <w:r>
        <w:t>Sickness?</w:t>
      </w:r>
    </w:p>
  </w:comment>
  <w:comment w:id="1400" w:author="Windows User" w:date="2015-10-30T08:56:00Z" w:initials="BS">
    <w:p w14:paraId="07C468E8" w14:textId="77777777" w:rsidR="00325E43" w:rsidRDefault="00325E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3" w:author="Windows User" w:date="2015-10-30T08:56:00Z" w:initials="WU">
    <w:p w14:paraId="14F94395" w14:textId="77777777" w:rsidR="00325E43" w:rsidRDefault="00325E43">
      <w:pPr>
        <w:pStyle w:val="CommentText"/>
      </w:pPr>
      <w:r>
        <w:rPr>
          <w:rStyle w:val="CommentReference"/>
        </w:rPr>
        <w:annotationRef/>
      </w:r>
      <w:r>
        <w:t>What?</w:t>
      </w:r>
    </w:p>
  </w:comment>
  <w:comment w:id="1412" w:author="Windows User" w:date="2015-10-30T08:56:00Z" w:initials="WU">
    <w:p w14:paraId="39A2608E" w14:textId="77777777" w:rsidR="00325E43" w:rsidRDefault="00325E43">
      <w:pPr>
        <w:pStyle w:val="CommentText"/>
      </w:pPr>
      <w:r>
        <w:rPr>
          <w:rStyle w:val="CommentReference"/>
        </w:rPr>
        <w:annotationRef/>
      </w:r>
    </w:p>
  </w:comment>
  <w:comment w:id="1423" w:author="Windows User" w:date="2015-10-30T08:56:00Z" w:initials="WU">
    <w:p w14:paraId="255EEE9F" w14:textId="77777777" w:rsidR="00325E43" w:rsidRDefault="00325E43">
      <w:pPr>
        <w:pStyle w:val="CommentText"/>
      </w:pPr>
      <w:r>
        <w:rPr>
          <w:rStyle w:val="CommentReference"/>
        </w:rPr>
        <w:annotationRef/>
      </w:r>
      <w:r>
        <w:t>Is abouna going by a different version of the Coptic?</w:t>
      </w:r>
    </w:p>
    <w:p w14:paraId="45F504BB" w14:textId="77777777" w:rsidR="00325E43" w:rsidRDefault="00325E43">
      <w:pPr>
        <w:pStyle w:val="CommentText"/>
      </w:pPr>
    </w:p>
  </w:comment>
  <w:comment w:id="1425" w:author="Windows User" w:date="2015-10-30T08:56:00Z" w:initials="WU">
    <w:p w14:paraId="63C351E6" w14:textId="77777777" w:rsidR="00325E43" w:rsidRDefault="00325E43">
      <w:pPr>
        <w:pStyle w:val="CommentText"/>
      </w:pPr>
      <w:r>
        <w:rPr>
          <w:rStyle w:val="CommentReference"/>
        </w:rPr>
        <w:annotationRef/>
      </w:r>
      <w:r>
        <w:t>Praise and victory doesn’t make sense.</w:t>
      </w:r>
    </w:p>
  </w:comment>
  <w:comment w:id="1427" w:author="Windows User" w:date="2015-10-30T08:56:00Z" w:initials="WU">
    <w:p w14:paraId="5729C7D5" w14:textId="77777777" w:rsidR="00325E43" w:rsidRDefault="00325E43">
      <w:pPr>
        <w:pStyle w:val="CommentText"/>
      </w:pPr>
      <w:r>
        <w:rPr>
          <w:rStyle w:val="CommentReference"/>
        </w:rPr>
        <w:annotationRef/>
      </w:r>
      <w:r>
        <w:t>Godhead?</w:t>
      </w:r>
    </w:p>
  </w:comment>
  <w:comment w:id="1436" w:author="Windows User" w:date="2015-10-30T08:56:00Z" w:initials="WU">
    <w:p w14:paraId="78E42A11" w14:textId="77777777" w:rsidR="00325E43" w:rsidRDefault="00325E43">
      <w:pPr>
        <w:pStyle w:val="CommentText"/>
      </w:pPr>
      <w:r>
        <w:rPr>
          <w:rStyle w:val="CommentReference"/>
        </w:rPr>
        <w:annotationRef/>
      </w:r>
      <w:r>
        <w:t>Establish?</w:t>
      </w:r>
    </w:p>
  </w:comment>
  <w:comment w:id="1437" w:author="Windows User" w:date="2015-10-30T08:56:00Z" w:initials="WU">
    <w:p w14:paraId="642EB965" w14:textId="77777777" w:rsidR="00325E43" w:rsidRDefault="00325E43">
      <w:pPr>
        <w:pStyle w:val="CommentText"/>
      </w:pPr>
      <w:r>
        <w:rPr>
          <w:rStyle w:val="CommentReference"/>
        </w:rPr>
        <w:annotationRef/>
      </w:r>
      <w:r>
        <w:t>Check another source… missing puncuation</w:t>
      </w:r>
    </w:p>
  </w:comment>
  <w:comment w:id="1438" w:author="Windows User" w:date="2015-10-30T08:56:00Z" w:initials="WU">
    <w:p w14:paraId="6F8B5532" w14:textId="77777777" w:rsidR="00325E43" w:rsidRDefault="00325E43">
      <w:pPr>
        <w:pStyle w:val="CommentText"/>
      </w:pPr>
      <w:r>
        <w:rPr>
          <w:rStyle w:val="CommentReference"/>
        </w:rPr>
        <w:annotationRef/>
      </w:r>
      <w:r>
        <w:t>Worked?</w:t>
      </w:r>
    </w:p>
  </w:comment>
  <w:comment w:id="1439" w:author="Windows User" w:date="2015-10-30T08:56:00Z" w:initials="WU">
    <w:p w14:paraId="4F504285" w14:textId="77777777" w:rsidR="00325E43" w:rsidRDefault="00325E43">
      <w:pPr>
        <w:pStyle w:val="CommentText"/>
      </w:pPr>
      <w:r>
        <w:rPr>
          <w:rStyle w:val="CommentReference"/>
        </w:rPr>
        <w:annotationRef/>
      </w:r>
      <w:r>
        <w:t>Thrice holy or Trisagion?</w:t>
      </w:r>
    </w:p>
  </w:comment>
  <w:comment w:id="1441" w:author="Windows User" w:date="2015-10-30T08:56:00Z" w:initials="WU">
    <w:p w14:paraId="5514BCC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2" w:author="Windows User" w:date="2015-10-30T08:56:00Z" w:initials="WU">
    <w:p w14:paraId="179A5384" w14:textId="77777777" w:rsidR="00325E43" w:rsidRDefault="00325E43">
      <w:pPr>
        <w:pStyle w:val="CommentText"/>
      </w:pPr>
      <w:r>
        <w:rPr>
          <w:rStyle w:val="CommentReference"/>
        </w:rPr>
        <w:annotationRef/>
      </w:r>
      <w:r>
        <w:t>Right translation?</w:t>
      </w:r>
    </w:p>
  </w:comment>
  <w:comment w:id="1444" w:author="Windows User" w:date="2015-10-30T08:56:00Z" w:initials="WU">
    <w:p w14:paraId="1682BE28" w14:textId="77777777" w:rsidR="00325E43" w:rsidRDefault="00325E43">
      <w:pPr>
        <w:pStyle w:val="CommentText"/>
      </w:pPr>
      <w:r>
        <w:rPr>
          <w:rStyle w:val="CommentReference"/>
        </w:rPr>
        <w:annotationRef/>
      </w:r>
      <w:r>
        <w:t>What does this mean?</w:t>
      </w:r>
    </w:p>
  </w:comment>
  <w:comment w:id="1445" w:author="Windows User" w:date="2015-10-30T08:56:00Z" w:initials="WU">
    <w:p w14:paraId="30C5B7C9" w14:textId="77777777" w:rsidR="00325E43" w:rsidRDefault="00325E43">
      <w:pPr>
        <w:pStyle w:val="CommentText"/>
      </w:pPr>
      <w:r>
        <w:rPr>
          <w:rStyle w:val="CommentReference"/>
        </w:rPr>
        <w:annotationRef/>
      </w:r>
      <w:r>
        <w:t>To the end?</w:t>
      </w:r>
    </w:p>
  </w:comment>
  <w:comment w:id="1450" w:author="Windows User" w:date="2015-10-30T08:56:00Z" w:initials="WU">
    <w:p w14:paraId="2C2856CA" w14:textId="77777777" w:rsidR="00325E43" w:rsidRDefault="00325E43">
      <w:pPr>
        <w:pStyle w:val="CommentText"/>
      </w:pPr>
      <w:r>
        <w:rPr>
          <w:rStyle w:val="CommentReference"/>
        </w:rPr>
        <w:annotationRef/>
      </w:r>
      <w:r>
        <w:t>Or freedom?</w:t>
      </w:r>
    </w:p>
  </w:comment>
  <w:comment w:id="1451" w:author="Windows User" w:date="2015-10-30T08:56:00Z" w:initials="WU">
    <w:p w14:paraId="229642C6" w14:textId="77777777" w:rsidR="00325E43" w:rsidRDefault="00325E43">
      <w:pPr>
        <w:pStyle w:val="CommentText"/>
      </w:pPr>
      <w:r>
        <w:rPr>
          <w:rStyle w:val="CommentReference"/>
        </w:rPr>
        <w:annotationRef/>
      </w:r>
      <w:r>
        <w:t>Or establish?</w:t>
      </w:r>
    </w:p>
  </w:comment>
  <w:comment w:id="1459" w:author="Windows User" w:date="2015-10-30T08:56:00Z" w:initials="WU">
    <w:p w14:paraId="798C7307" w14:textId="77777777" w:rsidR="00325E43" w:rsidRDefault="00325E43">
      <w:pPr>
        <w:pStyle w:val="CommentText"/>
      </w:pPr>
      <w:r>
        <w:rPr>
          <w:rStyle w:val="CommentReference"/>
        </w:rPr>
        <w:annotationRef/>
      </w:r>
      <w:r>
        <w:t>Is this the correct date?</w:t>
      </w:r>
    </w:p>
  </w:comment>
  <w:comment w:id="1552" w:author="Windows User" w:date="2015-10-30T08:56:00Z" w:initials="WU">
    <w:p w14:paraId="1C25D03A" w14:textId="77777777" w:rsidR="00325E43" w:rsidRDefault="00325E43">
      <w:pPr>
        <w:pStyle w:val="CommentText"/>
      </w:pPr>
      <w:r>
        <w:rPr>
          <w:rStyle w:val="CommentReference"/>
        </w:rPr>
        <w:annotationRef/>
      </w:r>
      <w:r>
        <w:t>Can this be reworded?</w:t>
      </w:r>
    </w:p>
  </w:comment>
  <w:comment w:id="1554" w:author="Windows User" w:date="2015-10-30T08:56:00Z" w:initials="WU">
    <w:p w14:paraId="71B1FE22" w14:textId="77777777" w:rsidR="00325E43" w:rsidRDefault="00325E43">
      <w:pPr>
        <w:pStyle w:val="CommentText"/>
      </w:pPr>
      <w:r>
        <w:rPr>
          <w:rStyle w:val="CommentReference"/>
        </w:rPr>
        <w:annotationRef/>
      </w:r>
      <w:r>
        <w:t>Check other books for alternate word here.</w:t>
      </w:r>
    </w:p>
  </w:comment>
  <w:comment w:id="1555" w:author="Windows User" w:date="2015-10-30T08:56:00Z" w:initials="WU">
    <w:p w14:paraId="546F5FFA" w14:textId="77777777" w:rsidR="00325E43" w:rsidRDefault="00325E43">
      <w:pPr>
        <w:pStyle w:val="CommentText"/>
      </w:pPr>
      <w:r>
        <w:rPr>
          <w:rStyle w:val="CommentReference"/>
        </w:rPr>
        <w:annotationRef/>
      </w:r>
      <w:r>
        <w:t>Nations or peoples?</w:t>
      </w:r>
    </w:p>
  </w:comment>
  <w:comment w:id="1556" w:author="Windows User" w:date="2015-10-30T08:56:00Z" w:initials="WU">
    <w:p w14:paraId="4FC1DCF3" w14:textId="77777777" w:rsidR="00325E43" w:rsidRDefault="00325E43">
      <w:pPr>
        <w:pStyle w:val="CommentText"/>
      </w:pPr>
      <w:r>
        <w:rPr>
          <w:rStyle w:val="CommentReference"/>
        </w:rPr>
        <w:annotationRef/>
      </w:r>
      <w:r>
        <w:t>Burned or consumed?</w:t>
      </w:r>
    </w:p>
  </w:comment>
  <w:comment w:id="1557" w:author="Windows User" w:date="2015-10-30T08:56:00Z" w:initials="WU">
    <w:p w14:paraId="5B463C07" w14:textId="77777777" w:rsidR="00325E43" w:rsidRDefault="00325E43">
      <w:pPr>
        <w:pStyle w:val="CommentText"/>
      </w:pPr>
      <w:r>
        <w:rPr>
          <w:rStyle w:val="CommentReference"/>
        </w:rPr>
        <w:annotationRef/>
      </w:r>
      <w:r>
        <w:t>?</w:t>
      </w:r>
    </w:p>
  </w:comment>
  <w:comment w:id="1558" w:author="Windows User" w:date="2015-10-30T08:56:00Z" w:initials="WU">
    <w:p w14:paraId="3079CC0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9" w:author="Windows User" w:date="2015-10-30T08:56:00Z" w:initials="WU">
    <w:p w14:paraId="4B943F0B" w14:textId="77777777" w:rsidR="00325E43" w:rsidRDefault="00325E43">
      <w:pPr>
        <w:pStyle w:val="CommentText"/>
      </w:pPr>
      <w:r>
        <w:rPr>
          <w:rStyle w:val="CommentReference"/>
        </w:rPr>
        <w:annotationRef/>
      </w:r>
      <w:r>
        <w:t>Synaxarium has St. James dying twice… likely one of them should be St. John!</w:t>
      </w:r>
    </w:p>
  </w:comment>
  <w:comment w:id="1602" w:author="Windows User" w:date="2015-10-30T08:56:00Z" w:initials="WU">
    <w:p w14:paraId="11436C6E" w14:textId="77777777" w:rsidR="00325E43" w:rsidRDefault="00325E43">
      <w:pPr>
        <w:pStyle w:val="CommentText"/>
      </w:pPr>
      <w:r>
        <w:rPr>
          <w:rStyle w:val="CommentReference"/>
        </w:rPr>
        <w:annotationRef/>
      </w:r>
      <w:r>
        <w:t>Ramez says print synacarium may have him in july</w:t>
      </w:r>
    </w:p>
  </w:comment>
  <w:comment w:id="1613" w:author="Windows User" w:date="2015-10-30T08:56:00Z" w:initials="WU">
    <w:p w14:paraId="62A36CDC" w14:textId="77777777" w:rsidR="00325E43" w:rsidRDefault="00325E43">
      <w:pPr>
        <w:pStyle w:val="CommentText"/>
      </w:pPr>
      <w:r>
        <w:rPr>
          <w:rStyle w:val="CommentReference"/>
        </w:rPr>
        <w:annotationRef/>
      </w:r>
      <w:r>
        <w:t>Approached? What does this vs mean?</w:t>
      </w:r>
    </w:p>
  </w:comment>
  <w:comment w:id="1614" w:author="Windows User" w:date="2015-10-30T08:56:00Z" w:initials="WU">
    <w:p w14:paraId="329416E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20" w:author="Windows User" w:date="2015-10-30T08:56:00Z" w:initials="WU">
    <w:p w14:paraId="763F73BB" w14:textId="77777777" w:rsidR="00325E43" w:rsidRDefault="00325E43">
      <w:pPr>
        <w:pStyle w:val="CommentText"/>
      </w:pPr>
      <w:r>
        <w:rPr>
          <w:rStyle w:val="CommentReference"/>
        </w:rPr>
        <w:annotationRef/>
      </w:r>
      <w:r>
        <w:t>Thoughts?</w:t>
      </w:r>
    </w:p>
  </w:comment>
  <w:comment w:id="1641" w:author="Windows User" w:date="2015-10-30T08:56:00Z" w:initials="WU">
    <w:p w14:paraId="7B47C8A3" w14:textId="77777777" w:rsidR="00325E43" w:rsidRDefault="00325E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6" w:author="Windows User" w:date="2015-10-30T08:56:00Z" w:initials="WU">
    <w:p w14:paraId="0BE9113A" w14:textId="77777777" w:rsidR="00325E43" w:rsidRDefault="00325E43">
      <w:pPr>
        <w:pStyle w:val="CommentText"/>
      </w:pPr>
      <w:r>
        <w:rPr>
          <w:rStyle w:val="CommentReference"/>
        </w:rPr>
        <w:annotationRef/>
      </w:r>
      <w:r>
        <w:t>Completely different.</w:t>
      </w:r>
    </w:p>
  </w:comment>
  <w:comment w:id="1677" w:author="Windows User" w:date="2015-10-30T08:56:00Z" w:initials="WU">
    <w:p w14:paraId="074682DD" w14:textId="77777777" w:rsidR="00325E43" w:rsidRDefault="00325E43">
      <w:pPr>
        <w:pStyle w:val="CommentText"/>
      </w:pPr>
      <w:r>
        <w:rPr>
          <w:rStyle w:val="CommentReference"/>
        </w:rPr>
        <w:annotationRef/>
      </w:r>
      <w:r>
        <w:t>With or in?</w:t>
      </w:r>
    </w:p>
  </w:comment>
  <w:comment w:id="1678" w:author="Windows User" w:date="2015-10-30T08:56:00Z" w:initials="WU">
    <w:p w14:paraId="371712E1" w14:textId="77777777" w:rsidR="00325E43" w:rsidRDefault="00325E43">
      <w:pPr>
        <w:pStyle w:val="CommentText"/>
      </w:pPr>
      <w:r>
        <w:rPr>
          <w:rStyle w:val="CommentReference"/>
        </w:rPr>
        <w:annotationRef/>
      </w:r>
    </w:p>
  </w:comment>
  <w:comment w:id="1679" w:author="Windows User" w:date="2015-10-30T08:56:00Z" w:initials="WU">
    <w:p w14:paraId="0B3C1D3B" w14:textId="77777777" w:rsidR="00325E43" w:rsidRDefault="00325E43">
      <w:pPr>
        <w:pStyle w:val="CommentText"/>
      </w:pPr>
      <w:r>
        <w:rPr>
          <w:rStyle w:val="CommentReference"/>
        </w:rPr>
        <w:annotationRef/>
      </w:r>
      <w:r>
        <w:t>Sound or voice?</w:t>
      </w:r>
    </w:p>
  </w:comment>
  <w:comment w:id="1681" w:author="Windows User" w:date="2015-10-30T08:56:00Z" w:initials="WU">
    <w:p w14:paraId="1C3A0B98" w14:textId="77777777" w:rsidR="00325E43" w:rsidRDefault="00325E43">
      <w:pPr>
        <w:pStyle w:val="CommentText"/>
      </w:pPr>
      <w:r>
        <w:rPr>
          <w:rStyle w:val="CommentReference"/>
        </w:rPr>
        <w:annotationRef/>
      </w:r>
      <w:r>
        <w:t>Open to suggetions.</w:t>
      </w:r>
    </w:p>
  </w:comment>
  <w:comment w:id="1682" w:author="Windows User" w:date="2015-10-30T08:56:00Z" w:initials="WU">
    <w:p w14:paraId="79DB91AB" w14:textId="77777777" w:rsidR="00325E43" w:rsidRDefault="00325E43">
      <w:pPr>
        <w:pStyle w:val="CommentText"/>
      </w:pPr>
      <w:r>
        <w:rPr>
          <w:rStyle w:val="CommentReference"/>
        </w:rPr>
        <w:annotationRef/>
      </w:r>
      <w:r>
        <w:t>Before?</w:t>
      </w:r>
    </w:p>
  </w:comment>
  <w:comment w:id="1683" w:author="Windows User" w:date="2015-10-30T08:56:00Z" w:initials="WU">
    <w:p w14:paraId="777049F3" w14:textId="77777777" w:rsidR="00325E43" w:rsidRDefault="00325E43">
      <w:pPr>
        <w:pStyle w:val="CommentText"/>
      </w:pPr>
      <w:r>
        <w:rPr>
          <w:rStyle w:val="CommentReference"/>
        </w:rPr>
        <w:annotationRef/>
      </w:r>
      <w:r>
        <w:t>Nations?</w:t>
      </w:r>
    </w:p>
  </w:comment>
  <w:comment w:id="1684" w:author="Windows User" w:date="2015-10-30T08:56:00Z" w:initials="WU">
    <w:p w14:paraId="29D1E0CC" w14:textId="77777777" w:rsidR="00325E43" w:rsidRDefault="00325E43">
      <w:pPr>
        <w:pStyle w:val="CommentText"/>
      </w:pPr>
      <w:r>
        <w:rPr>
          <w:rStyle w:val="CommentReference"/>
        </w:rPr>
        <w:annotationRef/>
      </w:r>
      <w:r>
        <w:t>?</w:t>
      </w:r>
    </w:p>
  </w:comment>
  <w:comment w:id="1725" w:author="Windows User" w:date="2015-10-30T08:56:00Z" w:initials="WU">
    <w:p w14:paraId="73A9ACC7" w14:textId="77777777" w:rsidR="00325E43" w:rsidRDefault="00325E43">
      <w:pPr>
        <w:pStyle w:val="CommentText"/>
      </w:pPr>
      <w:r>
        <w:rPr>
          <w:rStyle w:val="CommentReference"/>
        </w:rPr>
        <w:annotationRef/>
      </w:r>
      <w:r>
        <w:t>?</w:t>
      </w:r>
    </w:p>
  </w:comment>
  <w:comment w:id="1732" w:author="Windows User" w:date="2015-10-30T08:56:00Z" w:initials="WU">
    <w:p w14:paraId="4F5630C0" w14:textId="77777777" w:rsidR="00325E43" w:rsidRDefault="00325E43">
      <w:pPr>
        <w:pStyle w:val="CommentText"/>
      </w:pPr>
      <w:r>
        <w:rPr>
          <w:rStyle w:val="CommentReference"/>
        </w:rPr>
        <w:annotationRef/>
      </w:r>
      <w:r>
        <w:t>Abba Noub, abanoub, Apa Noub, Apnoub?</w:t>
      </w:r>
    </w:p>
  </w:comment>
  <w:comment w:id="1733" w:author="Windows User" w:date="2015-10-30T08:56:00Z" w:initials="WU">
    <w:p w14:paraId="3899034D" w14:textId="77777777" w:rsidR="00325E43" w:rsidRDefault="00325E43">
      <w:pPr>
        <w:pStyle w:val="CommentText"/>
      </w:pPr>
      <w:r>
        <w:rPr>
          <w:rStyle w:val="CommentReference"/>
        </w:rPr>
        <w:annotationRef/>
      </w:r>
      <w:r>
        <w:t>Upright, or orthodox?</w:t>
      </w:r>
    </w:p>
  </w:comment>
  <w:comment w:id="1742" w:author="Windows User" w:date="2015-10-30T08:56:00Z" w:initials="WU">
    <w:p w14:paraId="61207ABC" w14:textId="77777777" w:rsidR="00325E43" w:rsidRDefault="00325E43">
      <w:pPr>
        <w:pStyle w:val="CommentText"/>
      </w:pPr>
      <w:r>
        <w:rPr>
          <w:rStyle w:val="CommentReference"/>
        </w:rPr>
        <w:annotationRef/>
      </w:r>
      <w:r>
        <w:t>Are we going with ti agia = saint and ti ethowab = the holy?</w:t>
      </w:r>
    </w:p>
  </w:comment>
  <w:comment w:id="1764" w:author="Windows User" w:date="2015-11-18T20:43:00Z" w:initials="WU">
    <w:p w14:paraId="08613E46" w14:textId="00F90E8C" w:rsidR="00325E43" w:rsidRDefault="00325E43">
      <w:pPr>
        <w:pStyle w:val="CommentText"/>
      </w:pPr>
      <w:r>
        <w:rPr>
          <w:rStyle w:val="CommentReference"/>
        </w:rPr>
        <w:annotationRef/>
      </w:r>
      <w:r>
        <w:t>Is this for Adam days? Or just Sundays?</w:t>
      </w:r>
    </w:p>
  </w:comment>
  <w:comment w:id="1765" w:author="Windows User" w:date="2015-11-18T20:38:00Z" w:initials="WU">
    <w:p w14:paraId="43F9C3B7" w14:textId="77777777" w:rsidR="00325E43" w:rsidRDefault="00325E43">
      <w:pPr>
        <w:pStyle w:val="CommentText"/>
      </w:pPr>
      <w:r>
        <w:rPr>
          <w:rStyle w:val="CommentReference"/>
        </w:rPr>
        <w:annotationRef/>
      </w:r>
      <w:r>
        <w:t>What does this mean? I feel like we put something else somewhere else</w:t>
      </w:r>
    </w:p>
  </w:comment>
  <w:comment w:id="1767" w:author="Windows User" w:date="2015-11-19T22:12:00Z" w:initials="WU">
    <w:p w14:paraId="79F037D4" w14:textId="77777777" w:rsidR="00325E43" w:rsidRDefault="00325E43">
      <w:pPr>
        <w:pStyle w:val="CommentText"/>
      </w:pPr>
      <w:r>
        <w:rPr>
          <w:rStyle w:val="CommentReference"/>
        </w:rPr>
        <w:annotationRef/>
      </w:r>
      <w:r>
        <w:t>Theotokos forever, or ever-Theotokos?</w:t>
      </w:r>
    </w:p>
  </w:comment>
  <w:comment w:id="1768" w:author="Windows User" w:date="2015-11-19T22:12:00Z" w:initials="WU">
    <w:p w14:paraId="7E2C6DDB" w14:textId="77777777" w:rsidR="00325E43" w:rsidRDefault="00325E43">
      <w:pPr>
        <w:pStyle w:val="CommentText"/>
      </w:pPr>
      <w:r>
        <w:rPr>
          <w:rStyle w:val="CommentReference"/>
        </w:rPr>
        <w:annotationRef/>
      </w:r>
      <w:r>
        <w:t>What does this mean?</w:t>
      </w:r>
    </w:p>
  </w:comment>
  <w:comment w:id="1769" w:author="Windows User" w:date="2015-11-19T22:12:00Z" w:initials="WU">
    <w:p w14:paraId="71146019" w14:textId="77777777" w:rsidR="00325E43" w:rsidRDefault="00325E43">
      <w:pPr>
        <w:pStyle w:val="CommentText"/>
      </w:pPr>
      <w:r>
        <w:rPr>
          <w:rStyle w:val="CommentReference"/>
        </w:rPr>
        <w:annotationRef/>
      </w:r>
      <w:r>
        <w:t>What does this mean?</w:t>
      </w:r>
    </w:p>
  </w:comment>
  <w:comment w:id="1770" w:author="Windows User" w:date="2015-11-19T22:12:00Z" w:initials="WU">
    <w:p w14:paraId="24E4F57A" w14:textId="77777777" w:rsidR="00325E43" w:rsidRDefault="00325E43">
      <w:pPr>
        <w:pStyle w:val="CommentText"/>
      </w:pPr>
      <w:r>
        <w:rPr>
          <w:rStyle w:val="CommentReference"/>
        </w:rPr>
        <w:annotationRef/>
      </w:r>
      <w:r>
        <w:t>Praying or interceding?</w:t>
      </w:r>
    </w:p>
  </w:comment>
  <w:comment w:id="1788" w:author="Windows User" w:date="2015-10-30T08:56:00Z" w:initials="WU">
    <w:p w14:paraId="36116F5D"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9" w:author="Windows User" w:date="2015-10-30T08:56:00Z" w:initials="WU">
    <w:p w14:paraId="55EA204B" w14:textId="77777777" w:rsidR="00325E43" w:rsidRDefault="00325E43">
      <w:pPr>
        <w:pStyle w:val="CommentText"/>
      </w:pPr>
      <w:r>
        <w:rPr>
          <w:rStyle w:val="CommentReference"/>
        </w:rPr>
        <w:annotationRef/>
      </w:r>
      <w:r>
        <w:t>Typo?</w:t>
      </w:r>
    </w:p>
  </w:comment>
  <w:comment w:id="1799" w:author="Brett Slote" w:date="2016-05-06T20:19:00Z" w:initials="BS">
    <w:p w14:paraId="2A94C5D4" w14:textId="77777777" w:rsidR="00325E43" w:rsidRDefault="00325E43" w:rsidP="00513E2D">
      <w:pPr>
        <w:pStyle w:val="CommentText"/>
      </w:pPr>
      <w:r>
        <w:rPr>
          <w:rStyle w:val="CommentReference"/>
        </w:rPr>
        <w:annotationRef/>
      </w:r>
      <w:r>
        <w:t>Check that this and next aren’t 101</w:t>
      </w:r>
    </w:p>
  </w:comment>
  <w:comment w:id="1855" w:author="Windows User" w:date="2015-10-30T08:56:00Z" w:initials="WU">
    <w:p w14:paraId="11E5D17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7" w:author="Windows User" w:date="2015-10-30T08:56:00Z" w:initials="WU">
    <w:p w14:paraId="38A16B24" w14:textId="77777777" w:rsidR="00325E43" w:rsidRDefault="00325E43">
      <w:pPr>
        <w:pStyle w:val="CommentText"/>
      </w:pPr>
      <w:r>
        <w:rPr>
          <w:rStyle w:val="CommentReference"/>
        </w:rPr>
        <w:annotationRef/>
      </w:r>
      <w:r>
        <w:t>What does the Coptic say?</w:t>
      </w:r>
    </w:p>
  </w:comment>
  <w:comment w:id="1858" w:author="Windows User" w:date="2015-10-30T08:56:00Z" w:initials="WU">
    <w:p w14:paraId="239824AA" w14:textId="77777777" w:rsidR="00325E43" w:rsidRDefault="00325E43">
      <w:pPr>
        <w:pStyle w:val="CommentText"/>
      </w:pPr>
      <w:r>
        <w:rPr>
          <w:rStyle w:val="CommentReference"/>
        </w:rPr>
        <w:annotationRef/>
      </w:r>
      <w:r>
        <w:t>What is being quoted? 2Cor 5?</w:t>
      </w:r>
    </w:p>
  </w:comment>
  <w:comment w:id="1861" w:author="Windows User" w:date="2015-10-30T08:56:00Z" w:initials="WU">
    <w:p w14:paraId="1EC34668" w14:textId="77777777" w:rsidR="00325E43" w:rsidRDefault="00325E43">
      <w:pPr>
        <w:pStyle w:val="CommentText"/>
      </w:pPr>
      <w:r>
        <w:rPr>
          <w:rStyle w:val="CommentReference"/>
        </w:rPr>
        <w:annotationRef/>
      </w:r>
      <w:r>
        <w:t>This is clearly a late composition, bastardizing other hymns. “our father in heaven, the sinless one, with your good father…” right.</w:t>
      </w:r>
    </w:p>
  </w:comment>
  <w:comment w:id="1862" w:author="Windows User" w:date="2015-10-30T08:56:00Z" w:initials="WU">
    <w:p w14:paraId="4470C38C" w14:textId="77777777" w:rsidR="00325E43" w:rsidRDefault="00325E43">
      <w:pPr>
        <w:pStyle w:val="CommentText"/>
      </w:pPr>
      <w:r>
        <w:rPr>
          <w:rStyle w:val="CommentReference"/>
        </w:rPr>
        <w:annotationRef/>
      </w:r>
      <w:r>
        <w:t>Coptic is different from previous verse. What should English be?</w:t>
      </w:r>
    </w:p>
  </w:comment>
  <w:comment w:id="1863" w:author="Windows User" w:date="2015-10-30T08:56:00Z" w:initials="WU">
    <w:p w14:paraId="350A9B71" w14:textId="77777777" w:rsidR="00325E43" w:rsidRDefault="00325E43">
      <w:pPr>
        <w:pStyle w:val="CommentText"/>
      </w:pPr>
      <w:r>
        <w:rPr>
          <w:rStyle w:val="CommentReference"/>
        </w:rPr>
        <w:annotationRef/>
      </w:r>
      <w:r>
        <w:t>Or athletes? Or athletic martyrs?</w:t>
      </w:r>
    </w:p>
  </w:comment>
  <w:comment w:id="1864" w:author="Windows User" w:date="2015-10-30T08:56:00Z" w:initials="WU">
    <w:p w14:paraId="72F9FFC3" w14:textId="77777777" w:rsidR="00325E43" w:rsidRDefault="00325E43">
      <w:pPr>
        <w:pStyle w:val="CommentText"/>
      </w:pPr>
      <w:r>
        <w:rPr>
          <w:rStyle w:val="CommentReference"/>
        </w:rPr>
        <w:annotationRef/>
      </w:r>
      <w:r>
        <w:t>Or of the martyrs?</w:t>
      </w:r>
    </w:p>
  </w:comment>
  <w:comment w:id="1865" w:author="Windows User" w:date="2015-10-30T08:56:00Z" w:initials="WU">
    <w:p w14:paraId="7BD5C124" w14:textId="77777777" w:rsidR="00325E43" w:rsidRDefault="00325E43">
      <w:pPr>
        <w:pStyle w:val="CommentText"/>
      </w:pPr>
      <w:r>
        <w:rPr>
          <w:rStyle w:val="CommentReference"/>
        </w:rPr>
        <w:annotationRef/>
      </w:r>
      <w:r>
        <w:t>Carries or lifts?</w:t>
      </w:r>
    </w:p>
  </w:comment>
  <w:comment w:id="1866" w:author="Windows User" w:date="2015-10-30T08:56:00Z" w:initials="WU">
    <w:p w14:paraId="525F7218" w14:textId="77777777" w:rsidR="00325E43" w:rsidRDefault="00325E43">
      <w:pPr>
        <w:pStyle w:val="CommentText"/>
      </w:pPr>
      <w:r>
        <w:rPr>
          <w:rStyle w:val="CommentReference"/>
        </w:rPr>
        <w:annotationRef/>
      </w:r>
      <w:r>
        <w:t>Churches?</w:t>
      </w:r>
    </w:p>
    <w:p w14:paraId="32A8F1D7" w14:textId="77777777" w:rsidR="00325E43" w:rsidRDefault="00325E43">
      <w:pPr>
        <w:pStyle w:val="CommentText"/>
      </w:pPr>
    </w:p>
  </w:comment>
  <w:comment w:id="1867" w:author="Windows User" w:date="2015-10-30T08:56:00Z" w:initials="WU">
    <w:p w14:paraId="165286E5" w14:textId="77777777" w:rsidR="00325E43" w:rsidRDefault="00325E43">
      <w:pPr>
        <w:pStyle w:val="CommentText"/>
      </w:pPr>
      <w:r>
        <w:rPr>
          <w:rStyle w:val="CommentReference"/>
        </w:rPr>
        <w:annotationRef/>
      </w:r>
      <w:r>
        <w:t>End?</w:t>
      </w:r>
    </w:p>
  </w:comment>
  <w:comment w:id="1876" w:author="Windows User" w:date="2015-10-30T08:56:00Z" w:initials="WU">
    <w:p w14:paraId="770DC519" w14:textId="77777777" w:rsidR="00325E43" w:rsidRDefault="00325E43">
      <w:pPr>
        <w:pStyle w:val="CommentText"/>
      </w:pPr>
      <w:r>
        <w:rPr>
          <w:rStyle w:val="CommentReference"/>
        </w:rPr>
        <w:annotationRef/>
      </w:r>
      <w:r>
        <w:t>Or full stop. You are worthy of the glory,</w:t>
      </w:r>
    </w:p>
  </w:comment>
  <w:comment w:id="1882" w:author="Windows User" w:date="2015-10-30T08:56:00Z" w:initials="WU">
    <w:p w14:paraId="664F3BFA" w14:textId="77777777" w:rsidR="00325E43" w:rsidRDefault="00325E43">
      <w:pPr>
        <w:pStyle w:val="CommentText"/>
      </w:pPr>
      <w:r>
        <w:rPr>
          <w:rStyle w:val="CommentReference"/>
        </w:rPr>
        <w:annotationRef/>
      </w:r>
      <w:r>
        <w:t>?</w:t>
      </w:r>
    </w:p>
  </w:comment>
  <w:comment w:id="1885" w:author="Windows User" w:date="2015-10-30T08:56:00Z" w:initials="WU">
    <w:p w14:paraId="08BCD53E" w14:textId="77777777" w:rsidR="00325E43" w:rsidRDefault="00325E43">
      <w:pPr>
        <w:pStyle w:val="CommentText"/>
      </w:pPr>
      <w:r>
        <w:rPr>
          <w:rStyle w:val="CommentReference"/>
        </w:rPr>
        <w:annotationRef/>
      </w:r>
      <w:r>
        <w:t>Is? Or will be? Exalted, or highly exalted?</w:t>
      </w:r>
    </w:p>
  </w:comment>
  <w:comment w:id="1887" w:author="Windows User" w:date="2015-10-30T08:56:00Z" w:initials="WU">
    <w:p w14:paraId="4F4D62D2" w14:textId="77777777" w:rsidR="00325E43" w:rsidRDefault="00325E43">
      <w:pPr>
        <w:pStyle w:val="CommentText"/>
      </w:pPr>
      <w:r>
        <w:rPr>
          <w:rStyle w:val="CommentReference"/>
        </w:rPr>
        <w:annotationRef/>
      </w:r>
      <w:r>
        <w:t>Bring or offer</w:t>
      </w:r>
    </w:p>
  </w:comment>
  <w:comment w:id="1888" w:author="Windows User" w:date="2015-10-30T08:56:00Z" w:initials="WU">
    <w:p w14:paraId="66D4EE13" w14:textId="77777777" w:rsidR="00325E43" w:rsidRDefault="00325E43">
      <w:pPr>
        <w:pStyle w:val="CommentText"/>
      </w:pPr>
      <w:r>
        <w:rPr>
          <w:rStyle w:val="CommentReference"/>
        </w:rPr>
        <w:annotationRef/>
      </w:r>
      <w:r>
        <w:t>Spelling?</w:t>
      </w:r>
    </w:p>
  </w:comment>
  <w:comment w:id="1894" w:author="Windows User" w:date="2015-11-17T22:12:00Z" w:initials="WU">
    <w:p w14:paraId="412F0631" w14:textId="77777777" w:rsidR="00325E43" w:rsidRDefault="00325E43">
      <w:pPr>
        <w:pStyle w:val="CommentText"/>
      </w:pPr>
      <w:r>
        <w:rPr>
          <w:rStyle w:val="CommentReference"/>
        </w:rPr>
        <w:annotationRef/>
      </w:r>
      <w:r>
        <w:t>Literally trampled, right? Or crushed?</w:t>
      </w:r>
    </w:p>
  </w:comment>
  <w:comment w:id="1895" w:author="Windows User" w:date="2015-11-17T22:12:00Z" w:initials="WU">
    <w:p w14:paraId="135DCC31" w14:textId="77777777" w:rsidR="00325E43" w:rsidRDefault="00325E43">
      <w:pPr>
        <w:pStyle w:val="CommentText"/>
      </w:pPr>
      <w:r>
        <w:rPr>
          <w:rStyle w:val="CommentReference"/>
        </w:rPr>
        <w:annotationRef/>
      </w:r>
      <w:r>
        <w:t>Authority? Might? Reign?</w:t>
      </w:r>
    </w:p>
  </w:comment>
  <w:comment w:id="1898" w:author="Windows User" w:date="2015-10-30T08:56:00Z" w:initials="WU">
    <w:p w14:paraId="11BE3C4D" w14:textId="77777777" w:rsidR="00325E43" w:rsidRDefault="00325E43">
      <w:pPr>
        <w:pStyle w:val="CommentText"/>
      </w:pPr>
      <w:r>
        <w:rPr>
          <w:rStyle w:val="CommentReference"/>
        </w:rPr>
        <w:annotationRef/>
      </w:r>
      <w:r>
        <w:t>Name or Holy Name?</w:t>
      </w:r>
    </w:p>
  </w:comment>
  <w:comment w:id="1908" w:author="Windows User" w:date="2015-10-30T08:56:00Z" w:initials="WU">
    <w:p w14:paraId="4A1C10F1" w14:textId="77777777" w:rsidR="00325E43" w:rsidRDefault="00325E43">
      <w:pPr>
        <w:pStyle w:val="CommentText"/>
      </w:pPr>
      <w:r>
        <w:rPr>
          <w:rStyle w:val="CommentReference"/>
        </w:rPr>
        <w:annotationRef/>
      </w:r>
      <w:r>
        <w:t>Christ or Jesus Christ?</w:t>
      </w:r>
    </w:p>
  </w:comment>
  <w:comment w:id="1914" w:author="Windows User" w:date="2015-10-30T08:56:00Z" w:initials="WU">
    <w:p w14:paraId="31C2C585" w14:textId="77777777" w:rsidR="00325E43" w:rsidRDefault="00325E43">
      <w:pPr>
        <w:pStyle w:val="CommentText"/>
      </w:pPr>
      <w:r>
        <w:rPr>
          <w:rStyle w:val="CommentReference"/>
        </w:rPr>
        <w:annotationRef/>
      </w:r>
      <w:r>
        <w:t>Name or Holy Name?</w:t>
      </w:r>
    </w:p>
  </w:comment>
  <w:comment w:id="1915" w:author="Windows User" w:date="2015-10-30T08:56:00Z" w:initials="WU">
    <w:p w14:paraId="18203C3C" w14:textId="77777777" w:rsidR="00325E43" w:rsidRDefault="00325E43">
      <w:pPr>
        <w:pStyle w:val="CommentText"/>
      </w:pPr>
      <w:r>
        <w:rPr>
          <w:rStyle w:val="CommentReference"/>
        </w:rPr>
        <w:annotationRef/>
      </w:r>
      <w:r>
        <w:t>To Him? Or by His might/power?</w:t>
      </w:r>
    </w:p>
  </w:comment>
  <w:comment w:id="1916" w:author="Windows User" w:date="2015-10-30T08:56:00Z" w:initials="WU">
    <w:p w14:paraId="27B39720" w14:textId="77777777" w:rsidR="00325E43" w:rsidRDefault="00325E43">
      <w:pPr>
        <w:pStyle w:val="CommentText"/>
      </w:pPr>
      <w:r>
        <w:rPr>
          <w:rStyle w:val="CommentReference"/>
        </w:rPr>
        <w:annotationRef/>
      </w:r>
      <w:r>
        <w:t>Might, or may?</w:t>
      </w:r>
    </w:p>
  </w:comment>
  <w:comment w:id="1917" w:author="Windows User" w:date="2015-10-30T08:56:00Z" w:initials="WU">
    <w:p w14:paraId="2FB96B7C" w14:textId="77777777" w:rsidR="00325E43" w:rsidRDefault="00325E43" w:rsidP="00F77A5B">
      <w:pPr>
        <w:pStyle w:val="CommentText"/>
      </w:pPr>
      <w:r>
        <w:rPr>
          <w:rStyle w:val="CommentReference"/>
        </w:rPr>
        <w:annotationRef/>
      </w:r>
      <w:r>
        <w:t>Christ or Jesus Christ?</w:t>
      </w:r>
    </w:p>
  </w:comment>
  <w:comment w:id="1920" w:author="Windows User" w:date="2015-10-30T08:56:00Z" w:initials="WU">
    <w:p w14:paraId="775D4B1C" w14:textId="77777777" w:rsidR="00325E43" w:rsidRDefault="00325E43">
      <w:pPr>
        <w:pStyle w:val="CommentText"/>
      </w:pPr>
      <w:r>
        <w:rPr>
          <w:rStyle w:val="CommentReference"/>
        </w:rPr>
        <w:annotationRef/>
      </w:r>
      <w:r>
        <w:t>Miracles?</w:t>
      </w:r>
    </w:p>
  </w:comment>
  <w:comment w:id="1926" w:author="Windows User" w:date="2015-10-30T08:56:00Z" w:initials="WU">
    <w:p w14:paraId="511773EC" w14:textId="77777777" w:rsidR="00325E43" w:rsidRDefault="00325E43">
      <w:pPr>
        <w:pStyle w:val="CommentText"/>
      </w:pPr>
      <w:r>
        <w:rPr>
          <w:rStyle w:val="CommentReference"/>
        </w:rPr>
        <w:annotationRef/>
      </w:r>
      <w:r>
        <w:t>Name or Holy Name?</w:t>
      </w:r>
    </w:p>
  </w:comment>
  <w:comment w:id="1927" w:author="Windows User" w:date="2015-10-30T08:56:00Z" w:initials="WU">
    <w:p w14:paraId="0BC6FD3A" w14:textId="77777777" w:rsidR="00325E43" w:rsidRDefault="00325E43">
      <w:pPr>
        <w:pStyle w:val="CommentText"/>
      </w:pPr>
      <w:r>
        <w:rPr>
          <w:rStyle w:val="CommentReference"/>
        </w:rPr>
        <w:annotationRef/>
      </w:r>
      <w:r>
        <w:t>To Him? Or by His might/power?</w:t>
      </w:r>
    </w:p>
  </w:comment>
  <w:comment w:id="1928" w:author="Windows User" w:date="2015-10-30T08:56:00Z" w:initials="WU">
    <w:p w14:paraId="6BED6166" w14:textId="77777777" w:rsidR="00325E43" w:rsidRDefault="00325E43">
      <w:pPr>
        <w:pStyle w:val="CommentText"/>
      </w:pPr>
      <w:r>
        <w:rPr>
          <w:rStyle w:val="CommentReference"/>
        </w:rPr>
        <w:annotationRef/>
      </w:r>
      <w:r>
        <w:t>Might, or may?</w:t>
      </w:r>
    </w:p>
  </w:comment>
  <w:comment w:id="1937" w:author="Windows User" w:date="2016-02-10T12:41:00Z" w:initials="WU">
    <w:p w14:paraId="1E6C57D4" w14:textId="77777777" w:rsidR="00325E43" w:rsidRDefault="00325E4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40B62" w14:textId="77777777" w:rsidR="001275D9" w:rsidRDefault="001275D9" w:rsidP="006D61CA">
      <w:pPr>
        <w:spacing w:after="0" w:line="240" w:lineRule="auto"/>
      </w:pPr>
      <w:r>
        <w:separator/>
      </w:r>
    </w:p>
  </w:endnote>
  <w:endnote w:type="continuationSeparator" w:id="0">
    <w:p w14:paraId="64E40BC0" w14:textId="77777777" w:rsidR="001275D9" w:rsidRDefault="001275D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00"/>
    <w:family w:val="auto"/>
    <w:pitch w:val="variable"/>
    <w:sig w:usb0="00000000"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FreeSerifAvvaShenouda Medium">
    <w:charset w:val="00"/>
    <w:family w:val="auto"/>
    <w:pitch w:val="variable"/>
    <w:sig w:usb0="E5B3AAFF" w:usb1="D007FDFF" w:usb2="00000B28" w:usb3="00000000" w:csb0="000300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D4EBB43" w:rsidR="00325E43" w:rsidRPr="004D6538" w:rsidRDefault="00325E4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030F1">
      <w:rPr>
        <w:noProof/>
        <w:lang w:val="en-US"/>
      </w:rPr>
      <w:t>112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25E43" w:rsidRPr="009654EE" w:rsidRDefault="00325E4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0A705AD" w:rsidR="00325E43" w:rsidRPr="009654EE" w:rsidRDefault="00325E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030F1">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731647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030F1">
      <w:rPr>
        <w:noProof/>
        <w:lang w:val="en-US"/>
      </w:rPr>
      <w:t>113</w:t>
    </w:r>
    <w:r w:rsidRPr="006D61CA">
      <w:rPr>
        <w:lang w:val="en-US"/>
      </w:rPr>
      <w:fldChar w:fldCharType="end"/>
    </w:r>
  </w:p>
  <w:p w14:paraId="1546C8BA" w14:textId="77777777" w:rsidR="00325E43" w:rsidRDefault="00325E43"/>
  <w:p w14:paraId="578F45FC" w14:textId="77777777" w:rsidR="00325E43" w:rsidRDefault="00325E4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2AD7CE2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4564C">
      <w:rPr>
        <w:noProof/>
        <w:lang w:val="en-US"/>
      </w:rPr>
      <w:t>1095</w:t>
    </w:r>
    <w:r w:rsidRPr="006D61CA">
      <w:rPr>
        <w:lang w:val="en-US"/>
      </w:rPr>
      <w:fldChar w:fldCharType="end"/>
    </w:r>
  </w:p>
  <w:p w14:paraId="6E3E0469" w14:textId="77777777" w:rsidR="00325E43" w:rsidRDefault="00325E43"/>
  <w:p w14:paraId="5C3C24E2" w14:textId="77777777" w:rsidR="00325E43" w:rsidRDefault="00325E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2A2DA" w14:textId="77777777" w:rsidR="001275D9" w:rsidRDefault="001275D9" w:rsidP="006D61CA">
      <w:pPr>
        <w:spacing w:after="0" w:line="240" w:lineRule="auto"/>
      </w:pPr>
      <w:r>
        <w:separator/>
      </w:r>
    </w:p>
  </w:footnote>
  <w:footnote w:type="continuationSeparator" w:id="0">
    <w:p w14:paraId="2D49117E" w14:textId="77777777" w:rsidR="001275D9" w:rsidRDefault="001275D9" w:rsidP="006D61CA">
      <w:pPr>
        <w:spacing w:after="0" w:line="240" w:lineRule="auto"/>
      </w:pPr>
      <w:r>
        <w:continuationSeparator/>
      </w:r>
    </w:p>
  </w:footnote>
  <w:footnote w:id="1">
    <w:p w14:paraId="16A75E0F" w14:textId="77777777" w:rsidR="00325E43" w:rsidRDefault="00325E4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25E43" w:rsidRDefault="00325E4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25E43" w:rsidRDefault="00325E43" w:rsidP="00F94412">
      <w:pPr>
        <w:pStyle w:val="footnote"/>
      </w:pPr>
      <w:r>
        <w:rPr>
          <w:rStyle w:val="FootnoteReference"/>
        </w:rPr>
        <w:footnoteRef/>
      </w:r>
      <w:r>
        <w:t xml:space="preserve"> [JS] or “assemblies”</w:t>
      </w:r>
    </w:p>
  </w:footnote>
  <w:footnote w:id="4">
    <w:p w14:paraId="5E4DFE5E" w14:textId="5E90AEFA" w:rsidR="00325E43" w:rsidRPr="00926B87" w:rsidRDefault="00325E4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E43" w:rsidRDefault="00325E43" w:rsidP="00031314">
      <w:pPr>
        <w:pStyle w:val="footnote"/>
      </w:pPr>
    </w:p>
  </w:footnote>
  <w:footnote w:id="5">
    <w:p w14:paraId="5EDE2D3A" w14:textId="77777777" w:rsidR="00325E43" w:rsidRDefault="00325E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25E43" w:rsidRDefault="00325E43" w:rsidP="00323889">
      <w:pPr>
        <w:pStyle w:val="footnote"/>
      </w:pPr>
      <w:r>
        <w:rPr>
          <w:rStyle w:val="FootnoteReference"/>
        </w:rPr>
        <w:footnoteRef/>
      </w:r>
      <w:r>
        <w:t xml:space="preserve"> Or “The Lord’s Annointed”</w:t>
      </w:r>
    </w:p>
  </w:footnote>
  <w:footnote w:id="7">
    <w:p w14:paraId="31BBF667" w14:textId="77777777" w:rsidR="00325E43" w:rsidRPr="00926B87" w:rsidRDefault="00325E4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E43" w:rsidRDefault="00325E43" w:rsidP="00441BAC">
      <w:pPr>
        <w:pStyle w:val="footnote"/>
      </w:pPr>
    </w:p>
  </w:footnote>
  <w:footnote w:id="8">
    <w:p w14:paraId="580FAEDD" w14:textId="77777777" w:rsidR="00325E43" w:rsidRDefault="00325E43" w:rsidP="00130E47">
      <w:pPr>
        <w:pStyle w:val="footnote"/>
      </w:pPr>
      <w:r>
        <w:rPr>
          <w:rStyle w:val="FootnoteReference"/>
        </w:rPr>
        <w:footnoteRef/>
      </w:r>
      <w:r>
        <w:t xml:space="preserve"> Or “The Lord’s Annointed”</w:t>
      </w:r>
    </w:p>
  </w:footnote>
  <w:footnote w:id="9">
    <w:p w14:paraId="74D64774" w14:textId="4A8F239B" w:rsidR="00325E43" w:rsidRDefault="00325E4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25E43" w:rsidRDefault="00325E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25E43" w:rsidRDefault="00325E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25E43" w:rsidRDefault="00325E43" w:rsidP="00485E0C">
      <w:pPr>
        <w:pStyle w:val="footnote"/>
      </w:pPr>
      <w:r>
        <w:rPr>
          <w:rStyle w:val="FootnoteReference"/>
          <w:rFonts w:cs="@MingLiU"/>
          <w:szCs w:val="18"/>
        </w:rPr>
        <w:footnoteRef/>
      </w:r>
      <w:r w:rsidRPr="003C6041">
        <w:t>Literally, unbroken fence</w:t>
      </w:r>
    </w:p>
  </w:footnote>
  <w:footnote w:id="13">
    <w:p w14:paraId="7C2A9DE8" w14:textId="15E62972" w:rsidR="00325E43" w:rsidRDefault="00325E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25E43" w:rsidRDefault="00325E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25E43" w:rsidRDefault="00325E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25E43" w:rsidRDefault="00325E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25E43" w:rsidRDefault="00325E43" w:rsidP="006800D4">
      <w:pPr>
        <w:pStyle w:val="footnote"/>
      </w:pPr>
      <w:r>
        <w:rPr>
          <w:rStyle w:val="FootnoteReference"/>
        </w:rPr>
        <w:footnoteRef/>
      </w:r>
      <w:r>
        <w:t xml:space="preserve"> Or ‘Unique’</w:t>
      </w:r>
    </w:p>
  </w:footnote>
  <w:footnote w:id="18">
    <w:p w14:paraId="4D9AA31B" w14:textId="77777777" w:rsidR="00325E43" w:rsidRDefault="00325E4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25E43" w:rsidRDefault="00325E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25E43" w:rsidRDefault="00325E4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25E43" w:rsidRDefault="00325E4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25E43" w:rsidRDefault="00325E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25E43" w:rsidRDefault="00325E4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25E43" w:rsidRDefault="00325E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25E43" w:rsidRDefault="00325E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25E43" w:rsidRPr="004A3E27" w:rsidRDefault="00325E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25E43" w:rsidRPr="004A3E27" w:rsidRDefault="00325E4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25E43" w:rsidRPr="004A3E27" w:rsidRDefault="00325E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25E43" w:rsidRPr="004A3E27" w:rsidRDefault="00325E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25E43" w:rsidRDefault="00325E4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25E43" w:rsidRPr="004A3E27" w:rsidRDefault="00325E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25E43" w:rsidRPr="004A3E27" w:rsidRDefault="00325E4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25E43" w:rsidRPr="004A3E27" w:rsidRDefault="00325E4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25E43" w:rsidRDefault="00325E43" w:rsidP="00AC01E8">
      <w:pPr>
        <w:pStyle w:val="footnote"/>
      </w:pPr>
      <w:r>
        <w:rPr>
          <w:rStyle w:val="FootnoteReference"/>
        </w:rPr>
        <w:footnoteRef/>
      </w:r>
      <w:r>
        <w:t xml:space="preserve"> [JS] or “enlarged me”</w:t>
      </w:r>
    </w:p>
  </w:footnote>
  <w:footnote w:id="35">
    <w:p w14:paraId="369566FF" w14:textId="769E6598" w:rsidR="00325E43" w:rsidRPr="004A3E27" w:rsidRDefault="00325E4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25E43" w:rsidRPr="004A3E27" w:rsidRDefault="00325E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25E43" w:rsidRPr="004A3E27" w:rsidRDefault="00325E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25E43" w:rsidRPr="004A3E27" w:rsidRDefault="00325E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25E43" w:rsidRDefault="00325E43" w:rsidP="00AC01E8">
      <w:pPr>
        <w:pStyle w:val="footnote"/>
      </w:pPr>
      <w:r>
        <w:rPr>
          <w:rStyle w:val="FootnoteReference"/>
        </w:rPr>
        <w:footnoteRef/>
      </w:r>
      <w:r>
        <w:t xml:space="preserve"> [JS] literally, “face”</w:t>
      </w:r>
    </w:p>
  </w:footnote>
  <w:footnote w:id="40">
    <w:p w14:paraId="4A85A605" w14:textId="3B66CCF4" w:rsidR="00325E43" w:rsidRDefault="00325E4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25E43" w:rsidRPr="004A3E27" w:rsidRDefault="00325E4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25E43" w:rsidRPr="004A3E27" w:rsidRDefault="00325E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25E43" w:rsidRDefault="00325E43" w:rsidP="00FE33CB">
      <w:pPr>
        <w:pStyle w:val="footnote"/>
      </w:pPr>
      <w:r>
        <w:rPr>
          <w:rStyle w:val="FootnoteReference"/>
        </w:rPr>
        <w:footnoteRef/>
      </w:r>
      <w:r>
        <w:t xml:space="preserve"> [JS] or “and You will see me.”</w:t>
      </w:r>
    </w:p>
  </w:footnote>
  <w:footnote w:id="44">
    <w:p w14:paraId="2738F1D2" w14:textId="121829F4" w:rsidR="00325E43" w:rsidRDefault="00325E43" w:rsidP="00DC2AAA">
      <w:pPr>
        <w:pStyle w:val="footnote"/>
      </w:pPr>
      <w:r>
        <w:rPr>
          <w:rStyle w:val="FootnoteReference"/>
        </w:rPr>
        <w:footnoteRef/>
      </w:r>
      <w:r>
        <w:t xml:space="preserve"> [JS] or lawlessness</w:t>
      </w:r>
    </w:p>
  </w:footnote>
  <w:footnote w:id="45">
    <w:p w14:paraId="0C722E17" w14:textId="0C245CCD" w:rsidR="00325E43" w:rsidRDefault="00325E43" w:rsidP="00423962">
      <w:pPr>
        <w:pStyle w:val="footnote"/>
      </w:pPr>
      <w:r>
        <w:rPr>
          <w:rStyle w:val="FootnoteReference"/>
        </w:rPr>
        <w:footnoteRef/>
      </w:r>
      <w:r>
        <w:t xml:space="preserve"> [JS] “do obeisance”, “worship”, referring to the physical act</w:t>
      </w:r>
    </w:p>
  </w:footnote>
  <w:footnote w:id="46">
    <w:p w14:paraId="673FFF4D" w14:textId="4AC67C07" w:rsidR="00325E43" w:rsidRPr="004A3E27" w:rsidRDefault="00325E4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25E43" w:rsidRDefault="00325E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25E43" w:rsidRPr="004A3E27" w:rsidRDefault="00325E4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25E43" w:rsidRPr="004A3E27" w:rsidRDefault="00325E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25E43" w:rsidRDefault="00325E43" w:rsidP="00530F84">
      <w:pPr>
        <w:pStyle w:val="footnote"/>
      </w:pPr>
      <w:r>
        <w:rPr>
          <w:rStyle w:val="FootnoteReference"/>
        </w:rPr>
        <w:footnoteRef/>
      </w:r>
      <w:r>
        <w:t xml:space="preserve"> [JS] or “give thanks”. The word conveys “thankfully confess with praise”</w:t>
      </w:r>
    </w:p>
  </w:footnote>
  <w:footnote w:id="51">
    <w:p w14:paraId="3C274CF7" w14:textId="753C99BC" w:rsidR="00325E43" w:rsidRPr="004A3E27" w:rsidRDefault="00325E4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25E43" w:rsidRDefault="00325E43" w:rsidP="00530F84">
      <w:pPr>
        <w:pStyle w:val="footnote"/>
      </w:pPr>
      <w:r>
        <w:rPr>
          <w:rStyle w:val="FootnoteReference"/>
        </w:rPr>
        <w:footnoteRef/>
      </w:r>
      <w:r>
        <w:t xml:space="preserve"> [JS] Fr. Lazarus and Brenton interpolate “my enemy”</w:t>
      </w:r>
    </w:p>
  </w:footnote>
  <w:footnote w:id="53">
    <w:p w14:paraId="4AC07AFE" w14:textId="206B4893" w:rsidR="00325E43" w:rsidRPr="004A3E27" w:rsidRDefault="00325E4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25E43" w:rsidRPr="004A3E27" w:rsidRDefault="00325E43" w:rsidP="00C06875">
      <w:pPr>
        <w:pStyle w:val="footnote"/>
      </w:pPr>
      <w:r w:rsidRPr="004A3E27">
        <w:rPr>
          <w:rStyle w:val="FootnoteReference"/>
        </w:rPr>
        <w:footnoteRef/>
      </w:r>
      <w:r w:rsidRPr="004A3E27">
        <w:t xml:space="preserve"> Empties fall (Ephes. 5:18).</w:t>
      </w:r>
    </w:p>
  </w:footnote>
  <w:footnote w:id="55">
    <w:p w14:paraId="5DDCA66E" w14:textId="77777777" w:rsidR="00325E43" w:rsidRPr="004A3E27" w:rsidRDefault="00325E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25E43" w:rsidRDefault="00325E43" w:rsidP="008D6B7B">
      <w:pPr>
        <w:pStyle w:val="footnote"/>
      </w:pPr>
      <w:r>
        <w:rPr>
          <w:rStyle w:val="FootnoteReference"/>
        </w:rPr>
        <w:footnoteRef/>
      </w:r>
      <w:r>
        <w:t xml:space="preserve"> [JS] Fr. Athanasius has “therefore I will return on high.”</w:t>
      </w:r>
    </w:p>
  </w:footnote>
  <w:footnote w:id="57">
    <w:p w14:paraId="3FBE71C1" w14:textId="749D259D" w:rsidR="00325E43" w:rsidRDefault="00325E43" w:rsidP="00741EF6">
      <w:pPr>
        <w:pStyle w:val="footnote"/>
      </w:pPr>
      <w:r>
        <w:rPr>
          <w:rStyle w:val="FootnoteReference"/>
        </w:rPr>
        <w:footnoteRef/>
      </w:r>
      <w:r>
        <w:t xml:space="preserve"> [JS] or “give thanks to”, or “thankfully confess the Lord with Praise”</w:t>
      </w:r>
    </w:p>
  </w:footnote>
  <w:footnote w:id="58">
    <w:p w14:paraId="74E99F4D" w14:textId="77777777" w:rsidR="00325E43" w:rsidRPr="004A3E27" w:rsidRDefault="00325E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25E43" w:rsidRPr="004A3E27" w:rsidRDefault="00325E43" w:rsidP="00C06875">
      <w:pPr>
        <w:pStyle w:val="footnote"/>
      </w:pPr>
      <w:r w:rsidRPr="004A3E27">
        <w:rPr>
          <w:rStyle w:val="FootnoteReference"/>
        </w:rPr>
        <w:footnoteRef/>
      </w:r>
      <w:r w:rsidRPr="004A3E27">
        <w:t xml:space="preserve"> Mt. 21:16.</w:t>
      </w:r>
    </w:p>
  </w:footnote>
  <w:footnote w:id="60">
    <w:p w14:paraId="263154A0" w14:textId="77777777" w:rsidR="00325E43" w:rsidRPr="004A3E27" w:rsidRDefault="00325E4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25E43" w:rsidRPr="004A3E27" w:rsidRDefault="00325E4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25E43" w:rsidRDefault="00325E43" w:rsidP="00741EF6">
      <w:pPr>
        <w:pStyle w:val="footnote"/>
      </w:pPr>
      <w:r>
        <w:rPr>
          <w:rStyle w:val="FootnoteReference"/>
        </w:rPr>
        <w:footnoteRef/>
      </w:r>
      <w:r>
        <w:t xml:space="preserve"> [JS] or “thank”, “I will thankfully confess You with praise”</w:t>
      </w:r>
    </w:p>
  </w:footnote>
  <w:footnote w:id="63">
    <w:p w14:paraId="4A64FA1B" w14:textId="245FE10B" w:rsidR="00325E43" w:rsidRDefault="00325E43" w:rsidP="005C7C41">
      <w:pPr>
        <w:pStyle w:val="footnote"/>
      </w:pPr>
      <w:r>
        <w:rPr>
          <w:rStyle w:val="FootnoteReference"/>
        </w:rPr>
        <w:footnoteRef/>
      </w:r>
      <w:r>
        <w:t xml:space="preserve"> [JS] Or, “I will confess You with thanksgiving”</w:t>
      </w:r>
    </w:p>
  </w:footnote>
  <w:footnote w:id="64">
    <w:p w14:paraId="70996BAC" w14:textId="67EDD120" w:rsidR="00325E43" w:rsidRDefault="00325E43" w:rsidP="00741EF6">
      <w:pPr>
        <w:pStyle w:val="footnote"/>
      </w:pPr>
      <w:r>
        <w:rPr>
          <w:rStyle w:val="FootnoteReference"/>
        </w:rPr>
        <w:footnoteRef/>
      </w:r>
      <w:r>
        <w:t xml:space="preserve"> [JS] literally, “from before Your face”</w:t>
      </w:r>
    </w:p>
  </w:footnote>
  <w:footnote w:id="65">
    <w:p w14:paraId="1EEFD7A1" w14:textId="55BF803F" w:rsidR="00325E43" w:rsidRPr="004A3E27" w:rsidRDefault="00325E4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25E43" w:rsidRPr="004A3E27" w:rsidRDefault="00325E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25E43" w:rsidRPr="004A3E27" w:rsidRDefault="00325E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25E43" w:rsidRPr="004A3E27" w:rsidRDefault="00325E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25E43" w:rsidRDefault="00325E43" w:rsidP="00AF711D">
      <w:pPr>
        <w:pStyle w:val="footnote"/>
      </w:pPr>
      <w:r>
        <w:rPr>
          <w:rStyle w:val="FootnoteReference"/>
        </w:rPr>
        <w:footnoteRef/>
      </w:r>
      <w:r>
        <w:t xml:space="preserve"> [JS] literally, “arm”</w:t>
      </w:r>
    </w:p>
  </w:footnote>
  <w:footnote w:id="70">
    <w:p w14:paraId="4F5EE238" w14:textId="67FB8443" w:rsidR="00325E43" w:rsidRPr="004A3E27" w:rsidRDefault="00325E4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25E43" w:rsidRPr="004A3E27" w:rsidRDefault="00325E4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25E43" w:rsidRPr="004A3E27" w:rsidRDefault="00325E4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25E43" w:rsidRDefault="00325E4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25E43" w:rsidRDefault="00325E43" w:rsidP="003F1DDB">
      <w:pPr>
        <w:pStyle w:val="footnote"/>
      </w:pPr>
      <w:r>
        <w:rPr>
          <w:rStyle w:val="FootnoteReference"/>
        </w:rPr>
        <w:footnoteRef/>
      </w:r>
      <w:r>
        <w:t xml:space="preserve"> [JS] from Fr. Athanasius</w:t>
      </w:r>
    </w:p>
  </w:footnote>
  <w:footnote w:id="75">
    <w:p w14:paraId="69DDC031" w14:textId="072B35A0" w:rsidR="00325E43" w:rsidRPr="004A3E27" w:rsidRDefault="00325E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25E43" w:rsidRPr="004A3E27" w:rsidRDefault="00325E4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25E43" w:rsidRPr="004A3E27" w:rsidRDefault="00325E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25E43" w:rsidRPr="004A3E27" w:rsidRDefault="00325E4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25E43" w:rsidRPr="004A3E27" w:rsidRDefault="00325E4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25E43" w:rsidRPr="004A3E27" w:rsidRDefault="00325E4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25E43" w:rsidRPr="004A3E27" w:rsidRDefault="00325E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25E43" w:rsidRPr="004A3E27" w:rsidRDefault="00325E4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25E43" w:rsidRDefault="00325E4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25E43" w:rsidRPr="004A3E27" w:rsidRDefault="00325E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25E43" w:rsidRDefault="00325E43" w:rsidP="00D47452">
      <w:pPr>
        <w:pStyle w:val="footnote"/>
      </w:pPr>
      <w:r>
        <w:rPr>
          <w:rStyle w:val="FootnoteReference"/>
        </w:rPr>
        <w:footnoteRef/>
      </w:r>
      <w:r>
        <w:t xml:space="preserve"> [JS] or “foundation”</w:t>
      </w:r>
    </w:p>
  </w:footnote>
  <w:footnote w:id="86">
    <w:p w14:paraId="3C5663F2" w14:textId="2A9D9C12" w:rsidR="00325E43" w:rsidRDefault="00325E4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25E43" w:rsidRPr="004A3E27" w:rsidRDefault="00325E4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25E43" w:rsidRPr="004A3E27" w:rsidRDefault="00325E4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25E43" w:rsidRDefault="00325E43" w:rsidP="00D47452">
      <w:pPr>
        <w:pStyle w:val="footnote"/>
      </w:pPr>
      <w:r>
        <w:rPr>
          <w:rStyle w:val="FootnoteReference"/>
        </w:rPr>
        <w:footnoteRef/>
      </w:r>
      <w:r>
        <w:t xml:space="preserve"> [JS] literally, “then the sptrings of water were seen/appeared”</w:t>
      </w:r>
    </w:p>
  </w:footnote>
  <w:footnote w:id="90">
    <w:p w14:paraId="767519CF" w14:textId="3A0C4171"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25E43" w:rsidRPr="004A3E27" w:rsidRDefault="00325E4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25E43" w:rsidRPr="004A3E27" w:rsidRDefault="00325E4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25E43" w:rsidRPr="004A3E27" w:rsidRDefault="00325E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25E43" w:rsidRDefault="00325E43" w:rsidP="006303CE">
      <w:pPr>
        <w:pStyle w:val="footnote"/>
      </w:pPr>
      <w:r>
        <w:rPr>
          <w:rStyle w:val="FootnoteReference"/>
        </w:rPr>
        <w:footnoteRef/>
      </w:r>
      <w:r>
        <w:t xml:space="preserve"> [JS] or “give thanks to You”, or “thankfully confess You with praise”</w:t>
      </w:r>
    </w:p>
  </w:footnote>
  <w:footnote w:id="96">
    <w:p w14:paraId="57A591AD" w14:textId="5B4F539E" w:rsidR="00325E43" w:rsidRPr="004A3E27" w:rsidRDefault="00325E4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25E43" w:rsidRPr="004A3E27" w:rsidRDefault="00325E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25E43" w:rsidRDefault="00325E43" w:rsidP="00D019CA">
      <w:pPr>
        <w:pStyle w:val="footnote"/>
      </w:pPr>
      <w:r>
        <w:rPr>
          <w:rStyle w:val="FootnoteReference"/>
        </w:rPr>
        <w:footnoteRef/>
      </w:r>
      <w:r>
        <w:t xml:space="preserve"> [JS] lit. day to day</w:t>
      </w:r>
    </w:p>
  </w:footnote>
  <w:footnote w:id="99">
    <w:p w14:paraId="4D739E0B" w14:textId="0FB443F5" w:rsidR="00325E43" w:rsidRDefault="00325E4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25E43" w:rsidRPr="004A3E27" w:rsidRDefault="00325E43" w:rsidP="00BD5BBE">
      <w:pPr>
        <w:pStyle w:val="footnote"/>
      </w:pPr>
      <w:r w:rsidRPr="004A3E27">
        <w:rPr>
          <w:rStyle w:val="FootnoteReference"/>
        </w:rPr>
        <w:footnoteRef/>
      </w:r>
      <w:r w:rsidRPr="004A3E27">
        <w:t xml:space="preserve"> Rom. 10:18.</w:t>
      </w:r>
    </w:p>
  </w:footnote>
  <w:footnote w:id="101">
    <w:p w14:paraId="774F183E" w14:textId="35452E5D" w:rsidR="00325E43" w:rsidRDefault="00325E43" w:rsidP="005E2409">
      <w:pPr>
        <w:pStyle w:val="footnote"/>
      </w:pPr>
      <w:r>
        <w:rPr>
          <w:rStyle w:val="FootnoteReference"/>
        </w:rPr>
        <w:footnoteRef/>
      </w:r>
      <w:r>
        <w:t xml:space="preserve"> [JS] Fr. Lazarus has “sanctuary”</w:t>
      </w:r>
    </w:p>
  </w:footnote>
  <w:footnote w:id="102">
    <w:p w14:paraId="28F942E6" w14:textId="353F357B" w:rsidR="00325E43" w:rsidRPr="004A3E27" w:rsidRDefault="00325E4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25E43" w:rsidRDefault="00325E43" w:rsidP="005E2409">
      <w:pPr>
        <w:pStyle w:val="footnote"/>
      </w:pPr>
      <w:r>
        <w:rPr>
          <w:rStyle w:val="FootnoteReference"/>
        </w:rPr>
        <w:footnoteRef/>
      </w:r>
      <w:r>
        <w:t xml:space="preserve"> [JS] literally “giant”</w:t>
      </w:r>
    </w:p>
  </w:footnote>
  <w:footnote w:id="104">
    <w:p w14:paraId="4D5F61F1" w14:textId="397EFA8A" w:rsidR="00325E43" w:rsidRDefault="00325E43" w:rsidP="005E2409">
      <w:pPr>
        <w:pStyle w:val="footnote"/>
      </w:pPr>
      <w:r>
        <w:rPr>
          <w:rStyle w:val="FootnoteReference"/>
        </w:rPr>
        <w:footnoteRef/>
      </w:r>
      <w:r>
        <w:t xml:space="preserve"> [JS] or “it”</w:t>
      </w:r>
    </w:p>
  </w:footnote>
  <w:footnote w:id="105">
    <w:p w14:paraId="7D882E05" w14:textId="2F32DF97" w:rsidR="00325E43" w:rsidRPr="004A3E27" w:rsidRDefault="00325E4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25E43" w:rsidRPr="004A3E27" w:rsidRDefault="00325E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25E43" w:rsidRPr="004A3E27" w:rsidRDefault="00325E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25E43" w:rsidRDefault="00325E43" w:rsidP="00223CB5">
      <w:pPr>
        <w:pStyle w:val="footnote"/>
      </w:pPr>
      <w:r>
        <w:rPr>
          <w:rStyle w:val="FootnoteReference"/>
        </w:rPr>
        <w:footnoteRef/>
      </w:r>
      <w:r>
        <w:t xml:space="preserve"> [JS] literally “holy place”.</w:t>
      </w:r>
    </w:p>
  </w:footnote>
  <w:footnote w:id="109">
    <w:p w14:paraId="383B4369" w14:textId="77D437E1" w:rsidR="00325E43" w:rsidRDefault="00325E4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25E43" w:rsidRPr="004A3E27" w:rsidRDefault="00325E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25E43" w:rsidRDefault="00325E4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25E43" w:rsidRDefault="00325E43" w:rsidP="00A10A86">
      <w:pPr>
        <w:pStyle w:val="footnote"/>
      </w:pPr>
      <w:r>
        <w:rPr>
          <w:rStyle w:val="FootnoteReference"/>
        </w:rPr>
        <w:footnoteRef/>
      </w:r>
      <w:r>
        <w:t xml:space="preserve"> [JS] or “his glory is great by your salvation/deliverance”</w:t>
      </w:r>
    </w:p>
  </w:footnote>
  <w:footnote w:id="113">
    <w:p w14:paraId="40556A29" w14:textId="77777777" w:rsidR="00325E43" w:rsidRPr="004A3E27" w:rsidRDefault="00325E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25E43" w:rsidRPr="004A3E27" w:rsidRDefault="00325E4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25E43" w:rsidRPr="004A3E27" w:rsidRDefault="00325E4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25E43" w:rsidRPr="004A3E27" w:rsidRDefault="00325E4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25E43" w:rsidRDefault="00325E43" w:rsidP="00614947">
      <w:pPr>
        <w:pStyle w:val="footnote"/>
      </w:pPr>
      <w:r>
        <w:rPr>
          <w:rStyle w:val="FootnoteReference"/>
        </w:rPr>
        <w:footnoteRef/>
      </w:r>
      <w:r>
        <w:t xml:space="preserve"> [JS] Fr. Lazarus has “dwell in the holy place”.</w:t>
      </w:r>
    </w:p>
  </w:footnote>
  <w:footnote w:id="118">
    <w:p w14:paraId="41CC497C" w14:textId="77777777" w:rsidR="00325E43" w:rsidRPr="004A3E27" w:rsidRDefault="00325E43" w:rsidP="00BD5BBE">
      <w:pPr>
        <w:pStyle w:val="footnote"/>
      </w:pPr>
      <w:r w:rsidRPr="004A3E27">
        <w:rPr>
          <w:rStyle w:val="FootnoteReference"/>
        </w:rPr>
        <w:footnoteRef/>
      </w:r>
      <w:r w:rsidRPr="004A3E27">
        <w:t xml:space="preserve"> Mt. 27:39,43; Wis. 2:12-20.</w:t>
      </w:r>
    </w:p>
  </w:footnote>
  <w:footnote w:id="119">
    <w:p w14:paraId="552BFC80" w14:textId="77777777" w:rsidR="00325E43" w:rsidRPr="004A3E27" w:rsidRDefault="00325E43" w:rsidP="00BD5BBE">
      <w:pPr>
        <w:pStyle w:val="footnote"/>
      </w:pPr>
      <w:r w:rsidRPr="004A3E27">
        <w:rPr>
          <w:rStyle w:val="FootnoteReference"/>
        </w:rPr>
        <w:footnoteRef/>
      </w:r>
      <w:r w:rsidRPr="004A3E27">
        <w:t xml:space="preserve"> Lam. 2:16; 3:46.</w:t>
      </w:r>
    </w:p>
  </w:footnote>
  <w:footnote w:id="120">
    <w:p w14:paraId="1382AE44" w14:textId="77777777" w:rsidR="00325E43" w:rsidRPr="004A3E27" w:rsidRDefault="00325E43" w:rsidP="00BD5BBE">
      <w:pPr>
        <w:pStyle w:val="footnote"/>
      </w:pPr>
      <w:r w:rsidRPr="004A3E27">
        <w:rPr>
          <w:rStyle w:val="FootnoteReference"/>
        </w:rPr>
        <w:footnoteRef/>
      </w:r>
      <w:r w:rsidRPr="004A3E27">
        <w:t xml:space="preserve"> Jn. 19:37.</w:t>
      </w:r>
    </w:p>
  </w:footnote>
  <w:footnote w:id="121">
    <w:p w14:paraId="17643289" w14:textId="77777777" w:rsidR="00325E43" w:rsidRPr="004A3E27" w:rsidRDefault="00325E43" w:rsidP="00BD5BBE">
      <w:pPr>
        <w:pStyle w:val="footnote"/>
      </w:pPr>
      <w:r w:rsidRPr="004A3E27">
        <w:rPr>
          <w:rStyle w:val="FootnoteReference"/>
        </w:rPr>
        <w:footnoteRef/>
      </w:r>
      <w:r w:rsidRPr="004A3E27">
        <w:t xml:space="preserve"> Jn. 19:24.</w:t>
      </w:r>
    </w:p>
  </w:footnote>
  <w:footnote w:id="122">
    <w:p w14:paraId="79F35E59" w14:textId="3371DADA" w:rsidR="00325E43" w:rsidRPr="004A3E27" w:rsidRDefault="00325E4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25E43" w:rsidRDefault="00325E43" w:rsidP="00ED0D70">
      <w:pPr>
        <w:pStyle w:val="footnote"/>
      </w:pPr>
      <w:r>
        <w:rPr>
          <w:rStyle w:val="FootnoteReference"/>
        </w:rPr>
        <w:footnoteRef/>
      </w:r>
      <w:r>
        <w:t xml:space="preserve"> [JS]Others have “and my only-begotten from the hand of the dog.”</w:t>
      </w:r>
    </w:p>
  </w:footnote>
  <w:footnote w:id="124">
    <w:p w14:paraId="18C385E9" w14:textId="2415B4A3" w:rsidR="00325E43" w:rsidRDefault="00325E43" w:rsidP="00ED0D70">
      <w:pPr>
        <w:pStyle w:val="footnote"/>
      </w:pPr>
      <w:r>
        <w:rPr>
          <w:rStyle w:val="FootnoteReference"/>
        </w:rPr>
        <w:footnoteRef/>
      </w:r>
      <w:r>
        <w:t xml:space="preserve"> [JS] Fr. Lazarus has “the rhinoceros.”</w:t>
      </w:r>
    </w:p>
  </w:footnote>
  <w:footnote w:id="125">
    <w:p w14:paraId="08777F76" w14:textId="77777777" w:rsidR="00325E43" w:rsidRPr="004A3E27" w:rsidRDefault="00325E43" w:rsidP="00BD5BBE">
      <w:pPr>
        <w:pStyle w:val="footnote"/>
      </w:pPr>
      <w:r w:rsidRPr="004A3E27">
        <w:rPr>
          <w:rStyle w:val="FootnoteReference"/>
        </w:rPr>
        <w:footnoteRef/>
      </w:r>
      <w:r w:rsidRPr="004A3E27">
        <w:t xml:space="preserve"> Hebrews 2:12.</w:t>
      </w:r>
    </w:p>
  </w:footnote>
  <w:footnote w:id="126">
    <w:p w14:paraId="1C395EA2" w14:textId="6F37561F" w:rsidR="00325E43" w:rsidRDefault="00325E43" w:rsidP="000651AA">
      <w:pPr>
        <w:pStyle w:val="footnote"/>
      </w:pPr>
      <w:r>
        <w:rPr>
          <w:rStyle w:val="FootnoteReference"/>
        </w:rPr>
        <w:footnoteRef/>
      </w:r>
      <w:r>
        <w:t xml:space="preserve"> [JS] literally “all you seed of Jacob”</w:t>
      </w:r>
    </w:p>
  </w:footnote>
  <w:footnote w:id="127">
    <w:p w14:paraId="077193E5" w14:textId="6727B2C9" w:rsidR="00325E43" w:rsidRDefault="00325E43" w:rsidP="007A2D16">
      <w:pPr>
        <w:pStyle w:val="footnote"/>
      </w:pPr>
      <w:r>
        <w:rPr>
          <w:rStyle w:val="FootnoteReference"/>
        </w:rPr>
        <w:footnoteRef/>
      </w:r>
      <w:r>
        <w:t xml:space="preserve"> [JS] Congregation or assembly, not building.</w:t>
      </w:r>
    </w:p>
  </w:footnote>
  <w:footnote w:id="128">
    <w:p w14:paraId="332BD906" w14:textId="38FB3FF8" w:rsidR="00325E43" w:rsidRDefault="00325E43" w:rsidP="007A2D16">
      <w:pPr>
        <w:pStyle w:val="footnote"/>
      </w:pPr>
      <w:r>
        <w:rPr>
          <w:rStyle w:val="FootnoteReference"/>
        </w:rPr>
        <w:footnoteRef/>
      </w:r>
      <w:r>
        <w:t xml:space="preserve"> [JS] or “give thanks to”</w:t>
      </w:r>
    </w:p>
  </w:footnote>
  <w:footnote w:id="129">
    <w:p w14:paraId="5B6174F4" w14:textId="35F5BA44" w:rsidR="00325E43" w:rsidRDefault="00325E43" w:rsidP="000651AA">
      <w:pPr>
        <w:pStyle w:val="footnote"/>
      </w:pPr>
      <w:r>
        <w:rPr>
          <w:rStyle w:val="FootnoteReference"/>
        </w:rPr>
        <w:footnoteRef/>
      </w:r>
      <w:r>
        <w:t xml:space="preserve"> [JS] did obeisance, i.e. the physical act of bowing down.</w:t>
      </w:r>
    </w:p>
  </w:footnote>
  <w:footnote w:id="130">
    <w:p w14:paraId="6B61808C" w14:textId="77777777" w:rsidR="00325E43" w:rsidRPr="004A3E27" w:rsidRDefault="00325E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25E43" w:rsidRPr="004A3E27" w:rsidRDefault="00325E43" w:rsidP="00BD5BBE">
      <w:pPr>
        <w:pStyle w:val="footnote"/>
      </w:pPr>
      <w:r w:rsidRPr="004A3E27">
        <w:rPr>
          <w:rStyle w:val="FootnoteReference"/>
        </w:rPr>
        <w:footnoteRef/>
      </w:r>
      <w:r w:rsidRPr="004A3E27">
        <w:t xml:space="preserve"> Romans 3:24-26; John 17:4; 19:30.</w:t>
      </w:r>
    </w:p>
  </w:footnote>
  <w:footnote w:id="132">
    <w:p w14:paraId="47E5BE1D" w14:textId="6D6B1127" w:rsidR="00325E43" w:rsidRPr="004A3E27" w:rsidRDefault="00325E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25E43" w:rsidRPr="004A3E27" w:rsidRDefault="00325E4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25E43" w:rsidRPr="004A3E27" w:rsidRDefault="00325E4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25E43" w:rsidRPr="004A3E27" w:rsidRDefault="00325E4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25E43" w:rsidRPr="004A3E27" w:rsidRDefault="00325E43" w:rsidP="00BD5BBE">
      <w:pPr>
        <w:pStyle w:val="footnote"/>
      </w:pPr>
      <w:r w:rsidRPr="004A3E27">
        <w:rPr>
          <w:rStyle w:val="FootnoteReference"/>
        </w:rPr>
        <w:footnoteRef/>
      </w:r>
      <w:r w:rsidRPr="004A3E27">
        <w:t xml:space="preserve"> Is. 2:2; Dan. 2:35; 1 Cor. 10:4.</w:t>
      </w:r>
    </w:p>
  </w:footnote>
  <w:footnote w:id="137">
    <w:p w14:paraId="51F7905C" w14:textId="09ECCFBD" w:rsidR="00325E43" w:rsidRPr="004A3E27" w:rsidRDefault="00325E4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25E43" w:rsidRDefault="00325E43" w:rsidP="006B605B">
      <w:pPr>
        <w:pStyle w:val="footnote"/>
      </w:pPr>
      <w:r>
        <w:rPr>
          <w:rStyle w:val="FootnoteReference"/>
        </w:rPr>
        <w:footnoteRef/>
      </w:r>
      <w:r>
        <w:t xml:space="preserve"> [JS] [] found in Coptic. See the Ninth Hour of Tuesday of Holy Week.</w:t>
      </w:r>
    </w:p>
  </w:footnote>
  <w:footnote w:id="139">
    <w:p w14:paraId="7B989AF7" w14:textId="411DE777" w:rsidR="00325E43" w:rsidRDefault="00325E43" w:rsidP="005A5E13">
      <w:pPr>
        <w:pStyle w:val="footnote"/>
      </w:pPr>
      <w:r>
        <w:rPr>
          <w:rStyle w:val="FootnoteReference"/>
        </w:rPr>
        <w:footnoteRef/>
      </w:r>
      <w:r>
        <w:t xml:space="preserve"> [JS] literally: “because they are from of old”.</w:t>
      </w:r>
    </w:p>
  </w:footnote>
  <w:footnote w:id="140">
    <w:p w14:paraId="78816607" w14:textId="60AD0FEA" w:rsidR="00325E43" w:rsidRDefault="00325E43" w:rsidP="00055722">
      <w:pPr>
        <w:pStyle w:val="footnote"/>
      </w:pPr>
      <w:r>
        <w:rPr>
          <w:rStyle w:val="FootnoteReference"/>
        </w:rPr>
        <w:footnoteRef/>
      </w:r>
      <w:r>
        <w:t xml:space="preserve"> [JS] literally, “so He sets a law for those who sin in the way.”</w:t>
      </w:r>
    </w:p>
  </w:footnote>
  <w:footnote w:id="141">
    <w:p w14:paraId="2169EE05" w14:textId="77777777" w:rsidR="00325E43" w:rsidRPr="004A3E27" w:rsidRDefault="00325E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25E43" w:rsidRPr="004A3E27" w:rsidRDefault="00325E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25E43" w:rsidRDefault="00325E43" w:rsidP="00055722">
      <w:pPr>
        <w:pStyle w:val="footnote"/>
      </w:pPr>
      <w:r>
        <w:rPr>
          <w:rStyle w:val="FootnoteReference"/>
        </w:rPr>
        <w:footnoteRef/>
      </w:r>
      <w:r>
        <w:t xml:space="preserve"> [JS] NETS and Fr. Athanasius have “You will”</w:t>
      </w:r>
    </w:p>
  </w:footnote>
  <w:footnote w:id="144">
    <w:p w14:paraId="71590F21" w14:textId="77777777" w:rsidR="00325E43" w:rsidRPr="004A3E27" w:rsidRDefault="00325E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25E43" w:rsidRDefault="00325E43" w:rsidP="003B7D97">
      <w:pPr>
        <w:pStyle w:val="footnote"/>
      </w:pPr>
      <w:r>
        <w:rPr>
          <w:rStyle w:val="FootnoteReference"/>
        </w:rPr>
        <w:footnoteRef/>
      </w:r>
      <w:r>
        <w:t xml:space="preserve"> Present in Fr. Athanasius and OSB.</w:t>
      </w:r>
    </w:p>
  </w:footnote>
  <w:footnote w:id="146">
    <w:p w14:paraId="00A665CB" w14:textId="42EDEB47" w:rsidR="00325E43" w:rsidRPr="004A3E27" w:rsidRDefault="00325E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25E43" w:rsidRDefault="00325E4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25E43" w:rsidRPr="004A3E27" w:rsidRDefault="00325E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25E43" w:rsidRPr="004A3E27" w:rsidRDefault="00325E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25E43" w:rsidRDefault="00325E43" w:rsidP="00550F3A">
      <w:pPr>
        <w:pStyle w:val="footnote"/>
      </w:pPr>
      <w:r>
        <w:rPr>
          <w:rStyle w:val="FootnoteReference"/>
        </w:rPr>
        <w:footnoteRef/>
      </w:r>
      <w:r>
        <w:t xml:space="preserve"> [JS] literally, “place”</w:t>
      </w:r>
    </w:p>
  </w:footnote>
  <w:footnote w:id="152">
    <w:p w14:paraId="2B8FEA02" w14:textId="77777777" w:rsidR="00325E43" w:rsidRPr="004A3E27" w:rsidRDefault="00325E4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25E43" w:rsidRPr="004A3E27" w:rsidRDefault="00325E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25E43" w:rsidRPr="004A3E27" w:rsidRDefault="00325E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E43" w:rsidRPr="004A3E27" w:rsidRDefault="00325E43" w:rsidP="00BD5BBE">
      <w:pPr>
        <w:pStyle w:val="footnote"/>
      </w:pPr>
      <w:r w:rsidRPr="004A3E27">
        <w:tab/>
        <w:t>‘No sweeter fragrance than to follow Christ,</w:t>
      </w:r>
    </w:p>
    <w:p w14:paraId="506149C0" w14:textId="77777777" w:rsidR="00325E43" w:rsidRPr="004A3E27" w:rsidRDefault="00325E43" w:rsidP="00BD5BBE">
      <w:pPr>
        <w:pStyle w:val="footnote"/>
      </w:pPr>
      <w:r w:rsidRPr="004A3E27">
        <w:tab/>
        <w:t>when man makes offerings of a holy life,</w:t>
      </w:r>
    </w:p>
    <w:p w14:paraId="3F57220B" w14:textId="77777777" w:rsidR="00325E43" w:rsidRPr="004A3E27" w:rsidRDefault="00325E43" w:rsidP="00BD5BBE">
      <w:pPr>
        <w:pStyle w:val="footnote"/>
      </w:pPr>
      <w:r w:rsidRPr="004A3E27">
        <w:tab/>
        <w:t>and offers golden deeds in sacrifice’ (St. Prosper).</w:t>
      </w:r>
    </w:p>
  </w:footnote>
  <w:footnote w:id="155">
    <w:p w14:paraId="0CC1CAEE" w14:textId="1E5BC75B" w:rsidR="00325E43" w:rsidRPr="004A3E27" w:rsidRDefault="00325E4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25E43" w:rsidRPr="004A3E27" w:rsidRDefault="00325E4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25E43" w:rsidRDefault="00325E43" w:rsidP="005922FD">
      <w:pPr>
        <w:pStyle w:val="footnote"/>
      </w:pPr>
      <w:r>
        <w:rPr>
          <w:rStyle w:val="FootnoteReference"/>
        </w:rPr>
        <w:footnoteRef/>
      </w:r>
      <w:r>
        <w:t xml:space="preserve"> [JS] confess: or “give thanks to”, or “thankfully confess”</w:t>
      </w:r>
    </w:p>
  </w:footnote>
  <w:footnote w:id="158">
    <w:p w14:paraId="73C943A7" w14:textId="0F5D3F1A" w:rsidR="00325E43" w:rsidRPr="004A3E27" w:rsidRDefault="00325E4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25E43" w:rsidRDefault="00325E43" w:rsidP="008A40DF">
      <w:pPr>
        <w:pStyle w:val="footnote"/>
      </w:pPr>
      <w:r>
        <w:rPr>
          <w:rStyle w:val="FootnoteReference"/>
        </w:rPr>
        <w:footnoteRef/>
      </w:r>
      <w:r>
        <w:t xml:space="preserve"> [JS] “do obeisance”, i.e. a physical act.</w:t>
      </w:r>
    </w:p>
  </w:footnote>
  <w:footnote w:id="160">
    <w:p w14:paraId="0B35546F" w14:textId="519CF713" w:rsidR="00325E43" w:rsidRPr="004A3E27" w:rsidRDefault="00325E4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25E43" w:rsidRPr="004A3E27" w:rsidRDefault="00325E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25E43" w:rsidRPr="004A3E27" w:rsidRDefault="00325E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25E43" w:rsidRDefault="00325E43" w:rsidP="00BF6550">
      <w:pPr>
        <w:pStyle w:val="footnote"/>
      </w:pPr>
      <w:r>
        <w:rPr>
          <w:rStyle w:val="FootnoteReference"/>
        </w:rPr>
        <w:footnoteRef/>
      </w:r>
      <w:r>
        <w:t xml:space="preserve"> [JS] or “You have granted”</w:t>
      </w:r>
    </w:p>
  </w:footnote>
  <w:footnote w:id="164">
    <w:p w14:paraId="376DEC76" w14:textId="77777777" w:rsidR="00325E43" w:rsidRPr="004A3E27" w:rsidRDefault="00325E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25E43" w:rsidRPr="004A3E27" w:rsidRDefault="00325E4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25E43" w:rsidRPr="004A3E27" w:rsidRDefault="00325E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25E43" w:rsidRDefault="00325E43" w:rsidP="00643BB8">
      <w:pPr>
        <w:pStyle w:val="footnote"/>
      </w:pPr>
      <w:r>
        <w:rPr>
          <w:rStyle w:val="FootnoteReference"/>
        </w:rPr>
        <w:footnoteRef/>
      </w:r>
      <w:r>
        <w:t xml:space="preserve"> [JS] or “give thanks to You”, or “thankfully confess You with praise”</w:t>
      </w:r>
    </w:p>
  </w:footnote>
  <w:footnote w:id="168">
    <w:p w14:paraId="5ADD520F" w14:textId="77777777" w:rsidR="00325E43" w:rsidRPr="004A3E27" w:rsidRDefault="00325E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25E43" w:rsidRPr="004A3E27" w:rsidRDefault="00325E43" w:rsidP="00BD5BBE">
      <w:pPr>
        <w:pStyle w:val="footnote"/>
      </w:pPr>
      <w:r w:rsidRPr="004A3E27">
        <w:rPr>
          <w:rStyle w:val="FootnoteReference"/>
        </w:rPr>
        <w:footnoteRef/>
      </w:r>
      <w:r w:rsidRPr="004A3E27">
        <w:t xml:space="preserve"> Luke 23:46.</w:t>
      </w:r>
    </w:p>
  </w:footnote>
  <w:footnote w:id="170">
    <w:p w14:paraId="1A1A8E3A" w14:textId="6D5B65DB" w:rsidR="00325E43" w:rsidRPr="004A3E27" w:rsidRDefault="00325E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25E43" w:rsidRDefault="00325E4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25E43" w:rsidRPr="004A3E27" w:rsidRDefault="00325E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25E43" w:rsidRDefault="00325E4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25E43" w:rsidRPr="004A3E27" w:rsidRDefault="00325E4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25E43" w:rsidRDefault="00325E43" w:rsidP="00E87C17">
      <w:pPr>
        <w:pStyle w:val="footnote"/>
      </w:pPr>
      <w:r>
        <w:rPr>
          <w:rStyle w:val="FootnoteReference"/>
        </w:rPr>
        <w:footnoteRef/>
      </w:r>
      <w:r>
        <w:t xml:space="preserve"> [JS] or “seeks out”</w:t>
      </w:r>
    </w:p>
  </w:footnote>
  <w:footnote w:id="176">
    <w:p w14:paraId="33F185A4" w14:textId="0A48A721" w:rsidR="00325E43" w:rsidRDefault="00325E4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25E43" w:rsidRPr="004A3E27" w:rsidRDefault="00325E4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25E43" w:rsidRPr="004A3E27" w:rsidRDefault="00325E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25E43" w:rsidRDefault="00325E4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25E43" w:rsidRDefault="00325E43" w:rsidP="00E87C17">
      <w:pPr>
        <w:pStyle w:val="footnote"/>
      </w:pPr>
      <w:r>
        <w:rPr>
          <w:rStyle w:val="FootnoteReference"/>
        </w:rPr>
        <w:footnoteRef/>
      </w:r>
      <w:r>
        <w:t xml:space="preserve"> [JS] or, “boast”</w:t>
      </w:r>
    </w:p>
  </w:footnote>
  <w:footnote w:id="182">
    <w:p w14:paraId="68902C2B" w14:textId="73BB21C7" w:rsidR="00325E43" w:rsidRPr="004A3E27" w:rsidRDefault="00325E4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25E43" w:rsidRDefault="00325E4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25E43" w:rsidRDefault="00325E43" w:rsidP="00643986">
      <w:pPr>
        <w:pStyle w:val="footnote"/>
      </w:pPr>
      <w:r>
        <w:rPr>
          <w:rStyle w:val="FootnoteReference"/>
        </w:rPr>
        <w:footnoteRef/>
      </w:r>
      <w:r>
        <w:t xml:space="preserve"> [JS] or “Confess the Lord with the harp.</w:t>
      </w:r>
    </w:p>
  </w:footnote>
  <w:footnote w:id="185">
    <w:p w14:paraId="7DFB6EDE" w14:textId="2BE29A55"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25E43" w:rsidRPr="004A3E27" w:rsidRDefault="00325E4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25E43" w:rsidRPr="004A3E27" w:rsidRDefault="00325E4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25E43" w:rsidRDefault="00325E43" w:rsidP="002C27B3">
      <w:pPr>
        <w:pStyle w:val="footnote"/>
      </w:pPr>
      <w:r>
        <w:rPr>
          <w:rStyle w:val="FootnoteReference"/>
        </w:rPr>
        <w:footnoteRef/>
      </w:r>
      <w:r>
        <w:t xml:space="preserve"> [JS] Fr. Lazarus has “plans”</w:t>
      </w:r>
    </w:p>
  </w:footnote>
  <w:footnote w:id="189">
    <w:p w14:paraId="13FB143C" w14:textId="0A8A9BB8" w:rsidR="00325E43" w:rsidRDefault="00325E43" w:rsidP="00831460">
      <w:pPr>
        <w:pStyle w:val="footnote"/>
      </w:pPr>
      <w:r>
        <w:rPr>
          <w:rStyle w:val="FootnoteReference"/>
        </w:rPr>
        <w:footnoteRef/>
      </w:r>
      <w:r>
        <w:t xml:space="preserve"> [JS] or “fashioned”</w:t>
      </w:r>
    </w:p>
  </w:footnote>
  <w:footnote w:id="190">
    <w:p w14:paraId="1CA3C8B8" w14:textId="7384D6BF" w:rsidR="00325E43" w:rsidRDefault="00325E43" w:rsidP="00366380">
      <w:pPr>
        <w:pStyle w:val="footnote"/>
      </w:pPr>
      <w:r>
        <w:rPr>
          <w:rStyle w:val="FootnoteReference"/>
        </w:rPr>
        <w:footnoteRef/>
      </w:r>
      <w:r>
        <w:t xml:space="preserve"> Fr. Athanasius has “My soul shall make her boast in the Lord”</w:t>
      </w:r>
    </w:p>
  </w:footnote>
  <w:footnote w:id="191">
    <w:p w14:paraId="50F89B8F" w14:textId="77777777" w:rsidR="00325E43" w:rsidRPr="004A3E27" w:rsidRDefault="00325E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25E43" w:rsidRPr="004A3E27" w:rsidRDefault="00325E4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25E43" w:rsidRDefault="00325E43" w:rsidP="00E42174">
      <w:pPr>
        <w:pStyle w:val="footnote"/>
      </w:pPr>
      <w:r>
        <w:rPr>
          <w:rStyle w:val="FootnoteReference"/>
        </w:rPr>
        <w:footnoteRef/>
      </w:r>
      <w:r>
        <w:t xml:space="preserve"> [JS] or “contrite in heart”</w:t>
      </w:r>
    </w:p>
  </w:footnote>
  <w:footnote w:id="194">
    <w:p w14:paraId="7E58A13C" w14:textId="1AC06A85" w:rsidR="00325E43" w:rsidRDefault="00325E43" w:rsidP="00F803AB">
      <w:pPr>
        <w:pStyle w:val="footnote"/>
      </w:pPr>
      <w:r>
        <w:rPr>
          <w:rStyle w:val="FootnoteReference"/>
        </w:rPr>
        <w:footnoteRef/>
      </w:r>
      <w:r>
        <w:t xml:space="preserve"> [JS] Coptic has “eat their hearts”, which Fr. Athanasius renders, “regret”</w:t>
      </w:r>
    </w:p>
  </w:footnote>
  <w:footnote w:id="195">
    <w:p w14:paraId="54D93979" w14:textId="34E7EB30" w:rsidR="00325E43" w:rsidRDefault="00325E43" w:rsidP="00F803AB">
      <w:pPr>
        <w:pStyle w:val="footnote"/>
      </w:pPr>
      <w:r>
        <w:rPr>
          <w:rStyle w:val="FootnoteReference"/>
        </w:rPr>
        <w:footnoteRef/>
      </w:r>
      <w:r>
        <w:t xml:space="preserve"> [JS] or regret.</w:t>
      </w:r>
    </w:p>
  </w:footnote>
  <w:footnote w:id="196">
    <w:p w14:paraId="51CEFDC6" w14:textId="77777777" w:rsidR="00325E43" w:rsidRPr="004A3E27" w:rsidRDefault="00325E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25E43" w:rsidRDefault="00325E43" w:rsidP="00442FE7">
      <w:pPr>
        <w:pStyle w:val="footnote"/>
      </w:pPr>
      <w:r>
        <w:rPr>
          <w:rStyle w:val="FootnoteReference"/>
        </w:rPr>
        <w:footnoteRef/>
      </w:r>
      <w:r>
        <w:t xml:space="preserve"> [JS] literally “and my soul with barrenness/childlessness.”</w:t>
      </w:r>
    </w:p>
  </w:footnote>
  <w:footnote w:id="198">
    <w:p w14:paraId="0CEA87F3" w14:textId="77777777" w:rsidR="00325E43" w:rsidRPr="004A3E27" w:rsidRDefault="00325E43" w:rsidP="00BD5BBE">
      <w:pPr>
        <w:pStyle w:val="footnote"/>
      </w:pPr>
      <w:r w:rsidRPr="004A3E27">
        <w:rPr>
          <w:rStyle w:val="FootnoteReference"/>
        </w:rPr>
        <w:footnoteRef/>
      </w:r>
      <w:r w:rsidRPr="004A3E27">
        <w:t xml:space="preserve"> John 19:1; Mt. 27:26.</w:t>
      </w:r>
    </w:p>
  </w:footnote>
  <w:footnote w:id="199">
    <w:p w14:paraId="1C6E21CA" w14:textId="4A1BFD04" w:rsidR="00325E43" w:rsidRPr="004A3E27" w:rsidRDefault="00325E4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25E43" w:rsidRDefault="00325E4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25E43" w:rsidRDefault="00325E43" w:rsidP="00E14083">
      <w:pPr>
        <w:pStyle w:val="footnote"/>
      </w:pPr>
      <w:r>
        <w:rPr>
          <w:rStyle w:val="FootnoteReference"/>
        </w:rPr>
        <w:footnoteRef/>
      </w:r>
      <w:r>
        <w:t xml:space="preserve"> [JS] [] found in Coptic</w:t>
      </w:r>
    </w:p>
  </w:footnote>
  <w:footnote w:id="202">
    <w:p w14:paraId="4812F1D0" w14:textId="6C4603E2" w:rsidR="00325E43" w:rsidRPr="004A3E27" w:rsidRDefault="00325E4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25E43" w:rsidRDefault="00325E43" w:rsidP="004E0429">
      <w:pPr>
        <w:pStyle w:val="footnote"/>
      </w:pPr>
      <w:r>
        <w:rPr>
          <w:rStyle w:val="FootnoteReference"/>
        </w:rPr>
        <w:footnoteRef/>
      </w:r>
      <w:r>
        <w:t xml:space="preserve"> [JS] or “Aha! Aha!” Or “Well done! Well done!”</w:t>
      </w:r>
    </w:p>
  </w:footnote>
  <w:footnote w:id="204">
    <w:p w14:paraId="55852630" w14:textId="48050399" w:rsidR="00325E43" w:rsidRDefault="00325E4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25E43" w:rsidRDefault="00325E43" w:rsidP="004E0429">
      <w:pPr>
        <w:pStyle w:val="footnote"/>
      </w:pPr>
      <w:r>
        <w:rPr>
          <w:rStyle w:val="FootnoteReference"/>
        </w:rPr>
        <w:footnoteRef/>
      </w:r>
      <w:r>
        <w:t xml:space="preserve"> [JS] Fr. Lazarus has, “towering mountains”</w:t>
      </w:r>
    </w:p>
  </w:footnote>
  <w:footnote w:id="206">
    <w:p w14:paraId="6484AC83" w14:textId="6D53CC8C" w:rsidR="00325E43" w:rsidRPr="004A3E27" w:rsidRDefault="00325E4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25E43" w:rsidRDefault="00325E43" w:rsidP="00090695">
      <w:pPr>
        <w:pStyle w:val="footnote"/>
      </w:pPr>
      <w:r>
        <w:rPr>
          <w:rStyle w:val="FootnoteReference"/>
        </w:rPr>
        <w:footnoteRef/>
      </w:r>
      <w:r>
        <w:t xml:space="preserve"> [JS] OSB has “many waters”</w:t>
      </w:r>
    </w:p>
  </w:footnote>
  <w:footnote w:id="208">
    <w:p w14:paraId="50DAFDF2" w14:textId="77777777" w:rsidR="00325E43" w:rsidRPr="004A3E27" w:rsidRDefault="00325E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25E43" w:rsidRPr="004A3E27" w:rsidRDefault="00325E4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25E43" w:rsidRPr="004A3E27" w:rsidRDefault="00325E43" w:rsidP="00BD5BBE">
      <w:pPr>
        <w:pStyle w:val="footnote"/>
      </w:pPr>
      <w:r w:rsidRPr="004A3E27">
        <w:rPr>
          <w:rStyle w:val="FootnoteReference"/>
        </w:rPr>
        <w:footnoteRef/>
      </w:r>
      <w:r w:rsidRPr="004A3E27">
        <w:t xml:space="preserve"> Prov. 24:19.</w:t>
      </w:r>
    </w:p>
  </w:footnote>
  <w:footnote w:id="211">
    <w:p w14:paraId="325B4264" w14:textId="77777777" w:rsidR="00325E43" w:rsidRPr="004A3E27" w:rsidRDefault="00325E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25E43" w:rsidRPr="004A3E27" w:rsidRDefault="00325E4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25E43" w:rsidRPr="004A3E27" w:rsidRDefault="00325E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25E43" w:rsidRDefault="00325E43" w:rsidP="00402CB0">
      <w:pPr>
        <w:pStyle w:val="footnote"/>
      </w:pPr>
      <w:r>
        <w:rPr>
          <w:rStyle w:val="FootnoteReference"/>
        </w:rPr>
        <w:footnoteRef/>
      </w:r>
      <w:r>
        <w:t xml:space="preserve"> [JS] or “judgment”</w:t>
      </w:r>
    </w:p>
  </w:footnote>
  <w:footnote w:id="215">
    <w:p w14:paraId="0271DF81" w14:textId="5DFB25DB" w:rsidR="00325E43" w:rsidRPr="004A3E27" w:rsidRDefault="00325E4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25E43" w:rsidRDefault="00325E43" w:rsidP="00402CB0">
      <w:pPr>
        <w:pStyle w:val="footnote"/>
      </w:pPr>
      <w:r>
        <w:rPr>
          <w:rStyle w:val="FootnoteReference"/>
        </w:rPr>
        <w:footnoteRef/>
      </w:r>
      <w:r>
        <w:t xml:space="preserve"> [JS] or “fret”</w:t>
      </w:r>
    </w:p>
  </w:footnote>
  <w:footnote w:id="217">
    <w:p w14:paraId="0F35B29D" w14:textId="57DF774F" w:rsidR="00325E43" w:rsidRDefault="00325E43" w:rsidP="00414006">
      <w:pPr>
        <w:pStyle w:val="footnote"/>
      </w:pPr>
      <w:r>
        <w:rPr>
          <w:rStyle w:val="FootnoteReference"/>
        </w:rPr>
        <w:footnoteRef/>
      </w:r>
      <w:r>
        <w:t xml:space="preserve"> [JS] or “land”</w:t>
      </w:r>
    </w:p>
  </w:footnote>
  <w:footnote w:id="218">
    <w:p w14:paraId="65980F9C" w14:textId="79143A5A" w:rsidR="00325E43" w:rsidRPr="004A3E27" w:rsidRDefault="00325E4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25E43" w:rsidRPr="004A3E27" w:rsidRDefault="00325E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25E43" w:rsidRDefault="00325E43" w:rsidP="00090695">
      <w:pPr>
        <w:pStyle w:val="footnote"/>
      </w:pPr>
      <w:r>
        <w:rPr>
          <w:rStyle w:val="FootnoteReference"/>
        </w:rPr>
        <w:footnoteRef/>
      </w:r>
      <w:r>
        <w:t xml:space="preserve"> [JS] literally, “seed”, here and throughout</w:t>
      </w:r>
    </w:p>
  </w:footnote>
  <w:footnote w:id="221">
    <w:p w14:paraId="112B59F5" w14:textId="77777777" w:rsidR="00325E43" w:rsidRPr="004A3E27" w:rsidRDefault="00325E4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25E43" w:rsidRPr="004A3E27" w:rsidRDefault="00325E4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25E43" w:rsidRPr="004A3E27" w:rsidRDefault="00325E4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25E43" w:rsidRDefault="00325E43" w:rsidP="003F50A7">
      <w:pPr>
        <w:pStyle w:val="footnote"/>
      </w:pPr>
      <w:r>
        <w:rPr>
          <w:rStyle w:val="FootnoteReference"/>
        </w:rPr>
        <w:footnoteRef/>
      </w:r>
      <w:r>
        <w:t xml:space="preserve"> [JS] literally “with a sad face”</w:t>
      </w:r>
    </w:p>
  </w:footnote>
  <w:footnote w:id="225">
    <w:p w14:paraId="18445857" w14:textId="0B799012" w:rsidR="00325E43" w:rsidRDefault="00325E43" w:rsidP="003F50A7">
      <w:pPr>
        <w:pStyle w:val="footnote"/>
      </w:pPr>
      <w:r>
        <w:rPr>
          <w:rStyle w:val="FootnoteReference"/>
        </w:rPr>
        <w:footnoteRef/>
      </w:r>
      <w:r>
        <w:t xml:space="preserve"> [JS] literally “loins”</w:t>
      </w:r>
    </w:p>
  </w:footnote>
  <w:footnote w:id="226">
    <w:p w14:paraId="2C58A5A6" w14:textId="65232F52" w:rsidR="00325E43" w:rsidRDefault="00325E43" w:rsidP="0017625A">
      <w:pPr>
        <w:pStyle w:val="footnote"/>
      </w:pPr>
      <w:r>
        <w:rPr>
          <w:rStyle w:val="FootnoteReference"/>
        </w:rPr>
        <w:footnoteRef/>
      </w:r>
      <w:r>
        <w:t xml:space="preserve"> [JS] [] from the Sixth Hour of Great and Holy Friday.</w:t>
      </w:r>
    </w:p>
  </w:footnote>
  <w:footnote w:id="227">
    <w:p w14:paraId="72DD6C76" w14:textId="7D200E30" w:rsidR="00325E43" w:rsidRPr="004A3E27" w:rsidRDefault="00325E4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25E43" w:rsidRDefault="00325E43" w:rsidP="002538F7">
      <w:pPr>
        <w:pStyle w:val="footnote"/>
      </w:pPr>
      <w:r>
        <w:rPr>
          <w:rStyle w:val="FootnoteReference"/>
        </w:rPr>
        <w:footnoteRef/>
      </w:r>
      <w:r>
        <w:t xml:space="preserve"> [JS] or “walks about like a phantom”</w:t>
      </w:r>
    </w:p>
  </w:footnote>
  <w:footnote w:id="229">
    <w:p w14:paraId="3396E2D4" w14:textId="4AC28F88" w:rsidR="00325E43" w:rsidRPr="004A3E27" w:rsidRDefault="00325E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25E43" w:rsidRPr="004A3E27" w:rsidRDefault="00325E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25E43" w:rsidRPr="004A3E27" w:rsidRDefault="00325E4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25E43" w:rsidRPr="004A3E27" w:rsidRDefault="00325E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25E43" w:rsidRPr="004A3E27" w:rsidRDefault="00325E4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25E43" w:rsidRDefault="00325E4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25E43" w:rsidRDefault="00325E43" w:rsidP="005B3452">
      <w:pPr>
        <w:pStyle w:val="footnote"/>
      </w:pPr>
      <w:r>
        <w:rPr>
          <w:rStyle w:val="FootnoteReference"/>
        </w:rPr>
        <w:footnoteRef/>
      </w:r>
      <w:r>
        <w:t xml:space="preserve"> [JS] or “Aha! Aha!” or “Well done! Well done!”</w:t>
      </w:r>
    </w:p>
  </w:footnote>
  <w:footnote w:id="236">
    <w:p w14:paraId="37A0E454" w14:textId="77777777" w:rsidR="00325E43" w:rsidRPr="004A3E27" w:rsidRDefault="00325E43" w:rsidP="00BD5BBE">
      <w:pPr>
        <w:pStyle w:val="footnote"/>
      </w:pPr>
      <w:r w:rsidRPr="004A3E27">
        <w:rPr>
          <w:rStyle w:val="FootnoteReference"/>
        </w:rPr>
        <w:footnoteRef/>
      </w:r>
      <w:r w:rsidRPr="004A3E27">
        <w:t xml:space="preserve"> John 13:30.</w:t>
      </w:r>
    </w:p>
  </w:footnote>
  <w:footnote w:id="237">
    <w:p w14:paraId="32644EEC" w14:textId="77777777" w:rsidR="00325E43" w:rsidRPr="004A3E27" w:rsidRDefault="00325E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25E43" w:rsidRPr="004A3E27" w:rsidRDefault="00325E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25E43" w:rsidRPr="004A3E27" w:rsidRDefault="00325E4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25E43" w:rsidRDefault="00325E43" w:rsidP="008612F3">
      <w:pPr>
        <w:pStyle w:val="footnote"/>
      </w:pPr>
      <w:r>
        <w:rPr>
          <w:rStyle w:val="FootnoteReference"/>
        </w:rPr>
        <w:footnoteRef/>
      </w:r>
      <w:r>
        <w:t xml:space="preserve"> [JS] or “from age to age. So be it! So be it!”</w:t>
      </w:r>
    </w:p>
  </w:footnote>
  <w:footnote w:id="241">
    <w:p w14:paraId="2B9F5A56" w14:textId="77777777" w:rsidR="00325E43" w:rsidRPr="004A3E27" w:rsidRDefault="00325E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25E43" w:rsidRDefault="00325E43" w:rsidP="005B3452">
      <w:pPr>
        <w:pStyle w:val="footnote"/>
      </w:pPr>
      <w:r>
        <w:rPr>
          <w:rStyle w:val="FootnoteReference"/>
        </w:rPr>
        <w:footnoteRef/>
      </w:r>
      <w:r>
        <w:t xml:space="preserve"> [JS] or “thanksgiving”, or “thankful confession with praise”</w:t>
      </w:r>
    </w:p>
  </w:footnote>
  <w:footnote w:id="243">
    <w:p w14:paraId="53A5AE10" w14:textId="0674C819" w:rsidR="00325E43" w:rsidRDefault="00325E4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25E43" w:rsidRDefault="00325E4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25E43" w:rsidRDefault="00325E4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25E43" w:rsidRDefault="00325E43" w:rsidP="00AD1AC9">
      <w:pPr>
        <w:pStyle w:val="footnote"/>
      </w:pPr>
      <w:r>
        <w:rPr>
          <w:rStyle w:val="FootnoteReference"/>
        </w:rPr>
        <w:footnoteRef/>
      </w:r>
      <w:r>
        <w:t xml:space="preserve"> [JS] Fr. Lazarus has “dwelling”</w:t>
      </w:r>
    </w:p>
  </w:footnote>
  <w:footnote w:id="247">
    <w:p w14:paraId="03275919" w14:textId="77777777" w:rsidR="00325E43" w:rsidRPr="004A3E27" w:rsidRDefault="00325E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25E43" w:rsidRDefault="00325E4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25E43" w:rsidRDefault="00325E4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25E43" w:rsidRPr="004A3E27" w:rsidRDefault="00325E4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25E43" w:rsidRDefault="00325E43" w:rsidP="006C1793">
      <w:pPr>
        <w:pStyle w:val="footnote"/>
      </w:pPr>
      <w:r>
        <w:rPr>
          <w:rStyle w:val="FootnoteReference"/>
        </w:rPr>
        <w:footnoteRef/>
      </w:r>
      <w:r>
        <w:t xml:space="preserve"> [JS] or “presence”</w:t>
      </w:r>
    </w:p>
  </w:footnote>
  <w:footnote w:id="252">
    <w:p w14:paraId="14C8DE9A" w14:textId="1AF2328A" w:rsidR="00325E43" w:rsidRDefault="00325E43" w:rsidP="006C1793">
      <w:pPr>
        <w:pStyle w:val="footnote"/>
      </w:pPr>
      <w:r>
        <w:rPr>
          <w:rStyle w:val="FootnoteReference"/>
        </w:rPr>
        <w:footnoteRef/>
      </w:r>
      <w:r>
        <w:t xml:space="preserve"> [JS] or “boast in” or “praise”</w:t>
      </w:r>
    </w:p>
  </w:footnote>
  <w:footnote w:id="253">
    <w:p w14:paraId="66A26B87" w14:textId="54FC310A" w:rsidR="00325E43" w:rsidRDefault="00325E43" w:rsidP="006C1793">
      <w:pPr>
        <w:pStyle w:val="footnote"/>
      </w:pPr>
      <w:r>
        <w:rPr>
          <w:rStyle w:val="FootnoteReference"/>
        </w:rPr>
        <w:footnoteRef/>
      </w:r>
      <w:r>
        <w:t xml:space="preserve"> [JS] or “give thanks to”, or “thankfully confess Your Name with praise”</w:t>
      </w:r>
    </w:p>
  </w:footnote>
  <w:footnote w:id="254">
    <w:p w14:paraId="4F22E4CE" w14:textId="77777777" w:rsidR="00325E43" w:rsidRPr="004A3E27" w:rsidRDefault="00325E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25E43" w:rsidRPr="004A3E27" w:rsidRDefault="00325E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25E43" w:rsidRPr="004A3E27" w:rsidRDefault="00325E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25E43" w:rsidRDefault="00325E43" w:rsidP="00676E6A">
      <w:pPr>
        <w:pStyle w:val="footnote"/>
      </w:pPr>
      <w:r>
        <w:rPr>
          <w:rStyle w:val="FootnoteReference"/>
        </w:rPr>
        <w:footnoteRef/>
      </w:r>
      <w:r>
        <w:t xml:space="preserve"> [JS] or “grace was poured out on Your lips”</w:t>
      </w:r>
    </w:p>
  </w:footnote>
  <w:footnote w:id="258">
    <w:p w14:paraId="0FB99B7C" w14:textId="516B1CB2" w:rsidR="00325E43" w:rsidRPr="004A3E27" w:rsidRDefault="00325E4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25E43" w:rsidRPr="004A3E27" w:rsidRDefault="00325E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25E43" w:rsidRPr="004A3E27" w:rsidRDefault="00325E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25E43" w:rsidRDefault="00325E4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25E43" w:rsidRDefault="00325E43" w:rsidP="00E10FAF">
      <w:pPr>
        <w:pStyle w:val="footnote"/>
      </w:pPr>
      <w:r>
        <w:rPr>
          <w:rStyle w:val="FootnoteReference"/>
        </w:rPr>
        <w:footnoteRef/>
      </w:r>
      <w:r>
        <w:t xml:space="preserve"> [JS] literally “do obeisance”, i.e. “bow down to”</w:t>
      </w:r>
    </w:p>
  </w:footnote>
  <w:footnote w:id="263">
    <w:p w14:paraId="66A4B8D8" w14:textId="2A1C62C8" w:rsidR="00325E43" w:rsidRPr="004A3E27" w:rsidRDefault="00325E4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25E43" w:rsidRPr="004A3E27" w:rsidRDefault="00325E43" w:rsidP="00714A98">
      <w:pPr>
        <w:pStyle w:val="footnote"/>
      </w:pPr>
      <w:r w:rsidRPr="004A3E27">
        <w:rPr>
          <w:rStyle w:val="FootnoteReference"/>
        </w:rPr>
        <w:footnoteRef/>
      </w:r>
      <w:r w:rsidRPr="004A3E27">
        <w:t xml:space="preserve"> Rev. 22:1.</w:t>
      </w:r>
    </w:p>
  </w:footnote>
  <w:footnote w:id="265">
    <w:p w14:paraId="0C57446A" w14:textId="77777777" w:rsidR="00325E43" w:rsidRDefault="00325E43" w:rsidP="00714A98">
      <w:pPr>
        <w:pStyle w:val="footnote"/>
      </w:pPr>
      <w:r>
        <w:rPr>
          <w:rStyle w:val="FootnoteReference"/>
        </w:rPr>
        <w:footnoteRef/>
      </w:r>
      <w:r>
        <w:t xml:space="preserve"> Fr. Lazarus has “dwelling-place”</w:t>
      </w:r>
    </w:p>
  </w:footnote>
  <w:footnote w:id="266">
    <w:p w14:paraId="77903F63" w14:textId="77777777" w:rsidR="00325E43" w:rsidRDefault="00325E43" w:rsidP="00714A98">
      <w:pPr>
        <w:pStyle w:val="footnote"/>
      </w:pPr>
      <w:r>
        <w:rPr>
          <w:rStyle w:val="FootnoteReference"/>
        </w:rPr>
        <w:footnoteRef/>
      </w:r>
      <w:r>
        <w:t xml:space="preserve"> [JS] the city’s</w:t>
      </w:r>
    </w:p>
  </w:footnote>
  <w:footnote w:id="267">
    <w:p w14:paraId="73DCC24E" w14:textId="7E226D89" w:rsidR="00325E43" w:rsidRPr="004A3E27" w:rsidRDefault="00325E4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25E43" w:rsidRPr="004A3E27" w:rsidRDefault="00325E4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25E43" w:rsidRPr="004A3E27" w:rsidRDefault="00325E4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25E43" w:rsidRPr="004A3E27" w:rsidRDefault="00325E4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25E43" w:rsidRPr="004A3E27" w:rsidRDefault="00325E4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25E43" w:rsidRPr="004A3E27" w:rsidRDefault="00325E4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25E43" w:rsidRPr="004A3E27" w:rsidRDefault="00325E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25E43" w:rsidRDefault="00325E43" w:rsidP="008C19B4">
      <w:pPr>
        <w:pStyle w:val="footnote"/>
      </w:pPr>
      <w:r>
        <w:rPr>
          <w:rStyle w:val="FootnoteReference"/>
        </w:rPr>
        <w:footnoteRef/>
      </w:r>
      <w:r>
        <w:t xml:space="preserve"> [JS] or “beautifully situated”</w:t>
      </w:r>
    </w:p>
  </w:footnote>
  <w:footnote w:id="275">
    <w:p w14:paraId="5F050EEC" w14:textId="7F9EDEA1" w:rsidR="00325E43" w:rsidRPr="004A3E27" w:rsidRDefault="00325E4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25E43" w:rsidRPr="004A3E27" w:rsidRDefault="00325E4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25E43" w:rsidRPr="004A3E27" w:rsidRDefault="00325E4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25E43" w:rsidRDefault="00325E43" w:rsidP="00183599">
      <w:pPr>
        <w:pStyle w:val="footnote"/>
      </w:pPr>
      <w:r>
        <w:rPr>
          <w:rStyle w:val="FootnoteReference"/>
        </w:rPr>
        <w:footnoteRef/>
      </w:r>
      <w:r>
        <w:t xml:space="preserve"> [JS] Fr. Lazarus adds “justice and right judgment” to “righteousness”</w:t>
      </w:r>
    </w:p>
  </w:footnote>
  <w:footnote w:id="279">
    <w:p w14:paraId="7F2EAAD2" w14:textId="77777777" w:rsidR="00325E43" w:rsidRPr="004A3E27" w:rsidRDefault="00325E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25E43" w:rsidRPr="004A3E27" w:rsidRDefault="00325E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25E43" w:rsidRDefault="00325E43" w:rsidP="00183599">
      <w:pPr>
        <w:pStyle w:val="footnote"/>
      </w:pPr>
      <w:r>
        <w:rPr>
          <w:rStyle w:val="FootnoteReference"/>
        </w:rPr>
        <w:footnoteRef/>
      </w:r>
      <w:r>
        <w:t xml:space="preserve"> [JS] or “eternally”</w:t>
      </w:r>
    </w:p>
  </w:footnote>
  <w:footnote w:id="282">
    <w:p w14:paraId="398A65D2" w14:textId="3A913DFE" w:rsidR="00325E43" w:rsidRDefault="00325E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25E43" w:rsidRDefault="00325E43" w:rsidP="00183599">
      <w:pPr>
        <w:pStyle w:val="footnote"/>
      </w:pPr>
      <w:r>
        <w:rPr>
          <w:rStyle w:val="FootnoteReference"/>
        </w:rPr>
        <w:footnoteRef/>
      </w:r>
      <w:r>
        <w:t xml:space="preserve"> [JS] or “workers of iniquity”</w:t>
      </w:r>
    </w:p>
  </w:footnote>
  <w:footnote w:id="284">
    <w:p w14:paraId="3A50B91B" w14:textId="77777777" w:rsidR="00325E43" w:rsidRPr="004A3E27" w:rsidRDefault="00325E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25E43" w:rsidRDefault="00325E43" w:rsidP="00183599">
      <w:pPr>
        <w:pStyle w:val="footnote"/>
      </w:pPr>
      <w:r>
        <w:rPr>
          <w:rStyle w:val="FootnoteReference"/>
        </w:rPr>
        <w:footnoteRef/>
      </w:r>
      <w:r>
        <w:t xml:space="preserve"> [JS] or “ransom”</w:t>
      </w:r>
    </w:p>
  </w:footnote>
  <w:footnote w:id="286">
    <w:p w14:paraId="058ED3C9" w14:textId="6776EDA1" w:rsidR="00325E43" w:rsidRDefault="00325E43" w:rsidP="001B710E">
      <w:pPr>
        <w:pStyle w:val="footnote"/>
      </w:pPr>
      <w:r>
        <w:rPr>
          <w:rStyle w:val="FootnoteReference"/>
        </w:rPr>
        <w:footnoteRef/>
      </w:r>
      <w:r>
        <w:t xml:space="preserve"> [JS] or tabernacles.</w:t>
      </w:r>
    </w:p>
  </w:footnote>
  <w:footnote w:id="287">
    <w:p w14:paraId="329608F2" w14:textId="7CC39845" w:rsidR="00325E43" w:rsidRDefault="00325E4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25E43" w:rsidRDefault="00325E43" w:rsidP="005E4259">
      <w:pPr>
        <w:pStyle w:val="footnote"/>
      </w:pPr>
      <w:r>
        <w:rPr>
          <w:rStyle w:val="FootnoteReference"/>
        </w:rPr>
        <w:footnoteRef/>
      </w:r>
      <w:r>
        <w:t xml:space="preserve"> [JS] or “I will not find fault with your sacrifices”</w:t>
      </w:r>
    </w:p>
  </w:footnote>
  <w:footnote w:id="289">
    <w:p w14:paraId="45DA152E" w14:textId="77777777" w:rsidR="00325E43" w:rsidRPr="004A3E27" w:rsidRDefault="00325E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25E43" w:rsidRDefault="00325E43" w:rsidP="007E0330">
      <w:pPr>
        <w:pStyle w:val="footnote"/>
      </w:pPr>
      <w:r>
        <w:rPr>
          <w:rStyle w:val="FootnoteReference"/>
        </w:rPr>
        <w:footnoteRef/>
      </w:r>
      <w:r>
        <w:t xml:space="preserve"> [JS] [] found in Coptic</w:t>
      </w:r>
    </w:p>
  </w:footnote>
  <w:footnote w:id="291">
    <w:p w14:paraId="5A6B4D6B" w14:textId="65293C06" w:rsidR="00325E43" w:rsidRPr="004A3E27" w:rsidRDefault="00325E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25E43" w:rsidRDefault="00325E43" w:rsidP="007E0330">
      <w:pPr>
        <w:pStyle w:val="footnote"/>
      </w:pPr>
      <w:r>
        <w:rPr>
          <w:rStyle w:val="FootnoteReference"/>
        </w:rPr>
        <w:footnoteRef/>
      </w:r>
      <w:r>
        <w:t xml:space="preserve"> [JS] “showed me” or “made known to me”</w:t>
      </w:r>
    </w:p>
  </w:footnote>
  <w:footnote w:id="293">
    <w:p w14:paraId="6185D531" w14:textId="77777777" w:rsidR="00325E43" w:rsidRPr="004A3E27" w:rsidRDefault="00325E4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25E43" w:rsidRDefault="00325E43" w:rsidP="007E0330">
      <w:pPr>
        <w:pStyle w:val="footnote"/>
      </w:pPr>
      <w:r>
        <w:rPr>
          <w:rStyle w:val="FootnoteReference"/>
        </w:rPr>
        <w:footnoteRef/>
      </w:r>
      <w:r>
        <w:t xml:space="preserve"> [JS] literally “face”.</w:t>
      </w:r>
    </w:p>
  </w:footnote>
  <w:footnote w:id="295">
    <w:p w14:paraId="1F9FC60F" w14:textId="3E919970" w:rsidR="00325E43" w:rsidRDefault="00325E43" w:rsidP="005E4259">
      <w:pPr>
        <w:pStyle w:val="footnote"/>
      </w:pPr>
      <w:r>
        <w:rPr>
          <w:rStyle w:val="FootnoteReference"/>
        </w:rPr>
        <w:footnoteRef/>
      </w:r>
      <w:r>
        <w:t xml:space="preserve"> [JS] or “blood-guiltiness”</w:t>
      </w:r>
    </w:p>
  </w:footnote>
  <w:footnote w:id="296">
    <w:p w14:paraId="202128F8" w14:textId="4DFF74D6" w:rsidR="00325E43" w:rsidRDefault="00325E43" w:rsidP="00284568">
      <w:pPr>
        <w:pStyle w:val="footnote"/>
      </w:pPr>
      <w:r>
        <w:rPr>
          <w:rStyle w:val="FootnoteReference"/>
        </w:rPr>
        <w:footnoteRef/>
      </w:r>
      <w:r>
        <w:t xml:space="preserve"> [JS] or “gives thanks to,” or “thankfully confess You with praise”</w:t>
      </w:r>
    </w:p>
  </w:footnote>
  <w:footnote w:id="297">
    <w:p w14:paraId="6650920A" w14:textId="4D441CB0" w:rsidR="00325E43" w:rsidRPr="004A3E27" w:rsidRDefault="00325E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25E43" w:rsidRPr="004A3E27" w:rsidRDefault="00325E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25E43" w:rsidRDefault="00325E43" w:rsidP="00284568">
      <w:pPr>
        <w:pStyle w:val="footnote"/>
      </w:pPr>
      <w:r>
        <w:rPr>
          <w:rStyle w:val="FootnoteReference"/>
        </w:rPr>
        <w:footnoteRef/>
      </w:r>
      <w:r>
        <w:t xml:space="preserve"> [JS] or “give thanks to You,” or “thankfully confess You with praise”</w:t>
      </w:r>
    </w:p>
  </w:footnote>
  <w:footnote w:id="300">
    <w:p w14:paraId="51837483" w14:textId="77777777" w:rsidR="00325E43" w:rsidRPr="004A3E27" w:rsidRDefault="00325E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25E43" w:rsidRPr="004A3E27" w:rsidRDefault="00325E43" w:rsidP="00BD5BBE">
      <w:pPr>
        <w:pStyle w:val="footnote"/>
      </w:pPr>
      <w:r w:rsidRPr="004A3E27">
        <w:rPr>
          <w:rStyle w:val="FootnoteReference"/>
        </w:rPr>
        <w:footnoteRef/>
      </w:r>
      <w:r w:rsidRPr="004A3E27">
        <w:t xml:space="preserve"> Lk. 10:18; 2 Thess. 1:6.</w:t>
      </w:r>
    </w:p>
  </w:footnote>
  <w:footnote w:id="302">
    <w:p w14:paraId="649547A2" w14:textId="77777777" w:rsidR="00325E43" w:rsidRPr="004A3E27" w:rsidRDefault="00325E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25E43" w:rsidRDefault="00325E43" w:rsidP="00125EB7">
      <w:pPr>
        <w:pStyle w:val="footnote"/>
      </w:pPr>
      <w:r>
        <w:rPr>
          <w:rStyle w:val="FootnoteReference"/>
        </w:rPr>
        <w:footnoteRef/>
      </w:r>
      <w:r>
        <w:t xml:space="preserve"> [JS] “it” refers to the iniquity and strife.</w:t>
      </w:r>
    </w:p>
  </w:footnote>
  <w:footnote w:id="304">
    <w:p w14:paraId="4DEA0F95" w14:textId="27D8C248" w:rsidR="00325E43" w:rsidRPr="004A3E27" w:rsidRDefault="00325E4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25E43" w:rsidRPr="004A3E27" w:rsidRDefault="00325E4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25E43" w:rsidRDefault="00325E43" w:rsidP="00A8553A">
      <w:pPr>
        <w:pStyle w:val="footnote"/>
      </w:pPr>
      <w:r>
        <w:rPr>
          <w:rStyle w:val="FootnoteReference"/>
        </w:rPr>
        <w:footnoteRef/>
      </w:r>
      <w:r>
        <w:t xml:space="preserve"> [JS] NETS omits “not”</w:t>
      </w:r>
    </w:p>
  </w:footnote>
  <w:footnote w:id="307">
    <w:p w14:paraId="594F6979" w14:textId="77777777" w:rsidR="00325E43" w:rsidRPr="004A3E27" w:rsidRDefault="00325E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25E43" w:rsidRPr="004A3E27" w:rsidRDefault="00325E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25E43" w:rsidRDefault="00325E43" w:rsidP="003E4AFE">
      <w:pPr>
        <w:pStyle w:val="footnote"/>
      </w:pPr>
      <w:r>
        <w:rPr>
          <w:rStyle w:val="FootnoteReference"/>
        </w:rPr>
        <w:footnoteRef/>
      </w:r>
      <w:r>
        <w:t xml:space="preserve"> [JS] or “I will sing and praise,” or “I will sing and make music”</w:t>
      </w:r>
    </w:p>
  </w:footnote>
  <w:footnote w:id="310">
    <w:p w14:paraId="5EA08A63" w14:textId="7ED730C0" w:rsidR="00325E43" w:rsidRDefault="00325E4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25E43" w:rsidRDefault="00325E43" w:rsidP="005C1F97">
      <w:pPr>
        <w:pStyle w:val="footnote"/>
      </w:pPr>
      <w:r>
        <w:rPr>
          <w:rStyle w:val="FootnoteReference"/>
        </w:rPr>
        <w:footnoteRef/>
      </w:r>
      <w:r>
        <w:t xml:space="preserve"> [JS] Coptic has “Name” in place of “mercy”.</w:t>
      </w:r>
    </w:p>
  </w:footnote>
  <w:footnote w:id="312">
    <w:p w14:paraId="62A6540D" w14:textId="77777777" w:rsidR="00325E43" w:rsidRPr="004A3E27" w:rsidRDefault="00325E4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25E43" w:rsidRDefault="00325E43" w:rsidP="0080248C">
      <w:pPr>
        <w:pStyle w:val="footnote"/>
      </w:pPr>
      <w:r>
        <w:rPr>
          <w:rStyle w:val="FootnoteReference"/>
        </w:rPr>
        <w:footnoteRef/>
      </w:r>
      <w:r>
        <w:t xml:space="preserve"> [JS] or “the lawless,” or “those that do wickedness”</w:t>
      </w:r>
    </w:p>
  </w:footnote>
  <w:footnote w:id="314">
    <w:p w14:paraId="21F36685" w14:textId="77777777" w:rsidR="00325E43" w:rsidRPr="004A3E27" w:rsidRDefault="00325E43" w:rsidP="00BD5BBE">
      <w:pPr>
        <w:pStyle w:val="footnote"/>
      </w:pPr>
      <w:r w:rsidRPr="004A3E27">
        <w:rPr>
          <w:rStyle w:val="FootnoteReference"/>
        </w:rPr>
        <w:footnoteRef/>
      </w:r>
      <w:r w:rsidRPr="004A3E27">
        <w:t xml:space="preserve"> Mercy: love (Luke 10:37).</w:t>
      </w:r>
    </w:p>
  </w:footnote>
  <w:footnote w:id="315">
    <w:p w14:paraId="6EFF888C" w14:textId="1261A193" w:rsidR="00325E43" w:rsidRPr="004A3E27" w:rsidRDefault="00325E4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25E43" w:rsidRPr="004A3E27" w:rsidRDefault="00325E4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25E43" w:rsidRPr="004A3E27" w:rsidRDefault="00325E4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25E43" w:rsidRPr="004A3E27" w:rsidRDefault="00325E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25E43" w:rsidRDefault="00325E4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25E43" w:rsidRPr="004A3E27" w:rsidRDefault="00325E4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25E43" w:rsidRPr="004A3E27" w:rsidRDefault="00325E4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25E43" w:rsidRDefault="00325E4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25E43" w:rsidRPr="004A3E27" w:rsidRDefault="00325E43" w:rsidP="009C1AC4">
      <w:pPr>
        <w:pStyle w:val="footnote"/>
      </w:pPr>
      <w:r w:rsidRPr="004A3E27">
        <w:rPr>
          <w:rStyle w:val="FootnoteReference"/>
        </w:rPr>
        <w:footnoteRef/>
      </w:r>
      <w:r w:rsidRPr="004A3E27">
        <w:t xml:space="preserve"> Job. 33:14.</w:t>
      </w:r>
    </w:p>
  </w:footnote>
  <w:footnote w:id="324">
    <w:p w14:paraId="08AF7E67" w14:textId="06320022" w:rsidR="00325E43" w:rsidRDefault="00325E4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25E43" w:rsidRDefault="00325E43" w:rsidP="004F49CE">
      <w:pPr>
        <w:pStyle w:val="footnote"/>
      </w:pPr>
      <w:r>
        <w:rPr>
          <w:rStyle w:val="FootnoteReference"/>
        </w:rPr>
        <w:footnoteRef/>
      </w:r>
      <w:r>
        <w:t xml:space="preserve"> [JS] literally, “holy place”</w:t>
      </w:r>
    </w:p>
  </w:footnote>
  <w:footnote w:id="326">
    <w:p w14:paraId="686CF1C0" w14:textId="1BBF228C" w:rsidR="00325E43" w:rsidRPr="004A3E27" w:rsidRDefault="00325E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25E43" w:rsidRDefault="00325E43" w:rsidP="00C0729B">
      <w:pPr>
        <w:pStyle w:val="footnote"/>
      </w:pPr>
      <w:r>
        <w:rPr>
          <w:rStyle w:val="FootnoteReference"/>
        </w:rPr>
        <w:footnoteRef/>
      </w:r>
      <w:r>
        <w:t xml:space="preserve"> [JS] Fr. Athanasius’ translation from the Coptic has “shall glory”</w:t>
      </w:r>
    </w:p>
  </w:footnote>
  <w:footnote w:id="328">
    <w:p w14:paraId="33DDB994" w14:textId="5E62FF5E" w:rsidR="00325E43" w:rsidRDefault="00325E4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25E43" w:rsidRDefault="00325E43" w:rsidP="00722B95">
      <w:pPr>
        <w:pStyle w:val="footnote"/>
      </w:pPr>
      <w:r>
        <w:rPr>
          <w:rStyle w:val="FootnoteReference"/>
        </w:rPr>
        <w:footnoteRef/>
      </w:r>
      <w:r>
        <w:t xml:space="preserve"> [] Found in Fr. Athanasius’ translation from the Coptic</w:t>
      </w:r>
    </w:p>
  </w:footnote>
  <w:footnote w:id="330">
    <w:p w14:paraId="7625453A" w14:textId="042835EA" w:rsidR="00325E43" w:rsidRDefault="00325E43" w:rsidP="005E733D">
      <w:pPr>
        <w:pStyle w:val="footnote"/>
      </w:pPr>
      <w:r>
        <w:rPr>
          <w:rStyle w:val="FootnoteReference"/>
        </w:rPr>
        <w:footnoteRef/>
      </w:r>
      <w:r>
        <w:t xml:space="preserve"> [JS] [] found in Coptic, see Vespers of Pashons 20.</w:t>
      </w:r>
    </w:p>
  </w:footnote>
  <w:footnote w:id="331">
    <w:p w14:paraId="36833249" w14:textId="34120CF1" w:rsidR="00325E43" w:rsidRPr="004A3E27" w:rsidRDefault="00325E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25E43" w:rsidRPr="004A3E27" w:rsidRDefault="00325E4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25E43" w:rsidRDefault="00325E43" w:rsidP="005438BF">
      <w:pPr>
        <w:pStyle w:val="footnote"/>
      </w:pPr>
      <w:r>
        <w:rPr>
          <w:rStyle w:val="FootnoteReference"/>
        </w:rPr>
        <w:footnoteRef/>
      </w:r>
      <w:r>
        <w:t xml:space="preserve"> [JS] lit, “filled with fatness.”</w:t>
      </w:r>
    </w:p>
  </w:footnote>
  <w:footnote w:id="334">
    <w:p w14:paraId="6F4E7A1F" w14:textId="704DC134" w:rsidR="00325E43" w:rsidRPr="004A3E27" w:rsidRDefault="00325E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25E43" w:rsidRPr="004A3E27" w:rsidRDefault="00325E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25E43" w:rsidRPr="004A3E27" w:rsidRDefault="00325E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25E43" w:rsidRPr="004A3E27" w:rsidRDefault="00325E4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25E43" w:rsidRDefault="00325E43" w:rsidP="000E01D1">
      <w:pPr>
        <w:pStyle w:val="footnote"/>
      </w:pPr>
      <w:r>
        <w:rPr>
          <w:rStyle w:val="FootnoteReference"/>
        </w:rPr>
        <w:footnoteRef/>
      </w:r>
      <w:r>
        <w:t xml:space="preserve"> [JS], “do obeisance”, i.e. prostrate, not just an attitude, but an act</w:t>
      </w:r>
    </w:p>
  </w:footnote>
  <w:footnote w:id="339">
    <w:p w14:paraId="1B791EBC" w14:textId="77777777" w:rsidR="00325E43" w:rsidRPr="004A3E27" w:rsidRDefault="00325E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25E43" w:rsidRPr="004A3E27" w:rsidRDefault="00325E4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25E43" w:rsidRDefault="00325E43" w:rsidP="000E01D1">
      <w:pPr>
        <w:pStyle w:val="footnote"/>
      </w:pPr>
      <w:r>
        <w:rPr>
          <w:rStyle w:val="FootnoteReference"/>
        </w:rPr>
        <w:footnoteRef/>
      </w:r>
      <w:r>
        <w:t xml:space="preserve"> [JS] Fr. Lazarus has, “for”</w:t>
      </w:r>
    </w:p>
  </w:footnote>
  <w:footnote w:id="342">
    <w:p w14:paraId="693C7006" w14:textId="4BAA4AB8" w:rsidR="00325E43" w:rsidRPr="004A3E27" w:rsidRDefault="00325E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25E43" w:rsidRPr="004A3E27" w:rsidRDefault="00325E4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25E43" w:rsidRPr="004A3E27" w:rsidRDefault="00325E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25E43" w:rsidRPr="004A3E27" w:rsidRDefault="00325E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25E43" w:rsidRDefault="00325E43" w:rsidP="00F81502">
      <w:pPr>
        <w:pStyle w:val="footnote"/>
      </w:pPr>
      <w:r>
        <w:rPr>
          <w:rStyle w:val="FootnoteReference"/>
        </w:rPr>
        <w:footnoteRef/>
      </w:r>
      <w:r>
        <w:t xml:space="preserve"> [JS] or “give thanks to You” or “thankfully confess You with praise”</w:t>
      </w:r>
    </w:p>
  </w:footnote>
  <w:footnote w:id="347">
    <w:p w14:paraId="29F3A7DD" w14:textId="66A81F41" w:rsidR="00325E43" w:rsidRDefault="00325E4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25E43" w:rsidRPr="004A3E27" w:rsidRDefault="00325E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25E43" w:rsidRPr="004A3E27" w:rsidRDefault="00325E4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25E43" w:rsidRPr="004A3E27" w:rsidRDefault="00325E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25E43" w:rsidRDefault="00325E43" w:rsidP="00A66BCD">
      <w:pPr>
        <w:pStyle w:val="footnote"/>
      </w:pPr>
      <w:r>
        <w:rPr>
          <w:rStyle w:val="FootnoteReference"/>
        </w:rPr>
        <w:footnoteRef/>
      </w:r>
      <w:r>
        <w:t xml:space="preserve"> [JS] literally, “before the face of”</w:t>
      </w:r>
    </w:p>
  </w:footnote>
  <w:footnote w:id="352">
    <w:p w14:paraId="576015E9" w14:textId="7C434A30" w:rsidR="00325E43" w:rsidRPr="004A3E27" w:rsidRDefault="00325E4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25E43" w:rsidRDefault="00325E43" w:rsidP="003863C1">
      <w:pPr>
        <w:pStyle w:val="footnote"/>
      </w:pPr>
      <w:r>
        <w:rPr>
          <w:rStyle w:val="FootnoteReference"/>
        </w:rPr>
        <w:footnoteRef/>
      </w:r>
      <w:r>
        <w:t xml:space="preserve"> [JS] literally “hosts”</w:t>
      </w:r>
    </w:p>
  </w:footnote>
  <w:footnote w:id="354">
    <w:p w14:paraId="65E1E4C5" w14:textId="144C5288" w:rsidR="00325E43" w:rsidRDefault="00325E4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25E43" w:rsidRDefault="00325E43" w:rsidP="0080282E">
      <w:pPr>
        <w:pStyle w:val="footnote"/>
      </w:pPr>
      <w:r>
        <w:rPr>
          <w:rStyle w:val="FootnoteReference"/>
        </w:rPr>
        <w:footnoteRef/>
      </w:r>
      <w:r>
        <w:t xml:space="preserve"> [JS] literally, “ten-thousand fold”</w:t>
      </w:r>
    </w:p>
  </w:footnote>
  <w:footnote w:id="357">
    <w:p w14:paraId="1238C848" w14:textId="7921E5DF" w:rsidR="00325E43" w:rsidRDefault="00325E4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25E43" w:rsidRPr="004A3E27" w:rsidRDefault="00325E4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25E43" w:rsidRDefault="00325E4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25E43" w:rsidRDefault="00325E43" w:rsidP="00AC3180">
      <w:pPr>
        <w:pStyle w:val="footnote"/>
      </w:pPr>
      <w:r>
        <w:rPr>
          <w:rStyle w:val="FootnoteReference"/>
        </w:rPr>
        <w:footnoteRef/>
      </w:r>
      <w:r>
        <w:t xml:space="preserve"> [JS] “assemblies” or “congregations”</w:t>
      </w:r>
    </w:p>
  </w:footnote>
  <w:footnote w:id="361">
    <w:p w14:paraId="1069FF00" w14:textId="77777777" w:rsidR="00325E43" w:rsidRPr="004A3E27" w:rsidRDefault="00325E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25E43" w:rsidRDefault="00325E4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25E43" w:rsidRPr="004A3E27" w:rsidRDefault="00325E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25E43" w:rsidRDefault="00325E43" w:rsidP="00B045F9">
      <w:pPr>
        <w:pStyle w:val="footnote"/>
      </w:pPr>
      <w:r>
        <w:rPr>
          <w:rStyle w:val="FootnoteReference"/>
        </w:rPr>
        <w:footnoteRef/>
      </w:r>
      <w:r>
        <w:t xml:space="preserve"> [JS] Coptic has “mire of death”. See the Ninth Hour of Great Friday.</w:t>
      </w:r>
    </w:p>
  </w:footnote>
  <w:footnote w:id="365">
    <w:p w14:paraId="3876A4B9" w14:textId="77777777" w:rsidR="00325E43" w:rsidRPr="004A3E27" w:rsidRDefault="00325E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25E43" w:rsidRPr="004A3E27" w:rsidRDefault="00325E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25E43" w:rsidRPr="004A3E27" w:rsidRDefault="00325E43" w:rsidP="00BD5BBE">
      <w:pPr>
        <w:pStyle w:val="footnote"/>
      </w:pPr>
      <w:r w:rsidRPr="004A3E27">
        <w:rPr>
          <w:rStyle w:val="FootnoteReference"/>
        </w:rPr>
        <w:footnoteRef/>
      </w:r>
      <w:r w:rsidRPr="004A3E27">
        <w:t xml:space="preserve"> Mk. 15:29; Jn. 2:17; Rom. 15:3.</w:t>
      </w:r>
    </w:p>
  </w:footnote>
  <w:footnote w:id="368">
    <w:p w14:paraId="252B5848" w14:textId="77777777" w:rsidR="00325E43" w:rsidRPr="004A3E27" w:rsidRDefault="00325E43" w:rsidP="00BD5BBE">
      <w:pPr>
        <w:pStyle w:val="footnote"/>
      </w:pPr>
      <w:r w:rsidRPr="004A3E27">
        <w:rPr>
          <w:rStyle w:val="FootnoteReference"/>
        </w:rPr>
        <w:footnoteRef/>
      </w:r>
      <w:r w:rsidRPr="004A3E27">
        <w:t xml:space="preserve"> The elders and chief priests.</w:t>
      </w:r>
    </w:p>
  </w:footnote>
  <w:footnote w:id="369">
    <w:p w14:paraId="0AE68D03" w14:textId="77777777" w:rsidR="00325E43" w:rsidRPr="004A3E27" w:rsidRDefault="00325E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25E43" w:rsidRDefault="00325E4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25E43" w:rsidRPr="004A3E27" w:rsidRDefault="00325E43" w:rsidP="00BD5BBE">
      <w:pPr>
        <w:pStyle w:val="footnote"/>
      </w:pPr>
      <w:r w:rsidRPr="004A3E27">
        <w:rPr>
          <w:rStyle w:val="FootnoteReference"/>
        </w:rPr>
        <w:footnoteRef/>
      </w:r>
      <w:r w:rsidRPr="004A3E27">
        <w:t xml:space="preserve"> Mt. 16:21; Mk. 8:31.</w:t>
      </w:r>
    </w:p>
  </w:footnote>
  <w:footnote w:id="372">
    <w:p w14:paraId="5D4E90F4" w14:textId="77777777" w:rsidR="00325E43" w:rsidRPr="004A3E27" w:rsidRDefault="00325E43" w:rsidP="00BD5BBE">
      <w:pPr>
        <w:pStyle w:val="footnote"/>
      </w:pPr>
      <w:r w:rsidRPr="004A3E27">
        <w:rPr>
          <w:rStyle w:val="FootnoteReference"/>
        </w:rPr>
        <w:footnoteRef/>
      </w:r>
      <w:r w:rsidRPr="004A3E27">
        <w:t xml:space="preserve"> Mt. 27:34.</w:t>
      </w:r>
    </w:p>
  </w:footnote>
  <w:footnote w:id="373">
    <w:p w14:paraId="2A1BD707" w14:textId="2E0A380E" w:rsidR="00325E43" w:rsidRPr="004A3E27" w:rsidRDefault="00325E4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25E43" w:rsidRPr="004A3E27" w:rsidRDefault="00325E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25E43" w:rsidRDefault="00325E4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25E43" w:rsidRPr="004A3E27" w:rsidRDefault="00325E4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25E43" w:rsidRDefault="00325E4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25E43" w:rsidRPr="004A3E27" w:rsidRDefault="00325E4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25E43" w:rsidRDefault="00325E43" w:rsidP="00C614C7">
      <w:pPr>
        <w:pStyle w:val="footnote"/>
      </w:pPr>
      <w:r>
        <w:rPr>
          <w:rStyle w:val="FootnoteReference"/>
        </w:rPr>
        <w:footnoteRef/>
      </w:r>
      <w:r>
        <w:t xml:space="preserve"> [JS] literally, “arm”.</w:t>
      </w:r>
    </w:p>
  </w:footnote>
  <w:footnote w:id="381">
    <w:p w14:paraId="523E76EA" w14:textId="77777777" w:rsidR="00325E43" w:rsidRPr="004A3E27" w:rsidRDefault="00325E43" w:rsidP="00C614C7">
      <w:pPr>
        <w:pStyle w:val="footnote"/>
      </w:pPr>
      <w:r w:rsidRPr="004A3E27">
        <w:rPr>
          <w:rStyle w:val="FootnoteReference"/>
        </w:rPr>
        <w:footnoteRef/>
      </w:r>
      <w:r w:rsidRPr="004A3E27">
        <w:t xml:space="preserve"> Ephes. 3:10; 4:8.</w:t>
      </w:r>
    </w:p>
  </w:footnote>
  <w:footnote w:id="382">
    <w:p w14:paraId="65732174" w14:textId="7AFAEA7C" w:rsidR="00325E43" w:rsidRDefault="00325E4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25E43" w:rsidRPr="004A3E27" w:rsidRDefault="00325E4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25E43" w:rsidRPr="004A3E27" w:rsidRDefault="00325E4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25E43" w:rsidRDefault="00325E43" w:rsidP="00733705">
      <w:pPr>
        <w:pStyle w:val="footnote"/>
      </w:pPr>
      <w:r>
        <w:rPr>
          <w:rStyle w:val="FootnoteReference"/>
        </w:rPr>
        <w:footnoteRef/>
      </w:r>
      <w:r>
        <w:t xml:space="preserve"> [JS] literally “He will judge the poor of the people.”</w:t>
      </w:r>
    </w:p>
  </w:footnote>
  <w:footnote w:id="386">
    <w:p w14:paraId="4ADD947E" w14:textId="3381547D" w:rsidR="00325E43" w:rsidRPr="004A3E27" w:rsidRDefault="00325E4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25E43" w:rsidRPr="004A3E27" w:rsidRDefault="00325E43" w:rsidP="00BD5BBE">
      <w:pPr>
        <w:pStyle w:val="footnote"/>
      </w:pPr>
      <w:r w:rsidRPr="004A3E27">
        <w:rPr>
          <w:rStyle w:val="FootnoteReference"/>
        </w:rPr>
        <w:footnoteRef/>
      </w:r>
      <w:r w:rsidRPr="004A3E27">
        <w:t xml:space="preserve"> Rivers: Tigris and Euphrates.</w:t>
      </w:r>
    </w:p>
  </w:footnote>
  <w:footnote w:id="388">
    <w:p w14:paraId="7811A007" w14:textId="64EFDFFD" w:rsidR="00325E43" w:rsidRPr="004A3E27" w:rsidRDefault="00325E4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25E43" w:rsidRDefault="00325E4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25E43" w:rsidRPr="004A3E27" w:rsidRDefault="00325E4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25E43" w:rsidRPr="004A3E27" w:rsidRDefault="00325E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25E43" w:rsidRDefault="00325E43" w:rsidP="004B572C">
      <w:pPr>
        <w:pStyle w:val="footnote"/>
      </w:pPr>
      <w:r>
        <w:rPr>
          <w:rStyle w:val="FootnoteReference"/>
        </w:rPr>
        <w:footnoteRef/>
      </w:r>
      <w:r>
        <w:t xml:space="preserve"> [JS] Fr. Athanasius has, “all nations shall glorify Him.</w:t>
      </w:r>
    </w:p>
  </w:footnote>
  <w:footnote w:id="393">
    <w:p w14:paraId="135F0D5A" w14:textId="315C03B7" w:rsidR="00325E43" w:rsidRDefault="00325E43" w:rsidP="0003418A">
      <w:pPr>
        <w:pStyle w:val="footnote"/>
      </w:pPr>
      <w:r>
        <w:rPr>
          <w:rStyle w:val="FootnoteReference"/>
        </w:rPr>
        <w:footnoteRef/>
      </w:r>
      <w:r>
        <w:t xml:space="preserve"> [JS] found in Copitc. See the First Hour of Monday of Holy Week.</w:t>
      </w:r>
    </w:p>
  </w:footnote>
  <w:footnote w:id="394">
    <w:p w14:paraId="550199CE" w14:textId="322C0FE5" w:rsidR="00325E43" w:rsidRDefault="00325E43" w:rsidP="005B5466">
      <w:pPr>
        <w:pStyle w:val="footnote"/>
      </w:pPr>
      <w:r>
        <w:rPr>
          <w:rStyle w:val="FootnoteReference"/>
        </w:rPr>
        <w:footnoteRef/>
      </w:r>
      <w:r>
        <w:t xml:space="preserve"> [JS] or, “So be it! So be it!”</w:t>
      </w:r>
    </w:p>
  </w:footnote>
  <w:footnote w:id="395">
    <w:p w14:paraId="2E2191B6" w14:textId="77777777" w:rsidR="00325E43" w:rsidRPr="004A3E27" w:rsidRDefault="00325E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25E43" w:rsidRPr="004A3E27" w:rsidRDefault="00325E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E43" w:rsidRPr="004A3E27" w:rsidRDefault="00325E43" w:rsidP="00BD5BBE">
      <w:pPr>
        <w:pStyle w:val="footnote"/>
      </w:pPr>
      <w:r w:rsidRPr="004A3E27">
        <w:tab/>
        <w:t>For them there are no pains;</w:t>
      </w:r>
    </w:p>
    <w:p w14:paraId="15E57D33" w14:textId="77777777" w:rsidR="00325E43" w:rsidRPr="004A3E27" w:rsidRDefault="00325E43" w:rsidP="00BD5BBE">
      <w:pPr>
        <w:pStyle w:val="footnote"/>
      </w:pPr>
      <w:r w:rsidRPr="004A3E27">
        <w:tab/>
        <w:t>fit and strong are their bodies.</w:t>
      </w:r>
    </w:p>
  </w:footnote>
  <w:footnote w:id="397">
    <w:p w14:paraId="2000D9CE" w14:textId="77777777" w:rsidR="00325E43" w:rsidRPr="004A3E27" w:rsidRDefault="00325E4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25E43" w:rsidRPr="004A3E27" w:rsidRDefault="00325E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25E43" w:rsidRPr="004A3E27" w:rsidRDefault="00325E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25E43" w:rsidRPr="004A3E27" w:rsidRDefault="00325E4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25E43" w:rsidRPr="004A3E27" w:rsidRDefault="00325E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25E43" w:rsidRPr="004A3E27" w:rsidRDefault="00325E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25E43" w:rsidRPr="004A3E27" w:rsidRDefault="00325E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25E43" w:rsidRDefault="00325E4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25E43" w:rsidRDefault="00325E43" w:rsidP="004B0577">
      <w:pPr>
        <w:pStyle w:val="footnote"/>
      </w:pPr>
      <w:r>
        <w:rPr>
          <w:rStyle w:val="FootnoteReference"/>
        </w:rPr>
        <w:footnoteRef/>
      </w:r>
      <w:r>
        <w:t xml:space="preserve"> [JS] or emblems.</w:t>
      </w:r>
    </w:p>
  </w:footnote>
  <w:footnote w:id="406">
    <w:p w14:paraId="48E0BAD1" w14:textId="77777777" w:rsidR="00325E43" w:rsidRPr="004A3E27" w:rsidRDefault="00325E4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25E43" w:rsidRPr="004A3E27" w:rsidRDefault="00325E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25E43" w:rsidRPr="004A3E27" w:rsidRDefault="00325E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25E43" w:rsidRPr="005B2E82" w:rsidRDefault="00325E4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25E43" w:rsidRDefault="00325E43" w:rsidP="00E269C1">
      <w:pPr>
        <w:pStyle w:val="footnote"/>
      </w:pPr>
      <w:r>
        <w:rPr>
          <w:rStyle w:val="FootnoteReference"/>
        </w:rPr>
        <w:footnoteRef/>
      </w:r>
      <w:r>
        <w:t xml:space="preserve"> [JS] or “give thanks to You” or “thankfully confess you with praise”</w:t>
      </w:r>
    </w:p>
  </w:footnote>
  <w:footnote w:id="411">
    <w:p w14:paraId="13B7F9F8" w14:textId="32B2D2FD" w:rsidR="00325E43" w:rsidRDefault="00325E4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25E43" w:rsidRDefault="00325E43" w:rsidP="00220BA1">
      <w:pPr>
        <w:pStyle w:val="footnote"/>
      </w:pPr>
      <w:r>
        <w:rPr>
          <w:rStyle w:val="FootnoteReference"/>
        </w:rPr>
        <w:footnoteRef/>
      </w:r>
      <w:r>
        <w:t xml:space="preserve"> [JS] literally “horn”, here and below.</w:t>
      </w:r>
    </w:p>
  </w:footnote>
  <w:footnote w:id="413">
    <w:p w14:paraId="43EF022B" w14:textId="270DF778"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25E43" w:rsidRPr="004A3E27" w:rsidRDefault="00325E4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25E43" w:rsidRPr="004A3E27" w:rsidRDefault="00325E4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25E43" w:rsidRPr="004A3E27" w:rsidRDefault="00325E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25E43" w:rsidRPr="004A3E27" w:rsidRDefault="00325E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25E43" w:rsidRDefault="00325E4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25E43" w:rsidRDefault="00325E43" w:rsidP="0077116C">
      <w:pPr>
        <w:pStyle w:val="footnote"/>
      </w:pPr>
      <w:r>
        <w:rPr>
          <w:rStyle w:val="FootnoteReference"/>
        </w:rPr>
        <w:footnoteRef/>
      </w:r>
      <w:r>
        <w:t xml:space="preserve"> [JS] literally, “their voice”</w:t>
      </w:r>
    </w:p>
  </w:footnote>
  <w:footnote w:id="420">
    <w:p w14:paraId="691BE305" w14:textId="638D6FB9" w:rsidR="00325E43" w:rsidRDefault="00325E43" w:rsidP="0077116C">
      <w:pPr>
        <w:pStyle w:val="footnote"/>
      </w:pPr>
      <w:r>
        <w:rPr>
          <w:rStyle w:val="FootnoteReference"/>
        </w:rPr>
        <w:footnoteRef/>
      </w:r>
      <w:r>
        <w:t xml:space="preserve"> [JS] literally, “arrows”</w:t>
      </w:r>
    </w:p>
  </w:footnote>
  <w:footnote w:id="421">
    <w:p w14:paraId="02B0A65D" w14:textId="5AC6E269" w:rsidR="00325E43" w:rsidRDefault="00325E43" w:rsidP="0077116C">
      <w:pPr>
        <w:pStyle w:val="footnote"/>
      </w:pPr>
      <w:r>
        <w:rPr>
          <w:rStyle w:val="FootnoteReference"/>
        </w:rPr>
        <w:footnoteRef/>
      </w:r>
      <w:r>
        <w:t xml:space="preserve"> [JS] literally, “voice”</w:t>
      </w:r>
    </w:p>
  </w:footnote>
  <w:footnote w:id="422">
    <w:p w14:paraId="23F3A799" w14:textId="20EBC598" w:rsidR="00325E43" w:rsidRDefault="00325E4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25E43" w:rsidRDefault="00325E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E43" w:rsidRDefault="00325E43" w:rsidP="00BD5BBE">
      <w:pPr>
        <w:pStyle w:val="footnote"/>
      </w:pPr>
      <w:r>
        <w:tab/>
        <w:t>‘I will speak My mind in parables,</w:t>
      </w:r>
    </w:p>
    <w:p w14:paraId="04636509" w14:textId="5081AB06" w:rsidR="00325E43" w:rsidRDefault="00325E43" w:rsidP="00BD5BBE">
      <w:pPr>
        <w:pStyle w:val="footnote"/>
      </w:pPr>
      <w:r>
        <w:tab/>
        <w:t>divulge secrets hidden since creation’ (cf. Rev. 3:14).</w:t>
      </w:r>
    </w:p>
  </w:footnote>
  <w:footnote w:id="424">
    <w:p w14:paraId="7427B3ED" w14:textId="77777777" w:rsidR="00325E43" w:rsidRDefault="00325E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25E43" w:rsidRDefault="00325E43" w:rsidP="00BD5BBE">
      <w:pPr>
        <w:pStyle w:val="footnote"/>
      </w:pPr>
      <w:r>
        <w:rPr>
          <w:rStyle w:val="FootnoteReference"/>
        </w:rPr>
        <w:footnoteRef/>
      </w:r>
      <w:r>
        <w:t xml:space="preserve"> Ephraim = Israel (cf. Hos. 7; Num. 14; 1 Sam. 4).</w:t>
      </w:r>
    </w:p>
  </w:footnote>
  <w:footnote w:id="426">
    <w:p w14:paraId="0E4A044E" w14:textId="4F6EBBCE" w:rsidR="00325E43" w:rsidRDefault="00325E43" w:rsidP="008A536F">
      <w:pPr>
        <w:pStyle w:val="footnote"/>
      </w:pPr>
      <w:r>
        <w:rPr>
          <w:rStyle w:val="FootnoteReference"/>
        </w:rPr>
        <w:footnoteRef/>
      </w:r>
      <w:r>
        <w:t xml:space="preserve"> [JS] literally, “a waterless land”</w:t>
      </w:r>
    </w:p>
  </w:footnote>
  <w:footnote w:id="427">
    <w:p w14:paraId="3B847EA8" w14:textId="49A093A4" w:rsidR="00325E43" w:rsidRDefault="00325E4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25E43" w:rsidRDefault="00325E43" w:rsidP="00BD5BBE">
      <w:pPr>
        <w:pStyle w:val="footnote"/>
      </w:pPr>
      <w:r>
        <w:rPr>
          <w:rStyle w:val="FootnoteReference"/>
        </w:rPr>
        <w:footnoteRef/>
      </w:r>
      <w:r>
        <w:t xml:space="preserve"> He deferred giving them the promised food and the Promised Land.</w:t>
      </w:r>
    </w:p>
  </w:footnote>
  <w:footnote w:id="429">
    <w:p w14:paraId="0FFCC018" w14:textId="5FB43138" w:rsidR="00325E43" w:rsidRDefault="00325E4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25E43" w:rsidRDefault="00325E43" w:rsidP="00287CDE">
      <w:pPr>
        <w:pStyle w:val="footnote"/>
      </w:pPr>
      <w:r>
        <w:rPr>
          <w:rStyle w:val="FootnoteReference"/>
        </w:rPr>
        <w:footnoteRef/>
      </w:r>
      <w:r>
        <w:t xml:space="preserve"> [JS] Fr. Lazarus has “recovered from wine”</w:t>
      </w:r>
    </w:p>
  </w:footnote>
  <w:footnote w:id="431">
    <w:p w14:paraId="4F93FDA3" w14:textId="658833C3" w:rsidR="00325E43" w:rsidRDefault="00325E4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25E43" w:rsidRDefault="00325E4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25E43" w:rsidRDefault="00325E43" w:rsidP="00BD5BBE">
      <w:pPr>
        <w:pStyle w:val="footnote"/>
      </w:pPr>
      <w:r>
        <w:rPr>
          <w:rStyle w:val="FootnoteReference"/>
        </w:rPr>
        <w:footnoteRef/>
      </w:r>
      <w:r>
        <w:t xml:space="preserve"> John 15.</w:t>
      </w:r>
    </w:p>
  </w:footnote>
  <w:footnote w:id="434">
    <w:p w14:paraId="211D4309" w14:textId="77777777" w:rsidR="00325E43" w:rsidRDefault="00325E43" w:rsidP="00BD5BBE">
      <w:pPr>
        <w:pStyle w:val="footnote"/>
      </w:pPr>
      <w:r>
        <w:rPr>
          <w:rStyle w:val="FootnoteReference"/>
        </w:rPr>
        <w:footnoteRef/>
      </w:r>
      <w:r>
        <w:t xml:space="preserve"> Joseph = Israel (Gen. 40:23; 48:15; Amos 6:6).</w:t>
      </w:r>
    </w:p>
  </w:footnote>
  <w:footnote w:id="435">
    <w:p w14:paraId="7AA1750E" w14:textId="77777777" w:rsidR="00325E43" w:rsidRDefault="00325E43" w:rsidP="00BD5BBE">
      <w:pPr>
        <w:pStyle w:val="footnote"/>
      </w:pPr>
      <w:r>
        <w:rPr>
          <w:rStyle w:val="FootnoteReference"/>
        </w:rPr>
        <w:footnoteRef/>
      </w:r>
      <w:r>
        <w:t xml:space="preserve"> 2 Sam. 6:2 (LXX).</w:t>
      </w:r>
    </w:p>
  </w:footnote>
  <w:footnote w:id="436">
    <w:p w14:paraId="4A2B3530" w14:textId="5B5CF4B9" w:rsidR="00325E43" w:rsidRDefault="00325E43" w:rsidP="006B0A9B">
      <w:pPr>
        <w:pStyle w:val="footnote"/>
      </w:pPr>
      <w:r>
        <w:rPr>
          <w:rStyle w:val="FootnoteReference"/>
        </w:rPr>
        <w:footnoteRef/>
      </w:r>
      <w:r>
        <w:t xml:space="preserve"> [JS] or “appear” or “reveal Yourself”</w:t>
      </w:r>
    </w:p>
  </w:footnote>
  <w:footnote w:id="437">
    <w:p w14:paraId="502F316B" w14:textId="0CF056C9" w:rsidR="00325E43" w:rsidRDefault="00325E43" w:rsidP="00542B9B">
      <w:pPr>
        <w:pStyle w:val="footnote"/>
      </w:pPr>
      <w:r>
        <w:rPr>
          <w:rStyle w:val="FootnoteReference"/>
        </w:rPr>
        <w:footnoteRef/>
      </w:r>
      <w:r>
        <w:t xml:space="preserve"> [JS] or “reveal Your face”.</w:t>
      </w:r>
    </w:p>
  </w:footnote>
  <w:footnote w:id="438">
    <w:p w14:paraId="7E586EB7" w14:textId="12BBDF20" w:rsidR="00325E43" w:rsidRDefault="00325E4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25E43" w:rsidRDefault="00325E4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25E43" w:rsidRDefault="00325E43" w:rsidP="00BD5BBE">
      <w:pPr>
        <w:pStyle w:val="footnote"/>
      </w:pPr>
      <w:r>
        <w:rPr>
          <w:rStyle w:val="FootnoteReference"/>
        </w:rPr>
        <w:footnoteRef/>
      </w:r>
      <w:r>
        <w:t xml:space="preserve"> ‘What tongue? The voice of God’ (St Athanasius).</w:t>
      </w:r>
    </w:p>
  </w:footnote>
  <w:footnote w:id="441">
    <w:p w14:paraId="33FBC19B" w14:textId="77777777" w:rsidR="00325E43" w:rsidRDefault="00325E43" w:rsidP="00BD5BBE">
      <w:pPr>
        <w:pStyle w:val="footnote"/>
      </w:pPr>
      <w:r>
        <w:rPr>
          <w:rStyle w:val="FootnoteReference"/>
        </w:rPr>
        <w:footnoteRef/>
      </w:r>
      <w:r>
        <w:t xml:space="preserve"> Exodus 9:23; 19:16.</w:t>
      </w:r>
    </w:p>
  </w:footnote>
  <w:footnote w:id="442">
    <w:p w14:paraId="5C3F1B44" w14:textId="608ECC60" w:rsidR="00325E43" w:rsidRDefault="00325E4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25E43" w:rsidRDefault="00325E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25E43" w:rsidRDefault="00325E43" w:rsidP="00BD5BBE">
      <w:pPr>
        <w:pStyle w:val="footnote"/>
      </w:pPr>
      <w:r>
        <w:rPr>
          <w:rStyle w:val="FootnoteReference"/>
        </w:rPr>
        <w:footnoteRef/>
      </w:r>
      <w:r>
        <w:t xml:space="preserve"> </w:t>
      </w:r>
      <w:r>
        <w:rPr>
          <w:i/>
        </w:rPr>
        <w:t>See the previous footnote</w:t>
      </w:r>
      <w:r>
        <w:t>.</w:t>
      </w:r>
    </w:p>
  </w:footnote>
  <w:footnote w:id="445">
    <w:p w14:paraId="09156637" w14:textId="44D0701B" w:rsidR="00325E43" w:rsidRDefault="00325E43" w:rsidP="00BD5BBE">
      <w:pPr>
        <w:pStyle w:val="footnote"/>
      </w:pPr>
      <w:r>
        <w:rPr>
          <w:rStyle w:val="FootnoteReference"/>
        </w:rPr>
        <w:footnoteRef/>
      </w:r>
      <w:r>
        <w:t xml:space="preserve"> Cf. Isaiah 36:6; 2 Chron. 32:8; 1 Tim. 6:17; Ps. 74:4; Gal. 2:9; 1 Sam. 2:8.</w:t>
      </w:r>
    </w:p>
  </w:footnote>
  <w:footnote w:id="446">
    <w:p w14:paraId="14FEF0D9" w14:textId="77777777" w:rsidR="00325E43" w:rsidRDefault="00325E43" w:rsidP="00BD5BBE">
      <w:pPr>
        <w:pStyle w:val="footnote"/>
      </w:pPr>
      <w:r>
        <w:rPr>
          <w:rStyle w:val="FootnoteReference"/>
        </w:rPr>
        <w:footnoteRef/>
      </w:r>
      <w:r>
        <w:t xml:space="preserve"> John 10:34-36.</w:t>
      </w:r>
    </w:p>
  </w:footnote>
  <w:footnote w:id="447">
    <w:p w14:paraId="136A7666" w14:textId="77777777" w:rsidR="00325E43" w:rsidRDefault="00325E43" w:rsidP="00BD5BBE">
      <w:pPr>
        <w:pStyle w:val="footnote"/>
      </w:pPr>
      <w:r>
        <w:rPr>
          <w:rStyle w:val="FootnoteReference"/>
        </w:rPr>
        <w:footnoteRef/>
      </w:r>
      <w:r>
        <w:t xml:space="preserve"> This prayer is already answered (John 3:18; 9:39; 12:31; Acts 17:31).</w:t>
      </w:r>
    </w:p>
  </w:footnote>
  <w:footnote w:id="448">
    <w:p w14:paraId="764CD80E" w14:textId="77777777" w:rsidR="00325E43" w:rsidRDefault="00325E4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25E43" w:rsidRDefault="00325E43" w:rsidP="00BD5BBE">
      <w:pPr>
        <w:pStyle w:val="footnote"/>
      </w:pPr>
      <w:r>
        <w:rPr>
          <w:rStyle w:val="FootnoteReference"/>
        </w:rPr>
        <w:footnoteRef/>
      </w:r>
      <w:r>
        <w:t xml:space="preserve"> Man has made a mess of the earth (Gen. 3; Isaiah 24:4-6 etc.)</w:t>
      </w:r>
    </w:p>
  </w:footnote>
  <w:footnote w:id="450">
    <w:p w14:paraId="65885EA4" w14:textId="7CFB9AA8" w:rsidR="00325E43" w:rsidRDefault="00325E43" w:rsidP="00C7094F">
      <w:pPr>
        <w:pStyle w:val="footnote"/>
      </w:pPr>
      <w:r>
        <w:rPr>
          <w:rStyle w:val="FootnoteReference"/>
        </w:rPr>
        <w:footnoteRef/>
      </w:r>
      <w:r>
        <w:t xml:space="preserve"> [JS] or “anointed”</w:t>
      </w:r>
    </w:p>
  </w:footnote>
  <w:footnote w:id="451">
    <w:p w14:paraId="71E6E356" w14:textId="3B6C4C62" w:rsidR="00325E43" w:rsidRDefault="00325E43" w:rsidP="00BD5BBE">
      <w:pPr>
        <w:pStyle w:val="footnote"/>
      </w:pPr>
      <w:r>
        <w:rPr>
          <w:rStyle w:val="FootnoteReference"/>
        </w:rPr>
        <w:footnoteRef/>
      </w:r>
      <w:r>
        <w:t xml:space="preserve"> Cf. Lk. 13:25; Mk. 4:11; Col. 4:5; Rev. 22:15.</w:t>
      </w:r>
    </w:p>
  </w:footnote>
  <w:footnote w:id="452">
    <w:p w14:paraId="39C94F4B" w14:textId="0B87A78E" w:rsidR="00325E43" w:rsidRDefault="00325E43" w:rsidP="006B0A9B">
      <w:pPr>
        <w:pStyle w:val="footnote"/>
      </w:pPr>
      <w:r>
        <w:rPr>
          <w:rStyle w:val="FootnoteReference"/>
        </w:rPr>
        <w:footnoteRef/>
      </w:r>
      <w:r>
        <w:t xml:space="preserve"> [JS] or “transgressions”</w:t>
      </w:r>
    </w:p>
  </w:footnote>
  <w:footnote w:id="453">
    <w:p w14:paraId="41AC4983" w14:textId="77777777" w:rsidR="00325E43" w:rsidRDefault="00325E4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25E43" w:rsidRDefault="00325E43" w:rsidP="009745F6">
      <w:pPr>
        <w:pStyle w:val="footnote"/>
      </w:pPr>
      <w:r>
        <w:rPr>
          <w:rStyle w:val="FootnoteReference"/>
        </w:rPr>
        <w:footnoteRef/>
      </w:r>
      <w:r>
        <w:t xml:space="preserve"> [JS] Fr. Lazarus has, “convert us”</w:t>
      </w:r>
    </w:p>
  </w:footnote>
  <w:footnote w:id="455">
    <w:p w14:paraId="5359A239" w14:textId="2D06041F" w:rsidR="00325E43" w:rsidRDefault="00325E43" w:rsidP="009745F6">
      <w:pPr>
        <w:pStyle w:val="footnote"/>
      </w:pPr>
      <w:r>
        <w:rPr>
          <w:rStyle w:val="FootnoteReference"/>
        </w:rPr>
        <w:footnoteRef/>
      </w:r>
      <w:r>
        <w:t xml:space="preserve"> [JS] or “sprouted”</w:t>
      </w:r>
    </w:p>
  </w:footnote>
  <w:footnote w:id="456">
    <w:p w14:paraId="098CF664" w14:textId="4B2C526D" w:rsidR="00325E43" w:rsidRDefault="00325E43" w:rsidP="00BD5BBE">
      <w:pPr>
        <w:pStyle w:val="footnote"/>
      </w:pPr>
      <w:r>
        <w:rPr>
          <w:rStyle w:val="FootnoteReference"/>
        </w:rPr>
        <w:footnoteRef/>
      </w:r>
      <w:r>
        <w:t xml:space="preserve"> holy: cf. 1 Cor. 3:16,17; 6:15-19; Heb. 3:1; 12:10; 1 Pet. 1:15,16; 2 Pet. 1-4.</w:t>
      </w:r>
    </w:p>
  </w:footnote>
  <w:footnote w:id="457">
    <w:p w14:paraId="7FD51EF5" w14:textId="77777777" w:rsidR="00325E43" w:rsidRDefault="00325E4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25E43" w:rsidRDefault="00325E43" w:rsidP="00751701">
      <w:pPr>
        <w:pStyle w:val="footnote"/>
      </w:pPr>
      <w:r>
        <w:rPr>
          <w:rStyle w:val="FootnoteReference"/>
        </w:rPr>
        <w:footnoteRef/>
      </w:r>
      <w:r>
        <w:t xml:space="preserve"> [JS] literally, “voice”</w:t>
      </w:r>
    </w:p>
  </w:footnote>
  <w:footnote w:id="459">
    <w:p w14:paraId="3DAD2C70" w14:textId="080A36FD" w:rsidR="00325E43" w:rsidRDefault="00325E43" w:rsidP="00C32C04">
      <w:pPr>
        <w:pStyle w:val="footnote"/>
      </w:pPr>
      <w:r>
        <w:rPr>
          <w:rStyle w:val="FootnoteReference"/>
        </w:rPr>
        <w:footnoteRef/>
      </w:r>
      <w:r>
        <w:t xml:space="preserve"> [JS] Literally, “do obeisance”, i.e. physically bow down</w:t>
      </w:r>
    </w:p>
  </w:footnote>
  <w:footnote w:id="460">
    <w:p w14:paraId="2E11ABE5" w14:textId="77777777" w:rsidR="00325E43" w:rsidRDefault="00325E43" w:rsidP="00BD5BBE">
      <w:pPr>
        <w:pStyle w:val="footnote"/>
      </w:pPr>
      <w:r>
        <w:rPr>
          <w:rStyle w:val="FootnoteReference"/>
        </w:rPr>
        <w:footnoteRef/>
      </w:r>
      <w:r>
        <w:t xml:space="preserve"> ‘The song of the Lamb.’ (Rev. 15:3-5; John 12:32).</w:t>
      </w:r>
    </w:p>
  </w:footnote>
  <w:footnote w:id="461">
    <w:p w14:paraId="7112E84B" w14:textId="2D3BBD84" w:rsidR="00325E43" w:rsidRDefault="00325E4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25E43" w:rsidRDefault="00325E43" w:rsidP="00C32C04">
      <w:pPr>
        <w:pStyle w:val="footnote"/>
      </w:pPr>
      <w:r>
        <w:rPr>
          <w:rStyle w:val="FootnoteReference"/>
        </w:rPr>
        <w:footnoteRef/>
      </w:r>
      <w:r>
        <w:t xml:space="preserve"> [JS] or “lawless”</w:t>
      </w:r>
    </w:p>
  </w:footnote>
  <w:footnote w:id="463">
    <w:p w14:paraId="76D459DC" w14:textId="1D5E39F2" w:rsidR="00325E43" w:rsidRDefault="00325E43" w:rsidP="004A5192">
      <w:pPr>
        <w:pStyle w:val="footnote"/>
      </w:pPr>
      <w:r>
        <w:rPr>
          <w:rStyle w:val="FootnoteReference"/>
        </w:rPr>
        <w:footnoteRef/>
      </w:r>
      <w:r>
        <w:t xml:space="preserve"> [JS] Or, “band”, “gathering”, or “synagogue”</w:t>
      </w:r>
    </w:p>
  </w:footnote>
  <w:footnote w:id="464">
    <w:p w14:paraId="664DD95E" w14:textId="08E445BA" w:rsidR="00325E43" w:rsidRDefault="00325E4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25E43" w:rsidRDefault="00325E4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25E43" w:rsidRDefault="00325E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25E43" w:rsidRDefault="00325E43" w:rsidP="00ED7AD3">
      <w:pPr>
        <w:pStyle w:val="footnote"/>
      </w:pPr>
      <w:r>
        <w:rPr>
          <w:rStyle w:val="FootnoteReference"/>
        </w:rPr>
        <w:footnoteRef/>
      </w:r>
      <w:r>
        <w:t xml:space="preserve"> [JS] or “Mother Zion will say,”</w:t>
      </w:r>
    </w:p>
  </w:footnote>
  <w:footnote w:id="468">
    <w:p w14:paraId="2178F99A" w14:textId="083F0AD6" w:rsidR="00325E43" w:rsidRDefault="00325E43" w:rsidP="00ED7AD3">
      <w:pPr>
        <w:pStyle w:val="footnote"/>
      </w:pPr>
      <w:r>
        <w:rPr>
          <w:rStyle w:val="FootnoteReference"/>
        </w:rPr>
        <w:footnoteRef/>
      </w:r>
      <w:r>
        <w:t xml:space="preserve"> [JS] Coptic has, “that a man and a man dwelt in her”</w:t>
      </w:r>
    </w:p>
  </w:footnote>
  <w:footnote w:id="469">
    <w:p w14:paraId="00496924" w14:textId="19753A18" w:rsidR="00325E43" w:rsidRDefault="00325E43" w:rsidP="00641372">
      <w:pPr>
        <w:pStyle w:val="footnote"/>
      </w:pPr>
      <w:r>
        <w:rPr>
          <w:rStyle w:val="FootnoteReference"/>
        </w:rPr>
        <w:footnoteRef/>
      </w:r>
      <w:r>
        <w:t xml:space="preserve"> [JS] Coptic has, “established her forever”</w:t>
      </w:r>
    </w:p>
  </w:footnote>
  <w:footnote w:id="470">
    <w:p w14:paraId="02B9876C" w14:textId="07273293" w:rsidR="00325E43" w:rsidRDefault="00325E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25E43" w:rsidRDefault="00325E43" w:rsidP="004E2A9B">
      <w:pPr>
        <w:pStyle w:val="footnote"/>
      </w:pPr>
      <w:r>
        <w:rPr>
          <w:rStyle w:val="FootnoteReference"/>
        </w:rPr>
        <w:footnoteRef/>
      </w:r>
      <w:r>
        <w:t xml:space="preserve"> [JS] or, “corpses”</w:t>
      </w:r>
    </w:p>
  </w:footnote>
  <w:footnote w:id="472">
    <w:p w14:paraId="228CEE3D" w14:textId="77777777" w:rsidR="00325E43" w:rsidRDefault="00325E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25E43" w:rsidRDefault="00325E43" w:rsidP="004E2A9B">
      <w:pPr>
        <w:pStyle w:val="footnote"/>
      </w:pPr>
      <w:r>
        <w:rPr>
          <w:rStyle w:val="FootnoteReference"/>
        </w:rPr>
        <w:footnoteRef/>
      </w:r>
      <w:r>
        <w:t xml:space="preserve"> [JS] or “billows”</w:t>
      </w:r>
    </w:p>
  </w:footnote>
  <w:footnote w:id="474">
    <w:p w14:paraId="5ACFD856" w14:textId="14632015" w:rsidR="00325E43" w:rsidRDefault="00325E43" w:rsidP="00FF46D1">
      <w:pPr>
        <w:pStyle w:val="footnote"/>
      </w:pPr>
      <w:r>
        <w:rPr>
          <w:rStyle w:val="FootnoteReference"/>
        </w:rPr>
        <w:footnoteRef/>
      </w:r>
      <w:r>
        <w:t xml:space="preserve"> [JS] “they” refers to “the dead”, not to “physicians”</w:t>
      </w:r>
    </w:p>
  </w:footnote>
  <w:footnote w:id="475">
    <w:p w14:paraId="0E2F399B" w14:textId="26144FDB" w:rsidR="00325E43" w:rsidRDefault="00325E4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25E43" w:rsidRDefault="00325E4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25E43" w:rsidRDefault="00325E4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25E43" w:rsidRDefault="00325E4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25E43" w:rsidRDefault="00325E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25E43" w:rsidRDefault="00325E43" w:rsidP="006D6CF8">
      <w:pPr>
        <w:pStyle w:val="footnote"/>
      </w:pPr>
      <w:r>
        <w:rPr>
          <w:rStyle w:val="FootnoteReference"/>
        </w:rPr>
        <w:footnoteRef/>
      </w:r>
      <w:r>
        <w:t xml:space="preserve"> [JS] Fr. Lazarus has, “for an eternal reign”</w:t>
      </w:r>
    </w:p>
  </w:footnote>
  <w:footnote w:id="481">
    <w:p w14:paraId="71813680" w14:textId="7D3BCF59" w:rsidR="00325E43" w:rsidRDefault="00325E43" w:rsidP="006D6CF8">
      <w:pPr>
        <w:pStyle w:val="footnote"/>
      </w:pPr>
      <w:r>
        <w:rPr>
          <w:rStyle w:val="FootnoteReference"/>
        </w:rPr>
        <w:footnoteRef/>
      </w:r>
      <w:r>
        <w:t xml:space="preserve"> [JS] Fr. Lazarus has, “for all generations.”</w:t>
      </w:r>
    </w:p>
  </w:footnote>
  <w:footnote w:id="482">
    <w:p w14:paraId="3E8CA221" w14:textId="7ED1052D" w:rsidR="00325E43" w:rsidRDefault="00325E4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25E43" w:rsidRDefault="00325E43" w:rsidP="006D6CF8">
      <w:pPr>
        <w:pStyle w:val="footnote"/>
      </w:pPr>
      <w:r>
        <w:rPr>
          <w:rStyle w:val="FootnoteReference"/>
        </w:rPr>
        <w:footnoteRef/>
      </w:r>
      <w:r>
        <w:t xml:space="preserve"> [JS] literally, “an assembly of holy ones”</w:t>
      </w:r>
    </w:p>
  </w:footnote>
  <w:footnote w:id="484">
    <w:p w14:paraId="2A65B69B" w14:textId="51CE4DFD" w:rsidR="00325E43" w:rsidRDefault="00325E4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25E43" w:rsidRDefault="00325E43" w:rsidP="00CC373E">
      <w:pPr>
        <w:pStyle w:val="footnote"/>
      </w:pPr>
      <w:r>
        <w:rPr>
          <w:rStyle w:val="FootnoteReference"/>
        </w:rPr>
        <w:footnoteRef/>
      </w:r>
      <w:r>
        <w:t xml:space="preserve"> [JS] OSB inserts “wind” here.</w:t>
      </w:r>
    </w:p>
  </w:footnote>
  <w:footnote w:id="486">
    <w:p w14:paraId="179D7A74" w14:textId="04A38D47" w:rsidR="00325E43" w:rsidRDefault="00325E4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25E43" w:rsidRDefault="00325E43" w:rsidP="001626CD">
      <w:pPr>
        <w:pStyle w:val="footnote"/>
      </w:pPr>
      <w:r>
        <w:rPr>
          <w:rStyle w:val="FootnoteReference"/>
        </w:rPr>
        <w:footnoteRef/>
      </w:r>
      <w:r>
        <w:t xml:space="preserve"> [JS] Fr. Lazarus has, “will pave the way for Your presence”</w:t>
      </w:r>
    </w:p>
  </w:footnote>
  <w:footnote w:id="488">
    <w:p w14:paraId="6DF491B9" w14:textId="2435757B" w:rsidR="00325E43" w:rsidRDefault="00325E43" w:rsidP="001626CD">
      <w:pPr>
        <w:pStyle w:val="footnote"/>
      </w:pPr>
      <w:r>
        <w:rPr>
          <w:rStyle w:val="FootnoteReference"/>
        </w:rPr>
        <w:footnoteRef/>
      </w:r>
      <w:r>
        <w:t xml:space="preserve"> [JS] or “face”</w:t>
      </w:r>
    </w:p>
  </w:footnote>
  <w:footnote w:id="489">
    <w:p w14:paraId="1815409B" w14:textId="50184218" w:rsidR="00325E43" w:rsidRDefault="00325E43" w:rsidP="00B5373A">
      <w:pPr>
        <w:pStyle w:val="footnote"/>
      </w:pPr>
      <w:r>
        <w:rPr>
          <w:rStyle w:val="FootnoteReference"/>
        </w:rPr>
        <w:footnoteRef/>
      </w:r>
      <w:r>
        <w:t xml:space="preserve"> [JS] Fr. Lazrus has “we are raised to power”</w:t>
      </w:r>
    </w:p>
  </w:footnote>
  <w:footnote w:id="490">
    <w:p w14:paraId="0F6F70D6" w14:textId="1994D705" w:rsidR="00325E43" w:rsidRDefault="00325E43" w:rsidP="00BD5BBE">
      <w:pPr>
        <w:pStyle w:val="footnote"/>
      </w:pPr>
      <w:r>
        <w:rPr>
          <w:rStyle w:val="FootnoteReference"/>
        </w:rPr>
        <w:footnoteRef/>
      </w:r>
      <w:r>
        <w:t xml:space="preserve"> Cf. 2 Samuel 7:4-17; 1 Chron. 17:3-14.</w:t>
      </w:r>
    </w:p>
  </w:footnote>
  <w:footnote w:id="491">
    <w:p w14:paraId="4FF1211C" w14:textId="57A861DB" w:rsidR="00325E43" w:rsidRDefault="00325E43" w:rsidP="00962B09">
      <w:pPr>
        <w:pStyle w:val="footnote"/>
      </w:pPr>
      <w:r>
        <w:rPr>
          <w:rStyle w:val="FootnoteReference"/>
        </w:rPr>
        <w:footnoteRef/>
      </w:r>
      <w:r>
        <w:t xml:space="preserve"> [JS] or “lawlessness,” or “transgression</w:t>
      </w:r>
    </w:p>
  </w:footnote>
  <w:footnote w:id="492">
    <w:p w14:paraId="192FE4A3" w14:textId="102CEBCC" w:rsidR="00325E43" w:rsidRDefault="00325E43" w:rsidP="00D72FDC">
      <w:pPr>
        <w:pStyle w:val="footnote"/>
      </w:pPr>
      <w:r>
        <w:rPr>
          <w:rStyle w:val="FootnoteReference"/>
        </w:rPr>
        <w:footnoteRef/>
      </w:r>
      <w:r>
        <w:t xml:space="preserve"> [JS] Coptic has “faithfulness”. See Matins of Mesori 3</w:t>
      </w:r>
    </w:p>
  </w:footnote>
  <w:footnote w:id="493">
    <w:p w14:paraId="5008AA97" w14:textId="7C635360" w:rsidR="00325E43" w:rsidRDefault="00325E43" w:rsidP="00B5373A">
      <w:pPr>
        <w:pStyle w:val="footnote"/>
      </w:pPr>
      <w:r>
        <w:rPr>
          <w:rStyle w:val="FootnoteReference"/>
        </w:rPr>
        <w:footnoteRef/>
      </w:r>
      <w:r>
        <w:t xml:space="preserve"> [JS] literally, “his horn will be exalted”</w:t>
      </w:r>
    </w:p>
  </w:footnote>
  <w:footnote w:id="494">
    <w:p w14:paraId="2D768480" w14:textId="725D7BB3" w:rsidR="00325E43" w:rsidRDefault="00325E43" w:rsidP="00B5373A">
      <w:pPr>
        <w:pStyle w:val="footnote"/>
      </w:pPr>
      <w:r>
        <w:rPr>
          <w:rStyle w:val="FootnoteReference"/>
        </w:rPr>
        <w:footnoteRef/>
      </w:r>
      <w:r>
        <w:t xml:space="preserve"> [JS] Fr. Lazarus has, “I will extend his power over the sea”</w:t>
      </w:r>
    </w:p>
  </w:footnote>
  <w:footnote w:id="495">
    <w:p w14:paraId="41487A2A" w14:textId="014FBA23" w:rsidR="00325E43" w:rsidRDefault="00325E4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25E43" w:rsidRDefault="00325E43" w:rsidP="00962B09">
      <w:pPr>
        <w:pStyle w:val="footnote"/>
      </w:pPr>
      <w:r>
        <w:rPr>
          <w:rStyle w:val="FootnoteReference"/>
        </w:rPr>
        <w:footnoteRef/>
      </w:r>
      <w:r>
        <w:t xml:space="preserve"> [JS] Fr. Lazarus renders this, “dynasty”</w:t>
      </w:r>
    </w:p>
  </w:footnote>
  <w:footnote w:id="497">
    <w:p w14:paraId="11323AA1" w14:textId="77777777" w:rsidR="00325E43" w:rsidRDefault="00325E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25E43" w:rsidRDefault="00325E43" w:rsidP="00B5373A">
      <w:pPr>
        <w:pStyle w:val="footnote"/>
      </w:pPr>
      <w:r>
        <w:rPr>
          <w:rStyle w:val="FootnoteReference"/>
        </w:rPr>
        <w:footnoteRef/>
      </w:r>
      <w:r>
        <w:t xml:space="preserve"> [JS] or “in my holy place”</w:t>
      </w:r>
    </w:p>
  </w:footnote>
  <w:footnote w:id="499">
    <w:p w14:paraId="4C1D0FC5" w14:textId="77777777" w:rsidR="00325E43" w:rsidRDefault="00325E43" w:rsidP="00C544D6">
      <w:pPr>
        <w:pStyle w:val="footnote"/>
      </w:pPr>
      <w:r>
        <w:rPr>
          <w:rStyle w:val="FootnoteReference"/>
        </w:rPr>
        <w:footnoteRef/>
      </w:r>
      <w:r>
        <w:t xml:space="preserve"> Rev. 1:5; 3:14.</w:t>
      </w:r>
    </w:p>
  </w:footnote>
  <w:footnote w:id="500">
    <w:p w14:paraId="0B7D22CC" w14:textId="391FD3DE" w:rsidR="00325E43" w:rsidRDefault="00325E43" w:rsidP="00B5373A">
      <w:pPr>
        <w:pStyle w:val="footnote"/>
      </w:pPr>
      <w:r>
        <w:rPr>
          <w:rStyle w:val="FootnoteReference"/>
        </w:rPr>
        <w:footnoteRef/>
      </w:r>
      <w:r>
        <w:t xml:space="preserve"> [JS] “anointed”</w:t>
      </w:r>
    </w:p>
  </w:footnote>
  <w:footnote w:id="501">
    <w:p w14:paraId="2C6B21AE" w14:textId="0FBCD630" w:rsidR="00325E43" w:rsidRDefault="00325E4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25E43" w:rsidRDefault="00325E43" w:rsidP="00B5373A">
      <w:pPr>
        <w:pStyle w:val="footnote"/>
      </w:pPr>
      <w:r>
        <w:rPr>
          <w:rStyle w:val="FootnoteReference"/>
        </w:rPr>
        <w:footnoteRef/>
      </w:r>
      <w:r>
        <w:t xml:space="preserve"> [JS] “So be it! So be it!” or “May it be! May it be!”</w:t>
      </w:r>
    </w:p>
  </w:footnote>
  <w:footnote w:id="503">
    <w:p w14:paraId="33FEA89E" w14:textId="6A510F2C" w:rsidR="00325E43" w:rsidRDefault="00325E43" w:rsidP="006236CC">
      <w:pPr>
        <w:pStyle w:val="footnote"/>
      </w:pPr>
      <w:r>
        <w:rPr>
          <w:rStyle w:val="FootnoteReference"/>
        </w:rPr>
        <w:footnoteRef/>
      </w:r>
      <w:r>
        <w:t xml:space="preserve"> [JS] or “expired”</w:t>
      </w:r>
    </w:p>
  </w:footnote>
  <w:footnote w:id="504">
    <w:p w14:paraId="11F2D9AD" w14:textId="77777777" w:rsidR="00325E43" w:rsidRDefault="00325E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25E43" w:rsidRDefault="00325E43" w:rsidP="00DB082B">
      <w:pPr>
        <w:pStyle w:val="footnote"/>
      </w:pPr>
      <w:r>
        <w:rPr>
          <w:rStyle w:val="FootnoteReference"/>
        </w:rPr>
        <w:footnoteRef/>
      </w:r>
      <w:r>
        <w:t xml:space="preserve"> [JS] or “chastened”</w:t>
      </w:r>
    </w:p>
  </w:footnote>
  <w:footnote w:id="506">
    <w:p w14:paraId="2C9584E9" w14:textId="0BF57A67" w:rsidR="00325E43" w:rsidRDefault="00325E4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25E43" w:rsidRDefault="00325E43" w:rsidP="00C544D6">
      <w:pPr>
        <w:pStyle w:val="footnote"/>
      </w:pPr>
      <w:r>
        <w:rPr>
          <w:rStyle w:val="FootnoteReference"/>
        </w:rPr>
        <w:footnoteRef/>
      </w:r>
      <w:r>
        <w:t xml:space="preserve"> That is, in the Kingdom (1 Cor. 4:20).</w:t>
      </w:r>
    </w:p>
  </w:footnote>
  <w:footnote w:id="508">
    <w:p w14:paraId="6FEEFB4C" w14:textId="77777777" w:rsidR="00325E43" w:rsidRDefault="00325E4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25E43" w:rsidRDefault="00325E43" w:rsidP="00D72FDC">
      <w:pPr>
        <w:pStyle w:val="footnote"/>
      </w:pPr>
      <w:r>
        <w:rPr>
          <w:rStyle w:val="FootnoteReference"/>
        </w:rPr>
        <w:footnoteRef/>
      </w:r>
      <w:r>
        <w:t xml:space="preserve"> [JS] Coptic may mean “bruise” rather than “trample”</w:t>
      </w:r>
    </w:p>
  </w:footnote>
  <w:footnote w:id="510">
    <w:p w14:paraId="3E2B8879" w14:textId="77777777" w:rsidR="00325E43" w:rsidRDefault="00325E4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25E43" w:rsidRDefault="00325E4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25E43" w:rsidRDefault="00325E43" w:rsidP="00B74D74">
      <w:pPr>
        <w:pStyle w:val="footnote"/>
      </w:pPr>
      <w:r>
        <w:rPr>
          <w:rStyle w:val="FootnoteReference"/>
        </w:rPr>
        <w:footnoteRef/>
      </w:r>
      <w:r>
        <w:t xml:space="preserve"> [JS] Or “ode”</w:t>
      </w:r>
    </w:p>
  </w:footnote>
  <w:footnote w:id="513">
    <w:p w14:paraId="4C277098" w14:textId="02C8A24D" w:rsidR="00325E43" w:rsidRDefault="00325E43" w:rsidP="00B74D74">
      <w:pPr>
        <w:pStyle w:val="footnote"/>
      </w:pPr>
      <w:r>
        <w:rPr>
          <w:rStyle w:val="FootnoteReference"/>
        </w:rPr>
        <w:footnoteRef/>
      </w:r>
      <w:r>
        <w:t xml:space="preserve"> [JS] or “forever and ever.”</w:t>
      </w:r>
    </w:p>
  </w:footnote>
  <w:footnote w:id="514">
    <w:p w14:paraId="3BE1818B" w14:textId="556FC717" w:rsidR="00325E43" w:rsidRDefault="00325E43" w:rsidP="00B74D74">
      <w:pPr>
        <w:pStyle w:val="footnote"/>
      </w:pPr>
      <w:r>
        <w:rPr>
          <w:rStyle w:val="FootnoteReference"/>
        </w:rPr>
        <w:footnoteRef/>
      </w:r>
      <w:r>
        <w:t xml:space="preserve"> [JS] literally, “And my horn will be exalted like a unicorn’s”</w:t>
      </w:r>
    </w:p>
  </w:footnote>
  <w:footnote w:id="515">
    <w:p w14:paraId="0EA8E9DE" w14:textId="575E16F4" w:rsidR="00325E43" w:rsidRDefault="00325E4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25E43" w:rsidRDefault="00325E4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25E43" w:rsidRDefault="00325E43" w:rsidP="00325B16">
      <w:pPr>
        <w:pStyle w:val="footnote"/>
      </w:pPr>
      <w:r>
        <w:rPr>
          <w:rStyle w:val="FootnoteReference"/>
        </w:rPr>
        <w:footnoteRef/>
      </w:r>
      <w:r>
        <w:t xml:space="preserve"> [JS] literally “still increase”</w:t>
      </w:r>
    </w:p>
  </w:footnote>
  <w:footnote w:id="518">
    <w:p w14:paraId="5C5C66FF" w14:textId="1F74D241" w:rsidR="00325E43" w:rsidRDefault="00325E43" w:rsidP="00325B16">
      <w:pPr>
        <w:pStyle w:val="footnote"/>
      </w:pPr>
      <w:r>
        <w:rPr>
          <w:rStyle w:val="FootnoteReference"/>
        </w:rPr>
        <w:footnoteRef/>
      </w:r>
      <w:r>
        <w:t xml:space="preserve"> [JS] literally, “rich” or “prosperous”</w:t>
      </w:r>
    </w:p>
  </w:footnote>
  <w:footnote w:id="519">
    <w:p w14:paraId="78AC2D24" w14:textId="77777777" w:rsidR="00325E43" w:rsidRDefault="00325E43" w:rsidP="00C544D6">
      <w:pPr>
        <w:pStyle w:val="footnote"/>
      </w:pPr>
      <w:r>
        <w:rPr>
          <w:rStyle w:val="FootnoteReference"/>
        </w:rPr>
        <w:footnoteRef/>
      </w:r>
      <w:r>
        <w:t xml:space="preserve"> John 7:38.</w:t>
      </w:r>
    </w:p>
  </w:footnote>
  <w:footnote w:id="520">
    <w:p w14:paraId="65FE19C9" w14:textId="6CEBCB66" w:rsidR="00325E43" w:rsidRDefault="00325E43" w:rsidP="00BC5328">
      <w:pPr>
        <w:pStyle w:val="footnote"/>
      </w:pPr>
      <w:r>
        <w:rPr>
          <w:rStyle w:val="FootnoteReference"/>
        </w:rPr>
        <w:footnoteRef/>
      </w:r>
      <w:r>
        <w:t xml:space="preserve"> Coptic has “it” here, and “beauty” in place of majesty.</w:t>
      </w:r>
    </w:p>
  </w:footnote>
  <w:footnote w:id="521">
    <w:p w14:paraId="5CC1789B" w14:textId="24DCEA5C" w:rsidR="00325E43" w:rsidRDefault="00325E4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25E43" w:rsidRDefault="00325E43" w:rsidP="00350BD4">
      <w:pPr>
        <w:pStyle w:val="footnote"/>
      </w:pPr>
      <w:r>
        <w:rPr>
          <w:rStyle w:val="FootnoteReference"/>
        </w:rPr>
        <w:footnoteRef/>
      </w:r>
      <w:r>
        <w:t xml:space="preserve"> [JS] or “forever”</w:t>
      </w:r>
    </w:p>
  </w:footnote>
  <w:footnote w:id="523">
    <w:p w14:paraId="004CC793" w14:textId="74A20F1B" w:rsidR="00325E43" w:rsidRDefault="00325E4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25E43" w:rsidRDefault="00325E43" w:rsidP="0002098A">
      <w:pPr>
        <w:pStyle w:val="footnote"/>
      </w:pPr>
      <w:r>
        <w:rPr>
          <w:rStyle w:val="FootnoteReference"/>
        </w:rPr>
        <w:footnoteRef/>
      </w:r>
      <w:r>
        <w:t xml:space="preserve"> [JS] resident alien</w:t>
      </w:r>
    </w:p>
  </w:footnote>
  <w:footnote w:id="525">
    <w:p w14:paraId="1C9111DE" w14:textId="17A2009E" w:rsidR="00325E43" w:rsidRDefault="00325E43" w:rsidP="00C544D6">
      <w:pPr>
        <w:pStyle w:val="footnote"/>
      </w:pPr>
      <w:r>
        <w:rPr>
          <w:rStyle w:val="FootnoteReference"/>
        </w:rPr>
        <w:footnoteRef/>
      </w:r>
      <w:r>
        <w:t xml:space="preserve"> Cf. 1 Cor. 3:20, ‘The Lord knows the thoughts of the wise…’</w:t>
      </w:r>
    </w:p>
  </w:footnote>
  <w:footnote w:id="526">
    <w:p w14:paraId="63074263" w14:textId="3DCC4808" w:rsidR="00325E43" w:rsidRDefault="00325E43" w:rsidP="003E7D85">
      <w:pPr>
        <w:pStyle w:val="footnote"/>
      </w:pPr>
      <w:r>
        <w:rPr>
          <w:rStyle w:val="FootnoteReference"/>
        </w:rPr>
        <w:footnoteRef/>
      </w:r>
      <w:r>
        <w:t xml:space="preserve"> [JS] or “lawless,” or “the throne of iniquity”</w:t>
      </w:r>
    </w:p>
  </w:footnote>
  <w:footnote w:id="527">
    <w:p w14:paraId="31260F30" w14:textId="198F9DB4" w:rsidR="00325E43" w:rsidRDefault="00325E43" w:rsidP="000470D3">
      <w:pPr>
        <w:pStyle w:val="footnote"/>
      </w:pPr>
      <w:r>
        <w:rPr>
          <w:rStyle w:val="FootnoteReference"/>
        </w:rPr>
        <w:footnoteRef/>
      </w:r>
      <w:r>
        <w:t xml:space="preserve"> [JS] i.e. presence</w:t>
      </w:r>
    </w:p>
  </w:footnote>
  <w:footnote w:id="528">
    <w:p w14:paraId="3F261962" w14:textId="2EC29D9D" w:rsidR="00325E43" w:rsidRDefault="00325E4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25E43" w:rsidRDefault="00325E43" w:rsidP="000470D3">
      <w:pPr>
        <w:pStyle w:val="footnote"/>
      </w:pPr>
      <w:r>
        <w:rPr>
          <w:rStyle w:val="FootnoteReference"/>
        </w:rPr>
        <w:footnoteRef/>
      </w:r>
      <w:r>
        <w:t xml:space="preserve"> [JS] or melody</w:t>
      </w:r>
    </w:p>
  </w:footnote>
  <w:footnote w:id="530">
    <w:p w14:paraId="6606F51D" w14:textId="294AC06E" w:rsidR="00325E43" w:rsidRDefault="00325E43" w:rsidP="002A2713">
      <w:pPr>
        <w:pStyle w:val="footnote"/>
      </w:pPr>
      <w:r>
        <w:rPr>
          <w:rStyle w:val="FootnoteReference"/>
        </w:rPr>
        <w:footnoteRef/>
      </w:r>
      <w:r>
        <w:t xml:space="preserve"> [JS] “do obeisance”</w:t>
      </w:r>
    </w:p>
  </w:footnote>
  <w:footnote w:id="531">
    <w:p w14:paraId="23B88AAA" w14:textId="4D5A6129" w:rsidR="00325E43" w:rsidRDefault="00325E43" w:rsidP="002A2713">
      <w:pPr>
        <w:pStyle w:val="footnote"/>
      </w:pPr>
      <w:r>
        <w:rPr>
          <w:rStyle w:val="FootnoteReference"/>
        </w:rPr>
        <w:footnoteRef/>
      </w:r>
      <w:r>
        <w:t xml:space="preserve"> [JS] “prostrate”</w:t>
      </w:r>
    </w:p>
  </w:footnote>
  <w:footnote w:id="532">
    <w:p w14:paraId="0242B10E" w14:textId="597B77DF" w:rsidR="00325E43" w:rsidRDefault="00325E43" w:rsidP="002A2713">
      <w:pPr>
        <w:pStyle w:val="footnote"/>
      </w:pPr>
      <w:r>
        <w:rPr>
          <w:rStyle w:val="FootnoteReference"/>
        </w:rPr>
        <w:footnoteRef/>
      </w:r>
      <w:r>
        <w:t xml:space="preserve"> [JS] OSB has, “Rebellion,” NETS has “embittering”</w:t>
      </w:r>
    </w:p>
  </w:footnote>
  <w:footnote w:id="533">
    <w:p w14:paraId="046745B9" w14:textId="77777777" w:rsidR="00325E43" w:rsidRDefault="00325E43" w:rsidP="00C544D6">
      <w:pPr>
        <w:pStyle w:val="footnote"/>
      </w:pPr>
      <w:r>
        <w:rPr>
          <w:rStyle w:val="FootnoteReference"/>
        </w:rPr>
        <w:footnoteRef/>
      </w:r>
      <w:r>
        <w:t xml:space="preserve"> Ex. 17:1-7.</w:t>
      </w:r>
    </w:p>
  </w:footnote>
  <w:footnote w:id="534">
    <w:p w14:paraId="64AAAD4A" w14:textId="25E6F9F0" w:rsidR="00325E43" w:rsidRDefault="00325E43" w:rsidP="002A2713">
      <w:pPr>
        <w:pStyle w:val="footnote"/>
      </w:pPr>
      <w:r>
        <w:rPr>
          <w:rStyle w:val="FootnoteReference"/>
        </w:rPr>
        <w:footnoteRef/>
      </w:r>
      <w:r>
        <w:t xml:space="preserve"> [JS] or “tempted”</w:t>
      </w:r>
    </w:p>
  </w:footnote>
  <w:footnote w:id="535">
    <w:p w14:paraId="08EA846E" w14:textId="77777777" w:rsidR="00325E43" w:rsidRDefault="00325E43" w:rsidP="00C544D6">
      <w:pPr>
        <w:pStyle w:val="footnote"/>
      </w:pPr>
      <w:r>
        <w:rPr>
          <w:rStyle w:val="FootnoteReference"/>
        </w:rPr>
        <w:footnoteRef/>
      </w:r>
      <w:r>
        <w:t xml:space="preserve"> Num. 14:32-34.</w:t>
      </w:r>
    </w:p>
  </w:footnote>
  <w:footnote w:id="536">
    <w:p w14:paraId="27E7289C" w14:textId="49B8D2B5" w:rsidR="00325E43" w:rsidRDefault="00325E43" w:rsidP="00C544D6">
      <w:pPr>
        <w:pStyle w:val="footnote"/>
      </w:pPr>
      <w:r>
        <w:rPr>
          <w:rStyle w:val="FootnoteReference"/>
        </w:rPr>
        <w:footnoteRef/>
      </w:r>
      <w:r>
        <w:t xml:space="preserve"> Cf. Heb.3:7-11; 4:10.</w:t>
      </w:r>
    </w:p>
  </w:footnote>
  <w:footnote w:id="537">
    <w:p w14:paraId="6A0DA86F" w14:textId="27B2622D" w:rsidR="00325E43" w:rsidRDefault="00325E43" w:rsidP="00C544D6">
      <w:pPr>
        <w:pStyle w:val="footnote"/>
      </w:pPr>
      <w:r>
        <w:rPr>
          <w:rStyle w:val="FootnoteReference"/>
        </w:rPr>
        <w:footnoteRef/>
      </w:r>
      <w:r>
        <w:t xml:space="preserve"> Cf. Deut. 32:17; 1 Cor. 10:20; Psalm 105:36-38; 1 Chron. 16:26.</w:t>
      </w:r>
    </w:p>
  </w:footnote>
  <w:footnote w:id="538">
    <w:p w14:paraId="20A46088" w14:textId="101D0C08" w:rsidR="00325E43" w:rsidRDefault="00325E4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25E43" w:rsidRDefault="00325E43" w:rsidP="00363583">
      <w:pPr>
        <w:pStyle w:val="footnote"/>
      </w:pPr>
      <w:r>
        <w:rPr>
          <w:rStyle w:val="FootnoteReference"/>
        </w:rPr>
        <w:footnoteRef/>
      </w:r>
      <w:r>
        <w:t xml:space="preserve"> [JS] literally, “holy place”</w:t>
      </w:r>
    </w:p>
  </w:footnote>
  <w:footnote w:id="540">
    <w:p w14:paraId="0D26CC38" w14:textId="563291CA" w:rsidR="00325E43" w:rsidRDefault="00325E43" w:rsidP="00363583">
      <w:pPr>
        <w:pStyle w:val="footnote"/>
      </w:pPr>
      <w:r>
        <w:rPr>
          <w:rStyle w:val="FootnoteReference"/>
        </w:rPr>
        <w:footnoteRef/>
      </w:r>
      <w:r>
        <w:t xml:space="preserve"> [JS] or, “sacrifices”</w:t>
      </w:r>
    </w:p>
  </w:footnote>
  <w:footnote w:id="541">
    <w:p w14:paraId="3B6D0020" w14:textId="12CB55F6" w:rsidR="00325E43" w:rsidRDefault="00325E43" w:rsidP="00363583">
      <w:pPr>
        <w:pStyle w:val="footnote"/>
      </w:pPr>
      <w:r>
        <w:rPr>
          <w:rStyle w:val="FootnoteReference"/>
        </w:rPr>
        <w:footnoteRef/>
      </w:r>
      <w:r>
        <w:t xml:space="preserve"> [JS] “do obeisance”</w:t>
      </w:r>
    </w:p>
  </w:footnote>
  <w:footnote w:id="542">
    <w:p w14:paraId="0223F21B" w14:textId="2545193C" w:rsidR="00325E43" w:rsidRDefault="00325E4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25E43" w:rsidRDefault="00325E43" w:rsidP="00445570">
      <w:pPr>
        <w:pStyle w:val="footnote"/>
      </w:pPr>
      <w:r>
        <w:rPr>
          <w:rStyle w:val="FootnoteReference"/>
        </w:rPr>
        <w:footnoteRef/>
      </w:r>
      <w:r>
        <w:t xml:space="preserve"> [JS] literally, “set right the world”.</w:t>
      </w:r>
    </w:p>
  </w:footnote>
  <w:footnote w:id="544">
    <w:p w14:paraId="29039A45" w14:textId="77777777" w:rsidR="00325E43" w:rsidRDefault="00325E4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25E43" w:rsidRDefault="00325E43" w:rsidP="00445570">
      <w:pPr>
        <w:pStyle w:val="footnote"/>
      </w:pPr>
      <w:r>
        <w:rPr>
          <w:rStyle w:val="FootnoteReference"/>
        </w:rPr>
        <w:footnoteRef/>
      </w:r>
      <w:r>
        <w:t xml:space="preserve"> [JS] or “exult.”</w:t>
      </w:r>
    </w:p>
  </w:footnote>
  <w:footnote w:id="546">
    <w:p w14:paraId="027E6C5C" w14:textId="07849C22" w:rsidR="00325E43" w:rsidRDefault="00325E43" w:rsidP="00445570">
      <w:pPr>
        <w:pStyle w:val="footnote"/>
      </w:pPr>
      <w:r>
        <w:rPr>
          <w:rStyle w:val="FootnoteReference"/>
        </w:rPr>
        <w:footnoteRef/>
      </w:r>
      <w:r>
        <w:t xml:space="preserve"> [JS] i.e. “the the presence of the Lord”</w:t>
      </w:r>
    </w:p>
  </w:footnote>
  <w:footnote w:id="547">
    <w:p w14:paraId="502B0E29" w14:textId="363AF83B" w:rsidR="00325E43" w:rsidRDefault="00325E43" w:rsidP="00AF055B">
      <w:pPr>
        <w:pStyle w:val="footnote"/>
      </w:pPr>
      <w:r>
        <w:rPr>
          <w:rStyle w:val="FootnoteReference"/>
        </w:rPr>
        <w:footnoteRef/>
      </w:r>
      <w:r>
        <w:t xml:space="preserve"> [JS] or “keep His throne straight.”</w:t>
      </w:r>
    </w:p>
  </w:footnote>
  <w:footnote w:id="548">
    <w:p w14:paraId="0A420AC8" w14:textId="0E9B7FA2" w:rsidR="00325E43" w:rsidRDefault="00325E43" w:rsidP="00C544D6">
      <w:pPr>
        <w:pStyle w:val="footnote"/>
      </w:pPr>
      <w:r>
        <w:rPr>
          <w:rStyle w:val="FootnoteReference"/>
        </w:rPr>
        <w:footnoteRef/>
      </w:r>
      <w:r>
        <w:t xml:space="preserve"> Cf. Pss. 32:5b; 84:10b. Rom. 1:19-21; 2 Cor. 4:6; Jn. 1:14; 6:40; 17:22-24.</w:t>
      </w:r>
    </w:p>
  </w:footnote>
  <w:footnote w:id="549">
    <w:p w14:paraId="7B92C494" w14:textId="3893728C" w:rsidR="00325E43" w:rsidRDefault="00325E43" w:rsidP="00AF055B">
      <w:pPr>
        <w:pStyle w:val="footnote"/>
      </w:pPr>
      <w:r>
        <w:rPr>
          <w:rStyle w:val="FootnoteReference"/>
        </w:rPr>
        <w:footnoteRef/>
      </w:r>
      <w:r>
        <w:t xml:space="preserve"> [JS] “do obeisance to”</w:t>
      </w:r>
    </w:p>
  </w:footnote>
  <w:footnote w:id="550">
    <w:p w14:paraId="3C69AEE3" w14:textId="2FCFF9DA" w:rsidR="00325E43" w:rsidRDefault="00325E43" w:rsidP="00AF055B">
      <w:pPr>
        <w:pStyle w:val="footnote"/>
      </w:pPr>
      <w:r>
        <w:rPr>
          <w:rStyle w:val="FootnoteReference"/>
        </w:rPr>
        <w:footnoteRef/>
      </w:r>
      <w:r>
        <w:t xml:space="preserve"> [JS] “do obeisance to”</w:t>
      </w:r>
    </w:p>
  </w:footnote>
  <w:footnote w:id="551">
    <w:p w14:paraId="7E0327B2" w14:textId="516E0233" w:rsidR="00325E43" w:rsidRDefault="00325E43" w:rsidP="00AF055B">
      <w:pPr>
        <w:pStyle w:val="footnote"/>
      </w:pPr>
      <w:r>
        <w:rPr>
          <w:rStyle w:val="FootnoteReference"/>
        </w:rPr>
        <w:footnoteRef/>
      </w:r>
      <w:r>
        <w:t xml:space="preserve"> [JS] Fr. Lazarus has “lives”</w:t>
      </w:r>
    </w:p>
  </w:footnote>
  <w:footnote w:id="552">
    <w:p w14:paraId="202D3E03" w14:textId="48C7AC7B" w:rsidR="00325E43" w:rsidRDefault="00325E4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25E43" w:rsidRDefault="00325E4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25E43" w:rsidRDefault="00325E43" w:rsidP="00C544D6">
      <w:pPr>
        <w:pStyle w:val="footnote"/>
      </w:pPr>
      <w:r>
        <w:rPr>
          <w:rStyle w:val="FootnoteReference"/>
        </w:rPr>
        <w:footnoteRef/>
      </w:r>
      <w:r>
        <w:t xml:space="preserve"> Rev. 4:6, Ezek. 1:5-10.</w:t>
      </w:r>
    </w:p>
  </w:footnote>
  <w:footnote w:id="555">
    <w:p w14:paraId="2C987C7D" w14:textId="7DA14E0E" w:rsidR="00325E43" w:rsidRDefault="00325E4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25E43" w:rsidRDefault="00325E43" w:rsidP="006263C2">
      <w:pPr>
        <w:pStyle w:val="footnote"/>
      </w:pPr>
      <w:r>
        <w:rPr>
          <w:rStyle w:val="FootnoteReference"/>
        </w:rPr>
        <w:footnoteRef/>
      </w:r>
      <w:r>
        <w:t xml:space="preserve"> [JS] Fr. Lazarus has “laws”</w:t>
      </w:r>
    </w:p>
  </w:footnote>
  <w:footnote w:id="557">
    <w:p w14:paraId="2FC019B3" w14:textId="70AAB5D0" w:rsidR="00325E43" w:rsidRDefault="00325E43" w:rsidP="006263C2">
      <w:pPr>
        <w:pStyle w:val="footnote"/>
      </w:pPr>
      <w:r>
        <w:rPr>
          <w:rStyle w:val="FootnoteReference"/>
        </w:rPr>
        <w:footnoteRef/>
      </w:r>
      <w:r>
        <w:t xml:space="preserve"> [JS] “do obeisance”, commonly rendered “worship”</w:t>
      </w:r>
    </w:p>
  </w:footnote>
  <w:footnote w:id="558">
    <w:p w14:paraId="7386C0B1" w14:textId="0080D811" w:rsidR="00325E43" w:rsidRDefault="00325E43" w:rsidP="004A1997">
      <w:pPr>
        <w:pStyle w:val="footnote"/>
      </w:pPr>
      <w:r>
        <w:rPr>
          <w:rStyle w:val="FootnoteReference"/>
        </w:rPr>
        <w:footnoteRef/>
      </w:r>
      <w:r>
        <w:t xml:space="preserve"> [JS] Fr. Lazarus has “correcting”</w:t>
      </w:r>
    </w:p>
  </w:footnote>
  <w:footnote w:id="559">
    <w:p w14:paraId="273EA178" w14:textId="4DFF2FD9" w:rsidR="00325E43" w:rsidRDefault="00325E43" w:rsidP="004A1997">
      <w:pPr>
        <w:pStyle w:val="footnote"/>
      </w:pPr>
      <w:r>
        <w:rPr>
          <w:rStyle w:val="FootnoteReference"/>
        </w:rPr>
        <w:footnoteRef/>
      </w:r>
      <w:r>
        <w:t xml:space="preserve"> [JS] “do obeisance” or “fall down”</w:t>
      </w:r>
    </w:p>
  </w:footnote>
  <w:footnote w:id="560">
    <w:p w14:paraId="6E38F9F7" w14:textId="307328EF" w:rsidR="00325E43" w:rsidRDefault="00325E4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25E43" w:rsidRDefault="00325E43" w:rsidP="0016307C">
      <w:pPr>
        <w:pStyle w:val="footnote"/>
      </w:pPr>
      <w:r>
        <w:rPr>
          <w:rStyle w:val="FootnoteReference"/>
        </w:rPr>
        <w:footnoteRef/>
      </w:r>
      <w:r>
        <w:t xml:space="preserve"> [JS] or, “and not we Him”</w:t>
      </w:r>
    </w:p>
  </w:footnote>
  <w:footnote w:id="562">
    <w:p w14:paraId="14022FB6" w14:textId="4CE3B2A5" w:rsidR="00325E43" w:rsidRDefault="00325E4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25E43" w:rsidRDefault="00325E43" w:rsidP="00C050C7">
      <w:pPr>
        <w:pStyle w:val="footnote"/>
      </w:pPr>
      <w:r>
        <w:rPr>
          <w:rStyle w:val="FootnoteReference"/>
        </w:rPr>
        <w:footnoteRef/>
      </w:r>
      <w:r>
        <w:t xml:space="preserve"> [JS] or “do wrong,” or “the workers of iniquity”</w:t>
      </w:r>
    </w:p>
  </w:footnote>
  <w:footnote w:id="564">
    <w:p w14:paraId="4E28D6F6" w14:textId="75DDD646" w:rsidR="00325E43" w:rsidRDefault="00325E43" w:rsidP="00CD361B">
      <w:pPr>
        <w:pStyle w:val="footnote"/>
      </w:pPr>
      <w:r>
        <w:rPr>
          <w:rStyle w:val="FootnoteReference"/>
        </w:rPr>
        <w:footnoteRef/>
      </w:r>
      <w:r>
        <w:t xml:space="preserve"> [JS] or proud/haughty eyes.</w:t>
      </w:r>
    </w:p>
  </w:footnote>
  <w:footnote w:id="565">
    <w:p w14:paraId="33F848D7" w14:textId="77777777" w:rsidR="00325E43" w:rsidRDefault="00325E4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25E43" w:rsidRDefault="00325E4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25E43" w:rsidRDefault="00325E43" w:rsidP="00C544D6">
      <w:pPr>
        <w:pStyle w:val="footnote"/>
      </w:pPr>
      <w:r>
        <w:rPr>
          <w:rStyle w:val="FootnoteReference"/>
        </w:rPr>
        <w:footnoteRef/>
      </w:r>
      <w:r>
        <w:t xml:space="preserve"> Cf. Ps. 38:7a.</w:t>
      </w:r>
    </w:p>
  </w:footnote>
  <w:footnote w:id="568">
    <w:p w14:paraId="1B133F2B" w14:textId="56FE4EC3" w:rsidR="00325E43" w:rsidRDefault="00325E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25E43" w:rsidRDefault="00325E4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25E43" w:rsidRDefault="00325E43" w:rsidP="00C544D6">
      <w:pPr>
        <w:pStyle w:val="footnote"/>
      </w:pPr>
      <w:r>
        <w:rPr>
          <w:rStyle w:val="FootnoteReference"/>
        </w:rPr>
        <w:footnoteRef/>
      </w:r>
      <w:r>
        <w:t xml:space="preserve"> ‘God is love’ (1 John 4:8,16).</w:t>
      </w:r>
    </w:p>
  </w:footnote>
  <w:footnote w:id="571">
    <w:p w14:paraId="169A7896" w14:textId="77777777" w:rsidR="00325E43" w:rsidRDefault="00325E4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25E43" w:rsidRDefault="00325E43" w:rsidP="00C544D6">
      <w:pPr>
        <w:pStyle w:val="footnote"/>
      </w:pPr>
      <w:r>
        <w:rPr>
          <w:rStyle w:val="FootnoteReference"/>
        </w:rPr>
        <w:footnoteRef/>
      </w:r>
      <w:r>
        <w:t xml:space="preserve"> Cf. Ps. 147:8.</w:t>
      </w:r>
    </w:p>
  </w:footnote>
  <w:footnote w:id="573">
    <w:p w14:paraId="10DD3F1E" w14:textId="3BA67187" w:rsidR="00325E43" w:rsidRDefault="00325E43" w:rsidP="00B513C1">
      <w:pPr>
        <w:pStyle w:val="footnote"/>
      </w:pPr>
      <w:r>
        <w:rPr>
          <w:rStyle w:val="FootnoteReference"/>
        </w:rPr>
        <w:footnoteRef/>
      </w:r>
      <w:r>
        <w:t xml:space="preserve"> [JS] or “long-suffering”</w:t>
      </w:r>
    </w:p>
  </w:footnote>
  <w:footnote w:id="574">
    <w:p w14:paraId="3C4F2E7D" w14:textId="704C8BBC" w:rsidR="00325E43" w:rsidRDefault="00325E43" w:rsidP="001566BD">
      <w:pPr>
        <w:pStyle w:val="footnote"/>
      </w:pPr>
      <w:r>
        <w:rPr>
          <w:rStyle w:val="FootnoteReference"/>
        </w:rPr>
        <w:footnoteRef/>
      </w:r>
      <w:r>
        <w:t xml:space="preserve"> [JS] or “transgressions”</w:t>
      </w:r>
    </w:p>
  </w:footnote>
  <w:footnote w:id="575">
    <w:p w14:paraId="1F5C3038" w14:textId="77777777" w:rsidR="00325E43" w:rsidRDefault="00325E4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25E43" w:rsidRDefault="00325E4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25E43" w:rsidRDefault="00325E4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25E43" w:rsidRDefault="00325E43" w:rsidP="00342E73">
      <w:pPr>
        <w:pStyle w:val="footnote"/>
      </w:pPr>
      <w:r>
        <w:rPr>
          <w:rStyle w:val="FootnoteReference"/>
        </w:rPr>
        <w:footnoteRef/>
      </w:r>
      <w:r>
        <w:t xml:space="preserve"> [JS] Fr. Lazarus has “very great”</w:t>
      </w:r>
    </w:p>
  </w:footnote>
  <w:footnote w:id="579">
    <w:p w14:paraId="4F7FE92C" w14:textId="411FA40A" w:rsidR="00325E43" w:rsidRDefault="00325E43" w:rsidP="00342E73">
      <w:pPr>
        <w:pStyle w:val="footnote"/>
      </w:pPr>
      <w:r>
        <w:rPr>
          <w:rStyle w:val="FootnoteReference"/>
        </w:rPr>
        <w:footnoteRef/>
      </w:r>
      <w:r>
        <w:t xml:space="preserve"> [JS] or “thanksgiving,” or “thankful confession with praise”</w:t>
      </w:r>
    </w:p>
  </w:footnote>
  <w:footnote w:id="580">
    <w:p w14:paraId="169AA0B7" w14:textId="592F3FAF" w:rsidR="00325E43" w:rsidRDefault="00325E4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25E43" w:rsidRDefault="00325E43" w:rsidP="00342E73">
      <w:pPr>
        <w:pStyle w:val="footnote"/>
      </w:pPr>
      <w:r>
        <w:rPr>
          <w:rStyle w:val="FootnoteReference"/>
        </w:rPr>
        <w:footnoteRef/>
      </w:r>
      <w:r>
        <w:t xml:space="preserve"> [JS] or “makes the clouds His chariot”</w:t>
      </w:r>
    </w:p>
  </w:footnote>
  <w:footnote w:id="582">
    <w:p w14:paraId="62DF6E81" w14:textId="51054D24" w:rsidR="00325E43" w:rsidRDefault="00325E43" w:rsidP="00342E73">
      <w:pPr>
        <w:pStyle w:val="footnote"/>
      </w:pPr>
      <w:r>
        <w:rPr>
          <w:rStyle w:val="FootnoteReference"/>
        </w:rPr>
        <w:footnoteRef/>
      </w:r>
      <w:r>
        <w:t xml:space="preserve"> [JS] or “messengers”</w:t>
      </w:r>
    </w:p>
  </w:footnote>
  <w:footnote w:id="583">
    <w:p w14:paraId="168D3C90" w14:textId="7FDCEE0D" w:rsidR="00325E43" w:rsidRDefault="00325E43" w:rsidP="00342E73">
      <w:pPr>
        <w:pStyle w:val="footnote"/>
      </w:pPr>
      <w:r>
        <w:rPr>
          <w:rStyle w:val="FootnoteReference"/>
        </w:rPr>
        <w:footnoteRef/>
      </w:r>
      <w:r>
        <w:t xml:space="preserve"> [JS] Fr. Lazarus has “servants”</w:t>
      </w:r>
    </w:p>
  </w:footnote>
  <w:footnote w:id="584">
    <w:p w14:paraId="45145696" w14:textId="77777777" w:rsidR="00325E43" w:rsidRDefault="00325E43" w:rsidP="00C544D6">
      <w:pPr>
        <w:pStyle w:val="footnote"/>
      </w:pPr>
      <w:r>
        <w:rPr>
          <w:rStyle w:val="FootnoteReference"/>
        </w:rPr>
        <w:footnoteRef/>
      </w:r>
      <w:r>
        <w:t xml:space="preserve"> Heb. 1:7; Ezek. 1:14; 2 Esdras 8:22.</w:t>
      </w:r>
    </w:p>
  </w:footnote>
  <w:footnote w:id="585">
    <w:p w14:paraId="0185F645" w14:textId="47FC8356" w:rsidR="00325E43" w:rsidRDefault="00325E43" w:rsidP="00342E73">
      <w:pPr>
        <w:pStyle w:val="footnote"/>
      </w:pPr>
      <w:r>
        <w:rPr>
          <w:rStyle w:val="FootnoteReference"/>
        </w:rPr>
        <w:footnoteRef/>
      </w:r>
      <w:r>
        <w:t xml:space="preserve"> [JS] Fr. Lazarus has “axis”</w:t>
      </w:r>
    </w:p>
  </w:footnote>
  <w:footnote w:id="586">
    <w:p w14:paraId="62442F76" w14:textId="4CE61300" w:rsidR="00325E43" w:rsidRDefault="00325E43" w:rsidP="00342E73">
      <w:pPr>
        <w:pStyle w:val="footnote"/>
      </w:pPr>
      <w:r>
        <w:rPr>
          <w:rStyle w:val="FootnoteReference"/>
        </w:rPr>
        <w:footnoteRef/>
      </w:r>
      <w:r>
        <w:t xml:space="preserve"> [JS] Fr. Lazarus has “wander”. NETS has “be tilted”</w:t>
      </w:r>
    </w:p>
  </w:footnote>
  <w:footnote w:id="587">
    <w:p w14:paraId="1733D904" w14:textId="3B68C5C6" w:rsidR="00325E43" w:rsidRDefault="00325E43" w:rsidP="006A0F54">
      <w:pPr>
        <w:pStyle w:val="footnote"/>
      </w:pPr>
      <w:r>
        <w:rPr>
          <w:rStyle w:val="FootnoteReference"/>
        </w:rPr>
        <w:footnoteRef/>
      </w:r>
      <w:r>
        <w:t xml:space="preserve"> [JS] literally, “founded”</w:t>
      </w:r>
    </w:p>
  </w:footnote>
  <w:footnote w:id="588">
    <w:p w14:paraId="2075EA79" w14:textId="5E6B474F" w:rsidR="00325E43" w:rsidRDefault="00325E43" w:rsidP="006A0F54">
      <w:pPr>
        <w:pStyle w:val="footnote"/>
      </w:pPr>
      <w:r>
        <w:rPr>
          <w:rStyle w:val="FootnoteReference"/>
        </w:rPr>
        <w:footnoteRef/>
      </w:r>
      <w:r>
        <w:t xml:space="preserve"> [JS] or “takes the lead among them”</w:t>
      </w:r>
    </w:p>
  </w:footnote>
  <w:footnote w:id="589">
    <w:p w14:paraId="28E7BE34" w14:textId="16676F65" w:rsidR="00325E43" w:rsidRDefault="00325E43" w:rsidP="001566BD">
      <w:pPr>
        <w:pStyle w:val="footnote"/>
      </w:pPr>
      <w:r>
        <w:rPr>
          <w:rStyle w:val="FootnoteReference"/>
        </w:rPr>
        <w:footnoteRef/>
      </w:r>
      <w:r>
        <w:t xml:space="preserve"> [JS] or “serpent”</w:t>
      </w:r>
    </w:p>
  </w:footnote>
  <w:footnote w:id="590">
    <w:p w14:paraId="11DE9B53" w14:textId="0A5609C6" w:rsidR="00325E43" w:rsidRDefault="00325E43" w:rsidP="00915FD3">
      <w:pPr>
        <w:pStyle w:val="footnote"/>
      </w:pPr>
      <w:r>
        <w:rPr>
          <w:rStyle w:val="FootnoteReference"/>
        </w:rPr>
        <w:footnoteRef/>
      </w:r>
      <w:r>
        <w:t xml:space="preserve"> [JS] or, “the universe”</w:t>
      </w:r>
    </w:p>
  </w:footnote>
  <w:footnote w:id="591">
    <w:p w14:paraId="74093DC5" w14:textId="1E09F0AA" w:rsidR="00325E43" w:rsidRDefault="00325E43" w:rsidP="00915FD3">
      <w:pPr>
        <w:pStyle w:val="footnote"/>
      </w:pPr>
      <w:r>
        <w:rPr>
          <w:rStyle w:val="FootnoteReference"/>
        </w:rPr>
        <w:footnoteRef/>
      </w:r>
      <w:r>
        <w:t xml:space="preserve"> [JS] or, “breath”</w:t>
      </w:r>
    </w:p>
  </w:footnote>
  <w:footnote w:id="592">
    <w:p w14:paraId="7147B16E" w14:textId="621A8A9E" w:rsidR="00325E43" w:rsidRDefault="00325E43" w:rsidP="001566BD">
      <w:pPr>
        <w:pStyle w:val="footnote"/>
      </w:pPr>
      <w:r>
        <w:rPr>
          <w:rStyle w:val="FootnoteReference"/>
        </w:rPr>
        <w:footnoteRef/>
      </w:r>
      <w:r>
        <w:t xml:space="preserve"> [JS] Fr. Lazarus has, “meditation”</w:t>
      </w:r>
    </w:p>
  </w:footnote>
  <w:footnote w:id="593">
    <w:p w14:paraId="384A849F" w14:textId="641C79E3" w:rsidR="00325E43" w:rsidRDefault="00325E4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25E43" w:rsidRDefault="00325E43" w:rsidP="00321F6F">
      <w:pPr>
        <w:pStyle w:val="footnote"/>
      </w:pPr>
      <w:r>
        <w:rPr>
          <w:rStyle w:val="FootnoteReference"/>
        </w:rPr>
        <w:footnoteRef/>
      </w:r>
      <w:r>
        <w:t xml:space="preserve"> [JS] or “give thanks to”. “Thankfully confess with praise”</w:t>
      </w:r>
    </w:p>
  </w:footnote>
  <w:footnote w:id="595">
    <w:p w14:paraId="01463307" w14:textId="64E551BC" w:rsidR="00325E43" w:rsidRDefault="00325E43" w:rsidP="00321F6F">
      <w:pPr>
        <w:pStyle w:val="footnote"/>
      </w:pPr>
      <w:r>
        <w:rPr>
          <w:rStyle w:val="FootnoteReference"/>
        </w:rPr>
        <w:footnoteRef/>
      </w:r>
      <w:r>
        <w:t xml:space="preserve"> [JS] or “make music to”</w:t>
      </w:r>
    </w:p>
  </w:footnote>
  <w:footnote w:id="596">
    <w:p w14:paraId="2B9E23B4" w14:textId="03FD2FE2" w:rsidR="00325E43" w:rsidRDefault="00325E43" w:rsidP="00321F6F">
      <w:pPr>
        <w:pStyle w:val="footnote"/>
      </w:pPr>
      <w:r>
        <w:rPr>
          <w:rStyle w:val="FootnoteReference"/>
        </w:rPr>
        <w:footnoteRef/>
      </w:r>
      <w:r>
        <w:t xml:space="preserve"> [JS] i.e. presence</w:t>
      </w:r>
    </w:p>
  </w:footnote>
  <w:footnote w:id="597">
    <w:p w14:paraId="2E47F8D1" w14:textId="0F7E414C" w:rsidR="00325E43" w:rsidRDefault="00325E4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25E43" w:rsidRDefault="00325E43" w:rsidP="00321F6F">
      <w:pPr>
        <w:pStyle w:val="footnote"/>
      </w:pPr>
      <w:r>
        <w:rPr>
          <w:rStyle w:val="FootnoteReference"/>
        </w:rPr>
        <w:footnoteRef/>
      </w:r>
      <w:r>
        <w:t xml:space="preserve"> [JS] literally, “seed”</w:t>
      </w:r>
    </w:p>
  </w:footnote>
  <w:footnote w:id="599">
    <w:p w14:paraId="329D8569" w14:textId="5DC45E53" w:rsidR="00325E43" w:rsidRDefault="00325E43" w:rsidP="00321F6F">
      <w:pPr>
        <w:pStyle w:val="footnote"/>
      </w:pPr>
      <w:r>
        <w:rPr>
          <w:rStyle w:val="FootnoteReference"/>
        </w:rPr>
        <w:footnoteRef/>
      </w:r>
      <w:r>
        <w:t xml:space="preserve"> [JS] literally, “He remembered His covenant forever”</w:t>
      </w:r>
    </w:p>
  </w:footnote>
  <w:footnote w:id="600">
    <w:p w14:paraId="6010B733" w14:textId="6B64E095" w:rsidR="00325E43" w:rsidRDefault="00325E43" w:rsidP="00321F6F">
      <w:pPr>
        <w:pStyle w:val="footnote"/>
      </w:pPr>
      <w:r>
        <w:rPr>
          <w:rStyle w:val="FootnoteReference"/>
        </w:rPr>
        <w:footnoteRef/>
      </w:r>
      <w:r>
        <w:t xml:space="preserve"> [JS] i.e. the covenant</w:t>
      </w:r>
    </w:p>
  </w:footnote>
  <w:footnote w:id="601">
    <w:p w14:paraId="301BA381" w14:textId="3C68C9E1" w:rsidR="00325E43" w:rsidRDefault="00325E43" w:rsidP="00280E2D">
      <w:pPr>
        <w:pStyle w:val="footnote"/>
      </w:pPr>
      <w:r>
        <w:rPr>
          <w:rStyle w:val="FootnoteReference"/>
        </w:rPr>
        <w:footnoteRef/>
      </w:r>
      <w:r>
        <w:t xml:space="preserve"> [JS] or foreigners, resident aliens.</w:t>
      </w:r>
    </w:p>
  </w:footnote>
  <w:footnote w:id="602">
    <w:p w14:paraId="1DCE9038" w14:textId="77777777" w:rsidR="00325E43" w:rsidRDefault="00325E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25E43" w:rsidRDefault="00325E43" w:rsidP="00C544D6">
      <w:pPr>
        <w:pStyle w:val="footnote"/>
      </w:pPr>
      <w:r>
        <w:rPr>
          <w:rStyle w:val="FootnoteReference"/>
        </w:rPr>
        <w:footnoteRef/>
      </w:r>
      <w:r>
        <w:t xml:space="preserve"> caterpillars: larva of the locust.</w:t>
      </w:r>
    </w:p>
  </w:footnote>
  <w:footnote w:id="604">
    <w:p w14:paraId="6E762A27" w14:textId="77777777" w:rsidR="00325E43" w:rsidRDefault="00325E43" w:rsidP="00C544D6">
      <w:pPr>
        <w:pStyle w:val="footnote"/>
      </w:pPr>
      <w:r>
        <w:rPr>
          <w:rStyle w:val="FootnoteReference"/>
        </w:rPr>
        <w:footnoteRef/>
      </w:r>
      <w:r>
        <w:t xml:space="preserve"> Ex. 16:12-15; Jn. 6:31-35.</w:t>
      </w:r>
    </w:p>
  </w:footnote>
  <w:footnote w:id="605">
    <w:p w14:paraId="49AE41C2" w14:textId="50246779" w:rsidR="00325E43" w:rsidRDefault="00325E43" w:rsidP="00E46516">
      <w:pPr>
        <w:pStyle w:val="footnote"/>
      </w:pPr>
      <w:r>
        <w:rPr>
          <w:rStyle w:val="FootnoteReference"/>
        </w:rPr>
        <w:footnoteRef/>
      </w:r>
      <w:r>
        <w:t xml:space="preserve"> [JS] or “promise”</w:t>
      </w:r>
    </w:p>
  </w:footnote>
  <w:footnote w:id="606">
    <w:p w14:paraId="463C0491" w14:textId="77777777" w:rsidR="00325E43" w:rsidRDefault="00325E43" w:rsidP="00C544D6">
      <w:pPr>
        <w:pStyle w:val="footnote"/>
      </w:pPr>
      <w:r>
        <w:rPr>
          <w:rStyle w:val="FootnoteReference"/>
        </w:rPr>
        <w:footnoteRef/>
      </w:r>
      <w:r>
        <w:t xml:space="preserve"> Gen. 15:14.</w:t>
      </w:r>
    </w:p>
  </w:footnote>
  <w:footnote w:id="607">
    <w:p w14:paraId="078805D2" w14:textId="5FA9820B" w:rsidR="00325E43" w:rsidRDefault="00325E4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25E43" w:rsidRDefault="00325E43" w:rsidP="00854B91">
      <w:pPr>
        <w:pStyle w:val="footnote"/>
      </w:pPr>
      <w:r>
        <w:rPr>
          <w:rStyle w:val="FootnoteReference"/>
        </w:rPr>
        <w:footnoteRef/>
      </w:r>
      <w:r>
        <w:t xml:space="preserve"> [JS] or “give thanks to”. “Thankfully confess with praise”</w:t>
      </w:r>
    </w:p>
  </w:footnote>
  <w:footnote w:id="609">
    <w:p w14:paraId="08540649" w14:textId="77777777" w:rsidR="00325E43" w:rsidRDefault="00325E4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25E43" w:rsidRDefault="00325E43" w:rsidP="00854B91">
      <w:pPr>
        <w:pStyle w:val="footnote"/>
      </w:pPr>
      <w:r>
        <w:rPr>
          <w:rStyle w:val="FootnoteReference"/>
        </w:rPr>
        <w:footnoteRef/>
      </w:r>
      <w:r>
        <w:t xml:space="preserve"> [JS] or “observe justice”</w:t>
      </w:r>
    </w:p>
  </w:footnote>
  <w:footnote w:id="611">
    <w:p w14:paraId="03E9E4DD" w14:textId="395B2D3C" w:rsidR="00325E43" w:rsidRDefault="00325E43" w:rsidP="00854B91">
      <w:pPr>
        <w:pStyle w:val="footnote"/>
      </w:pPr>
      <w:r>
        <w:rPr>
          <w:rStyle w:val="FootnoteReference"/>
        </w:rPr>
        <w:footnoteRef/>
      </w:r>
      <w:r>
        <w:t xml:space="preserve"> [JS] literally, “do”</w:t>
      </w:r>
    </w:p>
  </w:footnote>
  <w:footnote w:id="612">
    <w:p w14:paraId="5B7ACE2B" w14:textId="78E5BEF3" w:rsidR="00325E43" w:rsidRDefault="00325E43" w:rsidP="00854B91">
      <w:pPr>
        <w:pStyle w:val="footnote"/>
      </w:pPr>
      <w:r>
        <w:rPr>
          <w:rStyle w:val="FootnoteReference"/>
        </w:rPr>
        <w:footnoteRef/>
      </w:r>
      <w:r>
        <w:t xml:space="preserve"> [JS] or “because of the good will of Your people”</w:t>
      </w:r>
    </w:p>
  </w:footnote>
  <w:footnote w:id="613">
    <w:p w14:paraId="1A81CC74" w14:textId="6EC9F596" w:rsidR="00325E43" w:rsidRDefault="00325E43" w:rsidP="00C544D6">
      <w:pPr>
        <w:pStyle w:val="footnote"/>
      </w:pPr>
      <w:r>
        <w:rPr>
          <w:rStyle w:val="FootnoteReference"/>
        </w:rPr>
        <w:footnoteRef/>
      </w:r>
      <w:r>
        <w:t xml:space="preserve"> Cf. Mark 8:17-21; Matthew 16:9-12.</w:t>
      </w:r>
    </w:p>
  </w:footnote>
  <w:footnote w:id="614">
    <w:p w14:paraId="6D8403EE" w14:textId="7911CBB2" w:rsidR="00325E43" w:rsidRDefault="00325E43" w:rsidP="00FF4329">
      <w:pPr>
        <w:pStyle w:val="footnote"/>
      </w:pPr>
      <w:r>
        <w:rPr>
          <w:rStyle w:val="FootnoteReference"/>
        </w:rPr>
        <w:footnoteRef/>
      </w:r>
      <w:r>
        <w:t xml:space="preserve"> [JS] Fr. Lazarus has “will”</w:t>
      </w:r>
    </w:p>
  </w:footnote>
  <w:footnote w:id="615">
    <w:p w14:paraId="008D3EE2" w14:textId="77777777" w:rsidR="00325E43" w:rsidRDefault="00325E43" w:rsidP="00C544D6">
      <w:pPr>
        <w:pStyle w:val="footnote"/>
      </w:pPr>
      <w:r>
        <w:rPr>
          <w:rStyle w:val="FootnoteReference"/>
        </w:rPr>
        <w:footnoteRef/>
      </w:r>
      <w:r>
        <w:t xml:space="preserve"> Num. 11:34.</w:t>
      </w:r>
    </w:p>
  </w:footnote>
  <w:footnote w:id="616">
    <w:p w14:paraId="45B2152E" w14:textId="77777777" w:rsidR="00325E43" w:rsidRDefault="00325E43" w:rsidP="00C544D6">
      <w:pPr>
        <w:pStyle w:val="footnote"/>
      </w:pPr>
      <w:r>
        <w:rPr>
          <w:rStyle w:val="FootnoteReference"/>
        </w:rPr>
        <w:footnoteRef/>
      </w:r>
      <w:r>
        <w:t xml:space="preserve"> Num. 16:32.</w:t>
      </w:r>
    </w:p>
  </w:footnote>
  <w:footnote w:id="617">
    <w:p w14:paraId="4E447E07" w14:textId="714805BD" w:rsidR="00325E43" w:rsidRDefault="00325E43" w:rsidP="00FF4329">
      <w:pPr>
        <w:pStyle w:val="footnote"/>
      </w:pPr>
      <w:r>
        <w:rPr>
          <w:rStyle w:val="FootnoteReference"/>
        </w:rPr>
        <w:footnoteRef/>
      </w:r>
      <w:r>
        <w:t xml:space="preserve"> [JS] “did obeisance”. “bowed down to”.</w:t>
      </w:r>
    </w:p>
  </w:footnote>
  <w:footnote w:id="618">
    <w:p w14:paraId="74DDF551" w14:textId="7993EDFC" w:rsidR="00325E43" w:rsidRDefault="00325E43" w:rsidP="00FF4329">
      <w:pPr>
        <w:pStyle w:val="footnote"/>
      </w:pPr>
      <w:r>
        <w:rPr>
          <w:rStyle w:val="FootnoteReference"/>
        </w:rPr>
        <w:footnoteRef/>
      </w:r>
      <w:r>
        <w:t xml:space="preserve"> [JS] or fearful, terrible.</w:t>
      </w:r>
    </w:p>
  </w:footnote>
  <w:footnote w:id="619">
    <w:p w14:paraId="5BE35E93" w14:textId="77777777" w:rsidR="00325E43" w:rsidRDefault="00325E4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25E43" w:rsidRDefault="00325E43" w:rsidP="00335B68">
      <w:pPr>
        <w:pStyle w:val="footnote"/>
      </w:pPr>
      <w:r>
        <w:rPr>
          <w:rStyle w:val="FootnoteReference"/>
        </w:rPr>
        <w:footnoteRef/>
      </w:r>
      <w:r>
        <w:t xml:space="preserve"> [JS] or, “destruction”</w:t>
      </w:r>
    </w:p>
  </w:footnote>
  <w:footnote w:id="621">
    <w:p w14:paraId="6145EAB5" w14:textId="4C75086F" w:rsidR="00325E43" w:rsidRDefault="00325E43" w:rsidP="00335B68">
      <w:pPr>
        <w:pStyle w:val="footnote"/>
      </w:pPr>
      <w:r>
        <w:rPr>
          <w:rStyle w:val="FootnoteReference"/>
        </w:rPr>
        <w:footnoteRef/>
      </w:r>
      <w:r>
        <w:t xml:space="preserve"> [JS] or “the breach abated”</w:t>
      </w:r>
    </w:p>
  </w:footnote>
  <w:footnote w:id="622">
    <w:p w14:paraId="7BC84269" w14:textId="5FF802CF" w:rsidR="00325E43" w:rsidRDefault="00325E43" w:rsidP="00335B68">
      <w:pPr>
        <w:pStyle w:val="footnote"/>
      </w:pPr>
      <w:r>
        <w:rPr>
          <w:rStyle w:val="FootnoteReference"/>
        </w:rPr>
        <w:footnoteRef/>
      </w:r>
      <w:r>
        <w:t xml:space="preserve"> [JS] or “reckoned”</w:t>
      </w:r>
    </w:p>
  </w:footnote>
  <w:footnote w:id="623">
    <w:p w14:paraId="7C896B79" w14:textId="22421F6C" w:rsidR="00325E43" w:rsidRDefault="00325E43" w:rsidP="00335B68">
      <w:pPr>
        <w:pStyle w:val="footnote"/>
      </w:pPr>
      <w:r>
        <w:rPr>
          <w:rStyle w:val="FootnoteReference"/>
        </w:rPr>
        <w:footnoteRef/>
      </w:r>
      <w:r>
        <w:t xml:space="preserve"> [JS] literally “mingled” and “works”</w:t>
      </w:r>
    </w:p>
  </w:footnote>
  <w:footnote w:id="624">
    <w:p w14:paraId="642B0591" w14:textId="225C9085" w:rsidR="00325E43" w:rsidRDefault="00325E43" w:rsidP="00F208ED">
      <w:pPr>
        <w:pStyle w:val="footnote"/>
      </w:pPr>
      <w:r>
        <w:rPr>
          <w:rStyle w:val="FootnoteReference"/>
        </w:rPr>
        <w:footnoteRef/>
      </w:r>
      <w:r>
        <w:t xml:space="preserve"> [JS] or “give thanks to”, “thankfully confess with praise”</w:t>
      </w:r>
    </w:p>
  </w:footnote>
  <w:footnote w:id="625">
    <w:p w14:paraId="1D020CD0" w14:textId="190B32B1" w:rsidR="00325E43" w:rsidRDefault="00325E43" w:rsidP="00A87777">
      <w:pPr>
        <w:pStyle w:val="footnote"/>
      </w:pPr>
      <w:r>
        <w:rPr>
          <w:rStyle w:val="FootnoteReference"/>
        </w:rPr>
        <w:footnoteRef/>
      </w:r>
      <w:r>
        <w:t xml:space="preserve"> [JS] or “age to age”</w:t>
      </w:r>
    </w:p>
  </w:footnote>
  <w:footnote w:id="626">
    <w:p w14:paraId="0B2ABDB6" w14:textId="66F5B000" w:rsidR="00325E43" w:rsidRDefault="00325E43" w:rsidP="00F208ED">
      <w:pPr>
        <w:pStyle w:val="footnote"/>
      </w:pPr>
      <w:r>
        <w:rPr>
          <w:rStyle w:val="FootnoteReference"/>
        </w:rPr>
        <w:footnoteRef/>
      </w:r>
      <w:r>
        <w:t xml:space="preserve"> [JS] or “May it be! May it be” or “So be it! So be it!”</w:t>
      </w:r>
    </w:p>
  </w:footnote>
  <w:footnote w:id="627">
    <w:p w14:paraId="04C140F9" w14:textId="166D1F53" w:rsidR="00325E43" w:rsidRDefault="00325E43" w:rsidP="005843FD">
      <w:pPr>
        <w:pStyle w:val="footnote"/>
      </w:pPr>
      <w:r>
        <w:rPr>
          <w:rStyle w:val="FootnoteReference"/>
        </w:rPr>
        <w:footnoteRef/>
      </w:r>
      <w:r>
        <w:t xml:space="preserve"> [JS] or “give thanks to”, “thankfully confess with praise”</w:t>
      </w:r>
    </w:p>
  </w:footnote>
  <w:footnote w:id="628">
    <w:p w14:paraId="338DEC03" w14:textId="32D0A384" w:rsidR="00325E43" w:rsidRDefault="00325E43" w:rsidP="00423B80">
      <w:pPr>
        <w:pStyle w:val="footnote"/>
      </w:pPr>
      <w:r>
        <w:rPr>
          <w:rStyle w:val="FootnoteReference"/>
        </w:rPr>
        <w:footnoteRef/>
      </w:r>
      <w:r>
        <w:t xml:space="preserve"> [JS] NETS, Fr. Lazarus, and the Coptic have “sea”, others have “south”</w:t>
      </w:r>
    </w:p>
  </w:footnote>
  <w:footnote w:id="629">
    <w:p w14:paraId="6197905E" w14:textId="37F1FE6C" w:rsidR="00325E43" w:rsidRDefault="00325E43" w:rsidP="005843FD">
      <w:pPr>
        <w:pStyle w:val="footnote"/>
      </w:pPr>
      <w:r>
        <w:rPr>
          <w:rStyle w:val="FootnoteReference"/>
        </w:rPr>
        <w:footnoteRef/>
      </w:r>
      <w:r>
        <w:t xml:space="preserve"> [JS] or “praise and thank”, “thankfully confess with praise”</w:t>
      </w:r>
    </w:p>
  </w:footnote>
  <w:footnote w:id="630">
    <w:p w14:paraId="2927C9DC" w14:textId="30BA0C90" w:rsidR="00325E43" w:rsidRDefault="00325E43" w:rsidP="008B5FD0">
      <w:pPr>
        <w:pStyle w:val="footnote"/>
      </w:pPr>
      <w:r>
        <w:rPr>
          <w:rStyle w:val="FootnoteReference"/>
        </w:rPr>
        <w:footnoteRef/>
      </w:r>
      <w:r>
        <w:t xml:space="preserve"> [JS] or “praise and thank”, “thankfully confess with praise.”</w:t>
      </w:r>
    </w:p>
  </w:footnote>
  <w:footnote w:id="631">
    <w:p w14:paraId="6B4B3E8B" w14:textId="1A47DD82" w:rsidR="00325E43" w:rsidRDefault="00325E43" w:rsidP="005D0282">
      <w:pPr>
        <w:pStyle w:val="footnote"/>
      </w:pPr>
      <w:r>
        <w:rPr>
          <w:rStyle w:val="FootnoteReference"/>
        </w:rPr>
        <w:footnoteRef/>
      </w:r>
      <w:r>
        <w:t xml:space="preserve"> [JS] or “He helped them out of the way of their iniquity”</w:t>
      </w:r>
    </w:p>
  </w:footnote>
  <w:footnote w:id="632">
    <w:p w14:paraId="3CB0230A" w14:textId="77777777" w:rsidR="00325E43" w:rsidRDefault="00325E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25E43" w:rsidRDefault="00325E43" w:rsidP="008B5FD0">
      <w:pPr>
        <w:pStyle w:val="footnote"/>
      </w:pPr>
      <w:r>
        <w:rPr>
          <w:rStyle w:val="FootnoteReference"/>
        </w:rPr>
        <w:footnoteRef/>
      </w:r>
      <w:r>
        <w:t xml:space="preserve"> [JS] or “praise and thank”, “thankfully confess with praise”</w:t>
      </w:r>
    </w:p>
  </w:footnote>
  <w:footnote w:id="634">
    <w:p w14:paraId="678ED315" w14:textId="00F5D3AB" w:rsidR="00325E43" w:rsidRDefault="00325E43" w:rsidP="0048178C">
      <w:pPr>
        <w:pStyle w:val="footnote"/>
      </w:pPr>
      <w:r>
        <w:rPr>
          <w:rStyle w:val="FootnoteReference"/>
        </w:rPr>
        <w:footnoteRef/>
      </w:r>
      <w:r>
        <w:t xml:space="preserve"> [JS] Fr. Lazarus has “all their skill was scuttled.”</w:t>
      </w:r>
    </w:p>
  </w:footnote>
  <w:footnote w:id="635">
    <w:p w14:paraId="34CCA381" w14:textId="4D43FBED" w:rsidR="00325E43" w:rsidRDefault="00325E43" w:rsidP="0048178C">
      <w:pPr>
        <w:pStyle w:val="footnote"/>
      </w:pPr>
      <w:r>
        <w:rPr>
          <w:rStyle w:val="FootnoteReference"/>
        </w:rPr>
        <w:footnoteRef/>
      </w:r>
      <w:r>
        <w:t xml:space="preserve"> [JS] or “praise and thank”, “thankfully confess with praise”</w:t>
      </w:r>
    </w:p>
  </w:footnote>
  <w:footnote w:id="636">
    <w:p w14:paraId="4C3D1737" w14:textId="77777777" w:rsidR="00325E43" w:rsidRDefault="00325E4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25E43" w:rsidRDefault="00325E43" w:rsidP="00F56D7A">
      <w:pPr>
        <w:pStyle w:val="footnote"/>
      </w:pPr>
      <w:r>
        <w:rPr>
          <w:rStyle w:val="FootnoteReference"/>
        </w:rPr>
        <w:footnoteRef/>
      </w:r>
      <w:r>
        <w:t xml:space="preserve"> [JS] NETS has, “make music”, OSB, “give praise”</w:t>
      </w:r>
    </w:p>
  </w:footnote>
  <w:footnote w:id="638">
    <w:p w14:paraId="004CF885" w14:textId="714969FE" w:rsidR="00325E43" w:rsidRDefault="00325E43" w:rsidP="00F56D7A">
      <w:pPr>
        <w:pStyle w:val="footnote"/>
      </w:pPr>
      <w:r>
        <w:rPr>
          <w:rStyle w:val="FootnoteReference"/>
        </w:rPr>
        <w:footnoteRef/>
      </w:r>
      <w:r>
        <w:t xml:space="preserve"> [JS] “thankfully confess You with praise”</w:t>
      </w:r>
    </w:p>
  </w:footnote>
  <w:footnote w:id="639">
    <w:p w14:paraId="5EB077FD" w14:textId="77777777" w:rsidR="00325E43" w:rsidRDefault="00325E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25E43" w:rsidRDefault="00325E43" w:rsidP="00F56D7A">
      <w:pPr>
        <w:pStyle w:val="footnote"/>
      </w:pPr>
      <w:r>
        <w:rPr>
          <w:rStyle w:val="FootnoteReference"/>
        </w:rPr>
        <w:footnoteRef/>
      </w:r>
      <w:r>
        <w:t xml:space="preserve"> [JS] “holy place.”</w:t>
      </w:r>
    </w:p>
  </w:footnote>
  <w:footnote w:id="641">
    <w:p w14:paraId="32F80B0A" w14:textId="77777777" w:rsidR="00325E43" w:rsidRDefault="00325E43" w:rsidP="00C544D6">
      <w:pPr>
        <w:pStyle w:val="footnote"/>
      </w:pPr>
      <w:r>
        <w:rPr>
          <w:rStyle w:val="FootnoteReference"/>
        </w:rPr>
        <w:footnoteRef/>
      </w:r>
      <w:r>
        <w:t xml:space="preserve"> See Psalm 59:10 and footnote.</w:t>
      </w:r>
    </w:p>
  </w:footnote>
  <w:footnote w:id="642">
    <w:p w14:paraId="70CC4836" w14:textId="77777777" w:rsidR="00325E43" w:rsidRDefault="00325E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25E43" w:rsidRDefault="00325E43" w:rsidP="00814FC4">
      <w:pPr>
        <w:pStyle w:val="footnote"/>
      </w:pPr>
      <w:r>
        <w:rPr>
          <w:rStyle w:val="FootnoteReference"/>
        </w:rPr>
        <w:footnoteRef/>
      </w:r>
      <w:r>
        <w:t xml:space="preserve"> [JS] or “lawlessness”</w:t>
      </w:r>
    </w:p>
  </w:footnote>
  <w:footnote w:id="644">
    <w:p w14:paraId="67FB27B1" w14:textId="3F7103C4" w:rsidR="00325E43" w:rsidRDefault="00325E43" w:rsidP="00C544D6">
      <w:pPr>
        <w:pStyle w:val="footnote"/>
      </w:pPr>
      <w:r>
        <w:rPr>
          <w:rStyle w:val="FootnoteReference"/>
        </w:rPr>
        <w:footnoteRef/>
      </w:r>
      <w:r>
        <w:t xml:space="preserve"> Cf. Num. 5:22.</w:t>
      </w:r>
    </w:p>
  </w:footnote>
  <w:footnote w:id="645">
    <w:p w14:paraId="292E96AE" w14:textId="77777777" w:rsidR="00325E43" w:rsidRDefault="00325E43" w:rsidP="00C544D6">
      <w:pPr>
        <w:pStyle w:val="footnote"/>
      </w:pPr>
      <w:r>
        <w:rPr>
          <w:rStyle w:val="FootnoteReference"/>
        </w:rPr>
        <w:footnoteRef/>
      </w:r>
      <w:r>
        <w:t xml:space="preserve"> Mt. 27:39.</w:t>
      </w:r>
    </w:p>
  </w:footnote>
  <w:footnote w:id="646">
    <w:p w14:paraId="151268C5" w14:textId="656FFD88" w:rsidR="00325E43" w:rsidRDefault="00325E43" w:rsidP="003A31BD">
      <w:pPr>
        <w:pStyle w:val="footnote"/>
      </w:pPr>
      <w:r>
        <w:rPr>
          <w:rStyle w:val="FootnoteReference"/>
        </w:rPr>
        <w:footnoteRef/>
      </w:r>
      <w:r>
        <w:t xml:space="preserve"> [JS] or “give thanks to”. “thankfully confess with praise”</w:t>
      </w:r>
    </w:p>
  </w:footnote>
  <w:footnote w:id="647">
    <w:p w14:paraId="7B5761D5" w14:textId="1159D032" w:rsidR="00325E43" w:rsidRDefault="00325E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25E43" w:rsidRDefault="00325E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25E43" w:rsidRDefault="00325E43" w:rsidP="00AB05E1">
      <w:pPr>
        <w:pStyle w:val="footnote"/>
      </w:pPr>
      <w:r>
        <w:rPr>
          <w:rStyle w:val="FootnoteReference"/>
        </w:rPr>
        <w:footnoteRef/>
      </w:r>
      <w:r>
        <w:t xml:space="preserve"> [JS] “with You is the dominion/rule in the day of Your power”</w:t>
      </w:r>
    </w:p>
  </w:footnote>
  <w:footnote w:id="650">
    <w:p w14:paraId="5B5E529A" w14:textId="5149157C" w:rsidR="00325E43" w:rsidRDefault="00325E43" w:rsidP="00C544D6">
      <w:pPr>
        <w:pStyle w:val="footnote"/>
      </w:pPr>
      <w:r>
        <w:rPr>
          <w:rStyle w:val="FootnoteReference"/>
        </w:rPr>
        <w:footnoteRef/>
      </w:r>
      <w:r>
        <w:t xml:space="preserve"> Cf. 1 Cor. 15:41-43.</w:t>
      </w:r>
    </w:p>
  </w:footnote>
  <w:footnote w:id="651">
    <w:p w14:paraId="58BF3DF2" w14:textId="33BF2504" w:rsidR="00325E43" w:rsidRDefault="00325E43" w:rsidP="00AB05E1">
      <w:pPr>
        <w:pStyle w:val="footnote"/>
      </w:pPr>
      <w:r>
        <w:rPr>
          <w:rStyle w:val="FootnoteReference"/>
        </w:rPr>
        <w:footnoteRef/>
      </w:r>
      <w:r>
        <w:t xml:space="preserve"> [JS] literally “morning star”</w:t>
      </w:r>
    </w:p>
  </w:footnote>
  <w:footnote w:id="652">
    <w:p w14:paraId="4C93D1C9" w14:textId="77777777" w:rsidR="00325E43" w:rsidRDefault="00325E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25E43" w:rsidRDefault="00325E43" w:rsidP="00AB05E1">
      <w:pPr>
        <w:pStyle w:val="footnote"/>
      </w:pPr>
      <w:r>
        <w:rPr>
          <w:rStyle w:val="FootnoteReference"/>
        </w:rPr>
        <w:footnoteRef/>
      </w:r>
      <w:r>
        <w:t xml:space="preserve"> [JS] Fr. Lazarus renders “repent” as “change His mind”</w:t>
      </w:r>
    </w:p>
  </w:footnote>
  <w:footnote w:id="654">
    <w:p w14:paraId="5DE3DED0" w14:textId="77777777" w:rsidR="00325E43" w:rsidRDefault="00325E43" w:rsidP="00C544D6">
      <w:pPr>
        <w:pStyle w:val="footnote"/>
      </w:pPr>
      <w:r>
        <w:rPr>
          <w:rStyle w:val="FootnoteReference"/>
        </w:rPr>
        <w:footnoteRef/>
      </w:r>
      <w:r>
        <w:t xml:space="preserve"> Heb. 7:21.</w:t>
      </w:r>
    </w:p>
  </w:footnote>
  <w:footnote w:id="655">
    <w:p w14:paraId="09E7C6C1" w14:textId="5A2E3633" w:rsidR="00325E43" w:rsidRDefault="00325E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25E43" w:rsidRDefault="00325E43" w:rsidP="003C200D">
      <w:pPr>
        <w:pStyle w:val="footnote"/>
      </w:pPr>
      <w:r>
        <w:rPr>
          <w:rStyle w:val="FootnoteReference"/>
        </w:rPr>
        <w:footnoteRef/>
      </w:r>
      <w:r>
        <w:t xml:space="preserve"> [JS] or “give thanks,” or “thankfully confess with praise”</w:t>
      </w:r>
    </w:p>
  </w:footnote>
  <w:footnote w:id="657">
    <w:p w14:paraId="71D97FF3" w14:textId="5ADB40B3" w:rsidR="00325E43" w:rsidRDefault="00325E43" w:rsidP="00680987">
      <w:pPr>
        <w:pStyle w:val="footnote"/>
      </w:pPr>
      <w:r>
        <w:rPr>
          <w:rStyle w:val="FootnoteReference"/>
        </w:rPr>
        <w:footnoteRef/>
      </w:r>
      <w:r>
        <w:t xml:space="preserve"> [JS] or “assembly”</w:t>
      </w:r>
    </w:p>
  </w:footnote>
  <w:footnote w:id="658">
    <w:p w14:paraId="794D19AF" w14:textId="3FB23375" w:rsidR="00325E43" w:rsidRDefault="00325E43" w:rsidP="00680987">
      <w:pPr>
        <w:pStyle w:val="footnote"/>
      </w:pPr>
      <w:r>
        <w:rPr>
          <w:rStyle w:val="FootnoteReference"/>
        </w:rPr>
        <w:footnoteRef/>
      </w:r>
      <w:r>
        <w:t xml:space="preserve"> [JS] or “sought out in all things according to His will.”</w:t>
      </w:r>
    </w:p>
  </w:footnote>
  <w:footnote w:id="659">
    <w:p w14:paraId="20B5E251" w14:textId="0958B144" w:rsidR="00325E43" w:rsidRDefault="00325E43" w:rsidP="003C200D">
      <w:pPr>
        <w:pStyle w:val="footnote"/>
      </w:pPr>
      <w:r>
        <w:rPr>
          <w:rStyle w:val="FootnoteReference"/>
        </w:rPr>
        <w:footnoteRef/>
      </w:r>
      <w:r>
        <w:t xml:space="preserve"> [JS] or “thanksgiving,” or “thankful confession with praise”</w:t>
      </w:r>
    </w:p>
  </w:footnote>
  <w:footnote w:id="660">
    <w:p w14:paraId="1BC090E3" w14:textId="77777777" w:rsidR="00325E43" w:rsidRDefault="00325E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25E43" w:rsidRDefault="00325E43" w:rsidP="00C544D6">
      <w:pPr>
        <w:pStyle w:val="footnote"/>
      </w:pPr>
      <w:r>
        <w:rPr>
          <w:rStyle w:val="FootnoteReference"/>
        </w:rPr>
        <w:footnoteRef/>
      </w:r>
      <w:r>
        <w:t xml:space="preserve"> Gen. 6:18; 9:9f; 15; 17; Ex. 19:5; Mk. 14:24; Lk. 22:20,29,30.</w:t>
      </w:r>
    </w:p>
  </w:footnote>
  <w:footnote w:id="662">
    <w:p w14:paraId="37902716" w14:textId="6DF49123" w:rsidR="00325E43" w:rsidRDefault="00325E43" w:rsidP="001F0BA8">
      <w:pPr>
        <w:pStyle w:val="footnote"/>
      </w:pPr>
      <w:r>
        <w:rPr>
          <w:rStyle w:val="FootnoteReference"/>
        </w:rPr>
        <w:footnoteRef/>
      </w:r>
      <w:r>
        <w:t xml:space="preserve"> [JS] or “awesome”, “terrible”</w:t>
      </w:r>
    </w:p>
  </w:footnote>
  <w:footnote w:id="663">
    <w:p w14:paraId="534F669F" w14:textId="77777777" w:rsidR="00325E43" w:rsidRDefault="00325E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25E43" w:rsidRDefault="00325E4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25E43" w:rsidRDefault="00325E43" w:rsidP="009717D4">
      <w:pPr>
        <w:pStyle w:val="footnote"/>
      </w:pPr>
      <w:r>
        <w:rPr>
          <w:rStyle w:val="FootnoteReference"/>
        </w:rPr>
        <w:footnoteRef/>
      </w:r>
      <w:r>
        <w:t xml:space="preserve"> [JS] or “endures forever and ever”</w:t>
      </w:r>
    </w:p>
  </w:footnote>
  <w:footnote w:id="666">
    <w:p w14:paraId="6ED31546" w14:textId="32850D5D" w:rsidR="00325E43" w:rsidRDefault="00325E43" w:rsidP="00081087">
      <w:pPr>
        <w:pStyle w:val="footnote"/>
      </w:pPr>
      <w:r>
        <w:rPr>
          <w:rStyle w:val="FootnoteReference"/>
        </w:rPr>
        <w:footnoteRef/>
      </w:r>
      <w:r>
        <w:t xml:space="preserve"> [JS] or “dawned”</w:t>
      </w:r>
    </w:p>
  </w:footnote>
  <w:footnote w:id="667">
    <w:p w14:paraId="56F05B01" w14:textId="70E648CE" w:rsidR="00325E43" w:rsidRDefault="00325E43" w:rsidP="00081087">
      <w:pPr>
        <w:pStyle w:val="footnote"/>
      </w:pPr>
      <w:r>
        <w:rPr>
          <w:rStyle w:val="FootnoteReference"/>
        </w:rPr>
        <w:footnoteRef/>
      </w:r>
      <w:r>
        <w:t xml:space="preserve"> [JS] NETS interprets this as “He scattered [His enemies]”</w:t>
      </w:r>
    </w:p>
  </w:footnote>
  <w:footnote w:id="668">
    <w:p w14:paraId="246FBDEA" w14:textId="2D78AE51" w:rsidR="00325E43" w:rsidRDefault="00325E43" w:rsidP="00081087">
      <w:pPr>
        <w:pStyle w:val="footnote"/>
      </w:pPr>
      <w:r>
        <w:rPr>
          <w:rStyle w:val="FootnoteReference"/>
        </w:rPr>
        <w:footnoteRef/>
      </w:r>
      <w:r>
        <w:t xml:space="preserve"> [JS] or “contines forever and ever”</w:t>
      </w:r>
    </w:p>
  </w:footnote>
  <w:footnote w:id="669">
    <w:p w14:paraId="58019E44" w14:textId="02459B25" w:rsidR="00325E43" w:rsidRDefault="00325E43" w:rsidP="00081087">
      <w:pPr>
        <w:pStyle w:val="footnote"/>
      </w:pPr>
      <w:r>
        <w:rPr>
          <w:rStyle w:val="FootnoteReference"/>
        </w:rPr>
        <w:footnoteRef/>
      </w:r>
      <w:r>
        <w:t xml:space="preserve"> [JS] or “he will be raised to power and glory.”</w:t>
      </w:r>
    </w:p>
  </w:footnote>
  <w:footnote w:id="670">
    <w:p w14:paraId="0B84AC37" w14:textId="74BB2C6D" w:rsidR="00325E43" w:rsidRDefault="00325E4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25E43" w:rsidRDefault="00325E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25E43" w:rsidRDefault="00325E4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25E43" w:rsidRDefault="00325E43" w:rsidP="00C544D6">
      <w:pPr>
        <w:pStyle w:val="footnote"/>
      </w:pPr>
      <w:r>
        <w:rPr>
          <w:rStyle w:val="FootnoteReference"/>
        </w:rPr>
        <w:footnoteRef/>
      </w:r>
      <w:r>
        <w:t xml:space="preserve"> Ex. 19:6; 29:43-46; Deut. 27:9; Is. 63:18,19; Jer. 2:3; 2 Cor. 6:16.</w:t>
      </w:r>
    </w:p>
  </w:footnote>
  <w:footnote w:id="674">
    <w:p w14:paraId="6D9F1C7B" w14:textId="0AA2BDBF" w:rsidR="00325E43" w:rsidRDefault="00325E4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25E43" w:rsidRDefault="00325E4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25E43" w:rsidRDefault="00325E43" w:rsidP="004446FE">
      <w:pPr>
        <w:pStyle w:val="footnote"/>
      </w:pPr>
      <w:r>
        <w:rPr>
          <w:rStyle w:val="FootnoteReference"/>
        </w:rPr>
        <w:footnoteRef/>
      </w:r>
      <w:r>
        <w:t xml:space="preserve"> [JS] or “presence”</w:t>
      </w:r>
    </w:p>
  </w:footnote>
  <w:footnote w:id="677">
    <w:p w14:paraId="0CFFAE38" w14:textId="5E3C02BC" w:rsidR="00325E43" w:rsidRDefault="00325E43" w:rsidP="00C544D6">
      <w:pPr>
        <w:pStyle w:val="footnote"/>
      </w:pPr>
      <w:r>
        <w:rPr>
          <w:rStyle w:val="FootnoteReference"/>
        </w:rPr>
        <w:footnoteRef/>
      </w:r>
      <w:r>
        <w:t xml:space="preserve"> Cf. John 1:18; 3:13; Wisdom 18:16.</w:t>
      </w:r>
    </w:p>
  </w:footnote>
  <w:footnote w:id="678">
    <w:p w14:paraId="47CB4F3E" w14:textId="77777777" w:rsidR="00325E43" w:rsidRDefault="00325E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25E43" w:rsidRDefault="00325E43" w:rsidP="00BD138C">
      <w:pPr>
        <w:pStyle w:val="footnote"/>
      </w:pPr>
      <w:r>
        <w:rPr>
          <w:rStyle w:val="FootnoteReference"/>
        </w:rPr>
        <w:footnoteRef/>
      </w:r>
      <w:r>
        <w:t xml:space="preserve"> [JS] or “from now and forevermore.”</w:t>
      </w:r>
    </w:p>
  </w:footnote>
  <w:footnote w:id="680">
    <w:p w14:paraId="5DABE081" w14:textId="210E3418" w:rsidR="00325E43" w:rsidRDefault="00325E4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25E43" w:rsidRDefault="00325E43" w:rsidP="00D27B1F">
      <w:pPr>
        <w:pStyle w:val="footnote"/>
      </w:pPr>
      <w:r>
        <w:rPr>
          <w:rStyle w:val="FootnoteReference"/>
        </w:rPr>
        <w:footnoteRef/>
      </w:r>
      <w:r>
        <w:t xml:space="preserve"> [JS] or “cry”</w:t>
      </w:r>
    </w:p>
  </w:footnote>
  <w:footnote w:id="682">
    <w:p w14:paraId="181149B5" w14:textId="32524C88" w:rsidR="00325E43" w:rsidRDefault="00325E43" w:rsidP="00D27B1F">
      <w:pPr>
        <w:pStyle w:val="footnote"/>
      </w:pPr>
      <w:r>
        <w:rPr>
          <w:rStyle w:val="FootnoteReference"/>
        </w:rPr>
        <w:footnoteRef/>
      </w:r>
      <w:r>
        <w:t xml:space="preserve"> [JS] or “rescue”, i.e. “O Lord, rescue me!”</w:t>
      </w:r>
    </w:p>
  </w:footnote>
  <w:footnote w:id="683">
    <w:p w14:paraId="01C92B04" w14:textId="730DEAF2" w:rsidR="00325E43" w:rsidRDefault="00325E43" w:rsidP="00C01007">
      <w:pPr>
        <w:pStyle w:val="footnote"/>
      </w:pPr>
      <w:r>
        <w:rPr>
          <w:rStyle w:val="FootnoteReference"/>
        </w:rPr>
        <w:footnoteRef/>
      </w:r>
      <w:r>
        <w:t xml:space="preserve"> Or “life,” or “self.</w:t>
      </w:r>
    </w:p>
  </w:footnote>
  <w:footnote w:id="684">
    <w:p w14:paraId="25D08CAE" w14:textId="420582EC" w:rsidR="00325E43" w:rsidRDefault="00325E43" w:rsidP="00C544D6">
      <w:pPr>
        <w:pStyle w:val="footnote"/>
      </w:pPr>
      <w:r>
        <w:rPr>
          <w:rStyle w:val="FootnoteReference"/>
        </w:rPr>
        <w:footnoteRef/>
      </w:r>
      <w:r>
        <w:t xml:space="preserve"> cf. Heb. 4:10; Phil. 2:12; Mt. 11:28,29; Jer. 6:16.</w:t>
      </w:r>
    </w:p>
  </w:footnote>
  <w:footnote w:id="685">
    <w:p w14:paraId="05F0C10B" w14:textId="6BC266D9" w:rsidR="00325E43" w:rsidRDefault="00325E43" w:rsidP="0099246B">
      <w:pPr>
        <w:pStyle w:val="footnote"/>
      </w:pPr>
      <w:r>
        <w:rPr>
          <w:rStyle w:val="FootnoteReference"/>
        </w:rPr>
        <w:footnoteRef/>
      </w:r>
      <w:r>
        <w:t xml:space="preserve"> [JS] Fr. Lazarus has, “I will live to please the Lord”</w:t>
      </w:r>
    </w:p>
  </w:footnote>
  <w:footnote w:id="686">
    <w:p w14:paraId="4CB1C48E" w14:textId="77777777" w:rsidR="00325E43" w:rsidRDefault="00325E43" w:rsidP="00C544D6">
      <w:pPr>
        <w:pStyle w:val="footnote"/>
      </w:pPr>
      <w:r>
        <w:rPr>
          <w:rStyle w:val="FootnoteReference"/>
        </w:rPr>
        <w:footnoteRef/>
      </w:r>
      <w:r>
        <w:t xml:space="preserve"> 2 Cor. 4:13.</w:t>
      </w:r>
    </w:p>
  </w:footnote>
  <w:footnote w:id="687">
    <w:p w14:paraId="3BB26747" w14:textId="6DF70EDA" w:rsidR="00325E43" w:rsidRDefault="00325E43" w:rsidP="00040C56">
      <w:pPr>
        <w:pStyle w:val="footnote"/>
      </w:pPr>
      <w:r>
        <w:rPr>
          <w:rStyle w:val="FootnoteReference"/>
        </w:rPr>
        <w:footnoteRef/>
      </w:r>
      <w:r>
        <w:t xml:space="preserve"> [JS] or “brought very low”</w:t>
      </w:r>
    </w:p>
  </w:footnote>
  <w:footnote w:id="688">
    <w:p w14:paraId="14C69153" w14:textId="7E1050DE" w:rsidR="00325E43" w:rsidRDefault="00325E43" w:rsidP="00B403A1">
      <w:pPr>
        <w:pStyle w:val="footnote"/>
      </w:pPr>
      <w:r>
        <w:rPr>
          <w:rStyle w:val="FootnoteReference"/>
        </w:rPr>
        <w:footnoteRef/>
      </w:r>
      <w:r>
        <w:t xml:space="preserve"> [JS] OSB has, “ecstasy,” Fr. Lazarus has “madness,” Brenton has “amazement.”</w:t>
      </w:r>
    </w:p>
  </w:footnote>
  <w:footnote w:id="689">
    <w:p w14:paraId="01F55DAD" w14:textId="6E588482" w:rsidR="00325E43" w:rsidRDefault="00325E43" w:rsidP="00B403A1">
      <w:pPr>
        <w:pStyle w:val="footnote"/>
      </w:pPr>
      <w:r>
        <w:rPr>
          <w:rStyle w:val="FootnoteReference"/>
        </w:rPr>
        <w:footnoteRef/>
      </w:r>
      <w:r>
        <w:t xml:space="preserve"> [JS] NETS and OSB omit vs. 5.</w:t>
      </w:r>
    </w:p>
  </w:footnote>
  <w:footnote w:id="690">
    <w:p w14:paraId="0273528E" w14:textId="77777777" w:rsidR="00325E43" w:rsidRDefault="00325E43" w:rsidP="00F01C0B">
      <w:pPr>
        <w:pStyle w:val="footnote"/>
      </w:pPr>
      <w:r>
        <w:rPr>
          <w:rStyle w:val="FootnoteReference"/>
        </w:rPr>
        <w:footnoteRef/>
      </w:r>
      <w:r>
        <w:t xml:space="preserve"> [JS] literally, “holy ones.”</w:t>
      </w:r>
    </w:p>
  </w:footnote>
  <w:footnote w:id="691">
    <w:p w14:paraId="536B616C" w14:textId="77777777" w:rsidR="00325E43" w:rsidRDefault="00325E4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25E43" w:rsidRDefault="00325E43" w:rsidP="00B403A1">
      <w:pPr>
        <w:pStyle w:val="footnote"/>
      </w:pPr>
      <w:r>
        <w:rPr>
          <w:rStyle w:val="FootnoteReference"/>
        </w:rPr>
        <w:footnoteRef/>
      </w:r>
      <w:r>
        <w:t xml:space="preserve"> [JS] litearlly, “slave”.</w:t>
      </w:r>
    </w:p>
  </w:footnote>
  <w:footnote w:id="693">
    <w:p w14:paraId="74CEF705" w14:textId="6A24290B" w:rsidR="00325E43" w:rsidRDefault="00325E43" w:rsidP="00B403A1">
      <w:pPr>
        <w:pStyle w:val="footnote"/>
      </w:pPr>
      <w:r>
        <w:rPr>
          <w:rStyle w:val="FootnoteReference"/>
        </w:rPr>
        <w:footnoteRef/>
      </w:r>
      <w:r>
        <w:t xml:space="preserve"> [JS] [] lacking in NETS and OSB.</w:t>
      </w:r>
    </w:p>
  </w:footnote>
  <w:footnote w:id="694">
    <w:p w14:paraId="380C2FA4" w14:textId="77777777" w:rsidR="00325E43" w:rsidRDefault="00325E43" w:rsidP="00C544D6">
      <w:pPr>
        <w:pStyle w:val="footnote"/>
      </w:pPr>
      <w:r>
        <w:rPr>
          <w:rStyle w:val="FootnoteReference"/>
        </w:rPr>
        <w:footnoteRef/>
      </w:r>
      <w:r>
        <w:t xml:space="preserve"> Rom. 15:11.</w:t>
      </w:r>
    </w:p>
  </w:footnote>
  <w:footnote w:id="695">
    <w:p w14:paraId="62277668" w14:textId="3F273B69" w:rsidR="00325E43" w:rsidRDefault="00325E4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25E43" w:rsidRDefault="00325E43" w:rsidP="00407DA2">
      <w:pPr>
        <w:pStyle w:val="footnote"/>
      </w:pPr>
      <w:r>
        <w:rPr>
          <w:rStyle w:val="FootnoteReference"/>
        </w:rPr>
        <w:footnoteRef/>
      </w:r>
      <w:r>
        <w:t xml:space="preserve"> [JS] “thankfully confess the Lord with praise,” here and throughout</w:t>
      </w:r>
    </w:p>
  </w:footnote>
  <w:footnote w:id="697">
    <w:p w14:paraId="468C84B0" w14:textId="77777777" w:rsidR="00325E43" w:rsidRDefault="00325E4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25E43" w:rsidRPr="00C544D6" w:rsidRDefault="00325E43" w:rsidP="00C544D6">
      <w:pPr>
        <w:pStyle w:val="footnote"/>
      </w:pPr>
      <w:r w:rsidRPr="00C544D6">
        <w:rPr>
          <w:rStyle w:val="FootnoteReference"/>
          <w:vertAlign w:val="baseline"/>
        </w:rPr>
        <w:footnoteRef/>
      </w:r>
      <w:r w:rsidRPr="00C544D6">
        <w:t xml:space="preserve"> Heb. 13:6.</w:t>
      </w:r>
    </w:p>
  </w:footnote>
  <w:footnote w:id="699">
    <w:p w14:paraId="0D5076CD" w14:textId="11027FF0" w:rsidR="00325E43" w:rsidRDefault="00325E43" w:rsidP="00C13781">
      <w:pPr>
        <w:pStyle w:val="footnote"/>
      </w:pPr>
      <w:r>
        <w:rPr>
          <w:rStyle w:val="FootnoteReference"/>
        </w:rPr>
        <w:footnoteRef/>
      </w:r>
      <w:r>
        <w:t xml:space="preserve"> [JS] Fr. Lazarus has “see the fall of”</w:t>
      </w:r>
    </w:p>
  </w:footnote>
  <w:footnote w:id="700">
    <w:p w14:paraId="6976F3A7" w14:textId="5D43CA43" w:rsidR="00325E43" w:rsidRDefault="00325E4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25E43" w:rsidRDefault="00325E43" w:rsidP="00283E41">
      <w:pPr>
        <w:pStyle w:val="footnote"/>
      </w:pPr>
      <w:r>
        <w:rPr>
          <w:rStyle w:val="FootnoteReference"/>
        </w:rPr>
        <w:footnoteRef/>
      </w:r>
      <w:r>
        <w:t xml:space="preserve"> [JS] or “give thanks to”, “thankfully confess with praise”</w:t>
      </w:r>
    </w:p>
  </w:footnote>
  <w:footnote w:id="702">
    <w:p w14:paraId="6FF61961" w14:textId="48C00F3F" w:rsidR="00325E43" w:rsidRDefault="00325E43" w:rsidP="00283E41">
      <w:pPr>
        <w:pStyle w:val="footnote"/>
      </w:pPr>
      <w:r>
        <w:rPr>
          <w:rStyle w:val="FootnoteReference"/>
        </w:rPr>
        <w:footnoteRef/>
      </w:r>
      <w:r>
        <w:t xml:space="preserve"> [JS] or “praise and thank,” “thankfully confess with praise”</w:t>
      </w:r>
    </w:p>
  </w:footnote>
  <w:footnote w:id="703">
    <w:p w14:paraId="136E3140" w14:textId="77777777" w:rsidR="00325E43" w:rsidRDefault="00325E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25E43" w:rsidRDefault="00325E43" w:rsidP="00283E41">
      <w:pPr>
        <w:pStyle w:val="footnote"/>
      </w:pPr>
      <w:r>
        <w:rPr>
          <w:rStyle w:val="FootnoteReference"/>
        </w:rPr>
        <w:footnoteRef/>
      </w:r>
      <w:r>
        <w:t xml:space="preserve"> [JS] or “prosper us”</w:t>
      </w:r>
    </w:p>
  </w:footnote>
  <w:footnote w:id="705">
    <w:p w14:paraId="7A2D9627" w14:textId="696F8531" w:rsidR="00325E43" w:rsidRDefault="00325E4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25E43" w:rsidRDefault="00325E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25E43" w:rsidRDefault="00325E4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25E43" w:rsidRDefault="00325E43" w:rsidP="00407DA2">
      <w:pPr>
        <w:pStyle w:val="footnote"/>
      </w:pPr>
      <w:r>
        <w:rPr>
          <w:rStyle w:val="FootnoteReference"/>
        </w:rPr>
        <w:footnoteRef/>
      </w:r>
      <w:r>
        <w:t xml:space="preserve"> [JS] “thankfully confess You with praise”</w:t>
      </w:r>
    </w:p>
  </w:footnote>
  <w:footnote w:id="709">
    <w:p w14:paraId="327B2E03" w14:textId="17966534" w:rsidR="00325E43" w:rsidRDefault="00325E43" w:rsidP="00407DA2">
      <w:pPr>
        <w:pStyle w:val="footnote"/>
      </w:pPr>
      <w:r>
        <w:rPr>
          <w:rStyle w:val="FootnoteReference"/>
        </w:rPr>
        <w:footnoteRef/>
      </w:r>
      <w:r>
        <w:t xml:space="preserve"> [JS] “thankfully confess You with praise”</w:t>
      </w:r>
    </w:p>
  </w:footnote>
  <w:footnote w:id="710">
    <w:p w14:paraId="6E3C51BA" w14:textId="77777777" w:rsidR="00325E43" w:rsidRDefault="00325E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25E43" w:rsidRDefault="00325E43" w:rsidP="00C544D6">
      <w:pPr>
        <w:pStyle w:val="footnote"/>
      </w:pPr>
      <w:r>
        <w:rPr>
          <w:rStyle w:val="FootnoteReference"/>
        </w:rPr>
        <w:footnoteRef/>
      </w:r>
      <w:r>
        <w:t xml:space="preserve"> Rom. 10:5; Gal. 3:12; Lev. 18:5; Luke 10:25-28.</w:t>
      </w:r>
    </w:p>
  </w:footnote>
  <w:footnote w:id="712">
    <w:p w14:paraId="0E153BF4" w14:textId="77777777" w:rsidR="00325E43" w:rsidRDefault="00325E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25E43" w:rsidRDefault="00325E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25E43" w:rsidRDefault="00325E4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25E43" w:rsidRDefault="00325E4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25E43" w:rsidRDefault="00325E43" w:rsidP="00C57482">
      <w:pPr>
        <w:pStyle w:val="footnote"/>
      </w:pPr>
      <w:r>
        <w:rPr>
          <w:rStyle w:val="FootnoteReference"/>
        </w:rPr>
        <w:footnoteRef/>
      </w:r>
      <w:r>
        <w:t xml:space="preserve"> [JS] or “sayings,” or “teachings”</w:t>
      </w:r>
    </w:p>
  </w:footnote>
  <w:footnote w:id="717">
    <w:p w14:paraId="798DF7BE" w14:textId="68962B07" w:rsidR="00325E43" w:rsidRDefault="00325E43" w:rsidP="00BE75D2">
      <w:pPr>
        <w:pStyle w:val="footnote"/>
      </w:pPr>
      <w:r>
        <w:rPr>
          <w:rStyle w:val="FootnoteReference"/>
        </w:rPr>
        <w:footnoteRef/>
      </w:r>
      <w:r>
        <w:t xml:space="preserve"> [JS] Fr. Athanasius has, “repaly,” Brenton has “recompense”</w:t>
      </w:r>
    </w:p>
  </w:footnote>
  <w:footnote w:id="718">
    <w:p w14:paraId="0D4EEBCE" w14:textId="0AC85059" w:rsidR="00325E43" w:rsidRDefault="00325E4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25E43" w:rsidRDefault="00325E4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25E43" w:rsidRDefault="00325E4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25E43" w:rsidRDefault="00325E4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25E43" w:rsidRDefault="00325E43" w:rsidP="005E7419">
      <w:pPr>
        <w:pStyle w:val="footnote"/>
      </w:pPr>
      <w:r>
        <w:rPr>
          <w:rStyle w:val="FootnoteReference"/>
        </w:rPr>
        <w:footnoteRef/>
      </w:r>
      <w:r>
        <w:t xml:space="preserve"> [JS] or “establish,” “confirm”</w:t>
      </w:r>
    </w:p>
  </w:footnote>
  <w:footnote w:id="723">
    <w:p w14:paraId="2E991C7E" w14:textId="4933BF85" w:rsidR="00325E43" w:rsidRDefault="00325E43" w:rsidP="00B5676D">
      <w:pPr>
        <w:pStyle w:val="footnote"/>
      </w:pPr>
      <w:r>
        <w:rPr>
          <w:rStyle w:val="FootnoteReference"/>
        </w:rPr>
        <w:footnoteRef/>
      </w:r>
      <w:r>
        <w:t xml:space="preserve"> [JS] or “covetousness”</w:t>
      </w:r>
    </w:p>
  </w:footnote>
  <w:footnote w:id="724">
    <w:p w14:paraId="25BE986A" w14:textId="2129563B" w:rsidR="00325E43" w:rsidRDefault="00325E4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25E43" w:rsidRDefault="00325E4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25E43" w:rsidRDefault="00325E4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25E43" w:rsidRDefault="00325E4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25E43" w:rsidRDefault="00325E4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25E43" w:rsidRDefault="00325E43" w:rsidP="00D305E3">
      <w:pPr>
        <w:pStyle w:val="footnote"/>
      </w:pPr>
      <w:r>
        <w:rPr>
          <w:rStyle w:val="FootnoteReference"/>
        </w:rPr>
        <w:footnoteRef/>
      </w:r>
      <w:r>
        <w:t xml:space="preserve"> [JS] or “thank,” “thankfully confess You with praise”</w:t>
      </w:r>
    </w:p>
  </w:footnote>
  <w:footnote w:id="730">
    <w:p w14:paraId="7A206583" w14:textId="77777777" w:rsidR="00325E43" w:rsidRDefault="00325E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25E43" w:rsidRDefault="00325E43" w:rsidP="00C544D6">
      <w:pPr>
        <w:pStyle w:val="footnote"/>
      </w:pPr>
      <w:r>
        <w:rPr>
          <w:rStyle w:val="FootnoteReference"/>
        </w:rPr>
        <w:footnoteRef/>
      </w:r>
      <w:r>
        <w:t xml:space="preserve"> Curdled with scorn, anger and fear.</w:t>
      </w:r>
    </w:p>
  </w:footnote>
  <w:footnote w:id="732">
    <w:p w14:paraId="7309743D" w14:textId="0EE8ABB9" w:rsidR="00325E43" w:rsidRDefault="00325E4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25E43" w:rsidRDefault="00325E4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25E43" w:rsidRDefault="00325E43" w:rsidP="00C936FC">
      <w:pPr>
        <w:pStyle w:val="footnote"/>
      </w:pPr>
      <w:r>
        <w:rPr>
          <w:rStyle w:val="FootnoteReference"/>
        </w:rPr>
        <w:footnoteRef/>
      </w:r>
      <w:r>
        <w:t xml:space="preserve"> [JS] i.e. my eyes were straigned looking for your word.</w:t>
      </w:r>
    </w:p>
  </w:footnote>
  <w:footnote w:id="735">
    <w:p w14:paraId="4CBD2EF6" w14:textId="212825E8" w:rsidR="00325E43" w:rsidRDefault="00325E4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25E43" w:rsidRDefault="00325E4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25E43" w:rsidRDefault="00325E43" w:rsidP="00D9575C">
      <w:pPr>
        <w:pStyle w:val="footnote"/>
      </w:pPr>
      <w:r>
        <w:rPr>
          <w:rStyle w:val="FootnoteReference"/>
        </w:rPr>
        <w:footnoteRef/>
      </w:r>
      <w:r>
        <w:t xml:space="preserve"> [JS] revive, “give me life”</w:t>
      </w:r>
    </w:p>
  </w:footnote>
  <w:footnote w:id="738">
    <w:p w14:paraId="43860D7B" w14:textId="0D5C0E48" w:rsidR="00325E43" w:rsidRDefault="00325E43" w:rsidP="00D9575C">
      <w:pPr>
        <w:pStyle w:val="footnote"/>
      </w:pPr>
      <w:r>
        <w:rPr>
          <w:rStyle w:val="FootnoteReference"/>
        </w:rPr>
        <w:footnoteRef/>
      </w:r>
      <w:r>
        <w:t xml:space="preserve"> [JS] “all things together”, i.e. “all the universe”</w:t>
      </w:r>
    </w:p>
  </w:footnote>
  <w:footnote w:id="739">
    <w:p w14:paraId="1C03CDF6" w14:textId="6210968E" w:rsidR="00325E43" w:rsidRDefault="00325E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25E43" w:rsidRDefault="00325E4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25E43" w:rsidRDefault="00325E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25E43" w:rsidRDefault="00325E4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25E43" w:rsidRDefault="00325E4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25E43" w:rsidRDefault="00325E4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25E43" w:rsidRDefault="00325E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25E43" w:rsidRDefault="00325E4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25E43" w:rsidRDefault="00325E4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25E43" w:rsidRDefault="00325E43" w:rsidP="00027E51">
      <w:pPr>
        <w:pStyle w:val="footnote"/>
      </w:pPr>
      <w:r>
        <w:rPr>
          <w:rStyle w:val="FootnoteReference"/>
        </w:rPr>
        <w:footnoteRef/>
      </w:r>
      <w:r>
        <w:t xml:space="preserve"> [JS] or “I directed myself towards”</w:t>
      </w:r>
    </w:p>
  </w:footnote>
  <w:footnote w:id="749">
    <w:p w14:paraId="0B2F62E7" w14:textId="0CF252B5" w:rsidR="00325E43" w:rsidRDefault="00325E43" w:rsidP="00C544D6">
      <w:pPr>
        <w:pStyle w:val="footnote"/>
      </w:pPr>
      <w:r>
        <w:rPr>
          <w:rStyle w:val="FootnoteReference"/>
        </w:rPr>
        <w:footnoteRef/>
      </w:r>
      <w:r>
        <w:t xml:space="preserve"> Cf. Lk. 24:27,32,45.</w:t>
      </w:r>
    </w:p>
  </w:footnote>
  <w:footnote w:id="750">
    <w:p w14:paraId="081BE299" w14:textId="0DC86D26" w:rsidR="00325E43" w:rsidRDefault="00325E4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25E43" w:rsidRDefault="00325E4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25E43" w:rsidRDefault="00325E4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25E43" w:rsidRDefault="00325E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25E43" w:rsidRDefault="00325E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25E43" w:rsidRDefault="00325E4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25E43" w:rsidRDefault="00325E43" w:rsidP="00330381">
      <w:pPr>
        <w:pStyle w:val="footnote"/>
      </w:pPr>
      <w:r>
        <w:rPr>
          <w:rStyle w:val="FootnoteReference"/>
        </w:rPr>
        <w:footnoteRef/>
      </w:r>
      <w:r>
        <w:t xml:space="preserve"> [JS] or “wickedness”</w:t>
      </w:r>
    </w:p>
  </w:footnote>
  <w:footnote w:id="757">
    <w:p w14:paraId="50052FF4" w14:textId="1790CFD6" w:rsidR="00325E43" w:rsidRDefault="00325E43" w:rsidP="00C544D6">
      <w:pPr>
        <w:pStyle w:val="footnote"/>
      </w:pPr>
      <w:r>
        <w:rPr>
          <w:rStyle w:val="FootnoteReference"/>
        </w:rPr>
        <w:footnoteRef/>
      </w:r>
      <w:r>
        <w:t xml:space="preserve"> Cf. Ps. 110:10.</w:t>
      </w:r>
    </w:p>
  </w:footnote>
  <w:footnote w:id="758">
    <w:p w14:paraId="720D7516" w14:textId="1A9EC268" w:rsidR="00325E43" w:rsidRDefault="00325E4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25E43" w:rsidRDefault="00325E43" w:rsidP="00922B79">
      <w:pPr>
        <w:pStyle w:val="footnote"/>
      </w:pPr>
      <w:r>
        <w:rPr>
          <w:rStyle w:val="FootnoteReference"/>
        </w:rPr>
        <w:footnoteRef/>
      </w:r>
      <w:r>
        <w:t xml:space="preserve"> [JS] Coptic has, “Name”.</w:t>
      </w:r>
    </w:p>
  </w:footnote>
  <w:footnote w:id="760">
    <w:p w14:paraId="6758F0AB" w14:textId="1B97FFBE" w:rsidR="00325E43" w:rsidRDefault="00325E43" w:rsidP="00922B79">
      <w:pPr>
        <w:pStyle w:val="footnote"/>
      </w:pPr>
      <w:r>
        <w:rPr>
          <w:rStyle w:val="FootnoteReference"/>
        </w:rPr>
        <w:footnoteRef/>
      </w:r>
      <w:r>
        <w:t xml:space="preserve"> [JS] or “word,” or “teachings</w:t>
      </w:r>
    </w:p>
  </w:footnote>
  <w:footnote w:id="761">
    <w:p w14:paraId="323379C4" w14:textId="4014F861" w:rsidR="00325E43" w:rsidRDefault="00325E43" w:rsidP="00DA5B2D">
      <w:pPr>
        <w:pStyle w:val="footnote"/>
      </w:pPr>
      <w:r>
        <w:rPr>
          <w:rStyle w:val="FootnoteReference"/>
        </w:rPr>
        <w:footnoteRef/>
      </w:r>
      <w:r>
        <w:t xml:space="preserve"> [JS] [] found in Coptic. See the First Hour of Tuesday of Holy Week.</w:t>
      </w:r>
    </w:p>
  </w:footnote>
  <w:footnote w:id="762">
    <w:p w14:paraId="6F9983BE" w14:textId="25FEB91F" w:rsidR="00325E43" w:rsidRDefault="00325E4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25E43" w:rsidRDefault="00325E4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25E43" w:rsidRDefault="00325E43" w:rsidP="00C544D6">
      <w:pPr>
        <w:pStyle w:val="footnote"/>
      </w:pPr>
      <w:r>
        <w:rPr>
          <w:rStyle w:val="FootnoteReference"/>
        </w:rPr>
        <w:footnoteRef/>
      </w:r>
      <w:r>
        <w:t xml:space="preserve"> Cf. Jeremiah 3:23. I look through the hills to their unseen Maker.</w:t>
      </w:r>
    </w:p>
  </w:footnote>
  <w:footnote w:id="765">
    <w:p w14:paraId="597C7008" w14:textId="630EBDA2" w:rsidR="00325E43" w:rsidRDefault="00325E4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25E43" w:rsidRDefault="00325E4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25E43" w:rsidRDefault="00325E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25E43" w:rsidRDefault="00325E43" w:rsidP="00CE55B0">
      <w:pPr>
        <w:pStyle w:val="footnote"/>
      </w:pPr>
      <w:r>
        <w:rPr>
          <w:rStyle w:val="FootnoteReference"/>
        </w:rPr>
        <w:footnoteRef/>
      </w:r>
      <w:r>
        <w:t xml:space="preserve"> [JS] or “thank and praise”, “thankfully confess with praise”</w:t>
      </w:r>
    </w:p>
  </w:footnote>
  <w:footnote w:id="769">
    <w:p w14:paraId="351045EF" w14:textId="461615AB" w:rsidR="00325E43" w:rsidRDefault="00325E4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25E43" w:rsidRDefault="00325E4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25E43" w:rsidRDefault="00325E43" w:rsidP="00C544D6">
      <w:pPr>
        <w:pStyle w:val="footnote"/>
      </w:pPr>
      <w:r>
        <w:rPr>
          <w:rStyle w:val="FootnoteReference"/>
        </w:rPr>
        <w:footnoteRef/>
      </w:r>
      <w:r>
        <w:t xml:space="preserve"> Hebrews 11:26; 13:13.</w:t>
      </w:r>
    </w:p>
  </w:footnote>
  <w:footnote w:id="772">
    <w:p w14:paraId="09354BED" w14:textId="77777777" w:rsidR="00325E43" w:rsidRDefault="00325E43" w:rsidP="00C544D6">
      <w:pPr>
        <w:pStyle w:val="footnote"/>
      </w:pPr>
      <w:r>
        <w:rPr>
          <w:rStyle w:val="FootnoteReference"/>
        </w:rPr>
        <w:footnoteRef/>
      </w:r>
      <w:r>
        <w:t xml:space="preserve"> Heaven is here (Mt. 4:17; Lk. 17:21; Prov. 17:24).</w:t>
      </w:r>
    </w:p>
  </w:footnote>
  <w:footnote w:id="773">
    <w:p w14:paraId="70E4A917" w14:textId="510327E2" w:rsidR="00325E43" w:rsidRDefault="00325E43" w:rsidP="0017251E">
      <w:pPr>
        <w:pStyle w:val="footnote"/>
      </w:pPr>
      <w:r>
        <w:rPr>
          <w:rStyle w:val="FootnoteReference"/>
        </w:rPr>
        <w:footnoteRef/>
      </w:r>
      <w:r>
        <w:t xml:space="preserve"> [JS] Fr. Lazarus and NETS have “irresistible”, OSB has “overwhelming”</w:t>
      </w:r>
    </w:p>
  </w:footnote>
  <w:footnote w:id="774">
    <w:p w14:paraId="045830C0" w14:textId="3777C1FD" w:rsidR="00325E43" w:rsidRDefault="00325E43" w:rsidP="00330381">
      <w:pPr>
        <w:pStyle w:val="footnote"/>
      </w:pPr>
      <w:r>
        <w:rPr>
          <w:rStyle w:val="FootnoteReference"/>
        </w:rPr>
        <w:footnoteRef/>
      </w:r>
      <w:r>
        <w:t xml:space="preserve"> [JS] or “evildoers”</w:t>
      </w:r>
    </w:p>
  </w:footnote>
  <w:footnote w:id="775">
    <w:p w14:paraId="09C30AE4" w14:textId="6C02AB51" w:rsidR="00325E43" w:rsidRDefault="00325E43" w:rsidP="00511459">
      <w:pPr>
        <w:pStyle w:val="footnote"/>
      </w:pPr>
      <w:r>
        <w:rPr>
          <w:rStyle w:val="FootnoteReference"/>
        </w:rPr>
        <w:footnoteRef/>
      </w:r>
      <w:r>
        <w:t xml:space="preserve"> [JS] Fr. Athanasius has, “the Lord has magnified His doings with them.”</w:t>
      </w:r>
    </w:p>
  </w:footnote>
  <w:footnote w:id="776">
    <w:p w14:paraId="5CAE6DBB" w14:textId="77777777" w:rsidR="00325E43" w:rsidRDefault="00325E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25E43" w:rsidRDefault="00325E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25E43" w:rsidRDefault="00325E43" w:rsidP="003169DD">
      <w:pPr>
        <w:pStyle w:val="footnote"/>
      </w:pPr>
      <w:r>
        <w:rPr>
          <w:rStyle w:val="FootnoteReference"/>
        </w:rPr>
        <w:footnoteRef/>
      </w:r>
      <w:r>
        <w:t xml:space="preserve"> [JS] “from your rest”, literally, “after sitting”</w:t>
      </w:r>
    </w:p>
  </w:footnote>
  <w:footnote w:id="779">
    <w:p w14:paraId="2EF38BE0" w14:textId="36D5D79C" w:rsidR="00325E43" w:rsidRDefault="00325E43" w:rsidP="003169DD">
      <w:pPr>
        <w:pStyle w:val="footnote"/>
      </w:pPr>
      <w:r>
        <w:rPr>
          <w:rStyle w:val="FootnoteReference"/>
        </w:rPr>
        <w:footnoteRef/>
      </w:r>
      <w:r>
        <w:t xml:space="preserve"> [JS] Fr. Athanasius has, “the children of those who have been awakened.”</w:t>
      </w:r>
    </w:p>
  </w:footnote>
  <w:footnote w:id="780">
    <w:p w14:paraId="40FE15BF" w14:textId="13C73A63" w:rsidR="00325E43" w:rsidRDefault="00325E43" w:rsidP="008D24A6">
      <w:pPr>
        <w:pStyle w:val="footnote"/>
      </w:pPr>
      <w:r>
        <w:rPr>
          <w:rStyle w:val="FootnoteReference"/>
        </w:rPr>
        <w:footnoteRef/>
      </w:r>
      <w:r>
        <w:t xml:space="preserve"> [JS] Fr. Lazarus has, “such exiles”</w:t>
      </w:r>
    </w:p>
  </w:footnote>
  <w:footnote w:id="781">
    <w:p w14:paraId="48D4D6D3" w14:textId="3C1F801B" w:rsidR="00325E43" w:rsidRDefault="00325E43" w:rsidP="00087D9B">
      <w:pPr>
        <w:pStyle w:val="footnote"/>
      </w:pPr>
      <w:r>
        <w:rPr>
          <w:rStyle w:val="FootnoteReference"/>
        </w:rPr>
        <w:footnoteRef/>
      </w:r>
      <w:r>
        <w:t xml:space="preserve"> [JS] Fr. Athanasius has, “You will be blessed”</w:t>
      </w:r>
    </w:p>
  </w:footnote>
  <w:footnote w:id="782">
    <w:p w14:paraId="3AE714F7" w14:textId="7F960624" w:rsidR="00325E43" w:rsidRDefault="00325E4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25E43" w:rsidRDefault="00325E4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25E43" w:rsidRDefault="00325E4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25E43" w:rsidRDefault="00325E43" w:rsidP="0061464A">
      <w:pPr>
        <w:pStyle w:val="footnote"/>
      </w:pPr>
      <w:r>
        <w:rPr>
          <w:rStyle w:val="FootnoteReference"/>
        </w:rPr>
        <w:footnoteRef/>
      </w:r>
      <w:r>
        <w:t xml:space="preserve"> [JS] or “lawlessness”</w:t>
      </w:r>
    </w:p>
  </w:footnote>
  <w:footnote w:id="786">
    <w:p w14:paraId="6A925E31" w14:textId="50F1CD8D" w:rsidR="00325E43" w:rsidRDefault="00325E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25E43" w:rsidRDefault="00325E43" w:rsidP="00714F88">
      <w:pPr>
        <w:pStyle w:val="footnote"/>
      </w:pPr>
      <w:r>
        <w:rPr>
          <w:rStyle w:val="FootnoteReference"/>
        </w:rPr>
        <w:footnoteRef/>
      </w:r>
      <w:r>
        <w:t xml:space="preserve"> [JS] or “transgressions” or “acts of lawlessness”, throughout.</w:t>
      </w:r>
    </w:p>
  </w:footnote>
  <w:footnote w:id="788">
    <w:p w14:paraId="0461F9AD" w14:textId="6F28CA37" w:rsidR="00325E43" w:rsidRDefault="00325E43" w:rsidP="00714F88">
      <w:pPr>
        <w:pStyle w:val="footnote"/>
      </w:pPr>
      <w:r>
        <w:rPr>
          <w:rStyle w:val="FootnoteReference"/>
        </w:rPr>
        <w:footnoteRef/>
      </w:r>
      <w:r>
        <w:t xml:space="preserve"> [JS] or “forgiveness”</w:t>
      </w:r>
    </w:p>
  </w:footnote>
  <w:footnote w:id="789">
    <w:p w14:paraId="0C346C8C" w14:textId="77777777" w:rsidR="00325E43" w:rsidRDefault="00325E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25E43" w:rsidRDefault="00325E43" w:rsidP="00C544D6">
      <w:pPr>
        <w:pStyle w:val="footnote"/>
      </w:pPr>
      <w:r>
        <w:rPr>
          <w:rStyle w:val="FootnoteReference"/>
        </w:rPr>
        <w:footnoteRef/>
      </w:r>
      <w:r>
        <w:t xml:space="preserve"> Cf. Titus 2:14.</w:t>
      </w:r>
    </w:p>
  </w:footnote>
  <w:footnote w:id="791">
    <w:p w14:paraId="55BAD822" w14:textId="77777777" w:rsidR="00325E43" w:rsidRDefault="00325E43" w:rsidP="00C544D6">
      <w:pPr>
        <w:pStyle w:val="footnote"/>
      </w:pPr>
      <w:r>
        <w:rPr>
          <w:rStyle w:val="FootnoteReference"/>
        </w:rPr>
        <w:footnoteRef/>
      </w:r>
      <w:r>
        <w:t xml:space="preserve"> Prov. 29:1; 2 Kings 17:14; Neh. 9:16; Dt. 9:6.</w:t>
      </w:r>
    </w:p>
  </w:footnote>
  <w:footnote w:id="792">
    <w:p w14:paraId="4E2F71A4" w14:textId="2CCCE707" w:rsidR="00325E43" w:rsidRDefault="00325E43" w:rsidP="00C0758B">
      <w:pPr>
        <w:pStyle w:val="footnote"/>
      </w:pPr>
      <w:r>
        <w:rPr>
          <w:rStyle w:val="FootnoteReference"/>
        </w:rPr>
        <w:footnoteRef/>
      </w:r>
      <w:r>
        <w:t xml:space="preserve"> [JS] literally “the tabernacle of my house”</w:t>
      </w:r>
    </w:p>
  </w:footnote>
  <w:footnote w:id="793">
    <w:p w14:paraId="7C027A5F" w14:textId="25B43E29" w:rsidR="00325E43" w:rsidRDefault="00325E4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25E43" w:rsidRDefault="00325E43" w:rsidP="00C544D6">
      <w:pPr>
        <w:pStyle w:val="footnote"/>
      </w:pPr>
      <w:r>
        <w:rPr>
          <w:rStyle w:val="FootnoteReference"/>
        </w:rPr>
        <w:footnoteRef/>
      </w:r>
      <w:r>
        <w:t xml:space="preserve"> Cf. 1 Kings 6:21 (1 Sam. 6:21).</w:t>
      </w:r>
    </w:p>
  </w:footnote>
  <w:footnote w:id="795">
    <w:p w14:paraId="7A5052C0" w14:textId="161D9B7D" w:rsidR="00325E43" w:rsidRDefault="00325E43" w:rsidP="00023B09">
      <w:pPr>
        <w:pStyle w:val="footnote"/>
      </w:pPr>
      <w:r>
        <w:rPr>
          <w:rStyle w:val="FootnoteReference"/>
        </w:rPr>
        <w:footnoteRef/>
      </w:r>
      <w:r>
        <w:t xml:space="preserve"> [JS] “do obeisance”, i.e. literally “bow down”</w:t>
      </w:r>
    </w:p>
  </w:footnote>
  <w:footnote w:id="796">
    <w:p w14:paraId="7B1B3D1C" w14:textId="1A224FFE" w:rsidR="00325E43" w:rsidRDefault="00325E43" w:rsidP="00023B09">
      <w:pPr>
        <w:pStyle w:val="footnote"/>
      </w:pPr>
      <w:r>
        <w:rPr>
          <w:rStyle w:val="FootnoteReference"/>
        </w:rPr>
        <w:footnoteRef/>
      </w:r>
      <w:r>
        <w:t xml:space="preserve"> [JS] Fr. Lazarus has “resting-place”</w:t>
      </w:r>
    </w:p>
  </w:footnote>
  <w:footnote w:id="797">
    <w:p w14:paraId="57742C2B" w14:textId="024D8554" w:rsidR="00325E43" w:rsidRDefault="00325E43" w:rsidP="00023B09">
      <w:pPr>
        <w:pStyle w:val="footnote"/>
      </w:pPr>
      <w:r>
        <w:rPr>
          <w:rStyle w:val="FootnoteReference"/>
        </w:rPr>
        <w:footnoteRef/>
      </w:r>
      <w:r>
        <w:t xml:space="preserve"> [JS] or “the ark of Your holiness”</w:t>
      </w:r>
    </w:p>
  </w:footnote>
  <w:footnote w:id="798">
    <w:p w14:paraId="371872E1" w14:textId="77777777" w:rsidR="00325E43" w:rsidRDefault="00325E43" w:rsidP="00C544D6">
      <w:pPr>
        <w:pStyle w:val="footnote"/>
      </w:pPr>
      <w:r>
        <w:rPr>
          <w:rStyle w:val="FootnoteReference"/>
        </w:rPr>
        <w:footnoteRef/>
      </w:r>
      <w:r>
        <w:t xml:space="preserve"> Ps. 131:8-10 = 2 Chron. 6:41-42.</w:t>
      </w:r>
    </w:p>
  </w:footnote>
  <w:footnote w:id="799">
    <w:p w14:paraId="3FFC0219" w14:textId="77777777" w:rsidR="00325E43" w:rsidRDefault="00325E43" w:rsidP="00C544D6">
      <w:pPr>
        <w:pStyle w:val="footnote"/>
      </w:pPr>
      <w:r>
        <w:rPr>
          <w:rStyle w:val="FootnoteReference"/>
        </w:rPr>
        <w:footnoteRef/>
      </w:r>
      <w:r>
        <w:t xml:space="preserve"> I Chron. 17:11-14; Acts 2:30-33.</w:t>
      </w:r>
    </w:p>
  </w:footnote>
  <w:footnote w:id="800">
    <w:p w14:paraId="750994E1" w14:textId="39B5FB55" w:rsidR="00325E43" w:rsidRDefault="00325E43" w:rsidP="00631963">
      <w:pPr>
        <w:pStyle w:val="footnote"/>
      </w:pPr>
      <w:r>
        <w:rPr>
          <w:rStyle w:val="FootnoteReference"/>
        </w:rPr>
        <w:footnoteRef/>
      </w:r>
      <w:r>
        <w:t xml:space="preserve"> [JS] Coptic has “widow”.</w:t>
      </w:r>
    </w:p>
  </w:footnote>
  <w:footnote w:id="801">
    <w:p w14:paraId="20533A22" w14:textId="760F6E73" w:rsidR="00325E43" w:rsidRDefault="00325E43" w:rsidP="00631963">
      <w:pPr>
        <w:pStyle w:val="footnote"/>
      </w:pPr>
      <w:r>
        <w:rPr>
          <w:rStyle w:val="FootnoteReference"/>
        </w:rPr>
        <w:footnoteRef/>
      </w:r>
      <w:r>
        <w:t xml:space="preserve"> [JS] or “rejoice with rejoicing”</w:t>
      </w:r>
    </w:p>
  </w:footnote>
  <w:footnote w:id="802">
    <w:p w14:paraId="41E94330" w14:textId="77777777" w:rsidR="00325E43" w:rsidRDefault="00325E4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25E43" w:rsidRDefault="00325E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25E43" w:rsidRDefault="00325E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25E43" w:rsidRDefault="00325E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25E43" w:rsidRDefault="00325E4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25E43" w:rsidRDefault="00325E43" w:rsidP="008B199B">
      <w:pPr>
        <w:pStyle w:val="footnote"/>
      </w:pPr>
      <w:r>
        <w:rPr>
          <w:rStyle w:val="FootnoteReference"/>
        </w:rPr>
        <w:footnoteRef/>
      </w:r>
      <w:r>
        <w:t xml:space="preserve"> [JS] literally, “slaves”</w:t>
      </w:r>
    </w:p>
  </w:footnote>
  <w:footnote w:id="808">
    <w:p w14:paraId="1FC82724" w14:textId="77777777" w:rsidR="00325E43" w:rsidRDefault="00325E4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25E43" w:rsidRDefault="00325E43" w:rsidP="00C544D6">
      <w:pPr>
        <w:pStyle w:val="footnote"/>
      </w:pPr>
      <w:r>
        <w:rPr>
          <w:rStyle w:val="FootnoteReference"/>
        </w:rPr>
        <w:footnoteRef/>
      </w:r>
      <w:r>
        <w:t xml:space="preserve"> Deut. 32:36.</w:t>
      </w:r>
    </w:p>
  </w:footnote>
  <w:footnote w:id="810">
    <w:p w14:paraId="6CA454B0" w14:textId="699660A9" w:rsidR="00325E43" w:rsidRDefault="00325E43" w:rsidP="009F1DA0">
      <w:pPr>
        <w:pStyle w:val="footnote"/>
      </w:pPr>
      <w:r>
        <w:rPr>
          <w:rStyle w:val="FootnoteReference"/>
        </w:rPr>
        <w:footnoteRef/>
      </w:r>
      <w:r>
        <w:t xml:space="preserve"> [JS] [] lacking in all but OSB</w:t>
      </w:r>
    </w:p>
  </w:footnote>
  <w:footnote w:id="811">
    <w:p w14:paraId="71CEF4E9" w14:textId="77777777" w:rsidR="00325E43" w:rsidRDefault="00325E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25E43" w:rsidRDefault="00325E4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25E43" w:rsidRDefault="00325E4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25E43" w:rsidRDefault="00325E4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25E43" w:rsidRDefault="00325E43" w:rsidP="00AE1E0F">
      <w:pPr>
        <w:pStyle w:val="footnote"/>
      </w:pPr>
      <w:r>
        <w:rPr>
          <w:rStyle w:val="FootnoteReference"/>
        </w:rPr>
        <w:footnoteRef/>
      </w:r>
      <w:r>
        <w:t xml:space="preserve"> [JS] or “and shook of Pharaoh and his army into the Red sea,”</w:t>
      </w:r>
    </w:p>
  </w:footnote>
  <w:footnote w:id="816">
    <w:p w14:paraId="0B96BC12" w14:textId="30893C5B" w:rsidR="00325E43" w:rsidRDefault="00325E43" w:rsidP="00AE1E0F">
      <w:pPr>
        <w:pStyle w:val="footnote"/>
      </w:pPr>
      <w:r>
        <w:rPr>
          <w:rStyle w:val="FootnoteReference"/>
        </w:rPr>
        <w:footnoteRef/>
      </w:r>
      <w:r>
        <w:t xml:space="preserve"> [JS] or “slew”</w:t>
      </w:r>
    </w:p>
  </w:footnote>
  <w:footnote w:id="817">
    <w:p w14:paraId="0DA78EFF" w14:textId="6EE98942" w:rsidR="00325E43" w:rsidRDefault="00325E4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25E43" w:rsidRDefault="00325E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25E43" w:rsidRDefault="00325E43" w:rsidP="00C544D6">
      <w:pPr>
        <w:pStyle w:val="footnote"/>
      </w:pPr>
      <w:r>
        <w:rPr>
          <w:rStyle w:val="FootnoteReference"/>
        </w:rPr>
        <w:footnoteRef/>
      </w:r>
      <w:r>
        <w:t xml:space="preserve"> See previous footnote.</w:t>
      </w:r>
    </w:p>
  </w:footnote>
  <w:footnote w:id="820">
    <w:p w14:paraId="32C9C8BA" w14:textId="1283C1AE" w:rsidR="00325E43" w:rsidRDefault="00325E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25E43" w:rsidRDefault="00325E43" w:rsidP="00AC3281">
      <w:pPr>
        <w:pStyle w:val="footnote"/>
      </w:pPr>
      <w:r>
        <w:rPr>
          <w:rStyle w:val="FootnoteReference"/>
        </w:rPr>
        <w:footnoteRef/>
      </w:r>
      <w:r>
        <w:t xml:space="preserve"> [JS] or “thank”, or “thankfully confess with praise”</w:t>
      </w:r>
    </w:p>
  </w:footnote>
  <w:footnote w:id="822">
    <w:p w14:paraId="02264BC2" w14:textId="77777777" w:rsidR="00325E43" w:rsidRDefault="00325E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25E43" w:rsidRDefault="00325E4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25E43" w:rsidRDefault="00325E4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25E43" w:rsidRDefault="00325E4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25E43" w:rsidRDefault="00325E4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25E43" w:rsidRDefault="00325E4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25E43" w:rsidRDefault="00325E43" w:rsidP="00FF6795">
      <w:pPr>
        <w:pStyle w:val="footnote"/>
      </w:pPr>
      <w:r>
        <w:rPr>
          <w:rStyle w:val="FootnoteReference"/>
        </w:rPr>
        <w:footnoteRef/>
      </w:r>
      <w:r>
        <w:t xml:space="preserve"> [JS] literally “those who are exalted” or “the high things”</w:t>
      </w:r>
    </w:p>
  </w:footnote>
  <w:footnote w:id="829">
    <w:p w14:paraId="596BB70E" w14:textId="27F87B4A" w:rsidR="00325E43" w:rsidRDefault="00325E4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25E43" w:rsidRDefault="00325E43" w:rsidP="00485563">
      <w:pPr>
        <w:pStyle w:val="footnote"/>
      </w:pPr>
      <w:r>
        <w:rPr>
          <w:rStyle w:val="FootnoteReference"/>
        </w:rPr>
        <w:footnoteRef/>
      </w:r>
      <w:r>
        <w:t xml:space="preserve"> [JS] or “possess”</w:t>
      </w:r>
    </w:p>
  </w:footnote>
  <w:footnote w:id="831">
    <w:p w14:paraId="145A6B15" w14:textId="77777777" w:rsidR="00325E43" w:rsidRDefault="00325E4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25E43" w:rsidRDefault="00325E43" w:rsidP="00485563">
      <w:pPr>
        <w:pStyle w:val="footnote"/>
      </w:pPr>
      <w:r>
        <w:rPr>
          <w:rStyle w:val="FootnoteReference"/>
        </w:rPr>
        <w:footnoteRef/>
      </w:r>
      <w:r>
        <w:t xml:space="preserve"> [JS] or “give thanks,” or “thankfully confess You with praise”</w:t>
      </w:r>
    </w:p>
  </w:footnote>
  <w:footnote w:id="833">
    <w:p w14:paraId="42F762F1" w14:textId="43ABB4D6" w:rsidR="00325E43" w:rsidRDefault="00325E43" w:rsidP="00676E6A">
      <w:pPr>
        <w:pStyle w:val="footnote"/>
      </w:pPr>
      <w:r>
        <w:rPr>
          <w:rStyle w:val="FootnoteReference"/>
        </w:rPr>
        <w:footnoteRef/>
      </w:r>
      <w:r>
        <w:t xml:space="preserve"> [JS] or “authorities” or “powers”</w:t>
      </w:r>
    </w:p>
  </w:footnote>
  <w:footnote w:id="834">
    <w:p w14:paraId="4E73646F" w14:textId="549C13C9" w:rsidR="00325E43" w:rsidRDefault="00325E43" w:rsidP="00EB72A3">
      <w:pPr>
        <w:pStyle w:val="footnote"/>
      </w:pPr>
      <w:r>
        <w:rPr>
          <w:rStyle w:val="FootnoteReference"/>
        </w:rPr>
        <w:footnoteRef/>
      </w:r>
      <w:r>
        <w:t xml:space="preserve"> [JS] or “and do I not waste away because of my enemies?”</w:t>
      </w:r>
    </w:p>
  </w:footnote>
  <w:footnote w:id="835">
    <w:p w14:paraId="4CC16564" w14:textId="262FCF3B" w:rsidR="00325E43" w:rsidRDefault="00325E43" w:rsidP="00814FC4">
      <w:pPr>
        <w:pStyle w:val="footnote"/>
      </w:pPr>
      <w:r>
        <w:rPr>
          <w:rStyle w:val="FootnoteReference"/>
        </w:rPr>
        <w:footnoteRef/>
      </w:r>
      <w:r>
        <w:t xml:space="preserve"> [JS] or “way of iniquity”</w:t>
      </w:r>
    </w:p>
  </w:footnote>
  <w:footnote w:id="836">
    <w:p w14:paraId="6BCAB3AE" w14:textId="77777777" w:rsidR="00325E43" w:rsidRDefault="00325E43" w:rsidP="00C544D6">
      <w:pPr>
        <w:pStyle w:val="footnote"/>
      </w:pPr>
      <w:r>
        <w:rPr>
          <w:rStyle w:val="FootnoteReference"/>
        </w:rPr>
        <w:footnoteRef/>
      </w:r>
      <w:r>
        <w:t xml:space="preserve"> ‘He gives songs in the night’ (Job. 35:10).</w:t>
      </w:r>
    </w:p>
  </w:footnote>
  <w:footnote w:id="837">
    <w:p w14:paraId="6FFB8AE3" w14:textId="30159915" w:rsidR="00325E43" w:rsidRDefault="00325E43" w:rsidP="00FF4A4F">
      <w:pPr>
        <w:pStyle w:val="footnote"/>
      </w:pPr>
      <w:r>
        <w:rPr>
          <w:rStyle w:val="FootnoteReference"/>
        </w:rPr>
        <w:footnoteRef/>
      </w:r>
      <w:r>
        <w:t xml:space="preserve"> Literally “voice”</w:t>
      </w:r>
    </w:p>
  </w:footnote>
  <w:footnote w:id="838">
    <w:p w14:paraId="1995E6B7" w14:textId="70D38F62" w:rsidR="00325E43" w:rsidRDefault="00325E43" w:rsidP="00EB72A3">
      <w:pPr>
        <w:pStyle w:val="footnote"/>
      </w:pPr>
      <w:r>
        <w:rPr>
          <w:rStyle w:val="FootnoteReference"/>
        </w:rPr>
        <w:footnoteRef/>
      </w:r>
      <w:r>
        <w:t xml:space="preserve"> [JS] or “praise,” or “give thanks to,” or “thankfully confess with praise”</w:t>
      </w:r>
    </w:p>
  </w:footnote>
  <w:footnote w:id="839">
    <w:p w14:paraId="7EBC0985" w14:textId="77777777" w:rsidR="00325E43" w:rsidRDefault="00325E43" w:rsidP="00784373">
      <w:pPr>
        <w:pStyle w:val="footnote"/>
      </w:pPr>
      <w:r>
        <w:rPr>
          <w:rStyle w:val="FootnoteReference"/>
        </w:rPr>
        <w:footnoteRef/>
      </w:r>
      <w:r>
        <w:t xml:space="preserve"> [JS] or “Hades”.</w:t>
      </w:r>
    </w:p>
  </w:footnote>
  <w:footnote w:id="840">
    <w:p w14:paraId="5A5C1D1C" w14:textId="586EEB89" w:rsidR="00325E43" w:rsidRDefault="00325E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25E43" w:rsidRDefault="00325E43" w:rsidP="00C544D6">
      <w:pPr>
        <w:pStyle w:val="footnote"/>
      </w:pPr>
      <w:r>
        <w:rPr>
          <w:rStyle w:val="FootnoteReference"/>
        </w:rPr>
        <w:footnoteRef/>
      </w:r>
      <w:r>
        <w:t xml:space="preserve"> this way: the confession of Christ (2 Tim. 3:12).</w:t>
      </w:r>
    </w:p>
  </w:footnote>
  <w:footnote w:id="842">
    <w:p w14:paraId="1B4DA4D8" w14:textId="4D3CDF72" w:rsidR="00325E43" w:rsidRDefault="00325E43" w:rsidP="00EB72A3">
      <w:pPr>
        <w:pStyle w:val="footnote"/>
      </w:pPr>
      <w:r>
        <w:rPr>
          <w:rStyle w:val="FootnoteReference"/>
        </w:rPr>
        <w:footnoteRef/>
      </w:r>
      <w:r>
        <w:t xml:space="preserve"> [JS] or “praise” or “thive thanks to,” or “thankfully confess with praise”</w:t>
      </w:r>
    </w:p>
  </w:footnote>
  <w:footnote w:id="843">
    <w:p w14:paraId="10A5500A" w14:textId="77777777" w:rsidR="00325E43" w:rsidRDefault="00325E43" w:rsidP="00C544D6">
      <w:pPr>
        <w:pStyle w:val="footnote"/>
      </w:pPr>
      <w:r>
        <w:rPr>
          <w:rStyle w:val="FootnoteReference"/>
        </w:rPr>
        <w:footnoteRef/>
      </w:r>
      <w:r>
        <w:t xml:space="preserve"> These two lines are identical with Lamentations 3:6.</w:t>
      </w:r>
    </w:p>
  </w:footnote>
  <w:footnote w:id="844">
    <w:p w14:paraId="30FC40DD" w14:textId="11119DF6" w:rsidR="00325E43" w:rsidRDefault="00325E43" w:rsidP="00C544D6">
      <w:pPr>
        <w:pStyle w:val="footnote"/>
      </w:pPr>
      <w:r>
        <w:rPr>
          <w:rStyle w:val="FootnoteReference"/>
        </w:rPr>
        <w:footnoteRef/>
      </w:r>
      <w:r>
        <w:t xml:space="preserve"> Cf. Rev. 10:5; Ezek. 20:23,28,42; Deut. 32:14.</w:t>
      </w:r>
    </w:p>
  </w:footnote>
  <w:footnote w:id="845">
    <w:p w14:paraId="58511EB9" w14:textId="77777777" w:rsidR="00325E43" w:rsidRDefault="00325E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25E43" w:rsidRDefault="00325E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25E43" w:rsidRDefault="00325E4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25E43" w:rsidRDefault="00325E43" w:rsidP="00F53108">
      <w:pPr>
        <w:pStyle w:val="footnote"/>
      </w:pPr>
      <w:r>
        <w:rPr>
          <w:rStyle w:val="FootnoteReference"/>
        </w:rPr>
        <w:footnoteRef/>
      </w:r>
      <w:r>
        <w:t xml:space="preserve"> [JS] or “gush forth”, “overflow”</w:t>
      </w:r>
    </w:p>
  </w:footnote>
  <w:footnote w:id="849">
    <w:p w14:paraId="291B5302" w14:textId="22414254" w:rsidR="00325E43" w:rsidRDefault="00325E4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25E43" w:rsidRDefault="00325E43" w:rsidP="008D3680">
      <w:pPr>
        <w:pStyle w:val="footnote"/>
      </w:pPr>
      <w:r>
        <w:rPr>
          <w:rStyle w:val="FootnoteReference"/>
        </w:rPr>
        <w:footnoteRef/>
      </w:r>
      <w:r>
        <w:t xml:space="preserve"> [JS] literally “holy ones”</w:t>
      </w:r>
    </w:p>
  </w:footnote>
  <w:footnote w:id="851">
    <w:p w14:paraId="67EE1F7C" w14:textId="1AC854C4" w:rsidR="00325E43" w:rsidRDefault="00325E4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25E43" w:rsidRDefault="00325E43" w:rsidP="00C544D6">
      <w:pPr>
        <w:pStyle w:val="footnote"/>
      </w:pPr>
      <w:r>
        <w:rPr>
          <w:rStyle w:val="FootnoteReference"/>
        </w:rPr>
        <w:footnoteRef/>
      </w:r>
      <w:r>
        <w:t xml:space="preserve"> Cf. Ps. 145:2 with Ps. 103:33. Only verbs differ.</w:t>
      </w:r>
    </w:p>
  </w:footnote>
  <w:footnote w:id="853">
    <w:p w14:paraId="35C0C4DD" w14:textId="71AC6682" w:rsidR="00325E43" w:rsidRDefault="00325E43" w:rsidP="007F50FD">
      <w:pPr>
        <w:pStyle w:val="footnote"/>
      </w:pPr>
      <w:r>
        <w:rPr>
          <w:rStyle w:val="FootnoteReference"/>
        </w:rPr>
        <w:footnoteRef/>
      </w:r>
      <w:r>
        <w:t xml:space="preserve"> [JS] or “spirit”</w:t>
      </w:r>
    </w:p>
  </w:footnote>
  <w:footnote w:id="854">
    <w:p w14:paraId="23EB32F2" w14:textId="235BD424" w:rsidR="00325E43" w:rsidRDefault="00325E43" w:rsidP="007F50FD">
      <w:pPr>
        <w:pStyle w:val="footnote"/>
      </w:pPr>
      <w:r>
        <w:rPr>
          <w:rStyle w:val="FootnoteReference"/>
        </w:rPr>
        <w:footnoteRef/>
      </w:r>
      <w:r>
        <w:t xml:space="preserve"> [JS] thoughts, or designs, plans, projects</w:t>
      </w:r>
    </w:p>
  </w:footnote>
  <w:footnote w:id="855">
    <w:p w14:paraId="1E480973" w14:textId="3F051D55" w:rsidR="00325E43" w:rsidRDefault="00325E43" w:rsidP="007F50FD">
      <w:pPr>
        <w:pStyle w:val="footnote"/>
      </w:pPr>
      <w:r>
        <w:rPr>
          <w:rStyle w:val="FootnoteReference"/>
        </w:rPr>
        <w:footnoteRef/>
      </w:r>
      <w:r>
        <w:t xml:space="preserve"> [JS] or “guards”</w:t>
      </w:r>
    </w:p>
  </w:footnote>
  <w:footnote w:id="856">
    <w:p w14:paraId="6A1BF79E" w14:textId="2C42AEE5" w:rsidR="00325E43" w:rsidRDefault="00325E43" w:rsidP="007F50FD">
      <w:pPr>
        <w:pStyle w:val="footnote"/>
      </w:pPr>
      <w:r>
        <w:rPr>
          <w:rStyle w:val="FootnoteReference"/>
        </w:rPr>
        <w:footnoteRef/>
      </w:r>
      <w:r>
        <w:t xml:space="preserve"> [JS] or “frees the prisoners”</w:t>
      </w:r>
    </w:p>
  </w:footnote>
  <w:footnote w:id="857">
    <w:p w14:paraId="5D5111FF" w14:textId="66B6F812" w:rsidR="00325E43" w:rsidRDefault="00325E43" w:rsidP="007F50FD">
      <w:pPr>
        <w:pStyle w:val="footnote"/>
      </w:pPr>
      <w:r>
        <w:rPr>
          <w:rStyle w:val="FootnoteReference"/>
        </w:rPr>
        <w:footnoteRef/>
      </w:r>
      <w:r>
        <w:t xml:space="preserve"> [JS] or “bent”</w:t>
      </w:r>
    </w:p>
  </w:footnote>
  <w:footnote w:id="858">
    <w:p w14:paraId="4090A924" w14:textId="68E30641" w:rsidR="00325E43" w:rsidRDefault="00325E43" w:rsidP="007F50FD">
      <w:pPr>
        <w:pStyle w:val="footnote"/>
      </w:pPr>
      <w:r>
        <w:rPr>
          <w:rStyle w:val="FootnoteReference"/>
        </w:rPr>
        <w:footnoteRef/>
      </w:r>
      <w:r>
        <w:t xml:space="preserve"> [JS] or “skill”</w:t>
      </w:r>
    </w:p>
  </w:footnote>
  <w:footnote w:id="859">
    <w:p w14:paraId="6F819BD3" w14:textId="78976808" w:rsidR="00325E43" w:rsidRDefault="00325E43" w:rsidP="007F50FD">
      <w:pPr>
        <w:pStyle w:val="footnote"/>
      </w:pPr>
      <w:r>
        <w:rPr>
          <w:rStyle w:val="FootnoteReference"/>
        </w:rPr>
        <w:footnoteRef/>
      </w:r>
      <w:r>
        <w:t xml:space="preserve"> [JS] or “foreigners”</w:t>
      </w:r>
    </w:p>
  </w:footnote>
  <w:footnote w:id="860">
    <w:p w14:paraId="78560DE2" w14:textId="6759CA05" w:rsidR="00325E43" w:rsidRDefault="00325E43" w:rsidP="007F50FD">
      <w:pPr>
        <w:pStyle w:val="footnote"/>
      </w:pPr>
      <w:r>
        <w:rPr>
          <w:rStyle w:val="FootnoteReference"/>
        </w:rPr>
        <w:footnoteRef/>
      </w:r>
      <w:r>
        <w:t xml:space="preserve"> [JS] or a psalm, or a melody</w:t>
      </w:r>
    </w:p>
  </w:footnote>
  <w:footnote w:id="861">
    <w:p w14:paraId="2C19D159" w14:textId="3C9E27D5" w:rsidR="00325E43" w:rsidRDefault="00325E4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25E43" w:rsidRDefault="00325E4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25E43" w:rsidRDefault="00325E43" w:rsidP="00CD1E61">
      <w:pPr>
        <w:pStyle w:val="footnote"/>
      </w:pPr>
      <w:r>
        <w:rPr>
          <w:rStyle w:val="FootnoteReference"/>
        </w:rPr>
        <w:footnoteRef/>
      </w:r>
      <w:r>
        <w:t xml:space="preserve"> [JS] or word, or teaching</w:t>
      </w:r>
    </w:p>
  </w:footnote>
  <w:footnote w:id="864">
    <w:p w14:paraId="407F2DDB" w14:textId="624657B1" w:rsidR="00325E43" w:rsidRDefault="00325E4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25E43" w:rsidRDefault="00325E43" w:rsidP="00DE04F0">
      <w:pPr>
        <w:pStyle w:val="footnote"/>
      </w:pPr>
      <w:r>
        <w:rPr>
          <w:rStyle w:val="FootnoteReference"/>
        </w:rPr>
        <w:footnoteRef/>
      </w:r>
      <w:r>
        <w:t xml:space="preserve"> [JS] or “stormy wind”</w:t>
      </w:r>
    </w:p>
  </w:footnote>
  <w:footnote w:id="866">
    <w:p w14:paraId="596CA46F" w14:textId="3CE69ED5" w:rsidR="00325E43" w:rsidRDefault="00325E43" w:rsidP="00DE04F0">
      <w:pPr>
        <w:pStyle w:val="footnote"/>
      </w:pPr>
      <w:r>
        <w:rPr>
          <w:rStyle w:val="FootnoteReference"/>
        </w:rPr>
        <w:footnoteRef/>
      </w:r>
      <w:r>
        <w:t xml:space="preserve"> [JS] or “maidens,” or “unmarried women”</w:t>
      </w:r>
    </w:p>
  </w:footnote>
  <w:footnote w:id="867">
    <w:p w14:paraId="302477DE" w14:textId="111432A8" w:rsidR="00325E43" w:rsidRDefault="00325E4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25E43" w:rsidRDefault="00325E43" w:rsidP="007039A0">
      <w:pPr>
        <w:pStyle w:val="footnote"/>
      </w:pPr>
      <w:r>
        <w:rPr>
          <w:rStyle w:val="FootnoteReference"/>
        </w:rPr>
        <w:footnoteRef/>
      </w:r>
      <w:r>
        <w:t xml:space="preserve"> [JS] literally, “And He will raise/exalt the horn of His people”</w:t>
      </w:r>
    </w:p>
  </w:footnote>
  <w:footnote w:id="869">
    <w:p w14:paraId="43AD805B" w14:textId="6DFE2128" w:rsidR="00325E43" w:rsidRDefault="00325E43" w:rsidP="007039A0">
      <w:pPr>
        <w:pStyle w:val="footnote"/>
      </w:pPr>
      <w:r>
        <w:rPr>
          <w:rStyle w:val="FootnoteReference"/>
        </w:rPr>
        <w:footnoteRef/>
      </w:r>
      <w:r>
        <w:t xml:space="preserve"> [JS] “assembly”</w:t>
      </w:r>
    </w:p>
  </w:footnote>
  <w:footnote w:id="870">
    <w:p w14:paraId="0C277B75" w14:textId="51E0F674" w:rsidR="00325E43" w:rsidRDefault="00325E43" w:rsidP="007039A0">
      <w:pPr>
        <w:pStyle w:val="footnote"/>
      </w:pPr>
      <w:r>
        <w:rPr>
          <w:rStyle w:val="FootnoteReference"/>
        </w:rPr>
        <w:footnoteRef/>
      </w:r>
      <w:r>
        <w:t xml:space="preserve"> [JS] Coptic has “in the chorus”</w:t>
      </w:r>
    </w:p>
  </w:footnote>
  <w:footnote w:id="871">
    <w:p w14:paraId="195C17E1" w14:textId="7FE4BA09" w:rsidR="00325E43" w:rsidRDefault="00325E43" w:rsidP="00704A33">
      <w:pPr>
        <w:pStyle w:val="footnote"/>
      </w:pPr>
      <w:r>
        <w:rPr>
          <w:rStyle w:val="FootnoteReference"/>
        </w:rPr>
        <w:footnoteRef/>
      </w:r>
      <w:r>
        <w:t xml:space="preserve"> [JS] Fr. Athanasius has “exalt,” See the Liturgy of Mesori 26)</w:t>
      </w:r>
    </w:p>
  </w:footnote>
  <w:footnote w:id="872">
    <w:p w14:paraId="7329AB19" w14:textId="77777777" w:rsidR="00325E43" w:rsidRDefault="00325E43" w:rsidP="00F258B1">
      <w:pPr>
        <w:pStyle w:val="footnote"/>
      </w:pPr>
      <w:r>
        <w:rPr>
          <w:rStyle w:val="FootnoteReference"/>
        </w:rPr>
        <w:footnoteRef/>
      </w:r>
      <w:r>
        <w:t xml:space="preserve"> two-edged sword: praise which conquers Amalek (St. Chrysostom).</w:t>
      </w:r>
    </w:p>
  </w:footnote>
  <w:footnote w:id="873">
    <w:p w14:paraId="2095C32A" w14:textId="77777777" w:rsidR="00325E43" w:rsidRDefault="00325E43" w:rsidP="00F258B1">
      <w:pPr>
        <w:pStyle w:val="footnote"/>
      </w:pPr>
      <w:r>
        <w:rPr>
          <w:rStyle w:val="FootnoteReference"/>
        </w:rPr>
        <w:footnoteRef/>
      </w:r>
      <w:r>
        <w:t xml:space="preserve"> ‘Holiness of life is the mother of glory’ (St Theodoret).</w:t>
      </w:r>
    </w:p>
  </w:footnote>
  <w:footnote w:id="874">
    <w:p w14:paraId="4C5EFC08" w14:textId="6D588D58" w:rsidR="00325E43" w:rsidRDefault="00325E43" w:rsidP="00AE5C5A">
      <w:pPr>
        <w:pStyle w:val="footnote"/>
      </w:pPr>
      <w:r>
        <w:rPr>
          <w:rStyle w:val="FootnoteReference"/>
        </w:rPr>
        <w:footnoteRef/>
      </w:r>
      <w:r>
        <w:t xml:space="preserve"> [JS] variant reading, “harp and lyre”</w:t>
      </w:r>
    </w:p>
  </w:footnote>
  <w:footnote w:id="875">
    <w:p w14:paraId="34B39967" w14:textId="081DCB3D" w:rsidR="00325E43" w:rsidRDefault="00325E4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25E43" w:rsidRDefault="00325E4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25E43" w:rsidRDefault="00325E43" w:rsidP="00865C59">
      <w:pPr>
        <w:pStyle w:val="footnote"/>
      </w:pPr>
      <w:r>
        <w:rPr>
          <w:rStyle w:val="FootnoteReference"/>
        </w:rPr>
        <w:footnoteRef/>
      </w:r>
      <w:r>
        <w:t xml:space="preserve"> Or “Spirit”</w:t>
      </w:r>
    </w:p>
  </w:footnote>
  <w:footnote w:id="878">
    <w:p w14:paraId="296DD30B" w14:textId="77777777" w:rsidR="00325E43" w:rsidRDefault="00325E4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25E43" w:rsidRDefault="00325E43" w:rsidP="00344A59">
      <w:pPr>
        <w:pStyle w:val="footnote"/>
      </w:pPr>
      <w:r>
        <w:rPr>
          <w:rStyle w:val="FootnoteReference"/>
        </w:rPr>
        <w:footnoteRef/>
      </w:r>
      <w:r>
        <w:t xml:space="preserve"> The “alleluia” in each vs is inserted into each verse of the Psalm</w:t>
      </w:r>
    </w:p>
  </w:footnote>
  <w:footnote w:id="880">
    <w:p w14:paraId="1F1613E0" w14:textId="77777777" w:rsidR="00325E43" w:rsidRDefault="00325E4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25E43" w:rsidRDefault="00325E43" w:rsidP="00A7333E">
      <w:pPr>
        <w:pStyle w:val="footnote"/>
      </w:pPr>
      <w:r>
        <w:rPr>
          <w:rStyle w:val="FootnoteReference"/>
        </w:rPr>
        <w:footnoteRef/>
      </w:r>
      <w:r>
        <w:t xml:space="preserve"> Do obiesance</w:t>
      </w:r>
    </w:p>
  </w:footnote>
  <w:footnote w:id="882">
    <w:p w14:paraId="109CBDA9" w14:textId="77777777" w:rsidR="00325E43" w:rsidRDefault="00325E43" w:rsidP="00A7333E">
      <w:pPr>
        <w:pStyle w:val="footnote"/>
      </w:pPr>
      <w:r>
        <w:rPr>
          <w:rStyle w:val="FootnoteReference"/>
        </w:rPr>
        <w:footnoteRef/>
      </w:r>
      <w:r>
        <w:t xml:space="preserve"> Literally, “horn”</w:t>
      </w:r>
    </w:p>
  </w:footnote>
  <w:footnote w:id="883">
    <w:p w14:paraId="6824A765" w14:textId="77777777" w:rsidR="00325E43" w:rsidRDefault="00325E43" w:rsidP="00A7333E">
      <w:pPr>
        <w:pStyle w:val="footnote"/>
      </w:pPr>
      <w:r>
        <w:rPr>
          <w:rStyle w:val="FootnoteReference"/>
        </w:rPr>
        <w:footnoteRef/>
      </w:r>
      <w:r>
        <w:t xml:space="preserve"> Or, “ways”</w:t>
      </w:r>
    </w:p>
  </w:footnote>
  <w:footnote w:id="884">
    <w:p w14:paraId="6136C7AC" w14:textId="77777777" w:rsidR="00325E43" w:rsidRDefault="00325E43" w:rsidP="00A7333E">
      <w:pPr>
        <w:pStyle w:val="footnote"/>
      </w:pPr>
      <w:r>
        <w:rPr>
          <w:rStyle w:val="FootnoteReference"/>
        </w:rPr>
        <w:footnoteRef/>
      </w:r>
      <w:r>
        <w:t xml:space="preserve"> Literally, “exalt the horn”</w:t>
      </w:r>
    </w:p>
  </w:footnote>
  <w:footnote w:id="885">
    <w:p w14:paraId="0D97069A" w14:textId="77777777" w:rsidR="00325E43" w:rsidRDefault="00325E43" w:rsidP="00A7333E">
      <w:pPr>
        <w:pStyle w:val="footnote"/>
      </w:pPr>
      <w:r>
        <w:rPr>
          <w:rStyle w:val="FootnoteReference"/>
        </w:rPr>
        <w:footnoteRef/>
      </w:r>
      <w:r>
        <w:t xml:space="preserve"> Or “christs”</w:t>
      </w:r>
    </w:p>
  </w:footnote>
  <w:footnote w:id="886">
    <w:p w14:paraId="75E4F1BF" w14:textId="77777777" w:rsidR="00325E43" w:rsidRDefault="00325E43" w:rsidP="00A7333E">
      <w:pPr>
        <w:pStyle w:val="footnote"/>
      </w:pPr>
      <w:r>
        <w:rPr>
          <w:rStyle w:val="FootnoteReference"/>
        </w:rPr>
        <w:footnoteRef/>
      </w:r>
      <w:r>
        <w:t xml:space="preserve"> Or “workers of iniquity”</w:t>
      </w:r>
    </w:p>
  </w:footnote>
  <w:footnote w:id="887">
    <w:p w14:paraId="6B1B283E" w14:textId="77777777" w:rsidR="00325E43" w:rsidRDefault="00325E4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25E43" w:rsidRDefault="00325E43" w:rsidP="00A7333E">
      <w:pPr>
        <w:pStyle w:val="footnote"/>
      </w:pPr>
      <w:r>
        <w:rPr>
          <w:rStyle w:val="FootnoteReference"/>
        </w:rPr>
        <w:footnoteRef/>
      </w:r>
      <w:r>
        <w:t xml:space="preserve"> or “blessing”</w:t>
      </w:r>
    </w:p>
  </w:footnote>
  <w:footnote w:id="889">
    <w:p w14:paraId="39CDECB8" w14:textId="77777777" w:rsidR="00325E43" w:rsidRDefault="00325E43" w:rsidP="00A7333E">
      <w:pPr>
        <w:pStyle w:val="footnote"/>
      </w:pPr>
      <w:r>
        <w:rPr>
          <w:rStyle w:val="FootnoteReference"/>
        </w:rPr>
        <w:footnoteRef/>
      </w:r>
      <w:r>
        <w:t xml:space="preserve"> Or “Thy holy Name we do utter”</w:t>
      </w:r>
    </w:p>
  </w:footnote>
  <w:footnote w:id="890">
    <w:p w14:paraId="2BFF308D" w14:textId="77777777" w:rsidR="00325E43" w:rsidRDefault="00325E43" w:rsidP="00A7333E">
      <w:pPr>
        <w:pStyle w:val="footnote"/>
      </w:pPr>
      <w:r>
        <w:rPr>
          <w:rStyle w:val="FootnoteReference"/>
        </w:rPr>
        <w:footnoteRef/>
      </w:r>
      <w:r>
        <w:t xml:space="preserve"> Or “May it be so, Lord!”</w:t>
      </w:r>
    </w:p>
  </w:footnote>
  <w:footnote w:id="891">
    <w:p w14:paraId="7211B02A" w14:textId="77777777" w:rsidR="00325E43" w:rsidRDefault="00325E43" w:rsidP="008A378B">
      <w:pPr>
        <w:pStyle w:val="footnote"/>
      </w:pPr>
      <w:r>
        <w:rPr>
          <w:rStyle w:val="FootnoteReference"/>
        </w:rPr>
        <w:footnoteRef/>
      </w:r>
      <w:r>
        <w:t xml:space="preserve"> Or “thankfully confess You with praise”</w:t>
      </w:r>
    </w:p>
  </w:footnote>
  <w:footnote w:id="892">
    <w:p w14:paraId="693B122B" w14:textId="28D696D4" w:rsidR="00325E43" w:rsidRDefault="00325E4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25E43" w:rsidRDefault="00325E43" w:rsidP="00A7333E">
      <w:pPr>
        <w:pStyle w:val="footnote"/>
      </w:pPr>
      <w:r>
        <w:rPr>
          <w:rStyle w:val="FootnoteReference"/>
        </w:rPr>
        <w:footnoteRef/>
      </w:r>
      <w:r>
        <w:t xml:space="preserve"> Latria</w:t>
      </w:r>
    </w:p>
  </w:footnote>
  <w:footnote w:id="894">
    <w:p w14:paraId="6A1BE515" w14:textId="5E13A526" w:rsidR="00325E43" w:rsidRDefault="00325E43" w:rsidP="00426715">
      <w:pPr>
        <w:pStyle w:val="footnote"/>
      </w:pPr>
      <w:r>
        <w:rPr>
          <w:rStyle w:val="FootnoteReference"/>
        </w:rPr>
        <w:footnoteRef/>
      </w:r>
      <w:r>
        <w:t xml:space="preserve"> Or, “Sing a hymn to Him, and exalt Him beyond measure unto the ages.”</w:t>
      </w:r>
    </w:p>
  </w:footnote>
  <w:footnote w:id="895">
    <w:p w14:paraId="68D0AB21" w14:textId="61EA66CA" w:rsidR="00325E43" w:rsidRDefault="00325E43" w:rsidP="00426715">
      <w:pPr>
        <w:pStyle w:val="footnote"/>
      </w:pPr>
      <w:r>
        <w:rPr>
          <w:rStyle w:val="FootnoteReference"/>
        </w:rPr>
        <w:footnoteRef/>
      </w:r>
      <w:r>
        <w:t xml:space="preserve"> This verse is lacking in the Greek.</w:t>
      </w:r>
    </w:p>
  </w:footnote>
  <w:footnote w:id="896">
    <w:p w14:paraId="26544D11" w14:textId="10502CC8" w:rsidR="00325E43" w:rsidRDefault="00325E4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25E43" w:rsidRDefault="00325E43" w:rsidP="007757C9">
      <w:pPr>
        <w:pStyle w:val="footnote"/>
      </w:pPr>
      <w:r>
        <w:rPr>
          <w:rStyle w:val="FootnoteReference"/>
        </w:rPr>
        <w:footnoteRef/>
      </w:r>
      <w:r>
        <w:t xml:space="preserve"> Greek has “sea-monsters”</w:t>
      </w:r>
    </w:p>
  </w:footnote>
  <w:footnote w:id="898">
    <w:p w14:paraId="0ECD7B50" w14:textId="7593729A" w:rsidR="00325E43" w:rsidRDefault="00325E43" w:rsidP="007757C9">
      <w:pPr>
        <w:pStyle w:val="footnote"/>
      </w:pPr>
      <w:r>
        <w:rPr>
          <w:rStyle w:val="FootnoteReference"/>
        </w:rPr>
        <w:footnoteRef/>
      </w:r>
      <w:r>
        <w:t xml:space="preserve"> [] not found in Gk.</w:t>
      </w:r>
    </w:p>
  </w:footnote>
  <w:footnote w:id="899">
    <w:p w14:paraId="0A00818E" w14:textId="6F9A1D3E" w:rsidR="00325E43" w:rsidRDefault="00325E4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25E43" w:rsidRDefault="00325E4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25E43" w:rsidRDefault="00325E43" w:rsidP="003758F4">
      <w:pPr>
        <w:pStyle w:val="footnote"/>
      </w:pPr>
      <w:r>
        <w:rPr>
          <w:rStyle w:val="FootnoteReference"/>
        </w:rPr>
        <w:footnoteRef/>
      </w:r>
      <w:r>
        <w:t xml:space="preserve"> Or, “Sing a hymn to Him, and exalt Him beyond measure unto the ages.”</w:t>
      </w:r>
    </w:p>
  </w:footnote>
  <w:footnote w:id="902">
    <w:p w14:paraId="3AF01027" w14:textId="77777777" w:rsidR="00325E43" w:rsidRDefault="00325E4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25E43" w:rsidRDefault="00325E43" w:rsidP="003758F4">
      <w:pPr>
        <w:pStyle w:val="footnote"/>
      </w:pPr>
      <w:r>
        <w:rPr>
          <w:rStyle w:val="FootnoteReference"/>
        </w:rPr>
        <w:footnoteRef/>
      </w:r>
      <w:r>
        <w:t xml:space="preserve"> [] not found in Gk.</w:t>
      </w:r>
    </w:p>
  </w:footnote>
  <w:footnote w:id="904">
    <w:p w14:paraId="3D357C32" w14:textId="77777777" w:rsidR="00325E43" w:rsidRDefault="00325E4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25E43" w:rsidRPr="008D5F3D" w:rsidRDefault="00325E43" w:rsidP="008D5F3D">
      <w:pPr>
        <w:pStyle w:val="footnote"/>
      </w:pPr>
      <w:r>
        <w:rPr>
          <w:rStyle w:val="FootnoteReference"/>
        </w:rPr>
        <w:footnoteRef/>
      </w:r>
      <w:r>
        <w:t xml:space="preserve"> [JS] Greek has “stars and light,” while Coptic has “stars of light”</w:t>
      </w:r>
    </w:p>
  </w:footnote>
  <w:footnote w:id="908">
    <w:p w14:paraId="6888EF75" w14:textId="7291EAAC" w:rsidR="00325E43" w:rsidRDefault="00325E43" w:rsidP="00A17656">
      <w:pPr>
        <w:pStyle w:val="footnote"/>
      </w:pPr>
      <w:r>
        <w:rPr>
          <w:rStyle w:val="FootnoteReference"/>
        </w:rPr>
        <w:footnoteRef/>
      </w:r>
      <w:r>
        <w:t xml:space="preserve"> [JS] Gk has “confession/praise of Him is in the earth and heaven”</w:t>
      </w:r>
    </w:p>
  </w:footnote>
  <w:footnote w:id="909">
    <w:p w14:paraId="0C9270F2" w14:textId="14BEF321" w:rsidR="00325E43" w:rsidRDefault="00325E43" w:rsidP="00A17656">
      <w:pPr>
        <w:pStyle w:val="footnote"/>
      </w:pPr>
      <w:r>
        <w:rPr>
          <w:rStyle w:val="FootnoteReference"/>
        </w:rPr>
        <w:footnoteRef/>
      </w:r>
      <w:r>
        <w:t xml:space="preserve"> [JS] literally, “And He will exalt the horn of His people”</w:t>
      </w:r>
    </w:p>
  </w:footnote>
  <w:footnote w:id="910">
    <w:p w14:paraId="2890F7AF" w14:textId="127DC52C" w:rsidR="00325E43" w:rsidRDefault="00325E4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25E43" w:rsidRDefault="00325E43" w:rsidP="00680B91">
      <w:pPr>
        <w:pStyle w:val="footnote"/>
      </w:pPr>
      <w:r>
        <w:rPr>
          <w:rStyle w:val="FootnoteReference"/>
        </w:rPr>
        <w:footnoteRef/>
      </w:r>
      <w:r>
        <w:t xml:space="preserve"> Latria</w:t>
      </w:r>
    </w:p>
  </w:footnote>
  <w:footnote w:id="912">
    <w:p w14:paraId="690DC348"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25E43" w:rsidRDefault="00325E4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25E43"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25E43" w:rsidRPr="00260CA9"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25E43" w:rsidRDefault="00325E4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25E43" w:rsidRPr="00B021F8" w:rsidRDefault="00325E4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25E43" w:rsidRDefault="00325E4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25E43" w:rsidRDefault="00325E43">
      <w:pPr>
        <w:pStyle w:val="FootnoteText"/>
      </w:pPr>
      <w:r>
        <w:rPr>
          <w:rStyle w:val="FootnoteReference"/>
        </w:rPr>
        <w:footnoteRef/>
      </w:r>
      <w:r>
        <w:t xml:space="preserve"> Acts 7:60</w:t>
      </w:r>
    </w:p>
  </w:footnote>
  <w:footnote w:id="926">
    <w:p w14:paraId="66841CA4" w14:textId="77777777" w:rsidR="00325E43" w:rsidRDefault="00325E4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25E43" w:rsidRDefault="00325E4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25E43" w:rsidRDefault="00325E43">
      <w:pPr>
        <w:pStyle w:val="footnote"/>
        <w:rPr>
          <w:ins w:id="1155" w:author="Brett Slote" w:date="2011-07-21T19:13:00Z"/>
        </w:rPr>
        <w:pPrChange w:id="1156" w:author="Brett Slote" w:date="2011-07-21T20:05:00Z">
          <w:pPr>
            <w:pStyle w:val="FootnoteText"/>
          </w:pPr>
        </w:pPrChange>
      </w:pPr>
      <w:ins w:id="1157" w:author="Brett Slote" w:date="2011-07-21T19:13:00Z">
        <w:r>
          <w:rPr>
            <w:rStyle w:val="FootnoteReference"/>
          </w:rPr>
          <w:footnoteRef/>
        </w:r>
        <w:r>
          <w:t xml:space="preserve"> Numbers 12:7-8</w:t>
        </w:r>
      </w:ins>
    </w:p>
  </w:footnote>
  <w:footnote w:id="929">
    <w:p w14:paraId="7099EBEB" w14:textId="77777777" w:rsidR="00325E43" w:rsidRDefault="00325E43">
      <w:pPr>
        <w:pStyle w:val="footnote"/>
        <w:rPr>
          <w:ins w:id="1158" w:author="Brett Slote" w:date="2011-07-21T19:13:00Z"/>
        </w:rPr>
        <w:pPrChange w:id="1159" w:author="Brett Slote" w:date="2011-07-21T20:05:00Z">
          <w:pPr>
            <w:pStyle w:val="FootnoteText"/>
          </w:pPr>
        </w:pPrChange>
      </w:pPr>
      <w:ins w:id="1160" w:author="Brett Slote" w:date="2011-07-21T19:13:00Z">
        <w:r>
          <w:rPr>
            <w:rStyle w:val="FootnoteReference"/>
          </w:rPr>
          <w:footnoteRef/>
        </w:r>
        <w:r>
          <w:t xml:space="preserve"> Exodus 28:1</w:t>
        </w:r>
      </w:ins>
    </w:p>
  </w:footnote>
  <w:footnote w:id="930">
    <w:p w14:paraId="5BFC95F9" w14:textId="77777777" w:rsidR="00325E43" w:rsidRDefault="00325E43">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Matthew 16:18</w:t>
        </w:r>
      </w:ins>
    </w:p>
  </w:footnote>
  <w:footnote w:id="931">
    <w:p w14:paraId="04125830" w14:textId="77777777" w:rsidR="00325E43" w:rsidRDefault="00325E43">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Psalms 110:4, Hebrews 5:6,10</w:t>
        </w:r>
      </w:ins>
    </w:p>
  </w:footnote>
  <w:footnote w:id="932">
    <w:p w14:paraId="4ECDDE09" w14:textId="77777777" w:rsidR="00325E43" w:rsidRDefault="00325E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25E43" w:rsidRDefault="00325E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25E43" w:rsidRDefault="00325E43" w:rsidP="00C0205C">
      <w:pPr>
        <w:pStyle w:val="footnote"/>
      </w:pPr>
      <w:r>
        <w:rPr>
          <w:rStyle w:val="FootnoteReference"/>
          <w:rFonts w:eastAsiaTheme="majorEastAsia"/>
        </w:rPr>
        <w:footnoteRef/>
      </w:r>
      <w:r>
        <w:t xml:space="preserve"> Ps 72:10</w:t>
      </w:r>
    </w:p>
  </w:footnote>
  <w:footnote w:id="935">
    <w:p w14:paraId="73200F36" w14:textId="77777777" w:rsidR="00325E43" w:rsidRDefault="00325E43">
      <w:pPr>
        <w:pStyle w:val="FootnoteText"/>
      </w:pPr>
      <w:r>
        <w:rPr>
          <w:rStyle w:val="FootnoteReference"/>
        </w:rPr>
        <w:footnoteRef/>
      </w:r>
      <w:r>
        <w:t xml:space="preserve"> Pope Dioscorus can but substituted here to use this doxology on his feast.</w:t>
      </w:r>
    </w:p>
  </w:footnote>
  <w:footnote w:id="936">
    <w:p w14:paraId="6EE19208" w14:textId="77777777" w:rsidR="00325E43" w:rsidRDefault="00325E43" w:rsidP="008B74E6">
      <w:pPr>
        <w:pStyle w:val="footnote"/>
      </w:pPr>
      <w:r>
        <w:rPr>
          <w:rStyle w:val="FootnoteReference"/>
        </w:rPr>
        <w:footnoteRef/>
      </w:r>
      <w:r>
        <w:t xml:space="preserve"> Taken from Byzantine rite hymns in 2016.</w:t>
      </w:r>
    </w:p>
  </w:footnote>
  <w:footnote w:id="937">
    <w:p w14:paraId="10C81BCA" w14:textId="32EF878B" w:rsidR="00325E43" w:rsidRDefault="00325E43" w:rsidP="008B74E6">
      <w:pPr>
        <w:pStyle w:val="footnote"/>
      </w:pPr>
      <w:r>
        <w:rPr>
          <w:rStyle w:val="FootnoteReference"/>
        </w:rPr>
        <w:footnoteRef/>
      </w:r>
      <w:r>
        <w:t xml:space="preserve"> Taken from Byzantine rite hymns in 2016.</w:t>
      </w:r>
    </w:p>
  </w:footnote>
  <w:footnote w:id="938">
    <w:p w14:paraId="2FF46E46" w14:textId="77777777" w:rsidR="00325E43" w:rsidRDefault="00325E43" w:rsidP="003D4209">
      <w:pPr>
        <w:pStyle w:val="footnote"/>
      </w:pPr>
      <w:r>
        <w:rPr>
          <w:rStyle w:val="FootnoteReference"/>
        </w:rPr>
        <w:footnoteRef/>
      </w:r>
      <w:r>
        <w:t xml:space="preserve"> Dan 12:3</w:t>
      </w:r>
    </w:p>
  </w:footnote>
  <w:footnote w:id="939">
    <w:p w14:paraId="4F373D62" w14:textId="77777777" w:rsidR="00325E43" w:rsidRDefault="00325E4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25E43" w:rsidRDefault="00325E4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25E43" w:rsidRDefault="00325E43">
      <w:pPr>
        <w:pStyle w:val="FootnoteText"/>
      </w:pPr>
      <w:r>
        <w:rPr>
          <w:rStyle w:val="FootnoteReference"/>
        </w:rPr>
        <w:footnoteRef/>
      </w:r>
      <w:r>
        <w:t xml:space="preserve"> Rev 4:6</w:t>
      </w:r>
    </w:p>
  </w:footnote>
  <w:footnote w:id="942">
    <w:p w14:paraId="474C3AF6" w14:textId="77777777" w:rsidR="00325E43" w:rsidRDefault="00325E43" w:rsidP="00C14556">
      <w:pPr>
        <w:pStyle w:val="footnote"/>
        <w:rPr>
          <w:ins w:id="1275" w:author="Brett Slote" w:date="2011-07-19T15:43:00Z"/>
        </w:rPr>
      </w:pPr>
      <w:ins w:id="1276" w:author="Brett Slote" w:date="2011-07-19T15:43:00Z">
        <w:r>
          <w:rPr>
            <w:rStyle w:val="FootnoteReference"/>
          </w:rPr>
          <w:footnoteRef/>
        </w:r>
        <w:r>
          <w:t xml:space="preserve"> or supplications/intercessions</w:t>
        </w:r>
      </w:ins>
    </w:p>
  </w:footnote>
  <w:footnote w:id="943">
    <w:p w14:paraId="527ECCCD" w14:textId="77777777" w:rsidR="00325E43" w:rsidRDefault="00325E43">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25E43" w:rsidRDefault="00325E43">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25E43" w:rsidRDefault="00325E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25E43" w:rsidRDefault="00325E4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25E43" w:rsidRDefault="00325E4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25E43" w:rsidRDefault="00325E43" w:rsidP="00935F13">
      <w:pPr>
        <w:pStyle w:val="footnote"/>
      </w:pPr>
      <w:r>
        <w:rPr>
          <w:rStyle w:val="FootnoteReference"/>
        </w:rPr>
        <w:footnoteRef/>
      </w:r>
      <w:r>
        <w:t xml:space="preserve"> Rev 4:4</w:t>
      </w:r>
    </w:p>
  </w:footnote>
  <w:footnote w:id="949">
    <w:p w14:paraId="70D69B5E" w14:textId="77777777" w:rsidR="00325E43" w:rsidRDefault="00325E43" w:rsidP="00935F13">
      <w:pPr>
        <w:pStyle w:val="footnote"/>
      </w:pPr>
      <w:r>
        <w:rPr>
          <w:rStyle w:val="FootnoteReference"/>
        </w:rPr>
        <w:footnoteRef/>
      </w:r>
      <w:r>
        <w:t xml:space="preserve"> Rev 5:8</w:t>
      </w:r>
    </w:p>
  </w:footnote>
  <w:footnote w:id="950">
    <w:p w14:paraId="741347AD" w14:textId="77777777" w:rsidR="00325E43" w:rsidRDefault="00325E43">
      <w:pPr>
        <w:pStyle w:val="footnote"/>
        <w:rPr>
          <w:ins w:id="1312" w:author="Brett Slote" w:date="2011-07-19T18:33:00Z"/>
        </w:rPr>
        <w:pPrChange w:id="1313" w:author="Brett Slote" w:date="2011-07-21T19:58:00Z">
          <w:pPr>
            <w:pStyle w:val="FootnoteText"/>
          </w:pPr>
        </w:pPrChange>
      </w:pPr>
      <w:ins w:id="1314" w:author="Brett Slote" w:date="2011-07-19T18:33:00Z">
        <w:r w:rsidRPr="00C96A85">
          <w:rPr>
            <w:rStyle w:val="FootnoteReference"/>
            <w:vertAlign w:val="baseline"/>
          </w:rPr>
          <w:footnoteRef/>
        </w:r>
        <w:r w:rsidRPr="00C96A85">
          <w:t xml:space="preserve"> Ephesians 6:11</w:t>
        </w:r>
      </w:ins>
      <w:r>
        <w:t xml:space="preserve"> </w:t>
      </w:r>
      <w:ins w:id="1315" w:author="Brett Slote" w:date="2011-07-19T18:33:00Z">
        <w:r w:rsidRPr="00C96A85">
          <w:t>(Literally: “all the girding”)</w:t>
        </w:r>
      </w:ins>
    </w:p>
  </w:footnote>
  <w:footnote w:id="951">
    <w:p w14:paraId="22B1B2A8" w14:textId="77777777" w:rsidR="00325E43" w:rsidRDefault="00325E43">
      <w:pPr>
        <w:pStyle w:val="footnote"/>
        <w:rPr>
          <w:ins w:id="1318" w:author="Brett Slote" w:date="2011-07-19T18:34:00Z"/>
        </w:rPr>
        <w:pPrChange w:id="1319" w:author="Brett Slote" w:date="2011-07-21T19:58:00Z">
          <w:pPr>
            <w:pStyle w:val="FootnoteText"/>
          </w:pPr>
        </w:pPrChange>
      </w:pPr>
      <w:ins w:id="1320" w:author="Brett Slote" w:date="2011-07-19T18:34:00Z">
        <w:r>
          <w:rPr>
            <w:rStyle w:val="FootnoteReference"/>
          </w:rPr>
          <w:footnoteRef/>
        </w:r>
        <w:r>
          <w:t xml:space="preserve"> Col 3:1</w:t>
        </w:r>
      </w:ins>
    </w:p>
  </w:footnote>
  <w:footnote w:id="952">
    <w:p w14:paraId="2F80CBFF"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4">
    <w:p w14:paraId="515A707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5">
    <w:p w14:paraId="11CE8A3A"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40B3C553"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161FA5C9" w14:textId="726A1A97" w:rsidR="00325E43" w:rsidRDefault="00325E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8">
    <w:p w14:paraId="5727BFD3" w14:textId="77777777" w:rsidR="00325E43" w:rsidRDefault="00325E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9">
    <w:p w14:paraId="5AA889F2" w14:textId="77777777" w:rsidR="00325E43" w:rsidRDefault="00325E43">
      <w:pPr>
        <w:pStyle w:val="footnote"/>
        <w:rPr>
          <w:ins w:id="1368" w:author="Brett Slote" w:date="2011-07-21T19:00:00Z"/>
        </w:rPr>
        <w:pPrChange w:id="1369" w:author="Brett Slote" w:date="2011-07-21T20:03:00Z">
          <w:pPr>
            <w:pStyle w:val="FootnoteText"/>
          </w:pPr>
        </w:pPrChange>
      </w:pPr>
      <w:ins w:id="1370" w:author="Brett Slote" w:date="2011-07-21T19:00:00Z">
        <w:r>
          <w:rPr>
            <w:rStyle w:val="FootnoteReference"/>
          </w:rPr>
          <w:footnoteRef/>
        </w:r>
        <w:r>
          <w:t xml:space="preserve"> Need to do some research into the name of this man in English</w:t>
        </w:r>
      </w:ins>
    </w:p>
  </w:footnote>
  <w:footnote w:id="960">
    <w:p w14:paraId="4DD173AD" w14:textId="50F9B05A" w:rsidR="00325E43" w:rsidRDefault="00325E43" w:rsidP="00B52F78">
      <w:pPr>
        <w:pStyle w:val="footnote"/>
      </w:pPr>
      <w:r>
        <w:rPr>
          <w:rStyle w:val="FootnoteReference"/>
        </w:rPr>
        <w:footnoteRef/>
      </w:r>
      <w:r>
        <w:t xml:space="preserve"> Though not found on the Coptic Calendar, as one of the 318 gathered at Nicaea, it is fitting to venerate St. Spyridon.</w:t>
      </w:r>
    </w:p>
  </w:footnote>
  <w:footnote w:id="961">
    <w:p w14:paraId="0EC0EB26" w14:textId="77777777" w:rsidR="00325E43" w:rsidRDefault="00325E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2">
    <w:p w14:paraId="1A09C94E" w14:textId="77777777" w:rsidR="00325E43" w:rsidRDefault="00325E43" w:rsidP="00073003">
      <w:pPr>
        <w:pStyle w:val="footnote"/>
      </w:pPr>
      <w:r>
        <w:rPr>
          <w:rStyle w:val="FootnoteReference"/>
        </w:rPr>
        <w:footnoteRef/>
      </w:r>
      <w:r>
        <w:t xml:space="preserve"> Revelation 7:2</w:t>
      </w:r>
    </w:p>
  </w:footnote>
  <w:footnote w:id="963">
    <w:p w14:paraId="047C672B" w14:textId="77777777" w:rsidR="00325E43" w:rsidRDefault="00325E43" w:rsidP="00073003">
      <w:pPr>
        <w:pStyle w:val="footnote"/>
      </w:pPr>
      <w:r>
        <w:rPr>
          <w:rStyle w:val="FootnoteReference"/>
        </w:rPr>
        <w:footnoteRef/>
      </w:r>
      <w:r>
        <w:t xml:space="preserve"> Revelation 7:3</w:t>
      </w:r>
    </w:p>
  </w:footnote>
  <w:footnote w:id="964">
    <w:p w14:paraId="338E8815" w14:textId="77777777" w:rsidR="00325E43" w:rsidRDefault="00325E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5">
    <w:p w14:paraId="7E074E97" w14:textId="77777777" w:rsidR="00325E43" w:rsidRDefault="00325E43" w:rsidP="00BC160E">
      <w:pPr>
        <w:pStyle w:val="footnote"/>
      </w:pPr>
      <w:r>
        <w:rPr>
          <w:rStyle w:val="FootnoteReference"/>
        </w:rPr>
        <w:footnoteRef/>
      </w:r>
      <w:r>
        <w:t xml:space="preserve"> John 13:25</w:t>
      </w:r>
    </w:p>
  </w:footnote>
  <w:footnote w:id="966">
    <w:p w14:paraId="0E087572" w14:textId="27E962C9" w:rsidR="00325E43" w:rsidRDefault="00325E4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7">
    <w:p w14:paraId="795EE333" w14:textId="77777777" w:rsidR="00325E43" w:rsidRDefault="00325E43" w:rsidP="00B53E05">
      <w:pPr>
        <w:pStyle w:val="footnote"/>
      </w:pPr>
      <w:r>
        <w:rPr>
          <w:rStyle w:val="FootnoteReference"/>
        </w:rPr>
        <w:footnoteRef/>
      </w:r>
      <w:r>
        <w:t xml:space="preserve"> Normally reserved for the Theotokos.</w:t>
      </w:r>
    </w:p>
  </w:footnote>
  <w:footnote w:id="968">
    <w:p w14:paraId="483F0E8B" w14:textId="77777777" w:rsidR="00325E43" w:rsidRDefault="00325E43" w:rsidP="00B53E05">
      <w:pPr>
        <w:pStyle w:val="footnote"/>
      </w:pPr>
      <w:r>
        <w:rPr>
          <w:rStyle w:val="FootnoteReference"/>
        </w:rPr>
        <w:footnoteRef/>
      </w:r>
      <w:r>
        <w:t xml:space="preserve"> The law of righteousness, not the Law of the Old Covenant.</w:t>
      </w:r>
    </w:p>
  </w:footnote>
  <w:footnote w:id="969">
    <w:p w14:paraId="361DBD71" w14:textId="77777777" w:rsidR="00325E43" w:rsidRDefault="00325E43" w:rsidP="00662600">
      <w:pPr>
        <w:pStyle w:val="footnote"/>
      </w:pPr>
      <w:r>
        <w:rPr>
          <w:rStyle w:val="FootnoteReference"/>
        </w:rPr>
        <w:footnoteRef/>
      </w:r>
      <w:r>
        <w:t xml:space="preserve"> Or image</w:t>
      </w:r>
    </w:p>
  </w:footnote>
  <w:footnote w:id="970">
    <w:p w14:paraId="2DF974D0" w14:textId="77777777" w:rsidR="00325E43" w:rsidRDefault="00325E43">
      <w:pPr>
        <w:pStyle w:val="footnote"/>
        <w:rPr>
          <w:ins w:id="1472" w:author="Brett Slote" w:date="2011-07-21T18:57:00Z"/>
        </w:rPr>
        <w:pPrChange w:id="1473" w:author="Brett Slote" w:date="2011-07-21T20:03:00Z">
          <w:pPr>
            <w:pStyle w:val="FootnoteText"/>
          </w:pPr>
        </w:pPrChange>
      </w:pPr>
      <w:ins w:id="1474" w:author="Brett Slote" w:date="2011-07-21T18:57:00Z">
        <w:r>
          <w:rPr>
            <w:rStyle w:val="FootnoteReference"/>
          </w:rPr>
          <w:footnoteRef/>
        </w:r>
        <w:r>
          <w:t xml:space="preserve"> Colossians 3:14</w:t>
        </w:r>
      </w:ins>
    </w:p>
  </w:footnote>
  <w:footnote w:id="971">
    <w:p w14:paraId="371983D9" w14:textId="0B3CAEFE" w:rsidR="00325E43" w:rsidRDefault="00325E43" w:rsidP="006035EE">
      <w:pPr>
        <w:pStyle w:val="footnote"/>
      </w:pPr>
      <w:r>
        <w:rPr>
          <w:rStyle w:val="FootnoteReference"/>
        </w:rPr>
        <w:footnoteRef/>
      </w:r>
      <w:r>
        <w:t xml:space="preserve"> Composed in A.D. 2016 in English for St. George’s Ministry to the British people.</w:t>
      </w:r>
    </w:p>
  </w:footnote>
  <w:footnote w:id="972">
    <w:p w14:paraId="56032475" w14:textId="77777777" w:rsidR="00325E43" w:rsidRDefault="00325E43" w:rsidP="00E22010">
      <w:pPr>
        <w:pStyle w:val="footnote"/>
      </w:pPr>
      <w:r>
        <w:rPr>
          <w:rStyle w:val="FootnoteReference"/>
        </w:rPr>
        <w:footnoteRef/>
      </w:r>
      <w:r>
        <w:t xml:space="preserve"> 2 Tim 4:7</w:t>
      </w:r>
    </w:p>
  </w:footnote>
  <w:footnote w:id="973">
    <w:p w14:paraId="519A6EA0" w14:textId="77777777" w:rsidR="00325E43" w:rsidRDefault="00325E43" w:rsidP="00E22010">
      <w:pPr>
        <w:pStyle w:val="footnote"/>
      </w:pPr>
      <w:r>
        <w:rPr>
          <w:rStyle w:val="FootnoteReference"/>
        </w:rPr>
        <w:footnoteRef/>
      </w:r>
      <w:r>
        <w:t xml:space="preserve"> 2 Tim 4:8</w:t>
      </w:r>
    </w:p>
  </w:footnote>
  <w:footnote w:id="974">
    <w:p w14:paraId="2C92CCF6" w14:textId="77777777" w:rsidR="00325E43" w:rsidRDefault="00325E43" w:rsidP="001779C0">
      <w:pPr>
        <w:pStyle w:val="footnote"/>
      </w:pPr>
      <w:r>
        <w:rPr>
          <w:rStyle w:val="FootnoteReference"/>
        </w:rPr>
        <w:footnoteRef/>
      </w:r>
      <w:r>
        <w:t xml:space="preserve"> Composed in Coptic and Arabic by H.G. Bishop Demetrius of Malawi circa A.D. 2000.</w:t>
      </w:r>
    </w:p>
  </w:footnote>
  <w:footnote w:id="975">
    <w:p w14:paraId="16CDD53B" w14:textId="77777777" w:rsidR="00325E43" w:rsidRDefault="00325E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6">
    <w:p w14:paraId="717A066E" w14:textId="77777777" w:rsidR="00325E43" w:rsidRDefault="00325E43">
      <w:pPr>
        <w:pStyle w:val="footnote"/>
        <w:rPr>
          <w:ins w:id="1537" w:author="Brett Slote" w:date="2011-07-21T18:45:00Z"/>
        </w:rPr>
        <w:pPrChange w:id="1538" w:author="Brett Slote" w:date="2011-07-21T20:01:00Z">
          <w:pPr>
            <w:pStyle w:val="FootnoteText"/>
          </w:pPr>
        </w:pPrChange>
      </w:pPr>
      <w:ins w:id="1539" w:author="Brett Slote" w:date="2011-07-21T18:45:00Z">
        <w:r>
          <w:rPr>
            <w:rStyle w:val="FootnoteReference"/>
          </w:rPr>
          <w:footnoteRef/>
        </w:r>
        <w:r>
          <w:t xml:space="preserve"> Daniel 12:3</w:t>
        </w:r>
      </w:ins>
    </w:p>
  </w:footnote>
  <w:footnote w:id="977">
    <w:p w14:paraId="7155AD88" w14:textId="77777777" w:rsidR="00325E43" w:rsidRDefault="00325E43">
      <w:pPr>
        <w:pStyle w:val="footnote"/>
        <w:rPr>
          <w:ins w:id="1540" w:author="Brett Slote" w:date="2011-07-21T18:46:00Z"/>
        </w:rPr>
        <w:pPrChange w:id="1541" w:author="Brett Slote" w:date="2011-07-21T20:01:00Z">
          <w:pPr>
            <w:pStyle w:val="FootnoteText"/>
          </w:pPr>
        </w:pPrChange>
      </w:pPr>
      <w:ins w:id="1542" w:author="Brett Slote" w:date="2011-07-21T18:46:00Z">
        <w:r>
          <w:rPr>
            <w:rStyle w:val="FootnoteReference"/>
          </w:rPr>
          <w:footnoteRef/>
        </w:r>
        <w:r>
          <w:t xml:space="preserve"> Literally: all you monastic folk</w:t>
        </w:r>
      </w:ins>
    </w:p>
  </w:footnote>
  <w:footnote w:id="978">
    <w:p w14:paraId="7EEF391B" w14:textId="77777777" w:rsidR="00325E43" w:rsidRDefault="00325E43">
      <w:pPr>
        <w:pStyle w:val="FootnoteText"/>
      </w:pPr>
      <w:r>
        <w:rPr>
          <w:rStyle w:val="FootnoteReference"/>
        </w:rPr>
        <w:footnoteRef/>
      </w:r>
      <w:r>
        <w:t xml:space="preserve"> Published by Abouna Matta El-Maskeen of St. Macarius’ Monastery.</w:t>
      </w:r>
    </w:p>
  </w:footnote>
  <w:footnote w:id="979">
    <w:p w14:paraId="6BC2BFA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0">
    <w:p w14:paraId="3A6EC701" w14:textId="77777777" w:rsidR="00325E43" w:rsidRDefault="00325E43" w:rsidP="00670C79">
      <w:pPr>
        <w:pStyle w:val="footnote"/>
      </w:pPr>
      <w:r>
        <w:rPr>
          <w:rStyle w:val="FootnoteReference"/>
        </w:rPr>
        <w:footnoteRef/>
      </w:r>
      <w:r>
        <w:t xml:space="preserve"> Modern day Ethiopia and Eritrea.</w:t>
      </w:r>
    </w:p>
  </w:footnote>
  <w:footnote w:id="981">
    <w:p w14:paraId="46D5577E" w14:textId="77777777" w:rsidR="00325E43" w:rsidRDefault="00325E43" w:rsidP="0047441D">
      <w:pPr>
        <w:pStyle w:val="footnote"/>
      </w:pPr>
      <w:r>
        <w:rPr>
          <w:rStyle w:val="FootnoteReference"/>
        </w:rPr>
        <w:footnoteRef/>
      </w:r>
      <w:r>
        <w:t xml:space="preserve"> St. F</w:t>
      </w:r>
      <w:r w:rsidRPr="006422C6">
        <w:t>rumentius</w:t>
      </w:r>
      <w:r>
        <w:t>, whom the Ethiopians called “Abune Selama.”</w:t>
      </w:r>
    </w:p>
  </w:footnote>
  <w:footnote w:id="982">
    <w:p w14:paraId="2F5E6ED4" w14:textId="52CEBBCB" w:rsidR="00325E43" w:rsidRDefault="00325E43" w:rsidP="00BD2B3F">
      <w:pPr>
        <w:pStyle w:val="footnote"/>
      </w:pPr>
      <w:r>
        <w:rPr>
          <w:rStyle w:val="FootnoteReference"/>
        </w:rPr>
        <w:footnoteRef/>
      </w:r>
      <w:r>
        <w:t xml:space="preserve"> Adapted from the hymn of St. Severus of Antioch, in 2015 in English.</w:t>
      </w:r>
    </w:p>
  </w:footnote>
  <w:footnote w:id="983">
    <w:p w14:paraId="018A465B" w14:textId="77777777" w:rsidR="00325E43" w:rsidRDefault="00325E43">
      <w:pPr>
        <w:pStyle w:val="footnote"/>
        <w:rPr>
          <w:ins w:id="1629" w:author="Brett Slote" w:date="2011-07-21T19:11:00Z"/>
        </w:rPr>
        <w:pPrChange w:id="1630" w:author="Brett Slote" w:date="2011-07-21T20:05:00Z">
          <w:pPr>
            <w:pStyle w:val="FootnoteText"/>
          </w:pPr>
        </w:pPrChange>
      </w:pPr>
      <w:ins w:id="1631" w:author="Brett Slote" w:date="2011-07-21T19:11:00Z">
        <w:r>
          <w:rPr>
            <w:rStyle w:val="FootnoteReference"/>
          </w:rPr>
          <w:footnoteRef/>
        </w:r>
        <w:r>
          <w:t xml:space="preserve"> Psalm 41:1</w:t>
        </w:r>
      </w:ins>
    </w:p>
  </w:footnote>
  <w:footnote w:id="984">
    <w:p w14:paraId="30B9D2C6" w14:textId="77777777" w:rsidR="00325E43" w:rsidRDefault="00325E4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5">
    <w:p w14:paraId="63D7B4DE" w14:textId="77777777" w:rsidR="00325E43" w:rsidRDefault="00325E4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6">
    <w:p w14:paraId="6542A42A" w14:textId="77777777" w:rsidR="00325E43" w:rsidRDefault="00325E4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7">
    <w:p w14:paraId="48A0DCFD" w14:textId="77777777" w:rsidR="00325E43" w:rsidRDefault="00325E43" w:rsidP="006D27E4">
      <w:pPr>
        <w:pStyle w:val="Footnote0"/>
      </w:pPr>
      <w:r>
        <w:rPr>
          <w:rStyle w:val="FootnoteReference"/>
        </w:rPr>
        <w:footnoteRef/>
      </w:r>
      <w:r>
        <w:t xml:space="preserve"> In modern day Libya</w:t>
      </w:r>
    </w:p>
  </w:footnote>
  <w:footnote w:id="988">
    <w:p w14:paraId="5E4AA7CE" w14:textId="77777777" w:rsidR="00325E43" w:rsidRDefault="00325E43">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Note that </w:t>
        </w:r>
        <w:r w:rsidRPr="003A78C2">
          <w:rPr>
            <w:rFonts w:ascii="CS Avva Shenouda" w:hAnsi="CS Avva Shenouda"/>
            <w:rPrChange w:id="1659" w:author="Brett Slote" w:date="2011-07-21T20:02:00Z">
              <w:rPr>
                <w:rFonts w:ascii="Antonious Normal" w:hAnsi="Antonious Normal"/>
              </w:rPr>
            </w:rPrChange>
          </w:rPr>
          <w:t>twou</w:t>
        </w:r>
        <w:r>
          <w:t xml:space="preserve"> is used as mountain and desert interchangeably in Coptic monastic literature</w:t>
        </w:r>
      </w:ins>
    </w:p>
  </w:footnote>
  <w:footnote w:id="989">
    <w:p w14:paraId="71147821" w14:textId="77777777" w:rsidR="00325E43" w:rsidRDefault="00325E43">
      <w:pPr>
        <w:pStyle w:val="footnote"/>
        <w:rPr>
          <w:ins w:id="1660" w:author="Brett Slote" w:date="2011-07-21T18:50:00Z"/>
        </w:rPr>
        <w:pPrChange w:id="1661" w:author="Brett Slote" w:date="2011-07-21T20:02:00Z">
          <w:pPr>
            <w:pStyle w:val="FootnoteText"/>
          </w:pPr>
        </w:pPrChange>
      </w:pPr>
      <w:ins w:id="1662" w:author="Brett Slote" w:date="2011-07-21T18:50:00Z">
        <w:r>
          <w:rPr>
            <w:rStyle w:val="FootnoteReference"/>
          </w:rPr>
          <w:footnoteRef/>
        </w:r>
        <w:r>
          <w:t xml:space="preserve"> US book has “travails of torment” – but it’s not possessive.</w:t>
        </w:r>
      </w:ins>
    </w:p>
  </w:footnote>
  <w:footnote w:id="990">
    <w:p w14:paraId="39517237" w14:textId="77777777" w:rsidR="00325E43" w:rsidRDefault="00325E43">
      <w:pPr>
        <w:pStyle w:val="footnote"/>
        <w:rPr>
          <w:ins w:id="1663" w:author="Brett Slote" w:date="2011-07-21T18:49:00Z"/>
        </w:rPr>
        <w:pPrChange w:id="1664" w:author="Brett Slote" w:date="2011-07-21T20:02:00Z">
          <w:pPr>
            <w:pStyle w:val="FootnoteText"/>
          </w:pPr>
        </w:pPrChange>
      </w:pPr>
      <w:ins w:id="1665" w:author="Brett Slote" w:date="2011-07-21T18:49:00Z">
        <w:r>
          <w:rPr>
            <w:rStyle w:val="FootnoteReference"/>
          </w:rPr>
          <w:footnoteRef/>
        </w:r>
        <w:r>
          <w:t xml:space="preserve"> 1 Peter 1:4</w:t>
        </w:r>
      </w:ins>
    </w:p>
  </w:footnote>
  <w:footnote w:id="991">
    <w:p w14:paraId="049774F0" w14:textId="77777777" w:rsidR="00325E43" w:rsidRDefault="00325E43" w:rsidP="00E77C68">
      <w:pPr>
        <w:pStyle w:val="footnote"/>
      </w:pPr>
      <w:r>
        <w:rPr>
          <w:rStyle w:val="FootnoteReference"/>
        </w:rPr>
        <w:footnoteRef/>
      </w:r>
      <w:r>
        <w:t xml:space="preserve"> The Coptic has “Three names, one God,” which is the heresy of modalism, and certainly was not said at Ephesus.</w:t>
      </w:r>
    </w:p>
  </w:footnote>
  <w:footnote w:id="992">
    <w:p w14:paraId="416DBD35" w14:textId="77777777" w:rsidR="00325E43" w:rsidRDefault="00325E43" w:rsidP="00E77C68">
      <w:pPr>
        <w:pStyle w:val="footnote"/>
      </w:pPr>
      <w:r>
        <w:rPr>
          <w:rStyle w:val="FootnoteReference"/>
        </w:rPr>
        <w:footnoteRef/>
      </w:r>
      <w:r>
        <w:t xml:space="preserve"> This line is heretical.</w:t>
      </w:r>
    </w:p>
  </w:footnote>
  <w:footnote w:id="993">
    <w:p w14:paraId="2A005F90" w14:textId="77777777" w:rsidR="00325E43" w:rsidRDefault="00325E43">
      <w:pPr>
        <w:pStyle w:val="footnote"/>
        <w:rPr>
          <w:ins w:id="1700" w:author="Brett Slote" w:date="2011-07-21T18:55:00Z"/>
        </w:rPr>
        <w:pPrChange w:id="1701" w:author="Brett Slote" w:date="2011-07-21T20:02:00Z">
          <w:pPr>
            <w:pStyle w:val="FootnoteText"/>
          </w:pPr>
        </w:pPrChange>
      </w:pPr>
      <w:ins w:id="1702" w:author="Brett Slote" w:date="2011-07-21T18:55:00Z">
        <w:r>
          <w:rPr>
            <w:rStyle w:val="FootnoteReference"/>
          </w:rPr>
          <w:footnoteRef/>
        </w:r>
        <w:r>
          <w:t xml:space="preserve"> Hallow or consecrate – this was, according to a tradition, when he formerly became an archimandrite</w:t>
        </w:r>
      </w:ins>
    </w:p>
  </w:footnote>
  <w:footnote w:id="994">
    <w:p w14:paraId="6B5EF1D3" w14:textId="77777777" w:rsidR="00325E43" w:rsidRDefault="00325E43">
      <w:pPr>
        <w:pStyle w:val="footnote"/>
        <w:rPr>
          <w:ins w:id="1708" w:author="Brett Slote" w:date="2011-07-21T18:52:00Z"/>
        </w:rPr>
        <w:pPrChange w:id="1709" w:author="Brett Slote" w:date="2011-07-21T20:02:00Z">
          <w:pPr/>
        </w:pPrChange>
      </w:pPr>
      <w:ins w:id="1710" w:author="Brett Slote" w:date="2011-07-21T18:52:00Z">
        <w:r w:rsidRPr="00FB36D8">
          <w:rPr>
            <w:rStyle w:val="FootnoteReference"/>
            <w:vertAlign w:val="baseline"/>
          </w:rPr>
          <w:footnoteRef/>
        </w:r>
        <w:r w:rsidRPr="00FB36D8">
          <w:t xml:space="preserve"> This line is literally “because the hope of the good”</w:t>
        </w:r>
      </w:ins>
    </w:p>
  </w:footnote>
  <w:footnote w:id="995">
    <w:p w14:paraId="347015AD" w14:textId="77777777" w:rsidR="00325E43" w:rsidRPr="00A20ACC" w:rsidRDefault="00325E43">
      <w:pPr>
        <w:pStyle w:val="footnote"/>
        <w:rPr>
          <w:ins w:id="1711" w:author="Brett Slote" w:date="2011-07-21T18:52:00Z"/>
          <w:rFonts w:ascii="CS Avva Shenouda" w:hAnsi="CS Avva Shenouda"/>
          <w:color w:val="FF0000"/>
          <w:rPrChange w:id="1712" w:author="Brett Slote" w:date="2011-07-21T20:02:00Z">
            <w:rPr>
              <w:ins w:id="1713" w:author="Brett Slote" w:date="2011-07-21T18:52:00Z"/>
              <w:color w:val="FF0000"/>
            </w:rPr>
          </w:rPrChange>
        </w:rPr>
        <w:pPrChange w:id="1714" w:author="Brett Slote" w:date="2011-07-21T20:02:00Z">
          <w:pPr/>
        </w:pPrChange>
      </w:pPr>
      <w:ins w:id="1715" w:author="Brett Slote" w:date="2011-07-21T18:52:00Z">
        <w:r w:rsidRPr="00FB36D8">
          <w:rPr>
            <w:rStyle w:val="FootnoteReference"/>
            <w:vertAlign w:val="baseline"/>
          </w:rPr>
          <w:footnoteRef/>
        </w:r>
        <w:r w:rsidRPr="00FB36D8">
          <w:t xml:space="preserve"> </w:t>
        </w:r>
        <w:r w:rsidRPr="003A78C2">
          <w:rPr>
            <w:rPrChange w:id="1716" w:author="Brett Slote" w:date="2011-07-21T20:02:00Z">
              <w:rPr>
                <w:rFonts w:ascii="Antonious Normal" w:hAnsi="Antonious Normal"/>
                <w:color w:val="FF0000"/>
              </w:rPr>
            </w:rPrChange>
          </w:rPr>
          <w:t>qen hanhwd/ nem han'almoc</w:t>
        </w:r>
      </w:ins>
    </w:p>
  </w:footnote>
  <w:footnote w:id="996">
    <w:p w14:paraId="4AFC6896" w14:textId="77777777" w:rsidR="00325E43" w:rsidRDefault="00325E43">
      <w:pPr>
        <w:pStyle w:val="FootnoteText"/>
      </w:pPr>
      <w:r>
        <w:rPr>
          <w:rStyle w:val="FootnoteReference"/>
        </w:rPr>
        <w:footnoteRef/>
      </w:r>
      <w:r>
        <w:t xml:space="preserve"> Matthew 1:20</w:t>
      </w:r>
    </w:p>
  </w:footnote>
  <w:footnote w:id="997">
    <w:p w14:paraId="0E9CA519" w14:textId="77777777" w:rsidR="00325E43" w:rsidRDefault="00325E43" w:rsidP="00662A48">
      <w:pPr>
        <w:pStyle w:val="footnote"/>
      </w:pPr>
      <w:r>
        <w:rPr>
          <w:rStyle w:val="FootnoteReference"/>
          <w:rFonts w:eastAsiaTheme="majorEastAsia"/>
        </w:rPr>
        <w:footnoteRef/>
      </w:r>
      <w:r>
        <w:t xml:space="preserve"> All-holy</w:t>
      </w:r>
    </w:p>
  </w:footnote>
  <w:footnote w:id="998">
    <w:p w14:paraId="50451B0F" w14:textId="77777777" w:rsidR="00325E43" w:rsidRDefault="00325E43">
      <w:pPr>
        <w:pStyle w:val="footnote"/>
        <w:rPr>
          <w:ins w:id="1785" w:author="Brett Slote" w:date="2011-07-21T19:04:00Z"/>
        </w:rPr>
        <w:pPrChange w:id="1786" w:author="Brett Slote" w:date="2011-07-21T20:04:00Z">
          <w:pPr>
            <w:pStyle w:val="FootnoteText"/>
          </w:pPr>
        </w:pPrChange>
      </w:pPr>
      <w:ins w:id="1787" w:author="Brett Slote" w:date="2011-07-21T19:04:00Z">
        <w:r>
          <w:rPr>
            <w:rStyle w:val="FootnoteReference"/>
          </w:rPr>
          <w:footnoteRef/>
        </w:r>
        <w:r>
          <w:t xml:space="preserve"> literal is disregarded</w:t>
        </w:r>
      </w:ins>
    </w:p>
  </w:footnote>
  <w:footnote w:id="999">
    <w:p w14:paraId="28760F43" w14:textId="77777777" w:rsidR="00325E43" w:rsidRDefault="00325E43" w:rsidP="00513E2D">
      <w:pPr>
        <w:pStyle w:val="footnote"/>
      </w:pPr>
      <w:r>
        <w:rPr>
          <w:rStyle w:val="FootnoteReference"/>
        </w:rPr>
        <w:footnoteRef/>
      </w:r>
      <w:r>
        <w:t xml:space="preserve"> Fr. Athanasius has “My soul shall make her boast in the Lord”</w:t>
      </w:r>
    </w:p>
  </w:footnote>
  <w:footnote w:id="1000">
    <w:p w14:paraId="54344E7C" w14:textId="77777777" w:rsidR="00325E43" w:rsidRDefault="00325E43" w:rsidP="00513E2D">
      <w:pPr>
        <w:pStyle w:val="footnote"/>
      </w:pPr>
      <w:r>
        <w:rPr>
          <w:rStyle w:val="FootnoteReference"/>
        </w:rPr>
        <w:footnoteRef/>
      </w:r>
      <w:r>
        <w:t xml:space="preserve"> 2 Sam. 6:2 (LXX).</w:t>
      </w:r>
    </w:p>
  </w:footnote>
  <w:footnote w:id="1001">
    <w:p w14:paraId="75B3E062" w14:textId="77777777" w:rsidR="00325E43" w:rsidRDefault="00325E43" w:rsidP="00513E2D">
      <w:pPr>
        <w:pStyle w:val="footnote"/>
      </w:pPr>
      <w:r>
        <w:rPr>
          <w:rStyle w:val="FootnoteReference"/>
        </w:rPr>
        <w:footnoteRef/>
      </w:r>
      <w:r>
        <w:t xml:space="preserve"> [JS] or “appear” or “reveal Yourself”</w:t>
      </w:r>
    </w:p>
  </w:footnote>
  <w:footnote w:id="1002">
    <w:p w14:paraId="10B3FAAD" w14:textId="77777777" w:rsidR="00325E43" w:rsidRDefault="00325E43" w:rsidP="00513E2D">
      <w:pPr>
        <w:pStyle w:val="footnote"/>
      </w:pPr>
      <w:r>
        <w:rPr>
          <w:rStyle w:val="FootnoteReference"/>
        </w:rPr>
        <w:footnoteRef/>
      </w:r>
      <w:r>
        <w:t xml:space="preserve"> [JS] or “reveal Your face”.</w:t>
      </w:r>
    </w:p>
  </w:footnote>
  <w:footnote w:id="1003">
    <w:p w14:paraId="63A4880D" w14:textId="77777777" w:rsidR="00325E43" w:rsidRPr="004A3E27" w:rsidRDefault="00325E4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4">
    <w:p w14:paraId="3A044652" w14:textId="77777777" w:rsidR="00325E43" w:rsidRDefault="00325E43" w:rsidP="00513E2D">
      <w:pPr>
        <w:pStyle w:val="footnote"/>
      </w:pPr>
      <w:r>
        <w:rPr>
          <w:rStyle w:val="FootnoteReference"/>
        </w:rPr>
        <w:footnoteRef/>
      </w:r>
      <w:r>
        <w:t xml:space="preserve"> [JS] literally “do obeisance”, i.e. “bow down to”</w:t>
      </w:r>
    </w:p>
  </w:footnote>
  <w:footnote w:id="1005">
    <w:p w14:paraId="510A8B55" w14:textId="77777777" w:rsidR="00325E43" w:rsidRPr="004A3E27" w:rsidRDefault="00325E4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6">
    <w:p w14:paraId="1C902A07" w14:textId="77777777" w:rsidR="00325E43" w:rsidRDefault="00325E43" w:rsidP="00513E2D">
      <w:pPr>
        <w:pStyle w:val="footnote"/>
      </w:pPr>
      <w:r>
        <w:rPr>
          <w:rStyle w:val="FootnoteReference"/>
        </w:rPr>
        <w:footnoteRef/>
      </w:r>
      <w:r>
        <w:t xml:space="preserve"> [JS] or “beautifully situated”</w:t>
      </w:r>
    </w:p>
  </w:footnote>
  <w:footnote w:id="1007">
    <w:p w14:paraId="61A90277" w14:textId="77777777" w:rsidR="00325E43" w:rsidRPr="004A3E27" w:rsidRDefault="00325E4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8">
    <w:p w14:paraId="2BD08AB7" w14:textId="77777777" w:rsidR="00325E43" w:rsidRDefault="00325E4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9">
    <w:p w14:paraId="7A664F24" w14:textId="77777777" w:rsidR="00325E43" w:rsidRDefault="00325E43" w:rsidP="00513E2D">
      <w:pPr>
        <w:pStyle w:val="footnote"/>
      </w:pPr>
      <w:r>
        <w:rPr>
          <w:rStyle w:val="FootnoteReference"/>
        </w:rPr>
        <w:footnoteRef/>
      </w:r>
      <w:r>
        <w:t xml:space="preserve"> [JS] or “Mother Zion will say,”</w:t>
      </w:r>
    </w:p>
  </w:footnote>
  <w:footnote w:id="1010">
    <w:p w14:paraId="41F70EEA" w14:textId="77777777" w:rsidR="00325E43" w:rsidRDefault="00325E43" w:rsidP="00513E2D">
      <w:pPr>
        <w:pStyle w:val="footnote"/>
      </w:pPr>
      <w:r>
        <w:rPr>
          <w:rStyle w:val="FootnoteReference"/>
        </w:rPr>
        <w:footnoteRef/>
      </w:r>
      <w:r>
        <w:t xml:space="preserve"> [JS] Coptic has, “that a man and a man dwelt in her”</w:t>
      </w:r>
    </w:p>
  </w:footnote>
  <w:footnote w:id="1011">
    <w:p w14:paraId="3E040425" w14:textId="77777777" w:rsidR="00325E43" w:rsidRDefault="00325E43" w:rsidP="00513E2D">
      <w:pPr>
        <w:pStyle w:val="footnote"/>
      </w:pPr>
      <w:r>
        <w:rPr>
          <w:rStyle w:val="FootnoteReference"/>
        </w:rPr>
        <w:footnoteRef/>
      </w:r>
      <w:r>
        <w:t xml:space="preserve"> [JS] or “messengers”</w:t>
      </w:r>
    </w:p>
  </w:footnote>
  <w:footnote w:id="1012">
    <w:p w14:paraId="3B1FD0D0" w14:textId="77777777" w:rsidR="00325E43" w:rsidRDefault="00325E43" w:rsidP="00513E2D">
      <w:pPr>
        <w:pStyle w:val="footnote"/>
      </w:pPr>
      <w:r>
        <w:rPr>
          <w:rStyle w:val="FootnoteReference"/>
        </w:rPr>
        <w:footnoteRef/>
      </w:r>
      <w:r>
        <w:t xml:space="preserve"> [JS] Fr. Lazarus has “servants”</w:t>
      </w:r>
    </w:p>
  </w:footnote>
  <w:footnote w:id="1013">
    <w:p w14:paraId="4E9A9F71" w14:textId="77777777" w:rsidR="00325E43" w:rsidRDefault="00325E43" w:rsidP="00513E2D">
      <w:pPr>
        <w:pStyle w:val="footnote"/>
      </w:pPr>
      <w:r>
        <w:rPr>
          <w:rStyle w:val="FootnoteReference"/>
        </w:rPr>
        <w:footnoteRef/>
      </w:r>
      <w:r>
        <w:t xml:space="preserve"> Heb. 1:7; Ezek. 1:14; 2 Esdras 8:22.</w:t>
      </w:r>
    </w:p>
  </w:footnote>
  <w:footnote w:id="1014">
    <w:p w14:paraId="1CE390C3" w14:textId="77777777" w:rsidR="00325E43" w:rsidRDefault="00325E43" w:rsidP="00513E2D">
      <w:pPr>
        <w:pStyle w:val="footnote"/>
      </w:pPr>
      <w:r>
        <w:rPr>
          <w:rStyle w:val="FootnoteReference"/>
        </w:rPr>
        <w:footnoteRef/>
      </w:r>
      <w:r>
        <w:t xml:space="preserve"> [JS] or “makes the clouds His chariot”</w:t>
      </w:r>
    </w:p>
  </w:footnote>
  <w:footnote w:id="1015">
    <w:p w14:paraId="61355318" w14:textId="77777777" w:rsidR="00325E43" w:rsidRDefault="00325E43" w:rsidP="00513E2D">
      <w:pPr>
        <w:pStyle w:val="footnote"/>
      </w:pPr>
      <w:r>
        <w:rPr>
          <w:rStyle w:val="FootnoteReference"/>
        </w:rPr>
        <w:footnoteRef/>
      </w:r>
      <w:r>
        <w:t xml:space="preserve"> [JS] “do obeisance”, elsewhere rendered “worship’, but referring to the physical act.</w:t>
      </w:r>
    </w:p>
  </w:footnote>
  <w:footnote w:id="1016">
    <w:p w14:paraId="55C199C8" w14:textId="77777777" w:rsidR="00325E43" w:rsidRDefault="00325E43" w:rsidP="00513E2D">
      <w:pPr>
        <w:pStyle w:val="footnote"/>
      </w:pPr>
      <w:r>
        <w:rPr>
          <w:rStyle w:val="FootnoteReference"/>
        </w:rPr>
        <w:footnoteRef/>
      </w:r>
      <w:r>
        <w:t xml:space="preserve"> [JS] lit. day to day</w:t>
      </w:r>
    </w:p>
  </w:footnote>
  <w:footnote w:id="1017">
    <w:p w14:paraId="7F35743B" w14:textId="77777777" w:rsidR="00325E43" w:rsidRPr="004A3E27" w:rsidRDefault="00325E43" w:rsidP="00513E2D">
      <w:pPr>
        <w:pStyle w:val="footnote"/>
      </w:pPr>
      <w:r w:rsidRPr="004A3E27">
        <w:rPr>
          <w:rStyle w:val="FootnoteReference"/>
        </w:rPr>
        <w:footnoteRef/>
      </w:r>
      <w:r w:rsidRPr="004A3E27">
        <w:t xml:space="preserve"> Luke 4:32.</w:t>
      </w:r>
    </w:p>
  </w:footnote>
  <w:footnote w:id="1018">
    <w:p w14:paraId="40B8EED3" w14:textId="77777777" w:rsidR="00325E43" w:rsidRDefault="00325E43" w:rsidP="00513E2D">
      <w:pPr>
        <w:pStyle w:val="footnote"/>
      </w:pPr>
      <w:r>
        <w:rPr>
          <w:rStyle w:val="FootnoteReference"/>
        </w:rPr>
        <w:footnoteRef/>
      </w:r>
      <w:r>
        <w:t xml:space="preserve"> [JS] or “give thanks to”. “Thankfully confess with praise”</w:t>
      </w:r>
    </w:p>
  </w:footnote>
  <w:footnote w:id="1019">
    <w:p w14:paraId="11AEE401" w14:textId="77777777" w:rsidR="00325E43" w:rsidRDefault="00325E43" w:rsidP="00513E2D">
      <w:pPr>
        <w:pStyle w:val="footnote"/>
      </w:pPr>
      <w:r>
        <w:rPr>
          <w:rStyle w:val="FootnoteReference"/>
        </w:rPr>
        <w:footnoteRef/>
      </w:r>
      <w:r>
        <w:t xml:space="preserve"> [JS] literally, “holy ones.”</w:t>
      </w:r>
    </w:p>
  </w:footnote>
  <w:footnote w:id="1020">
    <w:p w14:paraId="7D6DBB8C" w14:textId="77777777" w:rsidR="00325E43" w:rsidRDefault="00325E43" w:rsidP="00513E2D">
      <w:pPr>
        <w:pStyle w:val="footnote"/>
      </w:pPr>
      <w:r>
        <w:rPr>
          <w:rStyle w:val="FootnoteReference"/>
        </w:rPr>
        <w:footnoteRef/>
      </w:r>
      <w:r>
        <w:t xml:space="preserve"> </w:t>
      </w:r>
      <w:r w:rsidRPr="00DC02D9">
        <w:rPr>
          <w:i/>
        </w:rPr>
        <w:t>Or:</w:t>
      </w:r>
      <w:r>
        <w:t xml:space="preserve"> costly (Wisdom 1:13-16).</w:t>
      </w:r>
    </w:p>
  </w:footnote>
  <w:footnote w:id="1021">
    <w:p w14:paraId="75C0EB1C" w14:textId="77777777" w:rsidR="00325E43" w:rsidRDefault="00325E43" w:rsidP="00513E2D">
      <w:pPr>
        <w:pStyle w:val="footnote"/>
      </w:pPr>
      <w:r>
        <w:rPr>
          <w:rStyle w:val="FootnoteReference"/>
        </w:rPr>
        <w:footnoteRef/>
      </w:r>
      <w:r>
        <w:t xml:space="preserve"> [JS] litearlly, “slave”.</w:t>
      </w:r>
    </w:p>
  </w:footnote>
  <w:footnote w:id="1022">
    <w:p w14:paraId="050877C1" w14:textId="77777777" w:rsidR="00325E43" w:rsidRPr="004A3E27" w:rsidRDefault="00325E43" w:rsidP="00513E2D">
      <w:pPr>
        <w:pStyle w:val="footnote"/>
      </w:pPr>
      <w:r w:rsidRPr="004A3E27">
        <w:rPr>
          <w:rStyle w:val="FootnoteReference"/>
        </w:rPr>
        <w:footnoteRef/>
      </w:r>
      <w:r w:rsidRPr="004A3E27">
        <w:t xml:space="preserve"> </w:t>
      </w:r>
      <w:r>
        <w:t>cf</w:t>
      </w:r>
      <w:r w:rsidRPr="004A3E27">
        <w:t>. Rev. 19:11-16.</w:t>
      </w:r>
    </w:p>
  </w:footnote>
  <w:footnote w:id="1023">
    <w:p w14:paraId="30E6CDDA" w14:textId="77777777" w:rsidR="00325E43" w:rsidRDefault="00325E43" w:rsidP="00513E2D">
      <w:pPr>
        <w:pStyle w:val="footnote"/>
      </w:pPr>
      <w:r>
        <w:rPr>
          <w:rStyle w:val="FootnoteReference"/>
        </w:rPr>
        <w:footnoteRef/>
      </w:r>
      <w:r>
        <w:t xml:space="preserve"> dragon: </w:t>
      </w:r>
      <w:r w:rsidRPr="0090411D">
        <w:rPr>
          <w:i/>
        </w:rPr>
        <w:t>or</w:t>
      </w:r>
      <w:r>
        <w:t xml:space="preserve"> serpent.</w:t>
      </w:r>
    </w:p>
  </w:footnote>
  <w:footnote w:id="1024">
    <w:p w14:paraId="2173FA84" w14:textId="77777777" w:rsidR="00325E43" w:rsidRDefault="00325E4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5">
    <w:p w14:paraId="795E5704" w14:textId="77777777" w:rsidR="00325E43" w:rsidRDefault="00325E43" w:rsidP="00513E2D">
      <w:pPr>
        <w:pStyle w:val="footnote"/>
      </w:pPr>
      <w:r>
        <w:rPr>
          <w:rStyle w:val="FootnoteReference"/>
        </w:rPr>
        <w:footnoteRef/>
      </w:r>
      <w:r>
        <w:t xml:space="preserve"> House—Home, Family, Church, Kingdom: where God’s will is done (1 Tim. 3:15; Heb. 3:2-6; Lk. 2:49; Mt. 6:10).</w:t>
      </w:r>
    </w:p>
  </w:footnote>
  <w:footnote w:id="1026">
    <w:p w14:paraId="333D3615" w14:textId="77777777" w:rsidR="00325E43" w:rsidRDefault="00325E43" w:rsidP="00513E2D">
      <w:pPr>
        <w:pStyle w:val="footnote"/>
      </w:pPr>
      <w:r>
        <w:rPr>
          <w:rStyle w:val="FootnoteReference"/>
        </w:rPr>
        <w:footnoteRef/>
      </w:r>
      <w:r>
        <w:t xml:space="preserve"> [JS] or, “boast”</w:t>
      </w:r>
    </w:p>
  </w:footnote>
  <w:footnote w:id="1027">
    <w:p w14:paraId="4E508065" w14:textId="77777777" w:rsidR="00325E43" w:rsidRPr="004A3E27" w:rsidRDefault="00325E43" w:rsidP="00513E2D">
      <w:pPr>
        <w:pStyle w:val="footnote"/>
      </w:pPr>
      <w:r w:rsidRPr="004A3E27">
        <w:rPr>
          <w:rStyle w:val="FootnoteReference"/>
        </w:rPr>
        <w:footnoteRef/>
      </w:r>
      <w:r w:rsidRPr="004A3E27">
        <w:t xml:space="preserve"> Man is made for happiness, fruit of grace, forgiveness, right relations, holiness.</w:t>
      </w:r>
    </w:p>
  </w:footnote>
  <w:footnote w:id="1028">
    <w:p w14:paraId="015A8873" w14:textId="77777777" w:rsidR="00325E43" w:rsidRDefault="00325E43" w:rsidP="00513E2D">
      <w:pPr>
        <w:pStyle w:val="footnote"/>
      </w:pPr>
      <w:r>
        <w:rPr>
          <w:rStyle w:val="FootnoteReference"/>
        </w:rPr>
        <w:footnoteRef/>
      </w:r>
      <w:r>
        <w:t xml:space="preserve"> [JS] Fr. Lazarus renders “repent” as “change His mind”</w:t>
      </w:r>
    </w:p>
  </w:footnote>
  <w:footnote w:id="1029">
    <w:p w14:paraId="09314A85" w14:textId="77777777" w:rsidR="00325E43" w:rsidRDefault="00325E43" w:rsidP="00513E2D">
      <w:pPr>
        <w:pStyle w:val="footnote"/>
      </w:pPr>
      <w:r>
        <w:rPr>
          <w:rStyle w:val="FootnoteReference"/>
        </w:rPr>
        <w:footnoteRef/>
      </w:r>
      <w:r>
        <w:t xml:space="preserve"> Heb. 7:21.</w:t>
      </w:r>
    </w:p>
  </w:footnote>
  <w:footnote w:id="1030">
    <w:p w14:paraId="43048046" w14:textId="77777777" w:rsidR="00325E43" w:rsidRPr="004A3E27" w:rsidRDefault="00325E4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1">
    <w:p w14:paraId="1EB9C600" w14:textId="77777777" w:rsidR="00325E43" w:rsidRPr="004A3E27" w:rsidRDefault="00325E43" w:rsidP="00513E2D">
      <w:pPr>
        <w:pStyle w:val="footnote"/>
      </w:pPr>
      <w:r w:rsidRPr="004A3E27">
        <w:rPr>
          <w:rStyle w:val="FootnoteReference"/>
        </w:rPr>
        <w:footnoteRef/>
      </w:r>
      <w:r w:rsidRPr="004A3E27">
        <w:t xml:space="preserve"> </w:t>
      </w:r>
      <w:r>
        <w:t>Cf</w:t>
      </w:r>
      <w:r w:rsidRPr="004A3E27">
        <w:t>. Isaiah 40:11; John 10:11.</w:t>
      </w:r>
    </w:p>
  </w:footnote>
  <w:footnote w:id="1032">
    <w:p w14:paraId="57EDB196" w14:textId="77777777" w:rsidR="00325E43" w:rsidRDefault="00325E43" w:rsidP="00513E2D">
      <w:pPr>
        <w:pStyle w:val="footnote"/>
      </w:pPr>
      <w:r>
        <w:rPr>
          <w:rStyle w:val="FootnoteReference"/>
        </w:rPr>
        <w:footnoteRef/>
      </w:r>
      <w:r>
        <w:t xml:space="preserve"> ‘mercies of the Lord’: </w:t>
      </w:r>
      <w:r w:rsidRPr="00B246C1">
        <w:rPr>
          <w:i/>
        </w:rPr>
        <w:t>or</w:t>
      </w:r>
      <w:r>
        <w:t>, the Lord’s love.</w:t>
      </w:r>
    </w:p>
  </w:footnote>
  <w:footnote w:id="1033">
    <w:p w14:paraId="54C29B30" w14:textId="77777777" w:rsidR="00325E43" w:rsidRDefault="00325E43" w:rsidP="00513E2D">
      <w:pPr>
        <w:pStyle w:val="footnote"/>
      </w:pPr>
      <w:r>
        <w:rPr>
          <w:rStyle w:val="FootnoteReference"/>
        </w:rPr>
        <w:footnoteRef/>
      </w:r>
      <w:r>
        <w:t xml:space="preserve"> This column is the version abridged by Fr. Athanasius Iskander.</w:t>
      </w:r>
    </w:p>
  </w:footnote>
  <w:footnote w:id="1034">
    <w:p w14:paraId="48C85628" w14:textId="77777777" w:rsidR="00325E43" w:rsidRDefault="00325E4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5">
    <w:p w14:paraId="489E0E94" w14:textId="77777777" w:rsidR="00325E43" w:rsidRDefault="00325E4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6">
    <w:p w14:paraId="72A219A1" w14:textId="77777777" w:rsidR="00325E43" w:rsidRDefault="00325E43" w:rsidP="00513E2D">
      <w:pPr>
        <w:pStyle w:val="footnote"/>
      </w:pPr>
      <w:r>
        <w:rPr>
          <w:rStyle w:val="FootnoteReference"/>
        </w:rPr>
        <w:footnoteRef/>
      </w:r>
      <w:r>
        <w:t xml:space="preserve"> Verses marked with (*) appear in the abridged version of Fr. Athanasius Iskander</w:t>
      </w:r>
    </w:p>
  </w:footnote>
  <w:footnote w:id="1037">
    <w:p w14:paraId="4FBE3BD6" w14:textId="77777777" w:rsidR="00325E43" w:rsidRDefault="00325E4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8">
    <w:p w14:paraId="500A4E71" w14:textId="77777777" w:rsidR="00325E43" w:rsidRDefault="00325E43" w:rsidP="00513E2D">
      <w:pPr>
        <w:pStyle w:val="footnote"/>
      </w:pPr>
      <w:r>
        <w:rPr>
          <w:rStyle w:val="FootnoteReference"/>
        </w:rPr>
        <w:footnoteRef/>
      </w:r>
      <w:r>
        <w:t xml:space="preserve"> Clearly a late addition given the Roman Catholic ecclesiology, foreign to Orthodoxy, found in these verses.</w:t>
      </w:r>
    </w:p>
  </w:footnote>
  <w:footnote w:id="1039">
    <w:p w14:paraId="36702CC1" w14:textId="77777777" w:rsidR="00325E43" w:rsidRDefault="00325E43" w:rsidP="00513E2D">
      <w:pPr>
        <w:pStyle w:val="footnote"/>
      </w:pPr>
      <w:r>
        <w:rPr>
          <w:rStyle w:val="FootnoteReference"/>
        </w:rPr>
        <w:footnoteRef/>
      </w:r>
      <w:r>
        <w:t xml:space="preserve"> Meaning of “o-ti eros tattis etenhoot” unclear.</w:t>
      </w:r>
    </w:p>
  </w:footnote>
  <w:footnote w:id="1040">
    <w:p w14:paraId="062BDCC1" w14:textId="77777777" w:rsidR="00325E43" w:rsidRDefault="00325E43">
      <w:pPr>
        <w:pStyle w:val="FootnoteText"/>
      </w:pPr>
      <w:r>
        <w:rPr>
          <w:rStyle w:val="FootnoteReference"/>
        </w:rPr>
        <w:footnoteRef/>
      </w:r>
      <w:r>
        <w:t xml:space="preserve"> Ps 8:2</w:t>
      </w:r>
    </w:p>
  </w:footnote>
  <w:footnote w:id="1041">
    <w:p w14:paraId="5BC08478" w14:textId="77777777" w:rsidR="00325E43" w:rsidRPr="000C76BB" w:rsidRDefault="00325E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2">
    <w:p w14:paraId="03A6DDD1" w14:textId="77777777" w:rsidR="00325E43" w:rsidRDefault="00325E43">
      <w:pPr>
        <w:pStyle w:val="FootnoteText"/>
      </w:pPr>
      <w:r>
        <w:rPr>
          <w:rStyle w:val="FootnoteReference"/>
        </w:rPr>
        <w:footnoteRef/>
      </w:r>
      <w:r>
        <w:t xml:space="preserve"> Matthew 28:6</w:t>
      </w:r>
    </w:p>
  </w:footnote>
  <w:footnote w:id="1043">
    <w:p w14:paraId="339855D2" w14:textId="77777777" w:rsidR="00325E43" w:rsidRDefault="00325E43">
      <w:pPr>
        <w:pStyle w:val="FootnoteText"/>
      </w:pPr>
      <w:r>
        <w:rPr>
          <w:rStyle w:val="FootnoteReference"/>
        </w:rPr>
        <w:footnoteRef/>
      </w:r>
      <w:r>
        <w:t xml:space="preserve"> Matthew 28:7,6</w:t>
      </w:r>
    </w:p>
  </w:footnote>
  <w:footnote w:id="1044">
    <w:p w14:paraId="76212A49" w14:textId="77777777" w:rsidR="00325E43" w:rsidRDefault="00325E43">
      <w:pPr>
        <w:pStyle w:val="FootnoteText"/>
      </w:pPr>
      <w:r>
        <w:rPr>
          <w:rStyle w:val="FootnoteReference"/>
        </w:rPr>
        <w:footnoteRef/>
      </w:r>
      <w:r>
        <w:t xml:space="preserve"> Matthew 28:7</w:t>
      </w:r>
    </w:p>
  </w:footnote>
  <w:footnote w:id="1045">
    <w:p w14:paraId="716019EB" w14:textId="77777777" w:rsidR="00325E43" w:rsidRDefault="00325E43">
      <w:pPr>
        <w:pStyle w:val="FootnoteText"/>
      </w:pPr>
      <w:r>
        <w:rPr>
          <w:rStyle w:val="FootnoteReference"/>
        </w:rPr>
        <w:footnoteRef/>
      </w:r>
      <w:r>
        <w:t xml:space="preserve"> John 20:27</w:t>
      </w:r>
    </w:p>
  </w:footnote>
  <w:footnote w:id="1046">
    <w:p w14:paraId="0ECF3FB0" w14:textId="77777777" w:rsidR="00325E43" w:rsidRDefault="00325E43">
      <w:pPr>
        <w:pStyle w:val="FootnoteText"/>
      </w:pPr>
      <w:r>
        <w:rPr>
          <w:rStyle w:val="FootnoteReference"/>
        </w:rPr>
        <w:footnoteRef/>
      </w:r>
      <w:r>
        <w:t xml:space="preserve"> John 20:28</w:t>
      </w:r>
    </w:p>
  </w:footnote>
  <w:footnote w:id="1047">
    <w:p w14:paraId="3FCB0B65" w14:textId="77777777" w:rsidR="00325E43" w:rsidRDefault="00325E43">
      <w:pPr>
        <w:pStyle w:val="FootnoteText"/>
      </w:pPr>
      <w:r>
        <w:rPr>
          <w:rStyle w:val="FootnoteReference"/>
        </w:rPr>
        <w:footnoteRef/>
      </w:r>
      <w:r>
        <w:t xml:space="preserve"> John 20:29</w:t>
      </w:r>
    </w:p>
  </w:footnote>
  <w:footnote w:id="1048">
    <w:p w14:paraId="6B80EDF7" w14:textId="77777777" w:rsidR="00325E43" w:rsidRDefault="00325E43">
      <w:pPr>
        <w:pStyle w:val="FootnoteText"/>
      </w:pPr>
      <w:r>
        <w:rPr>
          <w:rStyle w:val="FootnoteReference"/>
        </w:rPr>
        <w:footnoteRef/>
      </w:r>
      <w:r>
        <w:t xml:space="preserve"> John 20:29</w:t>
      </w:r>
    </w:p>
  </w:footnote>
  <w:footnote w:id="1049">
    <w:p w14:paraId="3D721105" w14:textId="77777777" w:rsidR="00325E43" w:rsidRDefault="00325E4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0">
    <w:p w14:paraId="5C03BEB6" w14:textId="77777777" w:rsidR="00325E43" w:rsidRDefault="00325E43" w:rsidP="00513E2D">
      <w:pPr>
        <w:pStyle w:val="footnote"/>
      </w:pPr>
      <w:r>
        <w:rPr>
          <w:rStyle w:val="FootnoteReference"/>
        </w:rPr>
        <w:footnoteRef/>
      </w:r>
      <w:r>
        <w:t xml:space="preserve"> From Paoni 12 to Paopi 19: “Bless the waters of the river this year”.</w:t>
      </w:r>
    </w:p>
    <w:p w14:paraId="16B83A6A" w14:textId="77777777" w:rsidR="00325E43" w:rsidRDefault="00325E43" w:rsidP="00513E2D">
      <w:pPr>
        <w:pStyle w:val="footnote"/>
      </w:pPr>
      <w:r>
        <w:t>From Paopi 10 to Tobi 10: “Bless the herbs and the plants”.</w:t>
      </w:r>
    </w:p>
    <w:p w14:paraId="34A5B65F" w14:textId="77777777" w:rsidR="00325E43" w:rsidRDefault="00325E43"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E7E6E11" w:rsidR="00325E43" w:rsidRPr="00E00D27" w:rsidRDefault="00325E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030F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25E43" w:rsidRPr="00E00D27" w:rsidRDefault="00325E43" w:rsidP="00686912">
    <w:pPr>
      <w:pStyle w:val="Header"/>
      <w:jc w:val="center"/>
      <w:rPr>
        <w:sz w:val="20"/>
        <w:szCs w:val="20"/>
      </w:rPr>
    </w:pPr>
  </w:p>
  <w:p w14:paraId="022704DA" w14:textId="77777777" w:rsidR="00325E43" w:rsidRPr="00686912" w:rsidRDefault="00325E4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325E43" w:rsidRPr="00E00D27" w:rsidRDefault="00325E4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68A697C1"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030F1">
      <w:rPr>
        <w:noProof/>
        <w:sz w:val="20"/>
        <w:szCs w:val="20"/>
      </w:rPr>
      <w:t>The Midnight Praise</w:t>
    </w:r>
    <w:r>
      <w:rPr>
        <w:sz w:val="20"/>
        <w:szCs w:val="20"/>
      </w:rPr>
      <w:fldChar w:fldCharType="end"/>
    </w:r>
  </w:p>
  <w:p w14:paraId="0D77CDA8" w14:textId="77777777" w:rsidR="00325E43" w:rsidRPr="00E00D27" w:rsidRDefault="00325E43"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2594FC3"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030F1">
      <w:rPr>
        <w:noProof/>
        <w:sz w:val="20"/>
        <w:szCs w:val="20"/>
      </w:rPr>
      <w:t>Kathisma 3</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70F4E939" w:rsidR="00325E43" w:rsidRPr="00E00D27" w:rsidRDefault="00325E4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030F1">
      <w:rPr>
        <w:noProof/>
        <w:sz w:val="20"/>
        <w:szCs w:val="20"/>
      </w:rPr>
      <w:t>The Psalms</w:t>
    </w:r>
    <w:r w:rsidRPr="00E00D27">
      <w:rPr>
        <w:sz w:val="20"/>
        <w:szCs w:val="20"/>
      </w:rPr>
      <w:fldChar w:fldCharType="end"/>
    </w:r>
  </w:p>
  <w:p w14:paraId="48CF3F9A" w14:textId="245E316D" w:rsidR="00325E43" w:rsidRPr="00686912" w:rsidRDefault="00325E43"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25E43" w:rsidRPr="00686912" w:rsidRDefault="00325E43"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19264153"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4564C">
      <w:rPr>
        <w:noProof/>
        <w:sz w:val="20"/>
        <w:szCs w:val="20"/>
      </w:rPr>
      <w:t>Seasonal Doxologies</w:t>
    </w:r>
    <w:r w:rsidRPr="00E00D27">
      <w:rPr>
        <w:sz w:val="20"/>
        <w:szCs w:val="20"/>
      </w:rPr>
      <w:fldChar w:fldCharType="end"/>
    </w:r>
  </w:p>
  <w:p w14:paraId="0BA9A7AA" w14:textId="77777777" w:rsidR="00325E43" w:rsidRPr="00686912" w:rsidRDefault="00325E4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F0B9908"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4564C">
      <w:rPr>
        <w:noProof/>
        <w:sz w:val="20"/>
        <w:szCs w:val="20"/>
      </w:rPr>
      <w:t>Prayer for the Church</w:t>
    </w:r>
    <w:r w:rsidRPr="00E00D27">
      <w:rPr>
        <w:sz w:val="20"/>
        <w:szCs w:val="20"/>
      </w:rPr>
      <w:fldChar w:fldCharType="end"/>
    </w:r>
  </w:p>
  <w:p w14:paraId="6EBDE8BD" w14:textId="77777777" w:rsidR="00325E43" w:rsidRPr="00686912" w:rsidRDefault="00325E43"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25E43" w:rsidRPr="00E00D27" w:rsidRDefault="00325E43"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D0C6B9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3367C-C661-4BA5-8C4B-77838A2762FC}">
  <ds:schemaRefs>
    <ds:schemaRef ds:uri="http://schemas.openxmlformats.org/officeDocument/2006/bibliography"/>
  </ds:schemaRefs>
</ds:datastoreItem>
</file>

<file path=customXml/itemProps2.xml><?xml version="1.0" encoding="utf-8"?>
<ds:datastoreItem xmlns:ds="http://schemas.openxmlformats.org/officeDocument/2006/customXml" ds:itemID="{54693584-4116-43E1-8868-005FC26F7BD0}">
  <ds:schemaRefs>
    <ds:schemaRef ds:uri="http://schemas.openxmlformats.org/officeDocument/2006/bibliography"/>
  </ds:schemaRefs>
</ds:datastoreItem>
</file>

<file path=customXml/itemProps3.xml><?xml version="1.0" encoding="utf-8"?>
<ds:datastoreItem xmlns:ds="http://schemas.openxmlformats.org/officeDocument/2006/customXml" ds:itemID="{978A060A-3532-406C-AC69-EB3C1A1A9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31994</TotalTime>
  <Pages>242</Pages>
  <Words>217509</Words>
  <Characters>1239803</Characters>
  <Application>Microsoft Office Word</Application>
  <DocSecurity>0</DocSecurity>
  <Lines>10331</Lines>
  <Paragraphs>2908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730</cp:revision>
  <cp:lastPrinted>2016-09-25T03:02:00Z</cp:lastPrinted>
  <dcterms:created xsi:type="dcterms:W3CDTF">2014-10-30T02:06:00Z</dcterms:created>
  <dcterms:modified xsi:type="dcterms:W3CDTF">2016-12-15T13:22:00Z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