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283409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festive Doxlogies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D27C4B" w:rsidRDefault="00D27C4B" w:rsidP="00196385">
      <w:pPr>
        <w:pStyle w:val="Body"/>
        <w:numPr>
          <w:ilvl w:val="0"/>
          <w:numId w:val="2"/>
        </w:numPr>
      </w:pPr>
      <w:r>
        <w:t>Revise doxology of prime. Add Coptic.</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283409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9C13E9"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28340970" w:history="1">
        <w:r w:rsidR="009C13E9" w:rsidRPr="002F6F0D">
          <w:rPr>
            <w:rStyle w:val="Hyperlink"/>
            <w:noProof/>
            <w:lang w:val="en-US"/>
          </w:rPr>
          <w:t>TODO</w:t>
        </w:r>
        <w:r w:rsidR="009C13E9">
          <w:rPr>
            <w:noProof/>
            <w:webHidden/>
          </w:rPr>
          <w:tab/>
        </w:r>
        <w:r w:rsidR="009C13E9">
          <w:rPr>
            <w:noProof/>
            <w:webHidden/>
          </w:rPr>
          <w:fldChar w:fldCharType="begin"/>
        </w:r>
        <w:r w:rsidR="009C13E9">
          <w:rPr>
            <w:noProof/>
            <w:webHidden/>
          </w:rPr>
          <w:instrText xml:space="preserve"> PAGEREF _Toc428340970 \h </w:instrText>
        </w:r>
        <w:r w:rsidR="009C13E9">
          <w:rPr>
            <w:noProof/>
            <w:webHidden/>
          </w:rPr>
        </w:r>
        <w:r w:rsidR="009C13E9">
          <w:rPr>
            <w:noProof/>
            <w:webHidden/>
          </w:rPr>
          <w:fldChar w:fldCharType="separate"/>
        </w:r>
        <w:r w:rsidR="000E219A">
          <w:rPr>
            <w:noProof/>
            <w:webHidden/>
          </w:rPr>
          <w:t>iii</w:t>
        </w:r>
        <w:r w:rsidR="009C13E9">
          <w:rPr>
            <w:noProof/>
            <w:webHidden/>
          </w:rPr>
          <w:fldChar w:fldCharType="end"/>
        </w:r>
      </w:hyperlink>
    </w:p>
    <w:p w:rsidR="009C13E9" w:rsidRDefault="00160DE3">
      <w:pPr>
        <w:pStyle w:val="TOC1"/>
        <w:tabs>
          <w:tab w:val="right" w:leader="dot" w:pos="8846"/>
        </w:tabs>
        <w:rPr>
          <w:rFonts w:asciiTheme="minorHAnsi" w:eastAsiaTheme="minorEastAsia" w:hAnsiTheme="minorHAnsi"/>
          <w:noProof/>
          <w:sz w:val="22"/>
          <w:lang w:val="en-US"/>
        </w:rPr>
      </w:pPr>
      <w:hyperlink w:anchor="_Toc428340971" w:history="1">
        <w:r w:rsidR="009C13E9" w:rsidRPr="002F6F0D">
          <w:rPr>
            <w:rStyle w:val="Hyperlink"/>
            <w:noProof/>
          </w:rPr>
          <w:t>Introduction</w:t>
        </w:r>
        <w:r w:rsidR="009C13E9">
          <w:rPr>
            <w:noProof/>
            <w:webHidden/>
          </w:rPr>
          <w:tab/>
        </w:r>
        <w:r w:rsidR="009C13E9">
          <w:rPr>
            <w:noProof/>
            <w:webHidden/>
          </w:rPr>
          <w:fldChar w:fldCharType="begin"/>
        </w:r>
        <w:r w:rsidR="009C13E9">
          <w:rPr>
            <w:noProof/>
            <w:webHidden/>
          </w:rPr>
          <w:instrText xml:space="preserve"> PAGEREF _Toc428340971 \h </w:instrText>
        </w:r>
        <w:r w:rsidR="009C13E9">
          <w:rPr>
            <w:noProof/>
            <w:webHidden/>
          </w:rPr>
        </w:r>
        <w:r w:rsidR="009C13E9">
          <w:rPr>
            <w:noProof/>
            <w:webHidden/>
          </w:rPr>
          <w:fldChar w:fldCharType="separate"/>
        </w:r>
        <w:r w:rsidR="000E219A">
          <w:rPr>
            <w:noProof/>
            <w:webHidden/>
          </w:rPr>
          <w:t>iv</w:t>
        </w:r>
        <w:r w:rsidR="009C13E9">
          <w:rPr>
            <w:noProof/>
            <w:webHidden/>
          </w:rPr>
          <w:fldChar w:fldCharType="end"/>
        </w:r>
      </w:hyperlink>
    </w:p>
    <w:p w:rsidR="009C13E9" w:rsidRDefault="00160DE3">
      <w:pPr>
        <w:pStyle w:val="TOC1"/>
        <w:tabs>
          <w:tab w:val="right" w:leader="dot" w:pos="8846"/>
        </w:tabs>
        <w:rPr>
          <w:rFonts w:asciiTheme="minorHAnsi" w:eastAsiaTheme="minorEastAsia" w:hAnsiTheme="minorHAnsi"/>
          <w:noProof/>
          <w:sz w:val="22"/>
          <w:lang w:val="en-US"/>
        </w:rPr>
      </w:pPr>
      <w:hyperlink w:anchor="_Toc428340972" w:history="1">
        <w:r w:rsidR="009C13E9" w:rsidRPr="002F6F0D">
          <w:rPr>
            <w:rStyle w:val="Hyperlink"/>
            <w:noProof/>
          </w:rPr>
          <w:t>Front Matter</w:t>
        </w:r>
        <w:r w:rsidR="009C13E9">
          <w:rPr>
            <w:noProof/>
            <w:webHidden/>
          </w:rPr>
          <w:tab/>
        </w:r>
        <w:r w:rsidR="009C13E9">
          <w:rPr>
            <w:noProof/>
            <w:webHidden/>
          </w:rPr>
          <w:fldChar w:fldCharType="begin"/>
        </w:r>
        <w:r w:rsidR="009C13E9">
          <w:rPr>
            <w:noProof/>
            <w:webHidden/>
          </w:rPr>
          <w:instrText xml:space="preserve"> PAGEREF _Toc428340972 \h </w:instrText>
        </w:r>
        <w:r w:rsidR="009C13E9">
          <w:rPr>
            <w:noProof/>
            <w:webHidden/>
          </w:rPr>
        </w:r>
        <w:r w:rsidR="009C13E9">
          <w:rPr>
            <w:noProof/>
            <w:webHidden/>
          </w:rPr>
          <w:fldChar w:fldCharType="separate"/>
        </w:r>
        <w:r w:rsidR="000E219A">
          <w:rPr>
            <w:noProof/>
            <w:webHidden/>
          </w:rPr>
          <w:t>v</w:t>
        </w:r>
        <w:r w:rsidR="009C13E9">
          <w:rPr>
            <w:noProof/>
            <w:webHidden/>
          </w:rPr>
          <w:fldChar w:fldCharType="end"/>
        </w:r>
      </w:hyperlink>
    </w:p>
    <w:p w:rsidR="009C13E9" w:rsidRDefault="00160DE3">
      <w:pPr>
        <w:pStyle w:val="TOC1"/>
        <w:tabs>
          <w:tab w:val="right" w:leader="dot" w:pos="8846"/>
        </w:tabs>
        <w:rPr>
          <w:rFonts w:asciiTheme="minorHAnsi" w:eastAsiaTheme="minorEastAsia" w:hAnsiTheme="minorHAnsi"/>
          <w:noProof/>
          <w:sz w:val="22"/>
          <w:lang w:val="en-US"/>
        </w:rPr>
      </w:pPr>
      <w:hyperlink w:anchor="_Toc428340973" w:history="1">
        <w:r w:rsidR="009C13E9" w:rsidRPr="002F6F0D">
          <w:rPr>
            <w:rStyle w:val="Hyperlink"/>
            <w:noProof/>
          </w:rPr>
          <w:t>The Horologion: The Book of the Hours</w:t>
        </w:r>
        <w:r w:rsidR="009C13E9">
          <w:rPr>
            <w:noProof/>
            <w:webHidden/>
          </w:rPr>
          <w:tab/>
        </w:r>
        <w:r w:rsidR="009C13E9">
          <w:rPr>
            <w:noProof/>
            <w:webHidden/>
          </w:rPr>
          <w:fldChar w:fldCharType="begin"/>
        </w:r>
        <w:r w:rsidR="009C13E9">
          <w:rPr>
            <w:noProof/>
            <w:webHidden/>
          </w:rPr>
          <w:instrText xml:space="preserve"> PAGEREF _Toc428340973 \h </w:instrText>
        </w:r>
        <w:r w:rsidR="009C13E9">
          <w:rPr>
            <w:noProof/>
            <w:webHidden/>
          </w:rPr>
        </w:r>
        <w:r w:rsidR="009C13E9">
          <w:rPr>
            <w:noProof/>
            <w:webHidden/>
          </w:rPr>
          <w:fldChar w:fldCharType="separate"/>
        </w:r>
        <w:r w:rsidR="000E219A">
          <w:rPr>
            <w:noProof/>
            <w:webHidden/>
          </w:rPr>
          <w:t>7</w:t>
        </w:r>
        <w:r w:rsidR="009C13E9">
          <w:rPr>
            <w:noProof/>
            <w:webHidden/>
          </w:rPr>
          <w:fldChar w:fldCharType="end"/>
        </w:r>
      </w:hyperlink>
    </w:p>
    <w:p w:rsidR="009C13E9" w:rsidRDefault="00160DE3">
      <w:pPr>
        <w:pStyle w:val="TOC2"/>
        <w:tabs>
          <w:tab w:val="right" w:leader="dot" w:pos="8846"/>
        </w:tabs>
        <w:rPr>
          <w:rFonts w:asciiTheme="minorHAnsi" w:eastAsiaTheme="minorEastAsia" w:hAnsiTheme="minorHAnsi"/>
          <w:noProof/>
          <w:sz w:val="22"/>
          <w:lang w:val="en-US"/>
        </w:rPr>
      </w:pPr>
      <w:hyperlink w:anchor="_Toc428340974" w:history="1">
        <w:r w:rsidR="009C13E9" w:rsidRPr="002F6F0D">
          <w:rPr>
            <w:rStyle w:val="Hyperlink"/>
            <w:noProof/>
          </w:rPr>
          <w:t>The Setting of the Sun: Vespers (the Eleventh Hour)</w:t>
        </w:r>
        <w:r w:rsidR="009C13E9">
          <w:rPr>
            <w:noProof/>
            <w:webHidden/>
          </w:rPr>
          <w:tab/>
        </w:r>
        <w:r w:rsidR="009C13E9">
          <w:rPr>
            <w:noProof/>
            <w:webHidden/>
          </w:rPr>
          <w:fldChar w:fldCharType="begin"/>
        </w:r>
        <w:r w:rsidR="009C13E9">
          <w:rPr>
            <w:noProof/>
            <w:webHidden/>
          </w:rPr>
          <w:instrText xml:space="preserve"> PAGEREF _Toc428340974 \h </w:instrText>
        </w:r>
        <w:r w:rsidR="009C13E9">
          <w:rPr>
            <w:noProof/>
            <w:webHidden/>
          </w:rPr>
        </w:r>
        <w:r w:rsidR="009C13E9">
          <w:rPr>
            <w:noProof/>
            <w:webHidden/>
          </w:rPr>
          <w:fldChar w:fldCharType="separate"/>
        </w:r>
        <w:r w:rsidR="000E219A">
          <w:rPr>
            <w:noProof/>
            <w:webHidden/>
          </w:rPr>
          <w:t>8</w:t>
        </w:r>
        <w:r w:rsidR="009C13E9">
          <w:rPr>
            <w:noProof/>
            <w:webHidden/>
          </w:rPr>
          <w:fldChar w:fldCharType="end"/>
        </w:r>
      </w:hyperlink>
    </w:p>
    <w:p w:rsidR="009C13E9" w:rsidRDefault="00160DE3">
      <w:pPr>
        <w:pStyle w:val="TOC2"/>
        <w:tabs>
          <w:tab w:val="right" w:leader="dot" w:pos="8846"/>
        </w:tabs>
        <w:rPr>
          <w:rFonts w:asciiTheme="minorHAnsi" w:eastAsiaTheme="minorEastAsia" w:hAnsiTheme="minorHAnsi"/>
          <w:noProof/>
          <w:sz w:val="22"/>
          <w:lang w:val="en-US"/>
        </w:rPr>
      </w:pPr>
      <w:hyperlink w:anchor="_Toc428340975" w:history="1">
        <w:r w:rsidR="009C13E9" w:rsidRPr="002F6F0D">
          <w:rPr>
            <w:rStyle w:val="Hyperlink"/>
            <w:noProof/>
          </w:rPr>
          <w:t>After Supper: Retiring (the Twelfth Hour)</w:t>
        </w:r>
        <w:r w:rsidR="009C13E9">
          <w:rPr>
            <w:noProof/>
            <w:webHidden/>
          </w:rPr>
          <w:tab/>
        </w:r>
        <w:r w:rsidR="009C13E9">
          <w:rPr>
            <w:noProof/>
            <w:webHidden/>
          </w:rPr>
          <w:fldChar w:fldCharType="begin"/>
        </w:r>
        <w:r w:rsidR="009C13E9">
          <w:rPr>
            <w:noProof/>
            <w:webHidden/>
          </w:rPr>
          <w:instrText xml:space="preserve"> PAGEREF _Toc428340975 \h </w:instrText>
        </w:r>
        <w:r w:rsidR="009C13E9">
          <w:rPr>
            <w:noProof/>
            <w:webHidden/>
          </w:rPr>
        </w:r>
        <w:r w:rsidR="009C13E9">
          <w:rPr>
            <w:noProof/>
            <w:webHidden/>
          </w:rPr>
          <w:fldChar w:fldCharType="separate"/>
        </w:r>
        <w:r w:rsidR="000E219A">
          <w:rPr>
            <w:noProof/>
            <w:webHidden/>
          </w:rPr>
          <w:t>38</w:t>
        </w:r>
        <w:r w:rsidR="009C13E9">
          <w:rPr>
            <w:noProof/>
            <w:webHidden/>
          </w:rPr>
          <w:fldChar w:fldCharType="end"/>
        </w:r>
      </w:hyperlink>
    </w:p>
    <w:p w:rsidR="009C13E9" w:rsidRDefault="00160DE3">
      <w:pPr>
        <w:pStyle w:val="TOC2"/>
        <w:tabs>
          <w:tab w:val="right" w:leader="dot" w:pos="8846"/>
        </w:tabs>
        <w:rPr>
          <w:rFonts w:asciiTheme="minorHAnsi" w:eastAsiaTheme="minorEastAsia" w:hAnsiTheme="minorHAnsi"/>
          <w:noProof/>
          <w:sz w:val="22"/>
          <w:lang w:val="en-US"/>
        </w:rPr>
      </w:pPr>
      <w:hyperlink w:anchor="_Toc428340976" w:history="1">
        <w:r w:rsidR="009C13E9" w:rsidRPr="002F6F0D">
          <w:rPr>
            <w:rStyle w:val="Hyperlink"/>
            <w:noProof/>
          </w:rPr>
          <w:t>Midnight</w:t>
        </w:r>
        <w:r w:rsidR="009C13E9">
          <w:rPr>
            <w:noProof/>
            <w:webHidden/>
          </w:rPr>
          <w:tab/>
        </w:r>
        <w:r w:rsidR="009C13E9">
          <w:rPr>
            <w:noProof/>
            <w:webHidden/>
          </w:rPr>
          <w:fldChar w:fldCharType="begin"/>
        </w:r>
        <w:r w:rsidR="009C13E9">
          <w:rPr>
            <w:noProof/>
            <w:webHidden/>
          </w:rPr>
          <w:instrText xml:space="preserve"> PAGEREF _Toc428340976 \h </w:instrText>
        </w:r>
        <w:r w:rsidR="009C13E9">
          <w:rPr>
            <w:noProof/>
            <w:webHidden/>
          </w:rPr>
        </w:r>
        <w:r w:rsidR="009C13E9">
          <w:rPr>
            <w:noProof/>
            <w:webHidden/>
          </w:rPr>
          <w:fldChar w:fldCharType="separate"/>
        </w:r>
        <w:r w:rsidR="000E219A">
          <w:rPr>
            <w:noProof/>
            <w:webHidden/>
          </w:rPr>
          <w:t>49</w:t>
        </w:r>
        <w:r w:rsidR="009C13E9">
          <w:rPr>
            <w:noProof/>
            <w:webHidden/>
          </w:rPr>
          <w:fldChar w:fldCharType="end"/>
        </w:r>
      </w:hyperlink>
    </w:p>
    <w:p w:rsidR="009C13E9" w:rsidRDefault="00160DE3">
      <w:pPr>
        <w:pStyle w:val="TOC2"/>
        <w:tabs>
          <w:tab w:val="right" w:leader="dot" w:pos="8846"/>
        </w:tabs>
        <w:rPr>
          <w:rFonts w:asciiTheme="minorHAnsi" w:eastAsiaTheme="minorEastAsia" w:hAnsiTheme="minorHAnsi"/>
          <w:noProof/>
          <w:sz w:val="22"/>
          <w:lang w:val="en-US"/>
        </w:rPr>
      </w:pPr>
      <w:hyperlink w:anchor="_Toc428340977" w:history="1">
        <w:r w:rsidR="009C13E9" w:rsidRPr="002F6F0D">
          <w:rPr>
            <w:rStyle w:val="Hyperlink"/>
            <w:noProof/>
          </w:rPr>
          <w:t>The Rising of the Sun: Matins (or Lauds)</w:t>
        </w:r>
        <w:r w:rsidR="009C13E9">
          <w:rPr>
            <w:noProof/>
            <w:webHidden/>
          </w:rPr>
          <w:tab/>
        </w:r>
        <w:r w:rsidR="009C13E9">
          <w:rPr>
            <w:noProof/>
            <w:webHidden/>
          </w:rPr>
          <w:fldChar w:fldCharType="begin"/>
        </w:r>
        <w:r w:rsidR="009C13E9">
          <w:rPr>
            <w:noProof/>
            <w:webHidden/>
          </w:rPr>
          <w:instrText xml:space="preserve"> PAGEREF _Toc428340977 \h </w:instrText>
        </w:r>
        <w:r w:rsidR="009C13E9">
          <w:rPr>
            <w:noProof/>
            <w:webHidden/>
          </w:rPr>
        </w:r>
        <w:r w:rsidR="009C13E9">
          <w:rPr>
            <w:noProof/>
            <w:webHidden/>
          </w:rPr>
          <w:fldChar w:fldCharType="separate"/>
        </w:r>
        <w:r w:rsidR="000E219A">
          <w:rPr>
            <w:noProof/>
            <w:webHidden/>
          </w:rPr>
          <w:t>108</w:t>
        </w:r>
        <w:r w:rsidR="009C13E9">
          <w:rPr>
            <w:noProof/>
            <w:webHidden/>
          </w:rPr>
          <w:fldChar w:fldCharType="end"/>
        </w:r>
      </w:hyperlink>
    </w:p>
    <w:p w:rsidR="009C13E9" w:rsidRDefault="00160DE3">
      <w:pPr>
        <w:pStyle w:val="TOC2"/>
        <w:tabs>
          <w:tab w:val="right" w:leader="dot" w:pos="8846"/>
        </w:tabs>
        <w:rPr>
          <w:rFonts w:asciiTheme="minorHAnsi" w:eastAsiaTheme="minorEastAsia" w:hAnsiTheme="minorHAnsi"/>
          <w:noProof/>
          <w:sz w:val="22"/>
          <w:lang w:val="en-US"/>
        </w:rPr>
      </w:pPr>
      <w:hyperlink w:anchor="_Toc428340978" w:history="1">
        <w:r w:rsidR="009C13E9" w:rsidRPr="002F6F0D">
          <w:rPr>
            <w:rStyle w:val="Hyperlink"/>
            <w:noProof/>
          </w:rPr>
          <w:t>Early Morning: Prime (The First Hour)</w:t>
        </w:r>
        <w:r w:rsidR="009C13E9">
          <w:rPr>
            <w:noProof/>
            <w:webHidden/>
          </w:rPr>
          <w:tab/>
        </w:r>
        <w:r w:rsidR="009C13E9">
          <w:rPr>
            <w:noProof/>
            <w:webHidden/>
          </w:rPr>
          <w:fldChar w:fldCharType="begin"/>
        </w:r>
        <w:r w:rsidR="009C13E9">
          <w:rPr>
            <w:noProof/>
            <w:webHidden/>
          </w:rPr>
          <w:instrText xml:space="preserve"> PAGEREF _Toc428340978 \h </w:instrText>
        </w:r>
        <w:r w:rsidR="009C13E9">
          <w:rPr>
            <w:noProof/>
            <w:webHidden/>
          </w:rPr>
        </w:r>
        <w:r w:rsidR="009C13E9">
          <w:rPr>
            <w:noProof/>
            <w:webHidden/>
          </w:rPr>
          <w:fldChar w:fldCharType="separate"/>
        </w:r>
        <w:r w:rsidR="000E219A">
          <w:rPr>
            <w:noProof/>
            <w:webHidden/>
          </w:rPr>
          <w:t>241</w:t>
        </w:r>
        <w:r w:rsidR="009C13E9">
          <w:rPr>
            <w:noProof/>
            <w:webHidden/>
          </w:rPr>
          <w:fldChar w:fldCharType="end"/>
        </w:r>
      </w:hyperlink>
    </w:p>
    <w:p w:rsidR="009C13E9" w:rsidRDefault="00160DE3">
      <w:pPr>
        <w:pStyle w:val="TOC2"/>
        <w:tabs>
          <w:tab w:val="right" w:leader="dot" w:pos="8846"/>
        </w:tabs>
        <w:rPr>
          <w:rFonts w:asciiTheme="minorHAnsi" w:eastAsiaTheme="minorEastAsia" w:hAnsiTheme="minorHAnsi"/>
          <w:noProof/>
          <w:sz w:val="22"/>
          <w:lang w:val="en-US"/>
        </w:rPr>
      </w:pPr>
      <w:hyperlink w:anchor="_Toc428340979" w:history="1">
        <w:r w:rsidR="009C13E9" w:rsidRPr="002F6F0D">
          <w:rPr>
            <w:rStyle w:val="Hyperlink"/>
            <w:noProof/>
          </w:rPr>
          <w:t>Mid-Morning (The Third Hour)</w:t>
        </w:r>
        <w:r w:rsidR="009C13E9">
          <w:rPr>
            <w:noProof/>
            <w:webHidden/>
          </w:rPr>
          <w:tab/>
        </w:r>
        <w:r w:rsidR="009C13E9">
          <w:rPr>
            <w:noProof/>
            <w:webHidden/>
          </w:rPr>
          <w:fldChar w:fldCharType="begin"/>
        </w:r>
        <w:r w:rsidR="009C13E9">
          <w:rPr>
            <w:noProof/>
            <w:webHidden/>
          </w:rPr>
          <w:instrText xml:space="preserve"> PAGEREF _Toc428340979 \h </w:instrText>
        </w:r>
        <w:r w:rsidR="009C13E9">
          <w:rPr>
            <w:noProof/>
            <w:webHidden/>
          </w:rPr>
        </w:r>
        <w:r w:rsidR="009C13E9">
          <w:rPr>
            <w:noProof/>
            <w:webHidden/>
          </w:rPr>
          <w:fldChar w:fldCharType="separate"/>
        </w:r>
        <w:r w:rsidR="000E219A">
          <w:rPr>
            <w:noProof/>
            <w:webHidden/>
          </w:rPr>
          <w:t>261</w:t>
        </w:r>
        <w:r w:rsidR="009C13E9">
          <w:rPr>
            <w:noProof/>
            <w:webHidden/>
          </w:rPr>
          <w:fldChar w:fldCharType="end"/>
        </w:r>
      </w:hyperlink>
    </w:p>
    <w:p w:rsidR="009C13E9" w:rsidRDefault="00160DE3">
      <w:pPr>
        <w:pStyle w:val="TOC2"/>
        <w:tabs>
          <w:tab w:val="right" w:leader="dot" w:pos="8846"/>
        </w:tabs>
        <w:rPr>
          <w:rFonts w:asciiTheme="minorHAnsi" w:eastAsiaTheme="minorEastAsia" w:hAnsiTheme="minorHAnsi"/>
          <w:noProof/>
          <w:sz w:val="22"/>
          <w:lang w:val="en-US"/>
        </w:rPr>
      </w:pPr>
      <w:hyperlink w:anchor="_Toc428340980" w:history="1">
        <w:r w:rsidR="009C13E9" w:rsidRPr="002F6F0D">
          <w:rPr>
            <w:rStyle w:val="Hyperlink"/>
            <w:noProof/>
          </w:rPr>
          <w:t>Noon (The Sixth Hour)</w:t>
        </w:r>
        <w:r w:rsidR="009C13E9">
          <w:rPr>
            <w:noProof/>
            <w:webHidden/>
          </w:rPr>
          <w:tab/>
        </w:r>
        <w:r w:rsidR="009C13E9">
          <w:rPr>
            <w:noProof/>
            <w:webHidden/>
          </w:rPr>
          <w:fldChar w:fldCharType="begin"/>
        </w:r>
        <w:r w:rsidR="009C13E9">
          <w:rPr>
            <w:noProof/>
            <w:webHidden/>
          </w:rPr>
          <w:instrText xml:space="preserve"> PAGEREF _Toc428340980 \h </w:instrText>
        </w:r>
        <w:r w:rsidR="009C13E9">
          <w:rPr>
            <w:noProof/>
            <w:webHidden/>
          </w:rPr>
        </w:r>
        <w:r w:rsidR="009C13E9">
          <w:rPr>
            <w:noProof/>
            <w:webHidden/>
          </w:rPr>
          <w:fldChar w:fldCharType="separate"/>
        </w:r>
        <w:r w:rsidR="000E219A">
          <w:rPr>
            <w:noProof/>
            <w:webHidden/>
          </w:rPr>
          <w:t>264</w:t>
        </w:r>
        <w:r w:rsidR="009C13E9">
          <w:rPr>
            <w:noProof/>
            <w:webHidden/>
          </w:rPr>
          <w:fldChar w:fldCharType="end"/>
        </w:r>
      </w:hyperlink>
    </w:p>
    <w:p w:rsidR="009C13E9" w:rsidRDefault="00160DE3">
      <w:pPr>
        <w:pStyle w:val="TOC2"/>
        <w:tabs>
          <w:tab w:val="right" w:leader="dot" w:pos="8846"/>
        </w:tabs>
        <w:rPr>
          <w:rFonts w:asciiTheme="minorHAnsi" w:eastAsiaTheme="minorEastAsia" w:hAnsiTheme="minorHAnsi"/>
          <w:noProof/>
          <w:sz w:val="22"/>
          <w:lang w:val="en-US"/>
        </w:rPr>
      </w:pPr>
      <w:hyperlink w:anchor="_Toc428340981" w:history="1">
        <w:r w:rsidR="009C13E9" w:rsidRPr="002F6F0D">
          <w:rPr>
            <w:rStyle w:val="Hyperlink"/>
            <w:noProof/>
          </w:rPr>
          <w:t>Afternoon (The Ninth Hour)</w:t>
        </w:r>
        <w:r w:rsidR="009C13E9">
          <w:rPr>
            <w:noProof/>
            <w:webHidden/>
          </w:rPr>
          <w:tab/>
        </w:r>
        <w:r w:rsidR="009C13E9">
          <w:rPr>
            <w:noProof/>
            <w:webHidden/>
          </w:rPr>
          <w:fldChar w:fldCharType="begin"/>
        </w:r>
        <w:r w:rsidR="009C13E9">
          <w:rPr>
            <w:noProof/>
            <w:webHidden/>
          </w:rPr>
          <w:instrText xml:space="preserve"> PAGEREF _Toc428340981 \h </w:instrText>
        </w:r>
        <w:r w:rsidR="009C13E9">
          <w:rPr>
            <w:noProof/>
            <w:webHidden/>
          </w:rPr>
        </w:r>
        <w:r w:rsidR="009C13E9">
          <w:rPr>
            <w:noProof/>
            <w:webHidden/>
          </w:rPr>
          <w:fldChar w:fldCharType="separate"/>
        </w:r>
        <w:r w:rsidR="000E219A">
          <w:rPr>
            <w:noProof/>
            <w:webHidden/>
          </w:rPr>
          <w:t>268</w:t>
        </w:r>
        <w:r w:rsidR="009C13E9">
          <w:rPr>
            <w:noProof/>
            <w:webHidden/>
          </w:rPr>
          <w:fldChar w:fldCharType="end"/>
        </w:r>
      </w:hyperlink>
    </w:p>
    <w:p w:rsidR="009C13E9" w:rsidRDefault="00160DE3">
      <w:pPr>
        <w:pStyle w:val="TOC1"/>
        <w:tabs>
          <w:tab w:val="right" w:leader="dot" w:pos="8846"/>
        </w:tabs>
        <w:rPr>
          <w:rFonts w:asciiTheme="minorHAnsi" w:eastAsiaTheme="minorEastAsia" w:hAnsiTheme="minorHAnsi"/>
          <w:noProof/>
          <w:sz w:val="22"/>
          <w:lang w:val="en-US"/>
        </w:rPr>
      </w:pPr>
      <w:hyperlink w:anchor="_Toc428340982" w:history="1">
        <w:r w:rsidR="009C13E9" w:rsidRPr="002F6F0D">
          <w:rPr>
            <w:rStyle w:val="Hyperlink"/>
            <w:noProof/>
          </w:rPr>
          <w:t>The Book of the Psalter</w:t>
        </w:r>
        <w:r w:rsidR="009C13E9">
          <w:rPr>
            <w:noProof/>
            <w:webHidden/>
          </w:rPr>
          <w:tab/>
        </w:r>
        <w:r w:rsidR="009C13E9">
          <w:rPr>
            <w:noProof/>
            <w:webHidden/>
          </w:rPr>
          <w:fldChar w:fldCharType="begin"/>
        </w:r>
        <w:r w:rsidR="009C13E9">
          <w:rPr>
            <w:noProof/>
            <w:webHidden/>
          </w:rPr>
          <w:instrText xml:space="preserve"> PAGEREF _Toc428340982 \h </w:instrText>
        </w:r>
        <w:r w:rsidR="009C13E9">
          <w:rPr>
            <w:noProof/>
            <w:webHidden/>
          </w:rPr>
        </w:r>
        <w:r w:rsidR="009C13E9">
          <w:rPr>
            <w:noProof/>
            <w:webHidden/>
          </w:rPr>
          <w:fldChar w:fldCharType="separate"/>
        </w:r>
        <w:r w:rsidR="000E219A">
          <w:rPr>
            <w:noProof/>
            <w:webHidden/>
          </w:rPr>
          <w:t>271</w:t>
        </w:r>
        <w:r w:rsidR="009C13E9">
          <w:rPr>
            <w:noProof/>
            <w:webHidden/>
          </w:rPr>
          <w:fldChar w:fldCharType="end"/>
        </w:r>
      </w:hyperlink>
    </w:p>
    <w:p w:rsidR="009C13E9" w:rsidRDefault="00160DE3">
      <w:pPr>
        <w:pStyle w:val="TOC1"/>
        <w:tabs>
          <w:tab w:val="right" w:leader="dot" w:pos="8846"/>
        </w:tabs>
        <w:rPr>
          <w:rFonts w:asciiTheme="minorHAnsi" w:eastAsiaTheme="minorEastAsia" w:hAnsiTheme="minorHAnsi"/>
          <w:noProof/>
          <w:sz w:val="22"/>
          <w:lang w:val="en-US"/>
        </w:rPr>
      </w:pPr>
      <w:hyperlink w:anchor="_Toc428340983" w:history="1">
        <w:r w:rsidR="009C13E9" w:rsidRPr="002F6F0D">
          <w:rPr>
            <w:rStyle w:val="Hyperlink"/>
            <w:noProof/>
          </w:rPr>
          <w:t>The Book of Psalis and Doxologies</w:t>
        </w:r>
        <w:r w:rsidR="009C13E9">
          <w:rPr>
            <w:noProof/>
            <w:webHidden/>
          </w:rPr>
          <w:tab/>
        </w:r>
        <w:r w:rsidR="009C13E9">
          <w:rPr>
            <w:noProof/>
            <w:webHidden/>
          </w:rPr>
          <w:fldChar w:fldCharType="begin"/>
        </w:r>
        <w:r w:rsidR="009C13E9">
          <w:rPr>
            <w:noProof/>
            <w:webHidden/>
          </w:rPr>
          <w:instrText xml:space="preserve"> PAGEREF _Toc428340983 \h </w:instrText>
        </w:r>
        <w:r w:rsidR="009C13E9">
          <w:rPr>
            <w:noProof/>
            <w:webHidden/>
          </w:rPr>
        </w:r>
        <w:r w:rsidR="009C13E9">
          <w:rPr>
            <w:noProof/>
            <w:webHidden/>
          </w:rPr>
          <w:fldChar w:fldCharType="separate"/>
        </w:r>
        <w:r w:rsidR="000E219A">
          <w:rPr>
            <w:noProof/>
            <w:webHidden/>
          </w:rPr>
          <w:t>495</w:t>
        </w:r>
        <w:r w:rsidR="009C13E9">
          <w:rPr>
            <w:noProof/>
            <w:webHidden/>
          </w:rPr>
          <w:fldChar w:fldCharType="end"/>
        </w:r>
      </w:hyperlink>
    </w:p>
    <w:p w:rsidR="009C13E9" w:rsidRDefault="00160DE3">
      <w:pPr>
        <w:pStyle w:val="TOC2"/>
        <w:tabs>
          <w:tab w:val="right" w:leader="dot" w:pos="8846"/>
        </w:tabs>
        <w:rPr>
          <w:rFonts w:asciiTheme="minorHAnsi" w:eastAsiaTheme="minorEastAsia" w:hAnsiTheme="minorHAnsi"/>
          <w:noProof/>
          <w:sz w:val="22"/>
          <w:lang w:val="en-US"/>
        </w:rPr>
      </w:pPr>
      <w:hyperlink w:anchor="_Toc428340984" w:history="1">
        <w:r w:rsidR="009C13E9" w:rsidRPr="002F6F0D">
          <w:rPr>
            <w:rStyle w:val="Hyperlink"/>
            <w:noProof/>
          </w:rPr>
          <w:t>General and Common Doxologies</w:t>
        </w:r>
        <w:r w:rsidR="009C13E9">
          <w:rPr>
            <w:noProof/>
            <w:webHidden/>
          </w:rPr>
          <w:tab/>
        </w:r>
        <w:r w:rsidR="009C13E9">
          <w:rPr>
            <w:noProof/>
            <w:webHidden/>
          </w:rPr>
          <w:fldChar w:fldCharType="begin"/>
        </w:r>
        <w:r w:rsidR="009C13E9">
          <w:rPr>
            <w:noProof/>
            <w:webHidden/>
          </w:rPr>
          <w:instrText xml:space="preserve"> PAGEREF _Toc428340984 \h </w:instrText>
        </w:r>
        <w:r w:rsidR="009C13E9">
          <w:rPr>
            <w:noProof/>
            <w:webHidden/>
          </w:rPr>
        </w:r>
        <w:r w:rsidR="009C13E9">
          <w:rPr>
            <w:noProof/>
            <w:webHidden/>
          </w:rPr>
          <w:fldChar w:fldCharType="separate"/>
        </w:r>
        <w:r w:rsidR="000E219A">
          <w:rPr>
            <w:noProof/>
            <w:webHidden/>
          </w:rPr>
          <w:t>496</w:t>
        </w:r>
        <w:r w:rsidR="009C13E9">
          <w:rPr>
            <w:noProof/>
            <w:webHidden/>
          </w:rPr>
          <w:fldChar w:fldCharType="end"/>
        </w:r>
      </w:hyperlink>
    </w:p>
    <w:p w:rsidR="009C13E9" w:rsidRDefault="00160DE3">
      <w:pPr>
        <w:pStyle w:val="TOC2"/>
        <w:tabs>
          <w:tab w:val="right" w:leader="dot" w:pos="8846"/>
        </w:tabs>
        <w:rPr>
          <w:rFonts w:asciiTheme="minorHAnsi" w:eastAsiaTheme="minorEastAsia" w:hAnsiTheme="minorHAnsi"/>
          <w:noProof/>
          <w:sz w:val="22"/>
          <w:lang w:val="en-US"/>
        </w:rPr>
      </w:pPr>
      <w:hyperlink w:anchor="_Toc428340985" w:history="1">
        <w:r w:rsidR="009C13E9" w:rsidRPr="002F6F0D">
          <w:rPr>
            <w:rStyle w:val="Hyperlink"/>
            <w:noProof/>
          </w:rPr>
          <w:t xml:space="preserve">September or </w:t>
        </w:r>
        <w:r w:rsidR="009C13E9" w:rsidRPr="002F6F0D">
          <w:rPr>
            <w:rStyle w:val="Hyperlink"/>
            <w:rFonts w:ascii="FreeSerifAvvaShenouda" w:eastAsia="Arial Unicode MS" w:hAnsi="FreeSerifAvvaShenouda" w:cs="FreeSerifAvvaShenouda"/>
            <w:noProof/>
            <w:lang w:val="en-US"/>
          </w:rPr>
          <w:t>Ⲑⲟⲟⲩⲧ</w:t>
        </w:r>
        <w:r w:rsidR="009C13E9">
          <w:rPr>
            <w:noProof/>
            <w:webHidden/>
          </w:rPr>
          <w:tab/>
        </w:r>
        <w:r w:rsidR="009C13E9">
          <w:rPr>
            <w:noProof/>
            <w:webHidden/>
          </w:rPr>
          <w:fldChar w:fldCharType="begin"/>
        </w:r>
        <w:r w:rsidR="009C13E9">
          <w:rPr>
            <w:noProof/>
            <w:webHidden/>
          </w:rPr>
          <w:instrText xml:space="preserve"> PAGEREF _Toc428340985 \h </w:instrText>
        </w:r>
        <w:r w:rsidR="009C13E9">
          <w:rPr>
            <w:noProof/>
            <w:webHidden/>
          </w:rPr>
        </w:r>
        <w:r w:rsidR="009C13E9">
          <w:rPr>
            <w:noProof/>
            <w:webHidden/>
          </w:rPr>
          <w:fldChar w:fldCharType="separate"/>
        </w:r>
        <w:r w:rsidR="000E219A">
          <w:rPr>
            <w:noProof/>
            <w:webHidden/>
          </w:rPr>
          <w:t>498</w:t>
        </w:r>
        <w:r w:rsidR="009C13E9">
          <w:rPr>
            <w:noProof/>
            <w:webHidden/>
          </w:rPr>
          <w:fldChar w:fldCharType="end"/>
        </w:r>
      </w:hyperlink>
    </w:p>
    <w:p w:rsidR="009C13E9" w:rsidRDefault="00160DE3">
      <w:pPr>
        <w:pStyle w:val="TOC2"/>
        <w:tabs>
          <w:tab w:val="right" w:leader="dot" w:pos="8846"/>
        </w:tabs>
        <w:rPr>
          <w:rFonts w:asciiTheme="minorHAnsi" w:eastAsiaTheme="minorEastAsia" w:hAnsiTheme="minorHAnsi"/>
          <w:noProof/>
          <w:sz w:val="22"/>
          <w:lang w:val="en-US"/>
        </w:rPr>
      </w:pPr>
      <w:hyperlink w:anchor="_Toc428340986" w:history="1">
        <w:r w:rsidR="009C13E9" w:rsidRPr="002F6F0D">
          <w:rPr>
            <w:rStyle w:val="Hyperlink"/>
            <w:noProof/>
          </w:rPr>
          <w:t xml:space="preserve">October or </w:t>
        </w:r>
        <w:r w:rsidR="009C13E9" w:rsidRPr="002F6F0D">
          <w:rPr>
            <w:rStyle w:val="Hyperlink"/>
            <w:rFonts w:ascii="FreeSerifAvvaShenouda" w:hAnsi="FreeSerifAvvaShenouda" w:cs="FreeSerifAvvaShenouda"/>
            <w:noProof/>
          </w:rPr>
          <w:t>Ⲡⲁⲱⲡⲉ</w:t>
        </w:r>
        <w:r w:rsidR="009C13E9">
          <w:rPr>
            <w:noProof/>
            <w:webHidden/>
          </w:rPr>
          <w:tab/>
        </w:r>
        <w:r w:rsidR="009C13E9">
          <w:rPr>
            <w:noProof/>
            <w:webHidden/>
          </w:rPr>
          <w:fldChar w:fldCharType="begin"/>
        </w:r>
        <w:r w:rsidR="009C13E9">
          <w:rPr>
            <w:noProof/>
            <w:webHidden/>
          </w:rPr>
          <w:instrText xml:space="preserve"> PAGEREF _Toc428340986 \h </w:instrText>
        </w:r>
        <w:r w:rsidR="009C13E9">
          <w:rPr>
            <w:noProof/>
            <w:webHidden/>
          </w:rPr>
        </w:r>
        <w:r w:rsidR="009C13E9">
          <w:rPr>
            <w:noProof/>
            <w:webHidden/>
          </w:rPr>
          <w:fldChar w:fldCharType="separate"/>
        </w:r>
        <w:r w:rsidR="000E219A">
          <w:rPr>
            <w:noProof/>
            <w:webHidden/>
          </w:rPr>
          <w:t>523</w:t>
        </w:r>
        <w:r w:rsidR="009C13E9">
          <w:rPr>
            <w:noProof/>
            <w:webHidden/>
          </w:rPr>
          <w:fldChar w:fldCharType="end"/>
        </w:r>
      </w:hyperlink>
    </w:p>
    <w:p w:rsidR="009C13E9" w:rsidRDefault="00160DE3">
      <w:pPr>
        <w:pStyle w:val="TOC2"/>
        <w:tabs>
          <w:tab w:val="right" w:leader="dot" w:pos="8846"/>
        </w:tabs>
        <w:rPr>
          <w:rFonts w:asciiTheme="minorHAnsi" w:eastAsiaTheme="minorEastAsia" w:hAnsiTheme="minorHAnsi"/>
          <w:noProof/>
          <w:sz w:val="22"/>
          <w:lang w:val="en-US"/>
        </w:rPr>
      </w:pPr>
      <w:hyperlink w:anchor="_Toc428340987" w:history="1">
        <w:r w:rsidR="009C13E9" w:rsidRPr="002F6F0D">
          <w:rPr>
            <w:rStyle w:val="Hyperlink"/>
            <w:noProof/>
          </w:rPr>
          <w:t xml:space="preserve">November or </w:t>
        </w:r>
        <w:r w:rsidR="009C13E9" w:rsidRPr="002F6F0D">
          <w:rPr>
            <w:rStyle w:val="Hyperlink"/>
            <w:rFonts w:ascii="FreeSerifAvvaShenouda" w:eastAsia="Arial Unicode MS" w:hAnsi="FreeSerifAvvaShenouda" w:cs="FreeSerifAvvaShenouda"/>
            <w:noProof/>
          </w:rPr>
          <w:t>Ⲁⲑⲟⲣ</w:t>
        </w:r>
        <w:r w:rsidR="009C13E9">
          <w:rPr>
            <w:noProof/>
            <w:webHidden/>
          </w:rPr>
          <w:tab/>
        </w:r>
        <w:r w:rsidR="009C13E9">
          <w:rPr>
            <w:noProof/>
            <w:webHidden/>
          </w:rPr>
          <w:fldChar w:fldCharType="begin"/>
        </w:r>
        <w:r w:rsidR="009C13E9">
          <w:rPr>
            <w:noProof/>
            <w:webHidden/>
          </w:rPr>
          <w:instrText xml:space="preserve"> PAGEREF _Toc428340987 \h </w:instrText>
        </w:r>
        <w:r w:rsidR="009C13E9">
          <w:rPr>
            <w:noProof/>
            <w:webHidden/>
          </w:rPr>
        </w:r>
        <w:r w:rsidR="009C13E9">
          <w:rPr>
            <w:noProof/>
            <w:webHidden/>
          </w:rPr>
          <w:fldChar w:fldCharType="separate"/>
        </w:r>
        <w:r w:rsidR="000E219A">
          <w:rPr>
            <w:noProof/>
            <w:webHidden/>
          </w:rPr>
          <w:t>524</w:t>
        </w:r>
        <w:r w:rsidR="009C13E9">
          <w:rPr>
            <w:noProof/>
            <w:webHidden/>
          </w:rPr>
          <w:fldChar w:fldCharType="end"/>
        </w:r>
      </w:hyperlink>
    </w:p>
    <w:p w:rsidR="009C13E9" w:rsidRDefault="00160DE3">
      <w:pPr>
        <w:pStyle w:val="TOC2"/>
        <w:tabs>
          <w:tab w:val="right" w:leader="dot" w:pos="8846"/>
        </w:tabs>
        <w:rPr>
          <w:rFonts w:asciiTheme="minorHAnsi" w:eastAsiaTheme="minorEastAsia" w:hAnsiTheme="minorHAnsi"/>
          <w:noProof/>
          <w:sz w:val="22"/>
          <w:lang w:val="en-US"/>
        </w:rPr>
      </w:pPr>
      <w:hyperlink w:anchor="_Toc428340988" w:history="1">
        <w:r w:rsidR="009C13E9" w:rsidRPr="002F6F0D">
          <w:rPr>
            <w:rStyle w:val="Hyperlink"/>
            <w:noProof/>
          </w:rPr>
          <w:t xml:space="preserve">December or </w:t>
        </w:r>
        <w:r w:rsidR="009C13E9" w:rsidRPr="002F6F0D">
          <w:rPr>
            <w:rStyle w:val="Hyperlink"/>
            <w:rFonts w:ascii="FreeSerifAvvaShenouda" w:hAnsi="FreeSerifAvvaShenouda" w:cs="FreeSerifAvvaShenouda"/>
            <w:noProof/>
          </w:rPr>
          <w:t>Ⲕⲟⲓⲁϩⲕ</w:t>
        </w:r>
        <w:r w:rsidR="009C13E9">
          <w:rPr>
            <w:noProof/>
            <w:webHidden/>
          </w:rPr>
          <w:tab/>
        </w:r>
        <w:r w:rsidR="009C13E9">
          <w:rPr>
            <w:noProof/>
            <w:webHidden/>
          </w:rPr>
          <w:fldChar w:fldCharType="begin"/>
        </w:r>
        <w:r w:rsidR="009C13E9">
          <w:rPr>
            <w:noProof/>
            <w:webHidden/>
          </w:rPr>
          <w:instrText xml:space="preserve"> PAGEREF _Toc428340988 \h </w:instrText>
        </w:r>
        <w:r w:rsidR="009C13E9">
          <w:rPr>
            <w:noProof/>
            <w:webHidden/>
          </w:rPr>
        </w:r>
        <w:r w:rsidR="009C13E9">
          <w:rPr>
            <w:noProof/>
            <w:webHidden/>
          </w:rPr>
          <w:fldChar w:fldCharType="separate"/>
        </w:r>
        <w:r w:rsidR="000E219A">
          <w:rPr>
            <w:noProof/>
            <w:webHidden/>
          </w:rPr>
          <w:t>526</w:t>
        </w:r>
        <w:r w:rsidR="009C13E9">
          <w:rPr>
            <w:noProof/>
            <w:webHidden/>
          </w:rPr>
          <w:fldChar w:fldCharType="end"/>
        </w:r>
      </w:hyperlink>
    </w:p>
    <w:p w:rsidR="009C13E9" w:rsidRDefault="00160DE3">
      <w:pPr>
        <w:pStyle w:val="TOC2"/>
        <w:tabs>
          <w:tab w:val="right" w:leader="dot" w:pos="8846"/>
        </w:tabs>
        <w:rPr>
          <w:rFonts w:asciiTheme="minorHAnsi" w:eastAsiaTheme="minorEastAsia" w:hAnsiTheme="minorHAnsi"/>
          <w:noProof/>
          <w:sz w:val="22"/>
          <w:lang w:val="en-US"/>
        </w:rPr>
      </w:pPr>
      <w:hyperlink w:anchor="_Toc428340989" w:history="1">
        <w:r w:rsidR="009C13E9" w:rsidRPr="002F6F0D">
          <w:rPr>
            <w:rStyle w:val="Hyperlink"/>
            <w:noProof/>
          </w:rPr>
          <w:t xml:space="preserve">January or </w:t>
        </w:r>
        <w:r w:rsidR="009C13E9" w:rsidRPr="002F6F0D">
          <w:rPr>
            <w:rStyle w:val="Hyperlink"/>
            <w:rFonts w:ascii="FreeSerifAvvaShenouda" w:hAnsi="FreeSerifAvvaShenouda" w:cs="FreeSerifAvvaShenouda"/>
            <w:noProof/>
          </w:rPr>
          <w:t>Ⲧⲱⲃⲓ</w:t>
        </w:r>
        <w:r w:rsidR="009C13E9">
          <w:rPr>
            <w:noProof/>
            <w:webHidden/>
          </w:rPr>
          <w:tab/>
        </w:r>
        <w:r w:rsidR="009C13E9">
          <w:rPr>
            <w:noProof/>
            <w:webHidden/>
          </w:rPr>
          <w:fldChar w:fldCharType="begin"/>
        </w:r>
        <w:r w:rsidR="009C13E9">
          <w:rPr>
            <w:noProof/>
            <w:webHidden/>
          </w:rPr>
          <w:instrText xml:space="preserve"> PAGEREF _Toc428340989 \h </w:instrText>
        </w:r>
        <w:r w:rsidR="009C13E9">
          <w:rPr>
            <w:noProof/>
            <w:webHidden/>
          </w:rPr>
        </w:r>
        <w:r w:rsidR="009C13E9">
          <w:rPr>
            <w:noProof/>
            <w:webHidden/>
          </w:rPr>
          <w:fldChar w:fldCharType="separate"/>
        </w:r>
        <w:r w:rsidR="000E219A">
          <w:rPr>
            <w:noProof/>
            <w:webHidden/>
          </w:rPr>
          <w:t>582</w:t>
        </w:r>
        <w:r w:rsidR="009C13E9">
          <w:rPr>
            <w:noProof/>
            <w:webHidden/>
          </w:rPr>
          <w:fldChar w:fldCharType="end"/>
        </w:r>
      </w:hyperlink>
    </w:p>
    <w:p w:rsidR="009C13E9" w:rsidRDefault="00160DE3">
      <w:pPr>
        <w:pStyle w:val="TOC2"/>
        <w:tabs>
          <w:tab w:val="right" w:leader="dot" w:pos="8846"/>
        </w:tabs>
        <w:rPr>
          <w:rFonts w:asciiTheme="minorHAnsi" w:eastAsiaTheme="minorEastAsia" w:hAnsiTheme="minorHAnsi"/>
          <w:noProof/>
          <w:sz w:val="22"/>
          <w:lang w:val="en-US"/>
        </w:rPr>
      </w:pPr>
      <w:hyperlink w:anchor="_Toc428340990" w:history="1">
        <w:r w:rsidR="009C13E9" w:rsidRPr="002F6F0D">
          <w:rPr>
            <w:rStyle w:val="Hyperlink"/>
            <w:noProof/>
          </w:rPr>
          <w:t xml:space="preserve">February or </w:t>
        </w:r>
        <w:r w:rsidR="009C13E9" w:rsidRPr="002F6F0D">
          <w:rPr>
            <w:rStyle w:val="Hyperlink"/>
            <w:rFonts w:ascii="FreeSerifAvvaShenouda" w:hAnsi="FreeSerifAvvaShenouda" w:cs="FreeSerifAvvaShenouda"/>
            <w:noProof/>
          </w:rPr>
          <w:t>Ⲙϣⲓⲣ</w:t>
        </w:r>
        <w:r w:rsidR="009C13E9">
          <w:rPr>
            <w:noProof/>
            <w:webHidden/>
          </w:rPr>
          <w:tab/>
        </w:r>
        <w:r w:rsidR="009C13E9">
          <w:rPr>
            <w:noProof/>
            <w:webHidden/>
          </w:rPr>
          <w:fldChar w:fldCharType="begin"/>
        </w:r>
        <w:r w:rsidR="009C13E9">
          <w:rPr>
            <w:noProof/>
            <w:webHidden/>
          </w:rPr>
          <w:instrText xml:space="preserve"> PAGEREF _Toc428340990 \h </w:instrText>
        </w:r>
        <w:r w:rsidR="009C13E9">
          <w:rPr>
            <w:noProof/>
            <w:webHidden/>
          </w:rPr>
        </w:r>
        <w:r w:rsidR="009C13E9">
          <w:rPr>
            <w:noProof/>
            <w:webHidden/>
          </w:rPr>
          <w:fldChar w:fldCharType="separate"/>
        </w:r>
        <w:r w:rsidR="000E219A">
          <w:rPr>
            <w:noProof/>
            <w:webHidden/>
          </w:rPr>
          <w:t>637</w:t>
        </w:r>
        <w:r w:rsidR="009C13E9">
          <w:rPr>
            <w:noProof/>
            <w:webHidden/>
          </w:rPr>
          <w:fldChar w:fldCharType="end"/>
        </w:r>
      </w:hyperlink>
    </w:p>
    <w:p w:rsidR="009C13E9" w:rsidRDefault="00160DE3">
      <w:pPr>
        <w:pStyle w:val="TOC2"/>
        <w:tabs>
          <w:tab w:val="right" w:leader="dot" w:pos="8846"/>
        </w:tabs>
        <w:rPr>
          <w:rFonts w:asciiTheme="minorHAnsi" w:eastAsiaTheme="minorEastAsia" w:hAnsiTheme="minorHAnsi"/>
          <w:noProof/>
          <w:sz w:val="22"/>
          <w:lang w:val="en-US"/>
        </w:rPr>
      </w:pPr>
      <w:hyperlink w:anchor="_Toc428340991" w:history="1">
        <w:r w:rsidR="009C13E9" w:rsidRPr="002F6F0D">
          <w:rPr>
            <w:rStyle w:val="Hyperlink"/>
            <w:noProof/>
          </w:rPr>
          <w:t xml:space="preserve">March or </w:t>
        </w:r>
        <w:r w:rsidR="009C13E9" w:rsidRPr="002F6F0D">
          <w:rPr>
            <w:rStyle w:val="Hyperlink"/>
            <w:rFonts w:ascii="FreeSerifAvvaShenouda" w:hAnsi="FreeSerifAvvaShenouda" w:cs="FreeSerifAvvaShenouda"/>
            <w:noProof/>
          </w:rPr>
          <w:t>Ⲡⲁⲣⲙϩⲟⲧⲡ</w:t>
        </w:r>
        <w:r w:rsidR="009C13E9">
          <w:rPr>
            <w:noProof/>
            <w:webHidden/>
          </w:rPr>
          <w:tab/>
        </w:r>
        <w:r w:rsidR="009C13E9">
          <w:rPr>
            <w:noProof/>
            <w:webHidden/>
          </w:rPr>
          <w:fldChar w:fldCharType="begin"/>
        </w:r>
        <w:r w:rsidR="009C13E9">
          <w:rPr>
            <w:noProof/>
            <w:webHidden/>
          </w:rPr>
          <w:instrText xml:space="preserve"> PAGEREF _Toc428340991 \h </w:instrText>
        </w:r>
        <w:r w:rsidR="009C13E9">
          <w:rPr>
            <w:noProof/>
            <w:webHidden/>
          </w:rPr>
        </w:r>
        <w:r w:rsidR="009C13E9">
          <w:rPr>
            <w:noProof/>
            <w:webHidden/>
          </w:rPr>
          <w:fldChar w:fldCharType="separate"/>
        </w:r>
        <w:r w:rsidR="000E219A">
          <w:rPr>
            <w:noProof/>
            <w:webHidden/>
          </w:rPr>
          <w:t>639</w:t>
        </w:r>
        <w:r w:rsidR="009C13E9">
          <w:rPr>
            <w:noProof/>
            <w:webHidden/>
          </w:rPr>
          <w:fldChar w:fldCharType="end"/>
        </w:r>
      </w:hyperlink>
    </w:p>
    <w:p w:rsidR="009C13E9" w:rsidRDefault="00160DE3">
      <w:pPr>
        <w:pStyle w:val="TOC2"/>
        <w:tabs>
          <w:tab w:val="right" w:leader="dot" w:pos="8846"/>
        </w:tabs>
        <w:rPr>
          <w:rFonts w:asciiTheme="minorHAnsi" w:eastAsiaTheme="minorEastAsia" w:hAnsiTheme="minorHAnsi"/>
          <w:noProof/>
          <w:sz w:val="22"/>
          <w:lang w:val="en-US"/>
        </w:rPr>
      </w:pPr>
      <w:hyperlink w:anchor="_Toc428340992" w:history="1">
        <w:r w:rsidR="009C13E9" w:rsidRPr="002F6F0D">
          <w:rPr>
            <w:rStyle w:val="Hyperlink"/>
            <w:noProof/>
          </w:rPr>
          <w:t>April</w:t>
        </w:r>
        <w:r w:rsidR="009C13E9" w:rsidRPr="002F6F0D">
          <w:rPr>
            <w:rStyle w:val="Hyperlink"/>
            <w:noProof/>
            <w:lang w:val="en-US"/>
          </w:rPr>
          <w:t xml:space="preserve"> or</w:t>
        </w:r>
        <w:r w:rsidR="009C13E9" w:rsidRPr="002F6F0D">
          <w:rPr>
            <w:rStyle w:val="Hyperlink"/>
            <w:noProof/>
          </w:rPr>
          <w:t xml:space="preserve"> </w:t>
        </w:r>
        <w:r w:rsidR="009C13E9" w:rsidRPr="002F6F0D">
          <w:rPr>
            <w:rStyle w:val="Hyperlink"/>
            <w:rFonts w:ascii="FreeSerifAvvaShenouda" w:hAnsi="FreeSerifAvvaShenouda" w:cs="FreeSerifAvvaShenouda"/>
            <w:noProof/>
          </w:rPr>
          <w:t>Ⲡⲁⲣⲙⲟⲩⲧⲉ</w:t>
        </w:r>
        <w:r w:rsidR="009C13E9">
          <w:rPr>
            <w:noProof/>
            <w:webHidden/>
          </w:rPr>
          <w:tab/>
        </w:r>
        <w:r w:rsidR="009C13E9">
          <w:rPr>
            <w:noProof/>
            <w:webHidden/>
          </w:rPr>
          <w:fldChar w:fldCharType="begin"/>
        </w:r>
        <w:r w:rsidR="009C13E9">
          <w:rPr>
            <w:noProof/>
            <w:webHidden/>
          </w:rPr>
          <w:instrText xml:space="preserve"> PAGEREF _Toc428340992 \h </w:instrText>
        </w:r>
        <w:r w:rsidR="009C13E9">
          <w:rPr>
            <w:noProof/>
            <w:webHidden/>
          </w:rPr>
        </w:r>
        <w:r w:rsidR="009C13E9">
          <w:rPr>
            <w:noProof/>
            <w:webHidden/>
          </w:rPr>
          <w:fldChar w:fldCharType="separate"/>
        </w:r>
        <w:r w:rsidR="000E219A">
          <w:rPr>
            <w:noProof/>
            <w:webHidden/>
          </w:rPr>
          <w:t>649</w:t>
        </w:r>
        <w:r w:rsidR="009C13E9">
          <w:rPr>
            <w:noProof/>
            <w:webHidden/>
          </w:rPr>
          <w:fldChar w:fldCharType="end"/>
        </w:r>
      </w:hyperlink>
    </w:p>
    <w:p w:rsidR="009C13E9" w:rsidRDefault="00160DE3">
      <w:pPr>
        <w:pStyle w:val="TOC2"/>
        <w:tabs>
          <w:tab w:val="right" w:leader="dot" w:pos="8846"/>
        </w:tabs>
        <w:rPr>
          <w:rFonts w:asciiTheme="minorHAnsi" w:eastAsiaTheme="minorEastAsia" w:hAnsiTheme="minorHAnsi"/>
          <w:noProof/>
          <w:sz w:val="22"/>
          <w:lang w:val="en-US"/>
        </w:rPr>
      </w:pPr>
      <w:hyperlink w:anchor="_Toc428340993" w:history="1">
        <w:r w:rsidR="009C13E9" w:rsidRPr="002F6F0D">
          <w:rPr>
            <w:rStyle w:val="Hyperlink"/>
            <w:noProof/>
          </w:rPr>
          <w:t xml:space="preserve">May or </w:t>
        </w:r>
        <w:r w:rsidR="009C13E9" w:rsidRPr="002F6F0D">
          <w:rPr>
            <w:rStyle w:val="Hyperlink"/>
            <w:rFonts w:ascii="FreeSerifAvvaShenouda" w:eastAsia="Arial Unicode MS" w:hAnsi="FreeSerifAvvaShenouda" w:cs="FreeSerifAvvaShenouda"/>
            <w:noProof/>
            <w:lang w:val="en-US"/>
          </w:rPr>
          <w:t>Ⲡⲁϣⲁⲛⲥ</w:t>
        </w:r>
        <w:r w:rsidR="009C13E9">
          <w:rPr>
            <w:noProof/>
            <w:webHidden/>
          </w:rPr>
          <w:tab/>
        </w:r>
        <w:r w:rsidR="009C13E9">
          <w:rPr>
            <w:noProof/>
            <w:webHidden/>
          </w:rPr>
          <w:fldChar w:fldCharType="begin"/>
        </w:r>
        <w:r w:rsidR="009C13E9">
          <w:rPr>
            <w:noProof/>
            <w:webHidden/>
          </w:rPr>
          <w:instrText xml:space="preserve"> PAGEREF _Toc428340993 \h </w:instrText>
        </w:r>
        <w:r w:rsidR="009C13E9">
          <w:rPr>
            <w:noProof/>
            <w:webHidden/>
          </w:rPr>
        </w:r>
        <w:r w:rsidR="009C13E9">
          <w:rPr>
            <w:noProof/>
            <w:webHidden/>
          </w:rPr>
          <w:fldChar w:fldCharType="separate"/>
        </w:r>
        <w:r w:rsidR="000E219A">
          <w:rPr>
            <w:noProof/>
            <w:webHidden/>
          </w:rPr>
          <w:t>650</w:t>
        </w:r>
        <w:r w:rsidR="009C13E9">
          <w:rPr>
            <w:noProof/>
            <w:webHidden/>
          </w:rPr>
          <w:fldChar w:fldCharType="end"/>
        </w:r>
      </w:hyperlink>
    </w:p>
    <w:p w:rsidR="009C13E9" w:rsidRDefault="00160DE3">
      <w:pPr>
        <w:pStyle w:val="TOC2"/>
        <w:tabs>
          <w:tab w:val="right" w:leader="dot" w:pos="8846"/>
        </w:tabs>
        <w:rPr>
          <w:rFonts w:asciiTheme="minorHAnsi" w:eastAsiaTheme="minorEastAsia" w:hAnsiTheme="minorHAnsi"/>
          <w:noProof/>
          <w:sz w:val="22"/>
          <w:lang w:val="en-US"/>
        </w:rPr>
      </w:pPr>
      <w:hyperlink w:anchor="_Toc428340994" w:history="1">
        <w:r w:rsidR="009C13E9" w:rsidRPr="002F6F0D">
          <w:rPr>
            <w:rStyle w:val="Hyperlink"/>
            <w:noProof/>
          </w:rPr>
          <w:t xml:space="preserve">June or </w:t>
        </w:r>
        <w:r w:rsidR="009C13E9" w:rsidRPr="002F6F0D">
          <w:rPr>
            <w:rStyle w:val="Hyperlink"/>
            <w:rFonts w:ascii="FreeSerifAvvaShenouda" w:hAnsi="FreeSerifAvvaShenouda" w:cs="FreeSerifAvvaShenouda"/>
            <w:noProof/>
          </w:rPr>
          <w:t>Ⲡⲁⲱⲛⲉ</w:t>
        </w:r>
        <w:r w:rsidR="009C13E9">
          <w:rPr>
            <w:noProof/>
            <w:webHidden/>
          </w:rPr>
          <w:tab/>
        </w:r>
        <w:r w:rsidR="009C13E9">
          <w:rPr>
            <w:noProof/>
            <w:webHidden/>
          </w:rPr>
          <w:fldChar w:fldCharType="begin"/>
        </w:r>
        <w:r w:rsidR="009C13E9">
          <w:rPr>
            <w:noProof/>
            <w:webHidden/>
          </w:rPr>
          <w:instrText xml:space="preserve"> PAGEREF _Toc428340994 \h </w:instrText>
        </w:r>
        <w:r w:rsidR="009C13E9">
          <w:rPr>
            <w:noProof/>
            <w:webHidden/>
          </w:rPr>
        </w:r>
        <w:r w:rsidR="009C13E9">
          <w:rPr>
            <w:noProof/>
            <w:webHidden/>
          </w:rPr>
          <w:fldChar w:fldCharType="separate"/>
        </w:r>
        <w:r w:rsidR="000E219A">
          <w:rPr>
            <w:noProof/>
            <w:webHidden/>
          </w:rPr>
          <w:t>660</w:t>
        </w:r>
        <w:r w:rsidR="009C13E9">
          <w:rPr>
            <w:noProof/>
            <w:webHidden/>
          </w:rPr>
          <w:fldChar w:fldCharType="end"/>
        </w:r>
      </w:hyperlink>
    </w:p>
    <w:p w:rsidR="009C13E9" w:rsidRDefault="00160DE3">
      <w:pPr>
        <w:pStyle w:val="TOC2"/>
        <w:tabs>
          <w:tab w:val="right" w:leader="dot" w:pos="8846"/>
        </w:tabs>
        <w:rPr>
          <w:rFonts w:asciiTheme="minorHAnsi" w:eastAsiaTheme="minorEastAsia" w:hAnsiTheme="minorHAnsi"/>
          <w:noProof/>
          <w:sz w:val="22"/>
          <w:lang w:val="en-US"/>
        </w:rPr>
      </w:pPr>
      <w:hyperlink w:anchor="_Toc428340995" w:history="1">
        <w:r w:rsidR="009C13E9" w:rsidRPr="002F6F0D">
          <w:rPr>
            <w:rStyle w:val="Hyperlink"/>
            <w:noProof/>
          </w:rPr>
          <w:t xml:space="preserve">July or </w:t>
        </w:r>
        <w:r w:rsidR="009C13E9" w:rsidRPr="002F6F0D">
          <w:rPr>
            <w:rStyle w:val="Hyperlink"/>
            <w:rFonts w:ascii="FreeSerifAvvaShenouda" w:hAnsi="FreeSerifAvvaShenouda" w:cs="FreeSerifAvvaShenouda"/>
            <w:noProof/>
          </w:rPr>
          <w:t>Ⲉⲡⲏⲡ</w:t>
        </w:r>
        <w:r w:rsidR="009C13E9">
          <w:rPr>
            <w:noProof/>
            <w:webHidden/>
          </w:rPr>
          <w:tab/>
        </w:r>
        <w:r w:rsidR="009C13E9">
          <w:rPr>
            <w:noProof/>
            <w:webHidden/>
          </w:rPr>
          <w:fldChar w:fldCharType="begin"/>
        </w:r>
        <w:r w:rsidR="009C13E9">
          <w:rPr>
            <w:noProof/>
            <w:webHidden/>
          </w:rPr>
          <w:instrText xml:space="preserve"> PAGEREF _Toc428340995 \h </w:instrText>
        </w:r>
        <w:r w:rsidR="009C13E9">
          <w:rPr>
            <w:noProof/>
            <w:webHidden/>
          </w:rPr>
        </w:r>
        <w:r w:rsidR="009C13E9">
          <w:rPr>
            <w:noProof/>
            <w:webHidden/>
          </w:rPr>
          <w:fldChar w:fldCharType="separate"/>
        </w:r>
        <w:r w:rsidR="000E219A">
          <w:rPr>
            <w:noProof/>
            <w:webHidden/>
          </w:rPr>
          <w:t>676</w:t>
        </w:r>
        <w:r w:rsidR="009C13E9">
          <w:rPr>
            <w:noProof/>
            <w:webHidden/>
          </w:rPr>
          <w:fldChar w:fldCharType="end"/>
        </w:r>
      </w:hyperlink>
    </w:p>
    <w:p w:rsidR="009C13E9" w:rsidRDefault="00160DE3">
      <w:pPr>
        <w:pStyle w:val="TOC2"/>
        <w:tabs>
          <w:tab w:val="right" w:leader="dot" w:pos="8846"/>
        </w:tabs>
        <w:rPr>
          <w:rFonts w:asciiTheme="minorHAnsi" w:eastAsiaTheme="minorEastAsia" w:hAnsiTheme="minorHAnsi"/>
          <w:noProof/>
          <w:sz w:val="22"/>
          <w:lang w:val="en-US"/>
        </w:rPr>
      </w:pPr>
      <w:hyperlink w:anchor="_Toc428340996" w:history="1">
        <w:r w:rsidR="009C13E9" w:rsidRPr="002F6F0D">
          <w:rPr>
            <w:rStyle w:val="Hyperlink"/>
            <w:noProof/>
          </w:rPr>
          <w:t xml:space="preserve">August or </w:t>
        </w:r>
        <w:r w:rsidR="009C13E9" w:rsidRPr="002F6F0D">
          <w:rPr>
            <w:rStyle w:val="Hyperlink"/>
            <w:rFonts w:ascii="FreeSerifAvvaShenouda" w:hAnsi="FreeSerifAvvaShenouda" w:cs="FreeSerifAvvaShenouda"/>
            <w:noProof/>
          </w:rPr>
          <w:t>Ⲙⲉⲥⲟⲣⲏ and Ⲕⲟⲩϫⲓ ⲛ</w:t>
        </w:r>
        <w:r w:rsidR="009C13E9" w:rsidRPr="002F6F0D">
          <w:rPr>
            <w:rStyle w:val="Hyperlink"/>
            <w:rFonts w:ascii="FreeSerifAvvaShenouda" w:hAnsi="FreeSerifAvvaShenouda" w:cs="FreeSerifAvvaShenouda"/>
            <w:noProof/>
            <w:lang w:val="en-US"/>
          </w:rPr>
          <w:t xml:space="preserve">̀ⲁ̀ⲃⲟⲧ </w:t>
        </w:r>
        <w:r w:rsidR="009C13E9" w:rsidRPr="002F6F0D">
          <w:rPr>
            <w:rStyle w:val="Hyperlink"/>
            <w:noProof/>
          </w:rPr>
          <w:t>(The Little Month)</w:t>
        </w:r>
        <w:r w:rsidR="009C13E9">
          <w:rPr>
            <w:noProof/>
            <w:webHidden/>
          </w:rPr>
          <w:tab/>
        </w:r>
        <w:r w:rsidR="009C13E9">
          <w:rPr>
            <w:noProof/>
            <w:webHidden/>
          </w:rPr>
          <w:fldChar w:fldCharType="begin"/>
        </w:r>
        <w:r w:rsidR="009C13E9">
          <w:rPr>
            <w:noProof/>
            <w:webHidden/>
          </w:rPr>
          <w:instrText xml:space="preserve"> PAGEREF _Toc428340996 \h </w:instrText>
        </w:r>
        <w:r w:rsidR="009C13E9">
          <w:rPr>
            <w:noProof/>
            <w:webHidden/>
          </w:rPr>
        </w:r>
        <w:r w:rsidR="009C13E9">
          <w:rPr>
            <w:noProof/>
            <w:webHidden/>
          </w:rPr>
          <w:fldChar w:fldCharType="separate"/>
        </w:r>
        <w:r w:rsidR="000E219A">
          <w:rPr>
            <w:noProof/>
            <w:webHidden/>
          </w:rPr>
          <w:t>677</w:t>
        </w:r>
        <w:r w:rsidR="009C13E9">
          <w:rPr>
            <w:noProof/>
            <w:webHidden/>
          </w:rPr>
          <w:fldChar w:fldCharType="end"/>
        </w:r>
      </w:hyperlink>
    </w:p>
    <w:p w:rsidR="009C13E9" w:rsidRDefault="00160DE3">
      <w:pPr>
        <w:pStyle w:val="TOC2"/>
        <w:tabs>
          <w:tab w:val="right" w:leader="dot" w:pos="8846"/>
        </w:tabs>
        <w:rPr>
          <w:rFonts w:asciiTheme="minorHAnsi" w:eastAsiaTheme="minorEastAsia" w:hAnsiTheme="minorHAnsi"/>
          <w:noProof/>
          <w:sz w:val="22"/>
          <w:lang w:val="en-US"/>
        </w:rPr>
      </w:pPr>
      <w:hyperlink w:anchor="_Toc428340997" w:history="1">
        <w:r w:rsidR="009C13E9" w:rsidRPr="002F6F0D">
          <w:rPr>
            <w:rStyle w:val="Hyperlink"/>
            <w:noProof/>
          </w:rPr>
          <w:t>The Pascal Cycle</w:t>
        </w:r>
        <w:r w:rsidR="009C13E9">
          <w:rPr>
            <w:noProof/>
            <w:webHidden/>
          </w:rPr>
          <w:tab/>
        </w:r>
        <w:r w:rsidR="009C13E9">
          <w:rPr>
            <w:noProof/>
            <w:webHidden/>
          </w:rPr>
          <w:fldChar w:fldCharType="begin"/>
        </w:r>
        <w:r w:rsidR="009C13E9">
          <w:rPr>
            <w:noProof/>
            <w:webHidden/>
          </w:rPr>
          <w:instrText xml:space="preserve"> PAGEREF _Toc428340997 \h </w:instrText>
        </w:r>
        <w:r w:rsidR="009C13E9">
          <w:rPr>
            <w:noProof/>
            <w:webHidden/>
          </w:rPr>
        </w:r>
        <w:r w:rsidR="009C13E9">
          <w:rPr>
            <w:noProof/>
            <w:webHidden/>
          </w:rPr>
          <w:fldChar w:fldCharType="separate"/>
        </w:r>
        <w:r w:rsidR="000E219A">
          <w:rPr>
            <w:noProof/>
            <w:webHidden/>
          </w:rPr>
          <w:t>687</w:t>
        </w:r>
        <w:r w:rsidR="009C13E9">
          <w:rPr>
            <w:noProof/>
            <w:webHidden/>
          </w:rPr>
          <w:fldChar w:fldCharType="end"/>
        </w:r>
      </w:hyperlink>
    </w:p>
    <w:p w:rsidR="009C13E9" w:rsidRDefault="00160DE3">
      <w:pPr>
        <w:pStyle w:val="TOC2"/>
        <w:tabs>
          <w:tab w:val="right" w:leader="dot" w:pos="8846"/>
        </w:tabs>
        <w:rPr>
          <w:rFonts w:asciiTheme="minorHAnsi" w:eastAsiaTheme="minorEastAsia" w:hAnsiTheme="minorHAnsi"/>
          <w:noProof/>
          <w:sz w:val="22"/>
          <w:lang w:val="en-US"/>
        </w:rPr>
      </w:pPr>
      <w:hyperlink w:anchor="_Toc428340998" w:history="1">
        <w:r w:rsidR="009C13E9" w:rsidRPr="002F6F0D">
          <w:rPr>
            <w:rStyle w:val="Hyperlink"/>
            <w:noProof/>
          </w:rPr>
          <w:t>Hymns for Koiak</w:t>
        </w:r>
        <w:r w:rsidR="009C13E9">
          <w:rPr>
            <w:noProof/>
            <w:webHidden/>
          </w:rPr>
          <w:tab/>
        </w:r>
        <w:r w:rsidR="009C13E9">
          <w:rPr>
            <w:noProof/>
            <w:webHidden/>
          </w:rPr>
          <w:fldChar w:fldCharType="begin"/>
        </w:r>
        <w:r w:rsidR="009C13E9">
          <w:rPr>
            <w:noProof/>
            <w:webHidden/>
          </w:rPr>
          <w:instrText xml:space="preserve"> PAGEREF _Toc428340998 \h </w:instrText>
        </w:r>
        <w:r w:rsidR="009C13E9">
          <w:rPr>
            <w:noProof/>
            <w:webHidden/>
          </w:rPr>
        </w:r>
        <w:r w:rsidR="009C13E9">
          <w:rPr>
            <w:noProof/>
            <w:webHidden/>
          </w:rPr>
          <w:fldChar w:fldCharType="separate"/>
        </w:r>
        <w:r w:rsidR="000E219A">
          <w:rPr>
            <w:noProof/>
            <w:webHidden/>
          </w:rPr>
          <w:t>755</w:t>
        </w:r>
        <w:r w:rsidR="009C13E9">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283409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283409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283409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0E219A">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0E219A">
        <w:rPr>
          <w:noProof/>
          <w:lang w:val="en-GB"/>
        </w:rPr>
        <w:t>343</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0E219A">
        <w:t>Psalm</w:t>
      </w:r>
      <w:r w:rsidR="000E219A" w:rsidRPr="00AB1781">
        <w:t xml:space="preserve"> 116</w:t>
      </w:r>
      <w:r w:rsidR="000E219A">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0E219A">
        <w:rPr>
          <w:noProof/>
        </w:rPr>
        <w:t>446</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0E219A">
        <w:t>Psalm</w:t>
      </w:r>
      <w:r w:rsidR="000E219A" w:rsidRPr="00AB1781">
        <w:t xml:space="preserve"> 117</w:t>
      </w:r>
      <w:r w:rsidR="000E219A">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0E219A">
        <w:rPr>
          <w:noProof/>
        </w:rPr>
        <w:t>446</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0E219A">
        <w:t>Psalm</w:t>
      </w:r>
      <w:r w:rsidR="000E219A" w:rsidRPr="00AB1781">
        <w:t xml:space="preserve"> 119</w:t>
      </w:r>
      <w:r w:rsidR="000E219A">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0E219A">
        <w:rPr>
          <w:noProof/>
        </w:rPr>
        <w:t>462</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0E219A">
        <w:t>Psalm</w:t>
      </w:r>
      <w:r w:rsidR="000E219A" w:rsidRPr="00AB1781">
        <w:t xml:space="preserve"> 120</w:t>
      </w:r>
      <w:r w:rsidR="000E219A">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0E219A">
        <w:rPr>
          <w:noProof/>
        </w:rPr>
        <w:t>463</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0E219A">
        <w:t>Psalm</w:t>
      </w:r>
      <w:r w:rsidR="000E219A" w:rsidRPr="00AB1781">
        <w:t xml:space="preserve"> 121</w:t>
      </w:r>
      <w:r w:rsidR="000E219A">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0E219A">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0E219A">
        <w:t>Psalm</w:t>
      </w:r>
      <w:r w:rsidR="000E219A" w:rsidRPr="00AB1781">
        <w:t xml:space="preserve"> 122</w:t>
      </w:r>
      <w:r w:rsidR="000E219A">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0E219A">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0E219A">
        <w:t>Psalm</w:t>
      </w:r>
      <w:r w:rsidR="000E219A" w:rsidRPr="00AB1781">
        <w:t xml:space="preserve"> 123</w:t>
      </w:r>
      <w:r w:rsidR="000E219A">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0E219A">
        <w:rPr>
          <w:noProof/>
        </w:rPr>
        <w:t>465</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0E219A">
        <w:t>Psalm</w:t>
      </w:r>
      <w:r w:rsidR="000E219A" w:rsidRPr="00AB1781">
        <w:t xml:space="preserve"> 124</w:t>
      </w:r>
      <w:r w:rsidR="000E219A">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0E219A">
        <w:rPr>
          <w:noProof/>
        </w:rPr>
        <w:t>466</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0E219A">
        <w:t>Psalm</w:t>
      </w:r>
      <w:r w:rsidR="000E219A" w:rsidRPr="00AB1781">
        <w:t xml:space="preserve"> 125</w:t>
      </w:r>
      <w:r w:rsidR="000E219A">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0E219A">
        <w:rPr>
          <w:noProof/>
        </w:rPr>
        <w:t>467</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0E219A">
        <w:t>Psalm</w:t>
      </w:r>
      <w:r w:rsidR="000E219A" w:rsidRPr="00AB1781">
        <w:t xml:space="preserve"> 126</w:t>
      </w:r>
      <w:r w:rsidR="000E219A">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0E219A">
        <w:rPr>
          <w:noProof/>
        </w:rPr>
        <w:t>467</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0E219A">
        <w:t>Psalm</w:t>
      </w:r>
      <w:r w:rsidR="000E219A" w:rsidRPr="00AB1781">
        <w:t xml:space="preserve"> 127</w:t>
      </w:r>
      <w:r w:rsidR="000E219A">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0E219A">
        <w:rPr>
          <w:noProof/>
        </w:rPr>
        <w:t>468</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0E219A">
        <w:t>Psalm</w:t>
      </w:r>
      <w:r w:rsidR="000E219A" w:rsidRPr="00AB1781">
        <w:t xml:space="preserve"> 128</w:t>
      </w:r>
      <w:r w:rsidR="000E219A">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0E219A">
        <w:rPr>
          <w:noProof/>
        </w:rPr>
        <w:t>469</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4"/>
      <w:r>
        <w:t xml:space="preserve">hegumens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6"/>
            <w:r>
              <w:lastRenderedPageBreak/>
              <w:t xml:space="preserve">Ten </w:t>
            </w:r>
            <w:commentRangeEnd w:id="66"/>
            <w:r w:rsidR="003F614F">
              <w:rPr>
                <w:rStyle w:val="CommentReference"/>
                <w:lang w:val="en-CA"/>
              </w:rPr>
              <w:commentReference w:id="66"/>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28340975"/>
      <w:r>
        <w:lastRenderedPageBreak/>
        <w:t>After Supper: Retiring</w:t>
      </w:r>
      <w:r>
        <w:rPr>
          <w:rStyle w:val="FootnoteReference"/>
        </w:rPr>
        <w:footnoteReference w:id="2"/>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219A">
        <w:t>Psalm</w:t>
      </w:r>
      <w:r w:rsidR="000E219A" w:rsidRPr="00AB1781">
        <w:t xml:space="preserve"> 129</w:t>
      </w:r>
      <w:r w:rsidR="000E219A">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0E219A">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219A">
        <w:t>Psalm</w:t>
      </w:r>
      <w:r w:rsidR="000E219A" w:rsidRPr="00AB1781">
        <w:t xml:space="preserve"> 130</w:t>
      </w:r>
      <w:r w:rsidR="000E219A">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0E219A">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219A">
        <w:t>Psalm</w:t>
      </w:r>
      <w:r w:rsidR="000E219A" w:rsidRPr="00AB1781">
        <w:t xml:space="preserve"> 131</w:t>
      </w:r>
      <w:r w:rsidR="000E219A">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0E219A">
        <w:rPr>
          <w:rFonts w:cstheme="minorBidi"/>
          <w:noProof/>
        </w:rPr>
        <w:t>471</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219A">
        <w:t>Psalm</w:t>
      </w:r>
      <w:r w:rsidR="000E219A" w:rsidRPr="00AB1781">
        <w:t xml:space="preserve"> 132</w:t>
      </w:r>
      <w:r w:rsidR="000E219A">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0E219A">
        <w:rPr>
          <w:rFonts w:cstheme="minorBidi"/>
          <w:noProof/>
        </w:rPr>
        <w:t>472</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219A">
        <w:t>Psalm</w:t>
      </w:r>
      <w:r w:rsidR="000E219A" w:rsidRPr="00AB1781">
        <w:t xml:space="preserve"> 133</w:t>
      </w:r>
      <w:r w:rsidR="000E219A">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0E219A">
        <w:rPr>
          <w:rFonts w:cstheme="minorBidi"/>
          <w:noProof/>
        </w:rPr>
        <w:t>473</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219A">
        <w:t>Psalm</w:t>
      </w:r>
      <w:r w:rsidR="000E219A" w:rsidRPr="00AB1781">
        <w:t xml:space="preserve"> 136</w:t>
      </w:r>
      <w:r w:rsidR="000E219A">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0E219A">
        <w:rPr>
          <w:rFonts w:cstheme="minorBidi"/>
          <w:noProof/>
        </w:rPr>
        <w:t>477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219A">
        <w:t>Psalm</w:t>
      </w:r>
      <w:r w:rsidR="000E219A" w:rsidRPr="00AB1781">
        <w:t xml:space="preserve"> 137</w:t>
      </w:r>
      <w:r w:rsidR="000E219A">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0E219A">
        <w:rPr>
          <w:rFonts w:cstheme="minorBidi"/>
          <w:noProof/>
        </w:rPr>
        <w:t>478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219A">
        <w:t>Psalm</w:t>
      </w:r>
      <w:r w:rsidR="000E219A" w:rsidRPr="00AB1781">
        <w:t xml:space="preserve"> 140</w:t>
      </w:r>
      <w:r w:rsidR="000E219A">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0E219A">
        <w:rPr>
          <w:rFonts w:cstheme="minorBidi"/>
          <w:noProof/>
        </w:rPr>
        <w:t>482</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219A">
        <w:t>Psalm</w:t>
      </w:r>
      <w:r w:rsidR="000E219A" w:rsidRPr="00AB1781">
        <w:t xml:space="preserve"> 141</w:t>
      </w:r>
      <w:r w:rsidR="000E219A">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0E219A">
        <w:rPr>
          <w:rFonts w:cstheme="minorBidi"/>
          <w:noProof/>
        </w:rPr>
        <w:t>483</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219A">
        <w:t>Psalm</w:t>
      </w:r>
      <w:r w:rsidR="000E219A" w:rsidRPr="00AB1781">
        <w:t xml:space="preserve"> 145</w:t>
      </w:r>
      <w:r w:rsidR="000E219A">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0E219A">
        <w:rPr>
          <w:rFonts w:cstheme="minorBidi"/>
          <w:noProof/>
        </w:rPr>
        <w:t>489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0E219A">
        <w:t>Psalm</w:t>
      </w:r>
      <w:r w:rsidR="000E219A" w:rsidRPr="00AB1781">
        <w:t xml:space="preserve"> 146</w:t>
      </w:r>
      <w:r w:rsidR="000E219A">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0E219A">
        <w:rPr>
          <w:rFonts w:cstheme="minorBidi"/>
          <w:noProof/>
        </w:rPr>
        <w:t>490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219A">
        <w:t>Psalm</w:t>
      </w:r>
      <w:r w:rsidR="000E219A" w:rsidRPr="00AB1781">
        <w:t xml:space="preserve"> 147</w:t>
      </w:r>
      <w:r w:rsidR="000E219A">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0E219A">
        <w:rPr>
          <w:rFonts w:cstheme="minorBidi"/>
          <w:noProof/>
        </w:rPr>
        <w:t>491</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0E219A">
        <w:t>Psalm</w:t>
      </w:r>
      <w:r w:rsidR="000E219A" w:rsidRPr="00AB1781">
        <w:t xml:space="preserve"> 4</w:t>
      </w:r>
      <w:r w:rsidR="000E219A">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0E219A">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0E219A">
        <w:t>Psalm</w:t>
      </w:r>
      <w:r w:rsidR="000E219A" w:rsidRPr="00AB1781">
        <w:t xml:space="preserve"> 6</w:t>
      </w:r>
      <w:r w:rsidR="000E219A">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0E219A">
        <w:rPr>
          <w:noProof/>
        </w:rPr>
        <w:t>276</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0E219A">
        <w:t>Psalm</w:t>
      </w:r>
      <w:r w:rsidR="000E219A" w:rsidRPr="00AB1781">
        <w:t xml:space="preserve"> 12</w:t>
      </w:r>
      <w:r w:rsidR="000E219A">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0E219A">
        <w:rPr>
          <w:noProof/>
        </w:rPr>
        <w:t>284</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0E219A">
        <w:t>Psalm</w:t>
      </w:r>
      <w:r w:rsidR="000E219A" w:rsidRPr="00AB1781">
        <w:t xml:space="preserve"> 15</w:t>
      </w:r>
      <w:r w:rsidR="000E219A">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0E219A">
        <w:rPr>
          <w:noProof/>
        </w:rPr>
        <w:t>286</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0E219A">
        <w:t>Psalm</w:t>
      </w:r>
      <w:r w:rsidR="000E219A" w:rsidRPr="00AB1781">
        <w:t xml:space="preserve"> 24</w:t>
      </w:r>
      <w:r w:rsidR="000E219A">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0E219A">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0E219A">
        <w:t>Psalm</w:t>
      </w:r>
      <w:r w:rsidR="000E219A" w:rsidRPr="00AB1781">
        <w:t xml:space="preserve"> 26</w:t>
      </w:r>
      <w:r w:rsidR="000E219A">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0E219A">
        <w:rPr>
          <w:noProof/>
        </w:rPr>
        <w:t>304</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0E219A">
        <w:t>Psalm</w:t>
      </w:r>
      <w:r w:rsidR="000E219A" w:rsidRPr="00AB1781">
        <w:t xml:space="preserve"> 66</w:t>
      </w:r>
      <w:r w:rsidR="000E219A">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0E219A">
        <w:rPr>
          <w:noProof/>
        </w:rPr>
        <w:t>363</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0E219A">
        <w:t>Psalm</w:t>
      </w:r>
      <w:r w:rsidR="000E219A" w:rsidRPr="00AB1781">
        <w:t xml:space="preserve"> 69</w:t>
      </w:r>
      <w:r w:rsidR="000E219A">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0E219A">
        <w:rPr>
          <w:noProof/>
        </w:rPr>
        <w:t>370</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0E219A">
        <w:t>Psalm</w:t>
      </w:r>
      <w:r w:rsidR="000E219A" w:rsidRPr="00AB1781">
        <w:t xml:space="preserve"> 22</w:t>
      </w:r>
      <w:r w:rsidR="000E219A">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0E219A">
        <w:rPr>
          <w:noProof/>
        </w:rPr>
        <w:t>299</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0E219A">
        <w:t>Psalm</w:t>
      </w:r>
      <w:r w:rsidR="000E219A" w:rsidRPr="00AB1781">
        <w:t xml:space="preserve"> 29</w:t>
      </w:r>
      <w:r w:rsidR="000E219A">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0E219A">
        <w:rPr>
          <w:noProof/>
        </w:rPr>
        <w:t>308</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0E219A">
        <w:t>Psalm</w:t>
      </w:r>
      <w:r w:rsidR="000E219A" w:rsidRPr="00AB1781">
        <w:t xml:space="preserve"> 42</w:t>
      </w:r>
      <w:r w:rsidR="000E219A">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0E219A">
        <w:rPr>
          <w:noProof/>
        </w:rPr>
        <w:t>331</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0E219A">
        <w:t>Psalm</w:t>
      </w:r>
      <w:r w:rsidR="000E219A" w:rsidRPr="00AB1781">
        <w:t xml:space="preserve"> 56</w:t>
      </w:r>
      <w:r w:rsidR="000E219A">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0E219A">
        <w:rPr>
          <w:noProof/>
        </w:rPr>
        <w:t>351</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0E219A">
        <w:t>Psalm</w:t>
      </w:r>
      <w:r w:rsidR="000E219A" w:rsidRPr="00AB1781">
        <w:t xml:space="preserve"> 85</w:t>
      </w:r>
      <w:r w:rsidR="000E219A">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0E219A">
        <w:rPr>
          <w:noProof/>
        </w:rPr>
        <w:t>397</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0E219A">
        <w:t>Psalm</w:t>
      </w:r>
      <w:r w:rsidR="000E219A" w:rsidRPr="00AB1781">
        <w:t xml:space="preserve"> 90</w:t>
      </w:r>
      <w:r w:rsidR="000E219A">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0E219A">
        <w:rPr>
          <w:noProof/>
        </w:rPr>
        <w:t>406</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0E219A">
        <w:t>Psalm</w:t>
      </w:r>
      <w:r w:rsidR="000E219A" w:rsidRPr="00AB1781">
        <w:t xml:space="preserve"> 96</w:t>
      </w:r>
      <w:r w:rsidR="000E219A">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0E219A">
        <w:rPr>
          <w:noProof/>
        </w:rPr>
        <w:t>414</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0E219A">
        <w:t>Psalm</w:t>
      </w:r>
      <w:r w:rsidR="000E219A" w:rsidRPr="00AB1781">
        <w:t xml:space="preserve"> 109</w:t>
      </w:r>
      <w:r w:rsidR="000E219A">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0E219A">
        <w:rPr>
          <w:noProof/>
        </w:rPr>
        <w:t>438</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0E219A">
        <w:t>Psalm</w:t>
      </w:r>
      <w:r w:rsidR="000E219A" w:rsidRPr="00AB1781">
        <w:t xml:space="preserve"> 114</w:t>
      </w:r>
      <w:r w:rsidR="000E219A">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0E219A">
        <w:rPr>
          <w:noProof/>
        </w:rPr>
        <w:t>444</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0E219A">
        <w:t>Psalm</w:t>
      </w:r>
      <w:r w:rsidR="000E219A" w:rsidRPr="00AB1781">
        <w:t xml:space="preserve"> 115</w:t>
      </w:r>
      <w:r w:rsidR="000E219A">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0E219A">
        <w:rPr>
          <w:noProof/>
        </w:rPr>
        <w:t>445</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0E219A">
        <w:t>Psalm</w:t>
      </w:r>
      <w:r w:rsidR="000E219A" w:rsidRPr="00AB1781">
        <w:t xml:space="preserve"> 129</w:t>
      </w:r>
      <w:r w:rsidR="000E219A">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0E219A">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0E219A">
        <w:t>Psalm</w:t>
      </w:r>
      <w:r w:rsidR="000E219A" w:rsidRPr="00AB1781">
        <w:t xml:space="preserve"> 130</w:t>
      </w:r>
      <w:r w:rsidR="000E219A">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0E219A">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0E219A">
        <w:t>Psalm</w:t>
      </w:r>
      <w:r w:rsidR="000E219A" w:rsidRPr="00AB1781">
        <w:t xml:space="preserve"> 131</w:t>
      </w:r>
      <w:r w:rsidR="000E219A">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0E219A">
        <w:rPr>
          <w:noProof/>
        </w:rPr>
        <w:t>471</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0E219A">
        <w:t>Psalm</w:t>
      </w:r>
      <w:r w:rsidR="000E219A" w:rsidRPr="00AB1781">
        <w:t xml:space="preserve"> 132</w:t>
      </w:r>
      <w:r w:rsidR="000E219A">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0E219A">
        <w:rPr>
          <w:noProof/>
        </w:rPr>
        <w:t>472</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0E219A">
        <w:t>Psalm</w:t>
      </w:r>
      <w:r w:rsidR="000E219A" w:rsidRPr="00AB1781">
        <w:t xml:space="preserve"> 133</w:t>
      </w:r>
      <w:r w:rsidR="000E219A">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0E219A">
        <w:rPr>
          <w:noProof/>
        </w:rPr>
        <w:t>473</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0E219A">
        <w:t>Psalm</w:t>
      </w:r>
      <w:r w:rsidR="000E219A" w:rsidRPr="00AB1781">
        <w:t xml:space="preserve"> 136</w:t>
      </w:r>
      <w:r w:rsidR="000E219A">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0E219A">
        <w:rPr>
          <w:noProof/>
        </w:rPr>
        <w:t>477</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0E219A">
        <w:t>Psalm</w:t>
      </w:r>
      <w:r w:rsidR="000E219A" w:rsidRPr="00AB1781">
        <w:t xml:space="preserve"> 140</w:t>
      </w:r>
      <w:r w:rsidR="000E219A">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0E219A">
        <w:rPr>
          <w:noProof/>
        </w:rPr>
        <w:t>482</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0E219A">
        <w:t>Psalm</w:t>
      </w:r>
      <w:r w:rsidR="000E219A" w:rsidRPr="00AB1781">
        <w:t xml:space="preserve"> 145</w:t>
      </w:r>
      <w:r w:rsidR="000E219A">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0E219A">
        <w:rPr>
          <w:noProof/>
        </w:rPr>
        <w:t>489</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283409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0E219A">
        <w:t>Psalm</w:t>
      </w:r>
      <w:r w:rsidR="000E219A" w:rsidRPr="00AB1781">
        <w:t xml:space="preserve"> 3</w:t>
      </w:r>
      <w:r w:rsidR="000E219A">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0E219A">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0E219A">
        <w:t>Psalm</w:t>
      </w:r>
      <w:r w:rsidR="000E219A" w:rsidRPr="00AB1781">
        <w:t xml:space="preserve"> 6</w:t>
      </w:r>
      <w:r w:rsidR="000E219A">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0E219A">
        <w:rPr>
          <w:noProof/>
        </w:rPr>
        <w:t>276</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0E219A">
        <w:t>Psalm</w:t>
      </w:r>
      <w:r w:rsidR="000E219A" w:rsidRPr="00AB1781">
        <w:t xml:space="preserve"> 12</w:t>
      </w:r>
      <w:r w:rsidR="000E219A">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0E219A">
        <w:rPr>
          <w:noProof/>
        </w:rPr>
        <w:t>284</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0E219A">
        <w:t>Psalm</w:t>
      </w:r>
      <w:r w:rsidR="000E219A" w:rsidRPr="00AB1781">
        <w:t xml:space="preserve"> 69</w:t>
      </w:r>
      <w:r w:rsidR="000E219A">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0E219A">
        <w:rPr>
          <w:noProof/>
        </w:rPr>
        <w:t>370</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0E219A">
        <w:t>Psalm</w:t>
      </w:r>
      <w:r w:rsidR="000E219A" w:rsidRPr="00AB1781">
        <w:t xml:space="preserve"> 85</w:t>
      </w:r>
      <w:r w:rsidR="000E219A">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0E219A">
        <w:rPr>
          <w:noProof/>
        </w:rPr>
        <w:t>397</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0E219A">
        <w:t>Psalm</w:t>
      </w:r>
      <w:r w:rsidR="000E219A" w:rsidRPr="00AB1781">
        <w:t xml:space="preserve"> 90</w:t>
      </w:r>
      <w:r w:rsidR="000E219A">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0E219A">
        <w:rPr>
          <w:noProof/>
        </w:rPr>
        <w:t>406</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0E219A">
        <w:t>Psalm</w:t>
      </w:r>
      <w:r w:rsidR="000E219A" w:rsidRPr="00AB1781">
        <w:t xml:space="preserve"> 116</w:t>
      </w:r>
      <w:r w:rsidR="000E219A">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0E219A">
        <w:rPr>
          <w:noProof/>
        </w:rPr>
        <w:t>446</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0E219A">
        <w:t>Psalm</w:t>
      </w:r>
      <w:r w:rsidR="000E219A" w:rsidRPr="00AB1781">
        <w:t xml:space="preserve"> 117</w:t>
      </w:r>
      <w:r w:rsidR="000E219A">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0E219A">
        <w:rPr>
          <w:noProof/>
        </w:rPr>
        <w:t>446</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0E219A">
        <w:t>Psalm</w:t>
      </w:r>
      <w:r w:rsidR="000E219A" w:rsidRPr="00AB1781">
        <w:t xml:space="preserve"> 118</w:t>
      </w:r>
      <w:r w:rsidR="000E219A">
        <w:t>: Blessed are they who are faultless in the way</w:t>
      </w:r>
      <w:r>
        <w:fldChar w:fldCharType="end"/>
      </w:r>
      <w:r w:rsidR="006A0403">
        <w:tab/>
      </w:r>
      <w:r>
        <w:fldChar w:fldCharType="begin"/>
      </w:r>
      <w:r w:rsidR="006A0403">
        <w:instrText xml:space="preserve"> PAGEREF _Ref412027139 \h </w:instrText>
      </w:r>
      <w:r>
        <w:fldChar w:fldCharType="separate"/>
      </w:r>
      <w:r w:rsidR="000E219A">
        <w:rPr>
          <w:noProof/>
        </w:rPr>
        <w:t>449</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0E219A">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0E219A">
        <w:t>Psalm</w:t>
      </w:r>
      <w:r w:rsidR="000E219A" w:rsidRPr="00AB1781">
        <w:t xml:space="preserve"> 119</w:t>
      </w:r>
      <w:r w:rsidR="000E219A">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0E219A">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0E219A">
        <w:t>Psalm</w:t>
      </w:r>
      <w:r w:rsidR="000E219A" w:rsidRPr="00AB1781">
        <w:t xml:space="preserve"> 120</w:t>
      </w:r>
      <w:r w:rsidR="000E219A">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0E219A">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0E219A">
        <w:t>Psalm</w:t>
      </w:r>
      <w:r w:rsidR="000E219A" w:rsidRPr="00AB1781">
        <w:t xml:space="preserve"> 121</w:t>
      </w:r>
      <w:r w:rsidR="000E219A">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0E219A">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0E219A">
        <w:t>Psalm</w:t>
      </w:r>
      <w:r w:rsidR="000E219A" w:rsidRPr="00AB1781">
        <w:t xml:space="preserve"> 122</w:t>
      </w:r>
      <w:r w:rsidR="000E219A">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0E219A">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0E219A">
        <w:t>Psalm</w:t>
      </w:r>
      <w:r w:rsidR="000E219A" w:rsidRPr="00AB1781">
        <w:t xml:space="preserve"> 123</w:t>
      </w:r>
      <w:r w:rsidR="000E219A">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0E219A">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0E219A">
        <w:t>Psalm</w:t>
      </w:r>
      <w:r w:rsidR="000E219A" w:rsidRPr="00AB1781">
        <w:t xml:space="preserve"> 124</w:t>
      </w:r>
      <w:r w:rsidR="000E219A">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0E219A">
        <w:rPr>
          <w:noProof/>
        </w:rPr>
        <w:t>466</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0E219A">
        <w:t>Psalm</w:t>
      </w:r>
      <w:r w:rsidR="000E219A" w:rsidRPr="00AB1781">
        <w:t xml:space="preserve"> 125</w:t>
      </w:r>
      <w:r w:rsidR="000E219A">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0E219A">
        <w:rPr>
          <w:noProof/>
        </w:rPr>
        <w:t>467</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0E219A">
        <w:t>Psalm</w:t>
      </w:r>
      <w:r w:rsidR="000E219A" w:rsidRPr="00AB1781">
        <w:t xml:space="preserve"> 126</w:t>
      </w:r>
      <w:r w:rsidR="000E219A">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0E219A">
        <w:rPr>
          <w:noProof/>
        </w:rPr>
        <w:t>467</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0E219A">
        <w:t>Psalm</w:t>
      </w:r>
      <w:r w:rsidR="000E219A" w:rsidRPr="00AB1781">
        <w:t xml:space="preserve"> 127</w:t>
      </w:r>
      <w:r w:rsidR="000E219A">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0E219A">
        <w:rPr>
          <w:noProof/>
        </w:rPr>
        <w:t>468</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0E219A">
        <w:t>Psalm</w:t>
      </w:r>
      <w:r w:rsidR="000E219A" w:rsidRPr="00AB1781">
        <w:t xml:space="preserve"> 128</w:t>
      </w:r>
      <w:r w:rsidR="000E219A">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0E219A">
        <w:rPr>
          <w:noProof/>
        </w:rPr>
        <w:t>469</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0E219A">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219A">
        <w:t>Psalm</w:t>
      </w:r>
      <w:r w:rsidR="000E219A" w:rsidRPr="00AB1781">
        <w:t xml:space="preserve"> 129</w:t>
      </w:r>
      <w:r w:rsidR="000E219A">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0E219A">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219A">
        <w:t>Psalm</w:t>
      </w:r>
      <w:r w:rsidR="000E219A" w:rsidRPr="00AB1781">
        <w:t xml:space="preserve"> 130</w:t>
      </w:r>
      <w:r w:rsidR="000E219A">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0E219A">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219A">
        <w:t>Psalm</w:t>
      </w:r>
      <w:r w:rsidR="000E219A" w:rsidRPr="00AB1781">
        <w:t xml:space="preserve"> 131</w:t>
      </w:r>
      <w:r w:rsidR="000E219A">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0E219A">
        <w:rPr>
          <w:rFonts w:cstheme="minorBidi"/>
          <w:noProof/>
        </w:rPr>
        <w:t>471</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219A">
        <w:t>Psalm</w:t>
      </w:r>
      <w:r w:rsidR="000E219A" w:rsidRPr="00AB1781">
        <w:t xml:space="preserve"> 132</w:t>
      </w:r>
      <w:r w:rsidR="000E219A">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0E219A">
        <w:rPr>
          <w:rFonts w:cstheme="minorBidi"/>
          <w:noProof/>
        </w:rPr>
        <w:t>472</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219A">
        <w:t>Psalm</w:t>
      </w:r>
      <w:r w:rsidR="000E219A" w:rsidRPr="00AB1781">
        <w:t xml:space="preserve"> 133</w:t>
      </w:r>
      <w:r w:rsidR="000E219A">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0E219A">
        <w:rPr>
          <w:rFonts w:cstheme="minorBidi"/>
          <w:noProof/>
        </w:rPr>
        <w:t>473</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219A">
        <w:t>Psalm</w:t>
      </w:r>
      <w:r w:rsidR="000E219A" w:rsidRPr="00AB1781">
        <w:t xml:space="preserve"> 136</w:t>
      </w:r>
      <w:r w:rsidR="000E219A">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0E219A">
        <w:rPr>
          <w:rFonts w:cstheme="minorBidi"/>
          <w:noProof/>
        </w:rPr>
        <w:t>477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219A">
        <w:t>Psalm</w:t>
      </w:r>
      <w:r w:rsidR="000E219A" w:rsidRPr="00AB1781">
        <w:t xml:space="preserve"> 137</w:t>
      </w:r>
      <w:r w:rsidR="000E219A">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0E219A">
        <w:rPr>
          <w:rFonts w:cstheme="minorBidi"/>
          <w:noProof/>
        </w:rPr>
        <w:t>478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219A">
        <w:t>Psalm</w:t>
      </w:r>
      <w:r w:rsidR="000E219A" w:rsidRPr="00AB1781">
        <w:t xml:space="preserve"> 140</w:t>
      </w:r>
      <w:r w:rsidR="000E219A">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0E219A">
        <w:rPr>
          <w:rFonts w:cstheme="minorBidi"/>
          <w:noProof/>
        </w:rPr>
        <w:t>482</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219A">
        <w:t>Psalm</w:t>
      </w:r>
      <w:r w:rsidR="000E219A" w:rsidRPr="00AB1781">
        <w:t xml:space="preserve"> 141</w:t>
      </w:r>
      <w:r w:rsidR="000E219A">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0E219A">
        <w:rPr>
          <w:rFonts w:cstheme="minorBidi"/>
          <w:noProof/>
        </w:rPr>
        <w:t>483</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219A">
        <w:t>Psalm</w:t>
      </w:r>
      <w:r w:rsidR="000E219A" w:rsidRPr="00AB1781">
        <w:t xml:space="preserve"> 145</w:t>
      </w:r>
      <w:r w:rsidR="000E219A">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0E219A">
        <w:rPr>
          <w:rFonts w:cstheme="minorBidi"/>
          <w:noProof/>
        </w:rPr>
        <w:t>489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219A">
        <w:t>Psalm</w:t>
      </w:r>
      <w:r w:rsidR="000E219A" w:rsidRPr="00AB1781">
        <w:t xml:space="preserve"> 146</w:t>
      </w:r>
      <w:r w:rsidR="000E219A">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0E219A">
        <w:rPr>
          <w:rFonts w:cstheme="minorBidi"/>
          <w:noProof/>
        </w:rPr>
        <w:t>490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E219A">
        <w:t>Psalm</w:t>
      </w:r>
      <w:r w:rsidR="000E219A" w:rsidRPr="00AB1781">
        <w:t xml:space="preserve"> 147</w:t>
      </w:r>
      <w:r w:rsidR="000E219A">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0E219A">
        <w:rPr>
          <w:rFonts w:cstheme="minorBidi"/>
          <w:noProof/>
        </w:rPr>
        <w:t>491</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0E219A">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0E219A">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0E219A">
        <w:rPr>
          <w:noProof/>
          <w:lang w:val="en-US"/>
        </w:rPr>
        <w:t>260</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0E219A">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283409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0E219A">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0E219A">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0E219A">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0E219A">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0E219A">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0E219A">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0E219A">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0E219A">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28340978"/>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0E219A">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0E219A">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0E219A">
        <w:t>Psalm</w:t>
      </w:r>
      <w:r w:rsidR="000E219A" w:rsidRPr="00AB1781">
        <w:t xml:space="preserve"> 2</w:t>
      </w:r>
      <w:r w:rsidR="000E219A">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0E219A">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0E219A">
        <w:t>Psalm</w:t>
      </w:r>
      <w:r w:rsidR="000E219A" w:rsidRPr="00AB1781">
        <w:t xml:space="preserve"> 3</w:t>
      </w:r>
      <w:r w:rsidR="000E219A">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0E219A">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0E219A">
        <w:t>Psalm</w:t>
      </w:r>
      <w:r w:rsidR="000E219A" w:rsidRPr="00AB1781">
        <w:t xml:space="preserve"> 4</w:t>
      </w:r>
      <w:r w:rsidR="000E219A">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0E219A">
        <w:rPr>
          <w:noProof/>
        </w:rPr>
        <w:t>273</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0E219A">
        <w:t>Psalm</w:t>
      </w:r>
      <w:r w:rsidR="000E219A" w:rsidRPr="00AB1781">
        <w:t xml:space="preserve"> 5</w:t>
      </w:r>
      <w:r w:rsidR="000E219A">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0E219A">
        <w:rPr>
          <w:noProof/>
        </w:rPr>
        <w:t>274</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0E219A">
        <w:t>Psalm</w:t>
      </w:r>
      <w:r w:rsidR="000E219A" w:rsidRPr="00AB1781">
        <w:t xml:space="preserve"> 6</w:t>
      </w:r>
      <w:r w:rsidR="000E219A">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0E219A">
        <w:rPr>
          <w:noProof/>
        </w:rPr>
        <w:t>276</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0E219A">
        <w:t>Psalm</w:t>
      </w:r>
      <w:r w:rsidR="000E219A" w:rsidRPr="00AB1781">
        <w:t xml:space="preserve"> 8</w:t>
      </w:r>
      <w:r w:rsidR="000E219A">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0E219A">
        <w:rPr>
          <w:noProof/>
        </w:rPr>
        <w:t>278</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0E219A">
        <w:t>Psalm</w:t>
      </w:r>
      <w:r w:rsidR="000E219A" w:rsidRPr="00AB1781">
        <w:t xml:space="preserve"> 11</w:t>
      </w:r>
      <w:r w:rsidR="000E219A">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0E219A">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0E219A">
        <w:t>Psalm</w:t>
      </w:r>
      <w:r w:rsidR="000E219A" w:rsidRPr="00AB1781">
        <w:t xml:space="preserve"> 12</w:t>
      </w:r>
      <w:r w:rsidR="000E219A">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0E219A">
        <w:rPr>
          <w:noProof/>
        </w:rPr>
        <w:t>284</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0E219A">
        <w:t>Psalm</w:t>
      </w:r>
      <w:r w:rsidR="000E219A" w:rsidRPr="00AB1781">
        <w:t xml:space="preserve"> 14</w:t>
      </w:r>
      <w:r w:rsidR="000E219A">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0E219A">
        <w:rPr>
          <w:noProof/>
        </w:rPr>
        <w:t>285</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0E219A">
        <w:t>Psalm</w:t>
      </w:r>
      <w:r w:rsidR="000E219A" w:rsidRPr="00AB1781">
        <w:t xml:space="preserve"> 15</w:t>
      </w:r>
      <w:r w:rsidR="000E219A">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0E219A">
        <w:rPr>
          <w:noProof/>
        </w:rPr>
        <w:t>286</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0E219A">
        <w:t>Psalm</w:t>
      </w:r>
      <w:r w:rsidR="000E219A" w:rsidRPr="00AB1781">
        <w:t xml:space="preserve"> 18</w:t>
      </w:r>
      <w:r w:rsidR="000E219A">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0E219A">
        <w:rPr>
          <w:noProof/>
        </w:rPr>
        <w:t>293</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0E219A">
        <w:t>Psalm</w:t>
      </w:r>
      <w:r w:rsidR="000E219A" w:rsidRPr="00AB1781">
        <w:t xml:space="preserve"> 24</w:t>
      </w:r>
      <w:r w:rsidR="000E219A">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0E219A">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0E219A">
        <w:t>Psalm</w:t>
      </w:r>
      <w:r w:rsidR="000E219A" w:rsidRPr="00AB1781">
        <w:t xml:space="preserve"> 26</w:t>
      </w:r>
      <w:r w:rsidR="000E219A">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0E219A">
        <w:rPr>
          <w:noProof/>
        </w:rPr>
        <w:t>304</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0E219A">
        <w:t>Psalm</w:t>
      </w:r>
      <w:r w:rsidR="000E219A" w:rsidRPr="00AB1781">
        <w:t xml:space="preserve"> 62</w:t>
      </w:r>
      <w:r w:rsidR="000E219A">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0E219A">
        <w:rPr>
          <w:noProof/>
        </w:rPr>
        <w:t>358</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0E219A">
        <w:t>Psalm</w:t>
      </w:r>
      <w:r w:rsidR="000E219A" w:rsidRPr="00AB1781">
        <w:t xml:space="preserve"> 66</w:t>
      </w:r>
      <w:r w:rsidR="000E219A">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0E219A">
        <w:rPr>
          <w:noProof/>
        </w:rPr>
        <w:t>363</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0E219A">
        <w:t>Psalm</w:t>
      </w:r>
      <w:r w:rsidR="000E219A" w:rsidRPr="00AB1781">
        <w:t xml:space="preserve"> 69</w:t>
      </w:r>
      <w:r w:rsidR="000E219A">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0E219A">
        <w:rPr>
          <w:noProof/>
        </w:rPr>
        <w:t>370</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0E219A">
        <w:t>Psalm</w:t>
      </w:r>
      <w:r w:rsidR="000E219A" w:rsidRPr="00AB1781">
        <w:t xml:space="preserve"> 112</w:t>
      </w:r>
      <w:r w:rsidR="000E219A">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0E219A">
        <w:rPr>
          <w:noProof/>
        </w:rPr>
        <w:t>441</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0E219A">
        <w:t>Psalm</w:t>
      </w:r>
      <w:r w:rsidR="000E219A" w:rsidRPr="00AB1781">
        <w:t xml:space="preserve"> 142</w:t>
      </w:r>
      <w:r w:rsidR="000E219A">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0E219A">
        <w:rPr>
          <w:noProof/>
        </w:rPr>
        <w:t>484</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0E219A">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0E219A">
        <w:rPr>
          <w:noProof/>
        </w:rPr>
        <w:t>260</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3F8F" w:rsidTr="0064784C">
        <w:trPr>
          <w:cantSplit/>
          <w:jc w:val="center"/>
        </w:trPr>
        <w:tc>
          <w:tcPr>
            <w:tcW w:w="288" w:type="dxa"/>
          </w:tcPr>
          <w:p w:rsidR="00D23F8F" w:rsidRDefault="00D23F8F" w:rsidP="0064784C">
            <w:pPr>
              <w:pStyle w:val="CopticCross"/>
            </w:pPr>
          </w:p>
        </w:tc>
        <w:tc>
          <w:tcPr>
            <w:tcW w:w="3960" w:type="dxa"/>
          </w:tcPr>
          <w:p w:rsidR="00D23F8F" w:rsidRPr="007425E1" w:rsidRDefault="00D23F8F" w:rsidP="0064784C">
            <w:pPr>
              <w:pStyle w:val="EngHang"/>
            </w:pPr>
            <w:r w:rsidRPr="007425E1">
              <w:t>We worship the Father and the Son</w:t>
            </w:r>
          </w:p>
          <w:p w:rsidR="00D23F8F" w:rsidRPr="007425E1" w:rsidRDefault="00D23F8F" w:rsidP="0064784C">
            <w:pPr>
              <w:pStyle w:val="EngHang"/>
            </w:pPr>
            <w:r w:rsidRPr="007425E1">
              <w:t>And the Holy Spirit.</w:t>
            </w:r>
          </w:p>
          <w:p w:rsidR="00D23F8F" w:rsidRPr="007425E1" w:rsidRDefault="00D23F8F" w:rsidP="0064784C">
            <w:pPr>
              <w:pStyle w:val="EngHang"/>
            </w:pPr>
            <w:r w:rsidRPr="007425E1">
              <w:t>Hail to the church,</w:t>
            </w:r>
          </w:p>
          <w:p w:rsidR="00D23F8F" w:rsidRDefault="00D23F8F" w:rsidP="0064784C">
            <w:pPr>
              <w:pStyle w:val="EngHangEnd"/>
            </w:pPr>
            <w:r w:rsidRPr="007425E1">
              <w:t>The house of the angels.</w:t>
            </w:r>
          </w:p>
        </w:tc>
        <w:tc>
          <w:tcPr>
            <w:tcW w:w="288" w:type="dxa"/>
          </w:tcPr>
          <w:p w:rsidR="00D23F8F" w:rsidRDefault="00D23F8F" w:rsidP="00D23F8F"/>
        </w:tc>
        <w:tc>
          <w:tcPr>
            <w:tcW w:w="288" w:type="dxa"/>
          </w:tcPr>
          <w:p w:rsidR="00D23F8F" w:rsidRDefault="00D23F8F" w:rsidP="0064784C">
            <w:pPr>
              <w:pStyle w:val="CopticCross"/>
            </w:pPr>
          </w:p>
        </w:tc>
        <w:tc>
          <w:tcPr>
            <w:tcW w:w="3960" w:type="dxa"/>
          </w:tcPr>
          <w:p w:rsidR="00D23F8F" w:rsidRDefault="00D23F8F" w:rsidP="00D23F8F"/>
        </w:tc>
      </w:tr>
      <w:tr w:rsidR="00D23F8F" w:rsidTr="0064784C">
        <w:trPr>
          <w:cantSplit/>
          <w:jc w:val="center"/>
        </w:trPr>
        <w:tc>
          <w:tcPr>
            <w:tcW w:w="288" w:type="dxa"/>
          </w:tcPr>
          <w:p w:rsidR="00D23F8F" w:rsidRDefault="0064784C" w:rsidP="0064784C">
            <w:pPr>
              <w:pStyle w:val="CopticCross"/>
            </w:pPr>
            <w:r w:rsidRPr="00FB5ACB">
              <w:t>¿</w:t>
            </w:r>
          </w:p>
        </w:tc>
        <w:tc>
          <w:tcPr>
            <w:tcW w:w="3960" w:type="dxa"/>
          </w:tcPr>
          <w:p w:rsidR="00D23F8F" w:rsidRPr="007425E1" w:rsidRDefault="00D23F8F" w:rsidP="0064784C">
            <w:pPr>
              <w:pStyle w:val="EngHang"/>
            </w:pPr>
            <w:r w:rsidRPr="007425E1">
              <w:t>Hail to the Virgin,</w:t>
            </w:r>
          </w:p>
          <w:p w:rsidR="00D23F8F" w:rsidRPr="007425E1" w:rsidRDefault="00D23F8F" w:rsidP="0064784C">
            <w:pPr>
              <w:pStyle w:val="EngHang"/>
            </w:pPr>
            <w:r w:rsidRPr="007425E1">
              <w:t>Who brought forth our Saviour.</w:t>
            </w:r>
          </w:p>
          <w:p w:rsidR="00D23F8F" w:rsidRPr="007425E1" w:rsidRDefault="00D23F8F" w:rsidP="0064784C">
            <w:pPr>
              <w:pStyle w:val="EngHang"/>
            </w:pPr>
            <w:r w:rsidRPr="007425E1">
              <w:t>Hail to Gabriel,</w:t>
            </w:r>
          </w:p>
          <w:p w:rsidR="00D23F8F" w:rsidRDefault="00D23F8F" w:rsidP="0064784C">
            <w:pPr>
              <w:pStyle w:val="EngHangEnd"/>
            </w:pPr>
            <w:r w:rsidRPr="007425E1">
              <w:t>Who brought good news her.</w:t>
            </w:r>
          </w:p>
        </w:tc>
        <w:tc>
          <w:tcPr>
            <w:tcW w:w="288" w:type="dxa"/>
          </w:tcPr>
          <w:p w:rsidR="00D23F8F" w:rsidRDefault="00D23F8F" w:rsidP="00D23F8F"/>
        </w:tc>
        <w:tc>
          <w:tcPr>
            <w:tcW w:w="288" w:type="dxa"/>
          </w:tcPr>
          <w:p w:rsidR="00D23F8F" w:rsidRDefault="0064784C" w:rsidP="0064784C">
            <w:pPr>
              <w:pStyle w:val="CopticCross"/>
            </w:pPr>
            <w:r w:rsidRPr="00FB5ACB">
              <w:t>¿</w:t>
            </w:r>
          </w:p>
        </w:tc>
        <w:tc>
          <w:tcPr>
            <w:tcW w:w="3960" w:type="dxa"/>
          </w:tcPr>
          <w:p w:rsidR="00D23F8F" w:rsidRDefault="00D23F8F" w:rsidP="00D23F8F"/>
        </w:tc>
      </w:tr>
      <w:tr w:rsidR="00D23F8F" w:rsidTr="0064784C">
        <w:trPr>
          <w:cantSplit/>
          <w:jc w:val="center"/>
        </w:trPr>
        <w:tc>
          <w:tcPr>
            <w:tcW w:w="288" w:type="dxa"/>
          </w:tcPr>
          <w:p w:rsidR="00D23F8F" w:rsidRDefault="00D23F8F" w:rsidP="0064784C">
            <w:pPr>
              <w:pStyle w:val="CopticCross"/>
            </w:pPr>
          </w:p>
        </w:tc>
        <w:tc>
          <w:tcPr>
            <w:tcW w:w="3960" w:type="dxa"/>
          </w:tcPr>
          <w:p w:rsidR="00D23F8F" w:rsidRPr="007425E1" w:rsidRDefault="00D23F8F" w:rsidP="0064784C">
            <w:pPr>
              <w:pStyle w:val="EngHang"/>
            </w:pPr>
            <w:r w:rsidRPr="007425E1">
              <w:t>Hail to Michael</w:t>
            </w:r>
          </w:p>
          <w:p w:rsidR="00D23F8F" w:rsidRPr="007425E1" w:rsidRDefault="00D23F8F" w:rsidP="0064784C">
            <w:pPr>
              <w:pStyle w:val="EngHang"/>
            </w:pPr>
            <w:r w:rsidRPr="007425E1">
              <w:t>The Archangel.</w:t>
            </w:r>
          </w:p>
          <w:p w:rsidR="00D23F8F" w:rsidRPr="007425E1" w:rsidRDefault="00D23F8F" w:rsidP="0064784C">
            <w:pPr>
              <w:pStyle w:val="EngHang"/>
            </w:pPr>
            <w:r w:rsidRPr="007425E1">
              <w:t>Hail to the</w:t>
            </w:r>
          </w:p>
          <w:p w:rsidR="00D23F8F" w:rsidRDefault="00D23F8F" w:rsidP="0064784C">
            <w:pPr>
              <w:pStyle w:val="EngHangEnd"/>
            </w:pPr>
            <w:r w:rsidRPr="007425E1">
              <w:t>Twenty Four Priests.</w:t>
            </w:r>
          </w:p>
        </w:tc>
        <w:tc>
          <w:tcPr>
            <w:tcW w:w="288" w:type="dxa"/>
          </w:tcPr>
          <w:p w:rsidR="00D23F8F" w:rsidRDefault="00D23F8F" w:rsidP="00D23F8F"/>
        </w:tc>
        <w:tc>
          <w:tcPr>
            <w:tcW w:w="288" w:type="dxa"/>
          </w:tcPr>
          <w:p w:rsidR="00D23F8F" w:rsidRDefault="00D23F8F" w:rsidP="0064784C">
            <w:pPr>
              <w:pStyle w:val="CopticCross"/>
            </w:pPr>
          </w:p>
        </w:tc>
        <w:tc>
          <w:tcPr>
            <w:tcW w:w="3960" w:type="dxa"/>
          </w:tcPr>
          <w:p w:rsidR="00D23F8F" w:rsidRDefault="00D23F8F" w:rsidP="00D23F8F"/>
        </w:tc>
      </w:tr>
      <w:tr w:rsidR="00D23F8F" w:rsidTr="0064784C">
        <w:trPr>
          <w:cantSplit/>
          <w:jc w:val="center"/>
        </w:trPr>
        <w:tc>
          <w:tcPr>
            <w:tcW w:w="288" w:type="dxa"/>
          </w:tcPr>
          <w:p w:rsidR="00D23F8F" w:rsidRDefault="0064784C" w:rsidP="0064784C">
            <w:pPr>
              <w:pStyle w:val="CopticCross"/>
            </w:pPr>
            <w:r w:rsidRPr="00FB5ACB">
              <w:t>¿</w:t>
            </w:r>
          </w:p>
        </w:tc>
        <w:tc>
          <w:tcPr>
            <w:tcW w:w="3960" w:type="dxa"/>
          </w:tcPr>
          <w:p w:rsidR="00D23F8F" w:rsidRPr="007425E1" w:rsidRDefault="00D23F8F" w:rsidP="0064784C">
            <w:pPr>
              <w:pStyle w:val="EngHang"/>
            </w:pPr>
            <w:r w:rsidRPr="007425E1">
              <w:t>Hail to the Cherubim.</w:t>
            </w:r>
          </w:p>
          <w:p w:rsidR="00D23F8F" w:rsidRPr="007425E1" w:rsidRDefault="00D23F8F" w:rsidP="0064784C">
            <w:pPr>
              <w:pStyle w:val="EngHang"/>
            </w:pPr>
            <w:r w:rsidRPr="007425E1">
              <w:t>Hail to the Seraphim.</w:t>
            </w:r>
          </w:p>
          <w:p w:rsidR="00D23F8F" w:rsidRPr="007425E1" w:rsidRDefault="00D23F8F" w:rsidP="0064784C">
            <w:pPr>
              <w:pStyle w:val="EngHang"/>
            </w:pPr>
            <w:r w:rsidRPr="007425E1">
              <w:t>Hail to all</w:t>
            </w:r>
          </w:p>
          <w:p w:rsidR="00D23F8F" w:rsidRDefault="00D23F8F" w:rsidP="0064784C">
            <w:pPr>
              <w:pStyle w:val="EngHangEnd"/>
            </w:pPr>
            <w:r w:rsidRPr="007425E1">
              <w:t>The heavenly orders.</w:t>
            </w:r>
          </w:p>
        </w:tc>
        <w:tc>
          <w:tcPr>
            <w:tcW w:w="288" w:type="dxa"/>
          </w:tcPr>
          <w:p w:rsidR="00D23F8F" w:rsidRDefault="00D23F8F" w:rsidP="00D23F8F"/>
        </w:tc>
        <w:tc>
          <w:tcPr>
            <w:tcW w:w="288" w:type="dxa"/>
          </w:tcPr>
          <w:p w:rsidR="00D23F8F" w:rsidRDefault="0064784C" w:rsidP="0064784C">
            <w:pPr>
              <w:pStyle w:val="CopticCross"/>
            </w:pPr>
            <w:r w:rsidRPr="00FB5ACB">
              <w:t>¿</w:t>
            </w:r>
          </w:p>
        </w:tc>
        <w:tc>
          <w:tcPr>
            <w:tcW w:w="3960" w:type="dxa"/>
          </w:tcPr>
          <w:p w:rsidR="00D23F8F" w:rsidRDefault="00D23F8F" w:rsidP="00D23F8F"/>
        </w:tc>
      </w:tr>
      <w:tr w:rsidR="00D23F8F" w:rsidTr="0064784C">
        <w:trPr>
          <w:cantSplit/>
          <w:jc w:val="center"/>
        </w:trPr>
        <w:tc>
          <w:tcPr>
            <w:tcW w:w="288" w:type="dxa"/>
          </w:tcPr>
          <w:p w:rsidR="00D23F8F" w:rsidRDefault="00D23F8F" w:rsidP="0064784C">
            <w:pPr>
              <w:pStyle w:val="CopticCross"/>
            </w:pPr>
          </w:p>
        </w:tc>
        <w:tc>
          <w:tcPr>
            <w:tcW w:w="3960" w:type="dxa"/>
          </w:tcPr>
          <w:p w:rsidR="00D23F8F" w:rsidRPr="007425E1" w:rsidRDefault="00D23F8F" w:rsidP="0064784C">
            <w:pPr>
              <w:pStyle w:val="EngHang"/>
            </w:pPr>
            <w:r w:rsidRPr="007425E1">
              <w:t>Hail to John,</w:t>
            </w:r>
          </w:p>
          <w:p w:rsidR="00D23F8F" w:rsidRPr="007425E1" w:rsidRDefault="00D23F8F" w:rsidP="0064784C">
            <w:pPr>
              <w:pStyle w:val="EngHang"/>
            </w:pPr>
            <w:r w:rsidRPr="007425E1">
              <w:t>The great fore-runner.</w:t>
            </w:r>
          </w:p>
          <w:p w:rsidR="00D23F8F" w:rsidRPr="007425E1" w:rsidRDefault="00D23F8F" w:rsidP="0064784C">
            <w:pPr>
              <w:pStyle w:val="EngHang"/>
            </w:pPr>
            <w:r w:rsidRPr="007425E1">
              <w:t>Hail to the</w:t>
            </w:r>
          </w:p>
          <w:p w:rsidR="00D23F8F" w:rsidRDefault="00D23F8F" w:rsidP="0064784C">
            <w:pPr>
              <w:pStyle w:val="EngHangEnd"/>
            </w:pPr>
            <w:r w:rsidRPr="007425E1">
              <w:t>Twelve Apostles.</w:t>
            </w:r>
          </w:p>
        </w:tc>
        <w:tc>
          <w:tcPr>
            <w:tcW w:w="288" w:type="dxa"/>
          </w:tcPr>
          <w:p w:rsidR="00D23F8F" w:rsidRDefault="00D23F8F" w:rsidP="00D23F8F"/>
        </w:tc>
        <w:tc>
          <w:tcPr>
            <w:tcW w:w="288" w:type="dxa"/>
          </w:tcPr>
          <w:p w:rsidR="00D23F8F" w:rsidRDefault="00D23F8F" w:rsidP="0064784C">
            <w:pPr>
              <w:pStyle w:val="CopticCross"/>
            </w:pPr>
          </w:p>
        </w:tc>
        <w:tc>
          <w:tcPr>
            <w:tcW w:w="3960" w:type="dxa"/>
          </w:tcPr>
          <w:p w:rsidR="00D23F8F" w:rsidRDefault="00D23F8F" w:rsidP="00D23F8F"/>
        </w:tc>
      </w:tr>
      <w:tr w:rsidR="00D23F8F" w:rsidTr="0064784C">
        <w:trPr>
          <w:cantSplit/>
          <w:jc w:val="center"/>
        </w:trPr>
        <w:tc>
          <w:tcPr>
            <w:tcW w:w="288" w:type="dxa"/>
          </w:tcPr>
          <w:p w:rsidR="00D23F8F" w:rsidRDefault="0064784C" w:rsidP="0064784C">
            <w:pPr>
              <w:pStyle w:val="CopticCross"/>
            </w:pPr>
            <w:r w:rsidRPr="00FB5ACB">
              <w:t>¿</w:t>
            </w:r>
          </w:p>
        </w:tc>
        <w:tc>
          <w:tcPr>
            <w:tcW w:w="3960" w:type="dxa"/>
          </w:tcPr>
          <w:p w:rsidR="00D23F8F" w:rsidRPr="007425E1" w:rsidRDefault="00D23F8F" w:rsidP="0064784C">
            <w:pPr>
              <w:pStyle w:val="EngHang"/>
            </w:pPr>
            <w:r w:rsidRPr="007425E1">
              <w:t>Hail to our father,</w:t>
            </w:r>
          </w:p>
          <w:p w:rsidR="00D23F8F" w:rsidRPr="007425E1" w:rsidRDefault="00D23F8F" w:rsidP="0064784C">
            <w:pPr>
              <w:pStyle w:val="EngHang"/>
            </w:pPr>
            <w:r w:rsidRPr="007425E1">
              <w:t>Mark the Evangelist,</w:t>
            </w:r>
          </w:p>
          <w:p w:rsidR="00D23F8F" w:rsidRPr="007425E1" w:rsidRDefault="00D23F8F" w:rsidP="0064784C">
            <w:pPr>
              <w:pStyle w:val="EngHang"/>
            </w:pPr>
            <w:r w:rsidRPr="007425E1">
              <w:t xml:space="preserve">The destroyer </w:t>
            </w:r>
          </w:p>
          <w:p w:rsidR="00D23F8F" w:rsidRDefault="00D23F8F" w:rsidP="0064784C">
            <w:pPr>
              <w:pStyle w:val="EngHangEnd"/>
            </w:pPr>
            <w:r w:rsidRPr="007425E1">
              <w:t>Of the idols.</w:t>
            </w:r>
          </w:p>
        </w:tc>
        <w:tc>
          <w:tcPr>
            <w:tcW w:w="288" w:type="dxa"/>
          </w:tcPr>
          <w:p w:rsidR="00D23F8F" w:rsidRDefault="00D23F8F" w:rsidP="00D23F8F"/>
        </w:tc>
        <w:tc>
          <w:tcPr>
            <w:tcW w:w="288" w:type="dxa"/>
          </w:tcPr>
          <w:p w:rsidR="00D23F8F" w:rsidRDefault="0064784C" w:rsidP="0064784C">
            <w:pPr>
              <w:pStyle w:val="CopticCross"/>
            </w:pPr>
            <w:r w:rsidRPr="00FB5ACB">
              <w:t>¿</w:t>
            </w:r>
          </w:p>
        </w:tc>
        <w:tc>
          <w:tcPr>
            <w:tcW w:w="3960" w:type="dxa"/>
          </w:tcPr>
          <w:p w:rsidR="00D23F8F" w:rsidRDefault="00D23F8F" w:rsidP="00D23F8F"/>
        </w:tc>
      </w:tr>
      <w:tr w:rsidR="00D23F8F" w:rsidTr="0064784C">
        <w:trPr>
          <w:cantSplit/>
          <w:jc w:val="center"/>
        </w:trPr>
        <w:tc>
          <w:tcPr>
            <w:tcW w:w="288" w:type="dxa"/>
          </w:tcPr>
          <w:p w:rsidR="00D23F8F" w:rsidRDefault="00D23F8F" w:rsidP="0064784C">
            <w:pPr>
              <w:pStyle w:val="CopticCross"/>
            </w:pPr>
          </w:p>
        </w:tc>
        <w:tc>
          <w:tcPr>
            <w:tcW w:w="3960" w:type="dxa"/>
          </w:tcPr>
          <w:p w:rsidR="00D23F8F" w:rsidRPr="007425E1" w:rsidRDefault="00D23F8F" w:rsidP="0064784C">
            <w:pPr>
              <w:pStyle w:val="EngHang"/>
            </w:pPr>
            <w:r w:rsidRPr="007425E1">
              <w:t>Hail to Stephen</w:t>
            </w:r>
          </w:p>
          <w:p w:rsidR="00D23F8F" w:rsidRPr="007425E1" w:rsidRDefault="00D23F8F" w:rsidP="0064784C">
            <w:pPr>
              <w:pStyle w:val="EngHang"/>
            </w:pPr>
            <w:r w:rsidRPr="007425E1">
              <w:t>The First Martyr.</w:t>
            </w:r>
          </w:p>
          <w:p w:rsidR="00D23F8F" w:rsidRPr="007425E1" w:rsidRDefault="00D23F8F" w:rsidP="0064784C">
            <w:pPr>
              <w:pStyle w:val="EngHang"/>
            </w:pPr>
            <w:r w:rsidRPr="007425E1">
              <w:t>Hail to George,</w:t>
            </w:r>
          </w:p>
          <w:p w:rsidR="00D23F8F" w:rsidRDefault="00D23F8F" w:rsidP="0064784C">
            <w:pPr>
              <w:pStyle w:val="EngHangEnd"/>
            </w:pPr>
            <w:r w:rsidRPr="007425E1">
              <w:t>The morning star.</w:t>
            </w:r>
          </w:p>
        </w:tc>
        <w:tc>
          <w:tcPr>
            <w:tcW w:w="288" w:type="dxa"/>
          </w:tcPr>
          <w:p w:rsidR="00D23F8F" w:rsidRDefault="00D23F8F" w:rsidP="00D23F8F"/>
        </w:tc>
        <w:tc>
          <w:tcPr>
            <w:tcW w:w="288" w:type="dxa"/>
          </w:tcPr>
          <w:p w:rsidR="00D23F8F" w:rsidRDefault="00D23F8F" w:rsidP="0064784C">
            <w:pPr>
              <w:pStyle w:val="CopticCross"/>
            </w:pPr>
          </w:p>
        </w:tc>
        <w:tc>
          <w:tcPr>
            <w:tcW w:w="3960" w:type="dxa"/>
          </w:tcPr>
          <w:p w:rsidR="00D23F8F" w:rsidRDefault="00D23F8F" w:rsidP="00D23F8F"/>
        </w:tc>
      </w:tr>
      <w:tr w:rsidR="00D23F8F" w:rsidTr="0064784C">
        <w:trPr>
          <w:cantSplit/>
          <w:jc w:val="center"/>
        </w:trPr>
        <w:tc>
          <w:tcPr>
            <w:tcW w:w="288" w:type="dxa"/>
          </w:tcPr>
          <w:p w:rsidR="00D23F8F" w:rsidRDefault="0064784C" w:rsidP="0064784C">
            <w:pPr>
              <w:pStyle w:val="CopticCross"/>
            </w:pPr>
            <w:r w:rsidRPr="00FB5ACB">
              <w:t>¿</w:t>
            </w:r>
          </w:p>
        </w:tc>
        <w:tc>
          <w:tcPr>
            <w:tcW w:w="3960" w:type="dxa"/>
          </w:tcPr>
          <w:p w:rsidR="00D23F8F" w:rsidRPr="007425E1" w:rsidRDefault="00D23F8F" w:rsidP="0064784C">
            <w:pPr>
              <w:pStyle w:val="EngHang"/>
            </w:pPr>
            <w:r w:rsidRPr="007425E1">
              <w:t>Hail to all the choirs</w:t>
            </w:r>
          </w:p>
          <w:p w:rsidR="00D23F8F" w:rsidRPr="007425E1" w:rsidRDefault="00D23F8F" w:rsidP="0064784C">
            <w:pPr>
              <w:pStyle w:val="EngHang"/>
            </w:pPr>
            <w:r w:rsidRPr="007425E1">
              <w:t>Of the martyrs.</w:t>
            </w:r>
          </w:p>
          <w:p w:rsidR="00D23F8F" w:rsidRPr="007425E1" w:rsidRDefault="00D23F8F" w:rsidP="0064784C">
            <w:pPr>
              <w:pStyle w:val="EngHang"/>
            </w:pPr>
            <w:r w:rsidRPr="007425E1">
              <w:t>Hail to Abba Antony,</w:t>
            </w:r>
          </w:p>
          <w:p w:rsidR="00D23F8F" w:rsidRDefault="00D23F8F" w:rsidP="0064784C">
            <w:pPr>
              <w:pStyle w:val="EngHangEnd"/>
            </w:pPr>
            <w:r w:rsidRPr="007425E1">
              <w:t>And the three Macarii.</w:t>
            </w:r>
          </w:p>
        </w:tc>
        <w:tc>
          <w:tcPr>
            <w:tcW w:w="288" w:type="dxa"/>
          </w:tcPr>
          <w:p w:rsidR="00D23F8F" w:rsidRDefault="00D23F8F" w:rsidP="00D23F8F"/>
        </w:tc>
        <w:tc>
          <w:tcPr>
            <w:tcW w:w="288" w:type="dxa"/>
          </w:tcPr>
          <w:p w:rsidR="00D23F8F" w:rsidRDefault="0064784C" w:rsidP="0064784C">
            <w:pPr>
              <w:pStyle w:val="CopticCross"/>
            </w:pPr>
            <w:r w:rsidRPr="00FB5ACB">
              <w:t>¿</w:t>
            </w:r>
          </w:p>
        </w:tc>
        <w:tc>
          <w:tcPr>
            <w:tcW w:w="3960" w:type="dxa"/>
          </w:tcPr>
          <w:p w:rsidR="00D23F8F" w:rsidRDefault="00D23F8F" w:rsidP="00D23F8F"/>
        </w:tc>
      </w:tr>
      <w:tr w:rsidR="00D23F8F" w:rsidTr="0064784C">
        <w:trPr>
          <w:cantSplit/>
          <w:jc w:val="center"/>
        </w:trPr>
        <w:tc>
          <w:tcPr>
            <w:tcW w:w="288" w:type="dxa"/>
          </w:tcPr>
          <w:p w:rsidR="00D23F8F" w:rsidRDefault="00D23F8F" w:rsidP="0064784C">
            <w:pPr>
              <w:pStyle w:val="CopticCross"/>
            </w:pPr>
          </w:p>
        </w:tc>
        <w:tc>
          <w:tcPr>
            <w:tcW w:w="3960" w:type="dxa"/>
          </w:tcPr>
          <w:p w:rsidR="00D23F8F" w:rsidRPr="007425E1" w:rsidRDefault="00D23F8F" w:rsidP="0064784C">
            <w:pPr>
              <w:pStyle w:val="EngHang"/>
            </w:pPr>
            <w:r w:rsidRPr="007425E1">
              <w:t>Hail to all the choirs</w:t>
            </w:r>
          </w:p>
          <w:p w:rsidR="00D23F8F" w:rsidRPr="007425E1" w:rsidRDefault="00D23F8F" w:rsidP="0064784C">
            <w:pPr>
              <w:pStyle w:val="EngHang"/>
            </w:pPr>
            <w:r w:rsidRPr="007425E1">
              <w:t>Of the cross-bearers.</w:t>
            </w:r>
          </w:p>
          <w:p w:rsidR="00D23F8F" w:rsidRPr="007425E1" w:rsidRDefault="00D23F8F" w:rsidP="0064784C">
            <w:pPr>
              <w:pStyle w:val="EngHang"/>
            </w:pPr>
            <w:r w:rsidRPr="007425E1">
              <w:t xml:space="preserve">Hail to all the saints </w:t>
            </w:r>
          </w:p>
          <w:p w:rsidR="00D23F8F" w:rsidRPr="007425E1" w:rsidRDefault="00D23F8F" w:rsidP="0064784C">
            <w:pPr>
              <w:pStyle w:val="EngHangEnd"/>
            </w:pPr>
            <w:r w:rsidRPr="007425E1">
              <w:t>Who have pleased the Lord.</w:t>
            </w:r>
          </w:p>
        </w:tc>
        <w:tc>
          <w:tcPr>
            <w:tcW w:w="288" w:type="dxa"/>
          </w:tcPr>
          <w:p w:rsidR="00D23F8F" w:rsidRDefault="00D23F8F" w:rsidP="00D23F8F"/>
        </w:tc>
        <w:tc>
          <w:tcPr>
            <w:tcW w:w="288" w:type="dxa"/>
          </w:tcPr>
          <w:p w:rsidR="00D23F8F" w:rsidRDefault="00D23F8F" w:rsidP="0064784C">
            <w:pPr>
              <w:pStyle w:val="CopticCross"/>
            </w:pPr>
          </w:p>
        </w:tc>
        <w:tc>
          <w:tcPr>
            <w:tcW w:w="3960" w:type="dxa"/>
          </w:tcPr>
          <w:p w:rsidR="00D23F8F" w:rsidRDefault="00D23F8F" w:rsidP="00D23F8F"/>
        </w:tc>
      </w:tr>
      <w:tr w:rsidR="00D23F8F" w:rsidTr="0064784C">
        <w:trPr>
          <w:cantSplit/>
          <w:jc w:val="center"/>
        </w:trPr>
        <w:tc>
          <w:tcPr>
            <w:tcW w:w="288" w:type="dxa"/>
          </w:tcPr>
          <w:p w:rsidR="00D23F8F" w:rsidRDefault="0064784C" w:rsidP="0064784C">
            <w:pPr>
              <w:pStyle w:val="CopticCross"/>
            </w:pPr>
            <w:r w:rsidRPr="00FB5ACB">
              <w:t>¿</w:t>
            </w:r>
          </w:p>
        </w:tc>
        <w:tc>
          <w:tcPr>
            <w:tcW w:w="3960" w:type="dxa"/>
          </w:tcPr>
          <w:p w:rsidR="00D23F8F" w:rsidRPr="007425E1" w:rsidRDefault="00D23F8F" w:rsidP="0064784C">
            <w:pPr>
              <w:pStyle w:val="EngHang"/>
            </w:pPr>
            <w:r w:rsidRPr="007425E1">
              <w:t>Through their prayers,</w:t>
            </w:r>
          </w:p>
          <w:p w:rsidR="00D23F8F" w:rsidRPr="007425E1" w:rsidRDefault="00D23F8F" w:rsidP="0064784C">
            <w:pPr>
              <w:pStyle w:val="EngHang"/>
            </w:pPr>
            <w:r w:rsidRPr="007425E1">
              <w:t>O Christ our King,</w:t>
            </w:r>
          </w:p>
          <w:p w:rsidR="00D23F8F" w:rsidRPr="007425E1" w:rsidRDefault="00D23F8F" w:rsidP="0064784C">
            <w:pPr>
              <w:pStyle w:val="EngHang"/>
            </w:pPr>
            <w:r w:rsidRPr="007425E1">
              <w:t>Accord to us mercy</w:t>
            </w:r>
          </w:p>
          <w:p w:rsidR="00D23F8F" w:rsidRPr="00D23F8F" w:rsidRDefault="00D23F8F" w:rsidP="0064784C">
            <w:pPr>
              <w:pStyle w:val="EngHangEnd"/>
              <w:rPr>
                <w:color w:val="auto"/>
                <w:szCs w:val="22"/>
              </w:rPr>
            </w:pPr>
            <w:r w:rsidRPr="007425E1">
              <w:t xml:space="preserve">In </w:t>
            </w:r>
            <w:r w:rsidR="00E570CB">
              <w:t>Your</w:t>
            </w:r>
            <w:r w:rsidRPr="007425E1">
              <w:t xml:space="preserve"> Kingdom.</w:t>
            </w:r>
          </w:p>
        </w:tc>
        <w:tc>
          <w:tcPr>
            <w:tcW w:w="288" w:type="dxa"/>
          </w:tcPr>
          <w:p w:rsidR="00D23F8F" w:rsidRDefault="00D23F8F" w:rsidP="00D23F8F"/>
        </w:tc>
        <w:tc>
          <w:tcPr>
            <w:tcW w:w="288" w:type="dxa"/>
          </w:tcPr>
          <w:p w:rsidR="00D23F8F" w:rsidRDefault="0064784C" w:rsidP="0064784C">
            <w:pPr>
              <w:pStyle w:val="CopticCross"/>
            </w:pPr>
            <w:r w:rsidRPr="00FB5ACB">
              <w:t>¿</w:t>
            </w:r>
          </w:p>
        </w:tc>
        <w:tc>
          <w:tcPr>
            <w:tcW w:w="3960" w:type="dxa"/>
          </w:tcPr>
          <w:p w:rsidR="00D23F8F" w:rsidRDefault="00D23F8F" w:rsidP="00D23F8F"/>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 xml:space="preserve">O </w:t>
            </w:r>
            <w:r w:rsidR="001040C8">
              <w:rPr>
                <w:rFonts w:eastAsiaTheme="minorHAnsi"/>
              </w:rPr>
              <w:t>You</w:t>
            </w:r>
            <w:r w:rsidRPr="007425E1">
              <w:rPr>
                <w:rFonts w:eastAsiaTheme="minorHAnsi"/>
              </w:rPr>
              <w:t xml:space="preserve"> True Light,</w:t>
            </w:r>
          </w:p>
          <w:p w:rsidR="0064784C" w:rsidRPr="007425E1" w:rsidRDefault="0064784C" w:rsidP="0064784C">
            <w:pPr>
              <w:pStyle w:val="EngHang"/>
              <w:rPr>
                <w:rFonts w:eastAsiaTheme="minorHAnsi"/>
              </w:rPr>
            </w:pPr>
            <w:r w:rsidRPr="007425E1">
              <w:rPr>
                <w:rFonts w:eastAsiaTheme="minorHAnsi"/>
              </w:rPr>
              <w:t>Which lights every man</w:t>
            </w:r>
          </w:p>
          <w:p w:rsidR="0064784C" w:rsidRPr="007425E1" w:rsidRDefault="0064784C" w:rsidP="0064784C">
            <w:pPr>
              <w:pStyle w:val="EngHang"/>
              <w:rPr>
                <w:rFonts w:eastAsiaTheme="minorHAnsi"/>
              </w:rPr>
            </w:pPr>
            <w:r w:rsidRPr="007425E1">
              <w:rPr>
                <w:rFonts w:eastAsiaTheme="minorHAnsi"/>
              </w:rPr>
              <w:t>That comes</w:t>
            </w:r>
          </w:p>
          <w:p w:rsidR="0064784C" w:rsidRDefault="0064784C" w:rsidP="0064784C">
            <w:pPr>
              <w:pStyle w:val="EngHangEnd"/>
            </w:pPr>
            <w:r w:rsidRPr="007425E1">
              <w:rPr>
                <w:rFonts w:eastAsiaTheme="minorHAnsi"/>
              </w:rPr>
              <w:t>Into the world.</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1040C8" w:rsidP="0064784C">
            <w:pPr>
              <w:pStyle w:val="EngHang"/>
              <w:rPr>
                <w:rFonts w:eastAsiaTheme="minorHAnsi"/>
              </w:rPr>
            </w:pPr>
            <w:r>
              <w:rPr>
                <w:rFonts w:eastAsiaTheme="minorHAnsi"/>
              </w:rPr>
              <w:t>You</w:t>
            </w:r>
            <w:r w:rsidR="0064784C" w:rsidRPr="007425E1">
              <w:rPr>
                <w:rFonts w:eastAsiaTheme="minorHAnsi"/>
              </w:rPr>
              <w:t xml:space="preserve"> </w:t>
            </w:r>
            <w:r w:rsidR="00556387">
              <w:rPr>
                <w:rFonts w:eastAsiaTheme="minorHAnsi"/>
              </w:rPr>
              <w:t>have</w:t>
            </w:r>
            <w:r w:rsidR="0064784C" w:rsidRPr="007425E1">
              <w:rPr>
                <w:rFonts w:eastAsiaTheme="minorHAnsi"/>
              </w:rPr>
              <w:t xml:space="preserve"> come to the world</w:t>
            </w:r>
          </w:p>
          <w:p w:rsidR="0064784C" w:rsidRPr="007425E1" w:rsidRDefault="0064784C" w:rsidP="0064784C">
            <w:pPr>
              <w:pStyle w:val="EngHang"/>
              <w:rPr>
                <w:rFonts w:eastAsiaTheme="minorHAnsi"/>
              </w:rPr>
            </w:pPr>
            <w:r w:rsidRPr="007425E1">
              <w:rPr>
                <w:rFonts w:eastAsiaTheme="minorHAnsi"/>
              </w:rPr>
              <w:t xml:space="preserve">Through </w:t>
            </w:r>
            <w:r w:rsidR="00E570CB">
              <w:rPr>
                <w:rFonts w:eastAsiaTheme="minorHAnsi"/>
              </w:rPr>
              <w:t>Your</w:t>
            </w:r>
            <w:r w:rsidRPr="007425E1">
              <w:rPr>
                <w:rFonts w:eastAsiaTheme="minorHAnsi"/>
              </w:rPr>
              <w:t xml:space="preserve"> love for man:</w:t>
            </w:r>
          </w:p>
          <w:p w:rsidR="0064784C" w:rsidRPr="007425E1" w:rsidRDefault="0064784C" w:rsidP="0064784C">
            <w:pPr>
              <w:pStyle w:val="EngHang"/>
              <w:rPr>
                <w:rFonts w:eastAsiaTheme="minorHAnsi"/>
              </w:rPr>
            </w:pPr>
            <w:r w:rsidRPr="007425E1">
              <w:rPr>
                <w:rFonts w:eastAsiaTheme="minorHAnsi"/>
              </w:rPr>
              <w:t>All the creation</w:t>
            </w:r>
          </w:p>
          <w:p w:rsidR="0064784C" w:rsidRDefault="0064784C" w:rsidP="0064784C">
            <w:pPr>
              <w:pStyle w:val="EngHangEnd"/>
            </w:pPr>
            <w:r w:rsidRPr="007425E1">
              <w:rPr>
                <w:rFonts w:eastAsiaTheme="minorHAnsi"/>
              </w:rPr>
              <w:t xml:space="preserve">Has rejoiced at </w:t>
            </w:r>
            <w:r w:rsidR="00E570CB">
              <w:rPr>
                <w:rFonts w:eastAsiaTheme="minorHAnsi"/>
              </w:rPr>
              <w:t>Your</w:t>
            </w:r>
            <w:r w:rsidRPr="007425E1">
              <w:rPr>
                <w:rFonts w:eastAsiaTheme="minorHAnsi"/>
              </w:rPr>
              <w:t xml:space="preserve"> coming.</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1040C8" w:rsidP="0064784C">
            <w:pPr>
              <w:pStyle w:val="EngHang"/>
              <w:rPr>
                <w:rFonts w:eastAsiaTheme="minorHAnsi"/>
              </w:rPr>
            </w:pPr>
            <w:r>
              <w:rPr>
                <w:rFonts w:eastAsiaTheme="minorHAnsi"/>
              </w:rPr>
              <w:t>You</w:t>
            </w:r>
            <w:r w:rsidR="0064784C" w:rsidRPr="007425E1">
              <w:rPr>
                <w:rFonts w:eastAsiaTheme="minorHAnsi"/>
              </w:rPr>
              <w:t xml:space="preserve"> </w:t>
            </w:r>
            <w:r w:rsidR="00556387">
              <w:rPr>
                <w:rFonts w:eastAsiaTheme="minorHAnsi"/>
              </w:rPr>
              <w:t>have</w:t>
            </w:r>
            <w:r w:rsidR="0064784C" w:rsidRPr="007425E1">
              <w:rPr>
                <w:rFonts w:eastAsiaTheme="minorHAnsi"/>
              </w:rPr>
              <w:t xml:space="preserve"> saved Adam</w:t>
            </w:r>
          </w:p>
          <w:p w:rsidR="0064784C" w:rsidRPr="007425E1" w:rsidRDefault="0064784C" w:rsidP="0064784C">
            <w:pPr>
              <w:pStyle w:val="EngHang"/>
              <w:rPr>
                <w:rFonts w:eastAsiaTheme="minorHAnsi"/>
              </w:rPr>
            </w:pPr>
            <w:r w:rsidRPr="007425E1">
              <w:rPr>
                <w:rFonts w:eastAsiaTheme="minorHAnsi"/>
              </w:rPr>
              <w:t>From the beguiling;</w:t>
            </w:r>
          </w:p>
          <w:p w:rsidR="0064784C" w:rsidRPr="007425E1" w:rsidRDefault="001040C8" w:rsidP="0064784C">
            <w:pPr>
              <w:pStyle w:val="EngHang"/>
              <w:rPr>
                <w:rFonts w:eastAsiaTheme="minorHAnsi"/>
              </w:rPr>
            </w:pPr>
            <w:r>
              <w:rPr>
                <w:rFonts w:eastAsiaTheme="minorHAnsi"/>
              </w:rPr>
              <w:t>You</w:t>
            </w:r>
            <w:r w:rsidR="0064784C" w:rsidRPr="007425E1">
              <w:rPr>
                <w:rFonts w:eastAsiaTheme="minorHAnsi"/>
              </w:rPr>
              <w:t xml:space="preserve"> </w:t>
            </w:r>
            <w:r w:rsidR="00556387">
              <w:rPr>
                <w:rFonts w:eastAsiaTheme="minorHAnsi"/>
              </w:rPr>
              <w:t>have</w:t>
            </w:r>
            <w:r w:rsidR="0064784C" w:rsidRPr="007425E1">
              <w:rPr>
                <w:rFonts w:eastAsiaTheme="minorHAnsi"/>
              </w:rPr>
              <w:t xml:space="preserve"> delivered Eve </w:t>
            </w:r>
          </w:p>
          <w:p w:rsidR="0064784C" w:rsidRDefault="0064784C" w:rsidP="0064784C">
            <w:pPr>
              <w:pStyle w:val="EngHangEnd"/>
            </w:pPr>
            <w:r w:rsidRPr="007425E1">
              <w:rPr>
                <w:rFonts w:eastAsiaTheme="minorHAnsi"/>
              </w:rPr>
              <w:t>From the pangs of death.</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1040C8" w:rsidP="0064784C">
            <w:pPr>
              <w:pStyle w:val="EngHang"/>
              <w:rPr>
                <w:rFonts w:eastAsiaTheme="minorHAnsi"/>
              </w:rPr>
            </w:pPr>
            <w:r>
              <w:rPr>
                <w:rFonts w:eastAsiaTheme="minorHAnsi"/>
              </w:rPr>
              <w:t>You</w:t>
            </w:r>
            <w:r w:rsidR="0064784C" w:rsidRPr="007425E1">
              <w:rPr>
                <w:rFonts w:eastAsiaTheme="minorHAnsi"/>
              </w:rPr>
              <w:t xml:space="preserve"> </w:t>
            </w:r>
            <w:r w:rsidR="00556387">
              <w:rPr>
                <w:rFonts w:eastAsiaTheme="minorHAnsi"/>
              </w:rPr>
              <w:t>have</w:t>
            </w:r>
            <w:r w:rsidR="0064784C" w:rsidRPr="007425E1">
              <w:rPr>
                <w:rFonts w:eastAsiaTheme="minorHAnsi"/>
              </w:rPr>
              <w:t xml:space="preserve"> granted us</w:t>
            </w:r>
          </w:p>
          <w:p w:rsidR="0064784C" w:rsidRPr="007425E1" w:rsidRDefault="0064784C" w:rsidP="0064784C">
            <w:pPr>
              <w:pStyle w:val="EngHang"/>
              <w:rPr>
                <w:rFonts w:eastAsiaTheme="minorHAnsi"/>
              </w:rPr>
            </w:pPr>
            <w:r w:rsidRPr="007425E1">
              <w:rPr>
                <w:rFonts w:eastAsiaTheme="minorHAnsi"/>
              </w:rPr>
              <w:t>The Spirit of Sonship:</w:t>
            </w:r>
          </w:p>
          <w:p w:rsidR="0064784C" w:rsidRPr="007425E1" w:rsidRDefault="0064784C" w:rsidP="0064784C">
            <w:pPr>
              <w:pStyle w:val="EngHang"/>
              <w:rPr>
                <w:rFonts w:eastAsiaTheme="minorHAnsi"/>
              </w:rPr>
            </w:pPr>
            <w:r w:rsidRPr="007425E1">
              <w:rPr>
                <w:rFonts w:eastAsiaTheme="minorHAnsi"/>
              </w:rPr>
              <w:t xml:space="preserve">We praise </w:t>
            </w:r>
            <w:r w:rsidR="001040C8">
              <w:rPr>
                <w:rFonts w:eastAsiaTheme="minorHAnsi"/>
              </w:rPr>
              <w:t>You</w:t>
            </w:r>
            <w:r w:rsidRPr="007425E1">
              <w:rPr>
                <w:rFonts w:eastAsiaTheme="minorHAnsi"/>
              </w:rPr>
              <w:t xml:space="preserve">; we bless </w:t>
            </w:r>
            <w:r w:rsidR="001040C8">
              <w:rPr>
                <w:rFonts w:eastAsiaTheme="minorHAnsi"/>
              </w:rPr>
              <w:t>You</w:t>
            </w:r>
          </w:p>
          <w:p w:rsidR="0064784C" w:rsidRDefault="0064784C" w:rsidP="0064784C">
            <w:pPr>
              <w:pStyle w:val="EngHangEnd"/>
            </w:pPr>
            <w:r w:rsidRPr="007425E1">
              <w:rPr>
                <w:rFonts w:eastAsiaTheme="minorHAnsi"/>
              </w:rPr>
              <w:t xml:space="preserve">With </w:t>
            </w:r>
            <w:r w:rsidR="001040C8">
              <w:rPr>
                <w:rFonts w:eastAsiaTheme="minorHAnsi"/>
              </w:rPr>
              <w:t>Your</w:t>
            </w:r>
            <w:r w:rsidRPr="007425E1">
              <w:rPr>
                <w:rFonts w:eastAsiaTheme="minorHAnsi"/>
              </w:rPr>
              <w:t xml:space="preserve"> angels.</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When the morning hour</w:t>
            </w:r>
          </w:p>
          <w:p w:rsidR="0064784C" w:rsidRPr="007425E1" w:rsidRDefault="0064784C" w:rsidP="0064784C">
            <w:pPr>
              <w:pStyle w:val="EngHang"/>
              <w:rPr>
                <w:rFonts w:eastAsiaTheme="minorHAnsi"/>
              </w:rPr>
            </w:pPr>
            <w:r w:rsidRPr="007425E1">
              <w:rPr>
                <w:rFonts w:eastAsiaTheme="minorHAnsi"/>
              </w:rPr>
              <w:t>Comes upon us,</w:t>
            </w:r>
          </w:p>
          <w:p w:rsidR="0064784C" w:rsidRPr="007425E1" w:rsidRDefault="0064784C" w:rsidP="0064784C">
            <w:pPr>
              <w:pStyle w:val="EngHang"/>
              <w:rPr>
                <w:rFonts w:eastAsiaTheme="minorHAnsi"/>
              </w:rPr>
            </w:pPr>
            <w:r w:rsidRPr="007425E1">
              <w:rPr>
                <w:rFonts w:eastAsiaTheme="minorHAnsi"/>
              </w:rPr>
              <w:t>O Christ our God,</w:t>
            </w:r>
          </w:p>
          <w:p w:rsidR="0064784C" w:rsidRDefault="0064784C" w:rsidP="0064784C">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Let the thoughts of light</w:t>
            </w:r>
          </w:p>
          <w:p w:rsidR="0064784C" w:rsidRPr="007425E1" w:rsidRDefault="0064784C" w:rsidP="0064784C">
            <w:pPr>
              <w:pStyle w:val="EngHang"/>
              <w:rPr>
                <w:rFonts w:eastAsiaTheme="minorHAnsi"/>
              </w:rPr>
            </w:pPr>
            <w:r w:rsidRPr="007425E1">
              <w:rPr>
                <w:rFonts w:eastAsiaTheme="minorHAnsi"/>
              </w:rPr>
              <w:t>Abound within us,</w:t>
            </w:r>
          </w:p>
          <w:p w:rsidR="0064784C" w:rsidRPr="007425E1" w:rsidRDefault="0064784C" w:rsidP="0064784C">
            <w:pPr>
              <w:pStyle w:val="EngHang"/>
              <w:rPr>
                <w:rFonts w:eastAsiaTheme="minorHAnsi"/>
              </w:rPr>
            </w:pPr>
            <w:r w:rsidRPr="007425E1">
              <w:rPr>
                <w:rFonts w:eastAsiaTheme="minorHAnsi"/>
              </w:rPr>
              <w:t>And let not the darkness</w:t>
            </w:r>
          </w:p>
          <w:p w:rsidR="0064784C" w:rsidRDefault="0064784C" w:rsidP="0064784C">
            <w:pPr>
              <w:pStyle w:val="EngHangEnd"/>
            </w:pPr>
            <w:r w:rsidRPr="007425E1">
              <w:rPr>
                <w:rFonts w:eastAsiaTheme="minorHAnsi"/>
              </w:rPr>
              <w:t>Of passion cover us.</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 xml:space="preserve">That we may praise </w:t>
            </w:r>
            <w:r w:rsidR="001040C8">
              <w:rPr>
                <w:rFonts w:eastAsiaTheme="minorHAnsi"/>
              </w:rPr>
              <w:t>You</w:t>
            </w:r>
          </w:p>
          <w:p w:rsidR="0064784C" w:rsidRPr="007425E1" w:rsidRDefault="0064784C" w:rsidP="0064784C">
            <w:pPr>
              <w:pStyle w:val="EngHang"/>
              <w:rPr>
                <w:rFonts w:eastAsiaTheme="minorHAnsi"/>
              </w:rPr>
            </w:pPr>
            <w:r w:rsidRPr="007425E1">
              <w:rPr>
                <w:rFonts w:eastAsiaTheme="minorHAnsi"/>
              </w:rPr>
              <w:t>With understanding,</w:t>
            </w:r>
          </w:p>
          <w:p w:rsidR="0064784C" w:rsidRPr="007425E1" w:rsidRDefault="0064784C" w:rsidP="0064784C">
            <w:pPr>
              <w:pStyle w:val="EngHang"/>
              <w:rPr>
                <w:rFonts w:eastAsiaTheme="minorHAnsi"/>
              </w:rPr>
            </w:pPr>
            <w:r w:rsidRPr="007425E1">
              <w:rPr>
                <w:rFonts w:eastAsiaTheme="minorHAnsi"/>
              </w:rPr>
              <w:t>With David,</w:t>
            </w:r>
          </w:p>
          <w:p w:rsidR="0064784C" w:rsidRDefault="0064784C" w:rsidP="0064784C">
            <w:pPr>
              <w:pStyle w:val="EngHangEnd"/>
            </w:pPr>
            <w:r w:rsidRPr="007425E1">
              <w:rPr>
                <w:rFonts w:eastAsiaTheme="minorHAnsi"/>
              </w:rPr>
              <w:t>And proclaim and say,</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t>“</w:t>
            </w:r>
            <w:r w:rsidRPr="007425E1">
              <w:rPr>
                <w:rFonts w:eastAsiaTheme="minorHAnsi"/>
              </w:rPr>
              <w:t>Mine eyes prevent</w:t>
            </w:r>
          </w:p>
          <w:p w:rsidR="0064784C" w:rsidRPr="007425E1" w:rsidRDefault="0064784C" w:rsidP="0064784C">
            <w:pPr>
              <w:pStyle w:val="EngHang"/>
              <w:rPr>
                <w:rFonts w:eastAsiaTheme="minorHAnsi"/>
              </w:rPr>
            </w:pPr>
            <w:r w:rsidRPr="007425E1">
              <w:rPr>
                <w:rFonts w:eastAsiaTheme="minorHAnsi"/>
              </w:rPr>
              <w:t>The night watches,</w:t>
            </w:r>
          </w:p>
          <w:p w:rsidR="0064784C" w:rsidRPr="007425E1" w:rsidRDefault="0064784C" w:rsidP="0064784C">
            <w:pPr>
              <w:pStyle w:val="EngHang"/>
              <w:rPr>
                <w:rFonts w:eastAsiaTheme="minorHAnsi"/>
              </w:rPr>
            </w:pPr>
            <w:r w:rsidRPr="007425E1">
              <w:rPr>
                <w:rFonts w:eastAsiaTheme="minorHAnsi"/>
              </w:rPr>
              <w:t>That I might</w:t>
            </w:r>
          </w:p>
          <w:p w:rsidR="0064784C" w:rsidRDefault="0064784C" w:rsidP="0064784C">
            <w:pPr>
              <w:pStyle w:val="EngHangEnd"/>
            </w:pPr>
            <w:r w:rsidRPr="007425E1">
              <w:rPr>
                <w:rFonts w:eastAsiaTheme="minorHAnsi"/>
              </w:rPr>
              <w:t xml:space="preserve">Meditate in </w:t>
            </w:r>
            <w:r w:rsidR="00E570CB">
              <w:rPr>
                <w:rFonts w:eastAsiaTheme="minorHAnsi"/>
              </w:rPr>
              <w:t>Your</w:t>
            </w:r>
            <w:r w:rsidRPr="007425E1">
              <w:rPr>
                <w:rFonts w:eastAsiaTheme="minorHAnsi"/>
              </w:rPr>
              <w:t xml:space="preserve"> word.</w:t>
            </w:r>
            <w:r>
              <w:t>”</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Hear our voices,</w:t>
            </w:r>
          </w:p>
          <w:p w:rsidR="0064784C" w:rsidRPr="007425E1" w:rsidRDefault="0064784C" w:rsidP="0064784C">
            <w:pPr>
              <w:pStyle w:val="EngHang"/>
              <w:rPr>
                <w:rFonts w:eastAsiaTheme="minorHAnsi"/>
              </w:rPr>
            </w:pPr>
            <w:r w:rsidRPr="007425E1">
              <w:rPr>
                <w:rFonts w:eastAsiaTheme="minorHAnsi"/>
              </w:rPr>
              <w:t xml:space="preserve">According to </w:t>
            </w:r>
            <w:r w:rsidR="00E570CB">
              <w:rPr>
                <w:rFonts w:eastAsiaTheme="minorHAnsi"/>
              </w:rPr>
              <w:t>Your</w:t>
            </w:r>
            <w:r w:rsidRPr="007425E1">
              <w:rPr>
                <w:rFonts w:eastAsiaTheme="minorHAnsi"/>
              </w:rPr>
              <w:t xml:space="preserve"> great mercy.</w:t>
            </w:r>
          </w:p>
          <w:p w:rsidR="0064784C" w:rsidRPr="007425E1" w:rsidRDefault="0064784C" w:rsidP="0064784C">
            <w:pPr>
              <w:pStyle w:val="EngHang"/>
              <w:rPr>
                <w:rFonts w:eastAsiaTheme="minorHAnsi"/>
              </w:rPr>
            </w:pPr>
            <w:r w:rsidRPr="007425E1">
              <w:rPr>
                <w:rFonts w:eastAsiaTheme="minorHAnsi"/>
              </w:rPr>
              <w:t>Save us, O Lord our God,</w:t>
            </w:r>
          </w:p>
          <w:p w:rsidR="0064784C" w:rsidRDefault="0064784C" w:rsidP="0064784C">
            <w:pPr>
              <w:pStyle w:val="EngHangEnd"/>
            </w:pPr>
            <w:r w:rsidRPr="007425E1">
              <w:rPr>
                <w:rFonts w:eastAsiaTheme="minorHAnsi"/>
              </w:rPr>
              <w:t xml:space="preserve">According to </w:t>
            </w:r>
            <w:r w:rsidR="00E570CB">
              <w:rPr>
                <w:rFonts w:eastAsiaTheme="minorHAnsi"/>
              </w:rPr>
              <w:t>Your</w:t>
            </w:r>
            <w:r w:rsidRPr="007425E1">
              <w:rPr>
                <w:rFonts w:eastAsiaTheme="minorHAnsi"/>
              </w:rPr>
              <w:t xml:space="preserve"> compassion.</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O beneficent</w:t>
            </w:r>
          </w:p>
          <w:p w:rsidR="0064784C" w:rsidRPr="007425E1" w:rsidRDefault="0064784C" w:rsidP="0064784C">
            <w:pPr>
              <w:pStyle w:val="EngHang"/>
              <w:rPr>
                <w:rFonts w:eastAsiaTheme="minorHAnsi"/>
              </w:rPr>
            </w:pPr>
            <w:r w:rsidRPr="007425E1">
              <w:rPr>
                <w:rFonts w:eastAsiaTheme="minorHAnsi"/>
              </w:rPr>
              <w:t>And caring God,</w:t>
            </w:r>
          </w:p>
          <w:p w:rsidR="0064784C" w:rsidRPr="007425E1" w:rsidRDefault="0064784C" w:rsidP="0064784C">
            <w:pPr>
              <w:pStyle w:val="EngHang"/>
              <w:rPr>
                <w:rFonts w:eastAsiaTheme="minorHAnsi"/>
              </w:rPr>
            </w:pPr>
            <w:r w:rsidRPr="007425E1">
              <w:rPr>
                <w:rFonts w:eastAsiaTheme="minorHAnsi"/>
              </w:rPr>
              <w:t>Who deals well</w:t>
            </w:r>
          </w:p>
          <w:p w:rsidR="0064784C" w:rsidRDefault="0064784C" w:rsidP="0064784C">
            <w:pPr>
              <w:pStyle w:val="EngHangEnd"/>
            </w:pPr>
            <w:r w:rsidRPr="007425E1">
              <w:rPr>
                <w:rFonts w:eastAsiaTheme="minorHAnsi"/>
              </w:rPr>
              <w:t>With His chosen ones.</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The Strong Refuge for those</w:t>
            </w:r>
          </w:p>
          <w:p w:rsidR="0064784C" w:rsidRPr="007425E1" w:rsidRDefault="0064784C" w:rsidP="0064784C">
            <w:pPr>
              <w:pStyle w:val="EngHang"/>
              <w:rPr>
                <w:rFonts w:eastAsiaTheme="minorHAnsi"/>
              </w:rPr>
            </w:pPr>
            <w:r w:rsidRPr="007425E1">
              <w:rPr>
                <w:rFonts w:eastAsiaTheme="minorHAnsi"/>
              </w:rPr>
              <w:t>Who take refuge in Him,</w:t>
            </w:r>
          </w:p>
          <w:p w:rsidR="0064784C" w:rsidRPr="007425E1" w:rsidRDefault="0064784C" w:rsidP="0064784C">
            <w:pPr>
              <w:pStyle w:val="EngHang"/>
              <w:rPr>
                <w:rFonts w:eastAsiaTheme="minorHAnsi"/>
              </w:rPr>
            </w:pPr>
            <w:r w:rsidRPr="007425E1">
              <w:rPr>
                <w:rFonts w:eastAsiaTheme="minorHAnsi"/>
              </w:rPr>
              <w:t>Who longs for the salvation</w:t>
            </w:r>
          </w:p>
          <w:p w:rsidR="0064784C" w:rsidRDefault="0064784C" w:rsidP="0064784C">
            <w:pPr>
              <w:pStyle w:val="EngHangEnd"/>
            </w:pPr>
            <w:r w:rsidRPr="007425E1">
              <w:rPr>
                <w:rFonts w:eastAsiaTheme="minorHAnsi"/>
              </w:rPr>
              <w:t>And deliverance of all.</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 xml:space="preserve">Through </w:t>
            </w:r>
            <w:r w:rsidR="00E570CB">
              <w:rPr>
                <w:rFonts w:eastAsiaTheme="minorHAnsi"/>
              </w:rPr>
              <w:t>Your</w:t>
            </w:r>
            <w:r w:rsidRPr="007425E1">
              <w:rPr>
                <w:rFonts w:eastAsiaTheme="minorHAnsi"/>
              </w:rPr>
              <w:t xml:space="preserve"> goodness</w:t>
            </w:r>
          </w:p>
          <w:p w:rsidR="0064784C" w:rsidRPr="007425E1" w:rsidRDefault="001040C8" w:rsidP="0064784C">
            <w:pPr>
              <w:pStyle w:val="EngHang"/>
              <w:rPr>
                <w:rFonts w:eastAsiaTheme="minorHAnsi"/>
              </w:rPr>
            </w:pPr>
            <w:r>
              <w:rPr>
                <w:rFonts w:eastAsiaTheme="minorHAnsi"/>
              </w:rPr>
              <w:t>You</w:t>
            </w:r>
            <w:r w:rsidR="0064784C" w:rsidRPr="007425E1">
              <w:rPr>
                <w:rFonts w:eastAsiaTheme="minorHAnsi"/>
              </w:rPr>
              <w:t xml:space="preserve"> </w:t>
            </w:r>
            <w:r w:rsidR="00556387">
              <w:rPr>
                <w:rFonts w:eastAsiaTheme="minorHAnsi"/>
              </w:rPr>
              <w:t>have</w:t>
            </w:r>
            <w:r w:rsidR="0064784C" w:rsidRPr="007425E1">
              <w:rPr>
                <w:rFonts w:eastAsiaTheme="minorHAnsi"/>
              </w:rPr>
              <w:t xml:space="preserve"> prepared for us the night:</w:t>
            </w:r>
          </w:p>
          <w:p w:rsidR="0064784C" w:rsidRPr="007425E1" w:rsidRDefault="0064784C" w:rsidP="0064784C">
            <w:pPr>
              <w:pStyle w:val="EngHang"/>
              <w:rPr>
                <w:rFonts w:eastAsiaTheme="minorHAnsi"/>
              </w:rPr>
            </w:pPr>
            <w:r w:rsidRPr="007425E1">
              <w:rPr>
                <w:rFonts w:eastAsiaTheme="minorHAnsi"/>
              </w:rPr>
              <w:t>Grant us to pass this day</w:t>
            </w:r>
          </w:p>
          <w:p w:rsidR="0064784C" w:rsidRDefault="0064784C" w:rsidP="0064784C">
            <w:pPr>
              <w:pStyle w:val="EngHangEnd"/>
            </w:pPr>
            <w:r w:rsidRPr="007425E1">
              <w:rPr>
                <w:rFonts w:eastAsiaTheme="minorHAnsi"/>
              </w:rPr>
              <w:t>Without sin.</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That we may be worthy</w:t>
            </w:r>
          </w:p>
          <w:p w:rsidR="0064784C" w:rsidRPr="007425E1" w:rsidRDefault="0064784C" w:rsidP="0064784C">
            <w:pPr>
              <w:pStyle w:val="EngHang"/>
              <w:rPr>
                <w:rFonts w:eastAsiaTheme="minorHAnsi"/>
              </w:rPr>
            </w:pPr>
            <w:r w:rsidRPr="007425E1">
              <w:rPr>
                <w:rFonts w:eastAsiaTheme="minorHAnsi"/>
              </w:rPr>
              <w:t>To lift up our hands</w:t>
            </w:r>
          </w:p>
          <w:p w:rsidR="0064784C" w:rsidRPr="007425E1" w:rsidRDefault="0064784C" w:rsidP="0064784C">
            <w:pPr>
              <w:pStyle w:val="EngHang"/>
              <w:rPr>
                <w:rFonts w:eastAsiaTheme="minorHAnsi"/>
              </w:rPr>
            </w:pPr>
            <w:r w:rsidRPr="007425E1">
              <w:rPr>
                <w:rFonts w:eastAsiaTheme="minorHAnsi"/>
              </w:rPr>
              <w:t xml:space="preserve">Before </w:t>
            </w:r>
            <w:r w:rsidR="001040C8">
              <w:rPr>
                <w:rFonts w:eastAsiaTheme="minorHAnsi"/>
              </w:rPr>
              <w:t>You</w:t>
            </w:r>
            <w:r w:rsidRPr="007425E1">
              <w:rPr>
                <w:rFonts w:eastAsiaTheme="minorHAnsi"/>
              </w:rPr>
              <w:t>, without anger</w:t>
            </w:r>
          </w:p>
          <w:p w:rsidR="0064784C" w:rsidRPr="0064784C" w:rsidRDefault="0064784C" w:rsidP="0064784C">
            <w:pPr>
              <w:pStyle w:val="EngHangEnd"/>
              <w:rPr>
                <w:color w:val="auto"/>
                <w:szCs w:val="22"/>
              </w:rPr>
            </w:pPr>
            <w:r w:rsidRPr="007425E1">
              <w:rPr>
                <w:rFonts w:eastAsiaTheme="minorHAnsi"/>
              </w:rPr>
              <w:t>Or evil thoughts.</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At this dawn, make straight</w:t>
            </w:r>
          </w:p>
          <w:p w:rsidR="0064784C" w:rsidRPr="007425E1" w:rsidRDefault="0064784C" w:rsidP="0064784C">
            <w:pPr>
              <w:pStyle w:val="EngHang"/>
              <w:rPr>
                <w:rFonts w:eastAsiaTheme="minorHAnsi"/>
              </w:rPr>
            </w:pPr>
            <w:r w:rsidRPr="007425E1">
              <w:rPr>
                <w:rFonts w:eastAsiaTheme="minorHAnsi"/>
              </w:rPr>
              <w:t>Our inner and outer ways,</w:t>
            </w:r>
          </w:p>
          <w:p w:rsidR="0064784C" w:rsidRPr="007425E1" w:rsidRDefault="0064784C" w:rsidP="0064784C">
            <w:pPr>
              <w:pStyle w:val="EngHang"/>
              <w:rPr>
                <w:rFonts w:eastAsiaTheme="minorHAnsi"/>
              </w:rPr>
            </w:pPr>
            <w:r w:rsidRPr="007425E1">
              <w:rPr>
                <w:rFonts w:eastAsiaTheme="minorHAnsi"/>
              </w:rPr>
              <w:t xml:space="preserve">In </w:t>
            </w:r>
            <w:r w:rsidR="00E570CB">
              <w:rPr>
                <w:rFonts w:eastAsiaTheme="minorHAnsi"/>
              </w:rPr>
              <w:t>Your</w:t>
            </w:r>
            <w:r w:rsidRPr="007425E1">
              <w:rPr>
                <w:rFonts w:eastAsiaTheme="minorHAnsi"/>
              </w:rPr>
              <w:t xml:space="preserve"> joyful</w:t>
            </w:r>
          </w:p>
          <w:p w:rsidR="0064784C" w:rsidRPr="0064784C" w:rsidRDefault="0064784C" w:rsidP="0064784C">
            <w:pPr>
              <w:pStyle w:val="EngHangEnd"/>
              <w:rPr>
                <w:color w:val="auto"/>
                <w:szCs w:val="22"/>
              </w:rPr>
            </w:pPr>
            <w:r w:rsidRPr="007425E1">
              <w:rPr>
                <w:rFonts w:eastAsiaTheme="minorHAnsi"/>
              </w:rPr>
              <w:t>protection.</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That we may proclaim</w:t>
            </w:r>
          </w:p>
          <w:p w:rsidR="0064784C" w:rsidRPr="007425E1" w:rsidRDefault="00E570CB" w:rsidP="0064784C">
            <w:pPr>
              <w:pStyle w:val="EngHang"/>
              <w:rPr>
                <w:rFonts w:eastAsiaTheme="minorHAnsi"/>
              </w:rPr>
            </w:pPr>
            <w:r>
              <w:rPr>
                <w:rFonts w:eastAsiaTheme="minorHAnsi"/>
              </w:rPr>
              <w:t>Your</w:t>
            </w:r>
            <w:r w:rsidR="0064784C" w:rsidRPr="007425E1">
              <w:rPr>
                <w:rFonts w:eastAsiaTheme="minorHAnsi"/>
              </w:rPr>
              <w:t xml:space="preserve"> righteousness </w:t>
            </w:r>
            <w:r w:rsidR="0064784C" w:rsidRPr="007425E1">
              <w:t>every day</w:t>
            </w:r>
            <w:r w:rsidR="0064784C" w:rsidRPr="007425E1">
              <w:rPr>
                <w:rFonts w:eastAsiaTheme="minorHAnsi"/>
              </w:rPr>
              <w:t>,</w:t>
            </w:r>
          </w:p>
          <w:p w:rsidR="0064784C" w:rsidRPr="007425E1" w:rsidRDefault="0064784C" w:rsidP="0064784C">
            <w:pPr>
              <w:pStyle w:val="EngHang"/>
              <w:rPr>
                <w:rFonts w:eastAsiaTheme="minorHAnsi"/>
              </w:rPr>
            </w:pPr>
            <w:r w:rsidRPr="007425E1">
              <w:rPr>
                <w:rFonts w:eastAsiaTheme="minorHAnsi"/>
              </w:rPr>
              <w:t xml:space="preserve">And glorify </w:t>
            </w:r>
            <w:r w:rsidR="00E570CB">
              <w:rPr>
                <w:rFonts w:eastAsiaTheme="minorHAnsi"/>
              </w:rPr>
              <w:t>Your</w:t>
            </w:r>
            <w:r w:rsidRPr="007425E1">
              <w:rPr>
                <w:rFonts w:eastAsiaTheme="minorHAnsi"/>
              </w:rPr>
              <w:t xml:space="preserve"> power,</w:t>
            </w:r>
          </w:p>
          <w:p w:rsidR="0064784C" w:rsidRPr="0064784C" w:rsidRDefault="0064784C" w:rsidP="0064784C">
            <w:pPr>
              <w:pStyle w:val="EngHangEnd"/>
              <w:rPr>
                <w:color w:val="auto"/>
                <w:szCs w:val="22"/>
              </w:rPr>
            </w:pPr>
            <w:r w:rsidRPr="007425E1">
              <w:rPr>
                <w:rFonts w:eastAsiaTheme="minorHAnsi"/>
              </w:rPr>
              <w:t>With David the prophet,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 xml:space="preserve">Saying, "In </w:t>
            </w:r>
            <w:r w:rsidR="00E570CB">
              <w:rPr>
                <w:rFonts w:eastAsiaTheme="minorHAnsi"/>
              </w:rPr>
              <w:t>Your</w:t>
            </w:r>
            <w:r w:rsidRPr="007425E1">
              <w:rPr>
                <w:rFonts w:eastAsiaTheme="minorHAnsi"/>
              </w:rPr>
              <w:t xml:space="preserve"> peace,</w:t>
            </w:r>
          </w:p>
          <w:p w:rsidR="0064784C" w:rsidRPr="007425E1" w:rsidRDefault="0064784C" w:rsidP="0064784C">
            <w:pPr>
              <w:pStyle w:val="EngHang"/>
              <w:rPr>
                <w:rFonts w:eastAsiaTheme="minorHAnsi"/>
              </w:rPr>
            </w:pPr>
            <w:r w:rsidRPr="007425E1">
              <w:rPr>
                <w:rFonts w:eastAsiaTheme="minorHAnsi"/>
              </w:rPr>
              <w:t>O Christ our Saviour,</w:t>
            </w:r>
          </w:p>
          <w:p w:rsidR="0064784C" w:rsidRPr="007425E1" w:rsidRDefault="0064784C" w:rsidP="0064784C">
            <w:pPr>
              <w:pStyle w:val="EngHang"/>
              <w:rPr>
                <w:rFonts w:eastAsiaTheme="minorHAnsi"/>
              </w:rPr>
            </w:pPr>
            <w:r w:rsidRPr="007425E1">
              <w:rPr>
                <w:rFonts w:eastAsiaTheme="minorHAnsi"/>
              </w:rPr>
              <w:t>We slept and rose up,</w:t>
            </w:r>
          </w:p>
          <w:p w:rsidR="0064784C" w:rsidRPr="0064784C" w:rsidRDefault="0064784C" w:rsidP="0064784C">
            <w:pPr>
              <w:pStyle w:val="EngHangEnd"/>
              <w:rPr>
                <w:color w:val="auto"/>
                <w:szCs w:val="22"/>
              </w:rPr>
            </w:pPr>
            <w:r w:rsidRPr="007425E1">
              <w:rPr>
                <w:rFonts w:eastAsiaTheme="minorHAnsi"/>
              </w:rPr>
              <w:t xml:space="preserve">For we have trusted in </w:t>
            </w:r>
            <w:r w:rsidR="001040C8">
              <w:rPr>
                <w:rFonts w:eastAsiaTheme="minorHAnsi"/>
              </w:rPr>
              <w:t>You</w:t>
            </w:r>
            <w:r w:rsidRPr="007425E1">
              <w:rPr>
                <w:rFonts w:eastAsiaTheme="minorHAnsi"/>
              </w:rPr>
              <w:t>."</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Behold how good</w:t>
            </w:r>
          </w:p>
          <w:p w:rsidR="0064784C" w:rsidRPr="007425E1" w:rsidRDefault="0064784C" w:rsidP="0064784C">
            <w:pPr>
              <w:pStyle w:val="EngHang"/>
              <w:rPr>
                <w:rFonts w:eastAsiaTheme="minorHAnsi"/>
              </w:rPr>
            </w:pPr>
            <w:r w:rsidRPr="007425E1">
              <w:rPr>
                <w:rFonts w:eastAsiaTheme="minorHAnsi"/>
              </w:rPr>
              <w:t>And how pleasant it is</w:t>
            </w:r>
          </w:p>
          <w:p w:rsidR="0064784C" w:rsidRPr="007425E1" w:rsidRDefault="0064784C" w:rsidP="0064784C">
            <w:pPr>
              <w:pStyle w:val="EngHang"/>
              <w:rPr>
                <w:rFonts w:eastAsiaTheme="minorHAnsi"/>
              </w:rPr>
            </w:pPr>
            <w:r w:rsidRPr="007425E1">
              <w:rPr>
                <w:rFonts w:eastAsiaTheme="minorHAnsi"/>
              </w:rPr>
              <w:t>For brethren to dwell</w:t>
            </w:r>
          </w:p>
          <w:p w:rsidR="0064784C" w:rsidRPr="0064784C" w:rsidRDefault="0064784C" w:rsidP="0064784C">
            <w:pPr>
              <w:pStyle w:val="EngHangEnd"/>
              <w:rPr>
                <w:color w:val="auto"/>
                <w:szCs w:val="22"/>
              </w:rPr>
            </w:pPr>
            <w:r w:rsidRPr="007425E1">
              <w:rPr>
                <w:rFonts w:eastAsiaTheme="minorHAnsi"/>
              </w:rPr>
              <w:t>Together, in unity;</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United in true</w:t>
            </w:r>
          </w:p>
          <w:p w:rsidR="0064784C" w:rsidRPr="007425E1" w:rsidRDefault="0064784C" w:rsidP="0064784C">
            <w:pPr>
              <w:pStyle w:val="EngHang"/>
              <w:rPr>
                <w:rFonts w:eastAsiaTheme="minorHAnsi"/>
              </w:rPr>
            </w:pPr>
            <w:r w:rsidRPr="007425E1">
              <w:rPr>
                <w:rFonts w:eastAsiaTheme="minorHAnsi"/>
              </w:rPr>
              <w:t>Biblical love,</w:t>
            </w:r>
          </w:p>
          <w:p w:rsidR="0064784C" w:rsidRPr="007425E1" w:rsidRDefault="0064784C" w:rsidP="0064784C">
            <w:pPr>
              <w:pStyle w:val="EngHang"/>
              <w:rPr>
                <w:rFonts w:eastAsiaTheme="minorHAnsi"/>
              </w:rPr>
            </w:pPr>
            <w:r w:rsidRPr="007425E1">
              <w:rPr>
                <w:rFonts w:eastAsiaTheme="minorHAnsi"/>
              </w:rPr>
              <w:t>Like unto</w:t>
            </w:r>
          </w:p>
          <w:p w:rsidR="0064784C" w:rsidRPr="0064784C" w:rsidRDefault="0064784C" w:rsidP="0064784C">
            <w:pPr>
              <w:pStyle w:val="EngHangEnd"/>
              <w:rPr>
                <w:color w:val="auto"/>
                <w:szCs w:val="22"/>
              </w:rPr>
            </w:pPr>
            <w:r w:rsidRPr="007425E1">
              <w:rPr>
                <w:rFonts w:eastAsiaTheme="minorHAnsi"/>
              </w:rPr>
              <w:t>The Apostles</w:t>
            </w:r>
            <w:r>
              <w:t>.</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Like the precious ointment,</w:t>
            </w:r>
          </w:p>
          <w:p w:rsidR="0064784C" w:rsidRPr="007425E1" w:rsidRDefault="0064784C" w:rsidP="0064784C">
            <w:pPr>
              <w:pStyle w:val="EngHang"/>
              <w:rPr>
                <w:rFonts w:eastAsiaTheme="minorHAnsi"/>
              </w:rPr>
            </w:pPr>
            <w:r w:rsidRPr="007425E1">
              <w:rPr>
                <w:rFonts w:eastAsiaTheme="minorHAnsi"/>
              </w:rPr>
              <w:t>On the head of Christ,</w:t>
            </w:r>
          </w:p>
          <w:p w:rsidR="0064784C" w:rsidRPr="007425E1" w:rsidRDefault="0064784C" w:rsidP="0064784C">
            <w:pPr>
              <w:pStyle w:val="EngHang"/>
              <w:rPr>
                <w:rFonts w:eastAsiaTheme="minorHAnsi"/>
              </w:rPr>
            </w:pPr>
            <w:r w:rsidRPr="007425E1">
              <w:rPr>
                <w:rFonts w:eastAsiaTheme="minorHAnsi"/>
              </w:rPr>
              <w:t>Which ran down the beard,</w:t>
            </w:r>
          </w:p>
          <w:p w:rsidR="0064784C" w:rsidRPr="0064784C" w:rsidRDefault="0064784C" w:rsidP="0064784C">
            <w:pPr>
              <w:pStyle w:val="EngHangEnd"/>
              <w:rPr>
                <w:color w:val="auto"/>
                <w:szCs w:val="22"/>
              </w:rPr>
            </w:pPr>
            <w:r w:rsidRPr="007425E1">
              <w:rPr>
                <w:rFonts w:eastAsiaTheme="minorHAnsi"/>
              </w:rPr>
              <w:t>Even down unto the feet;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Which anoints everyday</w:t>
            </w:r>
          </w:p>
          <w:p w:rsidR="0064784C" w:rsidRPr="007425E1" w:rsidRDefault="0064784C" w:rsidP="0064784C">
            <w:pPr>
              <w:pStyle w:val="EngHang"/>
              <w:rPr>
                <w:rFonts w:eastAsiaTheme="minorHAnsi"/>
              </w:rPr>
            </w:pPr>
            <w:r w:rsidRPr="007425E1">
              <w:rPr>
                <w:rFonts w:eastAsiaTheme="minorHAnsi"/>
              </w:rPr>
              <w:t>The elders and the children,</w:t>
            </w:r>
          </w:p>
          <w:p w:rsidR="0064784C" w:rsidRPr="007425E1" w:rsidRDefault="0064784C" w:rsidP="0064784C">
            <w:pPr>
              <w:pStyle w:val="EngHang"/>
              <w:rPr>
                <w:rFonts w:eastAsiaTheme="minorHAnsi"/>
              </w:rPr>
            </w:pPr>
            <w:r w:rsidRPr="007425E1">
              <w:rPr>
                <w:rFonts w:eastAsiaTheme="minorHAnsi"/>
              </w:rPr>
              <w:t>The young men</w:t>
            </w:r>
          </w:p>
          <w:p w:rsidR="0064784C" w:rsidRPr="0064784C" w:rsidRDefault="0064784C" w:rsidP="0064784C">
            <w:pPr>
              <w:pStyle w:val="EngHangEnd"/>
              <w:rPr>
                <w:color w:val="auto"/>
                <w:szCs w:val="22"/>
              </w:rPr>
            </w:pPr>
            <w:r w:rsidRPr="007425E1">
              <w:rPr>
                <w:rFonts w:eastAsiaTheme="minorHAnsi"/>
              </w:rPr>
              <w:t>And the deacons.</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Ye whom the Holy Spirit</w:t>
            </w:r>
          </w:p>
          <w:p w:rsidR="0064784C" w:rsidRPr="007425E1" w:rsidRDefault="0064784C" w:rsidP="0064784C">
            <w:pPr>
              <w:pStyle w:val="EngHang"/>
              <w:rPr>
                <w:rFonts w:eastAsiaTheme="minorHAnsi"/>
              </w:rPr>
            </w:pPr>
            <w:r w:rsidRPr="007425E1">
              <w:rPr>
                <w:rFonts w:eastAsiaTheme="minorHAnsi"/>
              </w:rPr>
              <w:t>Has attuned together,</w:t>
            </w:r>
          </w:p>
          <w:p w:rsidR="0064784C" w:rsidRPr="007425E1" w:rsidRDefault="0064784C" w:rsidP="0064784C">
            <w:pPr>
              <w:pStyle w:val="EngHang"/>
              <w:rPr>
                <w:rFonts w:eastAsiaTheme="minorHAnsi"/>
              </w:rPr>
            </w:pPr>
            <w:r w:rsidRPr="007425E1">
              <w:rPr>
                <w:rFonts w:eastAsiaTheme="minorHAnsi"/>
              </w:rPr>
              <w:t>As a harp,</w:t>
            </w:r>
          </w:p>
          <w:p w:rsidR="0064784C" w:rsidRPr="0064784C" w:rsidRDefault="0064784C" w:rsidP="0064784C">
            <w:pPr>
              <w:pStyle w:val="EngHangEnd"/>
              <w:rPr>
                <w:color w:val="auto"/>
                <w:szCs w:val="22"/>
              </w:rPr>
            </w:pPr>
            <w:r w:rsidRPr="007425E1">
              <w:rPr>
                <w:rFonts w:eastAsiaTheme="minorHAnsi"/>
              </w:rPr>
              <w:t>Always blessing God,</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In psalms and hymns</w:t>
            </w:r>
          </w:p>
          <w:p w:rsidR="0064784C" w:rsidRPr="007425E1" w:rsidRDefault="0064784C" w:rsidP="0064784C">
            <w:pPr>
              <w:pStyle w:val="EngHang"/>
              <w:rPr>
                <w:rFonts w:eastAsiaTheme="minorHAnsi"/>
              </w:rPr>
            </w:pPr>
            <w:r w:rsidRPr="007425E1">
              <w:rPr>
                <w:rFonts w:eastAsiaTheme="minorHAnsi"/>
              </w:rPr>
              <w:t>And spiritual songs,</w:t>
            </w:r>
          </w:p>
          <w:p w:rsidR="0064784C" w:rsidRPr="007425E1" w:rsidRDefault="0064784C" w:rsidP="0064784C">
            <w:pPr>
              <w:pStyle w:val="EngHang"/>
              <w:rPr>
                <w:rFonts w:eastAsiaTheme="minorHAnsi"/>
              </w:rPr>
            </w:pPr>
            <w:r w:rsidRPr="007425E1">
              <w:rPr>
                <w:rFonts w:eastAsiaTheme="minorHAnsi"/>
              </w:rPr>
              <w:t>Day and night, with a heart</w:t>
            </w:r>
          </w:p>
          <w:p w:rsidR="0064784C" w:rsidRPr="0064784C" w:rsidRDefault="0064784C" w:rsidP="0064784C">
            <w:pPr>
              <w:pStyle w:val="EngHangEnd"/>
              <w:rPr>
                <w:color w:val="auto"/>
                <w:szCs w:val="22"/>
              </w:rPr>
            </w:pPr>
            <w:r w:rsidRPr="007425E1">
              <w:rPr>
                <w:rFonts w:eastAsiaTheme="minorHAnsi"/>
              </w:rPr>
              <w:t>That keeps not silent.</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166B35">
        <w:trPr>
          <w:cantSplit/>
          <w:jc w:val="center"/>
        </w:trPr>
        <w:tc>
          <w:tcPr>
            <w:tcW w:w="288" w:type="dxa"/>
          </w:tcPr>
          <w:p w:rsidR="0064784C" w:rsidRDefault="0064784C" w:rsidP="00166B35">
            <w:pPr>
              <w:pStyle w:val="CopticCross"/>
            </w:pPr>
          </w:p>
        </w:tc>
        <w:tc>
          <w:tcPr>
            <w:tcW w:w="3960" w:type="dxa"/>
          </w:tcPr>
          <w:p w:rsidR="0064784C" w:rsidRPr="007425E1" w:rsidRDefault="0064784C" w:rsidP="00166B35">
            <w:pPr>
              <w:pStyle w:val="EngHang"/>
            </w:pPr>
            <w:r w:rsidRPr="007425E1">
              <w:t>O honoured</w:t>
            </w:r>
          </w:p>
          <w:p w:rsidR="0064784C" w:rsidRPr="007425E1" w:rsidRDefault="0064784C" w:rsidP="00166B35">
            <w:pPr>
              <w:pStyle w:val="EngHang"/>
            </w:pPr>
            <w:r w:rsidRPr="007425E1">
              <w:t>Mother of the Light,</w:t>
            </w:r>
          </w:p>
          <w:p w:rsidR="0064784C" w:rsidRPr="007425E1" w:rsidRDefault="0064784C" w:rsidP="00166B35">
            <w:pPr>
              <w:pStyle w:val="EngHang"/>
            </w:pPr>
            <w:r w:rsidRPr="007425E1">
              <w:t>You have borne</w:t>
            </w:r>
          </w:p>
          <w:p w:rsidR="0064784C" w:rsidRDefault="0064784C" w:rsidP="00166B35">
            <w:pPr>
              <w:pStyle w:val="EngHangEnd"/>
            </w:pPr>
            <w:r w:rsidRPr="007425E1">
              <w:t>The Infinite Logos.</w:t>
            </w:r>
          </w:p>
        </w:tc>
        <w:tc>
          <w:tcPr>
            <w:tcW w:w="288" w:type="dxa"/>
          </w:tcPr>
          <w:p w:rsidR="0064784C" w:rsidRDefault="0064784C" w:rsidP="0064784C"/>
        </w:tc>
        <w:tc>
          <w:tcPr>
            <w:tcW w:w="288" w:type="dxa"/>
          </w:tcPr>
          <w:p w:rsidR="0064784C" w:rsidRDefault="0064784C" w:rsidP="00166B35">
            <w:pPr>
              <w:pStyle w:val="CopticCross"/>
            </w:pPr>
          </w:p>
        </w:tc>
        <w:tc>
          <w:tcPr>
            <w:tcW w:w="3960" w:type="dxa"/>
          </w:tcPr>
          <w:p w:rsidR="0064784C" w:rsidRDefault="0064784C" w:rsidP="0064784C"/>
        </w:tc>
      </w:tr>
      <w:tr w:rsidR="0064784C" w:rsidTr="00166B35">
        <w:trPr>
          <w:cantSplit/>
          <w:jc w:val="center"/>
        </w:trPr>
        <w:tc>
          <w:tcPr>
            <w:tcW w:w="288" w:type="dxa"/>
          </w:tcPr>
          <w:p w:rsidR="0064784C" w:rsidRDefault="00166B35" w:rsidP="00166B35">
            <w:pPr>
              <w:pStyle w:val="CopticCross"/>
            </w:pPr>
            <w:r w:rsidRPr="00FB5ACB">
              <w:t>¿</w:t>
            </w:r>
          </w:p>
        </w:tc>
        <w:tc>
          <w:tcPr>
            <w:tcW w:w="3960" w:type="dxa"/>
          </w:tcPr>
          <w:p w:rsidR="0064784C" w:rsidRPr="007425E1" w:rsidRDefault="0064784C" w:rsidP="00166B35">
            <w:pPr>
              <w:pStyle w:val="EngHang"/>
            </w:pPr>
            <w:r w:rsidRPr="007425E1">
              <w:t>After having born Him,</w:t>
            </w:r>
          </w:p>
          <w:p w:rsidR="0064784C" w:rsidRPr="007425E1" w:rsidRDefault="0064784C" w:rsidP="00166B35">
            <w:pPr>
              <w:pStyle w:val="EngHang"/>
            </w:pPr>
            <w:r w:rsidRPr="007425E1">
              <w:t>You remained virgin:</w:t>
            </w:r>
          </w:p>
          <w:p w:rsidR="0064784C" w:rsidRPr="007425E1" w:rsidRDefault="0064784C" w:rsidP="00166B35">
            <w:pPr>
              <w:pStyle w:val="EngHang"/>
            </w:pPr>
            <w:r w:rsidRPr="007425E1">
              <w:t>We magnify you</w:t>
            </w:r>
          </w:p>
          <w:p w:rsidR="0064784C" w:rsidRDefault="0064784C" w:rsidP="00166B35">
            <w:pPr>
              <w:pStyle w:val="EngHangEnd"/>
            </w:pPr>
            <w:r w:rsidRPr="007425E1">
              <w:t>With praises and blessings.</w:t>
            </w:r>
          </w:p>
        </w:tc>
        <w:tc>
          <w:tcPr>
            <w:tcW w:w="288" w:type="dxa"/>
          </w:tcPr>
          <w:p w:rsidR="0064784C" w:rsidRDefault="0064784C" w:rsidP="0064784C"/>
        </w:tc>
        <w:tc>
          <w:tcPr>
            <w:tcW w:w="288" w:type="dxa"/>
          </w:tcPr>
          <w:p w:rsidR="0064784C" w:rsidRDefault="00166B35" w:rsidP="00166B35">
            <w:pPr>
              <w:pStyle w:val="CopticCross"/>
            </w:pPr>
            <w:r w:rsidRPr="00FB5ACB">
              <w:t>¿</w:t>
            </w:r>
          </w:p>
        </w:tc>
        <w:tc>
          <w:tcPr>
            <w:tcW w:w="3960" w:type="dxa"/>
          </w:tcPr>
          <w:p w:rsidR="0064784C" w:rsidRDefault="0064784C" w:rsidP="0064784C"/>
        </w:tc>
      </w:tr>
      <w:tr w:rsidR="0064784C" w:rsidTr="00166B35">
        <w:trPr>
          <w:cantSplit/>
          <w:jc w:val="center"/>
        </w:trPr>
        <w:tc>
          <w:tcPr>
            <w:tcW w:w="288" w:type="dxa"/>
          </w:tcPr>
          <w:p w:rsidR="0064784C" w:rsidRDefault="0064784C" w:rsidP="00166B35">
            <w:pPr>
              <w:pStyle w:val="CopticCross"/>
            </w:pPr>
          </w:p>
        </w:tc>
        <w:tc>
          <w:tcPr>
            <w:tcW w:w="3960" w:type="dxa"/>
          </w:tcPr>
          <w:p w:rsidR="0064784C" w:rsidRPr="007425E1" w:rsidRDefault="0064784C" w:rsidP="00166B35">
            <w:pPr>
              <w:pStyle w:val="EngHang"/>
            </w:pPr>
            <w:r w:rsidRPr="007425E1">
              <w:t>For of His own will,</w:t>
            </w:r>
          </w:p>
          <w:p w:rsidR="0064784C" w:rsidRPr="007425E1" w:rsidRDefault="0064784C" w:rsidP="00166B35">
            <w:pPr>
              <w:pStyle w:val="EngHang"/>
            </w:pPr>
            <w:r w:rsidRPr="007425E1">
              <w:t>And the good will of His Father</w:t>
            </w:r>
          </w:p>
          <w:p w:rsidR="0064784C" w:rsidRPr="007425E1" w:rsidRDefault="0064784C" w:rsidP="00166B35">
            <w:pPr>
              <w:pStyle w:val="EngHang"/>
            </w:pPr>
            <w:r w:rsidRPr="007425E1">
              <w:t>And the Holy Spirit,</w:t>
            </w:r>
          </w:p>
          <w:p w:rsidR="0064784C" w:rsidRDefault="0064784C" w:rsidP="00166B35">
            <w:pPr>
              <w:pStyle w:val="EngHangEnd"/>
            </w:pPr>
            <w:r w:rsidRPr="007425E1">
              <w:t>He came and saved us.</w:t>
            </w:r>
          </w:p>
        </w:tc>
        <w:tc>
          <w:tcPr>
            <w:tcW w:w="288" w:type="dxa"/>
          </w:tcPr>
          <w:p w:rsidR="0064784C" w:rsidRDefault="0064784C" w:rsidP="0064784C"/>
        </w:tc>
        <w:tc>
          <w:tcPr>
            <w:tcW w:w="288" w:type="dxa"/>
          </w:tcPr>
          <w:p w:rsidR="0064784C" w:rsidRDefault="0064784C" w:rsidP="00166B35">
            <w:pPr>
              <w:pStyle w:val="CopticCross"/>
            </w:pPr>
          </w:p>
        </w:tc>
        <w:tc>
          <w:tcPr>
            <w:tcW w:w="3960" w:type="dxa"/>
          </w:tcPr>
          <w:p w:rsidR="0064784C" w:rsidRDefault="0064784C" w:rsidP="0064784C"/>
        </w:tc>
      </w:tr>
      <w:tr w:rsidR="0064784C" w:rsidTr="00166B35">
        <w:trPr>
          <w:cantSplit/>
          <w:jc w:val="center"/>
        </w:trPr>
        <w:tc>
          <w:tcPr>
            <w:tcW w:w="288" w:type="dxa"/>
          </w:tcPr>
          <w:p w:rsidR="0064784C" w:rsidRDefault="00166B35" w:rsidP="00166B35">
            <w:pPr>
              <w:pStyle w:val="CopticCross"/>
            </w:pPr>
            <w:r w:rsidRPr="00FB5ACB">
              <w:t>¿</w:t>
            </w:r>
          </w:p>
        </w:tc>
        <w:tc>
          <w:tcPr>
            <w:tcW w:w="3960" w:type="dxa"/>
          </w:tcPr>
          <w:p w:rsidR="0064784C" w:rsidRPr="007425E1" w:rsidRDefault="0064784C" w:rsidP="00166B35">
            <w:pPr>
              <w:pStyle w:val="EngHang"/>
            </w:pPr>
            <w:r w:rsidRPr="007425E1">
              <w:t>And we too,</w:t>
            </w:r>
          </w:p>
          <w:p w:rsidR="0064784C" w:rsidRPr="007425E1" w:rsidRDefault="0064784C" w:rsidP="00166B35">
            <w:pPr>
              <w:pStyle w:val="EngHang"/>
            </w:pPr>
            <w:r w:rsidRPr="007425E1">
              <w:t>Hope to win mercy,</w:t>
            </w:r>
          </w:p>
          <w:p w:rsidR="0064784C" w:rsidRPr="007425E1" w:rsidRDefault="0064784C" w:rsidP="00166B35">
            <w:pPr>
              <w:pStyle w:val="EngHang"/>
            </w:pPr>
            <w:r w:rsidRPr="007425E1">
              <w:t>Through your intercessions</w:t>
            </w:r>
          </w:p>
          <w:p w:rsidR="0064784C" w:rsidRDefault="0064784C" w:rsidP="00166B35">
            <w:pPr>
              <w:pStyle w:val="EngHangEnd"/>
            </w:pPr>
            <w:r w:rsidRPr="007425E1">
              <w:t>With the Lover of mankind.</w:t>
            </w:r>
          </w:p>
        </w:tc>
        <w:tc>
          <w:tcPr>
            <w:tcW w:w="288" w:type="dxa"/>
          </w:tcPr>
          <w:p w:rsidR="0064784C" w:rsidRDefault="0064784C" w:rsidP="0064784C"/>
        </w:tc>
        <w:tc>
          <w:tcPr>
            <w:tcW w:w="288" w:type="dxa"/>
          </w:tcPr>
          <w:p w:rsidR="0064784C" w:rsidRDefault="00166B35" w:rsidP="00166B35">
            <w:pPr>
              <w:pStyle w:val="CopticCross"/>
            </w:pPr>
            <w:r w:rsidRPr="00FB5ACB">
              <w:t>¿</w:t>
            </w:r>
          </w:p>
        </w:tc>
        <w:tc>
          <w:tcPr>
            <w:tcW w:w="3960" w:type="dxa"/>
          </w:tcPr>
          <w:p w:rsidR="0064784C" w:rsidRDefault="0064784C" w:rsidP="0064784C"/>
        </w:tc>
      </w:tr>
      <w:tr w:rsidR="0064784C" w:rsidTr="00166B35">
        <w:trPr>
          <w:cantSplit/>
          <w:jc w:val="center"/>
        </w:trPr>
        <w:tc>
          <w:tcPr>
            <w:tcW w:w="288" w:type="dxa"/>
          </w:tcPr>
          <w:p w:rsidR="0064784C" w:rsidRDefault="0064784C" w:rsidP="00166B35">
            <w:pPr>
              <w:pStyle w:val="CopticCross"/>
            </w:pPr>
          </w:p>
        </w:tc>
        <w:tc>
          <w:tcPr>
            <w:tcW w:w="3960" w:type="dxa"/>
          </w:tcPr>
          <w:p w:rsidR="00166B35" w:rsidRPr="007425E1" w:rsidRDefault="00166B35" w:rsidP="00166B35">
            <w:pPr>
              <w:pStyle w:val="EngHang"/>
              <w:rPr>
                <w:rFonts w:eastAsiaTheme="minorHAnsi"/>
              </w:rPr>
            </w:pPr>
            <w:r w:rsidRPr="007425E1">
              <w:rPr>
                <w:rFonts w:eastAsiaTheme="minorHAnsi"/>
              </w:rPr>
              <w:t>The elect incense</w:t>
            </w:r>
          </w:p>
          <w:p w:rsidR="00166B35" w:rsidRPr="007425E1" w:rsidRDefault="00166B35" w:rsidP="00166B35">
            <w:pPr>
              <w:pStyle w:val="EngHang"/>
              <w:rPr>
                <w:rFonts w:eastAsiaTheme="minorHAnsi"/>
              </w:rPr>
            </w:pPr>
            <w:r w:rsidRPr="007425E1">
              <w:rPr>
                <w:rFonts w:eastAsiaTheme="minorHAnsi"/>
              </w:rPr>
              <w:t>Of your virginity</w:t>
            </w:r>
          </w:p>
          <w:p w:rsidR="00166B35" w:rsidRPr="007425E1" w:rsidRDefault="00166B35" w:rsidP="00166B35">
            <w:pPr>
              <w:pStyle w:val="EngHang"/>
              <w:rPr>
                <w:rFonts w:eastAsiaTheme="minorHAnsi"/>
              </w:rPr>
            </w:pPr>
            <w:r w:rsidRPr="007425E1">
              <w:rPr>
                <w:rFonts w:eastAsiaTheme="minorHAnsi"/>
              </w:rPr>
              <w:t>Ascended to</w:t>
            </w:r>
          </w:p>
          <w:p w:rsidR="0064784C" w:rsidRDefault="00166B35" w:rsidP="00166B35">
            <w:pPr>
              <w:pStyle w:val="EngHangEnd"/>
            </w:pPr>
            <w:r w:rsidRPr="007425E1">
              <w:rPr>
                <w:rFonts w:eastAsiaTheme="minorHAnsi"/>
              </w:rPr>
              <w:t>The throne of the Father;</w:t>
            </w:r>
          </w:p>
        </w:tc>
        <w:tc>
          <w:tcPr>
            <w:tcW w:w="288" w:type="dxa"/>
          </w:tcPr>
          <w:p w:rsidR="0064784C" w:rsidRDefault="0064784C" w:rsidP="0064784C"/>
        </w:tc>
        <w:tc>
          <w:tcPr>
            <w:tcW w:w="288" w:type="dxa"/>
          </w:tcPr>
          <w:p w:rsidR="0064784C" w:rsidRDefault="0064784C" w:rsidP="00166B35">
            <w:pPr>
              <w:pStyle w:val="CopticCross"/>
            </w:pPr>
          </w:p>
        </w:tc>
        <w:tc>
          <w:tcPr>
            <w:tcW w:w="3960" w:type="dxa"/>
          </w:tcPr>
          <w:p w:rsidR="0064784C" w:rsidRDefault="0064784C" w:rsidP="0064784C"/>
        </w:tc>
      </w:tr>
      <w:tr w:rsidR="0064784C" w:rsidTr="00166B35">
        <w:trPr>
          <w:cantSplit/>
          <w:jc w:val="center"/>
        </w:trPr>
        <w:tc>
          <w:tcPr>
            <w:tcW w:w="288" w:type="dxa"/>
          </w:tcPr>
          <w:p w:rsidR="0064784C" w:rsidRDefault="00166B35" w:rsidP="00166B35">
            <w:pPr>
              <w:pStyle w:val="CopticCross"/>
            </w:pPr>
            <w:r w:rsidRPr="00FB5ACB">
              <w:t>¿</w:t>
            </w:r>
          </w:p>
        </w:tc>
        <w:tc>
          <w:tcPr>
            <w:tcW w:w="3960" w:type="dxa"/>
          </w:tcPr>
          <w:p w:rsidR="00166B35" w:rsidRPr="007425E1" w:rsidRDefault="00166B35" w:rsidP="00166B35">
            <w:pPr>
              <w:pStyle w:val="EngHang"/>
              <w:rPr>
                <w:rFonts w:eastAsiaTheme="minorHAnsi"/>
              </w:rPr>
            </w:pPr>
            <w:r w:rsidRPr="007425E1">
              <w:rPr>
                <w:rFonts w:eastAsiaTheme="minorHAnsi"/>
              </w:rPr>
              <w:t>Better than the incense</w:t>
            </w:r>
          </w:p>
          <w:p w:rsidR="00166B35" w:rsidRPr="007425E1" w:rsidRDefault="00166B35" w:rsidP="00166B35">
            <w:pPr>
              <w:pStyle w:val="EngHang"/>
              <w:rPr>
                <w:rFonts w:eastAsiaTheme="minorHAnsi"/>
              </w:rPr>
            </w:pPr>
            <w:r w:rsidRPr="007425E1">
              <w:rPr>
                <w:rFonts w:eastAsiaTheme="minorHAnsi"/>
              </w:rPr>
              <w:t>Of the Cherubim</w:t>
            </w:r>
          </w:p>
          <w:p w:rsidR="00166B35" w:rsidRPr="007425E1" w:rsidRDefault="00166B35" w:rsidP="00166B35">
            <w:pPr>
              <w:pStyle w:val="EngHang"/>
              <w:rPr>
                <w:rFonts w:eastAsiaTheme="minorHAnsi"/>
              </w:rPr>
            </w:pPr>
            <w:r w:rsidRPr="007425E1">
              <w:rPr>
                <w:rFonts w:eastAsiaTheme="minorHAnsi"/>
              </w:rPr>
              <w:t>And the Seraphim,</w:t>
            </w:r>
          </w:p>
          <w:p w:rsidR="0064784C" w:rsidRDefault="00166B35" w:rsidP="00166B35">
            <w:pPr>
              <w:pStyle w:val="EngHangEnd"/>
            </w:pPr>
            <w:r w:rsidRPr="007425E1">
              <w:rPr>
                <w:rFonts w:eastAsiaTheme="minorHAnsi"/>
              </w:rPr>
              <w:t>O Virgin Mary.</w:t>
            </w:r>
          </w:p>
        </w:tc>
        <w:tc>
          <w:tcPr>
            <w:tcW w:w="288" w:type="dxa"/>
          </w:tcPr>
          <w:p w:rsidR="0064784C" w:rsidRDefault="0064784C" w:rsidP="0064784C"/>
        </w:tc>
        <w:tc>
          <w:tcPr>
            <w:tcW w:w="288" w:type="dxa"/>
          </w:tcPr>
          <w:p w:rsidR="0064784C" w:rsidRDefault="00166B35" w:rsidP="00166B35">
            <w:pPr>
              <w:pStyle w:val="CopticCross"/>
            </w:pPr>
            <w:r w:rsidRPr="00FB5ACB">
              <w:t>¿</w:t>
            </w:r>
          </w:p>
        </w:tc>
        <w:tc>
          <w:tcPr>
            <w:tcW w:w="3960" w:type="dxa"/>
          </w:tcPr>
          <w:p w:rsidR="0064784C" w:rsidRDefault="0064784C" w:rsidP="0064784C"/>
        </w:tc>
      </w:tr>
      <w:tr w:rsidR="0064784C" w:rsidTr="00166B35">
        <w:trPr>
          <w:cantSplit/>
          <w:jc w:val="center"/>
        </w:trPr>
        <w:tc>
          <w:tcPr>
            <w:tcW w:w="288" w:type="dxa"/>
          </w:tcPr>
          <w:p w:rsidR="0064784C" w:rsidRDefault="0064784C" w:rsidP="00166B35">
            <w:pPr>
              <w:pStyle w:val="CopticCross"/>
            </w:pPr>
          </w:p>
        </w:tc>
        <w:tc>
          <w:tcPr>
            <w:tcW w:w="3960" w:type="dxa"/>
          </w:tcPr>
          <w:p w:rsidR="00166B35" w:rsidRPr="007425E1" w:rsidRDefault="00166B35" w:rsidP="00166B35">
            <w:pPr>
              <w:pStyle w:val="EngHang"/>
              <w:rPr>
                <w:rFonts w:eastAsiaTheme="minorHAnsi"/>
              </w:rPr>
            </w:pPr>
            <w:r w:rsidRPr="007425E1">
              <w:rPr>
                <w:rFonts w:eastAsiaTheme="minorHAnsi"/>
              </w:rPr>
              <w:t>Hail to the New Heaven,</w:t>
            </w:r>
          </w:p>
          <w:p w:rsidR="00166B35" w:rsidRPr="007425E1" w:rsidRDefault="00166B35" w:rsidP="00166B35">
            <w:pPr>
              <w:pStyle w:val="EngHang"/>
              <w:rPr>
                <w:rFonts w:eastAsiaTheme="minorHAnsi"/>
              </w:rPr>
            </w:pPr>
            <w:r w:rsidRPr="007425E1">
              <w:rPr>
                <w:rFonts w:eastAsiaTheme="minorHAnsi"/>
              </w:rPr>
              <w:t>Whom the Father has made</w:t>
            </w:r>
          </w:p>
          <w:p w:rsidR="00166B35" w:rsidRPr="007425E1" w:rsidRDefault="00166B35" w:rsidP="00166B35">
            <w:pPr>
              <w:pStyle w:val="EngHang"/>
              <w:rPr>
                <w:rFonts w:eastAsiaTheme="minorHAnsi"/>
              </w:rPr>
            </w:pPr>
            <w:r w:rsidRPr="007425E1">
              <w:rPr>
                <w:rFonts w:eastAsiaTheme="minorHAnsi"/>
              </w:rPr>
              <w:t>Into a place of rest</w:t>
            </w:r>
          </w:p>
          <w:p w:rsidR="0064784C" w:rsidRDefault="00166B35" w:rsidP="00166B35">
            <w:pPr>
              <w:pStyle w:val="EngHangEnd"/>
            </w:pPr>
            <w:r w:rsidRPr="007425E1">
              <w:rPr>
                <w:rFonts w:eastAsiaTheme="minorHAnsi"/>
              </w:rPr>
              <w:t>For His Beloved Son.</w:t>
            </w:r>
          </w:p>
        </w:tc>
        <w:tc>
          <w:tcPr>
            <w:tcW w:w="288" w:type="dxa"/>
          </w:tcPr>
          <w:p w:rsidR="0064784C" w:rsidRDefault="0064784C" w:rsidP="0064784C"/>
        </w:tc>
        <w:tc>
          <w:tcPr>
            <w:tcW w:w="288" w:type="dxa"/>
          </w:tcPr>
          <w:p w:rsidR="0064784C" w:rsidRDefault="0064784C" w:rsidP="00166B35">
            <w:pPr>
              <w:pStyle w:val="CopticCross"/>
            </w:pPr>
          </w:p>
        </w:tc>
        <w:tc>
          <w:tcPr>
            <w:tcW w:w="3960" w:type="dxa"/>
          </w:tcPr>
          <w:p w:rsidR="0064784C" w:rsidRDefault="0064784C" w:rsidP="0064784C"/>
        </w:tc>
      </w:tr>
      <w:tr w:rsidR="0064784C" w:rsidTr="00166B35">
        <w:trPr>
          <w:cantSplit/>
          <w:jc w:val="center"/>
        </w:trPr>
        <w:tc>
          <w:tcPr>
            <w:tcW w:w="288" w:type="dxa"/>
          </w:tcPr>
          <w:p w:rsidR="0064784C" w:rsidRDefault="00166B35" w:rsidP="00166B35">
            <w:pPr>
              <w:pStyle w:val="CopticCross"/>
            </w:pPr>
            <w:r w:rsidRPr="00FB5ACB">
              <w:t>¿</w:t>
            </w:r>
          </w:p>
        </w:tc>
        <w:tc>
          <w:tcPr>
            <w:tcW w:w="3960" w:type="dxa"/>
          </w:tcPr>
          <w:p w:rsidR="00166B35" w:rsidRPr="007425E1" w:rsidRDefault="00166B35" w:rsidP="00166B35">
            <w:pPr>
              <w:pStyle w:val="EngHang"/>
              <w:rPr>
                <w:rFonts w:eastAsiaTheme="minorHAnsi"/>
              </w:rPr>
            </w:pPr>
            <w:r w:rsidRPr="007425E1">
              <w:rPr>
                <w:rFonts w:eastAsiaTheme="minorHAnsi"/>
              </w:rPr>
              <w:t>Hail to the Royal Throne</w:t>
            </w:r>
          </w:p>
          <w:p w:rsidR="00166B35" w:rsidRPr="007425E1" w:rsidRDefault="00166B35" w:rsidP="00166B35">
            <w:pPr>
              <w:pStyle w:val="EngHang"/>
              <w:rPr>
                <w:rFonts w:eastAsiaTheme="minorHAnsi"/>
              </w:rPr>
            </w:pPr>
            <w:r w:rsidRPr="007425E1">
              <w:rPr>
                <w:rFonts w:eastAsiaTheme="minorHAnsi"/>
              </w:rPr>
              <w:t xml:space="preserve">Of Him Who is </w:t>
            </w:r>
          </w:p>
          <w:p w:rsidR="00166B35" w:rsidRPr="007425E1" w:rsidRDefault="00166B35" w:rsidP="00166B35">
            <w:pPr>
              <w:pStyle w:val="EngHang"/>
              <w:rPr>
                <w:rFonts w:eastAsiaTheme="minorHAnsi"/>
              </w:rPr>
            </w:pPr>
            <w:r w:rsidRPr="007425E1">
              <w:rPr>
                <w:rFonts w:eastAsiaTheme="minorHAnsi"/>
              </w:rPr>
              <w:t xml:space="preserve">Carried by </w:t>
            </w:r>
          </w:p>
          <w:p w:rsidR="0064784C" w:rsidRDefault="00166B35" w:rsidP="00166B35">
            <w:pPr>
              <w:pStyle w:val="EngHangEnd"/>
            </w:pPr>
            <w:r w:rsidRPr="007425E1">
              <w:rPr>
                <w:rFonts w:eastAsiaTheme="minorHAnsi"/>
              </w:rPr>
              <w:t>The Cherubim.</w:t>
            </w:r>
          </w:p>
        </w:tc>
        <w:tc>
          <w:tcPr>
            <w:tcW w:w="288" w:type="dxa"/>
          </w:tcPr>
          <w:p w:rsidR="0064784C" w:rsidRDefault="0064784C" w:rsidP="0064784C"/>
        </w:tc>
        <w:tc>
          <w:tcPr>
            <w:tcW w:w="288" w:type="dxa"/>
          </w:tcPr>
          <w:p w:rsidR="0064784C" w:rsidRDefault="00166B35" w:rsidP="00166B35">
            <w:pPr>
              <w:pStyle w:val="CopticCross"/>
            </w:pPr>
            <w:r w:rsidRPr="00FB5ACB">
              <w:t>¿</w:t>
            </w:r>
          </w:p>
        </w:tc>
        <w:tc>
          <w:tcPr>
            <w:tcW w:w="3960" w:type="dxa"/>
          </w:tcPr>
          <w:p w:rsidR="0064784C" w:rsidRDefault="0064784C" w:rsidP="0064784C"/>
        </w:tc>
      </w:tr>
      <w:tr w:rsidR="00166B35" w:rsidTr="00166B35">
        <w:trPr>
          <w:cantSplit/>
          <w:jc w:val="center"/>
        </w:trPr>
        <w:tc>
          <w:tcPr>
            <w:tcW w:w="288" w:type="dxa"/>
          </w:tcPr>
          <w:p w:rsidR="00166B35" w:rsidRDefault="00166B35" w:rsidP="00166B35">
            <w:pPr>
              <w:pStyle w:val="CopticCross"/>
            </w:pPr>
          </w:p>
        </w:tc>
        <w:tc>
          <w:tcPr>
            <w:tcW w:w="3960" w:type="dxa"/>
          </w:tcPr>
          <w:p w:rsidR="00166B35" w:rsidRPr="007425E1" w:rsidRDefault="00166B35" w:rsidP="00166B35">
            <w:pPr>
              <w:pStyle w:val="EngHang"/>
              <w:rPr>
                <w:rFonts w:eastAsiaTheme="minorHAnsi"/>
              </w:rPr>
            </w:pPr>
            <w:r w:rsidRPr="007425E1">
              <w:rPr>
                <w:rFonts w:eastAsiaTheme="minorHAnsi"/>
              </w:rPr>
              <w:t>Hail to the advocate</w:t>
            </w:r>
          </w:p>
          <w:p w:rsidR="00166B35" w:rsidRPr="007425E1" w:rsidRDefault="00166B35" w:rsidP="00166B35">
            <w:pPr>
              <w:pStyle w:val="EngHang"/>
              <w:rPr>
                <w:rFonts w:eastAsiaTheme="minorHAnsi"/>
              </w:rPr>
            </w:pPr>
            <w:r w:rsidRPr="007425E1">
              <w:rPr>
                <w:rFonts w:eastAsiaTheme="minorHAnsi"/>
              </w:rPr>
              <w:t>Of our souls:</w:t>
            </w:r>
          </w:p>
          <w:p w:rsidR="00166B35" w:rsidRPr="007425E1" w:rsidRDefault="00166B35" w:rsidP="00166B35">
            <w:pPr>
              <w:pStyle w:val="EngHang"/>
              <w:rPr>
                <w:rFonts w:eastAsiaTheme="minorHAnsi"/>
              </w:rPr>
            </w:pPr>
            <w:r w:rsidRPr="007425E1">
              <w:rPr>
                <w:rFonts w:eastAsiaTheme="minorHAnsi"/>
              </w:rPr>
              <w:t>You are, indeed,</w:t>
            </w:r>
          </w:p>
          <w:p w:rsidR="00166B35" w:rsidRPr="00166B35" w:rsidRDefault="00166B35" w:rsidP="00166B35">
            <w:pPr>
              <w:pStyle w:val="EngHangEnd"/>
              <w:rPr>
                <w:color w:val="auto"/>
                <w:szCs w:val="22"/>
              </w:rPr>
            </w:pPr>
            <w:r w:rsidRPr="007425E1">
              <w:rPr>
                <w:rFonts w:eastAsiaTheme="minorHAnsi"/>
              </w:rPr>
              <w:t>The pride of our race.</w:t>
            </w:r>
          </w:p>
        </w:tc>
        <w:tc>
          <w:tcPr>
            <w:tcW w:w="288" w:type="dxa"/>
          </w:tcPr>
          <w:p w:rsidR="00166B35" w:rsidRDefault="00166B35" w:rsidP="0064784C"/>
        </w:tc>
        <w:tc>
          <w:tcPr>
            <w:tcW w:w="288" w:type="dxa"/>
          </w:tcPr>
          <w:p w:rsidR="00166B35" w:rsidRDefault="00166B35" w:rsidP="00166B35">
            <w:pPr>
              <w:pStyle w:val="CopticCross"/>
            </w:pPr>
          </w:p>
        </w:tc>
        <w:tc>
          <w:tcPr>
            <w:tcW w:w="3960" w:type="dxa"/>
          </w:tcPr>
          <w:p w:rsidR="00166B35" w:rsidRDefault="00166B35" w:rsidP="0064784C"/>
        </w:tc>
      </w:tr>
      <w:tr w:rsidR="00166B35" w:rsidTr="00166B35">
        <w:trPr>
          <w:cantSplit/>
          <w:jc w:val="center"/>
        </w:trPr>
        <w:tc>
          <w:tcPr>
            <w:tcW w:w="288" w:type="dxa"/>
          </w:tcPr>
          <w:p w:rsidR="00166B35" w:rsidRDefault="00166B35" w:rsidP="00166B35">
            <w:pPr>
              <w:pStyle w:val="CopticCross"/>
            </w:pPr>
            <w:r w:rsidRPr="00FB5ACB">
              <w:t>¿</w:t>
            </w:r>
          </w:p>
        </w:tc>
        <w:tc>
          <w:tcPr>
            <w:tcW w:w="3960" w:type="dxa"/>
          </w:tcPr>
          <w:p w:rsidR="00166B35" w:rsidRPr="007425E1" w:rsidRDefault="00166B35" w:rsidP="00166B35">
            <w:pPr>
              <w:pStyle w:val="EngHang"/>
              <w:rPr>
                <w:rFonts w:eastAsiaTheme="minorHAnsi"/>
              </w:rPr>
            </w:pPr>
            <w:r w:rsidRPr="007425E1">
              <w:rPr>
                <w:rFonts w:eastAsiaTheme="minorHAnsi"/>
              </w:rPr>
              <w:t>Intercede on our behalf,</w:t>
            </w:r>
          </w:p>
          <w:p w:rsidR="00166B35" w:rsidRPr="007425E1" w:rsidRDefault="00166B35" w:rsidP="00166B35">
            <w:pPr>
              <w:pStyle w:val="EngHang"/>
              <w:rPr>
                <w:rFonts w:eastAsiaTheme="minorHAnsi"/>
              </w:rPr>
            </w:pPr>
            <w:r w:rsidRPr="007425E1">
              <w:rPr>
                <w:rFonts w:eastAsiaTheme="minorHAnsi"/>
              </w:rPr>
              <w:t>O full of grace,</w:t>
            </w:r>
          </w:p>
          <w:p w:rsidR="00166B35" w:rsidRPr="007425E1" w:rsidRDefault="00166B35" w:rsidP="00166B35">
            <w:pPr>
              <w:pStyle w:val="EngHang"/>
              <w:rPr>
                <w:rFonts w:eastAsiaTheme="minorHAnsi"/>
              </w:rPr>
            </w:pPr>
            <w:r w:rsidRPr="007425E1">
              <w:rPr>
                <w:rFonts w:eastAsiaTheme="minorHAnsi"/>
              </w:rPr>
              <w:t>Before our Lord,</w:t>
            </w:r>
          </w:p>
          <w:p w:rsidR="00166B35" w:rsidRPr="00166B35" w:rsidRDefault="00166B35" w:rsidP="00166B35">
            <w:pPr>
              <w:pStyle w:val="EngHangEnd"/>
              <w:rPr>
                <w:color w:val="auto"/>
                <w:szCs w:val="22"/>
              </w:rPr>
            </w:pPr>
            <w:r w:rsidRPr="007425E1">
              <w:rPr>
                <w:rFonts w:eastAsiaTheme="minorHAnsi"/>
              </w:rPr>
              <w:t>Jesus Christ.</w:t>
            </w:r>
          </w:p>
        </w:tc>
        <w:tc>
          <w:tcPr>
            <w:tcW w:w="288" w:type="dxa"/>
          </w:tcPr>
          <w:p w:rsidR="00166B35" w:rsidRDefault="00166B35" w:rsidP="0064784C"/>
        </w:tc>
        <w:tc>
          <w:tcPr>
            <w:tcW w:w="288" w:type="dxa"/>
          </w:tcPr>
          <w:p w:rsidR="00166B35" w:rsidRDefault="00166B35" w:rsidP="00166B35">
            <w:pPr>
              <w:pStyle w:val="CopticCross"/>
            </w:pPr>
            <w:r w:rsidRPr="00FB5ACB">
              <w:t>¿</w:t>
            </w:r>
          </w:p>
        </w:tc>
        <w:tc>
          <w:tcPr>
            <w:tcW w:w="3960" w:type="dxa"/>
          </w:tcPr>
          <w:p w:rsidR="00166B35" w:rsidRDefault="00166B35" w:rsidP="0064784C"/>
        </w:tc>
      </w:tr>
      <w:tr w:rsidR="00166B35" w:rsidTr="00166B35">
        <w:trPr>
          <w:cantSplit/>
          <w:jc w:val="center"/>
        </w:trPr>
        <w:tc>
          <w:tcPr>
            <w:tcW w:w="288" w:type="dxa"/>
          </w:tcPr>
          <w:p w:rsidR="00166B35" w:rsidRDefault="00166B35" w:rsidP="00166B35">
            <w:pPr>
              <w:pStyle w:val="CopticCross"/>
            </w:pPr>
          </w:p>
        </w:tc>
        <w:tc>
          <w:tcPr>
            <w:tcW w:w="3960" w:type="dxa"/>
          </w:tcPr>
          <w:p w:rsidR="00166B35" w:rsidRPr="007425E1" w:rsidRDefault="00166B35" w:rsidP="00166B35">
            <w:pPr>
              <w:pStyle w:val="EngHang"/>
              <w:rPr>
                <w:rFonts w:eastAsiaTheme="minorHAnsi"/>
              </w:rPr>
            </w:pPr>
            <w:r w:rsidRPr="007425E1">
              <w:rPr>
                <w:rFonts w:eastAsiaTheme="minorHAnsi"/>
              </w:rPr>
              <w:t>That He may confirm us</w:t>
            </w:r>
          </w:p>
          <w:p w:rsidR="00166B35" w:rsidRPr="007425E1" w:rsidRDefault="00166B35" w:rsidP="00166B35">
            <w:pPr>
              <w:pStyle w:val="EngHang"/>
              <w:rPr>
                <w:rFonts w:eastAsiaTheme="minorHAnsi"/>
              </w:rPr>
            </w:pPr>
            <w:r w:rsidRPr="007425E1">
              <w:rPr>
                <w:rFonts w:eastAsiaTheme="minorHAnsi"/>
              </w:rPr>
              <w:t>In the Orthodox Faith,</w:t>
            </w:r>
          </w:p>
          <w:p w:rsidR="00166B35" w:rsidRPr="007425E1" w:rsidRDefault="00166B35" w:rsidP="00166B35">
            <w:pPr>
              <w:pStyle w:val="EngHang"/>
              <w:rPr>
                <w:rFonts w:eastAsiaTheme="minorHAnsi"/>
              </w:rPr>
            </w:pPr>
            <w:r w:rsidRPr="007425E1">
              <w:rPr>
                <w:rFonts w:eastAsiaTheme="minorHAnsi"/>
              </w:rPr>
              <w:t>And grant us</w:t>
            </w:r>
          </w:p>
          <w:p w:rsidR="00166B35" w:rsidRPr="00166B35" w:rsidRDefault="00166B35" w:rsidP="00166B35">
            <w:pPr>
              <w:pStyle w:val="EngHangEnd"/>
              <w:rPr>
                <w:color w:val="auto"/>
                <w:szCs w:val="22"/>
              </w:rPr>
            </w:pPr>
            <w:r w:rsidRPr="007425E1">
              <w:rPr>
                <w:rFonts w:eastAsiaTheme="minorHAnsi"/>
              </w:rPr>
              <w:t>The forgiveness of our sins.</w:t>
            </w:r>
          </w:p>
        </w:tc>
        <w:tc>
          <w:tcPr>
            <w:tcW w:w="288" w:type="dxa"/>
          </w:tcPr>
          <w:p w:rsidR="00166B35" w:rsidRDefault="00166B35" w:rsidP="0064784C"/>
        </w:tc>
        <w:tc>
          <w:tcPr>
            <w:tcW w:w="288" w:type="dxa"/>
          </w:tcPr>
          <w:p w:rsidR="00166B35" w:rsidRDefault="00166B35" w:rsidP="00166B35">
            <w:pPr>
              <w:pStyle w:val="CopticCross"/>
            </w:pPr>
          </w:p>
        </w:tc>
        <w:tc>
          <w:tcPr>
            <w:tcW w:w="3960" w:type="dxa"/>
          </w:tcPr>
          <w:p w:rsidR="00166B35" w:rsidRDefault="00166B35" w:rsidP="0064784C"/>
        </w:tc>
      </w:tr>
      <w:tr w:rsidR="00166B35" w:rsidTr="00166B35">
        <w:trPr>
          <w:cantSplit/>
          <w:jc w:val="center"/>
        </w:trPr>
        <w:tc>
          <w:tcPr>
            <w:tcW w:w="288" w:type="dxa"/>
          </w:tcPr>
          <w:p w:rsidR="00166B35" w:rsidRDefault="00166B35" w:rsidP="00166B35">
            <w:pPr>
              <w:pStyle w:val="CopticCross"/>
            </w:pPr>
            <w:r w:rsidRPr="00FB5ACB">
              <w:t>¿</w:t>
            </w:r>
          </w:p>
        </w:tc>
        <w:tc>
          <w:tcPr>
            <w:tcW w:w="3960" w:type="dxa"/>
          </w:tcPr>
          <w:p w:rsidR="00166B35" w:rsidRPr="007425E1" w:rsidRDefault="00166B35" w:rsidP="00166B35">
            <w:pPr>
              <w:pStyle w:val="EngHang"/>
              <w:rPr>
                <w:rFonts w:eastAsiaTheme="minorHAnsi"/>
              </w:rPr>
            </w:pPr>
            <w:r w:rsidRPr="007425E1">
              <w:rPr>
                <w:rFonts w:eastAsiaTheme="minorHAnsi"/>
              </w:rPr>
              <w:t>Through the intercessions</w:t>
            </w:r>
          </w:p>
          <w:p w:rsidR="00166B35" w:rsidRPr="007425E1" w:rsidRDefault="00166B35" w:rsidP="00166B35">
            <w:pPr>
              <w:pStyle w:val="EngHang"/>
              <w:rPr>
                <w:rFonts w:eastAsiaTheme="minorHAnsi"/>
              </w:rPr>
            </w:pPr>
            <w:r w:rsidRPr="007425E1">
              <w:rPr>
                <w:rFonts w:eastAsiaTheme="minorHAnsi"/>
              </w:rPr>
              <w:t>Of the Mother of God, Saint Mary,</w:t>
            </w:r>
          </w:p>
          <w:p w:rsidR="00166B35" w:rsidRPr="007425E1" w:rsidRDefault="00166B35" w:rsidP="00166B35">
            <w:pPr>
              <w:pStyle w:val="EngHang"/>
              <w:rPr>
                <w:rFonts w:eastAsiaTheme="minorHAnsi"/>
              </w:rPr>
            </w:pPr>
            <w:r w:rsidRPr="007425E1">
              <w:rPr>
                <w:rFonts w:eastAsiaTheme="minorHAnsi"/>
              </w:rPr>
              <w:t>O Lord, grant us</w:t>
            </w:r>
          </w:p>
          <w:p w:rsidR="00166B35" w:rsidRPr="00166B35" w:rsidRDefault="00166B35" w:rsidP="00166B35">
            <w:pPr>
              <w:pStyle w:val="EngHangEnd"/>
              <w:rPr>
                <w:color w:val="auto"/>
                <w:szCs w:val="22"/>
              </w:rPr>
            </w:pPr>
            <w:r w:rsidRPr="007425E1">
              <w:rPr>
                <w:rFonts w:eastAsiaTheme="minorHAnsi"/>
              </w:rPr>
              <w:t>The forgiveness of our sins.</w:t>
            </w:r>
          </w:p>
        </w:tc>
        <w:tc>
          <w:tcPr>
            <w:tcW w:w="288" w:type="dxa"/>
          </w:tcPr>
          <w:p w:rsidR="00166B35" w:rsidRDefault="00166B35" w:rsidP="0064784C"/>
        </w:tc>
        <w:tc>
          <w:tcPr>
            <w:tcW w:w="288" w:type="dxa"/>
          </w:tcPr>
          <w:p w:rsidR="00166B35" w:rsidRDefault="00166B35" w:rsidP="00166B35">
            <w:pPr>
              <w:pStyle w:val="CopticCross"/>
            </w:pPr>
            <w:r w:rsidRPr="00FB5ACB">
              <w:t>¿</w:t>
            </w:r>
          </w:p>
        </w:tc>
        <w:tc>
          <w:tcPr>
            <w:tcW w:w="3960" w:type="dxa"/>
          </w:tcPr>
          <w:p w:rsidR="00166B35" w:rsidRDefault="00166B35" w:rsidP="0064784C"/>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D01BB0">
        <w:trPr>
          <w:cantSplit/>
          <w:jc w:val="center"/>
        </w:trPr>
        <w:tc>
          <w:tcPr>
            <w:tcW w:w="288" w:type="dxa"/>
          </w:tcPr>
          <w:p w:rsidR="0064784C" w:rsidRDefault="0064784C" w:rsidP="00D01BB0">
            <w:pPr>
              <w:pStyle w:val="CopticCross"/>
            </w:pPr>
          </w:p>
        </w:tc>
        <w:tc>
          <w:tcPr>
            <w:tcW w:w="3960" w:type="dxa"/>
          </w:tcPr>
          <w:p w:rsidR="00D01BB0" w:rsidRPr="007425E1" w:rsidRDefault="00D01BB0" w:rsidP="00D01BB0">
            <w:pPr>
              <w:pStyle w:val="EngHang"/>
              <w:rPr>
                <w:rFonts w:eastAsiaTheme="minorHAnsi"/>
              </w:rPr>
            </w:pPr>
            <w:r w:rsidRPr="007425E1">
              <w:rPr>
                <w:rFonts w:eastAsiaTheme="minorHAnsi"/>
              </w:rPr>
              <w:t>Thousands of thousands,</w:t>
            </w:r>
          </w:p>
          <w:p w:rsidR="00D01BB0" w:rsidRPr="007425E1" w:rsidRDefault="00D01BB0" w:rsidP="00D01BB0">
            <w:pPr>
              <w:pStyle w:val="EngHang"/>
              <w:rPr>
                <w:rFonts w:eastAsiaTheme="minorHAnsi"/>
              </w:rPr>
            </w:pPr>
            <w:r w:rsidRPr="007425E1">
              <w:rPr>
                <w:rFonts w:eastAsiaTheme="minorHAnsi"/>
              </w:rPr>
              <w:t>And myriads of myriads</w:t>
            </w:r>
          </w:p>
          <w:p w:rsidR="00D01BB0" w:rsidRPr="007425E1" w:rsidRDefault="00D01BB0" w:rsidP="00D01BB0">
            <w:pPr>
              <w:pStyle w:val="EngHang"/>
              <w:rPr>
                <w:rFonts w:eastAsiaTheme="minorHAnsi"/>
              </w:rPr>
            </w:pPr>
            <w:r w:rsidRPr="007425E1">
              <w:rPr>
                <w:rFonts w:eastAsiaTheme="minorHAnsi"/>
              </w:rPr>
              <w:t>Of holy angels</w:t>
            </w:r>
          </w:p>
          <w:p w:rsidR="0064784C" w:rsidRDefault="00D01BB0" w:rsidP="00D01BB0">
            <w:pPr>
              <w:pStyle w:val="EngHangEnd"/>
            </w:pPr>
            <w:r w:rsidRPr="007425E1">
              <w:rPr>
                <w:rFonts w:eastAsiaTheme="minorHAnsi"/>
              </w:rPr>
              <w:t>And archangels</w:t>
            </w:r>
          </w:p>
        </w:tc>
        <w:tc>
          <w:tcPr>
            <w:tcW w:w="288" w:type="dxa"/>
          </w:tcPr>
          <w:p w:rsidR="0064784C" w:rsidRDefault="0064784C" w:rsidP="0064784C"/>
        </w:tc>
        <w:tc>
          <w:tcPr>
            <w:tcW w:w="288" w:type="dxa"/>
          </w:tcPr>
          <w:p w:rsidR="0064784C" w:rsidRDefault="0064784C" w:rsidP="00D01BB0">
            <w:pPr>
              <w:pStyle w:val="CopticCross"/>
            </w:pPr>
          </w:p>
        </w:tc>
        <w:tc>
          <w:tcPr>
            <w:tcW w:w="3960" w:type="dxa"/>
          </w:tcPr>
          <w:p w:rsidR="0064784C" w:rsidRDefault="0064784C" w:rsidP="0064784C"/>
        </w:tc>
      </w:tr>
      <w:tr w:rsidR="0064784C" w:rsidTr="00D01BB0">
        <w:trPr>
          <w:cantSplit/>
          <w:jc w:val="center"/>
        </w:trPr>
        <w:tc>
          <w:tcPr>
            <w:tcW w:w="288" w:type="dxa"/>
          </w:tcPr>
          <w:p w:rsidR="0064784C" w:rsidRDefault="00D01BB0" w:rsidP="00D01BB0">
            <w:pPr>
              <w:pStyle w:val="CopticCross"/>
            </w:pPr>
            <w:r w:rsidRPr="00FB5ACB">
              <w:t>¿</w:t>
            </w:r>
          </w:p>
        </w:tc>
        <w:tc>
          <w:tcPr>
            <w:tcW w:w="3960" w:type="dxa"/>
          </w:tcPr>
          <w:p w:rsidR="00D01BB0" w:rsidRPr="007425E1" w:rsidRDefault="00D01BB0" w:rsidP="00D01BB0">
            <w:pPr>
              <w:pStyle w:val="EngHang"/>
              <w:rPr>
                <w:rFonts w:eastAsiaTheme="minorHAnsi"/>
              </w:rPr>
            </w:pPr>
            <w:r w:rsidRPr="007425E1">
              <w:rPr>
                <w:rFonts w:eastAsiaTheme="minorHAnsi"/>
              </w:rPr>
              <w:t>Stand before</w:t>
            </w:r>
          </w:p>
          <w:p w:rsidR="00D01BB0" w:rsidRPr="007425E1" w:rsidRDefault="00D01BB0" w:rsidP="00D01BB0">
            <w:pPr>
              <w:pStyle w:val="EngHang"/>
              <w:rPr>
                <w:rFonts w:eastAsiaTheme="minorHAnsi"/>
              </w:rPr>
            </w:pPr>
            <w:r w:rsidRPr="007425E1">
              <w:rPr>
                <w:rFonts w:eastAsiaTheme="minorHAnsi"/>
              </w:rPr>
              <w:t>The throne of</w:t>
            </w:r>
          </w:p>
          <w:p w:rsidR="00D01BB0" w:rsidRPr="007425E1" w:rsidRDefault="00D01BB0" w:rsidP="00D01BB0">
            <w:pPr>
              <w:pStyle w:val="EngHang"/>
              <w:rPr>
                <w:rFonts w:eastAsiaTheme="minorHAnsi"/>
              </w:rPr>
            </w:pPr>
            <w:r w:rsidRPr="007425E1">
              <w:rPr>
                <w:rFonts w:eastAsiaTheme="minorHAnsi"/>
              </w:rPr>
              <w:t>The Pantocrator,</w:t>
            </w:r>
          </w:p>
          <w:p w:rsidR="0064784C" w:rsidRDefault="00D01BB0" w:rsidP="00D01BB0">
            <w:pPr>
              <w:pStyle w:val="EngHangEnd"/>
            </w:pPr>
            <w:r w:rsidRPr="007425E1">
              <w:rPr>
                <w:rFonts w:eastAsiaTheme="minorHAnsi"/>
              </w:rPr>
              <w:t>Proclaiming and saying,</w:t>
            </w:r>
          </w:p>
        </w:tc>
        <w:tc>
          <w:tcPr>
            <w:tcW w:w="288" w:type="dxa"/>
          </w:tcPr>
          <w:p w:rsidR="0064784C" w:rsidRDefault="0064784C" w:rsidP="0064784C"/>
        </w:tc>
        <w:tc>
          <w:tcPr>
            <w:tcW w:w="288" w:type="dxa"/>
          </w:tcPr>
          <w:p w:rsidR="0064784C" w:rsidRDefault="00D01BB0" w:rsidP="00D01BB0">
            <w:pPr>
              <w:pStyle w:val="CopticCross"/>
            </w:pPr>
            <w:r w:rsidRPr="00FB5ACB">
              <w:t>¿</w:t>
            </w:r>
          </w:p>
        </w:tc>
        <w:tc>
          <w:tcPr>
            <w:tcW w:w="3960" w:type="dxa"/>
          </w:tcPr>
          <w:p w:rsidR="0064784C" w:rsidRDefault="0064784C" w:rsidP="0064784C"/>
        </w:tc>
      </w:tr>
      <w:tr w:rsidR="0064784C" w:rsidTr="00D01BB0">
        <w:trPr>
          <w:cantSplit/>
          <w:jc w:val="center"/>
        </w:trPr>
        <w:tc>
          <w:tcPr>
            <w:tcW w:w="288" w:type="dxa"/>
          </w:tcPr>
          <w:p w:rsidR="0064784C" w:rsidRDefault="0064784C" w:rsidP="00D01BB0">
            <w:pPr>
              <w:pStyle w:val="CopticCross"/>
            </w:pPr>
          </w:p>
        </w:tc>
        <w:tc>
          <w:tcPr>
            <w:tcW w:w="3960" w:type="dxa"/>
          </w:tcPr>
          <w:p w:rsidR="00D01BB0" w:rsidRPr="007425E1" w:rsidRDefault="00D01BB0" w:rsidP="00D01BB0">
            <w:pPr>
              <w:pStyle w:val="EngHang"/>
              <w:rPr>
                <w:rFonts w:eastAsiaTheme="minorHAnsi"/>
              </w:rPr>
            </w:pPr>
            <w:r w:rsidRPr="007425E1">
              <w:rPr>
                <w:rFonts w:eastAsiaTheme="minorHAnsi"/>
              </w:rPr>
              <w:t>"Holy, Holy,</w:t>
            </w:r>
          </w:p>
          <w:p w:rsidR="00D01BB0" w:rsidRPr="007425E1" w:rsidRDefault="00D01BB0" w:rsidP="00D01BB0">
            <w:pPr>
              <w:pStyle w:val="EngHang"/>
              <w:rPr>
                <w:rFonts w:eastAsiaTheme="minorHAnsi"/>
              </w:rPr>
            </w:pPr>
            <w:r w:rsidRPr="007425E1">
              <w:rPr>
                <w:rFonts w:eastAsiaTheme="minorHAnsi"/>
              </w:rPr>
              <w:t xml:space="preserve">Holy: In truth, </w:t>
            </w:r>
          </w:p>
          <w:p w:rsidR="00D01BB0" w:rsidRPr="007425E1" w:rsidRDefault="00D01BB0" w:rsidP="00D01BB0">
            <w:pPr>
              <w:pStyle w:val="EngHang"/>
              <w:rPr>
                <w:rFonts w:eastAsiaTheme="minorHAnsi"/>
              </w:rPr>
            </w:pPr>
            <w:r w:rsidRPr="007425E1">
              <w:rPr>
                <w:rFonts w:eastAsiaTheme="minorHAnsi"/>
              </w:rPr>
              <w:t xml:space="preserve">The glory and honour </w:t>
            </w:r>
          </w:p>
          <w:p w:rsidR="0064784C" w:rsidRPr="00D01BB0" w:rsidRDefault="00D01BB0" w:rsidP="00D01BB0">
            <w:pPr>
              <w:pStyle w:val="EngHangEnd"/>
              <w:rPr>
                <w:rFonts w:eastAsiaTheme="minorHAnsi"/>
              </w:rPr>
            </w:pPr>
            <w:r w:rsidRPr="007425E1">
              <w:rPr>
                <w:rFonts w:eastAsiaTheme="minorHAnsi"/>
              </w:rPr>
              <w:t>Befit the Trinity."</w:t>
            </w:r>
          </w:p>
        </w:tc>
        <w:tc>
          <w:tcPr>
            <w:tcW w:w="288" w:type="dxa"/>
          </w:tcPr>
          <w:p w:rsidR="0064784C" w:rsidRDefault="0064784C" w:rsidP="0064784C"/>
        </w:tc>
        <w:tc>
          <w:tcPr>
            <w:tcW w:w="288" w:type="dxa"/>
          </w:tcPr>
          <w:p w:rsidR="0064784C" w:rsidRDefault="0064784C" w:rsidP="00D01BB0">
            <w:pPr>
              <w:pStyle w:val="CopticCross"/>
            </w:pPr>
          </w:p>
        </w:tc>
        <w:tc>
          <w:tcPr>
            <w:tcW w:w="3960" w:type="dxa"/>
          </w:tcPr>
          <w:p w:rsidR="0064784C" w:rsidRDefault="0064784C" w:rsidP="0064784C"/>
        </w:tc>
      </w:tr>
      <w:tr w:rsidR="0064784C" w:rsidTr="00D01BB0">
        <w:trPr>
          <w:cantSplit/>
          <w:jc w:val="center"/>
        </w:trPr>
        <w:tc>
          <w:tcPr>
            <w:tcW w:w="288" w:type="dxa"/>
          </w:tcPr>
          <w:p w:rsidR="0064784C" w:rsidRDefault="00D01BB0" w:rsidP="00D01BB0">
            <w:pPr>
              <w:pStyle w:val="CopticCross"/>
            </w:pPr>
            <w:r w:rsidRPr="00FB5ACB">
              <w:t>¿</w:t>
            </w:r>
          </w:p>
        </w:tc>
        <w:tc>
          <w:tcPr>
            <w:tcW w:w="3960" w:type="dxa"/>
          </w:tcPr>
          <w:p w:rsidR="00D01BB0" w:rsidRPr="007425E1" w:rsidRDefault="00D01BB0" w:rsidP="00D01BB0">
            <w:pPr>
              <w:pStyle w:val="EngHang"/>
              <w:rPr>
                <w:rFonts w:eastAsiaTheme="minorHAnsi"/>
              </w:rPr>
            </w:pPr>
            <w:r w:rsidRPr="007425E1">
              <w:rPr>
                <w:rFonts w:eastAsiaTheme="minorHAnsi"/>
              </w:rPr>
              <w:t>Through the intercessions</w:t>
            </w:r>
          </w:p>
          <w:p w:rsidR="00D01BB0" w:rsidRPr="007425E1" w:rsidRDefault="00D01BB0" w:rsidP="00D01BB0">
            <w:pPr>
              <w:pStyle w:val="EngHang"/>
              <w:rPr>
                <w:rFonts w:eastAsiaTheme="minorHAnsi"/>
              </w:rPr>
            </w:pPr>
            <w:r w:rsidRPr="007425E1">
              <w:rPr>
                <w:rFonts w:eastAsiaTheme="minorHAnsi"/>
              </w:rPr>
              <w:t>Of all the choirs of the angels,</w:t>
            </w:r>
          </w:p>
          <w:p w:rsidR="00D01BB0" w:rsidRPr="007425E1" w:rsidRDefault="00D01BB0" w:rsidP="00D01BB0">
            <w:pPr>
              <w:pStyle w:val="EngHang"/>
              <w:rPr>
                <w:rFonts w:eastAsiaTheme="minorHAnsi"/>
              </w:rPr>
            </w:pPr>
            <w:r w:rsidRPr="007425E1">
              <w:rPr>
                <w:rFonts w:eastAsiaTheme="minorHAnsi"/>
              </w:rPr>
              <w:t xml:space="preserve">O Lord, grant us </w:t>
            </w:r>
          </w:p>
          <w:p w:rsidR="0064784C" w:rsidRPr="00D01BB0" w:rsidRDefault="00D01BB0" w:rsidP="00D01BB0">
            <w:pPr>
              <w:pStyle w:val="EngHangEnd"/>
              <w:rPr>
                <w:rFonts w:eastAsiaTheme="minorHAnsi"/>
              </w:rPr>
            </w:pPr>
            <w:r w:rsidRPr="007425E1">
              <w:rPr>
                <w:rFonts w:eastAsiaTheme="minorHAnsi"/>
              </w:rPr>
              <w:t>The forgiveness of our sins.</w:t>
            </w:r>
          </w:p>
        </w:tc>
        <w:tc>
          <w:tcPr>
            <w:tcW w:w="288" w:type="dxa"/>
          </w:tcPr>
          <w:p w:rsidR="0064784C" w:rsidRDefault="0064784C" w:rsidP="0064784C"/>
        </w:tc>
        <w:tc>
          <w:tcPr>
            <w:tcW w:w="288" w:type="dxa"/>
          </w:tcPr>
          <w:p w:rsidR="0064784C" w:rsidRDefault="00D01BB0" w:rsidP="00D01BB0">
            <w:pPr>
              <w:pStyle w:val="CopticCross"/>
            </w:pPr>
            <w:r w:rsidRPr="00FB5ACB">
              <w:t>¿</w:t>
            </w:r>
          </w:p>
        </w:tc>
        <w:tc>
          <w:tcPr>
            <w:tcW w:w="3960" w:type="dxa"/>
          </w:tcPr>
          <w:p w:rsidR="0064784C" w:rsidRDefault="0064784C" w:rsidP="0064784C"/>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D01BB0">
        <w:trPr>
          <w:cantSplit/>
          <w:jc w:val="center"/>
        </w:trPr>
        <w:tc>
          <w:tcPr>
            <w:tcW w:w="288" w:type="dxa"/>
          </w:tcPr>
          <w:p w:rsidR="0064784C" w:rsidRDefault="0064784C" w:rsidP="00D01BB0">
            <w:pPr>
              <w:pStyle w:val="CopticCross"/>
            </w:pPr>
          </w:p>
        </w:tc>
        <w:tc>
          <w:tcPr>
            <w:tcW w:w="3960" w:type="dxa"/>
          </w:tcPr>
          <w:p w:rsidR="00D01BB0" w:rsidRPr="007425E1" w:rsidRDefault="00D01BB0" w:rsidP="00D01BB0">
            <w:pPr>
              <w:pStyle w:val="EngHang"/>
              <w:rPr>
                <w:rFonts w:eastAsiaTheme="minorHAnsi"/>
              </w:rPr>
            </w:pPr>
            <w:r w:rsidRPr="007425E1">
              <w:rPr>
                <w:rFonts w:eastAsiaTheme="minorHAnsi"/>
              </w:rPr>
              <w:t>Our fathers, the Apostles,</w:t>
            </w:r>
          </w:p>
          <w:p w:rsidR="00D01BB0" w:rsidRPr="007425E1" w:rsidRDefault="00D01BB0" w:rsidP="00D01BB0">
            <w:pPr>
              <w:pStyle w:val="EngHang"/>
              <w:rPr>
                <w:rFonts w:eastAsiaTheme="minorHAnsi"/>
              </w:rPr>
            </w:pPr>
            <w:r w:rsidRPr="007425E1">
              <w:rPr>
                <w:rFonts w:eastAsiaTheme="minorHAnsi"/>
              </w:rPr>
              <w:t>Preached unto the nations</w:t>
            </w:r>
          </w:p>
          <w:p w:rsidR="00D01BB0" w:rsidRPr="007425E1" w:rsidRDefault="00D01BB0" w:rsidP="00D01BB0">
            <w:pPr>
              <w:pStyle w:val="EngHang"/>
              <w:rPr>
                <w:rFonts w:eastAsiaTheme="minorHAnsi"/>
              </w:rPr>
            </w:pPr>
            <w:r w:rsidRPr="007425E1">
              <w:rPr>
                <w:rFonts w:eastAsiaTheme="minorHAnsi"/>
              </w:rPr>
              <w:t>The Gospel</w:t>
            </w:r>
          </w:p>
          <w:p w:rsidR="0064784C" w:rsidRDefault="00D01BB0" w:rsidP="00D01BB0">
            <w:pPr>
              <w:pStyle w:val="EngHangEnd"/>
            </w:pPr>
            <w:r w:rsidRPr="007425E1">
              <w:rPr>
                <w:rFonts w:eastAsiaTheme="minorHAnsi"/>
              </w:rPr>
              <w:t>Of Jesus Christ.</w:t>
            </w:r>
          </w:p>
        </w:tc>
        <w:tc>
          <w:tcPr>
            <w:tcW w:w="288" w:type="dxa"/>
          </w:tcPr>
          <w:p w:rsidR="0064784C" w:rsidRDefault="0064784C" w:rsidP="0064784C"/>
        </w:tc>
        <w:tc>
          <w:tcPr>
            <w:tcW w:w="288" w:type="dxa"/>
          </w:tcPr>
          <w:p w:rsidR="0064784C" w:rsidRDefault="0064784C" w:rsidP="00D01BB0">
            <w:pPr>
              <w:pStyle w:val="CopticCross"/>
            </w:pPr>
          </w:p>
        </w:tc>
        <w:tc>
          <w:tcPr>
            <w:tcW w:w="3960" w:type="dxa"/>
          </w:tcPr>
          <w:p w:rsidR="0064784C" w:rsidRDefault="0064784C" w:rsidP="0064784C"/>
        </w:tc>
      </w:tr>
      <w:tr w:rsidR="0064784C" w:rsidTr="00D01BB0">
        <w:trPr>
          <w:cantSplit/>
          <w:jc w:val="center"/>
        </w:trPr>
        <w:tc>
          <w:tcPr>
            <w:tcW w:w="288" w:type="dxa"/>
          </w:tcPr>
          <w:p w:rsidR="0064784C" w:rsidRDefault="00D01BB0" w:rsidP="00D01BB0">
            <w:pPr>
              <w:pStyle w:val="CopticCross"/>
            </w:pPr>
            <w:r w:rsidRPr="00FB5ACB">
              <w:t>¿</w:t>
            </w:r>
          </w:p>
        </w:tc>
        <w:tc>
          <w:tcPr>
            <w:tcW w:w="3960" w:type="dxa"/>
          </w:tcPr>
          <w:p w:rsidR="00D01BB0" w:rsidRPr="007425E1" w:rsidRDefault="00D01BB0" w:rsidP="00D01BB0">
            <w:pPr>
              <w:pStyle w:val="EngHang"/>
              <w:rPr>
                <w:rFonts w:eastAsiaTheme="minorHAnsi"/>
              </w:rPr>
            </w:pPr>
            <w:r w:rsidRPr="007425E1">
              <w:rPr>
                <w:rFonts w:eastAsiaTheme="minorHAnsi"/>
              </w:rPr>
              <w:t>Their sound went forth</w:t>
            </w:r>
          </w:p>
          <w:p w:rsidR="00D01BB0" w:rsidRPr="007425E1" w:rsidRDefault="00D01BB0" w:rsidP="00D01BB0">
            <w:pPr>
              <w:pStyle w:val="EngHang"/>
              <w:rPr>
                <w:rFonts w:eastAsiaTheme="minorHAnsi"/>
              </w:rPr>
            </w:pPr>
            <w:r w:rsidRPr="007425E1">
              <w:rPr>
                <w:rFonts w:eastAsiaTheme="minorHAnsi"/>
              </w:rPr>
              <w:t>Into all the earth,</w:t>
            </w:r>
          </w:p>
          <w:p w:rsidR="00D01BB0" w:rsidRPr="007425E1" w:rsidRDefault="00D01BB0" w:rsidP="00D01BB0">
            <w:pPr>
              <w:pStyle w:val="EngHang"/>
              <w:rPr>
                <w:rFonts w:eastAsiaTheme="minorHAnsi"/>
              </w:rPr>
            </w:pPr>
            <w:r w:rsidRPr="007425E1">
              <w:rPr>
                <w:rFonts w:eastAsiaTheme="minorHAnsi"/>
              </w:rPr>
              <w:t>And their words unto</w:t>
            </w:r>
          </w:p>
          <w:p w:rsidR="0064784C" w:rsidRDefault="00D01BB0" w:rsidP="00D01BB0">
            <w:pPr>
              <w:pStyle w:val="EngHangEnd"/>
            </w:pPr>
            <w:r w:rsidRPr="007425E1">
              <w:rPr>
                <w:rFonts w:eastAsiaTheme="minorHAnsi"/>
              </w:rPr>
              <w:t>The ends of the world.</w:t>
            </w:r>
          </w:p>
        </w:tc>
        <w:tc>
          <w:tcPr>
            <w:tcW w:w="288" w:type="dxa"/>
          </w:tcPr>
          <w:p w:rsidR="0064784C" w:rsidRDefault="0064784C" w:rsidP="0064784C"/>
        </w:tc>
        <w:tc>
          <w:tcPr>
            <w:tcW w:w="288" w:type="dxa"/>
          </w:tcPr>
          <w:p w:rsidR="0064784C" w:rsidRDefault="00D01BB0" w:rsidP="00D01BB0">
            <w:pPr>
              <w:pStyle w:val="CopticCross"/>
            </w:pPr>
            <w:r w:rsidRPr="00FB5ACB">
              <w:t>¿</w:t>
            </w:r>
          </w:p>
        </w:tc>
        <w:tc>
          <w:tcPr>
            <w:tcW w:w="3960" w:type="dxa"/>
          </w:tcPr>
          <w:p w:rsidR="0064784C" w:rsidRDefault="0064784C" w:rsidP="0064784C"/>
        </w:tc>
      </w:tr>
      <w:tr w:rsidR="0064784C" w:rsidTr="00D01BB0">
        <w:trPr>
          <w:cantSplit/>
          <w:jc w:val="center"/>
        </w:trPr>
        <w:tc>
          <w:tcPr>
            <w:tcW w:w="288" w:type="dxa"/>
          </w:tcPr>
          <w:p w:rsidR="0064784C" w:rsidRDefault="0064784C" w:rsidP="00D01BB0">
            <w:pPr>
              <w:pStyle w:val="CopticCross"/>
            </w:pPr>
          </w:p>
        </w:tc>
        <w:tc>
          <w:tcPr>
            <w:tcW w:w="3960" w:type="dxa"/>
          </w:tcPr>
          <w:p w:rsidR="00D01BB0" w:rsidRPr="007425E1" w:rsidRDefault="00D01BB0" w:rsidP="00D01BB0">
            <w:pPr>
              <w:pStyle w:val="EngHang"/>
              <w:rPr>
                <w:rFonts w:eastAsiaTheme="minorHAnsi"/>
              </w:rPr>
            </w:pPr>
            <w:r w:rsidRPr="007425E1">
              <w:rPr>
                <w:rFonts w:eastAsiaTheme="minorHAnsi"/>
              </w:rPr>
              <w:t>Through the prayers</w:t>
            </w:r>
          </w:p>
          <w:p w:rsidR="00D01BB0" w:rsidRPr="007425E1" w:rsidRDefault="00D01BB0" w:rsidP="00D01BB0">
            <w:pPr>
              <w:pStyle w:val="EngHang"/>
              <w:rPr>
                <w:rFonts w:eastAsiaTheme="minorHAnsi"/>
              </w:rPr>
            </w:pPr>
            <w:r w:rsidRPr="007425E1">
              <w:rPr>
                <w:rFonts w:eastAsiaTheme="minorHAnsi"/>
              </w:rPr>
              <w:t>Of my lords and fathers, the Apostles,</w:t>
            </w:r>
          </w:p>
          <w:p w:rsidR="00D01BB0" w:rsidRPr="007425E1" w:rsidRDefault="00D01BB0" w:rsidP="00D01BB0">
            <w:pPr>
              <w:pStyle w:val="EngHang"/>
              <w:rPr>
                <w:rFonts w:eastAsiaTheme="minorHAnsi"/>
              </w:rPr>
            </w:pPr>
            <w:r w:rsidRPr="007425E1">
              <w:rPr>
                <w:rFonts w:eastAsiaTheme="minorHAnsi"/>
              </w:rPr>
              <w:t>O Lord, grant us</w:t>
            </w:r>
          </w:p>
          <w:p w:rsidR="0064784C" w:rsidRDefault="00D01BB0" w:rsidP="00D01BB0">
            <w:pPr>
              <w:pStyle w:val="EngHangEnd"/>
            </w:pPr>
            <w:r w:rsidRPr="007425E1">
              <w:rPr>
                <w:rFonts w:eastAsiaTheme="minorHAnsi"/>
              </w:rPr>
              <w:t>The forgiveness of our sins.</w:t>
            </w:r>
          </w:p>
        </w:tc>
        <w:tc>
          <w:tcPr>
            <w:tcW w:w="288" w:type="dxa"/>
          </w:tcPr>
          <w:p w:rsidR="0064784C" w:rsidRDefault="0064784C" w:rsidP="0064784C"/>
        </w:tc>
        <w:tc>
          <w:tcPr>
            <w:tcW w:w="288" w:type="dxa"/>
          </w:tcPr>
          <w:p w:rsidR="0064784C" w:rsidRDefault="0064784C" w:rsidP="00D01BB0">
            <w:pPr>
              <w:pStyle w:val="CopticCross"/>
            </w:pPr>
          </w:p>
        </w:tc>
        <w:tc>
          <w:tcPr>
            <w:tcW w:w="3960" w:type="dxa"/>
          </w:tcPr>
          <w:p w:rsidR="0064784C" w:rsidRDefault="0064784C" w:rsidP="0064784C"/>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B268A8">
        <w:trPr>
          <w:cantSplit/>
          <w:jc w:val="center"/>
        </w:trPr>
        <w:tc>
          <w:tcPr>
            <w:tcW w:w="288" w:type="dxa"/>
          </w:tcPr>
          <w:p w:rsidR="0064784C" w:rsidRDefault="00D01BB0" w:rsidP="00B268A8">
            <w:pPr>
              <w:pStyle w:val="CopticCross"/>
            </w:pPr>
            <w:r w:rsidRPr="00FB5ACB">
              <w:t>¿</w:t>
            </w:r>
          </w:p>
        </w:tc>
        <w:tc>
          <w:tcPr>
            <w:tcW w:w="3960" w:type="dxa"/>
          </w:tcPr>
          <w:p w:rsidR="00D01BB0" w:rsidRPr="007425E1" w:rsidRDefault="00D01BB0" w:rsidP="00D01BB0">
            <w:pPr>
              <w:pStyle w:val="EngHang"/>
              <w:rPr>
                <w:rFonts w:eastAsiaTheme="minorHAnsi"/>
              </w:rPr>
            </w:pPr>
            <w:r w:rsidRPr="007425E1">
              <w:rPr>
                <w:rFonts w:eastAsiaTheme="minorHAnsi"/>
              </w:rPr>
              <w:t>Unfading crowns</w:t>
            </w:r>
          </w:p>
          <w:p w:rsidR="00D01BB0" w:rsidRPr="007425E1" w:rsidRDefault="00D01BB0" w:rsidP="00D01BB0">
            <w:pPr>
              <w:pStyle w:val="EngHang"/>
              <w:rPr>
                <w:rFonts w:eastAsiaTheme="minorHAnsi"/>
              </w:rPr>
            </w:pPr>
            <w:r w:rsidRPr="007425E1">
              <w:rPr>
                <w:rFonts w:eastAsiaTheme="minorHAnsi"/>
              </w:rPr>
              <w:t>The Lord has placed</w:t>
            </w:r>
          </w:p>
          <w:p w:rsidR="00D01BB0" w:rsidRPr="007425E1" w:rsidRDefault="00D01BB0" w:rsidP="00D01BB0">
            <w:pPr>
              <w:pStyle w:val="EngHang"/>
              <w:rPr>
                <w:rFonts w:eastAsiaTheme="minorHAnsi"/>
              </w:rPr>
            </w:pPr>
            <w:r w:rsidRPr="007425E1">
              <w:rPr>
                <w:rFonts w:eastAsiaTheme="minorHAnsi"/>
              </w:rPr>
              <w:t>Upon all the choirs</w:t>
            </w:r>
          </w:p>
          <w:p w:rsidR="0064784C" w:rsidRDefault="00D01BB0" w:rsidP="00D01BB0">
            <w:pPr>
              <w:pStyle w:val="EngHangEnd"/>
            </w:pPr>
            <w:r w:rsidRPr="007425E1">
              <w:rPr>
                <w:rFonts w:eastAsiaTheme="minorHAnsi"/>
              </w:rPr>
              <w:t>Of the martyrs.</w:t>
            </w:r>
          </w:p>
        </w:tc>
        <w:tc>
          <w:tcPr>
            <w:tcW w:w="288" w:type="dxa"/>
          </w:tcPr>
          <w:p w:rsidR="0064784C" w:rsidRDefault="0064784C" w:rsidP="0064784C"/>
        </w:tc>
        <w:tc>
          <w:tcPr>
            <w:tcW w:w="288" w:type="dxa"/>
          </w:tcPr>
          <w:p w:rsidR="0064784C" w:rsidRDefault="00D01BB0" w:rsidP="00B268A8">
            <w:pPr>
              <w:pStyle w:val="CopticCross"/>
            </w:pPr>
            <w:r w:rsidRPr="00FB5ACB">
              <w:t>¿</w:t>
            </w:r>
          </w:p>
        </w:tc>
        <w:tc>
          <w:tcPr>
            <w:tcW w:w="3960" w:type="dxa"/>
          </w:tcPr>
          <w:p w:rsidR="0064784C" w:rsidRDefault="0064784C" w:rsidP="0064784C"/>
        </w:tc>
      </w:tr>
      <w:tr w:rsidR="0064784C" w:rsidTr="00B268A8">
        <w:trPr>
          <w:cantSplit/>
          <w:jc w:val="center"/>
        </w:trPr>
        <w:tc>
          <w:tcPr>
            <w:tcW w:w="288" w:type="dxa"/>
          </w:tcPr>
          <w:p w:rsidR="0064784C" w:rsidRDefault="0064784C" w:rsidP="00B268A8">
            <w:pPr>
              <w:pStyle w:val="CopticCross"/>
            </w:pPr>
          </w:p>
        </w:tc>
        <w:tc>
          <w:tcPr>
            <w:tcW w:w="3960" w:type="dxa"/>
          </w:tcPr>
          <w:p w:rsidR="00D01BB0" w:rsidRPr="007425E1" w:rsidRDefault="00D01BB0" w:rsidP="00D01BB0">
            <w:pPr>
              <w:pStyle w:val="EngHang"/>
              <w:rPr>
                <w:rFonts w:eastAsiaTheme="minorHAnsi"/>
              </w:rPr>
            </w:pPr>
            <w:r w:rsidRPr="007425E1">
              <w:rPr>
                <w:rFonts w:eastAsiaTheme="minorHAnsi"/>
              </w:rPr>
              <w:t>He saved and delivered them,</w:t>
            </w:r>
          </w:p>
          <w:p w:rsidR="00D01BB0" w:rsidRPr="007425E1" w:rsidRDefault="00D01BB0" w:rsidP="00D01BB0">
            <w:pPr>
              <w:pStyle w:val="EngHang"/>
              <w:rPr>
                <w:rFonts w:eastAsiaTheme="minorHAnsi"/>
              </w:rPr>
            </w:pPr>
            <w:r w:rsidRPr="007425E1">
              <w:rPr>
                <w:rFonts w:eastAsiaTheme="minorHAnsi"/>
              </w:rPr>
              <w:t>For they took refuge in Him,</w:t>
            </w:r>
          </w:p>
          <w:p w:rsidR="00D01BB0" w:rsidRPr="007425E1" w:rsidRDefault="00D01BB0" w:rsidP="00D01BB0">
            <w:pPr>
              <w:pStyle w:val="EngHang"/>
              <w:rPr>
                <w:rFonts w:eastAsiaTheme="minorHAnsi"/>
              </w:rPr>
            </w:pPr>
            <w:r w:rsidRPr="007425E1">
              <w:rPr>
                <w:rFonts w:eastAsiaTheme="minorHAnsi"/>
              </w:rPr>
              <w:t>And they kept a feast</w:t>
            </w:r>
          </w:p>
          <w:p w:rsidR="0064784C" w:rsidRPr="00D01BB0" w:rsidRDefault="00D01BB0" w:rsidP="00D01BB0">
            <w:pPr>
              <w:pStyle w:val="EngHangEnd"/>
              <w:rPr>
                <w:rFonts w:eastAsiaTheme="minorHAnsi"/>
              </w:rPr>
            </w:pPr>
            <w:r w:rsidRPr="007425E1">
              <w:rPr>
                <w:rFonts w:eastAsiaTheme="minorHAnsi"/>
              </w:rPr>
              <w:t>With Him, in His Kingdom.</w:t>
            </w:r>
          </w:p>
        </w:tc>
        <w:tc>
          <w:tcPr>
            <w:tcW w:w="288" w:type="dxa"/>
          </w:tcPr>
          <w:p w:rsidR="0064784C" w:rsidRDefault="0064784C" w:rsidP="0064784C"/>
        </w:tc>
        <w:tc>
          <w:tcPr>
            <w:tcW w:w="288" w:type="dxa"/>
          </w:tcPr>
          <w:p w:rsidR="0064784C" w:rsidRDefault="0064784C" w:rsidP="00B268A8">
            <w:pPr>
              <w:pStyle w:val="CopticCross"/>
            </w:pPr>
          </w:p>
        </w:tc>
        <w:tc>
          <w:tcPr>
            <w:tcW w:w="3960" w:type="dxa"/>
          </w:tcPr>
          <w:p w:rsidR="0064784C" w:rsidRDefault="0064784C" w:rsidP="0064784C"/>
        </w:tc>
      </w:tr>
      <w:tr w:rsidR="0064784C" w:rsidTr="00B268A8">
        <w:trPr>
          <w:cantSplit/>
          <w:jc w:val="center"/>
        </w:trPr>
        <w:tc>
          <w:tcPr>
            <w:tcW w:w="288" w:type="dxa"/>
          </w:tcPr>
          <w:p w:rsidR="0064784C" w:rsidRDefault="00D01BB0" w:rsidP="00B268A8">
            <w:pPr>
              <w:pStyle w:val="CopticCross"/>
            </w:pPr>
            <w:r w:rsidRPr="00FB5ACB">
              <w:t>¿</w:t>
            </w:r>
          </w:p>
        </w:tc>
        <w:tc>
          <w:tcPr>
            <w:tcW w:w="3960" w:type="dxa"/>
          </w:tcPr>
          <w:p w:rsidR="00D01BB0" w:rsidRPr="007425E1" w:rsidRDefault="00D01BB0" w:rsidP="00D01BB0">
            <w:pPr>
              <w:pStyle w:val="EngHang"/>
              <w:rPr>
                <w:rFonts w:eastAsiaTheme="minorHAnsi"/>
              </w:rPr>
            </w:pPr>
            <w:r w:rsidRPr="007425E1">
              <w:rPr>
                <w:rFonts w:eastAsiaTheme="minorHAnsi"/>
              </w:rPr>
              <w:t>Through the prayers of all</w:t>
            </w:r>
          </w:p>
          <w:p w:rsidR="00D01BB0" w:rsidRPr="007425E1" w:rsidRDefault="00D01BB0" w:rsidP="00D01BB0">
            <w:pPr>
              <w:pStyle w:val="EngHang"/>
              <w:rPr>
                <w:rFonts w:eastAsiaTheme="minorHAnsi"/>
              </w:rPr>
            </w:pPr>
            <w:r w:rsidRPr="007425E1">
              <w:rPr>
                <w:rFonts w:eastAsiaTheme="minorHAnsi"/>
              </w:rPr>
              <w:t>The choirs of the martyrs,</w:t>
            </w:r>
          </w:p>
          <w:p w:rsidR="00D01BB0" w:rsidRPr="007425E1" w:rsidRDefault="00D01BB0" w:rsidP="00D01BB0">
            <w:pPr>
              <w:pStyle w:val="EngHang"/>
              <w:rPr>
                <w:rFonts w:eastAsiaTheme="minorHAnsi"/>
              </w:rPr>
            </w:pPr>
            <w:r w:rsidRPr="007425E1">
              <w:rPr>
                <w:rFonts w:eastAsiaTheme="minorHAnsi"/>
              </w:rPr>
              <w:t>O Lord, grant us</w:t>
            </w:r>
          </w:p>
          <w:p w:rsidR="0064784C" w:rsidRPr="00D01BB0" w:rsidRDefault="00D01BB0" w:rsidP="00D01BB0">
            <w:pPr>
              <w:pStyle w:val="EngHangEnd"/>
              <w:rPr>
                <w:rFonts w:eastAsiaTheme="minorHAnsi"/>
              </w:rPr>
            </w:pPr>
            <w:r w:rsidRPr="007425E1">
              <w:rPr>
                <w:rFonts w:eastAsiaTheme="minorHAnsi"/>
              </w:rPr>
              <w:t>The forgiveness of our sins.</w:t>
            </w:r>
          </w:p>
        </w:tc>
        <w:tc>
          <w:tcPr>
            <w:tcW w:w="288" w:type="dxa"/>
          </w:tcPr>
          <w:p w:rsidR="0064784C" w:rsidRDefault="0064784C" w:rsidP="0064784C"/>
        </w:tc>
        <w:tc>
          <w:tcPr>
            <w:tcW w:w="288" w:type="dxa"/>
          </w:tcPr>
          <w:p w:rsidR="0064784C" w:rsidRDefault="00D01BB0" w:rsidP="00B268A8">
            <w:pPr>
              <w:pStyle w:val="CopticCross"/>
            </w:pPr>
            <w:r w:rsidRPr="00FB5ACB">
              <w:t>¿</w:t>
            </w:r>
          </w:p>
        </w:tc>
        <w:tc>
          <w:tcPr>
            <w:tcW w:w="3960" w:type="dxa"/>
          </w:tcPr>
          <w:p w:rsidR="0064784C" w:rsidRDefault="0064784C" w:rsidP="0064784C"/>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1BB0" w:rsidTr="00B268A8">
        <w:trPr>
          <w:cantSplit/>
          <w:jc w:val="center"/>
        </w:trPr>
        <w:tc>
          <w:tcPr>
            <w:tcW w:w="288" w:type="dxa"/>
          </w:tcPr>
          <w:p w:rsidR="00D01BB0" w:rsidRDefault="00D01BB0" w:rsidP="00B268A8">
            <w:pPr>
              <w:pStyle w:val="CopticCross"/>
            </w:pPr>
          </w:p>
        </w:tc>
        <w:tc>
          <w:tcPr>
            <w:tcW w:w="3960" w:type="dxa"/>
          </w:tcPr>
          <w:p w:rsidR="00B268A8" w:rsidRPr="007425E1" w:rsidRDefault="00E570CB" w:rsidP="00B268A8">
            <w:pPr>
              <w:pStyle w:val="EngHang"/>
              <w:rPr>
                <w:rFonts w:eastAsiaTheme="minorHAnsi"/>
              </w:rPr>
            </w:pPr>
            <w:r>
              <w:rPr>
                <w:rFonts w:eastAsiaTheme="minorHAnsi"/>
              </w:rPr>
              <w:t>Your</w:t>
            </w:r>
            <w:r w:rsidR="00B268A8" w:rsidRPr="007425E1">
              <w:rPr>
                <w:rFonts w:eastAsiaTheme="minorHAnsi"/>
              </w:rPr>
              <w:t xml:space="preserve"> saints bless </w:t>
            </w:r>
            <w:r w:rsidR="001040C8">
              <w:rPr>
                <w:rFonts w:eastAsiaTheme="minorHAnsi"/>
              </w:rPr>
              <w:t>You</w:t>
            </w:r>
            <w:r w:rsidR="00B268A8" w:rsidRPr="007425E1">
              <w:rPr>
                <w:rFonts w:eastAsiaTheme="minorHAnsi"/>
              </w:rPr>
              <w:t>,</w:t>
            </w:r>
          </w:p>
          <w:p w:rsidR="00B268A8" w:rsidRPr="007425E1" w:rsidRDefault="00B268A8" w:rsidP="00B268A8">
            <w:pPr>
              <w:pStyle w:val="EngHang"/>
              <w:rPr>
                <w:rFonts w:eastAsiaTheme="minorHAnsi"/>
              </w:rPr>
            </w:pPr>
            <w:r w:rsidRPr="007425E1">
              <w:rPr>
                <w:rFonts w:eastAsiaTheme="minorHAnsi"/>
              </w:rPr>
              <w:t>And declare</w:t>
            </w:r>
          </w:p>
          <w:p w:rsidR="00B268A8" w:rsidRPr="007425E1" w:rsidRDefault="00B268A8" w:rsidP="00B268A8">
            <w:pPr>
              <w:pStyle w:val="EngHang"/>
              <w:rPr>
                <w:rFonts w:eastAsiaTheme="minorHAnsi"/>
              </w:rPr>
            </w:pPr>
            <w:r w:rsidRPr="007425E1">
              <w:rPr>
                <w:rFonts w:eastAsiaTheme="minorHAnsi"/>
              </w:rPr>
              <w:t>The glory</w:t>
            </w:r>
          </w:p>
          <w:p w:rsidR="00D01BB0" w:rsidRDefault="00B268A8" w:rsidP="00B268A8">
            <w:pPr>
              <w:pStyle w:val="EngHangEnd"/>
            </w:pPr>
            <w:r w:rsidRPr="007425E1">
              <w:rPr>
                <w:rFonts w:eastAsiaTheme="minorHAnsi"/>
              </w:rPr>
              <w:t xml:space="preserve">Of </w:t>
            </w:r>
            <w:r w:rsidR="00E570CB">
              <w:rPr>
                <w:rFonts w:eastAsiaTheme="minorHAnsi"/>
              </w:rPr>
              <w:t>Your</w:t>
            </w:r>
            <w:r w:rsidRPr="007425E1">
              <w:rPr>
                <w:rFonts w:eastAsiaTheme="minorHAnsi"/>
              </w:rPr>
              <w:t xml:space="preserve"> Kingdom.</w:t>
            </w:r>
          </w:p>
        </w:tc>
        <w:tc>
          <w:tcPr>
            <w:tcW w:w="288" w:type="dxa"/>
          </w:tcPr>
          <w:p w:rsidR="00D01BB0" w:rsidRDefault="00D01BB0" w:rsidP="00D01BB0"/>
        </w:tc>
        <w:tc>
          <w:tcPr>
            <w:tcW w:w="288" w:type="dxa"/>
          </w:tcPr>
          <w:p w:rsidR="00D01BB0" w:rsidRDefault="00D01BB0" w:rsidP="00B268A8">
            <w:pPr>
              <w:pStyle w:val="CopticCross"/>
            </w:pPr>
          </w:p>
        </w:tc>
        <w:tc>
          <w:tcPr>
            <w:tcW w:w="3960" w:type="dxa"/>
          </w:tcPr>
          <w:p w:rsidR="00D01BB0" w:rsidRDefault="00D01BB0" w:rsidP="00D01BB0"/>
        </w:tc>
      </w:tr>
      <w:tr w:rsidR="00D01BB0" w:rsidTr="00B268A8">
        <w:trPr>
          <w:cantSplit/>
          <w:jc w:val="center"/>
        </w:trPr>
        <w:tc>
          <w:tcPr>
            <w:tcW w:w="288" w:type="dxa"/>
          </w:tcPr>
          <w:p w:rsidR="00D01BB0" w:rsidRDefault="00B268A8" w:rsidP="00B268A8">
            <w:pPr>
              <w:pStyle w:val="CopticCross"/>
            </w:pPr>
            <w:r w:rsidRPr="00FB5ACB">
              <w:lastRenderedPageBreak/>
              <w:t>¿</w:t>
            </w:r>
          </w:p>
        </w:tc>
        <w:tc>
          <w:tcPr>
            <w:tcW w:w="3960" w:type="dxa"/>
          </w:tcPr>
          <w:p w:rsidR="00B268A8" w:rsidRPr="007425E1" w:rsidRDefault="00E570CB" w:rsidP="00B268A8">
            <w:pPr>
              <w:pStyle w:val="EngHang"/>
              <w:rPr>
                <w:rFonts w:eastAsiaTheme="minorHAnsi"/>
              </w:rPr>
            </w:pPr>
            <w:r>
              <w:rPr>
                <w:rFonts w:eastAsiaTheme="minorHAnsi"/>
              </w:rPr>
              <w:t>Your</w:t>
            </w:r>
            <w:r w:rsidR="00B268A8" w:rsidRPr="007425E1">
              <w:rPr>
                <w:rFonts w:eastAsiaTheme="minorHAnsi"/>
              </w:rPr>
              <w:t xml:space="preserve"> Kingdom, O my Lord,</w:t>
            </w:r>
          </w:p>
          <w:p w:rsidR="00B268A8" w:rsidRPr="007425E1" w:rsidRDefault="00B268A8" w:rsidP="00B268A8">
            <w:pPr>
              <w:pStyle w:val="EngHang"/>
              <w:rPr>
                <w:rFonts w:eastAsiaTheme="minorHAnsi"/>
              </w:rPr>
            </w:pPr>
            <w:r w:rsidRPr="007425E1">
              <w:rPr>
                <w:rFonts w:eastAsiaTheme="minorHAnsi"/>
              </w:rPr>
              <w:t>Is an eternal Kingdom,</w:t>
            </w:r>
          </w:p>
          <w:p w:rsidR="00B268A8" w:rsidRPr="007425E1" w:rsidRDefault="00B268A8" w:rsidP="00B268A8">
            <w:pPr>
              <w:pStyle w:val="EngHang"/>
              <w:rPr>
                <w:rFonts w:eastAsiaTheme="minorHAnsi"/>
              </w:rPr>
            </w:pPr>
            <w:r w:rsidRPr="007425E1">
              <w:rPr>
                <w:rFonts w:eastAsiaTheme="minorHAnsi"/>
              </w:rPr>
              <w:t xml:space="preserve">And </w:t>
            </w:r>
            <w:r w:rsidR="00E570CB">
              <w:rPr>
                <w:rFonts w:eastAsiaTheme="minorHAnsi"/>
              </w:rPr>
              <w:t>Your</w:t>
            </w:r>
            <w:r w:rsidRPr="007425E1">
              <w:rPr>
                <w:rFonts w:eastAsiaTheme="minorHAnsi"/>
              </w:rPr>
              <w:t xml:space="preserve"> Lordship is</w:t>
            </w:r>
          </w:p>
          <w:p w:rsidR="00D01BB0" w:rsidRDefault="00B268A8" w:rsidP="00B268A8">
            <w:pPr>
              <w:pStyle w:val="EngHangEnd"/>
            </w:pPr>
            <w:r w:rsidRPr="007425E1">
              <w:rPr>
                <w:rFonts w:eastAsiaTheme="minorHAnsi"/>
              </w:rPr>
              <w:t>Unto the age of ages.</w:t>
            </w:r>
          </w:p>
        </w:tc>
        <w:tc>
          <w:tcPr>
            <w:tcW w:w="288" w:type="dxa"/>
          </w:tcPr>
          <w:p w:rsidR="00D01BB0" w:rsidRDefault="00D01BB0" w:rsidP="00D01BB0"/>
        </w:tc>
        <w:tc>
          <w:tcPr>
            <w:tcW w:w="288" w:type="dxa"/>
          </w:tcPr>
          <w:p w:rsidR="00D01BB0" w:rsidRDefault="00B268A8" w:rsidP="00B268A8">
            <w:pPr>
              <w:pStyle w:val="CopticCross"/>
            </w:pPr>
            <w:r w:rsidRPr="00FB5ACB">
              <w:t>¿</w:t>
            </w:r>
          </w:p>
        </w:tc>
        <w:tc>
          <w:tcPr>
            <w:tcW w:w="3960" w:type="dxa"/>
          </w:tcPr>
          <w:p w:rsidR="00D01BB0" w:rsidRDefault="00D01BB0" w:rsidP="00D01BB0"/>
        </w:tc>
      </w:tr>
      <w:tr w:rsidR="00D01BB0" w:rsidTr="00B268A8">
        <w:trPr>
          <w:cantSplit/>
          <w:jc w:val="center"/>
        </w:trPr>
        <w:tc>
          <w:tcPr>
            <w:tcW w:w="288" w:type="dxa"/>
          </w:tcPr>
          <w:p w:rsidR="00D01BB0" w:rsidRDefault="00D01BB0"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Through the prayers of all</w:t>
            </w:r>
          </w:p>
          <w:p w:rsidR="00B268A8" w:rsidRPr="007425E1" w:rsidRDefault="00B268A8" w:rsidP="00B268A8">
            <w:pPr>
              <w:pStyle w:val="EngHang"/>
              <w:rPr>
                <w:rFonts w:eastAsiaTheme="minorHAnsi"/>
              </w:rPr>
            </w:pPr>
            <w:r w:rsidRPr="007425E1">
              <w:rPr>
                <w:rFonts w:eastAsiaTheme="minorHAnsi"/>
              </w:rPr>
              <w:t>The choirs of the cross-bearers, and the righteous and the just,</w:t>
            </w:r>
          </w:p>
          <w:p w:rsidR="00D01BB0" w:rsidRDefault="00B268A8" w:rsidP="00B268A8">
            <w:pPr>
              <w:pStyle w:val="EngHang"/>
              <w:rPr>
                <w:rFonts w:eastAsiaTheme="minorHAnsi"/>
              </w:rPr>
            </w:pPr>
            <w:r w:rsidRPr="007425E1">
              <w:rPr>
                <w:rFonts w:eastAsiaTheme="minorHAnsi"/>
              </w:rPr>
              <w:t>O Lord, grant us</w:t>
            </w:r>
          </w:p>
          <w:p w:rsidR="00B268A8" w:rsidRDefault="00B268A8" w:rsidP="00B268A8">
            <w:pPr>
              <w:pStyle w:val="EngHangEnd"/>
            </w:pPr>
            <w:r w:rsidRPr="007425E1">
              <w:rPr>
                <w:rFonts w:eastAsiaTheme="minorHAnsi"/>
              </w:rPr>
              <w:t>The forgiveness of our sins.</w:t>
            </w:r>
          </w:p>
        </w:tc>
        <w:tc>
          <w:tcPr>
            <w:tcW w:w="288" w:type="dxa"/>
          </w:tcPr>
          <w:p w:rsidR="00D01BB0" w:rsidRDefault="00D01BB0" w:rsidP="00D01BB0"/>
        </w:tc>
        <w:tc>
          <w:tcPr>
            <w:tcW w:w="288" w:type="dxa"/>
          </w:tcPr>
          <w:p w:rsidR="00D01BB0" w:rsidRDefault="00D01BB0" w:rsidP="00B268A8">
            <w:pPr>
              <w:pStyle w:val="CopticCross"/>
            </w:pPr>
          </w:p>
        </w:tc>
        <w:tc>
          <w:tcPr>
            <w:tcW w:w="3960" w:type="dxa"/>
          </w:tcPr>
          <w:p w:rsidR="00D01BB0" w:rsidRDefault="00D01BB0" w:rsidP="00D01BB0"/>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Hail to Elijah,</w:t>
            </w:r>
          </w:p>
          <w:p w:rsidR="00B268A8" w:rsidRPr="007425E1" w:rsidRDefault="00B268A8" w:rsidP="00B268A8">
            <w:pPr>
              <w:pStyle w:val="EngHang"/>
              <w:rPr>
                <w:rFonts w:eastAsiaTheme="minorHAnsi"/>
              </w:rPr>
            </w:pPr>
            <w:r w:rsidRPr="007425E1">
              <w:rPr>
                <w:rFonts w:eastAsiaTheme="minorHAnsi"/>
              </w:rPr>
              <w:t>The prophet of temperance,</w:t>
            </w:r>
          </w:p>
          <w:p w:rsidR="00B268A8" w:rsidRPr="007425E1" w:rsidRDefault="00B268A8" w:rsidP="00B268A8">
            <w:pPr>
              <w:pStyle w:val="EngHang"/>
              <w:rPr>
                <w:rFonts w:eastAsiaTheme="minorHAnsi"/>
              </w:rPr>
            </w:pPr>
            <w:r w:rsidRPr="007425E1">
              <w:rPr>
                <w:rFonts w:eastAsiaTheme="minorHAnsi"/>
              </w:rPr>
              <w:t>And to Elisha,</w:t>
            </w:r>
          </w:p>
          <w:p w:rsidR="00B268A8" w:rsidRPr="00B268A8" w:rsidRDefault="00B268A8" w:rsidP="00B268A8">
            <w:pPr>
              <w:pStyle w:val="EngHangEnd"/>
              <w:rPr>
                <w:rFonts w:eastAsiaTheme="minorHAnsi"/>
              </w:rPr>
            </w:pPr>
            <w:r w:rsidRPr="007425E1">
              <w:rPr>
                <w:rFonts w:eastAsiaTheme="minorHAnsi"/>
              </w:rPr>
              <w:t>His elect disciple.</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The great Evangelist</w:t>
            </w:r>
          </w:p>
          <w:p w:rsidR="00B268A8" w:rsidRPr="007425E1" w:rsidRDefault="00B268A8" w:rsidP="00B268A8">
            <w:pPr>
              <w:pStyle w:val="EngHang"/>
              <w:rPr>
                <w:rFonts w:eastAsiaTheme="minorHAnsi"/>
              </w:rPr>
            </w:pPr>
            <w:r w:rsidRPr="007425E1">
              <w:rPr>
                <w:rFonts w:eastAsiaTheme="minorHAnsi"/>
              </w:rPr>
              <w:t>Of the land of Egypt,</w:t>
            </w:r>
          </w:p>
          <w:p w:rsidR="00B268A8" w:rsidRPr="007425E1" w:rsidRDefault="00B268A8" w:rsidP="00B268A8">
            <w:pPr>
              <w:pStyle w:val="EngHang"/>
              <w:rPr>
                <w:rFonts w:eastAsiaTheme="minorHAnsi"/>
              </w:rPr>
            </w:pPr>
            <w:r w:rsidRPr="007425E1">
              <w:rPr>
                <w:rFonts w:eastAsiaTheme="minorHAnsi"/>
              </w:rPr>
              <w:t xml:space="preserve">Mark the Apostle, </w:t>
            </w:r>
          </w:p>
          <w:p w:rsidR="00B268A8" w:rsidRPr="00B268A8" w:rsidRDefault="00B268A8" w:rsidP="00B268A8">
            <w:pPr>
              <w:pStyle w:val="EngHangEnd"/>
              <w:rPr>
                <w:rFonts w:eastAsiaTheme="minorHAnsi"/>
              </w:rPr>
            </w:pPr>
            <w:r w:rsidRPr="007425E1">
              <w:rPr>
                <w:rFonts w:eastAsiaTheme="minorHAnsi"/>
              </w:rPr>
              <w:t>The first prelate.</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You are the Mother of God,</w:t>
            </w:r>
          </w:p>
          <w:p w:rsidR="00B268A8" w:rsidRPr="007425E1" w:rsidRDefault="00B268A8" w:rsidP="00B268A8">
            <w:pPr>
              <w:pStyle w:val="EngHang"/>
              <w:rPr>
                <w:rFonts w:eastAsiaTheme="minorHAnsi"/>
              </w:rPr>
            </w:pPr>
            <w:r w:rsidRPr="007425E1">
              <w:rPr>
                <w:rFonts w:eastAsiaTheme="minorHAnsi"/>
              </w:rPr>
              <w:t>O Virgin Mary:</w:t>
            </w:r>
          </w:p>
          <w:p w:rsidR="00B268A8" w:rsidRPr="007425E1" w:rsidRDefault="00B268A8" w:rsidP="00B268A8">
            <w:pPr>
              <w:pStyle w:val="EngHang"/>
              <w:rPr>
                <w:rFonts w:eastAsiaTheme="minorHAnsi"/>
              </w:rPr>
            </w:pPr>
            <w:r w:rsidRPr="007425E1">
              <w:rPr>
                <w:rFonts w:eastAsiaTheme="minorHAnsi"/>
              </w:rPr>
              <w:t>Ask Him, on our behalf,</w:t>
            </w:r>
          </w:p>
          <w:p w:rsidR="00B268A8" w:rsidRPr="00B268A8" w:rsidRDefault="00B268A8" w:rsidP="00B268A8">
            <w:pPr>
              <w:pStyle w:val="EngHangEnd"/>
              <w:rPr>
                <w:rFonts w:eastAsiaTheme="minorHAnsi"/>
              </w:rPr>
            </w:pPr>
            <w:r w:rsidRPr="007425E1">
              <w:rPr>
                <w:rFonts w:eastAsiaTheme="minorHAnsi"/>
              </w:rPr>
              <w:t>To have mercy on our race.</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The great patriarch,</w:t>
            </w:r>
          </w:p>
          <w:p w:rsidR="00B268A8" w:rsidRPr="007425E1" w:rsidRDefault="00B268A8" w:rsidP="00B268A8">
            <w:pPr>
              <w:pStyle w:val="EngHang"/>
              <w:rPr>
                <w:rFonts w:eastAsiaTheme="minorHAnsi"/>
              </w:rPr>
            </w:pPr>
            <w:r w:rsidRPr="007425E1">
              <w:rPr>
                <w:rFonts w:eastAsiaTheme="minorHAnsi"/>
              </w:rPr>
              <w:t>Our father Abba Severus,</w:t>
            </w:r>
          </w:p>
          <w:p w:rsidR="00B268A8" w:rsidRPr="007425E1" w:rsidRDefault="00B268A8" w:rsidP="00B268A8">
            <w:pPr>
              <w:pStyle w:val="EngHang"/>
              <w:rPr>
                <w:rFonts w:eastAsiaTheme="minorHAnsi"/>
              </w:rPr>
            </w:pPr>
            <w:r w:rsidRPr="007425E1">
              <w:rPr>
                <w:rFonts w:eastAsiaTheme="minorHAnsi"/>
              </w:rPr>
              <w:t>Whose holy teachings</w:t>
            </w:r>
          </w:p>
          <w:p w:rsidR="00B268A8" w:rsidRPr="00B268A8" w:rsidRDefault="00B268A8" w:rsidP="00B268A8">
            <w:pPr>
              <w:pStyle w:val="EngHangEnd"/>
              <w:rPr>
                <w:rFonts w:eastAsiaTheme="minorHAnsi"/>
              </w:rPr>
            </w:pPr>
            <w:r w:rsidRPr="007425E1">
              <w:rPr>
                <w:rFonts w:eastAsiaTheme="minorHAnsi"/>
              </w:rPr>
              <w:t>Enlightened our minds.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lastRenderedPageBreak/>
              <w:t>¿</w:t>
            </w:r>
          </w:p>
        </w:tc>
        <w:tc>
          <w:tcPr>
            <w:tcW w:w="3960" w:type="dxa"/>
          </w:tcPr>
          <w:p w:rsidR="00B268A8" w:rsidRPr="007425E1" w:rsidRDefault="00B268A8" w:rsidP="00B268A8">
            <w:pPr>
              <w:pStyle w:val="EngHang"/>
              <w:rPr>
                <w:rFonts w:eastAsiaTheme="minorHAnsi"/>
              </w:rPr>
            </w:pPr>
            <w:r w:rsidRPr="007425E1">
              <w:rPr>
                <w:rFonts w:eastAsiaTheme="minorHAnsi"/>
              </w:rPr>
              <w:t>Our father, the confessor,</w:t>
            </w:r>
          </w:p>
          <w:p w:rsidR="00B268A8" w:rsidRPr="007425E1" w:rsidRDefault="00B268A8" w:rsidP="00B268A8">
            <w:pPr>
              <w:pStyle w:val="EngHang"/>
              <w:rPr>
                <w:rFonts w:eastAsiaTheme="minorHAnsi"/>
              </w:rPr>
            </w:pPr>
            <w:r w:rsidRPr="007425E1">
              <w:rPr>
                <w:rFonts w:eastAsiaTheme="minorHAnsi"/>
              </w:rPr>
              <w:t>Abba Dioscorus,</w:t>
            </w:r>
          </w:p>
          <w:p w:rsidR="00B268A8" w:rsidRPr="007425E1" w:rsidRDefault="00B268A8" w:rsidP="00B268A8">
            <w:pPr>
              <w:pStyle w:val="EngHang"/>
              <w:rPr>
                <w:rFonts w:eastAsiaTheme="minorHAnsi"/>
              </w:rPr>
            </w:pPr>
            <w:r w:rsidRPr="007425E1">
              <w:rPr>
                <w:rFonts w:eastAsiaTheme="minorHAnsi"/>
              </w:rPr>
              <w:t>Defended the faith</w:t>
            </w:r>
          </w:p>
          <w:p w:rsidR="00B268A8" w:rsidRDefault="00B268A8" w:rsidP="00B268A8">
            <w:pPr>
              <w:pStyle w:val="EngHangEnd"/>
            </w:pPr>
            <w:r w:rsidRPr="007425E1">
              <w:rPr>
                <w:rFonts w:eastAsiaTheme="minorHAnsi"/>
              </w:rPr>
              <w:t>Against the heretics.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And all of our fathers,</w:t>
            </w:r>
          </w:p>
          <w:p w:rsidR="00B268A8" w:rsidRPr="007425E1" w:rsidRDefault="00B268A8" w:rsidP="00B268A8">
            <w:pPr>
              <w:pStyle w:val="EngHang"/>
              <w:rPr>
                <w:rFonts w:eastAsiaTheme="minorHAnsi"/>
              </w:rPr>
            </w:pPr>
            <w:r w:rsidRPr="007425E1">
              <w:rPr>
                <w:rFonts w:eastAsiaTheme="minorHAnsi"/>
              </w:rPr>
              <w:t>Who pleased the Lord,</w:t>
            </w:r>
          </w:p>
          <w:p w:rsidR="00B268A8" w:rsidRPr="007425E1" w:rsidRDefault="00B268A8" w:rsidP="00B268A8">
            <w:pPr>
              <w:pStyle w:val="EngHang"/>
              <w:rPr>
                <w:rFonts w:eastAsiaTheme="minorHAnsi"/>
              </w:rPr>
            </w:pPr>
            <w:r w:rsidRPr="007425E1">
              <w:rPr>
                <w:rFonts w:eastAsiaTheme="minorHAnsi"/>
              </w:rPr>
              <w:t xml:space="preserve">May their holy blessings </w:t>
            </w:r>
          </w:p>
          <w:p w:rsidR="00B268A8" w:rsidRDefault="00B268A8" w:rsidP="00B268A8">
            <w:pPr>
              <w:pStyle w:val="EngHangEnd"/>
            </w:pPr>
            <w:r w:rsidRPr="007425E1">
              <w:rPr>
                <w:rFonts w:eastAsiaTheme="minorHAnsi"/>
              </w:rPr>
              <w:t>Be a keeper unto us.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Through their prayers,</w:t>
            </w:r>
          </w:p>
          <w:p w:rsidR="00B268A8" w:rsidRPr="007425E1" w:rsidRDefault="00B268A8" w:rsidP="00B268A8">
            <w:pPr>
              <w:pStyle w:val="EngHang"/>
              <w:rPr>
                <w:rFonts w:eastAsiaTheme="minorHAnsi"/>
              </w:rPr>
            </w:pPr>
            <w:r w:rsidRPr="007425E1">
              <w:rPr>
                <w:rFonts w:eastAsiaTheme="minorHAnsi"/>
              </w:rPr>
              <w:t xml:space="preserve">Grant us, O God, </w:t>
            </w:r>
          </w:p>
          <w:p w:rsidR="00B268A8" w:rsidRPr="007425E1" w:rsidRDefault="00B268A8" w:rsidP="00B268A8">
            <w:pPr>
              <w:pStyle w:val="EngHang"/>
              <w:rPr>
                <w:rFonts w:eastAsiaTheme="minorHAnsi"/>
              </w:rPr>
            </w:pPr>
            <w:r w:rsidRPr="007425E1">
              <w:rPr>
                <w:rFonts w:eastAsiaTheme="minorHAnsi"/>
              </w:rPr>
              <w:t>The forgiveness of our sins,</w:t>
            </w:r>
          </w:p>
          <w:p w:rsidR="00B268A8" w:rsidRDefault="00B268A8" w:rsidP="00B268A8">
            <w:pPr>
              <w:pStyle w:val="EngHangEnd"/>
            </w:pPr>
            <w:r w:rsidRPr="007425E1">
              <w:rPr>
                <w:rFonts w:eastAsiaTheme="minorHAnsi"/>
              </w:rPr>
              <w:t xml:space="preserve">And give us </w:t>
            </w:r>
            <w:r w:rsidR="00E570CB">
              <w:rPr>
                <w:rFonts w:eastAsiaTheme="minorHAnsi"/>
              </w:rPr>
              <w:t>Your</w:t>
            </w:r>
            <w:r w:rsidRPr="007425E1">
              <w:rPr>
                <w:rFonts w:eastAsiaTheme="minorHAnsi"/>
              </w:rPr>
              <w:t xml:space="preserve"> peace.</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bl>
    <w:p w:rsidR="00B268A8" w:rsidRDefault="00B268A8" w:rsidP="00B268A8">
      <w:pPr>
        <w:pStyle w:val="Heading3"/>
      </w:pPr>
      <w:bookmarkStart w:id="794" w:name="_Toc298681356"/>
      <w:bookmarkStart w:id="795" w:name="_Toc308441946"/>
      <w:r>
        <w:t>The Conclusion of the Adam Theotokia</w:t>
      </w:r>
      <w:bookmarkEnd w:id="794"/>
      <w:bookmarkEnd w:id="795"/>
    </w:p>
    <w:p w:rsidR="00A75013" w:rsidRPr="00A75013" w:rsidRDefault="00A75013" w:rsidP="00A75013">
      <w:pPr>
        <w:pStyle w:val="Rubrics0"/>
      </w:pPr>
      <w:r>
        <w:t>See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E570CB" w:rsidP="00B268A8">
            <w:pPr>
              <w:pStyle w:val="EngHang"/>
              <w:rPr>
                <w:rFonts w:eastAsiaTheme="minorHAnsi"/>
              </w:rPr>
            </w:pPr>
            <w:r>
              <w:rPr>
                <w:rFonts w:eastAsiaTheme="minorHAnsi"/>
              </w:rPr>
              <w:t>Your</w:t>
            </w:r>
            <w:r w:rsidR="00B268A8" w:rsidRPr="007425E1">
              <w:rPr>
                <w:rFonts w:eastAsiaTheme="minorHAnsi"/>
              </w:rPr>
              <w:t xml:space="preserve"> mercies, O my God,</w:t>
            </w:r>
          </w:p>
          <w:p w:rsidR="00B268A8" w:rsidRPr="007425E1" w:rsidRDefault="00B268A8" w:rsidP="00B268A8">
            <w:pPr>
              <w:pStyle w:val="EngHang"/>
              <w:rPr>
                <w:rFonts w:eastAsiaTheme="minorHAnsi"/>
              </w:rPr>
            </w:pPr>
            <w:r w:rsidRPr="007425E1">
              <w:rPr>
                <w:rFonts w:eastAsiaTheme="minorHAnsi"/>
              </w:rPr>
              <w:t>Are countless,</w:t>
            </w:r>
          </w:p>
          <w:p w:rsidR="00B268A8" w:rsidRPr="007425E1" w:rsidRDefault="00B268A8" w:rsidP="00B268A8">
            <w:pPr>
              <w:pStyle w:val="EngHang"/>
              <w:rPr>
                <w:rFonts w:eastAsiaTheme="minorHAnsi"/>
              </w:rPr>
            </w:pPr>
            <w:r w:rsidRPr="007425E1">
              <w:rPr>
                <w:rFonts w:eastAsiaTheme="minorHAnsi"/>
              </w:rPr>
              <w:t xml:space="preserve">And </w:t>
            </w:r>
            <w:r w:rsidR="00E570CB">
              <w:rPr>
                <w:rFonts w:eastAsiaTheme="minorHAnsi"/>
              </w:rPr>
              <w:t>Your</w:t>
            </w:r>
            <w:r w:rsidRPr="007425E1">
              <w:rPr>
                <w:rFonts w:eastAsiaTheme="minorHAnsi"/>
              </w:rPr>
              <w:t xml:space="preserve"> tender mercies</w:t>
            </w:r>
          </w:p>
          <w:p w:rsidR="00B268A8" w:rsidRDefault="00B268A8" w:rsidP="00B268A8">
            <w:pPr>
              <w:pStyle w:val="EngHangEnd"/>
            </w:pPr>
            <w:r w:rsidRPr="007425E1">
              <w:rPr>
                <w:rFonts w:eastAsiaTheme="minorHAnsi"/>
              </w:rPr>
              <w:t>Are too plenteous.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All the rain drops</w:t>
            </w:r>
          </w:p>
          <w:p w:rsidR="00B268A8" w:rsidRPr="007425E1" w:rsidRDefault="00B268A8" w:rsidP="00B268A8">
            <w:pPr>
              <w:pStyle w:val="EngHang"/>
              <w:rPr>
                <w:rFonts w:eastAsiaTheme="minorHAnsi"/>
              </w:rPr>
            </w:pPr>
            <w:r w:rsidRPr="007425E1">
              <w:rPr>
                <w:rFonts w:eastAsiaTheme="minorHAnsi"/>
              </w:rPr>
              <w:t xml:space="preserve">Are counted by </w:t>
            </w:r>
            <w:r w:rsidR="001040C8">
              <w:rPr>
                <w:rFonts w:eastAsiaTheme="minorHAnsi"/>
              </w:rPr>
              <w:t>You</w:t>
            </w:r>
            <w:r w:rsidRPr="007425E1">
              <w:rPr>
                <w:rFonts w:eastAsiaTheme="minorHAnsi"/>
              </w:rPr>
              <w:t>,</w:t>
            </w:r>
          </w:p>
          <w:p w:rsidR="00B268A8" w:rsidRPr="007425E1" w:rsidRDefault="00B268A8" w:rsidP="00B268A8">
            <w:pPr>
              <w:pStyle w:val="EngHang"/>
              <w:rPr>
                <w:rFonts w:eastAsiaTheme="minorHAnsi"/>
              </w:rPr>
            </w:pPr>
            <w:r w:rsidRPr="007425E1">
              <w:rPr>
                <w:rFonts w:eastAsiaTheme="minorHAnsi"/>
              </w:rPr>
              <w:t xml:space="preserve">And the sand of the sea </w:t>
            </w:r>
          </w:p>
          <w:p w:rsidR="00B268A8" w:rsidRDefault="00B268A8" w:rsidP="00B268A8">
            <w:pPr>
              <w:pStyle w:val="EngHangEnd"/>
            </w:pPr>
            <w:r w:rsidRPr="007425E1">
              <w:rPr>
                <w:rFonts w:eastAsiaTheme="minorHAnsi"/>
              </w:rPr>
              <w:t xml:space="preserve">Is before </w:t>
            </w:r>
            <w:r w:rsidR="001040C8">
              <w:rPr>
                <w:rFonts w:eastAsiaTheme="minorHAnsi"/>
              </w:rPr>
              <w:t>Your</w:t>
            </w:r>
            <w:r w:rsidRPr="007425E1">
              <w:rPr>
                <w:rFonts w:eastAsiaTheme="minorHAnsi"/>
              </w:rPr>
              <w:t xml:space="preserve"> eyes.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How much more are</w:t>
            </w:r>
          </w:p>
          <w:p w:rsidR="00B268A8" w:rsidRPr="007425E1" w:rsidRDefault="00B268A8" w:rsidP="00B268A8">
            <w:pPr>
              <w:pStyle w:val="EngHang"/>
              <w:rPr>
                <w:rFonts w:eastAsiaTheme="minorHAnsi"/>
              </w:rPr>
            </w:pPr>
            <w:r w:rsidRPr="007425E1">
              <w:rPr>
                <w:rFonts w:eastAsiaTheme="minorHAnsi"/>
              </w:rPr>
              <w:t>The sins of my soul</w:t>
            </w:r>
          </w:p>
          <w:p w:rsidR="00B268A8" w:rsidRPr="007425E1" w:rsidRDefault="00B268A8" w:rsidP="00B268A8">
            <w:pPr>
              <w:pStyle w:val="EngHang"/>
              <w:rPr>
                <w:rFonts w:eastAsiaTheme="minorHAnsi"/>
              </w:rPr>
            </w:pPr>
            <w:r w:rsidRPr="007425E1">
              <w:rPr>
                <w:rFonts w:eastAsiaTheme="minorHAnsi"/>
              </w:rPr>
              <w:t>Manifest before</w:t>
            </w:r>
          </w:p>
          <w:p w:rsidR="00B268A8" w:rsidRDefault="001040C8" w:rsidP="00B268A8">
            <w:pPr>
              <w:pStyle w:val="EngHangEnd"/>
            </w:pPr>
            <w:r>
              <w:rPr>
                <w:rFonts w:eastAsiaTheme="minorHAnsi"/>
              </w:rPr>
              <w:t>You</w:t>
            </w:r>
            <w:r w:rsidR="00B268A8" w:rsidRPr="007425E1">
              <w:rPr>
                <w:rFonts w:eastAsiaTheme="minorHAnsi"/>
              </w:rPr>
              <w:t>, O my God.</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lastRenderedPageBreak/>
              <w:t>¿</w:t>
            </w:r>
          </w:p>
        </w:tc>
        <w:tc>
          <w:tcPr>
            <w:tcW w:w="3960" w:type="dxa"/>
          </w:tcPr>
          <w:p w:rsidR="00B268A8" w:rsidRPr="007425E1" w:rsidRDefault="00B268A8" w:rsidP="00B268A8">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B268A8" w:rsidRPr="007425E1" w:rsidRDefault="00B268A8" w:rsidP="00B268A8">
            <w:pPr>
              <w:pStyle w:val="EngHang"/>
              <w:rPr>
                <w:rFonts w:eastAsiaTheme="minorHAnsi"/>
              </w:rPr>
            </w:pPr>
            <w:r w:rsidRPr="007425E1">
              <w:rPr>
                <w:rFonts w:eastAsiaTheme="minorHAnsi"/>
              </w:rPr>
              <w:t>Remember not, my Lord,</w:t>
            </w:r>
          </w:p>
          <w:p w:rsidR="00B268A8" w:rsidRPr="007425E1" w:rsidRDefault="00B268A8" w:rsidP="00B268A8">
            <w:pPr>
              <w:pStyle w:val="EngHang"/>
              <w:rPr>
                <w:rFonts w:eastAsiaTheme="minorHAnsi"/>
              </w:rPr>
            </w:pPr>
            <w:r w:rsidRPr="007425E1">
              <w:rPr>
                <w:rFonts w:eastAsiaTheme="minorHAnsi"/>
              </w:rPr>
              <w:t>And count not</w:t>
            </w:r>
          </w:p>
          <w:p w:rsidR="00B268A8" w:rsidRDefault="00B268A8" w:rsidP="00B268A8">
            <w:pPr>
              <w:pStyle w:val="EngHangEnd"/>
            </w:pPr>
            <w:r w:rsidRPr="007425E1">
              <w:rPr>
                <w:rFonts w:eastAsiaTheme="minorHAnsi"/>
              </w:rPr>
              <w:t>My iniquities.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 xml:space="preserve">For </w:t>
            </w:r>
            <w:r w:rsidR="001040C8">
              <w:rPr>
                <w:rFonts w:eastAsiaTheme="minorHAnsi"/>
              </w:rPr>
              <w:t>You</w:t>
            </w:r>
            <w:r w:rsidRPr="007425E1">
              <w:rPr>
                <w:rFonts w:eastAsiaTheme="minorHAnsi"/>
              </w:rPr>
              <w:t xml:space="preserve"> </w:t>
            </w:r>
            <w:r w:rsidR="00556387">
              <w:rPr>
                <w:rFonts w:eastAsiaTheme="minorHAnsi"/>
              </w:rPr>
              <w:t>have</w:t>
            </w:r>
            <w:r w:rsidRPr="007425E1">
              <w:rPr>
                <w:rFonts w:eastAsiaTheme="minorHAnsi"/>
              </w:rPr>
              <w:t xml:space="preserve"> chosen the publican,</w:t>
            </w:r>
          </w:p>
          <w:p w:rsidR="00B268A8" w:rsidRPr="007425E1" w:rsidRDefault="00B268A8" w:rsidP="00B268A8">
            <w:pPr>
              <w:pStyle w:val="EngHang"/>
              <w:rPr>
                <w:rFonts w:eastAsiaTheme="minorHAnsi"/>
              </w:rPr>
            </w:pPr>
            <w:r w:rsidRPr="007425E1">
              <w:rPr>
                <w:rFonts w:eastAsiaTheme="minorHAnsi"/>
              </w:rPr>
              <w:t xml:space="preserve">The adulteress </w:t>
            </w:r>
            <w:r w:rsidR="001040C8">
              <w:rPr>
                <w:rFonts w:eastAsiaTheme="minorHAnsi"/>
              </w:rPr>
              <w:t>You</w:t>
            </w:r>
            <w:r w:rsidRPr="007425E1">
              <w:rPr>
                <w:rFonts w:eastAsiaTheme="minorHAnsi"/>
              </w:rPr>
              <w:t xml:space="preserve"> </w:t>
            </w:r>
            <w:r w:rsidR="00556387">
              <w:rPr>
                <w:rFonts w:eastAsiaTheme="minorHAnsi"/>
              </w:rPr>
              <w:t>have</w:t>
            </w:r>
            <w:r w:rsidRPr="007425E1">
              <w:rPr>
                <w:rFonts w:eastAsiaTheme="minorHAnsi"/>
              </w:rPr>
              <w:t xml:space="preserve"> saved,</w:t>
            </w:r>
          </w:p>
          <w:p w:rsidR="00B268A8" w:rsidRPr="007425E1" w:rsidRDefault="00B268A8" w:rsidP="00B268A8">
            <w:pPr>
              <w:pStyle w:val="EngHang"/>
              <w:rPr>
                <w:rFonts w:eastAsiaTheme="minorHAnsi"/>
              </w:rPr>
            </w:pPr>
            <w:r w:rsidRPr="007425E1">
              <w:rPr>
                <w:rFonts w:eastAsiaTheme="minorHAnsi"/>
              </w:rPr>
              <w:t>And the right-hand thief</w:t>
            </w:r>
          </w:p>
          <w:p w:rsidR="00B268A8" w:rsidRDefault="001040C8" w:rsidP="00B268A8">
            <w:pPr>
              <w:pStyle w:val="EngHangEnd"/>
            </w:pPr>
            <w:r>
              <w:rPr>
                <w:rFonts w:eastAsiaTheme="minorHAnsi"/>
              </w:rPr>
              <w:t>You</w:t>
            </w:r>
            <w:r w:rsidR="00B268A8" w:rsidRPr="007425E1">
              <w:rPr>
                <w:rFonts w:eastAsiaTheme="minorHAnsi"/>
              </w:rPr>
              <w:t xml:space="preserve"> </w:t>
            </w:r>
            <w:r w:rsidR="00556387">
              <w:rPr>
                <w:rFonts w:eastAsiaTheme="minorHAnsi"/>
              </w:rPr>
              <w:t>have</w:t>
            </w:r>
            <w:r w:rsidR="00B268A8" w:rsidRPr="007425E1">
              <w:rPr>
                <w:rFonts w:eastAsiaTheme="minorHAnsi"/>
              </w:rPr>
              <w:t xml:space="preserve"> remembered.</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And me too,</w:t>
            </w:r>
          </w:p>
          <w:p w:rsidR="00B268A8" w:rsidRPr="007425E1" w:rsidRDefault="00B268A8" w:rsidP="00B268A8">
            <w:pPr>
              <w:pStyle w:val="EngHang"/>
              <w:rPr>
                <w:rFonts w:eastAsiaTheme="minorHAnsi"/>
              </w:rPr>
            </w:pPr>
            <w:r w:rsidRPr="007425E1">
              <w:rPr>
                <w:rFonts w:eastAsiaTheme="minorHAnsi"/>
              </w:rPr>
              <w:t>The sinner,</w:t>
            </w:r>
          </w:p>
          <w:p w:rsidR="00B268A8" w:rsidRPr="007425E1" w:rsidRDefault="00B268A8" w:rsidP="00B268A8">
            <w:pPr>
              <w:pStyle w:val="EngHang"/>
              <w:rPr>
                <w:rFonts w:eastAsiaTheme="minorHAnsi"/>
              </w:rPr>
            </w:pPr>
            <w:r w:rsidRPr="007425E1">
              <w:rPr>
                <w:rFonts w:eastAsiaTheme="minorHAnsi"/>
              </w:rPr>
              <w:t>Teach me, O my Master,</w:t>
            </w:r>
          </w:p>
          <w:p w:rsidR="00B268A8" w:rsidRDefault="00B268A8" w:rsidP="00B268A8">
            <w:pPr>
              <w:pStyle w:val="EngHangEnd"/>
            </w:pPr>
            <w:r w:rsidRPr="007425E1">
              <w:rPr>
                <w:rFonts w:eastAsiaTheme="minorHAnsi"/>
              </w:rPr>
              <w:t>To offer repentance.</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 xml:space="preserve">For </w:t>
            </w:r>
            <w:r w:rsidR="001040C8">
              <w:rPr>
                <w:rFonts w:eastAsiaTheme="minorHAnsi"/>
              </w:rPr>
              <w:t>You</w:t>
            </w:r>
            <w:r w:rsidRPr="007425E1">
              <w:rPr>
                <w:rFonts w:eastAsiaTheme="minorHAnsi"/>
              </w:rPr>
              <w:t xml:space="preserve"> desirest not</w:t>
            </w:r>
          </w:p>
          <w:p w:rsidR="00B268A8" w:rsidRPr="007425E1" w:rsidRDefault="00B268A8" w:rsidP="00B268A8">
            <w:pPr>
              <w:pStyle w:val="EngHang"/>
              <w:rPr>
                <w:rFonts w:eastAsiaTheme="minorHAnsi"/>
              </w:rPr>
            </w:pPr>
            <w:r w:rsidRPr="007425E1">
              <w:rPr>
                <w:rFonts w:eastAsiaTheme="minorHAnsi"/>
              </w:rPr>
              <w:t>The death of a sinner,</w:t>
            </w:r>
          </w:p>
          <w:p w:rsidR="00B268A8" w:rsidRPr="007425E1" w:rsidRDefault="00B268A8" w:rsidP="00B268A8">
            <w:pPr>
              <w:pStyle w:val="EngHang"/>
              <w:rPr>
                <w:rFonts w:eastAsiaTheme="minorHAnsi"/>
              </w:rPr>
            </w:pPr>
            <w:r w:rsidRPr="007425E1">
              <w:rPr>
                <w:rFonts w:eastAsiaTheme="minorHAnsi"/>
              </w:rPr>
              <w:t>But rather that he</w:t>
            </w:r>
          </w:p>
          <w:p w:rsidR="00B268A8" w:rsidRDefault="00B268A8" w:rsidP="00B268A8">
            <w:pPr>
              <w:pStyle w:val="EngHangEnd"/>
            </w:pPr>
            <w:r w:rsidRPr="007425E1">
              <w:rPr>
                <w:rFonts w:eastAsiaTheme="minorHAnsi"/>
              </w:rPr>
              <w:t>Return and live.</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Restore us, O God,</w:t>
            </w:r>
          </w:p>
          <w:p w:rsidR="00B268A8" w:rsidRPr="007425E1" w:rsidRDefault="00B268A8" w:rsidP="00B268A8">
            <w:pPr>
              <w:pStyle w:val="EngHang"/>
              <w:rPr>
                <w:rFonts w:eastAsiaTheme="minorHAnsi"/>
              </w:rPr>
            </w:pPr>
            <w:r w:rsidRPr="007425E1">
              <w:rPr>
                <w:rFonts w:eastAsiaTheme="minorHAnsi"/>
              </w:rPr>
              <w:t xml:space="preserve">To </w:t>
            </w:r>
            <w:r w:rsidR="00E570CB">
              <w:rPr>
                <w:rFonts w:eastAsiaTheme="minorHAnsi"/>
              </w:rPr>
              <w:t>Your</w:t>
            </w:r>
            <w:r w:rsidRPr="007425E1">
              <w:rPr>
                <w:rFonts w:eastAsiaTheme="minorHAnsi"/>
              </w:rPr>
              <w:t xml:space="preserve"> salvation,</w:t>
            </w:r>
          </w:p>
          <w:p w:rsidR="00B268A8" w:rsidRPr="007425E1" w:rsidRDefault="00B268A8" w:rsidP="00B268A8">
            <w:pPr>
              <w:pStyle w:val="EngHang"/>
              <w:rPr>
                <w:rFonts w:eastAsiaTheme="minorHAnsi"/>
              </w:rPr>
            </w:pPr>
            <w:r w:rsidRPr="007425E1">
              <w:rPr>
                <w:rFonts w:eastAsiaTheme="minorHAnsi"/>
              </w:rPr>
              <w:t>And deal with us</w:t>
            </w:r>
          </w:p>
          <w:p w:rsidR="00B268A8" w:rsidRDefault="00B268A8" w:rsidP="00B268A8">
            <w:pPr>
              <w:pStyle w:val="EngHangEnd"/>
            </w:pPr>
            <w:r w:rsidRPr="007425E1">
              <w:rPr>
                <w:rFonts w:eastAsiaTheme="minorHAnsi"/>
              </w:rPr>
              <w:t xml:space="preserve">According to </w:t>
            </w:r>
            <w:r w:rsidR="00E570CB">
              <w:rPr>
                <w:rFonts w:eastAsiaTheme="minorHAnsi"/>
              </w:rPr>
              <w:t>Your</w:t>
            </w:r>
            <w:r w:rsidRPr="007425E1">
              <w:rPr>
                <w:rFonts w:eastAsiaTheme="minorHAnsi"/>
              </w:rPr>
              <w:t xml:space="preserve"> goodness.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 xml:space="preserve">For </w:t>
            </w:r>
            <w:r w:rsidR="001040C8">
              <w:rPr>
                <w:rFonts w:eastAsiaTheme="minorHAnsi"/>
              </w:rPr>
              <w:t>You</w:t>
            </w:r>
            <w:r w:rsidRPr="007425E1">
              <w:rPr>
                <w:rFonts w:eastAsiaTheme="minorHAnsi"/>
              </w:rPr>
              <w:t xml:space="preserve"> art good</w:t>
            </w:r>
          </w:p>
          <w:p w:rsidR="00B268A8" w:rsidRPr="007425E1" w:rsidRDefault="00B268A8" w:rsidP="00B268A8">
            <w:pPr>
              <w:pStyle w:val="EngHang"/>
              <w:rPr>
                <w:rFonts w:eastAsiaTheme="minorHAnsi"/>
              </w:rPr>
            </w:pPr>
            <w:r w:rsidRPr="007425E1">
              <w:rPr>
                <w:rFonts w:eastAsiaTheme="minorHAnsi"/>
              </w:rPr>
              <w:t>And merciful.</w:t>
            </w:r>
          </w:p>
          <w:p w:rsidR="00B268A8" w:rsidRPr="007425E1" w:rsidRDefault="00B268A8" w:rsidP="00B268A8">
            <w:pPr>
              <w:pStyle w:val="EngHang"/>
              <w:rPr>
                <w:rFonts w:eastAsiaTheme="minorHAnsi"/>
              </w:rPr>
            </w:pPr>
            <w:r w:rsidRPr="007425E1">
              <w:rPr>
                <w:rFonts w:eastAsiaTheme="minorHAnsi"/>
              </w:rPr>
              <w:t xml:space="preserve">Let </w:t>
            </w:r>
            <w:r w:rsidR="00E570CB">
              <w:rPr>
                <w:rFonts w:eastAsiaTheme="minorHAnsi"/>
              </w:rPr>
              <w:t>Your</w:t>
            </w:r>
            <w:r w:rsidRPr="007425E1">
              <w:rPr>
                <w:rFonts w:eastAsiaTheme="minorHAnsi"/>
              </w:rPr>
              <w:t xml:space="preserve"> tender mercies</w:t>
            </w:r>
          </w:p>
          <w:p w:rsidR="00B268A8" w:rsidRPr="007425E1" w:rsidRDefault="00B268A8" w:rsidP="00B268A8">
            <w:pPr>
              <w:pStyle w:val="EngHangEnd"/>
            </w:pPr>
            <w:r w:rsidRPr="007425E1">
              <w:rPr>
                <w:rFonts w:eastAsiaTheme="minorHAnsi"/>
              </w:rPr>
              <w:t>Speedily prevent us.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lastRenderedPageBreak/>
              <w:t>¿</w:t>
            </w:r>
          </w:p>
        </w:tc>
        <w:tc>
          <w:tcPr>
            <w:tcW w:w="3960" w:type="dxa"/>
          </w:tcPr>
          <w:p w:rsidR="00B268A8" w:rsidRPr="007425E1" w:rsidRDefault="00B268A8" w:rsidP="00B268A8">
            <w:pPr>
              <w:pStyle w:val="EngHang"/>
              <w:rPr>
                <w:rFonts w:eastAsiaTheme="minorHAnsi"/>
              </w:rPr>
            </w:pPr>
            <w:r w:rsidRPr="007425E1">
              <w:rPr>
                <w:rFonts w:eastAsiaTheme="minorHAnsi"/>
              </w:rPr>
              <w:t>Have compassion on us all,</w:t>
            </w:r>
          </w:p>
          <w:p w:rsidR="00B268A8" w:rsidRPr="007425E1" w:rsidRDefault="00B268A8" w:rsidP="00B268A8">
            <w:pPr>
              <w:pStyle w:val="EngHang"/>
              <w:rPr>
                <w:rFonts w:eastAsiaTheme="minorHAnsi"/>
              </w:rPr>
            </w:pPr>
            <w:r w:rsidRPr="007425E1">
              <w:rPr>
                <w:rFonts w:eastAsiaTheme="minorHAnsi"/>
              </w:rPr>
              <w:t>O Lord God our Saviour,</w:t>
            </w:r>
          </w:p>
          <w:p w:rsidR="00B268A8" w:rsidRPr="007425E1" w:rsidRDefault="00B268A8" w:rsidP="00B268A8">
            <w:pPr>
              <w:pStyle w:val="EngHang"/>
              <w:rPr>
                <w:rFonts w:eastAsiaTheme="minorHAnsi"/>
              </w:rPr>
            </w:pPr>
            <w:r w:rsidRPr="007425E1">
              <w:rPr>
                <w:rFonts w:eastAsiaTheme="minorHAnsi"/>
              </w:rPr>
              <w:t>And have mercy upon us</w:t>
            </w:r>
          </w:p>
          <w:p w:rsidR="00B268A8" w:rsidRPr="007425E1" w:rsidRDefault="00B268A8" w:rsidP="00B268A8">
            <w:pPr>
              <w:pStyle w:val="EngHangEnd"/>
            </w:pPr>
            <w:r w:rsidRPr="007425E1">
              <w:rPr>
                <w:rFonts w:eastAsiaTheme="minorHAnsi"/>
              </w:rPr>
              <w:t xml:space="preserve">According to </w:t>
            </w:r>
            <w:r w:rsidR="00E570CB">
              <w:rPr>
                <w:rFonts w:eastAsiaTheme="minorHAnsi"/>
              </w:rPr>
              <w:t>Your</w:t>
            </w:r>
            <w:r w:rsidRPr="007425E1">
              <w:rPr>
                <w:rFonts w:eastAsiaTheme="minorHAnsi"/>
              </w:rPr>
              <w:t xml:space="preserve"> great mercies.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Remember those,</w:t>
            </w:r>
          </w:p>
          <w:p w:rsidR="00B268A8" w:rsidRPr="007425E1" w:rsidRDefault="00B268A8" w:rsidP="00B268A8">
            <w:pPr>
              <w:pStyle w:val="EngHang"/>
              <w:rPr>
                <w:rFonts w:eastAsiaTheme="minorHAnsi"/>
              </w:rPr>
            </w:pPr>
            <w:r w:rsidRPr="007425E1">
              <w:rPr>
                <w:rFonts w:eastAsiaTheme="minorHAnsi"/>
              </w:rPr>
              <w:t>O Christ our Master.</w:t>
            </w:r>
          </w:p>
          <w:p w:rsidR="00B268A8" w:rsidRPr="007425E1" w:rsidRDefault="00B268A8" w:rsidP="00B268A8">
            <w:pPr>
              <w:pStyle w:val="EngHang"/>
              <w:rPr>
                <w:rFonts w:eastAsiaTheme="minorHAnsi"/>
              </w:rPr>
            </w:pPr>
            <w:r w:rsidRPr="007425E1">
              <w:rPr>
                <w:rFonts w:eastAsiaTheme="minorHAnsi"/>
              </w:rPr>
              <w:t xml:space="preserve">Be </w:t>
            </w:r>
            <w:r w:rsidR="001040C8">
              <w:rPr>
                <w:rFonts w:eastAsiaTheme="minorHAnsi"/>
              </w:rPr>
              <w:t>You</w:t>
            </w:r>
            <w:r w:rsidRPr="007425E1">
              <w:rPr>
                <w:rFonts w:eastAsiaTheme="minorHAnsi"/>
              </w:rPr>
              <w:t xml:space="preserve"> amongst us,</w:t>
            </w:r>
          </w:p>
          <w:p w:rsidR="00B268A8" w:rsidRPr="007425E1" w:rsidRDefault="00B268A8" w:rsidP="00B268A8">
            <w:pPr>
              <w:pStyle w:val="EngHangEnd"/>
            </w:pPr>
            <w:r w:rsidRPr="007425E1">
              <w:rPr>
                <w:rFonts w:eastAsiaTheme="minorHAnsi"/>
              </w:rPr>
              <w:t>And proclaim and say,</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"My peace I</w:t>
            </w:r>
          </w:p>
          <w:p w:rsidR="00B268A8" w:rsidRPr="007425E1" w:rsidRDefault="00B268A8" w:rsidP="00B268A8">
            <w:pPr>
              <w:pStyle w:val="EngHang"/>
              <w:rPr>
                <w:rFonts w:eastAsiaTheme="minorHAnsi"/>
              </w:rPr>
            </w:pPr>
            <w:r w:rsidRPr="007425E1">
              <w:rPr>
                <w:rFonts w:eastAsiaTheme="minorHAnsi"/>
              </w:rPr>
              <w:t>Give unto you.</w:t>
            </w:r>
          </w:p>
          <w:p w:rsidR="00B268A8" w:rsidRPr="007425E1" w:rsidRDefault="00B268A8" w:rsidP="00B268A8">
            <w:pPr>
              <w:pStyle w:val="EngHang"/>
              <w:rPr>
                <w:rFonts w:eastAsiaTheme="minorHAnsi"/>
              </w:rPr>
            </w:pPr>
            <w:r w:rsidRPr="007425E1">
              <w:rPr>
                <w:rFonts w:eastAsiaTheme="minorHAnsi"/>
              </w:rPr>
              <w:t>The peace of My Father</w:t>
            </w:r>
          </w:p>
          <w:p w:rsidR="00B268A8" w:rsidRPr="007425E1" w:rsidRDefault="00B268A8" w:rsidP="00B268A8">
            <w:pPr>
              <w:pStyle w:val="EngHangEnd"/>
            </w:pPr>
            <w:r w:rsidRPr="007425E1">
              <w:rPr>
                <w:rFonts w:eastAsiaTheme="minorHAnsi"/>
              </w:rPr>
              <w:t>I leave unto you."</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O King of Peace,</w:t>
            </w:r>
          </w:p>
          <w:p w:rsidR="00B268A8" w:rsidRPr="007425E1" w:rsidRDefault="00B268A8" w:rsidP="00B268A8">
            <w:pPr>
              <w:pStyle w:val="EngHang"/>
              <w:rPr>
                <w:rFonts w:eastAsiaTheme="minorHAnsi"/>
              </w:rPr>
            </w:pPr>
            <w:r w:rsidRPr="007425E1">
              <w:rPr>
                <w:rFonts w:eastAsiaTheme="minorHAnsi"/>
              </w:rPr>
              <w:t xml:space="preserve">Give us </w:t>
            </w:r>
            <w:r w:rsidR="00E570CB">
              <w:rPr>
                <w:rFonts w:eastAsiaTheme="minorHAnsi"/>
              </w:rPr>
              <w:t>Your</w:t>
            </w:r>
            <w:r w:rsidRPr="007425E1">
              <w:rPr>
                <w:rFonts w:eastAsiaTheme="minorHAnsi"/>
              </w:rPr>
              <w:t xml:space="preserve"> peace,</w:t>
            </w:r>
          </w:p>
          <w:p w:rsidR="00B268A8" w:rsidRPr="007425E1" w:rsidRDefault="00B268A8" w:rsidP="00B268A8">
            <w:pPr>
              <w:pStyle w:val="EngHang"/>
              <w:rPr>
                <w:rFonts w:eastAsiaTheme="minorHAnsi"/>
              </w:rPr>
            </w:pPr>
            <w:r w:rsidRPr="007425E1">
              <w:rPr>
                <w:rFonts w:eastAsiaTheme="minorHAnsi"/>
              </w:rPr>
              <w:t xml:space="preserve">Accord to us </w:t>
            </w:r>
            <w:r w:rsidR="00E570CB">
              <w:rPr>
                <w:rFonts w:eastAsiaTheme="minorHAnsi"/>
              </w:rPr>
              <w:t>Your</w:t>
            </w:r>
            <w:r w:rsidRPr="007425E1">
              <w:rPr>
                <w:rFonts w:eastAsiaTheme="minorHAnsi"/>
              </w:rPr>
              <w:t xml:space="preserve"> peace,</w:t>
            </w:r>
          </w:p>
          <w:p w:rsidR="00B268A8" w:rsidRPr="007425E1" w:rsidRDefault="00B268A8" w:rsidP="00B268A8">
            <w:pPr>
              <w:pStyle w:val="EngHangEnd"/>
            </w:pPr>
            <w:r w:rsidRPr="007425E1">
              <w:rPr>
                <w:rFonts w:eastAsiaTheme="minorHAnsi"/>
              </w:rPr>
              <w:t>And forgive us our sins.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pPr>
            <w:r w:rsidRPr="007425E1">
              <w:t>Disperse the enemies</w:t>
            </w:r>
          </w:p>
          <w:p w:rsidR="00B268A8" w:rsidRPr="007425E1" w:rsidRDefault="00B268A8" w:rsidP="00B268A8">
            <w:pPr>
              <w:pStyle w:val="EngHang"/>
            </w:pPr>
            <w:r w:rsidRPr="007425E1">
              <w:t>Of the Church.</w:t>
            </w:r>
          </w:p>
          <w:p w:rsidR="00B268A8" w:rsidRPr="007425E1" w:rsidRDefault="00B268A8" w:rsidP="00B268A8">
            <w:pPr>
              <w:pStyle w:val="EngHang"/>
            </w:pPr>
            <w:r w:rsidRPr="007425E1">
              <w:t>Fortify Her,</w:t>
            </w:r>
          </w:p>
          <w:p w:rsidR="00B268A8" w:rsidRPr="007425E1" w:rsidRDefault="00B268A8" w:rsidP="00B268A8">
            <w:pPr>
              <w:pStyle w:val="EngHangEnd"/>
            </w:pPr>
            <w:r w:rsidRPr="00042E9B">
              <w:rPr>
                <w:highlight w:val="yellow"/>
              </w:rPr>
              <w:t>And establish Her forever.</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pPr>
            <w:r w:rsidRPr="007425E1">
              <w:t>Emmanuel our God</w:t>
            </w:r>
          </w:p>
          <w:p w:rsidR="00B268A8" w:rsidRPr="007425E1" w:rsidRDefault="00B268A8" w:rsidP="00B268A8">
            <w:pPr>
              <w:pStyle w:val="EngHang"/>
            </w:pPr>
            <w:r w:rsidRPr="007425E1">
              <w:t>Is now in our midst,</w:t>
            </w:r>
          </w:p>
          <w:p w:rsidR="00B268A8" w:rsidRPr="007425E1" w:rsidRDefault="00B268A8" w:rsidP="00B268A8">
            <w:pPr>
              <w:pStyle w:val="EngHang"/>
            </w:pPr>
            <w:r w:rsidRPr="007425E1">
              <w:t>In the glory of His Father,</w:t>
            </w:r>
          </w:p>
          <w:p w:rsidR="00B268A8" w:rsidRPr="007425E1" w:rsidRDefault="00B268A8" w:rsidP="00B268A8">
            <w:pPr>
              <w:pStyle w:val="EngHangEnd"/>
            </w:pPr>
            <w:r w:rsidRPr="007425E1">
              <w:t>And the Holy Spirit.</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lastRenderedPageBreak/>
              <w:t>¿</w:t>
            </w:r>
          </w:p>
        </w:tc>
        <w:tc>
          <w:tcPr>
            <w:tcW w:w="3960" w:type="dxa"/>
          </w:tcPr>
          <w:p w:rsidR="00B268A8" w:rsidRPr="007425E1" w:rsidRDefault="00B268A8" w:rsidP="00B268A8">
            <w:pPr>
              <w:pStyle w:val="EngHang"/>
            </w:pPr>
            <w:r w:rsidRPr="007425E1">
              <w:t>May He bless us all,</w:t>
            </w:r>
          </w:p>
          <w:p w:rsidR="00B268A8" w:rsidRPr="007425E1" w:rsidRDefault="00B268A8" w:rsidP="00B268A8">
            <w:pPr>
              <w:pStyle w:val="EngHang"/>
            </w:pPr>
            <w:r w:rsidRPr="007425E1">
              <w:t>Purify our hearts,</w:t>
            </w:r>
          </w:p>
          <w:p w:rsidR="00B268A8" w:rsidRPr="007425E1" w:rsidRDefault="00B268A8" w:rsidP="00B268A8">
            <w:pPr>
              <w:pStyle w:val="EngHang"/>
            </w:pPr>
            <w:r w:rsidRPr="007425E1">
              <w:t>And heal the sicknesses</w:t>
            </w:r>
          </w:p>
          <w:p w:rsidR="00B268A8" w:rsidRPr="007425E1" w:rsidRDefault="00B268A8" w:rsidP="00B268A8">
            <w:pPr>
              <w:pStyle w:val="EngHangEnd"/>
            </w:pPr>
            <w:r w:rsidRPr="007425E1">
              <w:t>Of our souls and our bodies.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pPr>
            <w:r w:rsidRPr="007425E1">
              <w:t xml:space="preserve">We worship </w:t>
            </w:r>
            <w:r w:rsidR="001040C8">
              <w:t>You</w:t>
            </w:r>
            <w:r w:rsidRPr="007425E1">
              <w:t>, O Christ,</w:t>
            </w:r>
          </w:p>
          <w:p w:rsidR="00B268A8" w:rsidRPr="007425E1" w:rsidRDefault="00B268A8" w:rsidP="00B268A8">
            <w:pPr>
              <w:pStyle w:val="EngHang"/>
            </w:pPr>
            <w:r w:rsidRPr="007425E1">
              <w:t xml:space="preserve">With </w:t>
            </w:r>
            <w:r w:rsidR="00E570CB">
              <w:t>Your</w:t>
            </w:r>
            <w:r w:rsidRPr="007425E1">
              <w:t xml:space="preserve"> Good Father,</w:t>
            </w:r>
          </w:p>
          <w:p w:rsidR="00B268A8" w:rsidRPr="007425E1" w:rsidRDefault="00B268A8" w:rsidP="00B268A8">
            <w:pPr>
              <w:pStyle w:val="EngHang"/>
            </w:pPr>
            <w:r w:rsidRPr="007425E1">
              <w:t>And the Holy Spirit,</w:t>
            </w:r>
          </w:p>
          <w:p w:rsidR="00B268A8" w:rsidRPr="007425E1" w:rsidRDefault="00B268A8" w:rsidP="00B268A8">
            <w:pPr>
              <w:pStyle w:val="EngHangEnd"/>
            </w:pPr>
            <w:r w:rsidRPr="007425E1">
              <w:t xml:space="preserve">For </w:t>
            </w:r>
            <w:r w:rsidR="001040C8">
              <w:t>You</w:t>
            </w:r>
            <w:r w:rsidRPr="007425E1">
              <w:t xml:space="preserve"> </w:t>
            </w:r>
            <w:r w:rsidR="00556387">
              <w:t>have</w:t>
            </w:r>
            <w:r w:rsidRPr="007425E1">
              <w:t xml:space="preserve"> </w:t>
            </w:r>
            <w:r>
              <w:t>{</w:t>
            </w:r>
            <w:r w:rsidRPr="007425E1">
              <w:t>come</w:t>
            </w:r>
            <w:r>
              <w:t>}</w:t>
            </w:r>
            <w:r w:rsidRPr="007425E1">
              <w:t xml:space="preserve"> and saved us.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bl>
    <w:p w:rsidR="00495F1A" w:rsidRDefault="00495F1A" w:rsidP="00495F1A">
      <w:pPr>
        <w:pStyle w:val="Heading3"/>
      </w:pPr>
      <w:bookmarkStart w:id="796" w:name="_Toc410196188"/>
      <w:bookmarkStart w:id="797" w:name="_Toc410196430"/>
      <w:bookmarkStart w:id="798" w:name="_Toc410196932"/>
      <w:bookmarkStart w:id="799" w:name="_Ref412099016"/>
      <w:bookmarkStart w:id="800" w:name="_Toc298681357"/>
      <w:bookmarkStart w:id="801" w:name="_Ref299211976"/>
      <w:bookmarkStart w:id="802" w:name="_Toc308441947"/>
      <w:r>
        <w:t>The Raising of Morning Incense</w:t>
      </w:r>
      <w:bookmarkEnd w:id="796"/>
      <w:bookmarkEnd w:id="797"/>
      <w:bookmarkEnd w:id="798"/>
      <w:bookmarkEnd w:id="799"/>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p>
    <w:p w:rsidR="00495F1A" w:rsidRDefault="00495F1A" w:rsidP="00495F1A">
      <w:pPr>
        <w:pStyle w:val="Heading2"/>
      </w:pPr>
      <w:bookmarkStart w:id="803" w:name="_Toc410196189"/>
      <w:bookmarkStart w:id="804" w:name="_Toc410196431"/>
      <w:bookmarkStart w:id="805" w:name="_Toc410196933"/>
      <w:bookmarkStart w:id="806" w:name="_Toc428340979"/>
      <w:r>
        <w:lastRenderedPageBreak/>
        <w:t>Mid-Morning (The Third Hour)</w:t>
      </w:r>
      <w:bookmarkEnd w:id="803"/>
      <w:bookmarkEnd w:id="804"/>
      <w:bookmarkEnd w:id="805"/>
      <w:bookmarkEnd w:id="806"/>
    </w:p>
    <w:p w:rsidR="00495F1A" w:rsidRDefault="00495F1A" w:rsidP="00495F1A">
      <w:pPr>
        <w:pStyle w:val="Heading3"/>
      </w:pPr>
      <w:bookmarkStart w:id="807" w:name="_Toc410196190"/>
      <w:bookmarkStart w:id="808" w:name="_Toc410196432"/>
      <w:bookmarkStart w:id="809" w:name="_Toc410196934"/>
      <w:r>
        <w:t>The Psalms of the Third Hour</w:t>
      </w:r>
      <w:bookmarkEnd w:id="807"/>
      <w:bookmarkEnd w:id="808"/>
      <w:bookmarkEnd w:id="809"/>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0E219A">
        <w:t>Psalm</w:t>
      </w:r>
      <w:r w:rsidR="000E219A" w:rsidRPr="00AB1781">
        <w:t xml:space="preserve"> 19</w:t>
      </w:r>
      <w:r w:rsidR="000E219A">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0E219A">
        <w:rPr>
          <w:noProof/>
        </w:rPr>
        <w:t>294</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0E219A">
        <w:t>Psalm</w:t>
      </w:r>
      <w:r w:rsidR="000E219A" w:rsidRPr="00AB1781">
        <w:t xml:space="preserve"> 22</w:t>
      </w:r>
      <w:r w:rsidR="000E219A">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0E219A">
        <w:rPr>
          <w:noProof/>
        </w:rPr>
        <w:t>299</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0E219A">
        <w:t>Psalm</w:t>
      </w:r>
      <w:r w:rsidR="000E219A" w:rsidRPr="00AB1781">
        <w:t xml:space="preserve"> 23</w:t>
      </w:r>
      <w:r w:rsidR="000E219A">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0E219A">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0E219A">
        <w:t>Psalm</w:t>
      </w:r>
      <w:r w:rsidR="000E219A" w:rsidRPr="00AB1781">
        <w:t xml:space="preserve"> 25</w:t>
      </w:r>
      <w:r w:rsidR="000E219A">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0E219A">
        <w:rPr>
          <w:noProof/>
        </w:rPr>
        <w:t>303</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0E219A">
        <w:t>Psalm</w:t>
      </w:r>
      <w:r w:rsidR="000E219A" w:rsidRPr="00AB1781">
        <w:t xml:space="preserve"> 28</w:t>
      </w:r>
      <w:r w:rsidR="000E219A">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0E219A">
        <w:rPr>
          <w:noProof/>
        </w:rPr>
        <w:t>307</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0E219A">
        <w:t>Psalm</w:t>
      </w:r>
      <w:r w:rsidR="000E219A" w:rsidRPr="00AB1781">
        <w:t xml:space="preserve"> 29</w:t>
      </w:r>
      <w:r w:rsidR="000E219A">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0E219A">
        <w:rPr>
          <w:noProof/>
        </w:rPr>
        <w:t>308</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0E219A">
        <w:t>Psalm</w:t>
      </w:r>
      <w:r w:rsidR="000E219A" w:rsidRPr="00AB1781">
        <w:t xml:space="preserve"> 33</w:t>
      </w:r>
      <w:r w:rsidR="000E219A">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0E219A">
        <w:rPr>
          <w:noProof/>
        </w:rPr>
        <w:t>315</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0E219A">
        <w:t>Psalm</w:t>
      </w:r>
      <w:r w:rsidR="000E219A" w:rsidRPr="00AB1781">
        <w:t xml:space="preserve"> 40</w:t>
      </w:r>
      <w:r w:rsidR="000E219A">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0E219A">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0E219A">
        <w:t>Psalm</w:t>
      </w:r>
      <w:r w:rsidR="000E219A" w:rsidRPr="00AB1781">
        <w:t xml:space="preserve"> 42</w:t>
      </w:r>
      <w:r w:rsidR="000E219A">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0E219A">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0E219A">
        <w:t>Psalm</w:t>
      </w:r>
      <w:r w:rsidR="000E219A" w:rsidRPr="00AB1781">
        <w:t xml:space="preserve"> 44</w:t>
      </w:r>
      <w:r w:rsidR="000E219A">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0E219A">
        <w:rPr>
          <w:noProof/>
        </w:rPr>
        <w:t>334</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0E219A">
        <w:t>Psalm</w:t>
      </w:r>
      <w:r w:rsidR="000E219A" w:rsidRPr="00AB1781">
        <w:t xml:space="preserve"> 45</w:t>
      </w:r>
      <w:r w:rsidR="000E219A">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0E219A">
        <w:rPr>
          <w:noProof/>
        </w:rPr>
        <w:t>336</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0E219A">
        <w:t>Psalm</w:t>
      </w:r>
      <w:r w:rsidR="000E219A" w:rsidRPr="00AB1781">
        <w:t xml:space="preserve"> 46</w:t>
      </w:r>
      <w:r w:rsidR="000E219A">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0E219A">
        <w:rPr>
          <w:noProof/>
        </w:rPr>
        <w:t>337</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0"/>
      <w:r>
        <w:t>ke</w:t>
      </w:r>
      <w:commentRangeEnd w:id="810"/>
      <w:r>
        <w:rPr>
          <w:rStyle w:val="CommentReference"/>
        </w:rPr>
        <w:commentReference w:id="810"/>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495F1A" w:rsidRDefault="00495F1A" w:rsidP="00495F1A">
      <w:pPr>
        <w:pStyle w:val="Heading2"/>
      </w:pPr>
      <w:bookmarkStart w:id="811" w:name="_Toc410196191"/>
      <w:bookmarkStart w:id="812" w:name="_Toc410196433"/>
      <w:bookmarkStart w:id="813" w:name="_Toc410196935"/>
      <w:bookmarkStart w:id="814" w:name="_Toc428340980"/>
      <w:r>
        <w:lastRenderedPageBreak/>
        <w:t>Noon (The Sixth Hour)</w:t>
      </w:r>
      <w:bookmarkEnd w:id="811"/>
      <w:bookmarkEnd w:id="812"/>
      <w:bookmarkEnd w:id="813"/>
      <w:bookmarkEnd w:id="814"/>
    </w:p>
    <w:p w:rsidR="00495F1A" w:rsidRDefault="00495F1A" w:rsidP="00495F1A">
      <w:pPr>
        <w:pStyle w:val="Heading3"/>
      </w:pPr>
      <w:bookmarkStart w:id="815" w:name="_Toc410196192"/>
      <w:bookmarkStart w:id="816" w:name="_Toc410196434"/>
      <w:bookmarkStart w:id="817" w:name="_Toc410196936"/>
      <w:r>
        <w:t>The Psalms of the Sixth Hour</w:t>
      </w:r>
      <w:bookmarkEnd w:id="815"/>
      <w:bookmarkEnd w:id="816"/>
      <w:bookmarkEnd w:id="817"/>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0E219A">
        <w:t>Psalm</w:t>
      </w:r>
      <w:r w:rsidR="000E219A" w:rsidRPr="00AB1781">
        <w:t xml:space="preserve"> 53</w:t>
      </w:r>
      <w:r w:rsidR="000E219A">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0E219A">
        <w:rPr>
          <w:noProof/>
        </w:rPr>
        <w:t>346</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0E219A">
        <w:t>Psalm</w:t>
      </w:r>
      <w:r w:rsidR="000E219A" w:rsidRPr="00AB1781">
        <w:t xml:space="preserve"> 56</w:t>
      </w:r>
      <w:r w:rsidR="000E219A">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0E219A">
        <w:rPr>
          <w:noProof/>
        </w:rPr>
        <w:t>351</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0E219A">
        <w:t>Psalm</w:t>
      </w:r>
      <w:r w:rsidR="000E219A" w:rsidRPr="00AB1781">
        <w:t xml:space="preserve"> 60</w:t>
      </w:r>
      <w:r w:rsidR="000E219A">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0E219A">
        <w:rPr>
          <w:noProof/>
        </w:rPr>
        <w:t>356</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0E219A">
        <w:t>Psalm</w:t>
      </w:r>
      <w:r w:rsidR="000E219A" w:rsidRPr="00AB1781">
        <w:t xml:space="preserve"> 62</w:t>
      </w:r>
      <w:r w:rsidR="000E219A">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0E219A">
        <w:rPr>
          <w:noProof/>
        </w:rPr>
        <w:t>358</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0E219A">
        <w:t>Psalm</w:t>
      </w:r>
      <w:r w:rsidR="000E219A" w:rsidRPr="00AB1781">
        <w:t xml:space="preserve"> 66</w:t>
      </w:r>
      <w:r w:rsidR="000E219A">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0E219A">
        <w:rPr>
          <w:noProof/>
        </w:rPr>
        <w:t>363</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0E219A">
        <w:t>Psalm</w:t>
      </w:r>
      <w:r w:rsidR="000E219A" w:rsidRPr="00AB1781">
        <w:t xml:space="preserve"> 66</w:t>
      </w:r>
      <w:r w:rsidR="000E219A">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0E219A">
        <w:rPr>
          <w:noProof/>
        </w:rPr>
        <w:t>363</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0E219A">
        <w:t>Psalm</w:t>
      </w:r>
      <w:r w:rsidR="000E219A" w:rsidRPr="00AB1781">
        <w:t xml:space="preserve"> 83</w:t>
      </w:r>
      <w:r w:rsidR="000E219A">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0E219A">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0E219A">
        <w:t>Psalm</w:t>
      </w:r>
      <w:r w:rsidR="000E219A" w:rsidRPr="00AB1781">
        <w:t xml:space="preserve"> 84</w:t>
      </w:r>
      <w:r w:rsidR="000E219A">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0E219A">
        <w:rPr>
          <w:noProof/>
        </w:rPr>
        <w:t>396</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0E219A">
        <w:t>Psalm</w:t>
      </w:r>
      <w:r w:rsidR="000E219A" w:rsidRPr="00AB1781">
        <w:t xml:space="preserve"> 85</w:t>
      </w:r>
      <w:r w:rsidR="000E219A">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0E219A">
        <w:rPr>
          <w:noProof/>
        </w:rPr>
        <w:t>397</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0E219A">
        <w:t>Psalm</w:t>
      </w:r>
      <w:r w:rsidR="000E219A" w:rsidRPr="00AB1781">
        <w:t xml:space="preserve"> 86</w:t>
      </w:r>
      <w:r w:rsidR="000E219A">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0E219A">
        <w:rPr>
          <w:noProof/>
        </w:rPr>
        <w:t>398</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0E219A">
        <w:t>Psalm</w:t>
      </w:r>
      <w:r w:rsidR="000E219A" w:rsidRPr="00AB1781">
        <w:t xml:space="preserve"> 90</w:t>
      </w:r>
      <w:r w:rsidR="000E219A">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0E219A">
        <w:rPr>
          <w:noProof/>
        </w:rPr>
        <w:t>406</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0E219A">
        <w:t>Psalm</w:t>
      </w:r>
      <w:r w:rsidR="000E219A" w:rsidRPr="00AB1781">
        <w:t xml:space="preserve"> 92</w:t>
      </w:r>
      <w:r w:rsidR="000E219A">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0E219A">
        <w:rPr>
          <w:noProof/>
        </w:rPr>
        <w:t>409</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8" w:name="_Toc410196193"/>
      <w:bookmarkStart w:id="819" w:name="_Toc410196435"/>
      <w:bookmarkStart w:id="820" w:name="_Toc410196937"/>
      <w:bookmarkStart w:id="821" w:name="_Toc428340981"/>
      <w:r>
        <w:lastRenderedPageBreak/>
        <w:t>Afternoon (The Ninth Hour)</w:t>
      </w:r>
      <w:bookmarkEnd w:id="818"/>
      <w:bookmarkEnd w:id="819"/>
      <w:bookmarkEnd w:id="820"/>
      <w:bookmarkEnd w:id="821"/>
    </w:p>
    <w:p w:rsidR="00495F1A" w:rsidRDefault="00495F1A" w:rsidP="00495F1A">
      <w:pPr>
        <w:pStyle w:val="Heading3"/>
      </w:pPr>
      <w:bookmarkStart w:id="822" w:name="_Toc410196194"/>
      <w:bookmarkStart w:id="823" w:name="_Toc410196436"/>
      <w:bookmarkStart w:id="824" w:name="_Toc410196938"/>
      <w:r>
        <w:t>The Psalms of the Ninth Hour</w:t>
      </w:r>
      <w:bookmarkEnd w:id="822"/>
      <w:bookmarkEnd w:id="823"/>
      <w:bookmarkEnd w:id="824"/>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0E219A">
        <w:t>Psalm</w:t>
      </w:r>
      <w:r w:rsidR="000E219A" w:rsidRPr="00AB1781">
        <w:t xml:space="preserve"> 95</w:t>
      </w:r>
      <w:r w:rsidR="000E219A">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0E219A">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0E219A">
        <w:t>Psalm</w:t>
      </w:r>
      <w:r w:rsidR="000E219A" w:rsidRPr="00AB1781">
        <w:t xml:space="preserve"> 96</w:t>
      </w:r>
      <w:r w:rsidR="000E219A">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0E219A">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0E219A">
        <w:t>Psalm</w:t>
      </w:r>
      <w:r w:rsidR="000E219A" w:rsidRPr="00AB1781">
        <w:t xml:space="preserve"> 97</w:t>
      </w:r>
      <w:r w:rsidR="000E219A">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0E219A">
        <w:rPr>
          <w:noProof/>
        </w:rPr>
        <w:t>415</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0E219A">
        <w:t>Psalm</w:t>
      </w:r>
      <w:r w:rsidR="000E219A" w:rsidRPr="00AB1781">
        <w:t xml:space="preserve"> 98</w:t>
      </w:r>
      <w:r w:rsidR="000E219A">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0E219A">
        <w:rPr>
          <w:noProof/>
        </w:rPr>
        <w:t>416</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0E219A">
        <w:t>Psalm</w:t>
      </w:r>
      <w:r w:rsidR="000E219A" w:rsidRPr="00AB1781">
        <w:t xml:space="preserve"> 99</w:t>
      </w:r>
      <w:r w:rsidR="000E219A">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0E219A">
        <w:rPr>
          <w:noProof/>
        </w:rPr>
        <w:t>416</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0E219A">
        <w:t>Psalm</w:t>
      </w:r>
      <w:r w:rsidR="000E219A" w:rsidRPr="00AB1781">
        <w:t xml:space="preserve"> 100</w:t>
      </w:r>
      <w:r w:rsidR="000E219A">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0E219A">
        <w:rPr>
          <w:noProof/>
        </w:rPr>
        <w:t>417</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0E219A">
        <w:t>Psalm</w:t>
      </w:r>
      <w:r w:rsidR="000E219A" w:rsidRPr="00AB1781">
        <w:t xml:space="preserve"> 109</w:t>
      </w:r>
      <w:r w:rsidR="000E219A">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0E219A">
        <w:rPr>
          <w:noProof/>
        </w:rPr>
        <w:t>438</w:t>
      </w:r>
      <w:r w:rsidR="004A323C">
        <w:fldChar w:fldCharType="end"/>
      </w:r>
    </w:p>
    <w:commentRangeStart w:id="825"/>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0E219A">
        <w:t>Psalm</w:t>
      </w:r>
      <w:r w:rsidR="000E219A" w:rsidRPr="00AB1781">
        <w:t xml:space="preserve"> 110</w:t>
      </w:r>
      <w:r w:rsidR="000E219A">
        <w:t>: I will thank You, O Lord, with my whole heart</w:t>
      </w:r>
      <w:r>
        <w:fldChar w:fldCharType="end"/>
      </w:r>
      <w:commentRangeEnd w:id="825"/>
      <w:r w:rsidR="00984EE6">
        <w:rPr>
          <w:rStyle w:val="CommentReference"/>
          <w:rFonts w:eastAsiaTheme="minorHAnsi" w:cstheme="minorBidi"/>
          <w:color w:val="auto"/>
          <w:lang w:val="en-CA"/>
        </w:rPr>
        <w:commentReference w:id="825"/>
      </w:r>
      <w:r w:rsidR="00075EAD">
        <w:tab/>
      </w:r>
      <w:r>
        <w:fldChar w:fldCharType="begin"/>
      </w:r>
      <w:r w:rsidR="00075EAD">
        <w:instrText xml:space="preserve"> PAGEREF _Ref412111792 \h </w:instrText>
      </w:r>
      <w:r>
        <w:fldChar w:fldCharType="separate"/>
      </w:r>
      <w:r w:rsidR="000E219A">
        <w:rPr>
          <w:noProof/>
        </w:rPr>
        <w:t>439</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0E219A">
        <w:t>Psalm</w:t>
      </w:r>
      <w:r w:rsidR="000E219A" w:rsidRPr="00AB1781">
        <w:t xml:space="preserve"> 111</w:t>
      </w:r>
      <w:r w:rsidR="000E219A">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0E219A">
        <w:rPr>
          <w:noProof/>
        </w:rPr>
        <w:t>440</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0E219A">
        <w:t>Psalm</w:t>
      </w:r>
      <w:r w:rsidR="000E219A" w:rsidRPr="00AB1781">
        <w:t xml:space="preserve"> 112</w:t>
      </w:r>
      <w:r w:rsidR="000E219A">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0E219A">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0E219A">
        <w:t>Psalm</w:t>
      </w:r>
      <w:r w:rsidR="000E219A" w:rsidRPr="00AB1781">
        <w:t xml:space="preserve"> 114</w:t>
      </w:r>
      <w:r w:rsidR="000E219A">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0E219A">
        <w:rPr>
          <w:noProof/>
        </w:rPr>
        <w:t>444</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0E219A">
        <w:t>Psalm</w:t>
      </w:r>
      <w:r w:rsidR="000E219A" w:rsidRPr="00AB1781">
        <w:t xml:space="preserve"> 115</w:t>
      </w:r>
      <w:r w:rsidR="000E219A">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0E219A">
        <w:rPr>
          <w:noProof/>
        </w:rPr>
        <w:t>445</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6" w:name="_Toc410196195"/>
      <w:bookmarkStart w:id="827" w:name="_Toc410196437"/>
      <w:bookmarkStart w:id="828" w:name="_Toc410196939"/>
      <w:bookmarkStart w:id="829" w:name="_Toc428340982"/>
      <w:r>
        <w:t>The Book of the Psalter</w:t>
      </w:r>
      <w:bookmarkEnd w:id="826"/>
      <w:bookmarkEnd w:id="827"/>
      <w:bookmarkEnd w:id="828"/>
      <w:bookmarkEnd w:id="829"/>
    </w:p>
    <w:p w:rsidR="00980D99" w:rsidRDefault="00980D99" w:rsidP="00980D99">
      <w:pPr>
        <w:pStyle w:val="Heading3"/>
      </w:pPr>
      <w:bookmarkStart w:id="830" w:name="_Ref412098127"/>
      <w:r>
        <w:t>Psalm 1: Blessed is the man</w:t>
      </w:r>
      <w:bookmarkEnd w:id="830"/>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1" w:name="_Ref412098168"/>
      <w:r>
        <w:t>Psalm</w:t>
      </w:r>
      <w:r w:rsidR="00E54261" w:rsidRPr="00AB1781">
        <w:t xml:space="preserve"> 2</w:t>
      </w:r>
      <w:r>
        <w:t>: Why do the nations rage</w:t>
      </w:r>
      <w:bookmarkEnd w:id="831"/>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2" w:name="_Ref412026989"/>
      <w:r>
        <w:t>Psalm</w:t>
      </w:r>
      <w:r w:rsidR="00E54261" w:rsidRPr="00AB1781">
        <w:t xml:space="preserve"> 3</w:t>
      </w:r>
      <w:r>
        <w:t>: Lord, how many are those who trouble me</w:t>
      </w:r>
      <w:bookmarkEnd w:id="832"/>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3" w:name="_Ref412025808"/>
      <w:r>
        <w:t>Psalm</w:t>
      </w:r>
      <w:r w:rsidR="00E54261" w:rsidRPr="00AB1781">
        <w:t xml:space="preserve"> 4</w:t>
      </w:r>
      <w:r>
        <w:t xml:space="preserve">: </w:t>
      </w:r>
      <w:r w:rsidR="00390B7C">
        <w:t>You hear</w:t>
      </w:r>
      <w:r>
        <w:t xml:space="preserve"> me when I call</w:t>
      </w:r>
      <w:bookmarkEnd w:id="833"/>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4" w:name="_Ref412098238"/>
      <w:r>
        <w:t>Psalm</w:t>
      </w:r>
      <w:r w:rsidR="00E54261" w:rsidRPr="00AB1781">
        <w:t xml:space="preserve"> 5</w:t>
      </w:r>
      <w:r>
        <w:t>: Give ear to my words, O Lord</w:t>
      </w:r>
      <w:bookmarkEnd w:id="834"/>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5" w:name="_Ref412025822"/>
      <w:r>
        <w:t>Psalm</w:t>
      </w:r>
      <w:r w:rsidR="00E54261" w:rsidRPr="00AB1781">
        <w:t xml:space="preserve"> 6</w:t>
      </w:r>
      <w:r>
        <w:t xml:space="preserve">: O Lord, rebuke me, but not in </w:t>
      </w:r>
      <w:r w:rsidR="00390B7C">
        <w:t>Your</w:t>
      </w:r>
      <w:r>
        <w:t xml:space="preserve"> anger</w:t>
      </w:r>
      <w:bookmarkEnd w:id="835"/>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6" w:name="_Ref412098295"/>
      <w:r>
        <w:t>Psalm</w:t>
      </w:r>
      <w:r w:rsidR="00E54261" w:rsidRPr="00AB1781">
        <w:t xml:space="preserve"> 8</w:t>
      </w:r>
      <w:r>
        <w:t xml:space="preserve">: O Lord, our Lord, how wonderful is </w:t>
      </w:r>
      <w:r w:rsidR="001040C8">
        <w:t>Your N</w:t>
      </w:r>
      <w:r>
        <w:t>ame</w:t>
      </w:r>
      <w:bookmarkEnd w:id="836"/>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7" w:name="_Ref412098310"/>
      <w:r>
        <w:t>Psalm</w:t>
      </w:r>
      <w:r w:rsidRPr="00AB1781">
        <w:t xml:space="preserve"> 11</w:t>
      </w:r>
      <w:r>
        <w:t>: Save me, O Lord, for there is no saint left</w:t>
      </w:r>
      <w:bookmarkEnd w:id="837"/>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8" w:name="_Ref412025965"/>
      <w:r>
        <w:t>Psalm</w:t>
      </w:r>
      <w:r w:rsidRPr="00AB1781">
        <w:t xml:space="preserve"> 12</w:t>
      </w:r>
      <w:r>
        <w:t xml:space="preserve">: How long, O Lord? Wilt </w:t>
      </w:r>
      <w:r w:rsidR="001040C8">
        <w:t>You</w:t>
      </w:r>
      <w:r>
        <w:t xml:space="preserve"> forget me for ever?</w:t>
      </w:r>
      <w:bookmarkEnd w:id="838"/>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39" w:name="_Ref412098343"/>
      <w:r>
        <w:t>Psalm</w:t>
      </w:r>
      <w:r w:rsidRPr="00AB1781">
        <w:t xml:space="preserve"> 14</w:t>
      </w:r>
      <w:r>
        <w:t xml:space="preserve">: Lord, who can dwell in </w:t>
      </w:r>
      <w:r w:rsidR="00E570CB">
        <w:t>Your</w:t>
      </w:r>
      <w:r>
        <w:t xml:space="preserve"> sanctuary</w:t>
      </w:r>
      <w:bookmarkEnd w:id="839"/>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0" w:name="_Ref412025981"/>
      <w:r>
        <w:t>Psalm</w:t>
      </w:r>
      <w:r w:rsidR="00435BD3" w:rsidRPr="00AB1781">
        <w:t xml:space="preserve"> 15</w:t>
      </w:r>
      <w:r>
        <w:t xml:space="preserve">: Keep me, O Lord, for my trust is in </w:t>
      </w:r>
      <w:r w:rsidR="001040C8">
        <w:t>You</w:t>
      </w:r>
      <w:bookmarkEnd w:id="840"/>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1" w:name="_Ref412098373"/>
      <w:r>
        <w:lastRenderedPageBreak/>
        <w:t>Psalm</w:t>
      </w:r>
      <w:r w:rsidR="00CF35A1" w:rsidRPr="00AB1781">
        <w:t xml:space="preserve"> 18</w:t>
      </w:r>
      <w:r>
        <w:t>: The heavens declare the glory of God</w:t>
      </w:r>
      <w:bookmarkEnd w:id="841"/>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2" w:name="_Ref412110716"/>
      <w:r>
        <w:t>Psalm</w:t>
      </w:r>
      <w:r w:rsidR="00CF35A1" w:rsidRPr="00AB1781">
        <w:t xml:space="preserve"> 19</w:t>
      </w:r>
      <w:r>
        <w:t>: May the Lord hear you in the day of trouble</w:t>
      </w:r>
      <w:bookmarkEnd w:id="842"/>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3" w:name="_Ref412026111"/>
      <w:r>
        <w:t>Psalm</w:t>
      </w:r>
      <w:r w:rsidR="00CF35A1" w:rsidRPr="00AB1781">
        <w:t xml:space="preserve"> 22</w:t>
      </w:r>
      <w:r>
        <w:t>: The Lord is my Shepherd, and will deny me nothing</w:t>
      </w:r>
      <w:bookmarkEnd w:id="843"/>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4" w:name="_Ref412110755"/>
      <w:r>
        <w:lastRenderedPageBreak/>
        <w:t>Psalm</w:t>
      </w:r>
      <w:r w:rsidR="00CF35A1" w:rsidRPr="00AB1781">
        <w:t xml:space="preserve"> 23</w:t>
      </w:r>
      <w:r>
        <w:t>: The earth is the Lord's and all that is in it</w:t>
      </w:r>
      <w:bookmarkEnd w:id="844"/>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5" w:name="_Ref412026003"/>
      <w:r>
        <w:t>Psalm</w:t>
      </w:r>
      <w:r w:rsidRPr="00AB1781">
        <w:t xml:space="preserve"> 24</w:t>
      </w:r>
      <w:r>
        <w:t xml:space="preserve">: To </w:t>
      </w:r>
      <w:r w:rsidR="001040C8">
        <w:t>You</w:t>
      </w:r>
      <w:r>
        <w:t>, O Lord, I lift up my soul</w:t>
      </w:r>
      <w:bookmarkEnd w:id="845"/>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6" w:name="_Ref412110770"/>
      <w:r>
        <w:lastRenderedPageBreak/>
        <w:t>Psalm</w:t>
      </w:r>
      <w:r w:rsidR="002D71F0" w:rsidRPr="00AB1781">
        <w:t xml:space="preserve"> 25</w:t>
      </w:r>
      <w:r>
        <w:t>: Judge me, O Lord, for I have walked in my innocence</w:t>
      </w:r>
      <w:bookmarkEnd w:id="846"/>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7" w:name="_Ref412026021"/>
      <w:r>
        <w:t>Psalm</w:t>
      </w:r>
      <w:r w:rsidR="002D71F0" w:rsidRPr="00AB1781">
        <w:t xml:space="preserve"> 26</w:t>
      </w:r>
      <w:r>
        <w:t xml:space="preserve"> The Lord is my light and my Saviour; whom shall I fear</w:t>
      </w:r>
      <w:bookmarkEnd w:id="847"/>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48" w:name="_Ref412110790"/>
      <w:r>
        <w:t>Psalm</w:t>
      </w:r>
      <w:r w:rsidR="002D71F0" w:rsidRPr="00AB1781">
        <w:t xml:space="preserve"> 28</w:t>
      </w:r>
      <w:r>
        <w:t>: Bring to the Lord, O sons of God</w:t>
      </w:r>
      <w:bookmarkEnd w:id="848"/>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49" w:name="_Ref412026124"/>
      <w:r>
        <w:t>Psalm</w:t>
      </w:r>
      <w:r w:rsidR="002D71F0" w:rsidRPr="00AB1781">
        <w:t xml:space="preserve"> 29</w:t>
      </w:r>
      <w:r>
        <w:t xml:space="preserve">: I will lift </w:t>
      </w:r>
      <w:r w:rsidR="001040C8">
        <w:t>You</w:t>
      </w:r>
      <w:r>
        <w:t xml:space="preserve"> on high, O Lord</w:t>
      </w:r>
      <w:bookmarkEnd w:id="849"/>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0" w:name="_Ref412110815"/>
      <w:r>
        <w:t>Psalm</w:t>
      </w:r>
      <w:r w:rsidRPr="00AB1781">
        <w:t xml:space="preserve"> 33</w:t>
      </w:r>
      <w:r>
        <w:t>: I will bless the Lord at all times</w:t>
      </w:r>
      <w:bookmarkEnd w:id="850"/>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1" w:name="_Ref412110829"/>
      <w:r>
        <w:t>Psalm</w:t>
      </w:r>
      <w:r w:rsidR="00950468" w:rsidRPr="00AB1781">
        <w:t xml:space="preserve"> 40</w:t>
      </w:r>
      <w:r>
        <w:t>: Blessed is he who considers the poor and needy</w:t>
      </w:r>
      <w:bookmarkEnd w:id="851"/>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2" w:name="_Ref412026139"/>
      <w:r>
        <w:t>Psalm</w:t>
      </w:r>
      <w:r w:rsidR="00950468" w:rsidRPr="00AB1781">
        <w:t xml:space="preserve"> 42</w:t>
      </w:r>
      <w:r>
        <w:t>: Judge me, O God, and defend my cause</w:t>
      </w:r>
      <w:bookmarkEnd w:id="852"/>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3" w:name="_Ref412110857"/>
      <w:r>
        <w:t>Psalm</w:t>
      </w:r>
      <w:r w:rsidR="00950468" w:rsidRPr="00AB1781">
        <w:t xml:space="preserve"> 44</w:t>
      </w:r>
      <w:r>
        <w:t>: My heart is bubbling over with a good word</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4" w:name="_Ref412110915"/>
      <w:r>
        <w:lastRenderedPageBreak/>
        <w:t>Psalm</w:t>
      </w:r>
      <w:r w:rsidR="00950468" w:rsidRPr="00AB1781">
        <w:t xml:space="preserve"> 45</w:t>
      </w:r>
      <w:r>
        <w:t>: Our God is our refuge and strength</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5" w:name="_Ref412110929"/>
      <w:r>
        <w:t>Psalm</w:t>
      </w:r>
      <w:r w:rsidRPr="00AB1781">
        <w:t xml:space="preserve"> 46</w:t>
      </w:r>
      <w:r>
        <w:t>: All you nations, clap your hands</w:t>
      </w:r>
      <w:bookmarkEnd w:id="855"/>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6" w:name="_Ref411967565"/>
      <w:r>
        <w:t>Psalm</w:t>
      </w:r>
      <w:r w:rsidRPr="00AB1781">
        <w:t xml:space="preserve"> 50</w:t>
      </w:r>
      <w:r>
        <w:t xml:space="preserve">: Have mercy on me, O God, in </w:t>
      </w:r>
      <w:r w:rsidR="00E570CB">
        <w:t>Your</w:t>
      </w:r>
      <w:r>
        <w:t xml:space="preserve"> great mercy</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7" w:name="_Ref412111187"/>
      <w:r>
        <w:t>Psalm</w:t>
      </w:r>
      <w:r w:rsidR="00A6346F" w:rsidRPr="00AB1781">
        <w:t xml:space="preserve"> 53</w:t>
      </w:r>
      <w:r>
        <w:t xml:space="preserve">: O God, save me by </w:t>
      </w:r>
      <w:r w:rsidR="00E570CB">
        <w:t>Your</w:t>
      </w:r>
      <w:r>
        <w:t xml:space="preserve"> Name</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8" w:name="_Ref412026190"/>
      <w:r>
        <w:t>Psalm</w:t>
      </w:r>
      <w:r w:rsidRPr="00AB1781">
        <w:t xml:space="preserve"> 56</w:t>
      </w:r>
      <w:r>
        <w:t>: Have mercy on me, O God, have mercy on me</w:t>
      </w:r>
      <w:bookmarkEnd w:id="858"/>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59" w:name="_Ref412111219"/>
      <w:r>
        <w:t>Psalm</w:t>
      </w:r>
      <w:r w:rsidR="009E7111" w:rsidRPr="00AB1781">
        <w:t xml:space="preserve"> 60</w:t>
      </w:r>
      <w:r>
        <w:t>: Hear, O God, my supplication</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0" w:name="_Ref412098429"/>
      <w:r>
        <w:t>Psalm</w:t>
      </w:r>
      <w:r w:rsidR="009E7111" w:rsidRPr="00AB1781">
        <w:t xml:space="preserve"> 62</w:t>
      </w:r>
      <w:r>
        <w:t xml:space="preserve">: O God, my God, I rise early and pray to </w:t>
      </w:r>
      <w:r w:rsidR="001040C8">
        <w:t>You</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1" w:name="_Ref412026041"/>
      <w:r>
        <w:t>Psalm</w:t>
      </w:r>
      <w:r w:rsidRPr="00AB1781">
        <w:t xml:space="preserve"> 66</w:t>
      </w:r>
      <w:r>
        <w:t>: My God have compassion on us and bless us</w:t>
      </w:r>
      <w:bookmarkEnd w:id="861"/>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2" w:name="_Ref412026055"/>
      <w:r>
        <w:t>Psalm</w:t>
      </w:r>
      <w:r w:rsidR="00C879D4" w:rsidRPr="00AB1781">
        <w:t xml:space="preserve"> 69</w:t>
      </w:r>
      <w:r>
        <w:t>: O God, come to my help</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3" w:name="_Ref412111290"/>
      <w:r>
        <w:t>Psalm</w:t>
      </w:r>
      <w:r w:rsidR="004A51E7" w:rsidRPr="00AB1781">
        <w:t xml:space="preserve"> 83</w:t>
      </w:r>
      <w:r>
        <w:t xml:space="preserve">: How I love </w:t>
      </w:r>
      <w:r w:rsidR="00E570CB">
        <w:t>Your</w:t>
      </w:r>
      <w:r>
        <w:t xml:space="preserve"> dwellings, O Lord of Hosts</w:t>
      </w:r>
      <w:bookmarkEnd w:id="863"/>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4"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5" w:name="_Ref412026212"/>
      <w:r>
        <w:t>Psalm</w:t>
      </w:r>
      <w:r w:rsidRPr="00AB1781">
        <w:t xml:space="preserve"> 85</w:t>
      </w:r>
      <w:r>
        <w:t xml:space="preserve">: Incline </w:t>
      </w:r>
      <w:r w:rsidR="001040C8">
        <w:t>Your</w:t>
      </w:r>
      <w:r>
        <w:t xml:space="preserve"> ear, O Lord, and answer me</w:t>
      </w:r>
      <w:bookmarkEnd w:id="865"/>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6" w:name="_Ref412111328"/>
      <w:r>
        <w:t>Psalm</w:t>
      </w:r>
      <w:r w:rsidRPr="00AB1781">
        <w:t xml:space="preserve"> 86</w:t>
      </w:r>
      <w:r>
        <w:t>: His foundations are on the holy mountains</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7" w:name="_Ref412026283"/>
      <w:r>
        <w:t>Psalm</w:t>
      </w:r>
      <w:r w:rsidRPr="00AB1781">
        <w:t xml:space="preserve"> 90</w:t>
      </w:r>
      <w:r>
        <w:t>: He who dwells in the help of the Most High will live</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8" w:name="_Ref412111374"/>
      <w:r>
        <w:t>Psalm</w:t>
      </w:r>
      <w:r w:rsidRPr="00AB1781">
        <w:t xml:space="preserve"> 92</w:t>
      </w:r>
      <w:r>
        <w:t>: The Lord is reigning, He is robed in beauty</w:t>
      </w:r>
      <w:bookmarkEnd w:id="868"/>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69" w:name="_Ref412111699"/>
      <w:r>
        <w:t>Psalm</w:t>
      </w:r>
      <w:r w:rsidRPr="00AB1781">
        <w:t xml:space="preserve"> 95</w:t>
      </w:r>
      <w:r>
        <w:t>: Sing to the Lord a new song; sing to the Lord all the earth</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0" w:name="_Ref412026313"/>
      <w:r>
        <w:lastRenderedPageBreak/>
        <w:t>Psalm</w:t>
      </w:r>
      <w:r w:rsidR="008016CF" w:rsidRPr="00AB1781">
        <w:t xml:space="preserve"> 96</w:t>
      </w:r>
      <w:r>
        <w:t>: The Lord is reigning, let the earth rejoice</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1" w:name="_Ref412111720"/>
      <w:r>
        <w:t>Psalm</w:t>
      </w:r>
      <w:r w:rsidR="008016CF" w:rsidRPr="00AB1781">
        <w:t xml:space="preserve"> 97</w:t>
      </w:r>
      <w:r>
        <w:t>: O sing to the Lord a new song, for the Lord has done wonders</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2" w:name="_Ref412111731"/>
      <w:r>
        <w:lastRenderedPageBreak/>
        <w:t>Psalm</w:t>
      </w:r>
      <w:r w:rsidR="008016CF" w:rsidRPr="00AB1781">
        <w:t xml:space="preserve"> 98</w:t>
      </w:r>
      <w:r>
        <w:t>: The Lord is reigning, let the peoples rage</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3" w:name="_Ref412111741"/>
      <w:r>
        <w:t>Psalm</w:t>
      </w:r>
      <w:r w:rsidR="008016CF" w:rsidRPr="00AB1781">
        <w:t xml:space="preserve"> 99</w:t>
      </w:r>
      <w:r>
        <w:t>: Shout for joy to the Lord, all the earth</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4" w:name="_Ref412111752"/>
      <w:r>
        <w:t>Psalm</w:t>
      </w:r>
      <w:r w:rsidR="008016CF" w:rsidRPr="00AB1781">
        <w:t xml:space="preserve"> 100</w:t>
      </w:r>
      <w:r>
        <w:t xml:space="preserve">: I will sing to </w:t>
      </w:r>
      <w:r w:rsidR="001040C8">
        <w:t>You</w:t>
      </w:r>
      <w:r>
        <w:t xml:space="preserve"> of mercy and judgment, O Lord</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5" w:name="_Ref412026343"/>
      <w:r>
        <w:t>Psalm</w:t>
      </w:r>
      <w:r w:rsidR="00510795" w:rsidRPr="00AB1781">
        <w:t xml:space="preserve"> 109</w:t>
      </w:r>
      <w:r>
        <w:t>: The Lord said to my Lord: 'Sit at My right hand</w:t>
      </w:r>
      <w:bookmarkEnd w:id="875"/>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6" w:name="_Ref412111792"/>
      <w:r>
        <w:t>Psalm</w:t>
      </w:r>
      <w:r w:rsidR="00510795" w:rsidRPr="00AB1781">
        <w:t xml:space="preserve"> 110</w:t>
      </w:r>
      <w:r>
        <w:t xml:space="preserve">: I will thank </w:t>
      </w:r>
      <w:r w:rsidR="001040C8">
        <w:t>You</w:t>
      </w:r>
      <w:r>
        <w:t>, O Lord, with my whole heart</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7" w:name="_Ref412111806"/>
      <w:r>
        <w:t>Psalm</w:t>
      </w:r>
      <w:r w:rsidR="00510795" w:rsidRPr="00AB1781">
        <w:t xml:space="preserve"> 111</w:t>
      </w:r>
      <w:r>
        <w:t>: Blessed is the man who fears the Lord</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78"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79" w:name="_Ref412026361"/>
      <w:r>
        <w:t>Psalm</w:t>
      </w:r>
      <w:r w:rsidR="00510795" w:rsidRPr="00AB1781">
        <w:t xml:space="preserve"> 114</w:t>
      </w:r>
      <w:r>
        <w:t>: I love Him because the Lord hears the cry of my prayer</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0" w:name="_Ref412026376"/>
      <w:r>
        <w:t>Psalm</w:t>
      </w:r>
      <w:r w:rsidR="00510795" w:rsidRPr="00AB1781">
        <w:t xml:space="preserve"> 115</w:t>
      </w:r>
      <w:r>
        <w:t>: I believed and so I spoke; but I was deeply humiliated</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1" w:name="_Ref411967180"/>
      <w:r>
        <w:t>Psalm</w:t>
      </w:r>
      <w:r w:rsidR="00510795" w:rsidRPr="00AB1781">
        <w:t xml:space="preserve"> 116</w:t>
      </w:r>
      <w:r>
        <w:t>: All you nations, praise the Lord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2" w:name="_Ref411967211"/>
      <w:r>
        <w:t>Psalm</w:t>
      </w:r>
      <w:r w:rsidR="00510795" w:rsidRPr="00AB1781">
        <w:t xml:space="preserve"> 117</w:t>
      </w:r>
      <w:r>
        <w:t>: Give thanks to the Lord, He is good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3" w:name="_Ref412027139"/>
      <w:r>
        <w:t>Psalm</w:t>
      </w:r>
      <w:r w:rsidRPr="00AB1781">
        <w:t xml:space="preserve"> 118</w:t>
      </w:r>
      <w:r>
        <w:t>: Blessed are they who are faultless in the way</w:t>
      </w:r>
      <w:bookmarkEnd w:id="883"/>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4" w:name="_Ref411967235"/>
      <w:r>
        <w:t>Psalm</w:t>
      </w:r>
      <w:r w:rsidRPr="00AB1781">
        <w:t xml:space="preserve"> 119</w:t>
      </w:r>
      <w:r>
        <w:t>: To the Lord in the hour of my distress I cry</w:t>
      </w:r>
      <w:bookmarkEnd w:id="88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5" w:name="_Ref411967252"/>
      <w:r>
        <w:t>Psalm</w:t>
      </w:r>
      <w:r w:rsidRPr="00AB1781">
        <w:t xml:space="preserve"> 120</w:t>
      </w:r>
      <w:r>
        <w:t>: I lift up my eyes to the mountains</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6" w:name="_Ref411967283"/>
      <w:r>
        <w:t>Psalm</w:t>
      </w:r>
      <w:r w:rsidRPr="00AB1781">
        <w:t xml:space="preserve"> 121</w:t>
      </w:r>
      <w:r>
        <w:t>: I was glad when they said to me: 'Let us go to the house of the Lord'</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7"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8" w:name="_Ref411967321"/>
      <w:r>
        <w:t>Psalm</w:t>
      </w:r>
      <w:r w:rsidRPr="00AB1781">
        <w:t xml:space="preserve"> 123</w:t>
      </w:r>
      <w:r>
        <w:t>: 'Unless the Lord had been among us,' let Israel now say</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89" w:name="_Ref411967338"/>
      <w:r>
        <w:t>Psalm</w:t>
      </w:r>
      <w:r w:rsidRPr="00AB1781">
        <w:t xml:space="preserve"> 124</w:t>
      </w:r>
      <w:r>
        <w:t>: Those who trust in the Lord are like Mount Zion</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0" w:name="_Ref411967353"/>
      <w:r>
        <w:t>Psalm</w:t>
      </w:r>
      <w:r w:rsidRPr="00AB1781">
        <w:t xml:space="preserve"> 125</w:t>
      </w:r>
      <w:r>
        <w:t>: When the Lord brought back the captives to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1" w:name="_Ref411967372"/>
      <w:r>
        <w:t>Psalm</w:t>
      </w:r>
      <w:r w:rsidRPr="00AB1781">
        <w:t xml:space="preserve"> 126</w:t>
      </w:r>
      <w:r>
        <w:t>: Unless the Lord builds the house, the builders labour in vain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2" w:name="_Ref411967385"/>
      <w:r>
        <w:t>Psalm</w:t>
      </w:r>
      <w:r w:rsidRPr="00AB1781">
        <w:t xml:space="preserve"> 127</w:t>
      </w:r>
      <w:r>
        <w:t>: Blessed are</w:t>
      </w:r>
      <w:r w:rsidR="000D0A3F">
        <w:t xml:space="preserve"> </w:t>
      </w:r>
      <w:r>
        <w:t>all who fear the Lord, who walk in His ways</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3" w:name="_Ref411967400"/>
      <w:r>
        <w:t>Psalm</w:t>
      </w:r>
      <w:r w:rsidRPr="00AB1781">
        <w:t xml:space="preserve"> 128</w:t>
      </w:r>
      <w:r>
        <w:t>: Often have they warred against me from my youth</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4" w:name="_Ref411968046"/>
      <w:r>
        <w:t>Psalm</w:t>
      </w:r>
      <w:r w:rsidRPr="00AB1781">
        <w:t xml:space="preserve"> 129</w:t>
      </w:r>
      <w:r>
        <w:t xml:space="preserve">: Out of the depths I cry to </w:t>
      </w:r>
      <w:r w:rsidR="001040C8">
        <w:t>You</w:t>
      </w:r>
      <w:r>
        <w:t>, O Lord</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5" w:name="_Ref411968066"/>
      <w:r>
        <w:t>Psalm</w:t>
      </w:r>
      <w:r w:rsidRPr="00AB1781">
        <w:t xml:space="preserve"> 130</w:t>
      </w:r>
      <w:r>
        <w:t>: O Lord, my heart is not haughty, nor my eyes lofty</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6" w:name="_Ref411968081"/>
      <w:r>
        <w:t>Psalm</w:t>
      </w:r>
      <w:r w:rsidR="00FD25B7" w:rsidRPr="00AB1781">
        <w:t xml:space="preserve"> 131</w:t>
      </w:r>
      <w:r>
        <w:t>: O Lord, remember David and all his meekness</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7" w:name="_Ref411968095"/>
      <w:r>
        <w:t>Psalm</w:t>
      </w:r>
      <w:r w:rsidR="00FD25B7" w:rsidRPr="00AB1781">
        <w:t xml:space="preserve"> 132</w:t>
      </w:r>
      <w:r>
        <w:t>: Behold, how good and how delightful it is when brothers dwell together in unity</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8" w:name="_Ref411968119"/>
      <w:r>
        <w:t>Psalm</w:t>
      </w:r>
      <w:r w:rsidRPr="00AB1781">
        <w:t xml:space="preserve"> 133</w:t>
      </w:r>
      <w:r>
        <w:t>: Behold now bless the Lord, all you slaves of the Lord</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899" w:name="_Ref411968136"/>
      <w:r>
        <w:t>Psalm</w:t>
      </w:r>
      <w:r w:rsidRPr="00AB1781">
        <w:t xml:space="preserve"> 136</w:t>
      </w:r>
      <w:r>
        <w:t>: By the rivers of Babylon we sat down and wept</w:t>
      </w:r>
      <w:bookmarkEnd w:id="899"/>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0" w:name="_Ref411968152"/>
      <w:r>
        <w:t>Psalm</w:t>
      </w:r>
      <w:r w:rsidRPr="00AB1781">
        <w:t xml:space="preserve"> 137</w:t>
      </w:r>
      <w:r>
        <w:t xml:space="preserve">: I will praise and thank </w:t>
      </w:r>
      <w:r w:rsidR="001040C8">
        <w:t>You</w:t>
      </w:r>
      <w:r>
        <w:t>, O Lord, with my whole heart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1" w:name="_Ref411968172"/>
      <w:r>
        <w:t>Psalm</w:t>
      </w:r>
      <w:r w:rsidRPr="00AB1781">
        <w:t xml:space="preserve"> 140</w:t>
      </w:r>
      <w:r>
        <w:t xml:space="preserve">: Lord, I cry to </w:t>
      </w:r>
      <w:r w:rsidR="001040C8">
        <w:t>You</w:t>
      </w:r>
      <w:r>
        <w:t>, hear me</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2" w:name="_Ref411968182"/>
      <w:r>
        <w:t>Psalm</w:t>
      </w:r>
      <w:r w:rsidRPr="00AB1781">
        <w:t xml:space="preserve"> 141</w:t>
      </w:r>
      <w:r>
        <w:t>: I cry to the Lord with all my voice, I pray with all my voice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3" w:name="_Ref412098508"/>
      <w:r>
        <w:t>Psalm</w:t>
      </w:r>
      <w:r w:rsidRPr="00AB1781">
        <w:t xml:space="preserve"> 142</w:t>
      </w:r>
      <w:r>
        <w:t xml:space="preserve">: Lord, hear my prayer; give ear to my petition in </w:t>
      </w:r>
      <w:r w:rsidR="00E570CB">
        <w:t>Your</w:t>
      </w:r>
      <w:r>
        <w:t xml:space="preserve"> truth</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4" w:name="_Ref411968206"/>
      <w:r>
        <w:lastRenderedPageBreak/>
        <w:t>Psalm</w:t>
      </w:r>
      <w:r w:rsidR="00E276C1" w:rsidRPr="00AB1781">
        <w:t xml:space="preserve"> 145</w:t>
      </w:r>
      <w:r>
        <w:t>: Praise the Lord, O my soul! I will praise the Lord all my life</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5" w:name="_Ref411968226"/>
      <w:r>
        <w:lastRenderedPageBreak/>
        <w:t>Psalm</w:t>
      </w:r>
      <w:r w:rsidR="00E276C1" w:rsidRPr="00AB1781">
        <w:t xml:space="preserve"> 146</w:t>
      </w:r>
      <w:r>
        <w:t>: Praise the Lord, for singing praise is good</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6" w:name="_Ref411968245"/>
      <w:r>
        <w:lastRenderedPageBreak/>
        <w:t>Psalm</w:t>
      </w:r>
      <w:r w:rsidR="00E276C1" w:rsidRPr="00AB1781">
        <w:t xml:space="preserve"> 147</w:t>
      </w:r>
      <w:r>
        <w:t>: Praise the Lord, O Jerusalem! Praise your God, O Zion!</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7" w:name="_Toc410196196"/>
      <w:bookmarkStart w:id="908" w:name="_Toc410196438"/>
      <w:bookmarkStart w:id="909" w:name="_Toc410196940"/>
      <w:bookmarkStart w:id="910" w:name="_Toc428340983"/>
      <w:r>
        <w:lastRenderedPageBreak/>
        <w:t>The Book of Psalis and Doxologies</w:t>
      </w:r>
      <w:bookmarkEnd w:id="907"/>
      <w:bookmarkEnd w:id="908"/>
      <w:bookmarkEnd w:id="909"/>
      <w:bookmarkEnd w:id="910"/>
    </w:p>
    <w:p w:rsidR="009C13E9" w:rsidRDefault="009C13E9" w:rsidP="009C13E9">
      <w:pPr>
        <w:pStyle w:val="Heading2"/>
      </w:pPr>
      <w:bookmarkStart w:id="911" w:name="_Toc428340984"/>
      <w:bookmarkStart w:id="912" w:name="_Toc410196197"/>
      <w:bookmarkStart w:id="913" w:name="_Toc410196439"/>
      <w:bookmarkStart w:id="914" w:name="_Toc410196941"/>
      <w:r>
        <w:lastRenderedPageBreak/>
        <w:t>General and Common Doxologies</w:t>
      </w:r>
      <w:bookmarkEnd w:id="911"/>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5"/>
            <w:r>
              <w:t>The great and holy luminaries,</w:t>
            </w:r>
            <w:commentRangeEnd w:id="915"/>
            <w:r>
              <w:rPr>
                <w:rStyle w:val="CommentReference"/>
                <w:rFonts w:ascii="Times New Roman" w:hAnsi="Times New Roman"/>
              </w:rPr>
              <w:commentReference w:id="915"/>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6"/>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6"/>
            <w:r>
              <w:rPr>
                <w:rStyle w:val="CommentReference"/>
                <w:rFonts w:ascii="Times New Roman" w:hAnsi="Times New Roman"/>
              </w:rPr>
              <w:commentReference w:id="916"/>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7"/>
            <w:r w:rsidRPr="00602B0F">
              <w:t xml:space="preserve">O Lord, </w:t>
            </w:r>
            <w:commentRangeEnd w:id="917"/>
            <w:r>
              <w:rPr>
                <w:rStyle w:val="CommentReference"/>
                <w:rFonts w:ascii="Times New Roman" w:hAnsi="Times New Roman"/>
              </w:rPr>
              <w:commentReference w:id="917"/>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8"/>
            <w:r>
              <w:t xml:space="preserve">called </w:t>
            </w:r>
            <w:commentRangeEnd w:id="918"/>
            <w:r>
              <w:rPr>
                <w:rStyle w:val="CommentReference"/>
                <w:rFonts w:ascii="Times New Roman" w:eastAsiaTheme="minorHAnsi" w:hAnsi="Times New Roman" w:cstheme="minorBidi"/>
                <w:color w:val="auto"/>
              </w:rPr>
              <w:commentReference w:id="918"/>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19"/>
            <w:r>
              <w:t>Who loved him greatly.</w:t>
            </w:r>
            <w:commentRangeEnd w:id="919"/>
            <w:r>
              <w:rPr>
                <w:rStyle w:val="CommentReference"/>
                <w:rFonts w:ascii="Times New Roman" w:eastAsiaTheme="minorHAnsi" w:hAnsi="Times New Roman" w:cstheme="minorBidi"/>
                <w:color w:val="auto"/>
              </w:rPr>
              <w:commentReference w:id="919"/>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0"/>
            <w:r>
              <w:t xml:space="preserve">Our </w:t>
            </w:r>
            <w:commentRangeEnd w:id="920"/>
            <w:r>
              <w:rPr>
                <w:rStyle w:val="CommentReference"/>
                <w:rFonts w:ascii="Times New Roman" w:eastAsiaTheme="minorHAnsi" w:hAnsi="Times New Roman" w:cstheme="minorBidi"/>
                <w:color w:val="auto"/>
              </w:rPr>
              <w:commentReference w:id="920"/>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1"/>
            <w:r>
              <w:t xml:space="preserve">And </w:t>
            </w:r>
            <w:commentRangeEnd w:id="921"/>
            <w:r>
              <w:rPr>
                <w:rStyle w:val="CommentReference"/>
                <w:rFonts w:ascii="Times New Roman" w:eastAsiaTheme="minorHAnsi" w:hAnsi="Times New Roman" w:cstheme="minorBidi"/>
                <w:color w:val="auto"/>
              </w:rPr>
              <w:commentReference w:id="921"/>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2"/>
            <w:r>
              <w:t>And was numbered with</w:t>
            </w:r>
          </w:p>
          <w:p w:rsidR="004C7F73" w:rsidRDefault="004C7F73" w:rsidP="004C7F73">
            <w:pPr>
              <w:pStyle w:val="EngHangEnd"/>
            </w:pPr>
            <w:r>
              <w:t>The rest of the Apostles.</w:t>
            </w:r>
            <w:commentRangeEnd w:id="922"/>
            <w:r>
              <w:rPr>
                <w:rStyle w:val="CommentReference"/>
                <w:rFonts w:ascii="Times New Roman" w:eastAsiaTheme="minorHAnsi" w:hAnsi="Times New Roman" w:cstheme="minorBidi"/>
                <w:color w:val="auto"/>
              </w:rPr>
              <w:commentReference w:id="922"/>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3"/>
            <w:r>
              <w:t xml:space="preserve">sound </w:t>
            </w:r>
            <w:commentRangeEnd w:id="923"/>
            <w:r>
              <w:rPr>
                <w:rStyle w:val="CommentReference"/>
                <w:rFonts w:ascii="Times New Roman" w:eastAsiaTheme="minorHAnsi" w:hAnsi="Times New Roman" w:cstheme="minorBidi"/>
                <w:color w:val="auto"/>
              </w:rPr>
              <w:commentReference w:id="923"/>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4"/>
            <w:r>
              <w:t>Beholder of God</w:t>
            </w:r>
            <w:commentRangeEnd w:id="924"/>
            <w:r>
              <w:rPr>
                <w:rStyle w:val="CommentReference"/>
                <w:rFonts w:ascii="Times New Roman" w:eastAsiaTheme="minorHAnsi" w:hAnsi="Times New Roman" w:cstheme="minorBidi"/>
                <w:color w:val="auto"/>
              </w:rPr>
              <w:commentReference w:id="924"/>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5"/>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5"/>
            <w:r>
              <w:rPr>
                <w:rStyle w:val="CommentReference"/>
                <w:rFonts w:ascii="Times New Roman" w:eastAsiaTheme="minorHAnsi" w:hAnsi="Times New Roman" w:cstheme="minorBidi"/>
                <w:color w:val="auto"/>
              </w:rPr>
              <w:commentReference w:id="925"/>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6"/>
            <w:r>
              <w:t>compatriots</w:t>
            </w:r>
            <w:commentRangeEnd w:id="926"/>
            <w:r>
              <w:rPr>
                <w:rStyle w:val="CommentReference"/>
                <w:rFonts w:ascii="Times New Roman" w:eastAsiaTheme="minorHAnsi" w:hAnsi="Times New Roman" w:cstheme="minorBidi"/>
                <w:color w:val="auto"/>
              </w:rPr>
              <w:commentReference w:id="926"/>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646349" w:rsidRPr="009C13E9" w:rsidRDefault="00646349" w:rsidP="00646349"/>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27" w:name="_Toc428340985"/>
      <w:r>
        <w:lastRenderedPageBreak/>
        <w:t>September</w:t>
      </w:r>
      <w:bookmarkEnd w:id="912"/>
      <w:bookmarkEnd w:id="913"/>
      <w:bookmarkEnd w:id="91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27"/>
    </w:p>
    <w:p w:rsidR="00495F1A" w:rsidRDefault="0092592B" w:rsidP="00495F1A">
      <w:pPr>
        <w:pStyle w:val="Heading3"/>
      </w:pPr>
      <w:bookmarkStart w:id="928" w:name="_Toc410196198"/>
      <w:bookmarkStart w:id="929" w:name="_Toc410196440"/>
      <w:bookmarkStart w:id="930" w:name="_Toc410196942"/>
      <w:r>
        <w:t xml:space="preserve">August 29 (30) / Tho-out 1: </w:t>
      </w:r>
      <w:r w:rsidR="00495F1A">
        <w:t>Ecclesiastical New Year: Nairouz</w:t>
      </w:r>
      <w:bookmarkEnd w:id="928"/>
      <w:bookmarkEnd w:id="929"/>
      <w:bookmarkEnd w:id="930"/>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31"/>
            <w:r>
              <w:t xml:space="preserve">wiles </w:t>
            </w:r>
            <w:commentRangeEnd w:id="931"/>
            <w:r>
              <w:rPr>
                <w:rStyle w:val="CommentReference"/>
                <w:rFonts w:ascii="Times New Roman" w:eastAsiaTheme="minorHAnsi" w:hAnsi="Times New Roman" w:cstheme="minorBidi"/>
                <w:color w:val="auto"/>
              </w:rPr>
              <w:commentReference w:id="931"/>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32"/>
            <w:r>
              <w:t xml:space="preserve">Ϯⲛⲁⲟⲩⲱϣⲧ </w:t>
            </w:r>
            <w:commentRangeEnd w:id="932"/>
            <w:r>
              <w:rPr>
                <w:rStyle w:val="CommentReference"/>
                <w:rFonts w:ascii="Times New Roman" w:hAnsi="Times New Roman"/>
              </w:rPr>
              <w:commentReference w:id="932"/>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33"/>
            <w:r>
              <w:t>reign</w:t>
            </w:r>
            <w:commentRangeEnd w:id="933"/>
            <w:r>
              <w:rPr>
                <w:rStyle w:val="CommentReference"/>
              </w:rPr>
              <w:commentReference w:id="933"/>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34"/>
            <w:r>
              <w:t xml:space="preserve">be </w:t>
            </w:r>
            <w:commentRangeEnd w:id="934"/>
            <w:r>
              <w:rPr>
                <w:rStyle w:val="CommentReference"/>
              </w:rPr>
              <w:commentReference w:id="934"/>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35"/>
            <w:r>
              <w:t xml:space="preserve">Ⲁⲙⲱⲛⲓ </w:t>
            </w:r>
            <w:commentRangeEnd w:id="935"/>
            <w:r>
              <w:rPr>
                <w:rStyle w:val="CommentReference"/>
                <w:rFonts w:ascii="Times New Roman" w:hAnsi="Times New Roman"/>
              </w:rPr>
              <w:commentReference w:id="935"/>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36"/>
            <w:r>
              <w:t xml:space="preserve">the </w:t>
            </w:r>
            <w:commentRangeEnd w:id="936"/>
            <w:r>
              <w:rPr>
                <w:rStyle w:val="CommentReference"/>
              </w:rPr>
              <w:commentReference w:id="936"/>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37"/>
            <w:r>
              <w:t xml:space="preserve">entreat </w:t>
            </w:r>
            <w:commentRangeEnd w:id="937"/>
            <w:r>
              <w:rPr>
                <w:rStyle w:val="CommentReference"/>
              </w:rPr>
              <w:commentReference w:id="937"/>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38" w:name="_Toc410196199"/>
      <w:bookmarkStart w:id="939" w:name="_Toc410196441"/>
      <w:bookmarkStart w:id="940" w:name="_Toc410196943"/>
      <w:r>
        <w:t xml:space="preserve">September 14 (15) / Tho-out 17: </w:t>
      </w:r>
      <w:r w:rsidR="00495F1A">
        <w:t>The Dedication of the Church of the Holy Cross</w:t>
      </w:r>
      <w:bookmarkEnd w:id="938"/>
      <w:bookmarkEnd w:id="939"/>
      <w:bookmarkEnd w:id="940"/>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lastRenderedPageBreak/>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41"/>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41"/>
            <w:r>
              <w:rPr>
                <w:rStyle w:val="CommentReference"/>
              </w:rPr>
              <w:commentReference w:id="941"/>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lastRenderedPageBreak/>
        <w:t>September 21 (22) / Tho-out 24: Martyrdom of St. Quandratus, One of the Seventy Two</w:t>
      </w:r>
    </w:p>
    <w:p w:rsidR="00160DE3" w:rsidRDefault="00160DE3" w:rsidP="00160DE3">
      <w:r>
        <w:t>See the Doxologies for the Apostles, or for Any Apostle, on page ##.</w:t>
      </w:r>
    </w:p>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39635A" w:rsidRDefault="0039635A" w:rsidP="0039635A">
      <w:pPr>
        <w:pStyle w:val="Heading3"/>
      </w:pPr>
      <w:r>
        <w:t>September 29 (30) / Paopi 2: St. Severus</w:t>
      </w:r>
    </w:p>
    <w:p w:rsidR="0039635A" w:rsidRDefault="0039635A" w:rsidP="0039635A">
      <w:pPr>
        <w:pStyle w:val="Heading4"/>
      </w:pPr>
      <w:r>
        <w:t>The Doxology</w:t>
      </w:r>
    </w:p>
    <w:p w:rsidR="0039635A" w:rsidRPr="0039635A" w:rsidRDefault="0039635A" w:rsidP="0039635A"/>
    <w:p w:rsidR="00495F1A" w:rsidRDefault="00495F1A" w:rsidP="00495F1A">
      <w:pPr>
        <w:pStyle w:val="Heading2"/>
        <w:rPr>
          <w:rFonts w:ascii="FreeSerifAvvaShenouda" w:hAnsi="FreeSerifAvvaShenouda" w:cs="FreeSerifAvvaShenouda"/>
        </w:rPr>
      </w:pPr>
      <w:bookmarkStart w:id="942" w:name="_Toc410196200"/>
      <w:bookmarkStart w:id="943" w:name="_Toc410196442"/>
      <w:bookmarkStart w:id="944" w:name="_Toc410196944"/>
      <w:bookmarkStart w:id="945" w:name="_Toc428340986"/>
      <w:r>
        <w:lastRenderedPageBreak/>
        <w:t>October</w:t>
      </w:r>
      <w:bookmarkEnd w:id="942"/>
      <w:bookmarkEnd w:id="943"/>
      <w:bookmarkEnd w:id="944"/>
      <w:r w:rsidR="006E370D">
        <w:t xml:space="preserve"> or </w:t>
      </w:r>
      <w:r w:rsidR="006E370D">
        <w:rPr>
          <w:rFonts w:ascii="FreeSerifAvvaShenouda" w:hAnsi="FreeSerifAvvaShenouda" w:cs="FreeSerifAvvaShenouda"/>
        </w:rPr>
        <w:t>Ⲡⲁⲱⲡⲉ</w:t>
      </w:r>
      <w:bookmarkEnd w:id="945"/>
    </w:p>
    <w:p w:rsidR="0039635A" w:rsidRDefault="0039635A" w:rsidP="0039635A">
      <w:pPr>
        <w:pStyle w:val="Heading3"/>
      </w:pPr>
      <w:r>
        <w:t>October 4 (5) / Paopi 7: St. Paul of Tammoh</w:t>
      </w:r>
    </w:p>
    <w:p w:rsidR="0039635A" w:rsidRDefault="0039635A" w:rsidP="0039635A">
      <w:pPr>
        <w:pStyle w:val="Heading4"/>
      </w:pPr>
      <w:r>
        <w:t>The Doxology</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t>October 17 (18) Paopi 20: St. John the Short</w:t>
      </w:r>
    </w:p>
    <w:p w:rsidR="0039635A" w:rsidRDefault="0039635A" w:rsidP="0039635A">
      <w:pPr>
        <w:pStyle w:val="Heading4"/>
      </w:pPr>
      <w:r>
        <w:t>The Doxology</w:t>
      </w:r>
    </w:p>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013EB0" w:rsidRDefault="00013EB0" w:rsidP="00013EB0">
      <w:pPr>
        <w:pStyle w:val="Heading3"/>
      </w:pPr>
      <w:r>
        <w:t>October 23 (24) / Paopi  26: The Martyrdom of St. Timothy the Apostle</w:t>
      </w:r>
    </w:p>
    <w:p w:rsidR="00013EB0" w:rsidRPr="00646349" w:rsidRDefault="00013EB0" w:rsidP="00013EB0">
      <w:pPr>
        <w:pStyle w:val="Rubric"/>
      </w:pPr>
      <w:r>
        <w:t>See the Doxologies for the Apostles, or for Any Apostle, on page ##.</w:t>
      </w:r>
    </w:p>
    <w:p w:rsidR="00205EA4" w:rsidRDefault="00205EA4" w:rsidP="00205EA4">
      <w:pPr>
        <w:pStyle w:val="Heading3"/>
      </w:pPr>
      <w:r>
        <w:t>October 27 (28) / Paopi 30: St. Mark</w:t>
      </w:r>
      <w:r w:rsidR="00F20BBD">
        <w:t xml:space="preserve"> (Consecration and Appearance of Head)</w:t>
      </w:r>
      <w:bookmarkStart w:id="946" w:name="_GoBack"/>
      <w:bookmarkEnd w:id="946"/>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47" w:name="_Toc410196201"/>
      <w:bookmarkStart w:id="948" w:name="_Toc410196443"/>
      <w:bookmarkStart w:id="949" w:name="_Toc410196945"/>
      <w:bookmarkStart w:id="950" w:name="_Toc428340987"/>
      <w:r>
        <w:lastRenderedPageBreak/>
        <w:t>November</w:t>
      </w:r>
      <w:r w:rsidR="00495F1A">
        <w:t xml:space="preserve"> or </w:t>
      </w:r>
      <w:bookmarkEnd w:id="947"/>
      <w:bookmarkEnd w:id="948"/>
      <w:bookmarkEnd w:id="949"/>
      <w:r w:rsidRPr="00FB5E62">
        <w:rPr>
          <w:rFonts w:ascii="FreeSerifAvvaShenouda" w:eastAsia="Arial Unicode MS" w:hAnsi="FreeSerifAvvaShenouda" w:cs="FreeSerifAvvaShenouda"/>
        </w:rPr>
        <w:t>Ⲁⲑⲟⲣ</w:t>
      </w:r>
      <w:bookmarkEnd w:id="950"/>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51"/>
            <w:r>
              <w:t>Beats</w:t>
            </w:r>
            <w:commentRangeEnd w:id="951"/>
            <w:r>
              <w:rPr>
                <w:rStyle w:val="CommentReference"/>
                <w:rFonts w:ascii="Times New Roman" w:eastAsiaTheme="minorHAnsi" w:hAnsi="Times New Roman" w:cstheme="minorBidi"/>
                <w:color w:val="auto"/>
              </w:rPr>
              <w:commentReference w:id="951"/>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48"/>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52"/>
            <w:r>
              <w:t xml:space="preserve">incessant </w:t>
            </w:r>
            <w:commentRangeEnd w:id="952"/>
            <w:r>
              <w:rPr>
                <w:rStyle w:val="CommentReference"/>
                <w:rFonts w:ascii="Times New Roman" w:eastAsiaTheme="minorHAnsi" w:hAnsi="Times New Roman" w:cstheme="minorBidi"/>
                <w:color w:val="auto"/>
              </w:rPr>
              <w:commentReference w:id="952"/>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53"/>
            <w:r>
              <w:t>The ministering flames of fire,</w:t>
            </w:r>
            <w:commentRangeEnd w:id="953"/>
            <w:r>
              <w:rPr>
                <w:rStyle w:val="CommentReference"/>
                <w:rFonts w:ascii="Times New Roman" w:eastAsiaTheme="minorHAnsi" w:hAnsi="Times New Roman" w:cstheme="minorBidi"/>
                <w:color w:val="auto"/>
              </w:rPr>
              <w:commentReference w:id="953"/>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54"/>
            <w:r w:rsidRPr="004764BD">
              <w:t xml:space="preserve">before </w:t>
            </w:r>
            <w:commentRangeEnd w:id="954"/>
            <w:r>
              <w:rPr>
                <w:rStyle w:val="CommentReference"/>
                <w:rFonts w:ascii="Times New Roman" w:eastAsiaTheme="minorHAnsi" w:hAnsi="Times New Roman" w:cstheme="minorBidi"/>
                <w:color w:val="auto"/>
              </w:rPr>
              <w:commentReference w:id="954"/>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49"/>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0"/>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1"/>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Pr="00646349" w:rsidRDefault="007F571C" w:rsidP="007F571C">
      <w:pPr>
        <w:pStyle w:val="Rubric"/>
      </w:pPr>
      <w:r>
        <w:t>See the Doxologies for the Apostles, or for Any Apostle, on page ##.</w:t>
      </w:r>
    </w:p>
    <w:p w:rsidR="005329C1" w:rsidRDefault="005329C1" w:rsidP="005329C1">
      <w:pPr>
        <w:pStyle w:val="Heading3"/>
      </w:pPr>
      <w:r>
        <w:lastRenderedPageBreak/>
        <w:t>November 17 (18) / Athor 21: Commemoration of the Theotokos</w:t>
      </w:r>
    </w:p>
    <w:p w:rsidR="005329C1" w:rsidRPr="005329C1" w:rsidRDefault="005329C1" w:rsidP="005329C1">
      <w:pPr>
        <w:pStyle w:val="Rubric"/>
      </w:pPr>
      <w:r>
        <w:t>See the Doxologies, Psali, and Theotokia for the Virgin.</w:t>
      </w:r>
    </w:p>
    <w:p w:rsidR="00205EA4" w:rsidRDefault="00205EA4" w:rsidP="00205EA4">
      <w:pPr>
        <w:pStyle w:val="Heading3"/>
      </w:pPr>
      <w:r>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2"/>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3"/>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63" w:name="_Toc410196202"/>
      <w:bookmarkStart w:id="964" w:name="_Toc410196444"/>
      <w:bookmarkStart w:id="965" w:name="_Toc410196946"/>
      <w:bookmarkStart w:id="966" w:name="_Toc428340988"/>
      <w:r>
        <w:lastRenderedPageBreak/>
        <w:t>December</w:t>
      </w:r>
      <w:bookmarkEnd w:id="963"/>
      <w:bookmarkEnd w:id="964"/>
      <w:bookmarkEnd w:id="965"/>
      <w:r w:rsidR="00205EA4">
        <w:t xml:space="preserve"> or </w:t>
      </w:r>
      <w:r w:rsidR="00205EA4">
        <w:rPr>
          <w:rFonts w:ascii="FreeSerifAvvaShenouda" w:hAnsi="FreeSerifAvvaShenouda" w:cs="FreeSerifAvvaShenouda"/>
        </w:rPr>
        <w:t>Ⲕⲟⲓⲁϩⲕ</w:t>
      </w:r>
      <w:bookmarkEnd w:id="966"/>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67"/>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67"/>
            <w:r>
              <w:rPr>
                <w:rStyle w:val="CommentReference"/>
                <w:rFonts w:ascii="Times New Roman" w:eastAsiaTheme="minorHAnsi" w:hAnsi="Times New Roman" w:cstheme="minorBidi"/>
                <w:color w:val="auto"/>
              </w:rPr>
              <w:commentReference w:id="967"/>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68"/>
            <w:r>
              <w:t xml:space="preserve">Announced </w:t>
            </w:r>
            <w:commentRangeEnd w:id="968"/>
            <w:r>
              <w:rPr>
                <w:rStyle w:val="CommentReference"/>
                <w:rFonts w:ascii="Times New Roman" w:eastAsiaTheme="minorHAnsi" w:hAnsi="Times New Roman" w:cstheme="minorBidi"/>
                <w:color w:val="auto"/>
              </w:rPr>
              <w:commentReference w:id="968"/>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69"/>
            <w:r>
              <w:t>He raised us with a new invitation.</w:t>
            </w:r>
            <w:commentRangeEnd w:id="969"/>
            <w:r>
              <w:rPr>
                <w:rStyle w:val="CommentReference"/>
                <w:rFonts w:ascii="Times New Roman" w:eastAsiaTheme="minorHAnsi" w:hAnsi="Times New Roman" w:cstheme="minorBidi"/>
                <w:color w:val="auto"/>
              </w:rPr>
              <w:commentReference w:id="969"/>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70"/>
            <w:r>
              <w:t>Bride</w:t>
            </w:r>
            <w:commentRangeEnd w:id="970"/>
            <w:r>
              <w:rPr>
                <w:rStyle w:val="CommentReference"/>
                <w:rFonts w:ascii="Times New Roman" w:eastAsiaTheme="minorHAnsi" w:hAnsi="Times New Roman" w:cstheme="minorBidi"/>
                <w:color w:val="auto"/>
              </w:rPr>
              <w:commentReference w:id="970"/>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71"/>
            <w:r>
              <w:t xml:space="preserve">return </w:t>
            </w:r>
            <w:commentRangeEnd w:id="971"/>
            <w:r>
              <w:rPr>
                <w:rStyle w:val="CommentReference"/>
              </w:rPr>
              <w:commentReference w:id="971"/>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72"/>
            <w:r>
              <w:t xml:space="preserve">confirmation </w:t>
            </w:r>
            <w:commentRangeEnd w:id="972"/>
            <w:r>
              <w:rPr>
                <w:rStyle w:val="CommentReference"/>
              </w:rPr>
              <w:commentReference w:id="972"/>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73"/>
            <w:r>
              <w:t>Angel-evangel of Good News</w:t>
            </w:r>
            <w:commentRangeEnd w:id="973"/>
            <w:r>
              <w:rPr>
                <w:rStyle w:val="CommentReference"/>
                <w:rFonts w:ascii="Times New Roman" w:eastAsiaTheme="minorHAnsi" w:hAnsi="Times New Roman" w:cstheme="minorBidi"/>
                <w:color w:val="auto"/>
              </w:rPr>
              <w:commentReference w:id="973"/>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74"/>
            <w:r>
              <w:t>Hail, O full of grace</w:t>
            </w:r>
            <w:commentRangeEnd w:id="974"/>
            <w:r>
              <w:rPr>
                <w:rStyle w:val="CommentReference"/>
                <w:rFonts w:ascii="Times New Roman" w:eastAsiaTheme="minorHAnsi" w:hAnsi="Times New Roman" w:cstheme="minorBidi"/>
                <w:color w:val="auto"/>
              </w:rPr>
              <w:commentReference w:id="974"/>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75"/>
            <w:r>
              <w:t>Angel-Evangel</w:t>
            </w:r>
            <w:commentRangeEnd w:id="975"/>
            <w:r>
              <w:rPr>
                <w:rStyle w:val="CommentReference"/>
                <w:rFonts w:ascii="Times New Roman" w:eastAsiaTheme="minorHAnsi" w:hAnsi="Times New Roman" w:cstheme="minorBidi"/>
                <w:color w:val="auto"/>
              </w:rPr>
              <w:commentReference w:id="975"/>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05EA4" w:rsidRDefault="00FF5FF3" w:rsidP="00495F1A">
      <w:pPr>
        <w:pStyle w:val="Heading3"/>
      </w:pPr>
      <w:bookmarkStart w:id="976" w:name="_Toc410196203"/>
      <w:bookmarkStart w:id="977" w:name="_Toc410196445"/>
      <w:bookmarkStart w:id="978" w:name="_Toc410196947"/>
      <w:r>
        <w:t>December 4 (5) / Koiak 8: Sts. Barbara and Juliana, St. Samuel the Confe</w:t>
      </w:r>
      <w:r>
        <w:t>s</w:t>
      </w:r>
      <w:r>
        <w:t>sor</w:t>
      </w:r>
    </w:p>
    <w:p w:rsidR="00FF5FF3" w:rsidRDefault="00FF5FF3" w:rsidP="00FF5FF3">
      <w:pPr>
        <w:pStyle w:val="Heading4"/>
      </w:pPr>
      <w:r>
        <w:t>The Doxology</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lastRenderedPageBreak/>
        <w:t>December 17 (18) / Koiak 21: Also the Martyrdom of St. Barnabas, on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FF5FF3" w:rsidRDefault="00FF5FF3" w:rsidP="00FF5FF3">
      <w:pPr>
        <w:pStyle w:val="Heading3"/>
      </w:pPr>
      <w:r>
        <w:t>December 21 (22) / Koiak 25: St. John Kami</w:t>
      </w:r>
    </w:p>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lastRenderedPageBreak/>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lastRenderedPageBreak/>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979"/>
            <w:r>
              <w:t xml:space="preserve">rescued </w:t>
            </w:r>
            <w:commentRangeEnd w:id="979"/>
            <w:r>
              <w:rPr>
                <w:rStyle w:val="CommentReference"/>
                <w:rFonts w:ascii="Times New Roman" w:eastAsiaTheme="minorHAnsi" w:hAnsi="Times New Roman" w:cstheme="minorBidi"/>
                <w:color w:val="auto"/>
              </w:rPr>
              <w:commentReference w:id="979"/>
            </w:r>
            <w:r>
              <w:t>and saved us,</w:t>
            </w:r>
          </w:p>
          <w:p w:rsidR="00C33BEB" w:rsidRDefault="00C33BEB" w:rsidP="00C33BEB">
            <w:pPr>
              <w:pStyle w:val="EngHangEnd"/>
            </w:pPr>
            <w:commentRangeStart w:id="980"/>
            <w:r>
              <w:t xml:space="preserve">We </w:t>
            </w:r>
            <w:commentRangeEnd w:id="980"/>
            <w:r>
              <w:rPr>
                <w:rStyle w:val="CommentReference"/>
                <w:rFonts w:ascii="Times New Roman" w:eastAsiaTheme="minorHAnsi" w:hAnsi="Times New Roman" w:cstheme="minorBidi"/>
                <w:color w:val="auto"/>
              </w:rPr>
              <w:commentReference w:id="980"/>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lastRenderedPageBreak/>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lastRenderedPageBreak/>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54"/>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lastRenderedPageBreak/>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981"/>
            <w:r>
              <w:t xml:space="preserve">Shone </w:t>
            </w:r>
            <w:commentRangeEnd w:id="981"/>
            <w:r>
              <w:rPr>
                <w:rStyle w:val="CommentReference"/>
              </w:rPr>
              <w:commentReference w:id="981"/>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82"/>
            <w:r>
              <w:t>All</w:t>
            </w:r>
            <w:commentRangeEnd w:id="982"/>
            <w:r>
              <w:rPr>
                <w:rStyle w:val="CommentReference"/>
              </w:rPr>
              <w:commentReference w:id="982"/>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983"/>
            <w:r>
              <w:t>seals</w:t>
            </w:r>
            <w:commentRangeEnd w:id="983"/>
            <w:r>
              <w:rPr>
                <w:rStyle w:val="CommentReference"/>
              </w:rPr>
              <w:commentReference w:id="983"/>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84"/>
            <w:r>
              <w:t>Tetra</w:t>
            </w:r>
            <w:commentRangeEnd w:id="984"/>
            <w:r>
              <w:rPr>
                <w:rStyle w:val="CommentReference"/>
              </w:rPr>
              <w:commentReference w:id="984"/>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985"/>
            <w:r>
              <w:t xml:space="preserve">flaming </w:t>
            </w:r>
            <w:commentRangeEnd w:id="985"/>
            <w:r>
              <w:rPr>
                <w:rStyle w:val="CommentReference"/>
              </w:rPr>
              <w:commentReference w:id="985"/>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986"/>
            <w:r>
              <w:t>disease</w:t>
            </w:r>
            <w:commentRangeEnd w:id="986"/>
            <w:r>
              <w:rPr>
                <w:rStyle w:val="CommentReference"/>
              </w:rPr>
              <w:commentReference w:id="986"/>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lastRenderedPageBreak/>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987"/>
            <w:r>
              <w:t xml:space="preserve">Isaiah </w:t>
            </w:r>
            <w:commentRangeEnd w:id="987"/>
            <w:r>
              <w:rPr>
                <w:rStyle w:val="CommentReference"/>
              </w:rPr>
              <w:commentReference w:id="987"/>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988"/>
            <w:r>
              <w:t>For I cannot speak.</w:t>
            </w:r>
            <w:commentRangeEnd w:id="988"/>
            <w:r>
              <w:rPr>
                <w:rStyle w:val="CommentReference"/>
              </w:rPr>
              <w:commentReference w:id="988"/>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lastRenderedPageBreak/>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FF5FF3" w:rsidRDefault="00FF5FF3" w:rsidP="00FF5FF3">
      <w:pPr>
        <w:pStyle w:val="Heading4"/>
      </w:pPr>
      <w:r>
        <w:t>The Doxology</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55"/>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56"/>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lastRenderedPageBreak/>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989"/>
            <w:r>
              <w:t>Zebulun</w:t>
            </w:r>
            <w:commentRangeEnd w:id="989"/>
            <w:r>
              <w:rPr>
                <w:rStyle w:val="FootnoteReference"/>
              </w:rPr>
              <w:footnoteReference w:id="457"/>
            </w:r>
            <w:r>
              <w:rPr>
                <w:rStyle w:val="CommentReference"/>
                <w:rFonts w:ascii="Times New Roman" w:eastAsiaTheme="minorHAnsi" w:hAnsi="Times New Roman" w:cstheme="minorBidi"/>
                <w:color w:val="auto"/>
              </w:rPr>
              <w:commentReference w:id="989"/>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58"/>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lastRenderedPageBreak/>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990" w:name="_Toc410196204"/>
      <w:bookmarkStart w:id="991" w:name="_Toc410196446"/>
      <w:bookmarkStart w:id="992" w:name="_Toc410196948"/>
      <w:bookmarkStart w:id="993" w:name="_Toc428340989"/>
      <w:bookmarkEnd w:id="976"/>
      <w:bookmarkEnd w:id="977"/>
      <w:bookmarkEnd w:id="978"/>
      <w:r>
        <w:lastRenderedPageBreak/>
        <w:t>January</w:t>
      </w:r>
      <w:bookmarkEnd w:id="990"/>
      <w:bookmarkEnd w:id="991"/>
      <w:bookmarkEnd w:id="992"/>
      <w:r w:rsidR="00FF5FF3">
        <w:t xml:space="preserve"> or </w:t>
      </w:r>
      <w:r w:rsidR="00FF5FF3">
        <w:rPr>
          <w:rFonts w:ascii="FreeSerifAvvaShenouda" w:hAnsi="FreeSerifAvvaShenouda" w:cs="FreeSerifAvvaShenouda"/>
        </w:rPr>
        <w:t>Ⲧⲱⲃⲓ</w:t>
      </w:r>
      <w:bookmarkEnd w:id="993"/>
    </w:p>
    <w:p w:rsidR="00495F1A" w:rsidRDefault="00073003" w:rsidP="00495F1A">
      <w:pPr>
        <w:pStyle w:val="Heading3"/>
      </w:pPr>
      <w:bookmarkStart w:id="994" w:name="_Toc410196205"/>
      <w:bookmarkStart w:id="995" w:name="_Toc410196447"/>
      <w:bookmarkStart w:id="996" w:name="_Toc410196949"/>
      <w:r>
        <w:rPr>
          <w:lang w:val="en-US"/>
        </w:rPr>
        <w:t>January 1 (2) / Tobi 6</w:t>
      </w:r>
      <w:r w:rsidR="00FF5FF3">
        <w:rPr>
          <w:lang w:val="en-US"/>
        </w:rPr>
        <w:t xml:space="preserve">: The Feast of the </w:t>
      </w:r>
      <w:r w:rsidR="00495F1A">
        <w:t>Circumcision</w:t>
      </w:r>
      <w:bookmarkEnd w:id="994"/>
      <w:bookmarkEnd w:id="995"/>
      <w:bookmarkEnd w:id="996"/>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997"/>
            <w:r>
              <w:t xml:space="preserve">Christian </w:t>
            </w:r>
            <w:commentRangeEnd w:id="997"/>
            <w:r>
              <w:rPr>
                <w:rStyle w:val="CommentReference"/>
                <w:rFonts w:ascii="Times New Roman" w:eastAsiaTheme="minorHAnsi" w:hAnsi="Times New Roman" w:cstheme="minorBidi"/>
                <w:color w:val="auto"/>
              </w:rPr>
              <w:commentReference w:id="997"/>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998"/>
            <w:r>
              <w:t xml:space="preserve">Victorious </w:t>
            </w:r>
            <w:commentRangeEnd w:id="998"/>
            <w:r>
              <w:rPr>
                <w:rStyle w:val="CommentReference"/>
              </w:rPr>
              <w:commentReference w:id="998"/>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999"/>
            <w:r>
              <w:t>divinity</w:t>
            </w:r>
            <w:commentRangeEnd w:id="999"/>
            <w:r>
              <w:rPr>
                <w:rStyle w:val="CommentReference"/>
              </w:rPr>
              <w:commentReference w:id="999"/>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00" w:name="_Toc410196206"/>
      <w:bookmarkStart w:id="1001" w:name="_Toc410196448"/>
      <w:bookmarkStart w:id="1002" w:name="_Toc410196950"/>
      <w:r>
        <w:lastRenderedPageBreak/>
        <w:t xml:space="preserve">January 6 (7) / Tobi 11: The Feast of </w:t>
      </w:r>
      <w:r w:rsidR="00495F1A">
        <w:t>Theophany</w:t>
      </w:r>
      <w:bookmarkEnd w:id="1000"/>
      <w:bookmarkEnd w:id="1001"/>
      <w:bookmarkEnd w:id="1002"/>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03"/>
            <w:r>
              <w:t xml:space="preserve">confirm </w:t>
            </w:r>
            <w:commentRangeEnd w:id="1003"/>
            <w:r>
              <w:rPr>
                <w:rStyle w:val="CommentReference"/>
              </w:rPr>
              <w:commentReference w:id="1003"/>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04"/>
            <w:r>
              <w:t>ⲛ̀ϫⲉ</w:t>
            </w:r>
            <w:commentRangeEnd w:id="1004"/>
            <w:r>
              <w:rPr>
                <w:rStyle w:val="CommentReference"/>
                <w:rFonts w:ascii="Times New Roman" w:hAnsi="Times New Roman"/>
              </w:rPr>
              <w:commentReference w:id="1004"/>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05"/>
            <w:r>
              <w:t>moved</w:t>
            </w:r>
            <w:commentRangeEnd w:id="1005"/>
            <w:r>
              <w:rPr>
                <w:rStyle w:val="CommentReference"/>
              </w:rPr>
              <w:commentReference w:id="1005"/>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06"/>
            <w:r>
              <w:t>thrice holy,</w:t>
            </w:r>
            <w:commentRangeEnd w:id="1006"/>
            <w:r>
              <w:rPr>
                <w:rStyle w:val="CommentReference"/>
              </w:rPr>
              <w:commentReference w:id="1006"/>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07"/>
            <w:r>
              <w:t xml:space="preserve">Ⲓⲱⲁⲛⲛⲟⲩ </w:t>
            </w:r>
            <w:commentRangeEnd w:id="1007"/>
            <w:r>
              <w:rPr>
                <w:rStyle w:val="CommentReference"/>
                <w:rFonts w:ascii="Times New Roman" w:hAnsi="Times New Roman"/>
              </w:rPr>
              <w:commentReference w:id="1007"/>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08"/>
            <w:r>
              <w:rPr>
                <w:rFonts w:eastAsia="Arial Unicode MS" w:cs="FreeSerifAvvaShenouda"/>
              </w:rPr>
              <w:t>ⲛⲓϯϩⲟ</w:t>
            </w:r>
            <w:commentRangeEnd w:id="1008"/>
            <w:r>
              <w:rPr>
                <w:rStyle w:val="CommentReference"/>
                <w:rFonts w:ascii="Times New Roman" w:hAnsi="Times New Roman"/>
              </w:rPr>
              <w:commentReference w:id="1008"/>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09"/>
            <w:r>
              <w:t>ⲫⲏ</w:t>
            </w:r>
            <w:commentRangeEnd w:id="1009"/>
            <w:r>
              <w:rPr>
                <w:rStyle w:val="CommentReference"/>
                <w:rFonts w:ascii="Times New Roman" w:hAnsi="Times New Roman"/>
              </w:rPr>
              <w:commentReference w:id="1009"/>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10"/>
            <w:r>
              <w:t>ϯⲥⲩⲛⲧⲉⲗⲓⲁ</w:t>
            </w:r>
            <w:commentRangeEnd w:id="1010"/>
            <w:r>
              <w:rPr>
                <w:rStyle w:val="CommentReference"/>
                <w:rFonts w:ascii="Times New Roman" w:hAnsi="Times New Roman"/>
              </w:rPr>
              <w:commentReference w:id="1010"/>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11"/>
            <w:r>
              <w:t>liberty</w:t>
            </w:r>
            <w:commentRangeEnd w:id="1011"/>
            <w:r>
              <w:rPr>
                <w:rStyle w:val="CommentReference"/>
              </w:rPr>
              <w:commentReference w:id="1011"/>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12"/>
            <w:r>
              <w:t xml:space="preserve">confirm </w:t>
            </w:r>
            <w:commentRangeEnd w:id="1012"/>
            <w:r>
              <w:rPr>
                <w:rStyle w:val="CommentReference"/>
              </w:rPr>
              <w:commentReference w:id="1012"/>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r w:rsidR="00B637D8">
        <w:t xml:space="preserve"> and the Commemoration of Archangel Michael</w:t>
      </w:r>
    </w:p>
    <w:p w:rsidR="00FF5FF3" w:rsidRDefault="00FF5FF3" w:rsidP="00FF5FF3">
      <w:pPr>
        <w:pStyle w:val="Rubric"/>
      </w:pPr>
      <w:r>
        <w:t>See The Feast on the preceding day.</w:t>
      </w:r>
    </w:p>
    <w:p w:rsidR="00B637D8" w:rsidRDefault="00B637D8" w:rsidP="00B637D8">
      <w:pPr>
        <w:pStyle w:val="Rubric"/>
      </w:pPr>
      <w:r>
        <w:t>See the Feast of Archangel Michael on November 8 (9) / Athoer 12, page ##.</w:t>
      </w:r>
      <w:bookmarkStart w:id="1013" w:name="_Toc410196207"/>
      <w:bookmarkStart w:id="1014" w:name="_Toc410196449"/>
      <w:bookmarkStart w:id="1015" w:name="_Toc410196951"/>
    </w:p>
    <w:p w:rsidR="00495F1A" w:rsidRDefault="00FF5FF3" w:rsidP="00B637D8">
      <w:pPr>
        <w:pStyle w:val="Heading3"/>
      </w:pPr>
      <w:r>
        <w:lastRenderedPageBreak/>
        <w:t>January 8 (9) / Tobi 13: The Feast of T</w:t>
      </w:r>
      <w:r w:rsidR="00495F1A">
        <w:t>he Wedding of Cana of Galilee</w:t>
      </w:r>
      <w:bookmarkEnd w:id="1013"/>
      <w:bookmarkEnd w:id="1014"/>
      <w:bookmarkEnd w:id="1015"/>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FF5FF3" w:rsidRDefault="00FF5FF3" w:rsidP="00FF5FF3">
      <w:pPr>
        <w:pStyle w:val="Heading3"/>
      </w:pPr>
      <w:r>
        <w:lastRenderedPageBreak/>
        <w:t>January 9 (10) / Tobi 14: St. Maximus</w:t>
      </w:r>
    </w:p>
    <w:p w:rsidR="00FF5FF3" w:rsidRDefault="00FF5FF3" w:rsidP="00FF5FF3">
      <w:pPr>
        <w:pStyle w:val="Heading4"/>
      </w:pPr>
      <w:r>
        <w:t>The Doxology</w:t>
      </w:r>
    </w:p>
    <w:p w:rsidR="00FF5FF3" w:rsidRDefault="00FF5FF3" w:rsidP="00FF5FF3">
      <w:pPr>
        <w:pStyle w:val="Heading3"/>
      </w:pPr>
      <w:r>
        <w:t>January 12 (13) / Tobi 17: St. Domatius</w:t>
      </w:r>
    </w:p>
    <w:p w:rsidR="00FF5FF3" w:rsidRPr="00FF5FF3" w:rsidRDefault="00FF5FF3" w:rsidP="00FF5FF3">
      <w:pPr>
        <w:pStyle w:val="Rubric"/>
      </w:pPr>
      <w:r>
        <w:t>See the Feast of St. Maximus on January 9 (10) / Tobi 14, page ##.</w:t>
      </w:r>
    </w:p>
    <w:p w:rsidR="00160DE3" w:rsidRDefault="00160DE3" w:rsidP="00160DE3">
      <w:pPr>
        <w:pStyle w:val="Heading3"/>
      </w:pPr>
      <w:bookmarkStart w:id="1016" w:name="_Toc410196208"/>
      <w:bookmarkStart w:id="1017" w:name="_Toc410196450"/>
      <w:bookmarkStart w:id="1018"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16"/>
      <w:bookmarkEnd w:id="1017"/>
      <w:bookmarkEnd w:id="1018"/>
    </w:p>
    <w:p w:rsidR="00336FAA" w:rsidRDefault="00336FAA" w:rsidP="00336FAA">
      <w:pPr>
        <w:pStyle w:val="Rubric"/>
      </w:pPr>
      <w:r>
        <w:t>See the Doxologies, Psali, and Theotokia for the Virgin.</w:t>
      </w:r>
    </w:p>
    <w:p w:rsidR="00FF5FF3" w:rsidRDefault="00FF5FF3" w:rsidP="00FF5FF3">
      <w:pPr>
        <w:pStyle w:val="Heading3"/>
      </w:pPr>
      <w:r>
        <w:t>January 17 (18) / Tobi 22: St. Anthony the Great</w:t>
      </w:r>
    </w:p>
    <w:p w:rsidR="00FF5FF3" w:rsidRDefault="00FF5FF3" w:rsidP="00FF5FF3">
      <w:pPr>
        <w:pStyle w:val="Heading4"/>
      </w:pPr>
      <w:r>
        <w:t>The Doxology</w:t>
      </w:r>
    </w:p>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160DE3" w:rsidRDefault="00160DE3" w:rsidP="00160DE3">
      <w:pPr>
        <w:pStyle w:val="Heading3"/>
      </w:pPr>
      <w:r>
        <w:t>January 29 (30) / Meshir 4: Martyrdom of St. Agabus the Disciple</w:t>
      </w:r>
    </w:p>
    <w:p w:rsidR="00160DE3" w:rsidRDefault="00160DE3" w:rsidP="00160DE3">
      <w:pPr>
        <w:pStyle w:val="Rubric"/>
      </w:pPr>
      <w:bookmarkStart w:id="1019" w:name="_Toc410196209"/>
      <w:bookmarkStart w:id="1020" w:name="_Toc410196451"/>
      <w:bookmarkStart w:id="1021" w:name="_Toc410196953"/>
      <w:bookmarkStart w:id="1022" w:name="_Toc428340990"/>
      <w:r>
        <w:t>See the Doxologies for the Apostles, or for Any Apostle, on page ##.</w:t>
      </w:r>
    </w:p>
    <w:p w:rsidR="00495F1A" w:rsidRDefault="00495F1A" w:rsidP="00495F1A">
      <w:pPr>
        <w:pStyle w:val="Heading2"/>
      </w:pPr>
      <w:r>
        <w:lastRenderedPageBreak/>
        <w:t>February</w:t>
      </w:r>
      <w:bookmarkEnd w:id="1019"/>
      <w:bookmarkEnd w:id="1020"/>
      <w:bookmarkEnd w:id="1021"/>
      <w:r w:rsidR="00C30529">
        <w:t xml:space="preserve"> or </w:t>
      </w:r>
      <w:r w:rsidR="00C30529">
        <w:rPr>
          <w:rFonts w:ascii="FreeSerifAvvaShenouda" w:hAnsi="FreeSerifAvvaShenouda" w:cs="FreeSerifAvvaShenouda"/>
        </w:rPr>
        <w:t>Ⲙϣⲓⲣ</w:t>
      </w:r>
      <w:bookmarkEnd w:id="1022"/>
    </w:p>
    <w:p w:rsidR="00495F1A" w:rsidRDefault="00C30529" w:rsidP="00495F1A">
      <w:pPr>
        <w:pStyle w:val="Heading3"/>
      </w:pPr>
      <w:bookmarkStart w:id="1023" w:name="_Toc410196210"/>
      <w:bookmarkStart w:id="1024" w:name="_Toc410196452"/>
      <w:bookmarkStart w:id="1025" w:name="_Toc410196954"/>
      <w:r>
        <w:t xml:space="preserve">February 2 (3): Meshir 8: </w:t>
      </w:r>
      <w:r w:rsidR="00495F1A">
        <w:t>The Entrance into the Temple</w:t>
      </w:r>
      <w:bookmarkEnd w:id="1023"/>
      <w:bookmarkEnd w:id="1024"/>
      <w:bookmarkEnd w:id="1025"/>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26" w:name="_Toc410196211"/>
      <w:bookmarkStart w:id="1027" w:name="_Toc410196453"/>
      <w:bookmarkStart w:id="1028" w:name="_Toc410196955"/>
      <w:bookmarkStart w:id="1029" w:name="_Toc428340991"/>
      <w:r>
        <w:t>See the Doxologies for St. John the Baptist on page ##.</w:t>
      </w:r>
    </w:p>
    <w:p w:rsidR="00495F1A" w:rsidRPr="00C30529" w:rsidRDefault="00495F1A" w:rsidP="00495F1A">
      <w:pPr>
        <w:pStyle w:val="Heading2"/>
        <w:rPr>
          <w:lang w:val="en-US"/>
        </w:rPr>
      </w:pPr>
      <w:r>
        <w:lastRenderedPageBreak/>
        <w:t>March</w:t>
      </w:r>
      <w:bookmarkEnd w:id="1026"/>
      <w:bookmarkEnd w:id="1027"/>
      <w:bookmarkEnd w:id="1028"/>
      <w:r w:rsidR="00C30529">
        <w:t xml:space="preserve"> or </w:t>
      </w:r>
      <w:r w:rsidR="00C30529">
        <w:rPr>
          <w:rFonts w:ascii="FreeSerifAvvaShenouda" w:hAnsi="FreeSerifAvvaShenouda" w:cs="FreeSerifAvvaShenouda"/>
        </w:rPr>
        <w:t>Ⲡⲁⲣⲙϩⲟⲧⲡ</w:t>
      </w:r>
      <w:bookmarkEnd w:id="1029"/>
    </w:p>
    <w:p w:rsidR="007F571C" w:rsidRDefault="007F571C" w:rsidP="007F571C">
      <w:pPr>
        <w:pStyle w:val="Heading3"/>
      </w:pPr>
      <w:bookmarkStart w:id="1030" w:name="_Toc410196212"/>
      <w:bookmarkStart w:id="1031" w:name="_Toc410196454"/>
      <w:bookmarkStart w:id="1032" w:name="_Toc410196956"/>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30"/>
      <w:bookmarkEnd w:id="1031"/>
      <w:bookmarkEnd w:id="1032"/>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33" w:name="_Toc410196213"/>
      <w:bookmarkStart w:id="1034" w:name="_Toc410196455"/>
      <w:bookmarkStart w:id="1035"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C30529" w:rsidRPr="00C30529" w:rsidRDefault="00C30529" w:rsidP="00C30529">
      <w:pPr>
        <w:pStyle w:val="Heading4"/>
      </w:pPr>
      <w:r>
        <w:t>The Doxology</w:t>
      </w:r>
    </w:p>
    <w:p w:rsidR="00495F1A" w:rsidRDefault="00C30529" w:rsidP="00495F1A">
      <w:pPr>
        <w:pStyle w:val="Heading3"/>
      </w:pPr>
      <w:r>
        <w:t xml:space="preserve">March 25 / Phamenoth 29: </w:t>
      </w:r>
      <w:r w:rsidR="00495F1A">
        <w:t>Annunciation</w:t>
      </w:r>
      <w:bookmarkEnd w:id="1033"/>
      <w:bookmarkEnd w:id="1034"/>
      <w:bookmarkEnd w:id="1035"/>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36" w:name="_Toc410196214"/>
      <w:bookmarkStart w:id="1037" w:name="_Toc410196456"/>
      <w:bookmarkStart w:id="1038"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39"/>
            <w:r>
              <w:t>Head</w:t>
            </w:r>
            <w:commentRangeEnd w:id="1039"/>
            <w:r>
              <w:rPr>
                <w:rStyle w:val="CommentReference"/>
              </w:rPr>
              <w:commentReference w:id="1039"/>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lastRenderedPageBreak/>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40"/>
            <w:r>
              <w:t>ruler</w:t>
            </w:r>
            <w:commentRangeEnd w:id="1040"/>
            <w:r>
              <w:rPr>
                <w:rStyle w:val="CommentReference"/>
              </w:rPr>
              <w:commentReference w:id="1040"/>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 xml:space="preserve">All </w:t>
            </w:r>
            <w:commentRangeStart w:id="1041"/>
            <w:r>
              <w:t xml:space="preserve">peoples </w:t>
            </w:r>
            <w:commentRangeEnd w:id="1041"/>
            <w:r>
              <w:rPr>
                <w:rStyle w:val="CommentReference"/>
              </w:rPr>
              <w:commentReference w:id="1041"/>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42"/>
            <w:r>
              <w:t>burned</w:t>
            </w:r>
            <w:commentRangeEnd w:id="1042"/>
            <w:r>
              <w:rPr>
                <w:rStyle w:val="CommentReference"/>
              </w:rPr>
              <w:commentReference w:id="1042"/>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43"/>
            <w:r>
              <w:t>Servant</w:t>
            </w:r>
            <w:commentRangeEnd w:id="1043"/>
            <w:r>
              <w:rPr>
                <w:rStyle w:val="CommentReference"/>
              </w:rPr>
              <w:commentReference w:id="1043"/>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44"/>
            <w:r>
              <w:t xml:space="preserve">Ⲫⲱⲕ </w:t>
            </w:r>
            <w:commentRangeEnd w:id="1044"/>
            <w:r>
              <w:rPr>
                <w:rStyle w:val="CommentReference"/>
                <w:rFonts w:ascii="Times New Roman" w:hAnsi="Times New Roman"/>
              </w:rPr>
              <w:commentReference w:id="1044"/>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lastRenderedPageBreak/>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bookmarkStart w:id="1045" w:name="_Toc428340992"/>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r>
        <w:lastRenderedPageBreak/>
        <w:t>April</w:t>
      </w:r>
      <w:bookmarkEnd w:id="1036"/>
      <w:bookmarkEnd w:id="1037"/>
      <w:bookmarkEnd w:id="103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45"/>
    </w:p>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46"/>
      <w:r>
        <w:t xml:space="preserve">James </w:t>
      </w:r>
      <w:commentRangeEnd w:id="1046"/>
      <w:r>
        <w:rPr>
          <w:rStyle w:val="CommentReference"/>
          <w:rFonts w:eastAsiaTheme="minorHAnsi" w:cstheme="minorBidi"/>
          <w:b w:val="0"/>
          <w:bCs w:val="0"/>
        </w:rPr>
        <w:commentReference w:id="1046"/>
      </w:r>
      <w:r>
        <w:t xml:space="preserve">the brother of </w:t>
      </w:r>
      <w:r w:rsidR="002E495E">
        <w:t>the Lord the bishop of Jerusalem</w:t>
      </w:r>
    </w:p>
    <w:p w:rsidR="00072324" w:rsidRP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E12AEC">
            <w:pPr>
              <w:pStyle w:val="EngHangEnd"/>
            </w:pPr>
            <w:r>
              <w:t>In heaven.</w:t>
            </w:r>
          </w:p>
          <w:p w:rsidR="00E12AEC" w:rsidRDefault="00E12AEC" w:rsidP="00E12AEC">
            <w:pPr>
              <w:pStyle w:val="EngHang"/>
            </w:pP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lastRenderedPageBreak/>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 Pashons 3: Departure of St. Jacon the Disciple</w:t>
      </w:r>
    </w:p>
    <w:p w:rsidR="00160DE3" w:rsidRPr="00072324" w:rsidRDefault="00160DE3" w:rsidP="00160DE3">
      <w:pPr>
        <w:pStyle w:val="Rubric"/>
      </w:pPr>
      <w:bookmarkStart w:id="1047" w:name="_Toc410196215"/>
      <w:bookmarkStart w:id="1048" w:name="_Toc410196457"/>
      <w:bookmarkStart w:id="1049" w:name="_Toc410196959"/>
      <w:bookmarkStart w:id="1050" w:name="_Toc428340993"/>
      <w:r>
        <w:t>See the Doxologies for the Apostles, or for Any Apostle, on page ##.</w:t>
      </w:r>
    </w:p>
    <w:p w:rsidR="00495F1A" w:rsidRPr="00FB5E62" w:rsidRDefault="00FB5E62" w:rsidP="00495F1A">
      <w:pPr>
        <w:pStyle w:val="Heading2"/>
        <w:rPr>
          <w:rFonts w:ascii="Arial Unicode MS" w:eastAsia="Arial Unicode MS" w:hAnsi="Arial Unicode MS" w:cs="Arial Unicode MS"/>
          <w:lang w:val="en-US"/>
        </w:rPr>
      </w:pPr>
      <w:r>
        <w:lastRenderedPageBreak/>
        <w:t>May</w:t>
      </w:r>
      <w:r w:rsidR="00495F1A">
        <w:t xml:space="preserve"> or </w:t>
      </w:r>
      <w:bookmarkEnd w:id="1047"/>
      <w:bookmarkEnd w:id="1048"/>
      <w:bookmarkEnd w:id="1049"/>
      <w:r w:rsidRPr="00FB5E62">
        <w:rPr>
          <w:rFonts w:ascii="FreeSerifAvvaShenouda" w:eastAsia="Arial Unicode MS" w:hAnsi="FreeSerifAvvaShenouda" w:cs="FreeSerifAvvaShenouda"/>
          <w:lang w:val="en-US"/>
        </w:rPr>
        <w:t>Ⲡⲁϣⲁⲛⲥ</w:t>
      </w:r>
      <w:bookmarkEnd w:id="1050"/>
    </w:p>
    <w:p w:rsidR="00DD5136" w:rsidRDefault="00DD5136" w:rsidP="00DD5136">
      <w:pPr>
        <w:pStyle w:val="Heading3"/>
      </w:pPr>
      <w:bookmarkStart w:id="1051" w:name="_Toc410196216"/>
      <w:bookmarkStart w:id="1052" w:name="_Toc410196458"/>
      <w:bookmarkStart w:id="1053" w:name="_Toc410196960"/>
      <w:r>
        <w:t>May 7 / Pashons 12: Commemoration of Archangel Michael</w:t>
      </w:r>
    </w:p>
    <w:p w:rsidR="00DD5136" w:rsidRDefault="00DD5136" w:rsidP="00DD5136">
      <w:pPr>
        <w:pStyle w:val="Rubric"/>
      </w:pPr>
      <w:r>
        <w:t>See the Feast of Archangel Michael on November 8 (9) / Athor 12, page ##.</w:t>
      </w:r>
    </w:p>
    <w:p w:rsidR="00C30529" w:rsidRDefault="00C30529" w:rsidP="00495F1A">
      <w:pPr>
        <w:pStyle w:val="Heading3"/>
      </w:pPr>
      <w:r>
        <w:t>May 9 / Pashons 14: St. Pachomius</w:t>
      </w:r>
    </w:p>
    <w:p w:rsidR="00C30529" w:rsidRDefault="00C30529" w:rsidP="00C30529">
      <w:pPr>
        <w:pStyle w:val="Heading4"/>
      </w:pPr>
      <w:r>
        <w:t>The Doxology</w:t>
      </w:r>
    </w:p>
    <w:p w:rsidR="002E495E" w:rsidRDefault="002E495E" w:rsidP="002E495E">
      <w:pPr>
        <w:pStyle w:val="Heading3"/>
      </w:pPr>
      <w:r>
        <w:t>May 11 / Pashons 16: Commemoration of St. John the Evangelist</w:t>
      </w:r>
    </w:p>
    <w:p w:rsidR="002E495E" w:rsidRP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051"/>
      <w:bookmarkEnd w:id="1052"/>
      <w:bookmarkEnd w:id="1053"/>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54"/>
            <w:r>
              <w:t>approached</w:t>
            </w:r>
            <w:commentRangeEnd w:id="1054"/>
            <w:r>
              <w:rPr>
                <w:rStyle w:val="CommentReference"/>
              </w:rPr>
              <w:commentReference w:id="1054"/>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55"/>
            <w:r>
              <w:t xml:space="preserve">Ⲫⲱⲕ </w:t>
            </w:r>
            <w:commentRangeEnd w:id="1055"/>
            <w:r>
              <w:rPr>
                <w:rStyle w:val="CommentReference"/>
                <w:rFonts w:ascii="Times New Roman" w:hAnsi="Times New Roman"/>
              </w:rPr>
              <w:commentReference w:id="1055"/>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C30529" w:rsidRDefault="00C30529" w:rsidP="00C30529">
      <w:pPr>
        <w:pStyle w:val="Heading3"/>
      </w:pPr>
      <w:r>
        <w:t>May 28 / Paoni 3: St. Abraam of Fayyoum</w:t>
      </w:r>
    </w:p>
    <w:p w:rsidR="00C30529" w:rsidRPr="00C30529" w:rsidRDefault="00C30529" w:rsidP="00C30529">
      <w:pPr>
        <w:pStyle w:val="Heading4"/>
      </w:pPr>
      <w:r>
        <w:t>The Doxology</w:t>
      </w:r>
    </w:p>
    <w:p w:rsidR="00495F1A" w:rsidRDefault="00495F1A" w:rsidP="00495F1A">
      <w:pPr>
        <w:pStyle w:val="Heading2"/>
        <w:rPr>
          <w:rFonts w:ascii="FreeSerifAvvaShenouda" w:hAnsi="FreeSerifAvvaShenouda" w:cs="FreeSerifAvvaShenouda"/>
        </w:rPr>
      </w:pPr>
      <w:bookmarkStart w:id="1056" w:name="_Toc410196217"/>
      <w:bookmarkStart w:id="1057" w:name="_Toc410196459"/>
      <w:bookmarkStart w:id="1058" w:name="_Toc410196961"/>
      <w:bookmarkStart w:id="1059" w:name="_Toc428340994"/>
      <w:r>
        <w:lastRenderedPageBreak/>
        <w:t>June</w:t>
      </w:r>
      <w:bookmarkEnd w:id="1056"/>
      <w:bookmarkEnd w:id="1057"/>
      <w:bookmarkEnd w:id="1058"/>
      <w:r w:rsidR="00C30529">
        <w:t xml:space="preserve"> or </w:t>
      </w:r>
      <w:r w:rsidR="00C30529">
        <w:rPr>
          <w:rFonts w:ascii="FreeSerifAvvaShenouda" w:hAnsi="FreeSerifAvvaShenouda" w:cs="FreeSerifAvvaShenouda"/>
        </w:rPr>
        <w:t>Ⲡⲁⲱⲛⲉ</w:t>
      </w:r>
      <w:bookmarkEnd w:id="1059"/>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060"/>
            <w:r>
              <w:t xml:space="preserve">the </w:t>
            </w:r>
            <w:commentRangeEnd w:id="1060"/>
            <w:r>
              <w:rPr>
                <w:rStyle w:val="CommentReference"/>
              </w:rPr>
              <w:commentReference w:id="1060"/>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59"/>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60"/>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61"/>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5329C1" w:rsidRDefault="005329C1" w:rsidP="005329C1">
      <w:pPr>
        <w:pStyle w:val="Heading3"/>
      </w:pPr>
      <w:r>
        <w:t>June 15 / Paoni 21: Commemoration of the Theotokos</w:t>
      </w:r>
    </w:p>
    <w:p w:rsidR="005329C1" w:rsidRPr="005329C1" w:rsidRDefault="005329C1" w:rsidP="00980D99">
      <w:pPr>
        <w:pStyle w:val="Rubric"/>
      </w:pPr>
      <w:r>
        <w:t>See the Doxologies, Psali, and Theotokia for the Virgin.</w:t>
      </w:r>
    </w:p>
    <w:p w:rsidR="00980D99" w:rsidRDefault="00980D99" w:rsidP="00980D99">
      <w:pPr>
        <w:pStyle w:val="Heading3"/>
        <w:rPr>
          <w:lang w:val="en-US"/>
        </w:rPr>
      </w:pPr>
      <w:r>
        <w:rPr>
          <w:lang w:val="en-US"/>
        </w:rPr>
        <w:t>June 18 / Paoni 24: St. Moses the Strong</w:t>
      </w:r>
    </w:p>
    <w:p w:rsidR="00980D99" w:rsidRDefault="00980D99" w:rsidP="00980D99">
      <w:pPr>
        <w:pStyle w:val="Heading4"/>
        <w:rPr>
          <w:lang w:val="en-US"/>
        </w:rPr>
      </w:pPr>
      <w:r>
        <w:rPr>
          <w:lang w:val="en-US"/>
        </w:rPr>
        <w:t>The Doxology</w:t>
      </w:r>
    </w:p>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lastRenderedPageBreak/>
        <w:t>June 27 / Epip 3: St. Cyril of Alexandria</w:t>
      </w:r>
    </w:p>
    <w:p w:rsidR="00980D99" w:rsidRPr="00980D99" w:rsidRDefault="00980D99" w:rsidP="00980D99">
      <w:pPr>
        <w:pStyle w:val="Heading4"/>
      </w:pPr>
      <w:r>
        <w:t>The Doxology</w:t>
      </w:r>
    </w:p>
    <w:p w:rsidR="00980D99" w:rsidRDefault="00980D99" w:rsidP="00980D99">
      <w:pPr>
        <w:pStyle w:val="Heading3"/>
        <w:rPr>
          <w:lang w:val="en-US"/>
        </w:rPr>
      </w:pPr>
      <w:r>
        <w:rPr>
          <w:lang w:val="en-US"/>
        </w:rPr>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061"/>
            <w:r>
              <w:t>Are the working husbandmen</w:t>
            </w:r>
            <w:commentRangeEnd w:id="1061"/>
            <w:r>
              <w:rPr>
                <w:rStyle w:val="CommentReference"/>
                <w:rFonts w:ascii="Times New Roman" w:eastAsiaTheme="minorHAnsi" w:hAnsi="Times New Roman" w:cstheme="minorBidi"/>
                <w:color w:val="auto"/>
              </w:rPr>
              <w:commentReference w:id="1061"/>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lastRenderedPageBreak/>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062"/>
            <w:r>
              <w:t xml:space="preserve">With </w:t>
            </w:r>
            <w:commentRangeEnd w:id="1062"/>
            <w:r>
              <w:rPr>
                <w:rStyle w:val="CommentReference"/>
                <w:rFonts w:ascii="Times New Roman" w:eastAsiaTheme="minorHAnsi" w:hAnsi="Times New Roman" w:cstheme="minorBidi"/>
                <w:color w:val="auto"/>
              </w:rPr>
              <w:commentReference w:id="1062"/>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063"/>
            <w:commentRangeStart w:id="1064"/>
            <w:r>
              <w:t xml:space="preserve">sound </w:t>
            </w:r>
            <w:commentRangeEnd w:id="1063"/>
            <w:r>
              <w:rPr>
                <w:rStyle w:val="CommentReference"/>
                <w:rFonts w:ascii="Times New Roman" w:eastAsiaTheme="minorHAnsi" w:hAnsi="Times New Roman" w:cstheme="minorBidi"/>
                <w:color w:val="auto"/>
              </w:rPr>
              <w:commentReference w:id="1063"/>
            </w:r>
            <w:commentRangeEnd w:id="1064"/>
            <w:r>
              <w:rPr>
                <w:rStyle w:val="CommentReference"/>
                <w:rFonts w:ascii="Times New Roman" w:eastAsiaTheme="minorHAnsi" w:hAnsi="Times New Roman" w:cstheme="minorBidi"/>
                <w:color w:val="auto"/>
              </w:rPr>
              <w:commentReference w:id="1064"/>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065"/>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lastRenderedPageBreak/>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066"/>
            <w:r>
              <w:t xml:space="preserve">To </w:t>
            </w:r>
            <w:commentRangeEnd w:id="1066"/>
            <w:r>
              <w:rPr>
                <w:rStyle w:val="CommentReference"/>
                <w:rFonts w:ascii="Times New Roman" w:eastAsiaTheme="minorHAnsi" w:hAnsi="Times New Roman" w:cstheme="minorBidi"/>
                <w:color w:val="auto"/>
              </w:rPr>
              <w:commentReference w:id="1066"/>
            </w:r>
            <w:r>
              <w:t xml:space="preserve">all the </w:t>
            </w:r>
            <w:commentRangeStart w:id="1067"/>
            <w:r>
              <w:t>Gentiles</w:t>
            </w:r>
            <w:commentRangeEnd w:id="1067"/>
            <w:r>
              <w:rPr>
                <w:rStyle w:val="CommentReference"/>
                <w:rFonts w:ascii="Times New Roman" w:eastAsiaTheme="minorHAnsi" w:hAnsi="Times New Roman" w:cstheme="minorBidi"/>
                <w:color w:val="auto"/>
              </w:rPr>
              <w:commentReference w:id="1067"/>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lastRenderedPageBreak/>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068"/>
            <w:r>
              <w:t>To be completely filled</w:t>
            </w:r>
          </w:p>
          <w:p w:rsidR="00306181" w:rsidRDefault="00306181" w:rsidP="00306181">
            <w:pPr>
              <w:pStyle w:val="EngHangEnd"/>
            </w:pPr>
            <w:r>
              <w:t>With God in love.</w:t>
            </w:r>
            <w:commentRangeEnd w:id="1068"/>
            <w:r>
              <w:rPr>
                <w:rStyle w:val="CommentReference"/>
                <w:rFonts w:ascii="Times New Roman" w:eastAsiaTheme="minorHAnsi" w:hAnsi="Times New Roman" w:cstheme="minorBidi"/>
                <w:color w:val="auto"/>
              </w:rPr>
              <w:commentReference w:id="1068"/>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069" w:name="_Toc410196218"/>
      <w:bookmarkStart w:id="1070" w:name="_Toc410196460"/>
      <w:bookmarkStart w:id="1071" w:name="_Toc410196962"/>
      <w:bookmarkStart w:id="1072" w:name="_Toc428340995"/>
      <w:r>
        <w:lastRenderedPageBreak/>
        <w:t>July</w:t>
      </w:r>
      <w:bookmarkEnd w:id="1069"/>
      <w:bookmarkEnd w:id="1070"/>
      <w:bookmarkEnd w:id="1071"/>
      <w:r w:rsidR="00980D99">
        <w:t xml:space="preserve"> or </w:t>
      </w:r>
      <w:r w:rsidR="00980D99">
        <w:rPr>
          <w:rFonts w:ascii="FreeSerifAvvaShenouda" w:hAnsi="FreeSerifAvvaShenouda" w:cs="FreeSerifAvvaShenouda"/>
        </w:rPr>
        <w:t>Ⲉⲡⲏⲡ</w:t>
      </w:r>
      <w:bookmarkEnd w:id="1072"/>
    </w:p>
    <w:p w:rsidR="00980D99" w:rsidRDefault="00980D99" w:rsidP="00495F1A">
      <w:pPr>
        <w:pStyle w:val="Heading3"/>
        <w:rPr>
          <w:rFonts w:ascii="Times New Roman" w:hAnsi="Times New Roman" w:cs="Times New Roman"/>
        </w:rPr>
      </w:pPr>
      <w:bookmarkStart w:id="1073" w:name="_Toc410196221"/>
      <w:bookmarkStart w:id="1074" w:name="_Toc410196463"/>
      <w:bookmarkStart w:id="1075" w:name="_Toc410196965"/>
      <w:r>
        <w:rPr>
          <w:rFonts w:ascii="Times New Roman" w:hAnsi="Times New Roman" w:cs="Times New Roman"/>
        </w:rPr>
        <w:t>July 1 / Epip 7: St. Shenouti</w:t>
      </w:r>
    </w:p>
    <w:p w:rsidR="00980D99" w:rsidRDefault="00980D99" w:rsidP="00980D99">
      <w:pPr>
        <w:pStyle w:val="Heading4"/>
        <w:rPr>
          <w:lang w:val="en-US"/>
        </w:rPr>
      </w:pPr>
      <w:r>
        <w:rPr>
          <w:lang w:val="en-US"/>
        </w:rPr>
        <w:t>The Doxology</w:t>
      </w:r>
    </w:p>
    <w:p w:rsidR="00980D99" w:rsidRDefault="00980D99" w:rsidP="00980D99">
      <w:pPr>
        <w:pStyle w:val="Heading3"/>
        <w:rPr>
          <w:lang w:val="en-US"/>
        </w:rPr>
      </w:pPr>
      <w:r>
        <w:rPr>
          <w:lang w:val="en-US"/>
        </w:rPr>
        <w:t>July 2 / Epip 8: St. Pishoy</w:t>
      </w:r>
    </w:p>
    <w:p w:rsidR="00980D99" w:rsidRPr="00980D99" w:rsidRDefault="00980D99" w:rsidP="00980D99">
      <w:pPr>
        <w:pStyle w:val="Heading4"/>
        <w:rPr>
          <w:lang w:val="en-US"/>
        </w:rPr>
      </w:pPr>
      <w:r>
        <w:rPr>
          <w:lang w:val="en-US"/>
        </w:rPr>
        <w:t>The Doxology</w:t>
      </w:r>
    </w:p>
    <w:p w:rsidR="00495F1A" w:rsidRDefault="00495F1A" w:rsidP="00495F1A">
      <w:pPr>
        <w:pStyle w:val="Heading3"/>
      </w:pPr>
      <w:r>
        <w:t>The Virgin’s Fast</w:t>
      </w:r>
      <w:bookmarkEnd w:id="1073"/>
      <w:bookmarkEnd w:id="1074"/>
      <w:bookmarkEnd w:id="1075"/>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lastRenderedPageBreak/>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62"/>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lastRenderedPageBreak/>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r w:rsidR="005B716A" w:rsidTr="0004345A">
        <w:trPr>
          <w:cantSplit/>
          <w:jc w:val="center"/>
        </w:trPr>
        <w:tc>
          <w:tcPr>
            <w:tcW w:w="288" w:type="dxa"/>
          </w:tcPr>
          <w:p w:rsidR="005B716A" w:rsidRPr="00FB5ACB" w:rsidRDefault="005B716A" w:rsidP="0004345A">
            <w:pPr>
              <w:pStyle w:val="CopticCross"/>
            </w:pPr>
          </w:p>
        </w:tc>
        <w:tc>
          <w:tcPr>
            <w:tcW w:w="3960" w:type="dxa"/>
          </w:tcPr>
          <w:p w:rsidR="005B716A" w:rsidRDefault="005B716A" w:rsidP="00BF240D">
            <w:pPr>
              <w:pStyle w:val="EngHang"/>
            </w:pPr>
          </w:p>
        </w:tc>
        <w:tc>
          <w:tcPr>
            <w:tcW w:w="288" w:type="dxa"/>
          </w:tcPr>
          <w:p w:rsidR="005B716A" w:rsidRDefault="005B716A" w:rsidP="0004345A"/>
        </w:tc>
        <w:tc>
          <w:tcPr>
            <w:tcW w:w="288" w:type="dxa"/>
          </w:tcPr>
          <w:p w:rsidR="005B716A" w:rsidRPr="00FB5ACB" w:rsidRDefault="005B716A" w:rsidP="0004345A">
            <w:pPr>
              <w:pStyle w:val="CopticCross"/>
            </w:pPr>
          </w:p>
        </w:tc>
        <w:tc>
          <w:tcPr>
            <w:tcW w:w="3960" w:type="dxa"/>
          </w:tcPr>
          <w:p w:rsidR="005B716A" w:rsidRDefault="005B716A" w:rsidP="00BF240D">
            <w:pPr>
              <w:pStyle w:val="CopticVersemulti-line"/>
            </w:pPr>
          </w:p>
        </w:tc>
      </w:tr>
    </w:tbl>
    <w:p w:rsidR="005B716A" w:rsidRDefault="005B716A" w:rsidP="005B716A">
      <w:pPr>
        <w:pStyle w:val="Heading3"/>
      </w:pPr>
      <w:bookmarkStart w:id="1076" w:name="_Toc410196222"/>
      <w:bookmarkStart w:id="1077" w:name="_Toc410196464"/>
      <w:bookmarkStart w:id="1078" w:name="_Toc410196966"/>
      <w:bookmarkStart w:id="1079" w:name="_Toc428340996"/>
      <w:r>
        <w:t>July 23 / Epip 29: Translocation of the Relics of St. Andrew, the Apostle</w:t>
      </w:r>
    </w:p>
    <w:p w:rsidR="005B716A" w:rsidRPr="005B716A" w:rsidRDefault="005B716A" w:rsidP="005B716A">
      <w:pPr>
        <w:pStyle w:val="Rubric"/>
      </w:pPr>
      <w:r>
        <w:t>See the Doxologies for the Apostles, or for Any Apostle, on page ##.</w:t>
      </w:r>
    </w:p>
    <w:p w:rsidR="00495F1A" w:rsidRPr="00980D99" w:rsidRDefault="00495F1A" w:rsidP="00495F1A">
      <w:pPr>
        <w:pStyle w:val="Heading2"/>
        <w:rPr>
          <w:lang w:val="en-US"/>
        </w:rPr>
      </w:pPr>
      <w:r>
        <w:lastRenderedPageBreak/>
        <w:t>August</w:t>
      </w:r>
      <w:bookmarkEnd w:id="1076"/>
      <w:bookmarkEnd w:id="1077"/>
      <w:bookmarkEnd w:id="107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079"/>
    </w:p>
    <w:p w:rsidR="00306181" w:rsidRDefault="00306181" w:rsidP="00306181">
      <w:pPr>
        <w:pStyle w:val="Heading3"/>
      </w:pPr>
      <w:bookmarkStart w:id="1080" w:name="_Toc410196223"/>
      <w:bookmarkStart w:id="1081" w:name="_Toc410196465"/>
      <w:bookmarkStart w:id="1082"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080"/>
      <w:bookmarkEnd w:id="1081"/>
      <w:bookmarkEnd w:id="1082"/>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235C40" w:rsidRPr="00235C40" w:rsidRDefault="00235C40" w:rsidP="00235C40"/>
    <w:p w:rsidR="00495F1A" w:rsidRDefault="00980D99" w:rsidP="00495F1A">
      <w:pPr>
        <w:pStyle w:val="Heading3"/>
      </w:pPr>
      <w:bookmarkStart w:id="1083" w:name="_Toc410196224"/>
      <w:bookmarkStart w:id="1084" w:name="_Toc410196466"/>
      <w:bookmarkStart w:id="1085" w:name="_Toc410196968"/>
      <w:r>
        <w:t xml:space="preserve">August 9 / Mesori 16: </w:t>
      </w:r>
      <w:r w:rsidR="00495F1A">
        <w:t>The Assumption of the Virgin</w:t>
      </w:r>
      <w:bookmarkEnd w:id="1083"/>
      <w:bookmarkEnd w:id="1084"/>
      <w:bookmarkEnd w:id="1085"/>
    </w:p>
    <w:p w:rsidR="00336FAA" w:rsidRDefault="00336FAA" w:rsidP="00336FAA">
      <w:pPr>
        <w:pStyle w:val="Rubric"/>
      </w:pPr>
      <w:r>
        <w:t>See the Doxologies, Psali, and Theotokia for the Virgin.</w:t>
      </w:r>
    </w:p>
    <w:p w:rsidR="005329C1" w:rsidRDefault="005329C1" w:rsidP="005329C1">
      <w:pPr>
        <w:pStyle w:val="Heading3"/>
      </w:pPr>
      <w:r>
        <w:t>August 14 / Mesori 21: Commemoration of the Theotokos</w:t>
      </w:r>
    </w:p>
    <w:p w:rsidR="005329C1" w:rsidRDefault="005329C1" w:rsidP="00336FAA">
      <w:pPr>
        <w:pStyle w:val="Rubric"/>
      </w:pPr>
      <w:r>
        <w:t>See the Doxologies, Psali, and Theotokia for the Virgin.</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lastRenderedPageBreak/>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Pr="00980D99" w:rsidRDefault="00980D99" w:rsidP="00980D99">
      <w:pPr>
        <w:pStyle w:val="Heading4"/>
      </w:pPr>
      <w:r>
        <w:t>The Doxology</w:t>
      </w:r>
    </w:p>
    <w:p w:rsidR="00980D99" w:rsidRPr="00980D99" w:rsidRDefault="00980D99" w:rsidP="00980D99"/>
    <w:p w:rsidR="00495F1A" w:rsidRDefault="00495F1A" w:rsidP="00495F1A">
      <w:pPr>
        <w:pStyle w:val="Heading2"/>
      </w:pPr>
      <w:bookmarkStart w:id="1086" w:name="_Toc410196226"/>
      <w:bookmarkStart w:id="1087" w:name="_Toc410196468"/>
      <w:bookmarkStart w:id="1088" w:name="_Toc410196970"/>
      <w:bookmarkStart w:id="1089" w:name="_Toc428340997"/>
      <w:r>
        <w:lastRenderedPageBreak/>
        <w:t>The Pascal Cycle</w:t>
      </w:r>
      <w:bookmarkEnd w:id="1086"/>
      <w:bookmarkEnd w:id="1087"/>
      <w:bookmarkEnd w:id="1088"/>
      <w:bookmarkEnd w:id="1089"/>
    </w:p>
    <w:p w:rsidR="00495F1A" w:rsidRDefault="00495F1A" w:rsidP="00495F1A">
      <w:pPr>
        <w:pStyle w:val="Heading3"/>
      </w:pPr>
      <w:bookmarkStart w:id="1090" w:name="_Toc410196227"/>
      <w:bookmarkStart w:id="1091" w:name="_Toc410196469"/>
      <w:bookmarkStart w:id="1092" w:name="_Toc410196971"/>
      <w:r>
        <w:t>Jonah’s Fast</w:t>
      </w:r>
      <w:bookmarkEnd w:id="1090"/>
      <w:bookmarkEnd w:id="1091"/>
      <w:bookmarkEnd w:id="1092"/>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093" w:name="_Toc410196228"/>
      <w:bookmarkStart w:id="1094" w:name="_Toc410196470"/>
      <w:bookmarkStart w:id="1095" w:name="_Toc410196972"/>
      <w:r>
        <w:t>Jonah’s Feast</w:t>
      </w:r>
      <w:bookmarkEnd w:id="1093"/>
      <w:bookmarkEnd w:id="1094"/>
      <w:bookmarkEnd w:id="1095"/>
    </w:p>
    <w:p w:rsidR="00495F1A" w:rsidRDefault="00495F1A" w:rsidP="00495F1A">
      <w:pPr>
        <w:pStyle w:val="Heading3"/>
      </w:pPr>
      <w:bookmarkStart w:id="1096" w:name="_Toc410196229"/>
      <w:bookmarkStart w:id="1097" w:name="_Toc410196471"/>
      <w:bookmarkStart w:id="1098" w:name="_Toc410196973"/>
      <w:r>
        <w:t>Great Lent</w:t>
      </w:r>
      <w:bookmarkEnd w:id="1096"/>
      <w:bookmarkEnd w:id="1097"/>
      <w:bookmarkEnd w:id="1098"/>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099"/>
            <w:r>
              <w:t>ⲛⲓⲉ̀ⲛⲉϩ</w:t>
            </w:r>
            <w:commentRangeEnd w:id="1099"/>
            <w:r>
              <w:rPr>
                <w:rStyle w:val="CommentReference"/>
                <w:rFonts w:ascii="Times New Roman" w:hAnsi="Times New Roman" w:cstheme="minorBidi"/>
                <w:noProof w:val="0"/>
              </w:rPr>
              <w:commentReference w:id="1099"/>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00"/>
            <w:r>
              <w:t xml:space="preserve">He </w:t>
            </w:r>
            <w:r w:rsidR="00253DD3">
              <w:t>humiliated</w:t>
            </w:r>
          </w:p>
          <w:p w:rsidR="00420CFA" w:rsidRDefault="00420CFA" w:rsidP="00420CFA">
            <w:pPr>
              <w:pStyle w:val="EngHangEnd"/>
            </w:pPr>
            <w:r>
              <w:t>The Tempter</w:t>
            </w:r>
            <w:commentRangeEnd w:id="1100"/>
            <w:r>
              <w:rPr>
                <w:rStyle w:val="CommentReference"/>
              </w:rPr>
              <w:commentReference w:id="1100"/>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01"/>
            <w:r>
              <w:t>“Fast in watchfulness</w:t>
            </w:r>
          </w:p>
          <w:p w:rsidR="00420CFA" w:rsidRDefault="00420CFA" w:rsidP="00420CFA">
            <w:pPr>
              <w:pStyle w:val="EngHangEnd"/>
            </w:pPr>
            <w:r>
              <w:t>By day and by night.”</w:t>
            </w:r>
            <w:commentRangeEnd w:id="1101"/>
            <w:r>
              <w:rPr>
                <w:rStyle w:val="CommentReference"/>
              </w:rPr>
              <w:commentReference w:id="1101"/>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02"/>
            <w:r>
              <w:t xml:space="preserve">Ϯⲛⲏⲥⲧⲓⲁ̀ </w:t>
            </w:r>
            <w:commentRangeEnd w:id="1102"/>
            <w:r>
              <w:rPr>
                <w:rStyle w:val="CommentReference"/>
                <w:rFonts w:ascii="Times New Roman" w:hAnsi="Times New Roman" w:cstheme="minorBidi"/>
                <w:noProof w:val="0"/>
              </w:rPr>
              <w:commentReference w:id="1102"/>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03"/>
            <w:r>
              <w:t>pretense</w:t>
            </w:r>
            <w:commentRangeEnd w:id="1103"/>
            <w:r>
              <w:rPr>
                <w:rStyle w:val="CommentReference"/>
              </w:rPr>
              <w:commentReference w:id="1103"/>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04"/>
            <w:r>
              <w:t>strugglers</w:t>
            </w:r>
            <w:commentRangeEnd w:id="1104"/>
            <w:r>
              <w:rPr>
                <w:rStyle w:val="CommentReference"/>
              </w:rPr>
              <w:commentReference w:id="1104"/>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05"/>
            <w:r>
              <w:t>martyrdom</w:t>
            </w:r>
            <w:commentRangeEnd w:id="1105"/>
            <w:r>
              <w:rPr>
                <w:rStyle w:val="CommentReference"/>
              </w:rPr>
              <w:commentReference w:id="1105"/>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06"/>
            <w:r>
              <w:t xml:space="preserve">carries </w:t>
            </w:r>
            <w:commentRangeEnd w:id="1106"/>
            <w:r>
              <w:rPr>
                <w:rStyle w:val="CommentReference"/>
              </w:rPr>
              <w:commentReference w:id="1106"/>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07"/>
            <w:r>
              <w:t>assembly</w:t>
            </w:r>
            <w:commentRangeEnd w:id="1107"/>
            <w:r>
              <w:rPr>
                <w:rStyle w:val="CommentReference"/>
              </w:rPr>
              <w:commentReference w:id="1107"/>
            </w:r>
            <w:r>
              <w:t>,</w:t>
            </w:r>
          </w:p>
          <w:p w:rsidR="006A78B4" w:rsidRDefault="006A78B4" w:rsidP="006A78B4">
            <w:pPr>
              <w:pStyle w:val="EngHangEnd"/>
            </w:pPr>
            <w:r>
              <w:t xml:space="preserve">From now until the </w:t>
            </w:r>
            <w:commentRangeStart w:id="1108"/>
            <w:r>
              <w:t>ages of ages</w:t>
            </w:r>
            <w:commentRangeEnd w:id="1108"/>
            <w:r>
              <w:rPr>
                <w:rStyle w:val="CommentReference"/>
              </w:rPr>
              <w:commentReference w:id="1108"/>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09" w:name="_Toc410196230"/>
      <w:bookmarkStart w:id="1110" w:name="_Toc410196472"/>
      <w:bookmarkStart w:id="1111" w:name="_Toc410196974"/>
      <w:r>
        <w:t>Lazarus Saturday</w:t>
      </w:r>
      <w:bookmarkEnd w:id="1109"/>
      <w:bookmarkEnd w:id="1110"/>
      <w:bookmarkEnd w:id="1111"/>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12"/>
            <w:r>
              <w:t>With glory befitting You</w:t>
            </w:r>
            <w:commentRangeEnd w:id="1112"/>
            <w:r>
              <w:rPr>
                <w:rStyle w:val="CommentReference"/>
              </w:rPr>
              <w:commentReference w:id="1112"/>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13" w:name="_Toc410196231"/>
      <w:bookmarkStart w:id="1114" w:name="_Toc410196473"/>
      <w:bookmarkStart w:id="1115" w:name="_Toc410196975"/>
      <w:r>
        <w:t>Palm Sunday</w:t>
      </w:r>
      <w:bookmarkEnd w:id="1113"/>
      <w:bookmarkEnd w:id="1114"/>
      <w:bookmarkEnd w:id="1115"/>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116"/>
            <w:r>
              <w:t>To the ages.</w:t>
            </w:r>
            <w:commentRangeEnd w:id="1116"/>
            <w:r>
              <w:rPr>
                <w:rStyle w:val="CommentReference"/>
              </w:rPr>
              <w:commentReference w:id="1116"/>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63"/>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64"/>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117"/>
            <w:r>
              <w:t xml:space="preserve">is </w:t>
            </w:r>
            <w:commentRangeEnd w:id="1117"/>
            <w:r>
              <w:rPr>
                <w:rStyle w:val="CommentReference"/>
              </w:rPr>
              <w:commentReference w:id="1117"/>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118"/>
            <w:r>
              <w:t xml:space="preserve">Offer </w:t>
            </w:r>
            <w:commentRangeEnd w:id="1118"/>
            <w:r>
              <w:rPr>
                <w:rStyle w:val="CommentReference"/>
              </w:rPr>
              <w:commentReference w:id="1118"/>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19"/>
            <w:r>
              <w:t>Kranion</w:t>
            </w:r>
            <w:commentRangeEnd w:id="1119"/>
            <w:r>
              <w:rPr>
                <w:rStyle w:val="CommentReference"/>
              </w:rPr>
              <w:commentReference w:id="1119"/>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20" w:name="_Toc410196232"/>
      <w:bookmarkStart w:id="1121" w:name="_Toc410196474"/>
      <w:bookmarkStart w:id="1122" w:name="_Toc410196976"/>
      <w:r>
        <w:t>Resurrection</w:t>
      </w:r>
      <w:bookmarkEnd w:id="1120"/>
      <w:bookmarkEnd w:id="1121"/>
      <w:bookmarkEnd w:id="1122"/>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23"/>
            <w:r>
              <w:t>Name</w:t>
            </w:r>
            <w:commentRangeEnd w:id="1123"/>
            <w:r>
              <w:rPr>
                <w:rStyle w:val="CommentReference"/>
              </w:rPr>
              <w:commentReference w:id="1123"/>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65"/>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466"/>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467"/>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24" w:name="_Toc410196233"/>
      <w:bookmarkStart w:id="1125" w:name="_Toc410196475"/>
      <w:bookmarkStart w:id="1126" w:name="_Toc410196977"/>
      <w:r>
        <w:t>Thomas Sunday</w:t>
      </w:r>
      <w:bookmarkEnd w:id="1124"/>
      <w:bookmarkEnd w:id="1125"/>
      <w:bookmarkEnd w:id="1126"/>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468"/>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469"/>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470"/>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471"/>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27"/>
            <w:r>
              <w:t xml:space="preserve">Jesus </w:t>
            </w:r>
            <w:commentRangeEnd w:id="1127"/>
            <w:r>
              <w:rPr>
                <w:rStyle w:val="CommentReference"/>
                <w:rFonts w:ascii="Times New Roman" w:hAnsi="Times New Roman"/>
              </w:rPr>
              <w:commentReference w:id="1127"/>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128" w:name="_Toc410196235"/>
      <w:bookmarkStart w:id="1129" w:name="_Toc410196477"/>
      <w:bookmarkStart w:id="1130" w:name="_Toc410196979"/>
      <w:r>
        <w:t>Ascension</w:t>
      </w:r>
      <w:bookmarkEnd w:id="1128"/>
      <w:bookmarkEnd w:id="1129"/>
      <w:bookmarkEnd w:id="1130"/>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31"/>
            <w:r>
              <w:t>Name</w:t>
            </w:r>
            <w:commentRangeEnd w:id="1131"/>
            <w:r>
              <w:rPr>
                <w:rStyle w:val="CommentReference"/>
              </w:rPr>
              <w:commentReference w:id="1131"/>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32"/>
            <w:r>
              <w:t>to Him</w:t>
            </w:r>
            <w:commentRangeEnd w:id="1132"/>
            <w:r>
              <w:rPr>
                <w:rStyle w:val="CommentReference"/>
              </w:rPr>
              <w:commentReference w:id="1132"/>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33"/>
            <w:r>
              <w:t>might</w:t>
            </w:r>
            <w:commentRangeEnd w:id="1133"/>
            <w:r>
              <w:rPr>
                <w:rStyle w:val="CommentReference"/>
              </w:rPr>
              <w:commentReference w:id="1133"/>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34"/>
            <w:r>
              <w:t xml:space="preserve">Jesus </w:t>
            </w:r>
            <w:commentRangeEnd w:id="1134"/>
            <w:r>
              <w:rPr>
                <w:rStyle w:val="CommentReference"/>
                <w:rFonts w:ascii="Times New Roman" w:hAnsi="Times New Roman"/>
              </w:rPr>
              <w:commentReference w:id="1134"/>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135"/>
            <w:r>
              <w:t>miracles</w:t>
            </w:r>
            <w:commentRangeEnd w:id="1135"/>
            <w:r>
              <w:rPr>
                <w:rStyle w:val="CommentReference"/>
              </w:rPr>
              <w:commentReference w:id="1135"/>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136" w:name="_Toc410196236"/>
      <w:bookmarkStart w:id="1137" w:name="_Toc410196478"/>
      <w:bookmarkStart w:id="1138" w:name="_Toc410196980"/>
      <w:r>
        <w:t>Pentecost</w:t>
      </w:r>
      <w:bookmarkEnd w:id="1136"/>
      <w:bookmarkEnd w:id="1137"/>
      <w:bookmarkEnd w:id="1138"/>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39"/>
            <w:r>
              <w:t>Name</w:t>
            </w:r>
            <w:commentRangeEnd w:id="1139"/>
            <w:r>
              <w:rPr>
                <w:rStyle w:val="CommentReference"/>
              </w:rPr>
              <w:commentReference w:id="1139"/>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40"/>
            <w:r>
              <w:t>to Him</w:t>
            </w:r>
            <w:commentRangeEnd w:id="1140"/>
            <w:r>
              <w:rPr>
                <w:rStyle w:val="CommentReference"/>
              </w:rPr>
              <w:commentReference w:id="1140"/>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41"/>
            <w:r>
              <w:t>might</w:t>
            </w:r>
            <w:commentRangeEnd w:id="1141"/>
            <w:r>
              <w:rPr>
                <w:rStyle w:val="CommentReference"/>
              </w:rPr>
              <w:commentReference w:id="1141"/>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142" w:name="_Toc410196981"/>
      <w:bookmarkStart w:id="1143" w:name="_Toc428340998"/>
      <w:r>
        <w:lastRenderedPageBreak/>
        <w:t>Hymns for Koiak</w:t>
      </w:r>
      <w:bookmarkEnd w:id="800"/>
      <w:bookmarkEnd w:id="801"/>
      <w:bookmarkEnd w:id="802"/>
      <w:bookmarkEnd w:id="1142"/>
      <w:bookmarkEnd w:id="1143"/>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E12AEC" w:rsidRDefault="00E12AEC">
      <w:pPr>
        <w:pStyle w:val="CommentText"/>
      </w:pPr>
      <w:r>
        <w:rPr>
          <w:rStyle w:val="CommentReference"/>
        </w:rPr>
        <w:annotationRef/>
      </w:r>
      <w:r>
        <w:t>Add notes where to insert Doxology of Prime… And Vespers Prase?</w:t>
      </w:r>
    </w:p>
  </w:comment>
  <w:comment w:id="51" w:author="Windows User" w:date="2015-07-22T08:43:00Z" w:initials="WU">
    <w:p w:rsidR="00E12AEC" w:rsidRDefault="00E12AEC">
      <w:pPr>
        <w:pStyle w:val="CommentText"/>
      </w:pPr>
      <w:r>
        <w:rPr>
          <w:rStyle w:val="CommentReference"/>
        </w:rPr>
        <w:annotationRef/>
      </w:r>
      <w:r>
        <w:t>replace</w:t>
      </w:r>
    </w:p>
  </w:comment>
  <w:comment w:id="54" w:author="Windows User" w:date="2015-07-21T21:45:00Z" w:initials="BS">
    <w:p w:rsidR="00E12AEC" w:rsidRDefault="00E12AEC">
      <w:pPr>
        <w:pStyle w:val="CommentText"/>
      </w:pPr>
      <w:r>
        <w:rPr>
          <w:rStyle w:val="CommentReference"/>
        </w:rPr>
        <w:annotationRef/>
      </w:r>
      <w:r>
        <w:t>protopresbyters?</w:t>
      </w:r>
    </w:p>
  </w:comment>
  <w:comment w:id="55" w:author="Windows User" w:date="2015-07-21T21:47:00Z" w:initials="BS">
    <w:p w:rsidR="00E12AEC" w:rsidRDefault="00E12AEC">
      <w:pPr>
        <w:pStyle w:val="CommentText"/>
      </w:pPr>
      <w:r>
        <w:rPr>
          <w:rStyle w:val="CommentReference"/>
        </w:rPr>
        <w:annotationRef/>
      </w:r>
      <w:r>
        <w:t>those who?</w:t>
      </w:r>
    </w:p>
  </w:comment>
  <w:comment w:id="56" w:author="Windows User" w:date="2015-07-21T21:50:00Z" w:initials="BS">
    <w:p w:rsidR="00E12AEC" w:rsidRDefault="00E12AEC">
      <w:pPr>
        <w:pStyle w:val="CommentText"/>
      </w:pPr>
      <w:r>
        <w:rPr>
          <w:rStyle w:val="CommentReference"/>
        </w:rPr>
        <w:annotationRef/>
      </w:r>
      <w:r>
        <w:t>Yourself?</w:t>
      </w:r>
    </w:p>
  </w:comment>
  <w:comment w:id="58" w:author="Windows User" w:date="2015-07-21T21:54:00Z" w:initials="BS">
    <w:p w:rsidR="00E12AEC" w:rsidRDefault="00E12AEC">
      <w:pPr>
        <w:pStyle w:val="CommentText"/>
      </w:pPr>
      <w:r>
        <w:rPr>
          <w:rStyle w:val="CommentReference"/>
        </w:rPr>
        <w:annotationRef/>
      </w:r>
      <w:r>
        <w:t>You are blessed?</w:t>
      </w:r>
    </w:p>
  </w:comment>
  <w:comment w:id="61" w:author="Windows User" w:date="2015-07-21T21:18:00Z" w:initials="WU">
    <w:p w:rsidR="00E12AEC" w:rsidRDefault="00E12AEC">
      <w:pPr>
        <w:pStyle w:val="CommentText"/>
      </w:pPr>
      <w:r>
        <w:rPr>
          <w:rStyle w:val="CommentReference"/>
        </w:rPr>
        <w:annotationRef/>
      </w:r>
      <w:r>
        <w:t>Very? Right?</w:t>
      </w:r>
    </w:p>
  </w:comment>
  <w:comment w:id="62" w:author="Windows User" w:date="2015-07-21T21:26:00Z" w:initials="WU">
    <w:p w:rsidR="00E12AEC" w:rsidRDefault="00E12AEC">
      <w:pPr>
        <w:pStyle w:val="CommentText"/>
      </w:pPr>
      <w:r>
        <w:rPr>
          <w:rStyle w:val="CommentReference"/>
        </w:rPr>
        <w:annotationRef/>
      </w:r>
      <w:r>
        <w:t>Funny just to have declared here with nothing else.</w:t>
      </w:r>
    </w:p>
  </w:comment>
  <w:comment w:id="63" w:author="Windows User" w:date="2015-07-21T21:26:00Z" w:initials="WU">
    <w:p w:rsidR="00E12AEC" w:rsidRDefault="00E12AEC">
      <w:pPr>
        <w:pStyle w:val="CommentText"/>
      </w:pPr>
      <w:r>
        <w:rPr>
          <w:rStyle w:val="CommentReference"/>
        </w:rPr>
        <w:annotationRef/>
      </w:r>
      <w:r>
        <w:t>Good News or Glad Tidings?</w:t>
      </w:r>
    </w:p>
  </w:comment>
  <w:comment w:id="64" w:author="Windows User" w:date="2015-07-22T08:40:00Z" w:initials="WU">
    <w:p w:rsidR="00E12AEC" w:rsidRDefault="00E12AEC">
      <w:pPr>
        <w:pStyle w:val="CommentText"/>
      </w:pPr>
      <w:r>
        <w:rPr>
          <w:rStyle w:val="CommentReference"/>
        </w:rPr>
        <w:annotationRef/>
      </w:r>
      <w:r>
        <w:t>Which is it? Advocate or watch over us?</w:t>
      </w:r>
    </w:p>
  </w:comment>
  <w:comment w:id="65" w:author="Windows User" w:date="2015-07-22T08:40:00Z" w:initials="WU">
    <w:p w:rsidR="00E12AEC" w:rsidRDefault="00E12AEC">
      <w:pPr>
        <w:pStyle w:val="CommentText"/>
      </w:pPr>
      <w:r>
        <w:rPr>
          <w:rStyle w:val="CommentReference"/>
        </w:rPr>
        <w:annotationRef/>
      </w:r>
      <w:r>
        <w:t>Coptic doesn’t seem to have “Mary”</w:t>
      </w:r>
    </w:p>
  </w:comment>
  <w:comment w:id="66" w:author="Windows User" w:date="2015-07-21T21:59:00Z" w:initials="BS">
    <w:p w:rsidR="00E12AEC" w:rsidRDefault="00E12AEC">
      <w:pPr>
        <w:pStyle w:val="CommentText"/>
      </w:pPr>
      <w:r>
        <w:rPr>
          <w:rStyle w:val="CommentReference"/>
        </w:rPr>
        <w:annotationRef/>
      </w:r>
      <w:r>
        <w:t>Coptic</w:t>
      </w:r>
    </w:p>
  </w:comment>
  <w:comment w:id="67" w:author="Windows User" w:date="2015-07-22T08:46:00Z" w:initials="WU">
    <w:p w:rsidR="00E12AEC" w:rsidRDefault="00E12AEC">
      <w:pPr>
        <w:pStyle w:val="CommentText"/>
      </w:pPr>
      <w:r>
        <w:rPr>
          <w:rStyle w:val="CommentReference"/>
        </w:rPr>
        <w:annotationRef/>
      </w:r>
      <w:r>
        <w:t>Add footnote of what this is</w:t>
      </w:r>
    </w:p>
  </w:comment>
  <w:comment w:id="68" w:author="Windows User" w:date="2015-07-21T22:00:00Z" w:initials="BS">
    <w:p w:rsidR="00E12AEC" w:rsidRDefault="00E12AEC">
      <w:pPr>
        <w:pStyle w:val="CommentText"/>
      </w:pPr>
      <w:r>
        <w:rPr>
          <w:rStyle w:val="CommentReference"/>
        </w:rPr>
        <w:annotationRef/>
      </w:r>
      <w:r>
        <w:rPr>
          <w:rStyle w:val="CommentReference"/>
        </w:rPr>
        <w:t>Coptic</w:t>
      </w:r>
    </w:p>
  </w:comment>
  <w:comment w:id="69" w:author="Windows User" w:date="2015-07-21T22:11:00Z" w:initials="BS">
    <w:p w:rsidR="00E12AEC" w:rsidRDefault="00E12AEC">
      <w:pPr>
        <w:pStyle w:val="CommentText"/>
      </w:pPr>
      <w:r>
        <w:rPr>
          <w:rStyle w:val="CommentReference"/>
        </w:rPr>
        <w:annotationRef/>
      </w:r>
      <w:r>
        <w:t>theotokos?</w:t>
      </w:r>
    </w:p>
  </w:comment>
  <w:comment w:id="93" w:author="Windows User" w:date="2015-02-18T13:02:00Z" w:initials="WU">
    <w:p w:rsidR="00E12AEC" w:rsidRDefault="00E12AEC">
      <w:pPr>
        <w:pStyle w:val="CommentText"/>
      </w:pPr>
      <w:r>
        <w:rPr>
          <w:rStyle w:val="CommentReference"/>
        </w:rPr>
        <w:annotationRef/>
      </w:r>
      <w:r>
        <w:t>Should Glory be be here?</w:t>
      </w:r>
    </w:p>
  </w:comment>
  <w:comment w:id="97" w:author="Windows User" w:date="2015-02-08T19:42:00Z" w:initials="WU">
    <w:p w:rsidR="00E12AEC" w:rsidRDefault="00E12AEC">
      <w:pPr>
        <w:pStyle w:val="CommentText"/>
      </w:pPr>
      <w:r>
        <w:rPr>
          <w:rStyle w:val="CommentReference"/>
        </w:rPr>
        <w:annotationRef/>
      </w:r>
      <w:r>
        <w:t>Any argument for "Rise  up"  rather than arise?"</w:t>
      </w:r>
    </w:p>
  </w:comment>
  <w:comment w:id="98" w:author="Windows User" w:date="2015-02-08T19:42:00Z" w:initials="WU">
    <w:p w:rsidR="00E12AEC" w:rsidRDefault="00E12AEC">
      <w:pPr>
        <w:pStyle w:val="CommentText"/>
      </w:pPr>
      <w:r>
        <w:rPr>
          <w:rStyle w:val="CommentReference"/>
        </w:rPr>
        <w:annotationRef/>
      </w:r>
      <w:r>
        <w:t>flesh or body?</w:t>
      </w:r>
    </w:p>
  </w:comment>
  <w:comment w:id="99" w:author="Windows User" w:date="2015-02-08T19:42:00Z" w:initials="WU">
    <w:p w:rsidR="00E12AEC" w:rsidRDefault="00E12AEC">
      <w:pPr>
        <w:pStyle w:val="CommentText"/>
      </w:pPr>
      <w:r>
        <w:rPr>
          <w:rStyle w:val="CommentReference"/>
        </w:rPr>
        <w:annotationRef/>
      </w:r>
      <w:r>
        <w:t>Send up, or ascribe?</w:t>
      </w:r>
    </w:p>
  </w:comment>
  <w:comment w:id="100" w:author="Windows User" w:date="2015-02-08T19:42:00Z" w:initials="WU">
    <w:p w:rsidR="00E12AEC" w:rsidRDefault="00E12AEC">
      <w:pPr>
        <w:pStyle w:val="CommentText"/>
      </w:pPr>
      <w:r>
        <w:rPr>
          <w:rStyle w:val="CommentReference"/>
        </w:rPr>
        <w:annotationRef/>
      </w:r>
      <w:r>
        <w:t>doxology or glorification?</w:t>
      </w:r>
    </w:p>
  </w:comment>
  <w:comment w:id="101" w:author="Windows User" w:date="2015-02-08T19:42:00Z" w:initials="WU">
    <w:p w:rsidR="00E12AEC" w:rsidRDefault="00E12AEC">
      <w:pPr>
        <w:pStyle w:val="CommentText"/>
      </w:pPr>
      <w:r>
        <w:rPr>
          <w:rStyle w:val="CommentReference"/>
        </w:rPr>
        <w:annotationRef/>
      </w:r>
      <w:r>
        <w:t>"Glory to you" or "Glory be to you"?</w:t>
      </w:r>
    </w:p>
  </w:comment>
  <w:comment w:id="102" w:author="Windows User" w:date="2015-02-08T19:42:00Z" w:initials="WU">
    <w:p w:rsidR="00E12AEC" w:rsidRDefault="00E12AEC">
      <w:pPr>
        <w:pStyle w:val="CommentText"/>
      </w:pPr>
      <w:r>
        <w:rPr>
          <w:rStyle w:val="CommentReference"/>
        </w:rPr>
        <w:annotationRef/>
      </w:r>
      <w:r>
        <w:t>You?</w:t>
      </w:r>
    </w:p>
  </w:comment>
  <w:comment w:id="103" w:author="Windows User" w:date="2015-02-08T19:42:00Z" w:initials="WU">
    <w:p w:rsidR="00E12AEC" w:rsidRDefault="00E12AEC">
      <w:pPr>
        <w:pStyle w:val="CommentText"/>
      </w:pPr>
      <w:r>
        <w:rPr>
          <w:rStyle w:val="CommentReference"/>
        </w:rPr>
        <w:annotationRef/>
      </w:r>
      <w:r>
        <w:t>To the Sanctuary or O you saints???</w:t>
      </w:r>
    </w:p>
  </w:comment>
  <w:comment w:id="104" w:author="Windows User" w:date="2015-02-08T19:42:00Z" w:initials="WU">
    <w:p w:rsidR="00E12AEC" w:rsidRDefault="00E12AEC">
      <w:pPr>
        <w:pStyle w:val="CommentText"/>
      </w:pPr>
      <w:r>
        <w:rPr>
          <w:rStyle w:val="CommentReference"/>
        </w:rPr>
        <w:annotationRef/>
      </w:r>
      <w:r>
        <w:t>from sounds more natural than out of. Any compelling reason to keep?</w:t>
      </w:r>
    </w:p>
  </w:comment>
  <w:comment w:id="105" w:author="Windows User" w:date="2015-02-08T19:42:00Z" w:initials="WU">
    <w:p w:rsidR="00E12AEC" w:rsidRDefault="00E12AEC">
      <w:pPr>
        <w:pStyle w:val="CommentText"/>
      </w:pPr>
      <w:r>
        <w:rPr>
          <w:rStyle w:val="CommentReference"/>
        </w:rPr>
        <w:annotationRef/>
      </w:r>
      <w:r>
        <w:t>supplication or cry?</w:t>
      </w:r>
    </w:p>
  </w:comment>
  <w:comment w:id="106" w:author="Windows User" w:date="2015-02-08T19:42:00Z" w:initials="WU">
    <w:p w:rsidR="00E12AEC" w:rsidRDefault="00E12AEC">
      <w:pPr>
        <w:pStyle w:val="CommentText"/>
      </w:pPr>
      <w:r>
        <w:rPr>
          <w:rStyle w:val="CommentReference"/>
        </w:rPr>
        <w:annotationRef/>
      </w:r>
      <w:r>
        <w:t>petition or supplication? supplication sounds much better.</w:t>
      </w:r>
    </w:p>
  </w:comment>
  <w:comment w:id="107" w:author="Windows User" w:date="2015-02-08T19:42:00Z" w:initials="WU">
    <w:p w:rsidR="00E12AEC" w:rsidRDefault="00E12AEC">
      <w:pPr>
        <w:pStyle w:val="CommentText"/>
      </w:pPr>
      <w:r>
        <w:rPr>
          <w:rStyle w:val="CommentReference"/>
        </w:rPr>
        <w:annotationRef/>
      </w:r>
      <w:r>
        <w:t>revive or deliver?</w:t>
      </w:r>
    </w:p>
  </w:comment>
  <w:comment w:id="108" w:author="Windows User" w:date="2015-02-08T19:42:00Z" w:initials="WU">
    <w:p w:rsidR="00E12AEC" w:rsidRDefault="00E12AEC">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E12AEC" w:rsidRDefault="00E12AEC">
      <w:pPr>
        <w:pStyle w:val="CommentText"/>
      </w:pPr>
      <w:r>
        <w:rPr>
          <w:rStyle w:val="CommentReference"/>
        </w:rPr>
        <w:annotationRef/>
      </w:r>
      <w:r>
        <w:t>blessing or praise?</w:t>
      </w:r>
    </w:p>
  </w:comment>
  <w:comment w:id="110" w:author="Windows User" w:date="2015-02-08T19:42:00Z" w:initials="WU">
    <w:p w:rsidR="00E12AEC" w:rsidRDefault="00E12AEC">
      <w:pPr>
        <w:pStyle w:val="CommentText"/>
      </w:pPr>
      <w:r>
        <w:rPr>
          <w:rStyle w:val="CommentReference"/>
        </w:rPr>
        <w:annotationRef/>
      </w:r>
      <w:r>
        <w:t>respond with? respond to? speak of?</w:t>
      </w:r>
    </w:p>
  </w:comment>
  <w:comment w:id="111" w:author="Windows User" w:date="2015-02-08T19:42:00Z" w:initials="WU">
    <w:p w:rsidR="00E12AEC" w:rsidRDefault="00E12AEC">
      <w:pPr>
        <w:pStyle w:val="CommentText"/>
      </w:pPr>
      <w:r>
        <w:rPr>
          <w:rStyle w:val="CommentReference"/>
        </w:rPr>
        <w:annotationRef/>
      </w:r>
      <w:r>
        <w:t>rightous, true, or truth?</w:t>
      </w:r>
    </w:p>
  </w:comment>
  <w:comment w:id="112" w:author="Windows User" w:date="2015-02-08T19:42:00Z" w:initials="WU">
    <w:p w:rsidR="00E12AEC" w:rsidRDefault="00E12AEC">
      <w:pPr>
        <w:pStyle w:val="CommentText"/>
      </w:pPr>
      <w:r>
        <w:rPr>
          <w:rStyle w:val="CommentReference"/>
        </w:rPr>
        <w:annotationRef/>
      </w:r>
      <w:r>
        <w:t>meditation, or delight?</w:t>
      </w:r>
    </w:p>
  </w:comment>
  <w:comment w:id="113" w:author="Windows User" w:date="2015-02-08T19:42:00Z" w:initials="WU">
    <w:p w:rsidR="00E12AEC" w:rsidRDefault="00E12AEC">
      <w:pPr>
        <w:pStyle w:val="CommentText"/>
      </w:pPr>
      <w:r>
        <w:rPr>
          <w:rStyle w:val="CommentReference"/>
        </w:rPr>
        <w:annotationRef/>
      </w:r>
      <w:r>
        <w:t>forever or always?</w:t>
      </w:r>
    </w:p>
  </w:comment>
  <w:comment w:id="114" w:author="Windows User" w:date="2015-02-08T19:42:00Z" w:initials="WU">
    <w:p w:rsidR="00E12AEC" w:rsidRDefault="00E12AEC">
      <w:pPr>
        <w:pStyle w:val="CommentText"/>
      </w:pPr>
      <w:r>
        <w:rPr>
          <w:rStyle w:val="CommentReference"/>
        </w:rPr>
        <w:annotationRef/>
      </w:r>
      <w:r>
        <w:t>and forever?</w:t>
      </w:r>
    </w:p>
  </w:comment>
  <w:comment w:id="115" w:author="Windows User" w:date="2015-02-08T19:42:00Z" w:initials="WU">
    <w:p w:rsidR="00E12AEC" w:rsidRDefault="00E12AEC">
      <w:pPr>
        <w:pStyle w:val="CommentText"/>
      </w:pPr>
      <w:r>
        <w:rPr>
          <w:rStyle w:val="CommentReference"/>
        </w:rPr>
        <w:annotationRef/>
      </w:r>
      <w:r>
        <w:t>be?</w:t>
      </w:r>
    </w:p>
  </w:comment>
  <w:comment w:id="116" w:author="Windows User" w:date="2015-02-08T19:42:00Z" w:initials="WU">
    <w:p w:rsidR="00E12AEC" w:rsidRDefault="00E12AEC">
      <w:pPr>
        <w:pStyle w:val="CommentText"/>
      </w:pPr>
      <w:r>
        <w:rPr>
          <w:rStyle w:val="CommentReference"/>
        </w:rPr>
        <w:annotationRef/>
      </w:r>
      <w:r>
        <w:t>be?</w:t>
      </w:r>
    </w:p>
  </w:comment>
  <w:comment w:id="117" w:author="Windows User" w:date="2015-02-08T19:42:00Z" w:initials="WU">
    <w:p w:rsidR="00E12AEC" w:rsidRDefault="00E12AEC">
      <w:pPr>
        <w:pStyle w:val="CommentText"/>
      </w:pPr>
      <w:r>
        <w:rPr>
          <w:rStyle w:val="CommentReference"/>
        </w:rPr>
        <w:annotationRef/>
      </w:r>
      <w:r>
        <w:t>is the insertion of "one" after "begotten" needed in english?</w:t>
      </w:r>
    </w:p>
  </w:comment>
  <w:comment w:id="118" w:author="Windows User" w:date="2015-02-08T19:42:00Z" w:initials="WU">
    <w:p w:rsidR="00E12AEC" w:rsidRDefault="00E12AEC">
      <w:pPr>
        <w:pStyle w:val="CommentText"/>
      </w:pPr>
      <w:r>
        <w:rPr>
          <w:rStyle w:val="CommentReference"/>
        </w:rPr>
        <w:annotationRef/>
      </w:r>
      <w:r>
        <w:t>utter or declare?</w:t>
      </w:r>
    </w:p>
  </w:comment>
  <w:comment w:id="125" w:author="Windows User" w:date="2015-02-08T19:56:00Z" w:initials="BS">
    <w:p w:rsidR="00E12AEC" w:rsidRDefault="00E12AEC">
      <w:pPr>
        <w:pStyle w:val="CommentText"/>
      </w:pPr>
      <w:r>
        <w:rPr>
          <w:rStyle w:val="CommentReference"/>
        </w:rPr>
        <w:annotationRef/>
      </w:r>
      <w:r>
        <w:t>look at? look upon? regard?</w:t>
      </w:r>
    </w:p>
  </w:comment>
  <w:comment w:id="126" w:author="Windows User" w:date="2015-02-08T19:53:00Z" w:initials="BS">
    <w:p w:rsidR="00E12AEC" w:rsidRDefault="00E12AEC">
      <w:pPr>
        <w:pStyle w:val="CommentText"/>
      </w:pPr>
      <w:r>
        <w:rPr>
          <w:rStyle w:val="CommentReference"/>
        </w:rPr>
        <w:annotationRef/>
      </w:r>
      <w:r>
        <w:t>no one?</w:t>
      </w:r>
    </w:p>
  </w:comment>
  <w:comment w:id="127" w:author="Windows User" w:date="2015-02-08T19:53:00Z" w:initials="BS">
    <w:p w:rsidR="00E12AEC" w:rsidRDefault="00E12AEC">
      <w:pPr>
        <w:pStyle w:val="CommentText"/>
      </w:pPr>
      <w:r>
        <w:rPr>
          <w:rStyle w:val="CommentReference"/>
        </w:rPr>
        <w:annotationRef/>
      </w:r>
      <w:r>
        <w:t>in?</w:t>
      </w:r>
    </w:p>
    <w:p w:rsidR="00E12AEC" w:rsidRDefault="00E12AEC">
      <w:pPr>
        <w:pStyle w:val="CommentText"/>
      </w:pPr>
    </w:p>
  </w:comment>
  <w:comment w:id="128" w:author="Windows User" w:date="2015-02-08T19:53:00Z" w:initials="BS">
    <w:p w:rsidR="00E12AEC" w:rsidRDefault="00E12AEC">
      <w:pPr>
        <w:pStyle w:val="CommentText"/>
      </w:pPr>
      <w:r>
        <w:rPr>
          <w:rStyle w:val="CommentReference"/>
        </w:rPr>
        <w:annotationRef/>
      </w:r>
      <w:r>
        <w:t>before?</w:t>
      </w:r>
    </w:p>
  </w:comment>
  <w:comment w:id="129" w:author="Windows User" w:date="2015-02-08T19:53:00Z" w:initials="BS">
    <w:p w:rsidR="00E12AEC" w:rsidRDefault="00E12AEC">
      <w:pPr>
        <w:pStyle w:val="CommentText"/>
      </w:pPr>
      <w:r>
        <w:rPr>
          <w:rStyle w:val="CommentReference"/>
        </w:rPr>
        <w:annotationRef/>
      </w:r>
      <w:r>
        <w:t>joy entered into the whole world doesn't mean much...</w:t>
      </w:r>
    </w:p>
  </w:comment>
  <w:comment w:id="130" w:author="Windows User" w:date="2015-02-08T19:53:00Z" w:initials="BS">
    <w:p w:rsidR="00E12AEC" w:rsidRDefault="00E12AEC">
      <w:pPr>
        <w:pStyle w:val="CommentText"/>
      </w:pPr>
      <w:r>
        <w:rPr>
          <w:rStyle w:val="CommentReference"/>
        </w:rPr>
        <w:annotationRef/>
      </w:r>
      <w:r>
        <w:t>? any better way to express that's more accurate while meaning something?</w:t>
      </w:r>
    </w:p>
  </w:comment>
  <w:comment w:id="131" w:author="Windows User" w:date="2015-02-08T19:53:00Z" w:initials="BS">
    <w:p w:rsidR="00E12AEC" w:rsidRDefault="00E12AEC">
      <w:pPr>
        <w:pStyle w:val="CommentText"/>
      </w:pPr>
      <w:r>
        <w:rPr>
          <w:rStyle w:val="CommentReference"/>
        </w:rPr>
        <w:annotationRef/>
      </w:r>
      <w:r>
        <w:t>sealed as in ever virgin... or more like hidden?</w:t>
      </w:r>
    </w:p>
  </w:comment>
  <w:comment w:id="132" w:author="Windows User" w:date="2015-02-08T19:53:00Z" w:initials="BS">
    <w:p w:rsidR="00E12AEC" w:rsidRDefault="00E12AEC">
      <w:pPr>
        <w:pStyle w:val="CommentText"/>
      </w:pPr>
      <w:r>
        <w:rPr>
          <w:rStyle w:val="CommentReference"/>
        </w:rPr>
        <w:annotationRef/>
      </w:r>
      <w:r>
        <w:t>fragrant ointment? ointment? Incense and ointment with weeping and mourning?</w:t>
      </w:r>
    </w:p>
  </w:comment>
  <w:comment w:id="133" w:author="Windows User" w:date="2015-02-08T19:53:00Z" w:initials="BS">
    <w:p w:rsidR="00E12AEC" w:rsidRDefault="00E12AEC">
      <w:pPr>
        <w:pStyle w:val="CommentText"/>
      </w:pPr>
      <w:r>
        <w:rPr>
          <w:rStyle w:val="CommentReference"/>
        </w:rPr>
        <w:annotationRef/>
      </w:r>
      <w:r>
        <w:t>spices or ointment</w:t>
      </w:r>
    </w:p>
  </w:comment>
  <w:comment w:id="134" w:author="Windows User" w:date="2015-02-08T19:53:00Z" w:initials="BS">
    <w:p w:rsidR="00E12AEC" w:rsidRDefault="00E12AEC">
      <w:pPr>
        <w:pStyle w:val="CommentText"/>
      </w:pPr>
      <w:r>
        <w:rPr>
          <w:rStyle w:val="CommentReference"/>
        </w:rPr>
        <w:annotationRef/>
      </w:r>
      <w:r>
        <w:t>Is risen or has risen?</w:t>
      </w:r>
    </w:p>
  </w:comment>
  <w:comment w:id="135" w:author="Windows User" w:date="2015-02-08T19:53:00Z" w:initials="BS">
    <w:p w:rsidR="00E12AEC" w:rsidRDefault="00E12AEC">
      <w:pPr>
        <w:pStyle w:val="CommentText"/>
      </w:pPr>
      <w:r>
        <w:rPr>
          <w:rStyle w:val="CommentReference"/>
        </w:rPr>
        <w:annotationRef/>
      </w:r>
      <w:r>
        <w:t>need a consistent policy for what to capitalize!</w:t>
      </w:r>
    </w:p>
  </w:comment>
  <w:comment w:id="136" w:author="Windows User" w:date="2015-02-08T19:53:00Z" w:initials="BS">
    <w:p w:rsidR="00E12AEC" w:rsidRDefault="00E12AEC">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E12AEC" w:rsidRDefault="00E12AEC">
      <w:pPr>
        <w:pStyle w:val="CommentText"/>
      </w:pPr>
      <w:r>
        <w:rPr>
          <w:rStyle w:val="CommentReference"/>
        </w:rPr>
        <w:annotationRef/>
      </w:r>
      <w:r>
        <w:t xml:space="preserve">decay? </w:t>
      </w:r>
    </w:p>
  </w:comment>
  <w:comment w:id="138" w:author="Windows User" w:date="2015-02-08T19:57:00Z" w:initials="WU">
    <w:p w:rsidR="00E12AEC" w:rsidRDefault="00E12AEC">
      <w:pPr>
        <w:pStyle w:val="CommentText"/>
      </w:pPr>
      <w:r>
        <w:rPr>
          <w:rStyle w:val="CommentReference"/>
        </w:rPr>
        <w:annotationRef/>
      </w:r>
      <w:r>
        <w:t>LXX has glorify him, not prepare Him an habitation</w:t>
      </w:r>
    </w:p>
  </w:comment>
  <w:comment w:id="139" w:author="Windows User" w:date="2015-02-08T19:57:00Z" w:initials="WU">
    <w:p w:rsidR="00E12AEC" w:rsidRDefault="00E12AEC">
      <w:pPr>
        <w:pStyle w:val="CommentText"/>
      </w:pPr>
      <w:r>
        <w:rPr>
          <w:rStyle w:val="CommentReference"/>
        </w:rPr>
        <w:annotationRef/>
      </w:r>
      <w:r>
        <w:t>or when he brings wars to naught. NETS has shatters</w:t>
      </w:r>
    </w:p>
  </w:comment>
  <w:comment w:id="140" w:author="Windows User" w:date="2015-02-08T19:57:00Z" w:initials="WU">
    <w:p w:rsidR="00E12AEC" w:rsidRDefault="00E12AEC">
      <w:pPr>
        <w:pStyle w:val="CommentText"/>
      </w:pPr>
      <w:r>
        <w:rPr>
          <w:rStyle w:val="CommentReference"/>
        </w:rPr>
        <w:annotationRef/>
      </w:r>
      <w:r>
        <w:t>literally choice mounted captains?</w:t>
      </w:r>
    </w:p>
  </w:comment>
  <w:comment w:id="141" w:author="Windows User" w:date="2015-02-08T19:57:00Z" w:initials="WU">
    <w:p w:rsidR="00E12AEC" w:rsidRDefault="00E12AEC">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E12AEC" w:rsidRDefault="00E12AEC">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E12AEC" w:rsidRDefault="00E12AEC">
      <w:pPr>
        <w:pStyle w:val="CommentText"/>
      </w:pPr>
      <w:r>
        <w:rPr>
          <w:rStyle w:val="CommentReference"/>
        </w:rPr>
        <w:annotationRef/>
      </w:r>
      <w:r>
        <w:t>crushed or destroyed?</w:t>
      </w:r>
    </w:p>
  </w:comment>
  <w:comment w:id="144" w:author="Windows User" w:date="2015-02-08T19:57:00Z" w:initials="WU">
    <w:p w:rsidR="00E12AEC" w:rsidRDefault="00E12AEC">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E12AEC" w:rsidRDefault="00E12AEC">
      <w:pPr>
        <w:pStyle w:val="CommentText"/>
      </w:pPr>
      <w:r>
        <w:rPr>
          <w:rStyle w:val="CommentReference"/>
        </w:rPr>
        <w:annotationRef/>
      </w:r>
      <w:r>
        <w:t>your enemies or our enemies?</w:t>
      </w:r>
    </w:p>
  </w:comment>
  <w:comment w:id="146" w:author="Windows User" w:date="2015-02-08T19:57:00Z" w:initials="WU">
    <w:p w:rsidR="00E12AEC" w:rsidRDefault="00E12AEC">
      <w:pPr>
        <w:pStyle w:val="CommentText"/>
      </w:pPr>
      <w:r>
        <w:rPr>
          <w:rStyle w:val="CommentReference"/>
        </w:rPr>
        <w:annotationRef/>
      </w:r>
      <w:r>
        <w:t>sent or sent forth?</w:t>
      </w:r>
    </w:p>
  </w:comment>
  <w:comment w:id="147" w:author="Windows User" w:date="2015-02-08T19:57:00Z" w:initials="WU">
    <w:p w:rsidR="00E12AEC" w:rsidRDefault="00E12AEC">
      <w:pPr>
        <w:pStyle w:val="CommentText"/>
      </w:pPr>
      <w:r>
        <w:rPr>
          <w:rStyle w:val="CommentReference"/>
        </w:rPr>
        <w:annotationRef/>
      </w:r>
      <w:r>
        <w:t>or saints? ft note?</w:t>
      </w:r>
    </w:p>
  </w:comment>
  <w:comment w:id="148" w:author="Windows User" w:date="2015-02-08T19:57:00Z" w:initials="WU">
    <w:p w:rsidR="00E12AEC" w:rsidRDefault="00E12AEC">
      <w:pPr>
        <w:pStyle w:val="CommentText"/>
      </w:pPr>
      <w:r>
        <w:rPr>
          <w:rStyle w:val="CommentReference"/>
        </w:rPr>
        <w:annotationRef/>
      </w:r>
      <w:r>
        <w:t>glories? glorious deeds? or in glory?</w:t>
      </w:r>
    </w:p>
  </w:comment>
  <w:comment w:id="149" w:author="Windows User" w:date="2015-02-08T19:57:00Z" w:initials="WU">
    <w:p w:rsidR="00E12AEC" w:rsidRDefault="00E12AEC">
      <w:pPr>
        <w:pStyle w:val="CommentText"/>
      </w:pPr>
      <w:r>
        <w:rPr>
          <w:rStyle w:val="CommentReference"/>
        </w:rPr>
        <w:annotationRef/>
      </w:r>
      <w:r>
        <w:t>redeemed? or chose?</w:t>
      </w:r>
    </w:p>
  </w:comment>
  <w:comment w:id="150" w:author="Windows User" w:date="2015-02-08T19:57:00Z" w:initials="WU">
    <w:p w:rsidR="00E12AEC" w:rsidRDefault="00E12AEC">
      <w:pPr>
        <w:pStyle w:val="CommentText"/>
      </w:pPr>
      <w:r>
        <w:rPr>
          <w:rStyle w:val="CommentReference"/>
        </w:rPr>
        <w:annotationRef/>
      </w:r>
      <w:r>
        <w:t>abode? habitation? resting place?</w:t>
      </w:r>
    </w:p>
  </w:comment>
  <w:comment w:id="151" w:author="Windows User" w:date="2015-02-08T19:57:00Z" w:initials="WU">
    <w:p w:rsidR="00E12AEC" w:rsidRDefault="00E12AEC">
      <w:pPr>
        <w:pStyle w:val="CommentText"/>
      </w:pPr>
      <w:r>
        <w:rPr>
          <w:rStyle w:val="CommentReference"/>
        </w:rPr>
        <w:annotationRef/>
      </w:r>
      <w:r>
        <w:t>Nets has pangs.</w:t>
      </w:r>
    </w:p>
  </w:comment>
  <w:comment w:id="152" w:author="Windows User" w:date="2015-02-08T19:57:00Z" w:initials="WU">
    <w:p w:rsidR="00E12AEC" w:rsidRDefault="00E12AEC">
      <w:pPr>
        <w:pStyle w:val="CommentText"/>
      </w:pPr>
      <w:r>
        <w:rPr>
          <w:rStyle w:val="CommentReference"/>
        </w:rPr>
        <w:annotationRef/>
      </w:r>
      <w:r>
        <w:t>Nets has tense change here rather than start of next vs. Brenton too.</w:t>
      </w:r>
    </w:p>
  </w:comment>
  <w:comment w:id="153" w:author="Windows User" w:date="2015-02-08T19:57:00Z" w:initials="WU">
    <w:p w:rsidR="00E12AEC" w:rsidRDefault="00E12AEC">
      <w:pPr>
        <w:pStyle w:val="CommentText"/>
      </w:pPr>
      <w:r>
        <w:rPr>
          <w:rStyle w:val="CommentReference"/>
        </w:rPr>
        <w:annotationRef/>
      </w:r>
      <w:r>
        <w:t xml:space="preserve">reign? king? reign as king? tense? shall reign? </w:t>
      </w:r>
    </w:p>
  </w:comment>
  <w:comment w:id="154" w:author="Windows User" w:date="2015-02-08T19:57:00Z" w:initials="WU">
    <w:p w:rsidR="00E12AEC" w:rsidRDefault="00E12AEC">
      <w:pPr>
        <w:pStyle w:val="CommentText"/>
      </w:pPr>
      <w:r>
        <w:rPr>
          <w:rStyle w:val="CommentReference"/>
        </w:rPr>
        <w:annotationRef/>
      </w:r>
      <w:r>
        <w:t>What does the Coptic say? Is it something like this?</w:t>
      </w:r>
    </w:p>
  </w:comment>
  <w:comment w:id="155" w:author="Windows User" w:date="2015-02-08T19:57:00Z" w:initials="WU">
    <w:p w:rsidR="00E12AEC" w:rsidRDefault="00E12AEC">
      <w:pPr>
        <w:pStyle w:val="CommentText"/>
      </w:pPr>
      <w:r>
        <w:rPr>
          <w:rStyle w:val="CommentReference"/>
        </w:rPr>
        <w:annotationRef/>
      </w:r>
      <w:r>
        <w:t>For? or Since?</w:t>
      </w:r>
    </w:p>
  </w:comment>
  <w:comment w:id="156" w:author="Windows User" w:date="2015-02-08T19:57:00Z" w:initials="WU">
    <w:p w:rsidR="00E12AEC" w:rsidRDefault="00E12AEC">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E12AEC" w:rsidRDefault="00E12AEC">
      <w:pPr>
        <w:pStyle w:val="CommentText"/>
      </w:pPr>
      <w:r>
        <w:rPr>
          <w:rStyle w:val="CommentReference"/>
        </w:rPr>
        <w:annotationRef/>
      </w:r>
      <w:r>
        <w:t>The NETS phrasing seems to me the only way to reconcile the other translations.</w:t>
      </w:r>
    </w:p>
  </w:comment>
  <w:comment w:id="158" w:author="Windows User" w:date="2015-02-08T19:57:00Z" w:initials="WU">
    <w:p w:rsidR="00E12AEC" w:rsidRDefault="00E12AEC">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E12AEC" w:rsidRDefault="00E12AEC">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E12AEC" w:rsidRDefault="00E12AEC">
      <w:pPr>
        <w:pStyle w:val="CommentText"/>
      </w:pPr>
      <w:r>
        <w:rPr>
          <w:rStyle w:val="CommentReference"/>
        </w:rPr>
        <w:annotationRef/>
      </w:r>
      <w:r>
        <w:t>path or walkway?</w:t>
      </w:r>
    </w:p>
  </w:comment>
  <w:comment w:id="166" w:author="Brett Slote" w:date="2011-10-06T14:56:00Z" w:initials="BS">
    <w:p w:rsidR="00E12AEC" w:rsidRDefault="00E12AEC">
      <w:pPr>
        <w:pStyle w:val="CommentText"/>
      </w:pPr>
      <w:r>
        <w:rPr>
          <w:rStyle w:val="CommentReference"/>
        </w:rPr>
        <w:annotationRef/>
      </w:r>
      <w:r>
        <w:t>needs : at least to indicate breaks in tune</w:t>
      </w:r>
    </w:p>
  </w:comment>
  <w:comment w:id="167" w:author="Windows User" w:date="2015-02-08T20:00:00Z" w:initials="WU">
    <w:p w:rsidR="00E12AEC" w:rsidRDefault="00E12AEC">
      <w:pPr>
        <w:pStyle w:val="CommentText"/>
      </w:pPr>
      <w:r>
        <w:rPr>
          <w:rStyle w:val="CommentReference"/>
        </w:rPr>
        <w:annotationRef/>
      </w:r>
      <w:r>
        <w:t>miraculous, or something closer to paradoxical but sounding good?</w:t>
      </w:r>
    </w:p>
  </w:comment>
  <w:comment w:id="168" w:author="Windows User" w:date="2015-02-08T20:00:00Z" w:initials="WU">
    <w:p w:rsidR="00E12AEC" w:rsidRDefault="00E12AEC">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E12AEC" w:rsidRDefault="00E12AEC">
      <w:pPr>
        <w:pStyle w:val="CommentText"/>
      </w:pPr>
      <w:r>
        <w:rPr>
          <w:rStyle w:val="CommentReference"/>
        </w:rPr>
        <w:annotationRef/>
      </w:r>
      <w:r>
        <w:t>praising or singing?</w:t>
      </w:r>
    </w:p>
  </w:comment>
  <w:comment w:id="170" w:author="Windows User" w:date="2015-02-08T20:00:00Z" w:initials="WU">
    <w:p w:rsidR="00E12AEC" w:rsidRDefault="00E12AEC">
      <w:pPr>
        <w:pStyle w:val="CommentText"/>
      </w:pPr>
      <w:r>
        <w:rPr>
          <w:rStyle w:val="CommentReference"/>
        </w:rPr>
        <w:annotationRef/>
      </w:r>
      <w:r>
        <w:t>I think this should be sing to</w:t>
      </w:r>
    </w:p>
  </w:comment>
  <w:comment w:id="178" w:author="Windows User" w:date="2015-02-08T20:06:00Z" w:initials="BS">
    <w:p w:rsidR="00E12AEC" w:rsidRDefault="00E12AEC">
      <w:pPr>
        <w:pStyle w:val="CommentText"/>
      </w:pPr>
      <w:r>
        <w:rPr>
          <w:rStyle w:val="CommentReference"/>
        </w:rPr>
        <w:annotationRef/>
      </w:r>
      <w:r>
        <w:t>both Brenton and NETS have "understanding"</w:t>
      </w:r>
    </w:p>
  </w:comment>
  <w:comment w:id="179" w:author="Windows User" w:date="2015-02-08T20:06:00Z" w:initials="BS">
    <w:p w:rsidR="00E12AEC" w:rsidRDefault="00E12AEC">
      <w:pPr>
        <w:pStyle w:val="CommentText"/>
      </w:pPr>
      <w:r>
        <w:rPr>
          <w:rStyle w:val="CommentReference"/>
        </w:rPr>
        <w:annotationRef/>
      </w:r>
      <w:r>
        <w:t>NETS just has made</w:t>
      </w:r>
    </w:p>
  </w:comment>
  <w:comment w:id="180" w:author="Windows User" w:date="2015-02-08T20:06:00Z" w:initials="BS">
    <w:p w:rsidR="00E12AEC" w:rsidRDefault="00E12AEC">
      <w:pPr>
        <w:pStyle w:val="CommentText"/>
      </w:pPr>
      <w:r>
        <w:rPr>
          <w:rStyle w:val="CommentReference"/>
        </w:rPr>
        <w:annotationRef/>
      </w:r>
      <w:r>
        <w:t>does Coptic have "alone"?</w:t>
      </w:r>
    </w:p>
  </w:comment>
  <w:comment w:id="181" w:author="Windows User" w:date="2015-02-08T20:06:00Z" w:initials="BS">
    <w:p w:rsidR="00E12AEC" w:rsidRDefault="00E12AEC">
      <w:pPr>
        <w:pStyle w:val="CommentText"/>
      </w:pPr>
      <w:r>
        <w:rPr>
          <w:rStyle w:val="CommentReference"/>
        </w:rPr>
        <w:annotationRef/>
      </w:r>
      <w:r>
        <w:t>NETS "have authority". Maybe 'govern' would fit connotations better than rule?</w:t>
      </w:r>
    </w:p>
  </w:comment>
  <w:comment w:id="182" w:author="Windows User" w:date="2015-02-08T20:06:00Z" w:initials="BS">
    <w:p w:rsidR="00E12AEC" w:rsidRDefault="00E12AEC">
      <w:pPr>
        <w:pStyle w:val="CommentText"/>
      </w:pPr>
      <w:r>
        <w:rPr>
          <w:rStyle w:val="CommentReference"/>
        </w:rPr>
        <w:annotationRef/>
      </w:r>
      <w:r>
        <w:t>NETS has 'raised'. Makes more sense?</w:t>
      </w:r>
    </w:p>
  </w:comment>
  <w:comment w:id="183" w:author="Windows User" w:date="2015-02-08T20:06:00Z" w:initials="BS">
    <w:p w:rsidR="00E12AEC" w:rsidRDefault="00E12AEC">
      <w:pPr>
        <w:pStyle w:val="CommentText"/>
      </w:pPr>
      <w:r>
        <w:rPr>
          <w:rStyle w:val="CommentReference"/>
        </w:rPr>
        <w:annotationRef/>
      </w:r>
      <w:r>
        <w:t>into?</w:t>
      </w:r>
    </w:p>
  </w:comment>
  <w:comment w:id="189" w:author="Windows User" w:date="2015-02-08T20:09:00Z" w:initials="BS">
    <w:p w:rsidR="00E12AEC" w:rsidRDefault="00E12AEC">
      <w:pPr>
        <w:pStyle w:val="CommentText"/>
      </w:pPr>
      <w:r>
        <w:rPr>
          <w:rStyle w:val="CommentReference"/>
        </w:rPr>
        <w:annotationRef/>
      </w:r>
      <w:r>
        <w:t>clearly the missing vs above belongs</w:t>
      </w:r>
    </w:p>
  </w:comment>
  <w:comment w:id="196" w:author="Windows User" w:date="2015-02-08T20:11:00Z" w:initials="BS">
    <w:p w:rsidR="00E12AEC" w:rsidRDefault="00E12AEC">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E12AEC" w:rsidRDefault="00E12AEC">
      <w:pPr>
        <w:pStyle w:val="CommentText"/>
      </w:pPr>
      <w:r>
        <w:rPr>
          <w:rStyle w:val="CommentReference"/>
        </w:rPr>
        <w:annotationRef/>
      </w:r>
      <w:r>
        <w:t>heavens?</w:t>
      </w:r>
    </w:p>
  </w:comment>
  <w:comment w:id="198" w:author="Windows User" w:date="2015-02-08T20:11:00Z" w:initials="BS">
    <w:p w:rsidR="00E12AEC" w:rsidRDefault="00E12AEC">
      <w:pPr>
        <w:pStyle w:val="CommentText"/>
      </w:pPr>
      <w:r>
        <w:rPr>
          <w:rStyle w:val="CommentReference"/>
        </w:rPr>
        <w:annotationRef/>
      </w:r>
      <w:r>
        <w:t>NETS omits clouds</w:t>
      </w:r>
    </w:p>
  </w:comment>
  <w:comment w:id="199" w:author="Windows User" w:date="2015-02-08T20:11:00Z" w:initials="BS">
    <w:p w:rsidR="00E12AEC" w:rsidRDefault="00E12AEC">
      <w:pPr>
        <w:pStyle w:val="CommentText"/>
      </w:pPr>
      <w:r>
        <w:rPr>
          <w:rStyle w:val="CommentReference"/>
        </w:rPr>
        <w:annotationRef/>
      </w:r>
      <w:r>
        <w:t>NETS omits this vs</w:t>
      </w:r>
    </w:p>
  </w:comment>
  <w:comment w:id="200" w:author="Windows User" w:date="2015-02-08T20:11:00Z" w:initials="BS">
    <w:p w:rsidR="00E12AEC" w:rsidRDefault="00E12AEC">
      <w:pPr>
        <w:pStyle w:val="CommentText"/>
      </w:pPr>
      <w:r>
        <w:rPr>
          <w:rStyle w:val="CommentReference"/>
        </w:rPr>
        <w:annotationRef/>
      </w:r>
      <w:r>
        <w:t>NETS has falling snow which matches AI hoar frosts.</w:t>
      </w:r>
    </w:p>
  </w:comment>
  <w:comment w:id="201" w:author="Windows User" w:date="2015-02-08T20:11:00Z" w:initials="BS">
    <w:p w:rsidR="00E12AEC" w:rsidRDefault="00E12AEC">
      <w:pPr>
        <w:pStyle w:val="CommentText"/>
      </w:pPr>
      <w:r>
        <w:rPr>
          <w:rStyle w:val="CommentReference"/>
        </w:rPr>
        <w:annotationRef/>
      </w:r>
      <w:r>
        <w:t>reversed ice and hoarfrosts of this vs and last to match NETS. Coptic?</w:t>
      </w:r>
    </w:p>
  </w:comment>
  <w:comment w:id="202" w:author="Windows User" w:date="2015-02-08T20:11:00Z" w:initials="BS">
    <w:p w:rsidR="00E12AEC" w:rsidRDefault="00E12AEC">
      <w:pPr>
        <w:pStyle w:val="CommentText"/>
      </w:pPr>
      <w:r>
        <w:rPr>
          <w:rStyle w:val="CommentReference"/>
        </w:rPr>
        <w:annotationRef/>
      </w:r>
      <w:r>
        <w:t>NETS switches this vs with next</w:t>
      </w:r>
    </w:p>
  </w:comment>
  <w:comment w:id="203" w:author="Windows User" w:date="2015-02-08T20:11:00Z" w:initials="BS">
    <w:p w:rsidR="00E12AEC" w:rsidRDefault="00E12AEC">
      <w:pPr>
        <w:pStyle w:val="CommentText"/>
      </w:pPr>
      <w:r>
        <w:rPr>
          <w:rStyle w:val="CommentReference"/>
        </w:rPr>
        <w:annotationRef/>
      </w:r>
      <w:r>
        <w:t>NETS has sea-monsters</w:t>
      </w:r>
    </w:p>
  </w:comment>
  <w:comment w:id="204" w:author="Windows User" w:date="2015-02-08T20:11:00Z" w:initials="BS">
    <w:p w:rsidR="00E12AEC" w:rsidRDefault="00E12AEC">
      <w:pPr>
        <w:pStyle w:val="CommentText"/>
      </w:pPr>
      <w:r>
        <w:rPr>
          <w:rStyle w:val="CommentReference"/>
        </w:rPr>
        <w:annotationRef/>
      </w:r>
      <w:r>
        <w:t>NETS has four-footed and wild animals of the land</w:t>
      </w:r>
    </w:p>
  </w:comment>
  <w:comment w:id="205" w:author="Windows User" w:date="2015-02-08T20:11:00Z" w:initials="BS">
    <w:p w:rsidR="00E12AEC" w:rsidRDefault="00E12AEC">
      <w:pPr>
        <w:pStyle w:val="CommentText"/>
      </w:pPr>
      <w:r>
        <w:rPr>
          <w:rStyle w:val="CommentReference"/>
        </w:rPr>
        <w:annotationRef/>
      </w:r>
      <w:r>
        <w:t>NETS has all humans on earth</w:t>
      </w:r>
    </w:p>
  </w:comment>
  <w:comment w:id="206" w:author="Windows User" w:date="2015-02-08T20:11:00Z" w:initials="BS">
    <w:p w:rsidR="00E12AEC" w:rsidRDefault="00E12AEC">
      <w:pPr>
        <w:pStyle w:val="CommentText"/>
      </w:pPr>
      <w:r>
        <w:rPr>
          <w:rStyle w:val="CommentReference"/>
        </w:rPr>
        <w:annotationRef/>
      </w:r>
      <w:r>
        <w:t>NETS has "priests, slaves of the Lord", then omits next vs.</w:t>
      </w:r>
    </w:p>
  </w:comment>
  <w:comment w:id="207" w:author="Windows User" w:date="2015-02-08T20:11:00Z" w:initials="BS">
    <w:p w:rsidR="00E12AEC" w:rsidRDefault="00E12AEC">
      <w:pPr>
        <w:pStyle w:val="CommentText"/>
      </w:pPr>
      <w:r>
        <w:rPr>
          <w:rStyle w:val="CommentReference"/>
        </w:rPr>
        <w:annotationRef/>
      </w:r>
      <w:r>
        <w:t>NETS ends quite differently</w:t>
      </w:r>
    </w:p>
  </w:comment>
  <w:comment w:id="213" w:author="Brett Slote" w:date="2011-10-06T14:56:00Z" w:initials="BS">
    <w:p w:rsidR="00E12AEC" w:rsidRDefault="00E12AEC">
      <w:pPr>
        <w:pStyle w:val="CommentText"/>
      </w:pPr>
      <w:r>
        <w:rPr>
          <w:rStyle w:val="CommentReference"/>
        </w:rPr>
        <w:annotationRef/>
      </w:r>
      <w:r>
        <w:t>These should be broken into lines with the tune!</w:t>
      </w:r>
    </w:p>
  </w:comment>
  <w:comment w:id="214" w:author="Windows User" w:date="2015-02-08T20:12:00Z" w:initials="BS">
    <w:p w:rsidR="00E12AEC" w:rsidRDefault="00E12AEC">
      <w:pPr>
        <w:pStyle w:val="CommentText"/>
      </w:pPr>
      <w:r>
        <w:rPr>
          <w:rStyle w:val="CommentReference"/>
        </w:rPr>
        <w:annotationRef/>
      </w:r>
      <w:r>
        <w:t>giver, or maker?</w:t>
      </w:r>
    </w:p>
  </w:comment>
  <w:comment w:id="215" w:author="Windows User" w:date="2015-02-08T20:12:00Z" w:initials="BS">
    <w:p w:rsidR="00E12AEC" w:rsidRDefault="00E12AEC">
      <w:pPr>
        <w:pStyle w:val="CommentText"/>
      </w:pPr>
      <w:r>
        <w:rPr>
          <w:rStyle w:val="CommentReference"/>
        </w:rPr>
        <w:annotationRef/>
      </w:r>
      <w:r>
        <w:t>even NETS has Hananias</w:t>
      </w:r>
    </w:p>
  </w:comment>
  <w:comment w:id="216" w:author="Windows User" w:date="2015-02-08T20:12:00Z" w:initials="BS">
    <w:p w:rsidR="00E12AEC" w:rsidRDefault="00E12AEC">
      <w:pPr>
        <w:pStyle w:val="CommentText"/>
      </w:pPr>
      <w:r>
        <w:rPr>
          <w:rStyle w:val="CommentReference"/>
        </w:rPr>
        <w:annotationRef/>
      </w:r>
      <w:r>
        <w:t>does Coptic have evening first?</w:t>
      </w:r>
    </w:p>
  </w:comment>
  <w:comment w:id="217" w:author="Windows User" w:date="2015-02-08T20:12:00Z" w:initials="BS">
    <w:p w:rsidR="00E12AEC" w:rsidRDefault="00E12AEC">
      <w:pPr>
        <w:pStyle w:val="CommentText"/>
      </w:pPr>
      <w:r>
        <w:rPr>
          <w:rStyle w:val="CommentReference"/>
        </w:rPr>
        <w:annotationRef/>
      </w:r>
      <w:r>
        <w:t>Coptic doesn't have "Our God"</w:t>
      </w:r>
    </w:p>
  </w:comment>
  <w:comment w:id="218" w:author="Windows User" w:date="2015-02-08T20:12:00Z" w:initials="BS">
    <w:p w:rsidR="00E12AEC" w:rsidRDefault="00E12AEC">
      <w:pPr>
        <w:pStyle w:val="CommentText"/>
      </w:pPr>
      <w:r>
        <w:rPr>
          <w:rStyle w:val="CommentReference"/>
        </w:rPr>
        <w:annotationRef/>
      </w:r>
      <w:r>
        <w:t>celebrate or proclaim?</w:t>
      </w:r>
    </w:p>
  </w:comment>
  <w:comment w:id="219" w:author="Windows User" w:date="2015-02-08T20:12:00Z" w:initials="BS">
    <w:p w:rsidR="00E12AEC" w:rsidRDefault="00E12AEC">
      <w:pPr>
        <w:pStyle w:val="CommentText"/>
      </w:pPr>
      <w:r>
        <w:rPr>
          <w:rStyle w:val="CommentReference"/>
        </w:rPr>
        <w:annotationRef/>
      </w:r>
      <w:r>
        <w:t>persevere or be sober?</w:t>
      </w:r>
    </w:p>
  </w:comment>
  <w:comment w:id="220" w:author="Windows User" w:date="2015-02-08T20:12:00Z" w:initials="BS">
    <w:p w:rsidR="00E12AEC" w:rsidRDefault="00E12AEC">
      <w:pPr>
        <w:pStyle w:val="CommentText"/>
      </w:pPr>
      <w:r>
        <w:rPr>
          <w:rStyle w:val="CommentReference"/>
        </w:rPr>
        <w:annotationRef/>
      </w:r>
      <w:r>
        <w:t>Coptic has presbyters, not priests (oweeb)</w:t>
      </w:r>
    </w:p>
  </w:comment>
  <w:comment w:id="221" w:author="Windows User" w:date="2015-02-08T20:12:00Z" w:initials="BS">
    <w:p w:rsidR="00E12AEC" w:rsidRDefault="00E12AEC">
      <w:pPr>
        <w:pStyle w:val="CommentText"/>
      </w:pPr>
      <w:r>
        <w:rPr>
          <w:rStyle w:val="CommentReference"/>
        </w:rPr>
        <w:annotationRef/>
      </w:r>
      <w:r>
        <w:t>esmo is bless, not praise...</w:t>
      </w:r>
    </w:p>
  </w:comment>
  <w:comment w:id="222" w:author="Windows User" w:date="2015-02-08T20:12:00Z" w:initials="BS">
    <w:p w:rsidR="00E12AEC" w:rsidRDefault="00E12AEC">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E12AEC" w:rsidRDefault="00E12AEC">
      <w:pPr>
        <w:pStyle w:val="CommentText"/>
      </w:pPr>
      <w:r>
        <w:rPr>
          <w:rStyle w:val="CommentReference"/>
        </w:rPr>
        <w:annotationRef/>
      </w:r>
      <w:r>
        <w:t>Is LA right with breaths and spirits?</w:t>
      </w:r>
    </w:p>
  </w:comment>
  <w:comment w:id="224" w:author="Windows User" w:date="2015-02-08T20:12:00Z" w:initials="BS">
    <w:p w:rsidR="00E12AEC" w:rsidRDefault="00E12AEC">
      <w:pPr>
        <w:pStyle w:val="CommentText"/>
      </w:pPr>
      <w:r>
        <w:rPr>
          <w:rStyle w:val="CommentReference"/>
        </w:rPr>
        <w:annotationRef/>
      </w:r>
      <w:r>
        <w:t>doesn't look like waters... is it ssea?</w:t>
      </w:r>
    </w:p>
  </w:comment>
  <w:comment w:id="225" w:author="Windows User" w:date="2015-02-08T20:12:00Z" w:initials="BS">
    <w:p w:rsidR="00E12AEC" w:rsidRDefault="00E12AEC">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E12AEC" w:rsidRDefault="00E12AEC">
      <w:pPr>
        <w:pStyle w:val="CommentText"/>
      </w:pPr>
      <w:r>
        <w:rPr>
          <w:rStyle w:val="CommentReference"/>
        </w:rPr>
        <w:annotationRef/>
      </w:r>
      <w:r>
        <w:t>disobedient? heretics?</w:t>
      </w:r>
    </w:p>
  </w:comment>
  <w:comment w:id="227" w:author="Windows User" w:date="2015-02-08T20:12:00Z" w:initials="BS">
    <w:p w:rsidR="00E12AEC" w:rsidRDefault="00E12AEC">
      <w:pPr>
        <w:pStyle w:val="CommentText"/>
      </w:pPr>
      <w:r>
        <w:rPr>
          <w:rStyle w:val="CommentReference"/>
        </w:rPr>
        <w:annotationRef/>
      </w:r>
      <w:r>
        <w:t>souls or spirits?</w:t>
      </w:r>
    </w:p>
  </w:comment>
  <w:comment w:id="228" w:author="Windows User" w:date="2015-02-08T20:12:00Z" w:initials="BS">
    <w:p w:rsidR="00E12AEC" w:rsidRDefault="00E12AEC">
      <w:pPr>
        <w:pStyle w:val="CommentText"/>
      </w:pPr>
      <w:r>
        <w:rPr>
          <w:rStyle w:val="CommentReference"/>
        </w:rPr>
        <w:annotationRef/>
      </w:r>
      <w:r>
        <w:t>humble or contrite?</w:t>
      </w:r>
    </w:p>
  </w:comment>
  <w:comment w:id="229" w:author="Windows User" w:date="2015-02-08T20:12:00Z" w:initials="BS">
    <w:p w:rsidR="00E12AEC" w:rsidRDefault="00E12AEC">
      <w:pPr>
        <w:pStyle w:val="CommentText"/>
      </w:pPr>
      <w:r>
        <w:rPr>
          <w:rStyle w:val="CommentReference"/>
        </w:rPr>
        <w:annotationRef/>
      </w:r>
      <w:r>
        <w:t>hearts?</w:t>
      </w:r>
    </w:p>
  </w:comment>
  <w:comment w:id="230" w:author="Windows User" w:date="2015-02-08T20:12:00Z" w:initials="BS">
    <w:p w:rsidR="00E12AEC" w:rsidRDefault="00E12AEC">
      <w:pPr>
        <w:pStyle w:val="CommentText"/>
      </w:pPr>
      <w:r>
        <w:rPr>
          <w:rStyle w:val="CommentReference"/>
        </w:rPr>
        <w:annotationRef/>
      </w:r>
      <w:r>
        <w:t>this or LA?</w:t>
      </w:r>
    </w:p>
  </w:comment>
  <w:comment w:id="231" w:author="Windows User" w:date="2015-02-08T20:12:00Z" w:initials="BS">
    <w:p w:rsidR="00E12AEC" w:rsidRDefault="00E12AEC">
      <w:pPr>
        <w:pStyle w:val="CommentText"/>
      </w:pPr>
      <w:r>
        <w:rPr>
          <w:rStyle w:val="CommentReference"/>
        </w:rPr>
        <w:annotationRef/>
      </w:r>
      <w:r>
        <w:t>righteous of, or who revere</w:t>
      </w:r>
    </w:p>
  </w:comment>
  <w:comment w:id="232" w:author="Windows User" w:date="2015-02-08T20:12:00Z" w:initials="BS">
    <w:p w:rsidR="00E12AEC" w:rsidRDefault="00E12AEC">
      <w:pPr>
        <w:pStyle w:val="CommentText"/>
      </w:pPr>
      <w:r>
        <w:rPr>
          <w:rStyle w:val="CommentReference"/>
        </w:rPr>
        <w:annotationRef/>
      </w:r>
      <w:r>
        <w:t>this, or accountable? or something else?</w:t>
      </w:r>
    </w:p>
  </w:comment>
  <w:comment w:id="233" w:author="Windows User" w:date="2015-02-08T20:12:00Z" w:initials="BS">
    <w:p w:rsidR="00E12AEC" w:rsidRDefault="00E12AEC">
      <w:pPr>
        <w:pStyle w:val="CommentText"/>
      </w:pPr>
      <w:r>
        <w:rPr>
          <w:rStyle w:val="CommentReference"/>
        </w:rPr>
        <w:annotationRef/>
      </w:r>
      <w:r>
        <w:t>that he may praise and say?</w:t>
      </w:r>
    </w:p>
  </w:comment>
  <w:comment w:id="245" w:author="Brett Slote" w:date="2011-10-06T14:56:00Z" w:initials="BS">
    <w:p w:rsidR="00E12AEC" w:rsidRDefault="00E12AEC">
      <w:pPr>
        <w:pStyle w:val="CommentText"/>
      </w:pPr>
      <w:r>
        <w:rPr>
          <w:rStyle w:val="CommentReference"/>
        </w:rPr>
        <w:annotationRef/>
      </w:r>
      <w:r>
        <w:t>Fred wants 'O' here, saying it matches the Coptic... but it isn't in the Coptic!</w:t>
      </w:r>
    </w:p>
  </w:comment>
  <w:comment w:id="246" w:author="Windows User" w:date="2015-02-08T20:16:00Z" w:initials="BS">
    <w:p w:rsidR="00E12AEC" w:rsidRDefault="00E12AEC" w:rsidP="00F977F1">
      <w:pPr>
        <w:pStyle w:val="CommentText"/>
      </w:pPr>
      <w:r>
        <w:rPr>
          <w:rStyle w:val="CommentReference"/>
        </w:rPr>
        <w:annotationRef/>
      </w:r>
      <w:r>
        <w:t>why do books not have a vs for the bishop???</w:t>
      </w:r>
    </w:p>
  </w:comment>
  <w:comment w:id="247" w:author="Windows User" w:date="2015-02-08T20:16:00Z" w:initials="BS">
    <w:p w:rsidR="00E12AEC" w:rsidRDefault="00E12AEC">
      <w:pPr>
        <w:pStyle w:val="CommentText"/>
      </w:pPr>
      <w:r>
        <w:rPr>
          <w:rStyle w:val="CommentReference"/>
        </w:rPr>
        <w:annotationRef/>
      </w:r>
      <w:r>
        <w:t>add</w:t>
      </w:r>
    </w:p>
  </w:comment>
  <w:comment w:id="250" w:author="Windows User" w:date="2015-02-08T20:17:00Z" w:initials="BS">
    <w:p w:rsidR="00E12AEC" w:rsidRDefault="00E12AEC"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E12AEC" w:rsidRDefault="00E12AEC" w:rsidP="00F977F1">
      <w:pPr>
        <w:pStyle w:val="CommentText"/>
      </w:pPr>
      <w:r>
        <w:rPr>
          <w:rStyle w:val="CommentReference"/>
        </w:rPr>
        <w:annotationRef/>
      </w:r>
      <w:r>
        <w:t>Communion or commemor</w:t>
      </w:r>
      <w:r>
        <w:t>a</w:t>
      </w:r>
      <w:r>
        <w:t>tion?</w:t>
      </w:r>
    </w:p>
  </w:comment>
  <w:comment w:id="252" w:author="Brett Slote" w:date="2015-02-08T20:18:00Z" w:initials="BS">
    <w:p w:rsidR="00E12AEC" w:rsidRDefault="00E12AEC"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E12AEC" w:rsidRDefault="00E12AEC"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E12AEC" w:rsidRDefault="00E12AEC">
      <w:pPr>
        <w:pStyle w:val="CommentText"/>
      </w:pPr>
      <w:r>
        <w:rPr>
          <w:rStyle w:val="CommentReference"/>
        </w:rPr>
        <w:annotationRef/>
      </w:r>
      <w:r>
        <w:t>Godhead or  Divinity?</w:t>
      </w:r>
    </w:p>
  </w:comment>
  <w:comment w:id="257" w:author="Windows User" w:date="2015-02-08T20:30:00Z" w:initials="BS">
    <w:p w:rsidR="00E12AEC" w:rsidRDefault="00E12AEC">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E12AEC" w:rsidRDefault="00E12AEC">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E12AEC" w:rsidRDefault="00E12AEC">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E12AEC" w:rsidRDefault="00E12AEC">
      <w:pPr>
        <w:pStyle w:val="CommentText"/>
      </w:pPr>
      <w:r>
        <w:rPr>
          <w:rStyle w:val="CommentReference"/>
        </w:rPr>
        <w:annotationRef/>
      </w:r>
      <w:r>
        <w:t>bless or praise? inconsistent rendering of esmo</w:t>
      </w:r>
    </w:p>
  </w:comment>
  <w:comment w:id="274" w:author="Windows User" w:date="2015-02-08T20:35:00Z" w:initials="BS">
    <w:p w:rsidR="00E12AEC" w:rsidRDefault="00E12AEC">
      <w:pPr>
        <w:pStyle w:val="CommentText"/>
      </w:pPr>
      <w:r>
        <w:rPr>
          <w:rStyle w:val="CommentReference"/>
        </w:rPr>
        <w:annotationRef/>
      </w:r>
      <w:r>
        <w:t>MT (KJV) and Ra lack. NETS has and so does Coptic.</w:t>
      </w:r>
    </w:p>
  </w:comment>
  <w:comment w:id="275" w:author="Windows User" w:date="2015-02-08T20:35:00Z" w:initials="BS">
    <w:p w:rsidR="00E12AEC" w:rsidRDefault="00E12AEC">
      <w:pPr>
        <w:pStyle w:val="CommentText"/>
      </w:pPr>
      <w:r>
        <w:rPr>
          <w:rStyle w:val="CommentReference"/>
        </w:rPr>
        <w:annotationRef/>
      </w:r>
      <w:r>
        <w:t>this structure rather than just a list is probably a KJVism...</w:t>
      </w:r>
    </w:p>
  </w:comment>
  <w:comment w:id="276" w:author="Windows User" w:date="2015-02-08T20:35:00Z" w:initials="BS">
    <w:p w:rsidR="00E12AEC" w:rsidRDefault="00E12AEC">
      <w:pPr>
        <w:pStyle w:val="CommentText"/>
      </w:pPr>
      <w:r>
        <w:rPr>
          <w:rStyle w:val="CommentReference"/>
        </w:rPr>
        <w:annotationRef/>
      </w:r>
      <w:r>
        <w:t>Coptic varies greatly from NETS</w:t>
      </w:r>
    </w:p>
  </w:comment>
  <w:comment w:id="282" w:author="Windows User" w:date="2015-02-08T20:36:00Z" w:initials="BS">
    <w:p w:rsidR="00E12AEC" w:rsidRDefault="00E12AEC">
      <w:pPr>
        <w:pStyle w:val="CommentText"/>
      </w:pPr>
      <w:r>
        <w:rPr>
          <w:rStyle w:val="CommentReference"/>
        </w:rPr>
        <w:annotationRef/>
      </w:r>
      <w:r>
        <w:t>NETS has dance... also drum &amp; harp...</w:t>
      </w:r>
    </w:p>
  </w:comment>
  <w:comment w:id="283" w:author="Windows User" w:date="2015-02-08T20:36:00Z" w:initials="BS">
    <w:p w:rsidR="00E12AEC" w:rsidRDefault="00E12AEC">
      <w:pPr>
        <w:pStyle w:val="CommentText"/>
      </w:pPr>
      <w:r>
        <w:rPr>
          <w:rStyle w:val="CommentReference"/>
        </w:rPr>
        <w:annotationRef/>
      </w:r>
      <w:r>
        <w:t>NETS and LA have boast in glory...</w:t>
      </w:r>
    </w:p>
  </w:comment>
  <w:comment w:id="284" w:author="Windows User" w:date="2015-02-08T20:36:00Z" w:initials="BS">
    <w:p w:rsidR="00E12AEC" w:rsidRDefault="00E12AEC">
      <w:pPr>
        <w:pStyle w:val="CommentText"/>
      </w:pPr>
      <w:r>
        <w:rPr>
          <w:rStyle w:val="CommentReference"/>
        </w:rPr>
        <w:annotationRef/>
      </w:r>
      <w:r>
        <w:t>NETS has rejoice. Coptis looks to me like glorify... Sing aloud? Rejoice?</w:t>
      </w:r>
    </w:p>
  </w:comment>
  <w:comment w:id="285" w:author="Windows User" w:date="2015-02-08T20:36:00Z" w:initials="BS">
    <w:p w:rsidR="00E12AEC" w:rsidRDefault="00E12AEC">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E12AEC" w:rsidRDefault="00E12AEC">
      <w:pPr>
        <w:pStyle w:val="CommentText"/>
      </w:pPr>
      <w:r>
        <w:rPr>
          <w:rStyle w:val="CommentReference"/>
        </w:rPr>
        <w:annotationRef/>
      </w:r>
      <w:r>
        <w:t>NETS has rebukes. punishments?</w:t>
      </w:r>
    </w:p>
  </w:comment>
  <w:comment w:id="292" w:author="Windows User" w:date="2015-02-08T20:36:00Z" w:initials="BS">
    <w:p w:rsidR="00E12AEC" w:rsidRDefault="00E12AEC">
      <w:pPr>
        <w:pStyle w:val="CommentText"/>
      </w:pPr>
      <w:r>
        <w:rPr>
          <w:rStyle w:val="CommentReference"/>
        </w:rPr>
        <w:annotationRef/>
      </w:r>
      <w:r>
        <w:t>psaltry? or lyre?</w:t>
      </w:r>
    </w:p>
  </w:comment>
  <w:comment w:id="293" w:author="Windows User" w:date="2015-02-08T20:36:00Z" w:initials="BS">
    <w:p w:rsidR="00E12AEC" w:rsidRDefault="00E12AEC">
      <w:pPr>
        <w:pStyle w:val="CommentText"/>
      </w:pPr>
      <w:r>
        <w:rPr>
          <w:rStyle w:val="CommentReference"/>
        </w:rPr>
        <w:annotationRef/>
      </w:r>
      <w:r>
        <w:t>NETS has drum and dance.</w:t>
      </w:r>
    </w:p>
  </w:comment>
  <w:comment w:id="304" w:author="Windows User" w:date="2015-02-08T20:47:00Z" w:initials="BS">
    <w:p w:rsidR="00E12AEC" w:rsidRDefault="00E12AEC">
      <w:pPr>
        <w:pStyle w:val="CommentText"/>
      </w:pPr>
      <w:r>
        <w:rPr>
          <w:rStyle w:val="CommentReference"/>
        </w:rPr>
        <w:annotationRef/>
      </w:r>
      <w:r>
        <w:t>tense? praise or will praise?</w:t>
      </w:r>
    </w:p>
  </w:comment>
  <w:comment w:id="305" w:author="Windows User" w:date="2015-02-08T20:47:00Z" w:initials="BS">
    <w:p w:rsidR="00E12AEC" w:rsidRDefault="00E12AEC">
      <w:pPr>
        <w:pStyle w:val="CommentText"/>
      </w:pPr>
      <w:r>
        <w:rPr>
          <w:rStyle w:val="CommentReference"/>
        </w:rPr>
        <w:annotationRef/>
      </w:r>
      <w:r>
        <w:t>earth? land? creation?</w:t>
      </w:r>
    </w:p>
  </w:comment>
  <w:comment w:id="306" w:author="Windows User" w:date="2015-02-08T20:47:00Z" w:initials="BS">
    <w:p w:rsidR="00E12AEC" w:rsidRDefault="00E12AEC">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E12AEC" w:rsidRDefault="00E12AEC">
      <w:pPr>
        <w:pStyle w:val="CommentText"/>
      </w:pPr>
      <w:r>
        <w:rPr>
          <w:rStyle w:val="CommentReference"/>
        </w:rPr>
        <w:annotationRef/>
      </w:r>
      <w:r>
        <w:t>should either be diverse here or different elsewhere</w:t>
      </w:r>
    </w:p>
  </w:comment>
  <w:comment w:id="308" w:author="Windows User" w:date="2015-02-08T20:47:00Z" w:initials="BS">
    <w:p w:rsidR="00E12AEC" w:rsidRDefault="00E12AEC">
      <w:pPr>
        <w:pStyle w:val="CommentText"/>
      </w:pPr>
      <w:r>
        <w:rPr>
          <w:rStyle w:val="CommentReference"/>
        </w:rPr>
        <w:annotationRef/>
      </w:r>
      <w:r>
        <w:t>truth or righteousness? Or justice?</w:t>
      </w:r>
    </w:p>
  </w:comment>
  <w:comment w:id="309" w:author="Windows User" w:date="2015-02-08T20:47:00Z" w:initials="BS">
    <w:p w:rsidR="00E12AEC" w:rsidRDefault="00E12AEC">
      <w:pPr>
        <w:pStyle w:val="CommentText"/>
      </w:pPr>
      <w:r>
        <w:rPr>
          <w:rStyle w:val="CommentReference"/>
        </w:rPr>
        <w:annotationRef/>
      </w:r>
      <w:r>
        <w:t>patience or longsuffering?</w:t>
      </w:r>
    </w:p>
  </w:comment>
  <w:comment w:id="310" w:author="Windows User" w:date="2015-02-08T20:47:00Z" w:initials="BS">
    <w:p w:rsidR="00E12AEC" w:rsidRDefault="00E12AEC">
      <w:pPr>
        <w:pStyle w:val="CommentText"/>
      </w:pPr>
      <w:r>
        <w:rPr>
          <w:rStyle w:val="CommentReference"/>
        </w:rPr>
        <w:annotationRef/>
      </w:r>
      <w:r>
        <w:t>just "at the first watch"?</w:t>
      </w:r>
    </w:p>
  </w:comment>
  <w:comment w:id="311" w:author="Windows User" w:date="2015-02-08T20:47:00Z" w:initials="BS">
    <w:p w:rsidR="00E12AEC" w:rsidRDefault="00E12AEC">
      <w:pPr>
        <w:pStyle w:val="CommentText"/>
      </w:pPr>
      <w:r>
        <w:rPr>
          <w:rStyle w:val="CommentReference"/>
        </w:rPr>
        <w:annotationRef/>
      </w:r>
      <w:r>
        <w:t>sweet, or easy?</w:t>
      </w:r>
    </w:p>
  </w:comment>
  <w:comment w:id="312" w:author="Windows User" w:date="2015-02-08T20:47:00Z" w:initials="BS">
    <w:p w:rsidR="00E12AEC" w:rsidRDefault="00E12AEC">
      <w:pPr>
        <w:pStyle w:val="CommentText"/>
      </w:pPr>
      <w:r>
        <w:rPr>
          <w:rStyle w:val="CommentReference"/>
        </w:rPr>
        <w:annotationRef/>
      </w:r>
      <w:r>
        <w:t>less accurate than beloved, but sounds a lot better..</w:t>
      </w:r>
    </w:p>
  </w:comment>
  <w:comment w:id="313" w:author="Windows User" w:date="2015-02-08T20:47:00Z" w:initials="BS">
    <w:p w:rsidR="00E12AEC" w:rsidRDefault="00E12AEC">
      <w:pPr>
        <w:pStyle w:val="CommentText"/>
      </w:pPr>
      <w:r>
        <w:rPr>
          <w:rStyle w:val="CommentReference"/>
        </w:rPr>
        <w:annotationRef/>
      </w:r>
      <w:r>
        <w:t>sound better if omit of?</w:t>
      </w:r>
    </w:p>
  </w:comment>
  <w:comment w:id="314" w:author="Windows User" w:date="2015-02-08T20:47:00Z" w:initials="BS">
    <w:p w:rsidR="00E12AEC" w:rsidRDefault="00E12AEC">
      <w:pPr>
        <w:pStyle w:val="CommentText"/>
      </w:pPr>
      <w:r>
        <w:rPr>
          <w:rStyle w:val="CommentReference"/>
        </w:rPr>
        <w:annotationRef/>
      </w:r>
      <w:r>
        <w:t>truth, or righteousness?</w:t>
      </w:r>
    </w:p>
  </w:comment>
  <w:comment w:id="315" w:author="Windows User" w:date="2015-02-08T20:47:00Z" w:initials="BS">
    <w:p w:rsidR="00E12AEC" w:rsidRDefault="00E12AEC">
      <w:pPr>
        <w:pStyle w:val="CommentText"/>
      </w:pPr>
      <w:r>
        <w:rPr>
          <w:rStyle w:val="CommentReference"/>
        </w:rPr>
        <w:annotationRef/>
      </w:r>
      <w:r>
        <w:t>true, or perfecvt?</w:t>
      </w:r>
    </w:p>
  </w:comment>
  <w:comment w:id="316" w:author="Windows User" w:date="2015-02-08T20:50:00Z" w:initials="BS">
    <w:p w:rsidR="00E12AEC" w:rsidRDefault="00E12AEC">
      <w:pPr>
        <w:pStyle w:val="CommentText"/>
      </w:pPr>
      <w:r>
        <w:rPr>
          <w:rStyle w:val="CommentReference"/>
        </w:rPr>
        <w:annotationRef/>
      </w:r>
      <w:r>
        <w:t>and?</w:t>
      </w:r>
    </w:p>
  </w:comment>
  <w:comment w:id="317" w:author="Windows User" w:date="2015-02-08T20:50:00Z" w:initials="BS">
    <w:p w:rsidR="00E12AEC" w:rsidRDefault="00E12AEC">
      <w:pPr>
        <w:pStyle w:val="CommentText"/>
      </w:pPr>
      <w:r>
        <w:rPr>
          <w:rStyle w:val="CommentReference"/>
        </w:rPr>
        <w:annotationRef/>
      </w:r>
      <w:r>
        <w:t>gather is in first line in Coptic, but tune flows better here..</w:t>
      </w:r>
    </w:p>
  </w:comment>
  <w:comment w:id="318" w:author="Windows User" w:date="2015-02-08T20:50:00Z" w:initials="BS">
    <w:p w:rsidR="00E12AEC" w:rsidRDefault="00E12AEC">
      <w:pPr>
        <w:pStyle w:val="CommentText"/>
      </w:pPr>
      <w:r>
        <w:rPr>
          <w:rStyle w:val="CommentReference"/>
        </w:rPr>
        <w:annotationRef/>
      </w:r>
      <w:r>
        <w:t>will?</w:t>
      </w:r>
    </w:p>
  </w:comment>
  <w:comment w:id="319" w:author="Windows User" w:date="2015-02-08T20:50:00Z" w:initials="BS">
    <w:p w:rsidR="00E12AEC" w:rsidRDefault="00E12AEC">
      <w:pPr>
        <w:pStyle w:val="CommentText"/>
      </w:pPr>
      <w:r>
        <w:rPr>
          <w:rStyle w:val="CommentReference"/>
        </w:rPr>
        <w:annotationRef/>
      </w:r>
      <w:r>
        <w:t>save? keep? deliver?</w:t>
      </w:r>
    </w:p>
  </w:comment>
  <w:comment w:id="320" w:author="Windows User" w:date="2015-02-08T20:50:00Z" w:initials="BS">
    <w:p w:rsidR="00E12AEC" w:rsidRDefault="00E12AEC">
      <w:pPr>
        <w:pStyle w:val="CommentText"/>
      </w:pPr>
      <w:r>
        <w:rPr>
          <w:rStyle w:val="CommentReference"/>
        </w:rPr>
        <w:annotationRef/>
      </w:r>
      <w:r>
        <w:t>need a convention for making "ak ee". {}? bold?</w:t>
      </w:r>
    </w:p>
  </w:comment>
  <w:comment w:id="321" w:author="Windows User" w:date="2015-02-08T20:50:00Z" w:initials="BS">
    <w:p w:rsidR="00E12AEC" w:rsidRDefault="00E12AEC">
      <w:pPr>
        <w:pStyle w:val="CommentText"/>
      </w:pPr>
      <w:r>
        <w:rPr>
          <w:rStyle w:val="CommentReference"/>
        </w:rPr>
        <w:annotationRef/>
      </w:r>
      <w:r>
        <w:t>I like it better with "be" in... thoughts?</w:t>
      </w:r>
    </w:p>
  </w:comment>
  <w:comment w:id="331" w:author="Windows User" w:date="2015-02-08T20:52:00Z" w:initials="BS">
    <w:p w:rsidR="00E12AEC" w:rsidRDefault="00E12AEC">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E12AEC" w:rsidRDefault="00E12AEC">
      <w:pPr>
        <w:pStyle w:val="CommentText"/>
      </w:pPr>
      <w:r>
        <w:rPr>
          <w:rStyle w:val="CommentReference"/>
        </w:rPr>
        <w:annotationRef/>
      </w:r>
      <w:r>
        <w:t>does coptic bear out? Feels much more right to me.</w:t>
      </w:r>
    </w:p>
  </w:comment>
  <w:comment w:id="333" w:author="Windows User" w:date="2015-02-08T20:53:00Z" w:initials="BS">
    <w:p w:rsidR="00E12AEC" w:rsidRDefault="00E12AEC">
      <w:pPr>
        <w:pStyle w:val="CommentText"/>
      </w:pPr>
      <w:r>
        <w:rPr>
          <w:rStyle w:val="CommentReference"/>
        </w:rPr>
        <w:annotationRef/>
      </w:r>
      <w:r>
        <w:t>tense?</w:t>
      </w:r>
    </w:p>
  </w:comment>
  <w:comment w:id="334" w:author="Windows User" w:date="2015-02-08T20:53:00Z" w:initials="BS">
    <w:p w:rsidR="00E12AEC" w:rsidRDefault="00E12AEC">
      <w:pPr>
        <w:pStyle w:val="CommentText"/>
      </w:pPr>
      <w:r>
        <w:rPr>
          <w:rStyle w:val="CommentReference"/>
        </w:rPr>
        <w:annotationRef/>
      </w:r>
      <w:r>
        <w:t>exalt or magnify?</w:t>
      </w:r>
    </w:p>
  </w:comment>
  <w:comment w:id="335" w:author="Windows User" w:date="2015-02-08T20:53:00Z" w:initials="BS">
    <w:p w:rsidR="00E12AEC" w:rsidRDefault="00E12AEC">
      <w:pPr>
        <w:pStyle w:val="CommentText"/>
      </w:pPr>
      <w:r>
        <w:rPr>
          <w:rStyle w:val="CommentReference"/>
        </w:rPr>
        <w:annotationRef/>
      </w:r>
      <w:r>
        <w:t>or iwn?</w:t>
      </w:r>
    </w:p>
  </w:comment>
  <w:comment w:id="339" w:author="Windows User" w:date="2015-02-08T20:54:00Z" w:initials="BS">
    <w:p w:rsidR="00E12AEC" w:rsidRDefault="00E12AEC">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E12AEC" w:rsidRDefault="00E12AEC">
      <w:pPr>
        <w:pStyle w:val="CommentText"/>
      </w:pPr>
      <w:r>
        <w:rPr>
          <w:rStyle w:val="CommentReference"/>
        </w:rPr>
        <w:annotationRef/>
      </w:r>
      <w:r>
        <w:t>correct that no mention of nature?</w:t>
      </w:r>
    </w:p>
  </w:comment>
  <w:comment w:id="341" w:author="Windows User" w:date="2015-02-08T20:54:00Z" w:initials="BS">
    <w:p w:rsidR="00E12AEC" w:rsidRDefault="00E12AEC">
      <w:pPr>
        <w:pStyle w:val="CommentText"/>
      </w:pPr>
      <w:r>
        <w:rPr>
          <w:rStyle w:val="CommentReference"/>
        </w:rPr>
        <w:annotationRef/>
      </w:r>
      <w:r>
        <w:t>holy or pure? divinity or godhead?</w:t>
      </w:r>
    </w:p>
  </w:comment>
  <w:comment w:id="342" w:author="Windows User" w:date="2015-02-08T20:54:00Z" w:initials="BS">
    <w:p w:rsidR="00E12AEC" w:rsidRDefault="00E12AEC">
      <w:pPr>
        <w:pStyle w:val="CommentText"/>
      </w:pPr>
      <w:r>
        <w:rPr>
          <w:rStyle w:val="CommentReference"/>
        </w:rPr>
        <w:annotationRef/>
      </w:r>
      <w:r>
        <w:t>born or begotten? begotten without seeed or without mixture of substance?</w:t>
      </w:r>
    </w:p>
  </w:comment>
  <w:comment w:id="343" w:author="Windows User" w:date="2015-02-08T20:54:00Z" w:initials="BS">
    <w:p w:rsidR="00E12AEC" w:rsidRDefault="00E12AEC">
      <w:pPr>
        <w:pStyle w:val="CommentText"/>
      </w:pPr>
      <w:r>
        <w:rPr>
          <w:rStyle w:val="CommentReference"/>
        </w:rPr>
        <w:annotationRef/>
      </w:r>
      <w:r>
        <w:t>coessential or consubstantial?</w:t>
      </w:r>
    </w:p>
  </w:comment>
  <w:comment w:id="344" w:author="Windows User" w:date="2015-02-08T20:54:00Z" w:initials="BS">
    <w:p w:rsidR="00E12AEC" w:rsidRDefault="00E12AEC">
      <w:pPr>
        <w:pStyle w:val="CommentText"/>
      </w:pPr>
      <w:r>
        <w:rPr>
          <w:rStyle w:val="CommentReference"/>
        </w:rPr>
        <w:annotationRef/>
      </w:r>
      <w:r>
        <w:t>made one or joined?</w:t>
      </w:r>
    </w:p>
  </w:comment>
  <w:comment w:id="345" w:author="Windows User" w:date="2015-02-08T20:55:00Z" w:initials="BS">
    <w:p w:rsidR="00E12AEC" w:rsidRDefault="00E12AEC">
      <w:pPr>
        <w:pStyle w:val="CommentText"/>
      </w:pPr>
      <w:r>
        <w:rPr>
          <w:rStyle w:val="CommentReference"/>
        </w:rPr>
        <w:annotationRef/>
      </w:r>
      <w:r>
        <w:t>does this rephrasing capture it ok?</w:t>
      </w:r>
    </w:p>
  </w:comment>
  <w:comment w:id="346" w:author="Windows User" w:date="2015-02-08T20:55:00Z" w:initials="BS">
    <w:p w:rsidR="00E12AEC" w:rsidRDefault="00E12AEC">
      <w:pPr>
        <w:pStyle w:val="CommentText"/>
      </w:pPr>
      <w:r>
        <w:rPr>
          <w:rStyle w:val="CommentReference"/>
        </w:rPr>
        <w:annotationRef/>
      </w:r>
      <w:r>
        <w:t>something clearer than putplue?</w:t>
      </w:r>
    </w:p>
  </w:comment>
  <w:comment w:id="347" w:author="Windows User" w:date="2015-02-08T20:55:00Z" w:initials="BS">
    <w:p w:rsidR="00E12AEC" w:rsidRDefault="00E12AEC">
      <w:pPr>
        <w:pStyle w:val="CommentText"/>
      </w:pPr>
      <w:r>
        <w:rPr>
          <w:rStyle w:val="CommentReference"/>
        </w:rPr>
        <w:annotationRef/>
      </w:r>
      <w:r>
        <w:t>woven or fine?</w:t>
      </w:r>
    </w:p>
  </w:comment>
  <w:comment w:id="348" w:author="Windows User" w:date="2015-02-08T20:55:00Z" w:initials="BS">
    <w:p w:rsidR="00E12AEC" w:rsidRDefault="00E12AEC">
      <w:pPr>
        <w:pStyle w:val="CommentText"/>
      </w:pPr>
      <w:r>
        <w:rPr>
          <w:rStyle w:val="CommentReference"/>
        </w:rPr>
        <w:annotationRef/>
      </w:r>
      <w:r>
        <w:t>palin</w:t>
      </w:r>
    </w:p>
  </w:comment>
  <w:comment w:id="349" w:author="Windows User" w:date="2015-02-08T20:55:00Z" w:initials="BS">
    <w:p w:rsidR="00E12AEC" w:rsidRDefault="00E12AEC">
      <w:pPr>
        <w:pStyle w:val="CommentText"/>
      </w:pPr>
      <w:r>
        <w:rPr>
          <w:rStyle w:val="CommentReference"/>
        </w:rPr>
        <w:annotationRef/>
      </w:r>
      <w:r>
        <w:t>exalt or magnify?</w:t>
      </w:r>
    </w:p>
  </w:comment>
  <w:comment w:id="350" w:author="Windows User" w:date="2015-02-08T20:55:00Z" w:initials="BS">
    <w:p w:rsidR="00E12AEC" w:rsidRDefault="00E12AEC">
      <w:pPr>
        <w:pStyle w:val="CommentText"/>
      </w:pPr>
      <w:r>
        <w:rPr>
          <w:rStyle w:val="CommentReference"/>
        </w:rPr>
        <w:annotationRef/>
      </w:r>
      <w:r>
        <w:t>or iwn?</w:t>
      </w:r>
    </w:p>
  </w:comment>
  <w:comment w:id="354" w:author="Windows User" w:date="2015-02-08T20:55:00Z" w:initials="BS">
    <w:p w:rsidR="00E12AEC" w:rsidRDefault="00E12AEC">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E12AEC" w:rsidRDefault="00E12AEC">
      <w:pPr>
        <w:pStyle w:val="CommentText"/>
      </w:pPr>
      <w:r>
        <w:rPr>
          <w:rStyle w:val="CommentReference"/>
        </w:rPr>
        <w:annotationRef/>
      </w:r>
      <w:r>
        <w:t>forged or beaten?</w:t>
      </w:r>
    </w:p>
  </w:comment>
  <w:comment w:id="356" w:author="Windows User" w:date="2015-02-08T20:56:00Z" w:initials="BS">
    <w:p w:rsidR="00E12AEC" w:rsidRDefault="00E12AEC">
      <w:pPr>
        <w:pStyle w:val="CommentText"/>
      </w:pPr>
      <w:r>
        <w:rPr>
          <w:rStyle w:val="CommentReference"/>
        </w:rPr>
        <w:annotationRef/>
      </w:r>
      <w:r>
        <w:t>omit? always and move up mercy seat?</w:t>
      </w:r>
    </w:p>
  </w:comment>
  <w:comment w:id="357" w:author="Windows User" w:date="2015-02-08T20:56:00Z" w:initials="BS">
    <w:p w:rsidR="00E12AEC" w:rsidRDefault="00E12AEC">
      <w:pPr>
        <w:pStyle w:val="CommentText"/>
      </w:pPr>
      <w:r>
        <w:rPr>
          <w:rStyle w:val="CommentReference"/>
        </w:rPr>
        <w:annotationRef/>
      </w:r>
      <w:r>
        <w:t>tense? past makes a lot more sense</w:t>
      </w:r>
    </w:p>
  </w:comment>
  <w:comment w:id="358" w:author="Windows User" w:date="2015-02-08T20:56:00Z" w:initials="BS">
    <w:p w:rsidR="00E12AEC" w:rsidRDefault="00E12AEC">
      <w:pPr>
        <w:pStyle w:val="CommentText"/>
      </w:pPr>
      <w:r>
        <w:rPr>
          <w:rStyle w:val="CommentReference"/>
        </w:rPr>
        <w:annotationRef/>
      </w:r>
      <w:r>
        <w:t>why does Abouna omit sin?</w:t>
      </w:r>
    </w:p>
  </w:comment>
  <w:comment w:id="359" w:author="Windows User" w:date="2015-02-08T20:56:00Z" w:initials="BS">
    <w:p w:rsidR="00E12AEC" w:rsidRDefault="00E12AEC">
      <w:pPr>
        <w:pStyle w:val="CommentText"/>
      </w:pPr>
      <w:r>
        <w:rPr>
          <w:rStyle w:val="CommentReference"/>
        </w:rPr>
        <w:annotationRef/>
      </w:r>
      <w:r>
        <w:t>exalt or magnify?</w:t>
      </w:r>
    </w:p>
  </w:comment>
  <w:comment w:id="360" w:author="Windows User" w:date="2015-02-08T20:56:00Z" w:initials="BS">
    <w:p w:rsidR="00E12AEC" w:rsidRDefault="00E12AEC">
      <w:pPr>
        <w:pStyle w:val="CommentText"/>
      </w:pPr>
      <w:r>
        <w:rPr>
          <w:rStyle w:val="CommentReference"/>
        </w:rPr>
        <w:annotationRef/>
      </w:r>
      <w:r>
        <w:t>or iwn?</w:t>
      </w:r>
    </w:p>
  </w:comment>
  <w:comment w:id="364" w:author="Windows User" w:date="2015-02-08T20:57:00Z" w:initials="BS">
    <w:p w:rsidR="00E12AEC" w:rsidRDefault="00E12AEC">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E12AEC" w:rsidRDefault="00E12AEC">
      <w:pPr>
        <w:pStyle w:val="CommentText"/>
      </w:pPr>
      <w:r>
        <w:rPr>
          <w:rStyle w:val="CommentReference"/>
        </w:rPr>
        <w:annotationRef/>
      </w:r>
      <w:r>
        <w:t>for isn't accurate... but sounds better</w:t>
      </w:r>
    </w:p>
  </w:comment>
  <w:comment w:id="366" w:author="Windows User" w:date="2015-02-08T20:57:00Z" w:initials="BS">
    <w:p w:rsidR="00E12AEC" w:rsidRDefault="00E12AEC">
      <w:pPr>
        <w:pStyle w:val="CommentText"/>
      </w:pPr>
      <w:r>
        <w:rPr>
          <w:rStyle w:val="CommentReference"/>
        </w:rPr>
        <w:annotationRef/>
      </w:r>
      <w:r>
        <w:t>exalt or magnify?</w:t>
      </w:r>
    </w:p>
  </w:comment>
  <w:comment w:id="367" w:author="Windows User" w:date="2015-02-08T20:57:00Z" w:initials="BS">
    <w:p w:rsidR="00E12AEC" w:rsidRDefault="00E12AEC">
      <w:pPr>
        <w:pStyle w:val="CommentText"/>
      </w:pPr>
      <w:r>
        <w:rPr>
          <w:rStyle w:val="CommentReference"/>
        </w:rPr>
        <w:annotationRef/>
      </w:r>
      <w:r>
        <w:t>or iwn?</w:t>
      </w:r>
    </w:p>
  </w:comment>
  <w:comment w:id="371" w:author="Windows User" w:date="2015-02-08T20:58:00Z" w:initials="BS">
    <w:p w:rsidR="00E12AEC" w:rsidRDefault="00E12AEC">
      <w:pPr>
        <w:pStyle w:val="CommentText"/>
      </w:pPr>
      <w:r>
        <w:rPr>
          <w:rStyle w:val="CommentReference"/>
        </w:rPr>
        <w:annotationRef/>
      </w:r>
      <w:r>
        <w:t>perpetual lamp?</w:t>
      </w:r>
    </w:p>
  </w:comment>
  <w:comment w:id="372" w:author="Windows User" w:date="2015-02-08T20:58:00Z" w:initials="BS">
    <w:p w:rsidR="00E12AEC" w:rsidRDefault="00E12AEC">
      <w:pPr>
        <w:pStyle w:val="CommentText"/>
      </w:pPr>
      <w:r>
        <w:rPr>
          <w:rStyle w:val="CommentReference"/>
        </w:rPr>
        <w:annotationRef/>
      </w:r>
      <w:r>
        <w:t>parousia?</w:t>
      </w:r>
    </w:p>
  </w:comment>
  <w:comment w:id="373" w:author="Windows User" w:date="2015-02-08T20:59:00Z" w:initials="BS">
    <w:p w:rsidR="00E12AEC" w:rsidRDefault="00E12AEC">
      <w:pPr>
        <w:pStyle w:val="CommentText"/>
      </w:pPr>
      <w:r>
        <w:rPr>
          <w:rStyle w:val="CommentReference"/>
        </w:rPr>
        <w:annotationRef/>
      </w:r>
      <w:r>
        <w:t>tense?</w:t>
      </w:r>
    </w:p>
  </w:comment>
  <w:comment w:id="374" w:author="Windows User" w:date="2015-02-08T20:59:00Z" w:initials="BS">
    <w:p w:rsidR="00E12AEC" w:rsidRDefault="00E12AEC">
      <w:pPr>
        <w:pStyle w:val="CommentText"/>
      </w:pPr>
      <w:r>
        <w:rPr>
          <w:rStyle w:val="CommentReference"/>
        </w:rPr>
        <w:annotationRef/>
      </w:r>
      <w:r>
        <w:t>enlightens?</w:t>
      </w:r>
    </w:p>
  </w:comment>
  <w:comment w:id="375" w:author="Windows User" w:date="2015-02-08T20:59:00Z" w:initials="BS">
    <w:p w:rsidR="00E12AEC" w:rsidRDefault="00E12AEC">
      <w:pPr>
        <w:pStyle w:val="CommentText"/>
      </w:pPr>
      <w:r>
        <w:rPr>
          <w:rStyle w:val="CommentReference"/>
        </w:rPr>
        <w:annotationRef/>
      </w:r>
      <w:r>
        <w:t>exalt or magnify?</w:t>
      </w:r>
    </w:p>
  </w:comment>
  <w:comment w:id="376" w:author="Windows User" w:date="2015-02-08T20:59:00Z" w:initials="BS">
    <w:p w:rsidR="00E12AEC" w:rsidRDefault="00E12AEC">
      <w:pPr>
        <w:pStyle w:val="CommentText"/>
      </w:pPr>
      <w:r>
        <w:rPr>
          <w:rStyle w:val="CommentReference"/>
        </w:rPr>
        <w:annotationRef/>
      </w:r>
      <w:r>
        <w:t>or iwn?</w:t>
      </w:r>
    </w:p>
  </w:comment>
  <w:comment w:id="380" w:author="Windows User" w:date="2015-02-08T20:59:00Z" w:initials="BS">
    <w:p w:rsidR="00E12AEC" w:rsidRDefault="00E12AEC">
      <w:pPr>
        <w:pStyle w:val="CommentText"/>
      </w:pPr>
      <w:r>
        <w:rPr>
          <w:rStyle w:val="CommentReference"/>
        </w:rPr>
        <w:annotationRef/>
      </w:r>
      <w:r>
        <w:t>this order better or worse?</w:t>
      </w:r>
    </w:p>
  </w:comment>
  <w:comment w:id="381" w:author="Windows User" w:date="2015-02-08T21:00:00Z" w:initials="BS">
    <w:p w:rsidR="00E12AEC" w:rsidRDefault="00E12AEC">
      <w:pPr>
        <w:pStyle w:val="CommentText"/>
      </w:pPr>
      <w:r>
        <w:rPr>
          <w:rStyle w:val="CommentReference"/>
        </w:rPr>
        <w:annotationRef/>
      </w:r>
      <w:r>
        <w:t>I think upon should stay here</w:t>
      </w:r>
    </w:p>
  </w:comment>
  <w:comment w:id="382" w:author="Windows User" w:date="2015-02-08T21:00:00Z" w:initials="BS">
    <w:p w:rsidR="00E12AEC" w:rsidRDefault="00E12AEC">
      <w:pPr>
        <w:pStyle w:val="CommentText"/>
      </w:pPr>
      <w:r>
        <w:rPr>
          <w:rStyle w:val="CommentReference"/>
        </w:rPr>
        <w:annotationRef/>
      </w:r>
      <w:r>
        <w:t>exalt or magnify?</w:t>
      </w:r>
    </w:p>
  </w:comment>
  <w:comment w:id="383" w:author="Windows User" w:date="2015-02-08T21:00:00Z" w:initials="BS">
    <w:p w:rsidR="00E12AEC" w:rsidRDefault="00E12AEC">
      <w:pPr>
        <w:pStyle w:val="CommentText"/>
      </w:pPr>
      <w:r>
        <w:rPr>
          <w:rStyle w:val="CommentReference"/>
        </w:rPr>
        <w:annotationRef/>
      </w:r>
      <w:r>
        <w:t>or iwn?</w:t>
      </w:r>
    </w:p>
  </w:comment>
  <w:comment w:id="391" w:author="Windows User" w:date="2015-02-08T21:01:00Z" w:initials="BS">
    <w:p w:rsidR="00E12AEC" w:rsidRDefault="00E12AEC">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E12AEC" w:rsidRDefault="00E12AEC">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E12AEC" w:rsidRDefault="00E12AEC">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E12AEC" w:rsidRDefault="00E12AEC">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E12AEC" w:rsidRDefault="00E12AEC">
      <w:pPr>
        <w:pStyle w:val="CommentText"/>
      </w:pPr>
      <w:r>
        <w:rPr>
          <w:rStyle w:val="CommentReference"/>
        </w:rPr>
        <w:annotationRef/>
      </w:r>
      <w:r>
        <w:t>exalt or magnify?</w:t>
      </w:r>
    </w:p>
  </w:comment>
  <w:comment w:id="396" w:author="Windows User" w:date="2015-02-08T21:02:00Z" w:initials="BS">
    <w:p w:rsidR="00E12AEC" w:rsidRDefault="00E12AEC">
      <w:pPr>
        <w:pStyle w:val="CommentText"/>
      </w:pPr>
      <w:r>
        <w:rPr>
          <w:rStyle w:val="CommentReference"/>
        </w:rPr>
        <w:annotationRef/>
      </w:r>
      <w:r>
        <w:t>or iwn?</w:t>
      </w:r>
    </w:p>
  </w:comment>
  <w:comment w:id="400" w:author="Windows User" w:date="2015-02-08T21:04:00Z" w:initials="BS">
    <w:p w:rsidR="00E12AEC" w:rsidRDefault="00E12AEC">
      <w:pPr>
        <w:pStyle w:val="CommentText"/>
      </w:pPr>
      <w:r>
        <w:rPr>
          <w:rStyle w:val="CommentReference"/>
        </w:rPr>
        <w:annotationRef/>
      </w:r>
      <w:r>
        <w:t>does this work?</w:t>
      </w:r>
    </w:p>
  </w:comment>
  <w:comment w:id="401" w:author="Windows User" w:date="2015-02-08T21:04:00Z" w:initials="BS">
    <w:p w:rsidR="00E12AEC" w:rsidRDefault="00E12AEC">
      <w:pPr>
        <w:pStyle w:val="CommentText"/>
      </w:pPr>
      <w:r>
        <w:rPr>
          <w:rStyle w:val="CommentReference"/>
        </w:rPr>
        <w:annotationRef/>
      </w:r>
      <w:r>
        <w:t>is this right?</w:t>
      </w:r>
    </w:p>
  </w:comment>
  <w:comment w:id="402" w:author="Windows User" w:date="2015-02-08T21:04:00Z" w:initials="BS">
    <w:p w:rsidR="00E12AEC" w:rsidRDefault="00E12AEC">
      <w:pPr>
        <w:pStyle w:val="CommentText"/>
      </w:pPr>
      <w:r>
        <w:rPr>
          <w:rStyle w:val="CommentReference"/>
        </w:rPr>
        <w:annotationRef/>
      </w:r>
      <w:r>
        <w:t>?</w:t>
      </w:r>
    </w:p>
  </w:comment>
  <w:comment w:id="403" w:author="Windows User" w:date="2015-02-08T21:04:00Z" w:initials="BS">
    <w:p w:rsidR="00E12AEC" w:rsidRDefault="00E12AEC">
      <w:pPr>
        <w:pStyle w:val="CommentText"/>
      </w:pPr>
      <w:r>
        <w:rPr>
          <w:rStyle w:val="CommentReference"/>
        </w:rPr>
        <w:annotationRef/>
      </w:r>
      <w:r>
        <w:t>about or to?</w:t>
      </w:r>
    </w:p>
  </w:comment>
  <w:comment w:id="404" w:author="Windows User" w:date="2015-02-08T21:04:00Z" w:initials="BS">
    <w:p w:rsidR="00E12AEC" w:rsidRDefault="00E12AEC">
      <w:pPr>
        <w:pStyle w:val="CommentText"/>
      </w:pPr>
      <w:r>
        <w:rPr>
          <w:rStyle w:val="CommentReference"/>
        </w:rPr>
        <w:annotationRef/>
      </w:r>
      <w:r>
        <w:t>proclaim or cry?</w:t>
      </w:r>
    </w:p>
  </w:comment>
  <w:comment w:id="405" w:author="Windows User" w:date="2015-02-08T21:04:00Z" w:initials="BS">
    <w:p w:rsidR="00E12AEC" w:rsidRDefault="00E12AEC">
      <w:pPr>
        <w:pStyle w:val="CommentText"/>
      </w:pPr>
      <w:r>
        <w:rPr>
          <w:rStyle w:val="CommentReference"/>
        </w:rPr>
        <w:annotationRef/>
      </w:r>
      <w:r>
        <w:t>??</w:t>
      </w:r>
    </w:p>
  </w:comment>
  <w:comment w:id="406" w:author="Windows User" w:date="2015-02-08T21:04:00Z" w:initials="BS">
    <w:p w:rsidR="00E12AEC" w:rsidRDefault="00E12AEC">
      <w:pPr>
        <w:pStyle w:val="CommentText"/>
      </w:pPr>
      <w:r>
        <w:rPr>
          <w:rStyle w:val="CommentReference"/>
        </w:rPr>
        <w:annotationRef/>
      </w:r>
      <w:r>
        <w:t>just?</w:t>
      </w:r>
    </w:p>
  </w:comment>
  <w:comment w:id="407" w:author="Windows User" w:date="2015-02-08T21:04:00Z" w:initials="BS">
    <w:p w:rsidR="00E12AEC" w:rsidRDefault="00E12AEC">
      <w:pPr>
        <w:pStyle w:val="CommentText"/>
      </w:pPr>
      <w:r>
        <w:rPr>
          <w:rStyle w:val="CommentReference"/>
        </w:rPr>
        <w:annotationRef/>
      </w:r>
      <w:r>
        <w:t>chaste or meek?</w:t>
      </w:r>
    </w:p>
  </w:comment>
  <w:comment w:id="408" w:author="Windows User" w:date="2015-02-08T21:04:00Z" w:initials="BS">
    <w:p w:rsidR="00E12AEC" w:rsidRDefault="00E12AEC">
      <w:pPr>
        <w:pStyle w:val="CommentText"/>
      </w:pPr>
      <w:r>
        <w:rPr>
          <w:rStyle w:val="CommentReference"/>
        </w:rPr>
        <w:annotationRef/>
      </w:r>
      <w:r>
        <w:t>St. Isaac? Holy issac?</w:t>
      </w:r>
    </w:p>
  </w:comment>
  <w:comment w:id="409" w:author="Windows User" w:date="2015-02-08T21:04:00Z" w:initials="BS">
    <w:p w:rsidR="00E12AEC" w:rsidRDefault="00E12AEC">
      <w:pPr>
        <w:pStyle w:val="CommentText"/>
      </w:pPr>
      <w:r>
        <w:rPr>
          <w:rStyle w:val="CommentReference"/>
        </w:rPr>
        <w:annotationRef/>
      </w:r>
      <w:r>
        <w:t>ten thousand time?</w:t>
      </w:r>
    </w:p>
  </w:comment>
  <w:comment w:id="410" w:author="Windows User" w:date="2015-02-08T21:04:00Z" w:initials="BS">
    <w:p w:rsidR="00E12AEC" w:rsidRDefault="00E12AEC">
      <w:pPr>
        <w:pStyle w:val="CommentText"/>
      </w:pPr>
      <w:r>
        <w:rPr>
          <w:rStyle w:val="CommentReference"/>
        </w:rPr>
        <w:annotationRef/>
      </w:r>
      <w:r>
        <w:t>probably don't want to say despot.</w:t>
      </w:r>
    </w:p>
  </w:comment>
  <w:comment w:id="411" w:author="Windows User" w:date="2015-02-08T21:04:00Z" w:initials="BS">
    <w:p w:rsidR="00E12AEC" w:rsidRDefault="00E12AEC">
      <w:pPr>
        <w:pStyle w:val="CommentText"/>
      </w:pPr>
      <w:r>
        <w:rPr>
          <w:rStyle w:val="CommentReference"/>
        </w:rPr>
        <w:annotationRef/>
      </w:r>
      <w:r>
        <w:t>honour or pride?</w:t>
      </w:r>
    </w:p>
  </w:comment>
  <w:comment w:id="412" w:author="Windows User" w:date="2015-02-08T21:04:00Z" w:initials="BS">
    <w:p w:rsidR="00E12AEC" w:rsidRDefault="00E12AEC">
      <w:pPr>
        <w:pStyle w:val="CommentText"/>
      </w:pPr>
      <w:r>
        <w:rPr>
          <w:rStyle w:val="CommentReference"/>
        </w:rPr>
        <w:annotationRef/>
      </w:r>
      <w:r>
        <w:t>spouse or friend???</w:t>
      </w:r>
    </w:p>
  </w:comment>
  <w:comment w:id="413" w:author="Windows User" w:date="2015-02-08T21:04:00Z" w:initials="BS">
    <w:p w:rsidR="00E12AEC" w:rsidRDefault="00E12AEC">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E12AEC" w:rsidRDefault="00E12AEC">
      <w:pPr>
        <w:pStyle w:val="CommentText"/>
      </w:pPr>
      <w:r>
        <w:rPr>
          <w:rStyle w:val="CommentReference"/>
        </w:rPr>
        <w:annotationRef/>
      </w:r>
      <w:r>
        <w:t>unity or oneness? indescribable or unparalleled?</w:t>
      </w:r>
    </w:p>
  </w:comment>
  <w:comment w:id="415" w:author="Windows User" w:date="2015-02-08T21:04:00Z" w:initials="BS">
    <w:p w:rsidR="00E12AEC" w:rsidRDefault="00E12AEC">
      <w:pPr>
        <w:pStyle w:val="CommentText"/>
      </w:pPr>
      <w:r>
        <w:rPr>
          <w:rStyle w:val="CommentReference"/>
        </w:rPr>
        <w:annotationRef/>
      </w:r>
      <w:r>
        <w:t>mingling of substance or human seed? kind of a big difference.</w:t>
      </w:r>
    </w:p>
  </w:comment>
  <w:comment w:id="416" w:author="Windows User" w:date="2015-02-08T21:04:00Z" w:initials="BS">
    <w:p w:rsidR="00E12AEC" w:rsidRDefault="00E12AEC">
      <w:pPr>
        <w:pStyle w:val="CommentText"/>
      </w:pPr>
      <w:r>
        <w:rPr>
          <w:rStyle w:val="CommentReference"/>
        </w:rPr>
        <w:annotationRef/>
      </w:r>
      <w:r>
        <w:t>pray or interceed? With or before?</w:t>
      </w:r>
    </w:p>
  </w:comment>
  <w:comment w:id="423" w:author="Windows User" w:date="2015-02-08T21:10:00Z" w:initials="WU">
    <w:p w:rsidR="00E12AEC" w:rsidRDefault="00E12AEC">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E12AEC" w:rsidRDefault="00E12AEC">
      <w:pPr>
        <w:pStyle w:val="CommentText"/>
      </w:pPr>
      <w:r>
        <w:rPr>
          <w:rStyle w:val="CommentReference"/>
        </w:rPr>
        <w:annotationRef/>
      </w:r>
      <w:r>
        <w:t>Are more honoured?</w:t>
      </w:r>
    </w:p>
  </w:comment>
  <w:comment w:id="425" w:author="Windows User" w:date="2015-02-08T21:10:00Z" w:initials="WU">
    <w:p w:rsidR="00E12AEC" w:rsidRDefault="00E12AEC">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E12AEC" w:rsidRDefault="00E12AEC">
      <w:pPr>
        <w:pStyle w:val="CommentText"/>
      </w:pPr>
      <w:r>
        <w:rPr>
          <w:rStyle w:val="CommentReference"/>
        </w:rPr>
        <w:annotationRef/>
      </w:r>
      <w:r>
        <w:t>Above heaven or above the heavens. Not above the heaven.</w:t>
      </w:r>
    </w:p>
  </w:comment>
  <w:comment w:id="433" w:author="Windows User" w:date="2015-02-08T21:10:00Z" w:initials="WU">
    <w:p w:rsidR="00E12AEC" w:rsidRDefault="00E12AEC">
      <w:pPr>
        <w:pStyle w:val="CommentText"/>
      </w:pPr>
      <w:r>
        <w:rPr>
          <w:rStyle w:val="CommentReference"/>
        </w:rPr>
        <w:annotationRef/>
      </w:r>
      <w:r>
        <w:t>Reuse of truth is very awkward</w:t>
      </w:r>
    </w:p>
  </w:comment>
  <w:comment w:id="437" w:author="Windows User" w:date="2015-02-08T21:10:00Z" w:initials="WU">
    <w:p w:rsidR="00E12AEC" w:rsidRDefault="00E12AEC">
      <w:pPr>
        <w:pStyle w:val="CommentText"/>
      </w:pPr>
      <w:r>
        <w:rPr>
          <w:rStyle w:val="CommentReference"/>
        </w:rPr>
        <w:annotationRef/>
      </w:r>
      <w:r>
        <w:t>The Virgin Mary?</w:t>
      </w:r>
    </w:p>
  </w:comment>
  <w:comment w:id="438" w:author="Windows User" w:date="2015-02-08T21:10:00Z" w:initials="WU">
    <w:p w:rsidR="00E12AEC" w:rsidRDefault="00E12AEC">
      <w:pPr>
        <w:pStyle w:val="CommentText"/>
      </w:pPr>
      <w:r>
        <w:rPr>
          <w:rStyle w:val="CommentReference"/>
        </w:rPr>
        <w:annotationRef/>
      </w:r>
      <w:r>
        <w:t>And the Mercy Seat / with the Cherubs? Less literal, but makes more sense.</w:t>
      </w:r>
    </w:p>
  </w:comment>
  <w:comment w:id="439" w:author="Windows User" w:date="2015-02-08T21:10:00Z" w:initials="WU">
    <w:p w:rsidR="00E12AEC" w:rsidRDefault="00E12AEC">
      <w:pPr>
        <w:pStyle w:val="CommentText"/>
      </w:pPr>
      <w:r>
        <w:rPr>
          <w:rStyle w:val="CommentReference"/>
        </w:rPr>
        <w:annotationRef/>
      </w:r>
      <w:r>
        <w:t>Jar or vessel for the sake of youth who think marijuana?</w:t>
      </w:r>
    </w:p>
  </w:comment>
  <w:comment w:id="440" w:author="Windows User" w:date="2015-02-08T21:10:00Z" w:initials="WU">
    <w:p w:rsidR="00E12AEC" w:rsidRDefault="00E12AEC">
      <w:pPr>
        <w:pStyle w:val="CommentText"/>
      </w:pPr>
      <w:r>
        <w:rPr>
          <w:rStyle w:val="CommentReference"/>
        </w:rPr>
        <w:annotationRef/>
      </w:r>
      <w:r>
        <w:t>Not lampstand?</w:t>
      </w:r>
    </w:p>
  </w:comment>
  <w:comment w:id="444" w:author="Windows User" w:date="2015-02-08T21:10:00Z" w:initials="WU">
    <w:p w:rsidR="00E12AEC" w:rsidRDefault="00E12AEC">
      <w:pPr>
        <w:pStyle w:val="CommentText"/>
      </w:pPr>
      <w:r>
        <w:rPr>
          <w:rStyle w:val="CommentReference"/>
        </w:rPr>
        <w:annotationRef/>
      </w:r>
      <w:r>
        <w:t>Adorend? Ornamented?</w:t>
      </w:r>
    </w:p>
  </w:comment>
  <w:comment w:id="445" w:author="Windows User" w:date="2015-02-08T21:10:00Z" w:initials="WU">
    <w:p w:rsidR="00E12AEC" w:rsidRDefault="00E12AEC">
      <w:pPr>
        <w:pStyle w:val="CommentText"/>
      </w:pPr>
      <w:r>
        <w:rPr>
          <w:rStyle w:val="CommentReference"/>
        </w:rPr>
        <w:annotationRef/>
      </w:r>
      <w:r>
        <w:t>Need to decide whether to capitalize and be Consistent.</w:t>
      </w:r>
    </w:p>
  </w:comment>
  <w:comment w:id="446" w:author="Windows User" w:date="2015-02-08T21:10:00Z" w:initials="WU">
    <w:p w:rsidR="00E12AEC" w:rsidRDefault="00E12AEC">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E12AEC" w:rsidRDefault="00E12AEC">
      <w:pPr>
        <w:pStyle w:val="CommentText"/>
      </w:pPr>
      <w:r>
        <w:rPr>
          <w:rStyle w:val="CommentReference"/>
        </w:rPr>
        <w:annotationRef/>
      </w:r>
      <w:r>
        <w:t>Tense(s) of this vs?</w:t>
      </w:r>
    </w:p>
  </w:comment>
  <w:comment w:id="451" w:author="Windows User" w:date="2015-02-08T21:11:00Z" w:initials="WU">
    <w:p w:rsidR="00E12AEC" w:rsidRDefault="00E12AEC">
      <w:pPr>
        <w:pStyle w:val="CommentText"/>
      </w:pPr>
      <w:r>
        <w:rPr>
          <w:rStyle w:val="CommentReference"/>
        </w:rPr>
        <w:annotationRef/>
      </w:r>
      <w:r>
        <w:t>If no coma, then that. If coma, then which.</w:t>
      </w:r>
    </w:p>
  </w:comment>
  <w:comment w:id="452" w:author="Windows User" w:date="2015-02-08T21:11:00Z" w:initials="WU">
    <w:p w:rsidR="00E12AEC" w:rsidRDefault="00E12AEC">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E12AEC" w:rsidRDefault="00E12AEC">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E12AEC" w:rsidRDefault="00E12AEC">
      <w:pPr>
        <w:pStyle w:val="CommentText"/>
      </w:pPr>
      <w:r>
        <w:rPr>
          <w:rStyle w:val="CommentReference"/>
        </w:rPr>
        <w:annotationRef/>
      </w:r>
      <w:r>
        <w:t>Care or concern?</w:t>
      </w:r>
    </w:p>
  </w:comment>
  <w:comment w:id="464" w:author="Windows User" w:date="2015-02-08T21:12:00Z" w:initials="WU">
    <w:p w:rsidR="00E12AEC" w:rsidRDefault="00E12AEC">
      <w:pPr>
        <w:pStyle w:val="CommentText"/>
      </w:pPr>
      <w:r>
        <w:rPr>
          <w:rStyle w:val="CommentReference"/>
        </w:rPr>
        <w:annotationRef/>
      </w:r>
      <w:r>
        <w:t>Uhm…. ? Coptic clearly says Sabbaton…. But wasn’t it the first day?</w:t>
      </w:r>
    </w:p>
  </w:comment>
  <w:comment w:id="471" w:author="Windows User" w:date="2015-02-08T21:13:00Z" w:initials="WU">
    <w:p w:rsidR="00E12AEC" w:rsidRDefault="00E12AEC">
      <w:pPr>
        <w:pStyle w:val="CommentText"/>
      </w:pPr>
      <w:r>
        <w:rPr>
          <w:rStyle w:val="CommentReference"/>
        </w:rPr>
        <w:annotationRef/>
      </w:r>
      <w:r>
        <w:t>Exceedingly? Too? So?</w:t>
      </w:r>
    </w:p>
  </w:comment>
  <w:comment w:id="472" w:author="Windows User" w:date="2015-02-08T21:13:00Z" w:initials="WU">
    <w:p w:rsidR="00E12AEC" w:rsidRDefault="00E12AEC">
      <w:pPr>
        <w:pStyle w:val="CommentText"/>
      </w:pPr>
      <w:r>
        <w:rPr>
          <w:rStyle w:val="CommentReference"/>
        </w:rPr>
        <w:annotationRef/>
      </w:r>
      <w:r>
        <w:t>Count or heed?</w:t>
      </w:r>
    </w:p>
  </w:comment>
  <w:comment w:id="473" w:author="Windows User" w:date="2015-02-08T21:13:00Z" w:initials="WU">
    <w:p w:rsidR="00E12AEC" w:rsidRDefault="00E12AEC">
      <w:pPr>
        <w:pStyle w:val="CommentText"/>
      </w:pPr>
      <w:r>
        <w:rPr>
          <w:rStyle w:val="CommentReference"/>
        </w:rPr>
        <w:annotationRef/>
      </w:r>
      <w:r>
        <w:t>Ramez, I or me?</w:t>
      </w:r>
    </w:p>
  </w:comment>
  <w:comment w:id="474" w:author="Windows User" w:date="2015-02-08T21:13:00Z" w:initials="WU">
    <w:p w:rsidR="00E12AEC" w:rsidRDefault="00E12AEC">
      <w:pPr>
        <w:pStyle w:val="CommentText"/>
      </w:pPr>
      <w:r>
        <w:rPr>
          <w:rStyle w:val="CommentReference"/>
        </w:rPr>
        <w:annotationRef/>
      </w:r>
      <w:r>
        <w:t>Teach to offer repentance or instruct in repentance?</w:t>
      </w:r>
    </w:p>
  </w:comment>
  <w:comment w:id="475" w:author="Windows User" w:date="2015-02-08T21:13:00Z" w:initials="WU">
    <w:p w:rsidR="00E12AEC" w:rsidRDefault="00E12AEC">
      <w:pPr>
        <w:pStyle w:val="CommentText"/>
      </w:pPr>
      <w:r>
        <w:rPr>
          <w:rStyle w:val="CommentReference"/>
        </w:rPr>
        <w:annotationRef/>
      </w:r>
      <w:r>
        <w:t>That a sinner die would make this consistent.</w:t>
      </w:r>
    </w:p>
  </w:comment>
  <w:comment w:id="476" w:author="Windows User" w:date="2015-02-08T21:13:00Z" w:initials="WU">
    <w:p w:rsidR="00E12AEC" w:rsidRDefault="00E12AEC">
      <w:pPr>
        <w:pStyle w:val="CommentText"/>
      </w:pPr>
      <w:r>
        <w:rPr>
          <w:rStyle w:val="CommentReference"/>
        </w:rPr>
        <w:annotationRef/>
      </w:r>
      <w:r>
        <w:t>Kind-hearted or merciful?</w:t>
      </w:r>
    </w:p>
  </w:comment>
  <w:comment w:id="477" w:author="Windows User" w:date="2015-02-08T21:13:00Z" w:initials="WU">
    <w:p w:rsidR="00E12AEC" w:rsidRDefault="00E12AEC">
      <w:pPr>
        <w:pStyle w:val="CommentText"/>
      </w:pPr>
      <w:r>
        <w:rPr>
          <w:rStyle w:val="CommentReference"/>
        </w:rPr>
        <w:annotationRef/>
      </w:r>
      <w:r>
        <w:t>Compassions or tender mercies?</w:t>
      </w:r>
    </w:p>
  </w:comment>
  <w:comment w:id="478" w:author="Windows User" w:date="2015-02-08T21:13:00Z" w:initials="WU">
    <w:p w:rsidR="00E12AEC" w:rsidRDefault="00E12AEC">
      <w:pPr>
        <w:pStyle w:val="CommentText"/>
      </w:pPr>
      <w:r>
        <w:rPr>
          <w:rStyle w:val="CommentReference"/>
        </w:rPr>
        <w:annotationRef/>
      </w:r>
      <w:r>
        <w:t>May He or that He may</w:t>
      </w:r>
    </w:p>
  </w:comment>
  <w:comment w:id="508" w:author="Windows User" w:date="2015-02-09T21:22:00Z" w:initials="BS">
    <w:p w:rsidR="00E12AEC" w:rsidRDefault="00E12AEC">
      <w:pPr>
        <w:pStyle w:val="CommentText"/>
      </w:pPr>
      <w:r>
        <w:rPr>
          <w:rStyle w:val="CommentReference"/>
        </w:rPr>
        <w:annotationRef/>
      </w:r>
      <w:r>
        <w:t>very greatly is redundant...</w:t>
      </w:r>
    </w:p>
  </w:comment>
  <w:comment w:id="509" w:author="Windows User" w:date="2015-02-09T21:22:00Z" w:initials="BS">
    <w:p w:rsidR="00E12AEC" w:rsidRDefault="00E12AEC">
      <w:pPr>
        <w:pStyle w:val="CommentText"/>
      </w:pPr>
      <w:r>
        <w:rPr>
          <w:rStyle w:val="CommentReference"/>
        </w:rPr>
        <w:annotationRef/>
      </w:r>
      <w:r>
        <w:t>above? in?</w:t>
      </w:r>
    </w:p>
  </w:comment>
  <w:comment w:id="510" w:author="Windows User" w:date="2015-02-09T21:22:00Z" w:initials="BS">
    <w:p w:rsidR="00E12AEC" w:rsidRDefault="00E12AEC">
      <w:pPr>
        <w:pStyle w:val="CommentText"/>
      </w:pPr>
      <w:r>
        <w:rPr>
          <w:rStyle w:val="CommentReference"/>
        </w:rPr>
        <w:annotationRef/>
      </w:r>
      <w:r>
        <w:t>dikeos is usually rended 'righteous'. Is there good cause to use 'just' here?</w:t>
      </w:r>
    </w:p>
  </w:comment>
  <w:comment w:id="511" w:author="Windows User" w:date="2015-02-09T21:22:00Z" w:initials="BS">
    <w:p w:rsidR="00E12AEC" w:rsidRDefault="00E12AEC">
      <w:pPr>
        <w:pStyle w:val="CommentText"/>
      </w:pPr>
      <w:r>
        <w:rPr>
          <w:rStyle w:val="CommentReference"/>
        </w:rPr>
        <w:annotationRef/>
      </w:r>
      <w:r>
        <w:t>mediated or put into practice?</w:t>
      </w:r>
    </w:p>
  </w:comment>
  <w:comment w:id="512" w:author="Windows User" w:date="2015-02-09T21:22:00Z" w:initials="BS">
    <w:p w:rsidR="00E12AEC" w:rsidRDefault="00E12AEC">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E12AEC" w:rsidRDefault="00E12AEC">
      <w:pPr>
        <w:pStyle w:val="CommentText"/>
      </w:pPr>
      <w:r>
        <w:rPr>
          <w:rStyle w:val="CommentReference"/>
        </w:rPr>
        <w:annotationRef/>
      </w:r>
      <w:r>
        <w:t>The tree of immortality would flow better in English.</w:t>
      </w:r>
    </w:p>
  </w:comment>
  <w:comment w:id="514" w:author="Windows User" w:date="2015-02-09T21:22:00Z" w:initials="BS">
    <w:p w:rsidR="00E12AEC" w:rsidRDefault="00E12AEC">
      <w:pPr>
        <w:pStyle w:val="CommentText"/>
      </w:pPr>
      <w:r>
        <w:rPr>
          <w:rStyle w:val="CommentReference"/>
        </w:rPr>
        <w:annotationRef/>
      </w:r>
      <w:r>
        <w:t>thoughts or senses?</w:t>
      </w:r>
    </w:p>
  </w:comment>
  <w:comment w:id="515" w:author="Windows User" w:date="2015-02-09T21:22:00Z" w:initials="BS">
    <w:p w:rsidR="00E12AEC" w:rsidRDefault="00E12AEC">
      <w:pPr>
        <w:pStyle w:val="CommentText"/>
      </w:pPr>
      <w:r>
        <w:rPr>
          <w:rStyle w:val="CommentReference"/>
        </w:rPr>
        <w:annotationRef/>
      </w:r>
      <w:r>
        <w:t>lay? set? cast?</w:t>
      </w:r>
    </w:p>
  </w:comment>
  <w:comment w:id="516" w:author="Windows User" w:date="2015-02-09T21:22:00Z" w:initials="BS">
    <w:p w:rsidR="00E12AEC" w:rsidRDefault="00E12AEC">
      <w:pPr>
        <w:pStyle w:val="CommentText"/>
      </w:pPr>
      <w:r>
        <w:rPr>
          <w:rStyle w:val="CommentReference"/>
        </w:rPr>
        <w:annotationRef/>
      </w:r>
      <w:r>
        <w:t>more common word... does it capture meaning well enough?</w:t>
      </w:r>
    </w:p>
  </w:comment>
  <w:comment w:id="517" w:author="Windows User" w:date="2015-02-09T21:22:00Z" w:initials="BS">
    <w:p w:rsidR="00E12AEC" w:rsidRDefault="00E12AEC">
      <w:pPr>
        <w:pStyle w:val="CommentText"/>
      </w:pPr>
      <w:r>
        <w:rPr>
          <w:rStyle w:val="CommentReference"/>
        </w:rPr>
        <w:annotationRef/>
      </w:r>
      <w:r>
        <w:t>types?</w:t>
      </w:r>
    </w:p>
  </w:comment>
  <w:comment w:id="525" w:author="Windows User" w:date="2015-02-09T21:29:00Z" w:initials="BS">
    <w:p w:rsidR="00E12AEC" w:rsidRDefault="00E12AEC">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E12AEC" w:rsidRDefault="00E12AEC">
      <w:pPr>
        <w:pStyle w:val="CommentText"/>
      </w:pPr>
      <w:r>
        <w:rPr>
          <w:rStyle w:val="CommentReference"/>
        </w:rPr>
        <w:annotationRef/>
      </w:r>
      <w:r>
        <w:t>risen, or shone?</w:t>
      </w:r>
    </w:p>
  </w:comment>
  <w:comment w:id="533" w:author="Windows User" w:date="2015-02-09T21:29:00Z" w:initials="BS">
    <w:p w:rsidR="00E12AEC" w:rsidRDefault="00E12AEC">
      <w:pPr>
        <w:pStyle w:val="CommentText"/>
      </w:pPr>
      <w:r>
        <w:rPr>
          <w:rStyle w:val="CommentReference"/>
        </w:rPr>
        <w:annotationRef/>
      </w:r>
      <w:r>
        <w:t>cap?</w:t>
      </w:r>
    </w:p>
  </w:comment>
  <w:comment w:id="534" w:author="Windows User" w:date="2015-02-09T21:29:00Z" w:initials="BS">
    <w:p w:rsidR="00E12AEC" w:rsidRDefault="00E12AEC">
      <w:pPr>
        <w:pStyle w:val="CommentText"/>
      </w:pPr>
      <w:r>
        <w:rPr>
          <w:rStyle w:val="CommentReference"/>
        </w:rPr>
        <w:annotationRef/>
      </w:r>
      <w:r>
        <w:t>save? redeem?</w:t>
      </w:r>
    </w:p>
  </w:comment>
  <w:comment w:id="538" w:author="Windows User" w:date="2015-02-09T21:30:00Z" w:initials="BS">
    <w:p w:rsidR="00E12AEC" w:rsidRDefault="00E12AEC"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E12AEC" w:rsidRDefault="00E12AEC">
      <w:pPr>
        <w:pStyle w:val="CommentText"/>
      </w:pPr>
      <w:r>
        <w:rPr>
          <w:rStyle w:val="CommentReference"/>
        </w:rPr>
        <w:annotationRef/>
      </w:r>
      <w:r>
        <w:t>or should " be down here</w:t>
      </w:r>
    </w:p>
  </w:comment>
  <w:comment w:id="543" w:author="Windows User" w:date="2015-02-09T21:30:00Z" w:initials="BS">
    <w:p w:rsidR="00E12AEC" w:rsidRDefault="00E12AEC">
      <w:pPr>
        <w:pStyle w:val="CommentText"/>
      </w:pPr>
      <w:r>
        <w:rPr>
          <w:rStyle w:val="CommentReference"/>
        </w:rPr>
        <w:annotationRef/>
      </w:r>
      <w:r>
        <w:t>was overcame or did overcome? very different...</w:t>
      </w:r>
    </w:p>
  </w:comment>
  <w:comment w:id="547" w:author="Windows User" w:date="2015-02-09T21:30:00Z" w:initials="BS">
    <w:p w:rsidR="00E12AEC" w:rsidRDefault="00E12AEC">
      <w:pPr>
        <w:pStyle w:val="CommentText"/>
      </w:pPr>
      <w:r>
        <w:rPr>
          <w:rStyle w:val="CommentReference"/>
        </w:rPr>
        <w:annotationRef/>
      </w:r>
      <w:r>
        <w:t>awkward, but changing to a perfect man or man perfectly destroys meaning...</w:t>
      </w:r>
    </w:p>
  </w:comment>
  <w:comment w:id="548" w:author="Windows User" w:date="2015-02-09T21:30:00Z" w:initials="BS">
    <w:p w:rsidR="00E12AEC" w:rsidRDefault="00E12AEC">
      <w:pPr>
        <w:pStyle w:val="CommentText"/>
      </w:pPr>
      <w:r>
        <w:rPr>
          <w:rStyle w:val="CommentReference"/>
        </w:rPr>
        <w:annotationRef/>
      </w:r>
      <w:r>
        <w:t>L.A. is quite different fo rthis vs...</w:t>
      </w:r>
    </w:p>
  </w:comment>
  <w:comment w:id="555" w:author="Windows User" w:date="2015-02-09T21:30:00Z" w:initials="BS">
    <w:p w:rsidR="00E12AEC" w:rsidRDefault="00E12AEC">
      <w:pPr>
        <w:pStyle w:val="CommentText"/>
      </w:pPr>
      <w:r>
        <w:rPr>
          <w:rStyle w:val="CommentReference"/>
        </w:rPr>
        <w:annotationRef/>
      </w:r>
      <w:r>
        <w:t>and goodwill towards men, or towards men of goodwill?</w:t>
      </w:r>
    </w:p>
  </w:comment>
  <w:comment w:id="556" w:author="Windows User" w:date="2015-02-09T21:30:00Z" w:initials="BS">
    <w:p w:rsidR="00E12AEC" w:rsidRDefault="00E12AEC">
      <w:pPr>
        <w:pStyle w:val="CommentText"/>
      </w:pPr>
      <w:r>
        <w:rPr>
          <w:rStyle w:val="CommentReference"/>
        </w:rPr>
        <w:annotationRef/>
      </w:r>
      <w:r>
        <w:t>dividing wall?</w:t>
      </w:r>
    </w:p>
  </w:comment>
  <w:comment w:id="560" w:author="Windows User" w:date="2015-02-09T21:30:00Z" w:initials="BS">
    <w:p w:rsidR="00E12AEC" w:rsidRDefault="00E12AEC">
      <w:pPr>
        <w:pStyle w:val="CommentText"/>
      </w:pPr>
      <w:r>
        <w:rPr>
          <w:rStyle w:val="CommentReference"/>
        </w:rPr>
        <w:annotationRef/>
      </w:r>
      <w:r>
        <w:t>what does han mean? can we say teh angels of light?</w:t>
      </w:r>
    </w:p>
  </w:comment>
  <w:comment w:id="561" w:author="Windows User" w:date="2015-02-09T21:30:00Z" w:initials="BS">
    <w:p w:rsidR="00E12AEC" w:rsidRDefault="00E12AEC">
      <w:pPr>
        <w:pStyle w:val="CommentText"/>
      </w:pPr>
      <w:r>
        <w:rPr>
          <w:rStyle w:val="CommentReference"/>
        </w:rPr>
        <w:annotationRef/>
      </w:r>
      <w:r>
        <w:t>sing hymns to be consistent with above?</w:t>
      </w:r>
    </w:p>
  </w:comment>
  <w:comment w:id="562" w:author="Windows User" w:date="2015-02-09T21:30:00Z" w:initials="BS">
    <w:p w:rsidR="00E12AEC" w:rsidRDefault="00E12AEC">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E12AEC" w:rsidRDefault="00E12AEC">
      <w:pPr>
        <w:pStyle w:val="CommentText"/>
      </w:pPr>
      <w:r>
        <w:rPr>
          <w:rStyle w:val="CommentReference"/>
        </w:rPr>
        <w:annotationRef/>
      </w:r>
      <w:r>
        <w:t>Is "je" enough justification to prepend 'saying'?</w:t>
      </w:r>
    </w:p>
  </w:comment>
  <w:comment w:id="564" w:author="Windows User" w:date="2015-02-09T21:30:00Z" w:initials="BS">
    <w:p w:rsidR="00E12AEC" w:rsidRDefault="00E12AEC">
      <w:pPr>
        <w:pStyle w:val="CommentText"/>
      </w:pPr>
      <w:r>
        <w:rPr>
          <w:rStyle w:val="CommentReference"/>
        </w:rPr>
        <w:annotationRef/>
      </w:r>
      <w:r>
        <w:t>abouna's doxology of prime has 'that' here I think...</w:t>
      </w:r>
    </w:p>
  </w:comment>
  <w:comment w:id="565" w:author="Windows User" w:date="2015-02-09T21:30:00Z" w:initials="BS">
    <w:p w:rsidR="00E12AEC" w:rsidRDefault="00E12AEC">
      <w:pPr>
        <w:pStyle w:val="CommentText"/>
      </w:pPr>
      <w:r>
        <w:rPr>
          <w:rStyle w:val="CommentReference"/>
        </w:rPr>
        <w:annotationRef/>
      </w:r>
      <w:r>
        <w:t>or "sining"?</w:t>
      </w:r>
    </w:p>
  </w:comment>
  <w:comment w:id="570" w:author="Windows User" w:date="2015-02-09T21:31:00Z" w:initials="BS">
    <w:p w:rsidR="00E12AEC" w:rsidRDefault="00E12AEC">
      <w:pPr>
        <w:pStyle w:val="CommentText"/>
      </w:pPr>
      <w:r>
        <w:rPr>
          <w:rStyle w:val="CommentReference"/>
        </w:rPr>
        <w:annotationRef/>
      </w:r>
      <w:r>
        <w:t>If continuing as one sentence from previous verse, can't repeat 'adam' here.</w:t>
      </w:r>
    </w:p>
  </w:comment>
  <w:comment w:id="571" w:author="Windows User" w:date="2015-02-09T21:31:00Z" w:initials="BS">
    <w:p w:rsidR="00E12AEC" w:rsidRDefault="00E12AEC">
      <w:pPr>
        <w:pStyle w:val="CommentText"/>
      </w:pPr>
      <w:r>
        <w:rPr>
          <w:rStyle w:val="CommentReference"/>
        </w:rPr>
        <w:annotationRef/>
      </w:r>
      <w:r>
        <w:t>any sense of authority in coptic?</w:t>
      </w:r>
    </w:p>
  </w:comment>
  <w:comment w:id="572" w:author="Windows User" w:date="2015-02-09T21:31:00Z" w:initials="BS">
    <w:p w:rsidR="00E12AEC" w:rsidRDefault="00E12AEC">
      <w:pPr>
        <w:pStyle w:val="CommentText"/>
      </w:pPr>
      <w:r>
        <w:rPr>
          <w:rStyle w:val="CommentReference"/>
        </w:rPr>
        <w:annotationRef/>
      </w:r>
      <w:r>
        <w:t>or saint mary? I prefer the holy... but we should be  consistent one way or the other.</w:t>
      </w:r>
    </w:p>
  </w:comment>
  <w:comment w:id="573" w:author="Windows User" w:date="2015-02-09T21:31:00Z" w:initials="BS">
    <w:p w:rsidR="00E12AEC" w:rsidRDefault="00E12AEC">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E12AEC" w:rsidRDefault="00E12AEC">
      <w:pPr>
        <w:pStyle w:val="CommentText"/>
      </w:pPr>
      <w:r>
        <w:rPr>
          <w:rStyle w:val="CommentReference"/>
        </w:rPr>
        <w:annotationRef/>
      </w:r>
      <w:r>
        <w:t>tense is flipping so much vs to vs. Any way to make more consistent?</w:t>
      </w:r>
    </w:p>
  </w:comment>
  <w:comment w:id="583" w:author="Windows User" w:date="2015-02-10T07:45:00Z" w:initials="BS">
    <w:p w:rsidR="00E12AEC" w:rsidRDefault="00E12AEC">
      <w:pPr>
        <w:pStyle w:val="CommentText"/>
      </w:pPr>
      <w:r>
        <w:rPr>
          <w:rStyle w:val="CommentReference"/>
        </w:rPr>
        <w:annotationRef/>
      </w:r>
      <w:r>
        <w:t>cold frost? frosty cold?  too many ands.</w:t>
      </w:r>
    </w:p>
  </w:comment>
  <w:comment w:id="584" w:author="Windows User" w:date="2015-02-10T07:45:00Z" w:initials="BS">
    <w:p w:rsidR="00E12AEC" w:rsidRDefault="00E12AEC">
      <w:pPr>
        <w:pStyle w:val="CommentText"/>
      </w:pPr>
      <w:r>
        <w:rPr>
          <w:rStyle w:val="CommentReference"/>
        </w:rPr>
        <w:annotationRef/>
      </w:r>
      <w:r>
        <w:t>In is probably more right... I probably shouldn't have changed that...</w:t>
      </w:r>
    </w:p>
  </w:comment>
  <w:comment w:id="599" w:author="Brett Slote" w:date="2015-02-10T07:54:00Z" w:initials="BS">
    <w:p w:rsidR="00E12AEC" w:rsidRDefault="00E12AEC">
      <w:pPr>
        <w:pStyle w:val="CommentText"/>
      </w:pPr>
      <w:r>
        <w:rPr>
          <w:rStyle w:val="CommentReference"/>
        </w:rPr>
        <w:annotationRef/>
      </w:r>
      <w:r>
        <w:t>Received or bought?</w:t>
      </w:r>
    </w:p>
  </w:comment>
  <w:comment w:id="602" w:author="Brett Slote" w:date="2015-02-10T07:55:00Z" w:initials="BS">
    <w:p w:rsidR="00E12AEC" w:rsidRDefault="00E12AEC">
      <w:pPr>
        <w:pStyle w:val="CommentText"/>
      </w:pPr>
      <w:r>
        <w:rPr>
          <w:rStyle w:val="CommentReference"/>
        </w:rPr>
        <w:annotationRef/>
      </w:r>
      <w:r>
        <w:t>Not hail to you?</w:t>
      </w:r>
    </w:p>
  </w:comment>
  <w:comment w:id="605" w:author="Brett Slote" w:date="2015-02-10T07:55:00Z" w:initials="BS">
    <w:p w:rsidR="00E12AEC" w:rsidRDefault="00E12AEC">
      <w:pPr>
        <w:pStyle w:val="CommentText"/>
      </w:pPr>
      <w:r>
        <w:rPr>
          <w:rStyle w:val="CommentReference"/>
        </w:rPr>
        <w:annotationRef/>
      </w:r>
      <w:r>
        <w:t>Again ‘a’ perfect man loses meaning, but as is sounds awkward.</w:t>
      </w:r>
    </w:p>
  </w:comment>
  <w:comment w:id="608" w:author="Brett Slote" w:date="2015-02-10T07:55:00Z" w:initials="BS">
    <w:p w:rsidR="00E12AEC" w:rsidRDefault="00E12AEC">
      <w:pPr>
        <w:pStyle w:val="CommentText"/>
      </w:pPr>
      <w:r>
        <w:rPr>
          <w:rStyle w:val="CommentReference"/>
        </w:rPr>
        <w:annotationRef/>
      </w:r>
      <w:r>
        <w:t>Uncircumscript?</w:t>
      </w:r>
    </w:p>
  </w:comment>
  <w:comment w:id="611" w:author="Brett Slote" w:date="2015-02-10T07:55:00Z" w:initials="BS">
    <w:p w:rsidR="00E12AEC" w:rsidRDefault="00E12AEC">
      <w:pPr>
        <w:pStyle w:val="CommentText"/>
      </w:pPr>
      <w:r>
        <w:rPr>
          <w:rStyle w:val="CommentReference"/>
        </w:rPr>
        <w:annotationRef/>
      </w:r>
      <w:r>
        <w:t>Orthodox?</w:t>
      </w:r>
    </w:p>
  </w:comment>
  <w:comment w:id="612" w:author="Brett Slote" w:date="2015-02-10T07:55:00Z" w:initials="BS">
    <w:p w:rsidR="00E12AEC" w:rsidRDefault="00E12AEC">
      <w:pPr>
        <w:pStyle w:val="CommentText"/>
      </w:pPr>
      <w:r>
        <w:rPr>
          <w:rStyle w:val="CommentReference"/>
        </w:rPr>
        <w:annotationRef/>
      </w:r>
      <w:r>
        <w:t>Faith?</w:t>
      </w:r>
    </w:p>
  </w:comment>
  <w:comment w:id="615" w:author="Brett Slote" w:date="2015-02-10T07:55:00Z" w:initials="BS">
    <w:p w:rsidR="00E12AEC" w:rsidRDefault="00E12AEC">
      <w:pPr>
        <w:pStyle w:val="CommentText"/>
      </w:pPr>
      <w:r>
        <w:rPr>
          <w:rStyle w:val="CommentReference"/>
        </w:rPr>
        <w:annotationRef/>
      </w:r>
      <w:r>
        <w:t>Need a consistent policy</w:t>
      </w:r>
    </w:p>
  </w:comment>
  <w:comment w:id="619" w:author="Brett Slote" w:date="2015-02-10T07:56:00Z" w:initials="BS">
    <w:p w:rsidR="00E12AEC" w:rsidRDefault="00E12AEC">
      <w:pPr>
        <w:pStyle w:val="CommentText"/>
      </w:pPr>
      <w:r>
        <w:rPr>
          <w:rStyle w:val="CommentReference"/>
        </w:rPr>
        <w:annotationRef/>
      </w:r>
      <w:r>
        <w:t>Ramez, He or Him?</w:t>
      </w:r>
    </w:p>
  </w:comment>
  <w:comment w:id="620" w:author="Brett Slote" w:date="2015-02-10T07:56:00Z" w:initials="BS">
    <w:p w:rsidR="00E12AEC" w:rsidRDefault="00E12AEC">
      <w:pPr>
        <w:pStyle w:val="CommentText"/>
      </w:pPr>
      <w:r>
        <w:rPr>
          <w:rStyle w:val="CommentReference"/>
        </w:rPr>
        <w:annotationRef/>
      </w:r>
      <w:r>
        <w:t>On? By?</w:t>
      </w:r>
    </w:p>
  </w:comment>
  <w:comment w:id="625" w:author="Windows User" w:date="2015-02-10T07:58:00Z" w:initials="BS">
    <w:p w:rsidR="00E12AEC" w:rsidRDefault="00E12AEC">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E12AEC" w:rsidRDefault="00E12AEC">
      <w:pPr>
        <w:pStyle w:val="CommentText"/>
      </w:pPr>
      <w:r>
        <w:rPr>
          <w:rStyle w:val="CommentReference"/>
        </w:rPr>
        <w:annotationRef/>
      </w:r>
      <w:r>
        <w:t>When we love the Name of our Lord Jesus Christ, the Name of Salvation...</w:t>
      </w:r>
    </w:p>
  </w:comment>
  <w:comment w:id="627" w:author="Windows User" w:date="2015-02-10T07:58:00Z" w:initials="BS">
    <w:p w:rsidR="00E12AEC" w:rsidRDefault="00E12AEC">
      <w:pPr>
        <w:pStyle w:val="CommentText"/>
      </w:pPr>
      <w:r>
        <w:rPr>
          <w:rStyle w:val="CommentReference"/>
        </w:rPr>
        <w:annotationRef/>
      </w:r>
      <w:r>
        <w:t>adjective? severe?</w:t>
      </w:r>
    </w:p>
  </w:comment>
  <w:comment w:id="635" w:author="Windows User" w:date="2015-02-10T08:03:00Z" w:initials="BS">
    <w:p w:rsidR="00E12AEC" w:rsidRDefault="00E12AEC">
      <w:pPr>
        <w:pStyle w:val="CommentText"/>
      </w:pPr>
      <w:r>
        <w:rPr>
          <w:rStyle w:val="CommentReference"/>
        </w:rPr>
        <w:annotationRef/>
      </w:r>
      <w:r>
        <w:t>too literal?</w:t>
      </w:r>
    </w:p>
  </w:comment>
  <w:comment w:id="638" w:author="Windows User" w:date="2015-02-10T08:04:00Z" w:initials="BS">
    <w:p w:rsidR="00E12AEC" w:rsidRDefault="00E12AEC">
      <w:pPr>
        <w:pStyle w:val="CommentText"/>
      </w:pPr>
      <w:r>
        <w:rPr>
          <w:rStyle w:val="CommentReference"/>
        </w:rPr>
        <w:annotationRef/>
      </w:r>
      <w:r>
        <w:t>awkward</w:t>
      </w:r>
    </w:p>
  </w:comment>
  <w:comment w:id="639" w:author="Windows User" w:date="2015-02-10T08:04:00Z" w:initials="BS">
    <w:p w:rsidR="00E12AEC" w:rsidRDefault="00E12AEC">
      <w:pPr>
        <w:pStyle w:val="CommentText"/>
      </w:pPr>
      <w:r>
        <w:rPr>
          <w:rStyle w:val="CommentReference"/>
        </w:rPr>
        <w:annotationRef/>
      </w:r>
      <w:r>
        <w:t>sits, less literal, but more clear?</w:t>
      </w:r>
    </w:p>
  </w:comment>
  <w:comment w:id="640" w:author="Windows User" w:date="2015-02-10T08:04:00Z" w:initials="BS">
    <w:p w:rsidR="00E12AEC" w:rsidRDefault="00E12AEC">
      <w:pPr>
        <w:pStyle w:val="CommentText"/>
      </w:pPr>
      <w:r>
        <w:rPr>
          <w:rStyle w:val="CommentReference"/>
        </w:rPr>
        <w:annotationRef/>
      </w:r>
      <w:r>
        <w:t>awkward</w:t>
      </w:r>
    </w:p>
  </w:comment>
  <w:comment w:id="642" w:author="Windows User" w:date="2015-02-10T08:05:00Z" w:initials="BS">
    <w:p w:rsidR="00E12AEC" w:rsidRDefault="00E12AEC">
      <w:pPr>
        <w:pStyle w:val="CommentText"/>
      </w:pPr>
      <w:r>
        <w:rPr>
          <w:rStyle w:val="CommentReference"/>
        </w:rPr>
        <w:annotationRef/>
      </w:r>
      <w:r>
        <w:t>terribly awkward</w:t>
      </w:r>
    </w:p>
  </w:comment>
  <w:comment w:id="644" w:author="Windows User" w:date="2015-02-10T08:05:00Z" w:initials="BS">
    <w:p w:rsidR="00E12AEC" w:rsidRDefault="00E12AEC">
      <w:pPr>
        <w:pStyle w:val="CommentText"/>
      </w:pPr>
      <w:r>
        <w:rPr>
          <w:rStyle w:val="CommentReference"/>
        </w:rPr>
        <w:annotationRef/>
      </w:r>
      <w:r>
        <w:t>sat?</w:t>
      </w:r>
    </w:p>
  </w:comment>
  <w:comment w:id="647" w:author="Windows User" w:date="2015-02-10T08:05:00Z" w:initials="BS">
    <w:p w:rsidR="00E12AEC" w:rsidRDefault="00E12AEC">
      <w:pPr>
        <w:pStyle w:val="CommentText"/>
      </w:pPr>
      <w:r>
        <w:rPr>
          <w:rStyle w:val="CommentReference"/>
        </w:rPr>
        <w:annotationRef/>
      </w:r>
      <w:r>
        <w:t>entered and come forth, or entered through it?</w:t>
      </w:r>
    </w:p>
  </w:comment>
  <w:comment w:id="648" w:author="Windows User" w:date="2015-02-10T08:05:00Z" w:initials="BS">
    <w:p w:rsidR="00E12AEC" w:rsidRDefault="00E12AEC">
      <w:pPr>
        <w:pStyle w:val="CommentText"/>
      </w:pPr>
      <w:r>
        <w:rPr>
          <w:rStyle w:val="CommentReference"/>
        </w:rPr>
        <w:annotationRef/>
      </w:r>
      <w:r>
        <w:t>appearing?</w:t>
      </w:r>
    </w:p>
  </w:comment>
  <w:comment w:id="649" w:author="Windows User" w:date="2015-02-10T08:05:00Z" w:initials="BS">
    <w:p w:rsidR="00E12AEC" w:rsidRDefault="00E12AEC">
      <w:pPr>
        <w:pStyle w:val="CommentText"/>
      </w:pPr>
      <w:r>
        <w:rPr>
          <w:rStyle w:val="CommentReference"/>
        </w:rPr>
        <w:annotationRef/>
      </w:r>
      <w:r>
        <w:t>He</w:t>
      </w:r>
    </w:p>
  </w:comment>
  <w:comment w:id="654" w:author="Windows User" w:date="2015-02-10T08:06:00Z" w:initials="BS">
    <w:p w:rsidR="00E12AEC" w:rsidRDefault="00E12AEC">
      <w:pPr>
        <w:pStyle w:val="CommentText"/>
      </w:pPr>
      <w:r>
        <w:rPr>
          <w:rStyle w:val="CommentReference"/>
        </w:rPr>
        <w:annotationRef/>
      </w:r>
      <w:r>
        <w:t>I feel like upon sounds better here and below</w:t>
      </w:r>
    </w:p>
  </w:comment>
  <w:comment w:id="655" w:author="Windows User" w:date="2015-02-10T08:06:00Z" w:initials="BS">
    <w:p w:rsidR="00E12AEC" w:rsidRDefault="00E12AEC">
      <w:pPr>
        <w:pStyle w:val="CommentText"/>
      </w:pPr>
      <w:r>
        <w:rPr>
          <w:rStyle w:val="CommentReference"/>
        </w:rPr>
        <w:annotationRef/>
      </w:r>
      <w:r>
        <w:t>For forty days</w:t>
      </w:r>
    </w:p>
  </w:comment>
  <w:comment w:id="656" w:author="Windows User" w:date="2015-02-10T08:06:00Z" w:initials="BS">
    <w:p w:rsidR="00E12AEC" w:rsidRDefault="00E12AEC">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E12AEC" w:rsidRDefault="00E12AEC">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E12AEC" w:rsidRDefault="00E12AEC">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E12AEC" w:rsidRDefault="00E12AEC">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E12AEC" w:rsidRDefault="00E12AEC">
      <w:pPr>
        <w:pStyle w:val="CommentText"/>
      </w:pPr>
      <w:r>
        <w:rPr>
          <w:rStyle w:val="CommentReference"/>
        </w:rPr>
        <w:annotationRef/>
      </w:r>
      <w:r>
        <w:t>revealed almost makes sense here... but not with the next line having "said"</w:t>
      </w:r>
    </w:p>
  </w:comment>
  <w:comment w:id="669" w:author="Windows User" w:date="2015-02-10T08:11:00Z" w:initials="BS">
    <w:p w:rsidR="00E12AEC" w:rsidRDefault="00E12AEC">
      <w:pPr>
        <w:pStyle w:val="CommentText"/>
      </w:pPr>
      <w:r>
        <w:rPr>
          <w:rStyle w:val="CommentReference"/>
        </w:rPr>
        <w:annotationRef/>
      </w:r>
      <w:r>
        <w:t>repeat quotes or contiguious?</w:t>
      </w:r>
    </w:p>
  </w:comment>
  <w:comment w:id="670" w:author="Windows User" w:date="2015-02-10T08:11:00Z" w:initials="BS">
    <w:p w:rsidR="00E12AEC" w:rsidRDefault="00E12AEC">
      <w:pPr>
        <w:pStyle w:val="CommentText"/>
      </w:pPr>
      <w:r>
        <w:rPr>
          <w:rStyle w:val="CommentReference"/>
        </w:rPr>
        <w:annotationRef/>
      </w:r>
      <w:r>
        <w:t>in strength?</w:t>
      </w:r>
    </w:p>
  </w:comment>
  <w:comment w:id="671" w:author="Windows User" w:date="2015-02-10T08:11:00Z" w:initials="BS">
    <w:p w:rsidR="00E12AEC" w:rsidRDefault="00E12AEC">
      <w:pPr>
        <w:pStyle w:val="CommentText"/>
      </w:pPr>
      <w:r>
        <w:rPr>
          <w:rStyle w:val="CommentReference"/>
        </w:rPr>
        <w:annotationRef/>
      </w:r>
      <w:r>
        <w:t>in the tune it just sounds more emphatic dropping the "both"</w:t>
      </w:r>
    </w:p>
  </w:comment>
  <w:comment w:id="673" w:author="Windows User" w:date="2015-02-10T08:11:00Z" w:initials="BS">
    <w:p w:rsidR="00E12AEC" w:rsidRDefault="00E12AEC">
      <w:pPr>
        <w:pStyle w:val="CommentText"/>
      </w:pPr>
      <w:r>
        <w:rPr>
          <w:rStyle w:val="CommentReference"/>
        </w:rPr>
        <w:annotationRef/>
      </w:r>
      <w:r>
        <w:t>theotokos, not mav em ef Nooti</w:t>
      </w:r>
    </w:p>
  </w:comment>
  <w:comment w:id="674" w:author="Windows User" w:date="2015-02-10T08:11:00Z" w:initials="BS">
    <w:p w:rsidR="00E12AEC" w:rsidRDefault="00E12AEC">
      <w:pPr>
        <w:pStyle w:val="CommentText"/>
      </w:pPr>
      <w:r>
        <w:rPr>
          <w:rStyle w:val="CommentReference"/>
        </w:rPr>
        <w:annotationRef/>
      </w:r>
      <w:r>
        <w:t>in?</w:t>
      </w:r>
    </w:p>
  </w:comment>
  <w:comment w:id="676" w:author="Windows User" w:date="2015-02-10T08:11:00Z" w:initials="BS">
    <w:p w:rsidR="00E12AEC" w:rsidRDefault="00E12AEC">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E12AEC" w:rsidRDefault="00E12AEC">
      <w:pPr>
        <w:pStyle w:val="CommentText"/>
      </w:pPr>
      <w:r>
        <w:rPr>
          <w:rStyle w:val="CommentReference"/>
        </w:rPr>
        <w:annotationRef/>
      </w:r>
      <w:r>
        <w:t>tense?</w:t>
      </w:r>
    </w:p>
  </w:comment>
  <w:comment w:id="679" w:author="Windows User" w:date="2015-02-10T08:11:00Z" w:initials="BS">
    <w:p w:rsidR="00E12AEC" w:rsidRDefault="00E12AEC">
      <w:pPr>
        <w:pStyle w:val="CommentText"/>
      </w:pPr>
      <w:r>
        <w:rPr>
          <w:rStyle w:val="CommentReference"/>
        </w:rPr>
        <w:annotationRef/>
      </w:r>
      <w:r>
        <w:t>too far for a pronoun</w:t>
      </w:r>
    </w:p>
  </w:comment>
  <w:comment w:id="680" w:author="Windows User" w:date="2015-02-10T08:11:00Z" w:initials="BS">
    <w:p w:rsidR="00E12AEC" w:rsidRDefault="00E12AEC">
      <w:pPr>
        <w:pStyle w:val="CommentText"/>
      </w:pPr>
      <w:r>
        <w:rPr>
          <w:rStyle w:val="CommentReference"/>
        </w:rPr>
        <w:annotationRef/>
      </w:r>
      <w:r>
        <w:t>deemed or made?</w:t>
      </w:r>
    </w:p>
  </w:comment>
  <w:comment w:id="682" w:author="Windows User" w:date="2015-02-10T08:12:00Z" w:initials="BS">
    <w:p w:rsidR="00E12AEC" w:rsidRDefault="00E12AEC">
      <w:pPr>
        <w:pStyle w:val="CommentText"/>
      </w:pPr>
      <w:r>
        <w:rPr>
          <w:rStyle w:val="CommentReference"/>
        </w:rPr>
        <w:annotationRef/>
      </w:r>
      <w:r>
        <w:t>coptic is heavens of heavens, but we usually say heaven of heavens.</w:t>
      </w:r>
    </w:p>
  </w:comment>
  <w:comment w:id="684" w:author="Windows User" w:date="2015-02-10T08:12:00Z" w:initials="BS">
    <w:p w:rsidR="00E12AEC" w:rsidRDefault="00E12AEC">
      <w:pPr>
        <w:pStyle w:val="CommentText"/>
      </w:pPr>
      <w:r>
        <w:rPr>
          <w:rStyle w:val="CommentReference"/>
        </w:rPr>
        <w:annotationRef/>
      </w:r>
      <w:r>
        <w:t>rises or shines?</w:t>
      </w:r>
    </w:p>
  </w:comment>
  <w:comment w:id="687" w:author="Windows User" w:date="2015-02-10T08:12:00Z" w:initials="BS">
    <w:p w:rsidR="00E12AEC" w:rsidRDefault="00E12AEC">
      <w:pPr>
        <w:pStyle w:val="CommentText"/>
      </w:pPr>
      <w:r>
        <w:rPr>
          <w:rStyle w:val="CommentReference"/>
        </w:rPr>
        <w:annotationRef/>
      </w:r>
      <w:r>
        <w:t>destroyed or damaged?</w:t>
      </w:r>
    </w:p>
  </w:comment>
  <w:comment w:id="688" w:author="Windows User" w:date="2015-02-10T08:12:00Z" w:initials="BS">
    <w:p w:rsidR="00E12AEC" w:rsidRDefault="00E12AEC">
      <w:pPr>
        <w:pStyle w:val="CommentText"/>
      </w:pPr>
      <w:r>
        <w:rPr>
          <w:rStyle w:val="CommentReference"/>
        </w:rPr>
        <w:annotationRef/>
      </w:r>
      <w:r>
        <w:t>what does very mean here?</w:t>
      </w:r>
    </w:p>
  </w:comment>
  <w:comment w:id="693" w:author="Windows User" w:date="2015-02-10T08:14:00Z" w:initials="BS">
    <w:p w:rsidR="00E12AEC" w:rsidRDefault="00E12AEC">
      <w:pPr>
        <w:pStyle w:val="CommentText"/>
      </w:pPr>
      <w:r>
        <w:rPr>
          <w:rStyle w:val="CommentReference"/>
        </w:rPr>
        <w:annotationRef/>
      </w:r>
      <w:r>
        <w:t>servant, or slave?</w:t>
      </w:r>
    </w:p>
  </w:comment>
  <w:comment w:id="694" w:author="Windows User" w:date="2015-02-10T08:14:00Z" w:initials="BS">
    <w:p w:rsidR="00E12AEC" w:rsidRDefault="00E12AEC">
      <w:pPr>
        <w:pStyle w:val="CommentText"/>
      </w:pPr>
      <w:r>
        <w:rPr>
          <w:rStyle w:val="CommentReference"/>
        </w:rPr>
        <w:annotationRef/>
      </w:r>
      <w:r>
        <w:t>Feels way too literal</w:t>
      </w:r>
    </w:p>
  </w:comment>
  <w:comment w:id="700" w:author="Windows User" w:date="2015-02-10T08:16:00Z" w:initials="BS">
    <w:p w:rsidR="00E12AEC" w:rsidRDefault="00E12AEC">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E12AEC" w:rsidRDefault="00E12AEC">
      <w:pPr>
        <w:pStyle w:val="CommentText"/>
      </w:pPr>
      <w:r>
        <w:rPr>
          <w:rStyle w:val="CommentReference"/>
        </w:rPr>
        <w:annotationRef/>
      </w:r>
      <w:r>
        <w:t>was incarnate or took flesh? Need a decision for this common phrase.</w:t>
      </w:r>
    </w:p>
  </w:comment>
  <w:comment w:id="704" w:author="Windows User" w:date="2015-02-10T08:17:00Z" w:initials="BS">
    <w:p w:rsidR="00E12AEC" w:rsidRDefault="00E12AEC">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E12AEC" w:rsidRDefault="00E12AEC">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E12AEC" w:rsidRDefault="00E12AEC">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E12AEC" w:rsidRDefault="00E12AEC">
      <w:pPr>
        <w:pStyle w:val="CommentText"/>
      </w:pPr>
      <w:r>
        <w:rPr>
          <w:rStyle w:val="CommentReference"/>
        </w:rPr>
        <w:annotationRef/>
      </w:r>
      <w:r>
        <w:t>net or hook?</w:t>
      </w:r>
    </w:p>
  </w:comment>
  <w:comment w:id="714" w:author="Windows User" w:date="2015-02-10T08:18:00Z" w:initials="BS">
    <w:p w:rsidR="00E12AEC" w:rsidRDefault="00E12AEC">
      <w:pPr>
        <w:pStyle w:val="CommentText"/>
      </w:pPr>
      <w:r>
        <w:rPr>
          <w:rStyle w:val="CommentReference"/>
        </w:rPr>
        <w:annotationRef/>
      </w:r>
      <w:r>
        <w:t>Instructing them in the worship?</w:t>
      </w:r>
    </w:p>
  </w:comment>
  <w:comment w:id="715" w:author="Windows User" w:date="2015-02-10T08:18:00Z" w:initials="BS">
    <w:p w:rsidR="00E12AEC" w:rsidRDefault="00E12AEC">
      <w:pPr>
        <w:pStyle w:val="CommentText"/>
      </w:pPr>
      <w:r>
        <w:rPr>
          <w:rStyle w:val="CommentReference"/>
        </w:rPr>
        <w:annotationRef/>
      </w:r>
      <w:r>
        <w:t>what does this mean?</w:t>
      </w:r>
    </w:p>
  </w:comment>
  <w:comment w:id="716" w:author="Windows User" w:date="2015-02-10T08:18:00Z" w:initials="BS">
    <w:p w:rsidR="00E12AEC" w:rsidRDefault="00E12AEC">
      <w:pPr>
        <w:pStyle w:val="CommentText"/>
      </w:pPr>
      <w:r>
        <w:rPr>
          <w:rStyle w:val="CommentReference"/>
        </w:rPr>
        <w:annotationRef/>
      </w:r>
      <w:r>
        <w:t>Path? Or Way? i.e. Christ?</w:t>
      </w:r>
    </w:p>
  </w:comment>
  <w:comment w:id="717" w:author="Windows User" w:date="2015-02-10T08:18:00Z" w:initials="BS">
    <w:p w:rsidR="00E12AEC" w:rsidRDefault="00E12AEC">
      <w:pPr>
        <w:pStyle w:val="CommentText"/>
      </w:pPr>
      <w:r>
        <w:rPr>
          <w:rStyle w:val="CommentReference"/>
        </w:rPr>
        <w:annotationRef/>
      </w:r>
      <w:r>
        <w:t>forward to? Or towards?</w:t>
      </w:r>
    </w:p>
  </w:comment>
  <w:comment w:id="718" w:author="Windows User" w:date="2015-02-10T08:18:00Z" w:initials="BS">
    <w:p w:rsidR="00E12AEC" w:rsidRDefault="00E12AEC">
      <w:pPr>
        <w:pStyle w:val="CommentText"/>
      </w:pPr>
      <w:r>
        <w:rPr>
          <w:rStyle w:val="CommentReference"/>
        </w:rPr>
        <w:annotationRef/>
      </w:r>
      <w:r>
        <w:t>gladness</w:t>
      </w:r>
    </w:p>
  </w:comment>
  <w:comment w:id="723" w:author="Windows User" w:date="2015-02-10T08:20:00Z" w:initials="BS">
    <w:p w:rsidR="00E12AEC" w:rsidRDefault="00E12AEC">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E12AEC" w:rsidRDefault="00E12AEC">
      <w:pPr>
        <w:pStyle w:val="CommentText"/>
      </w:pPr>
      <w:r>
        <w:rPr>
          <w:rStyle w:val="CommentReference"/>
        </w:rPr>
        <w:annotationRef/>
      </w:r>
      <w:r>
        <w:t>Everyday or a day?</w:t>
      </w:r>
    </w:p>
  </w:comment>
  <w:comment w:id="725" w:author="Windows User" w:date="2015-02-10T08:20:00Z" w:initials="BS">
    <w:p w:rsidR="00E12AEC" w:rsidRDefault="00E12AEC">
      <w:pPr>
        <w:pStyle w:val="CommentText"/>
      </w:pPr>
      <w:r>
        <w:rPr>
          <w:rStyle w:val="CommentReference"/>
        </w:rPr>
        <w:annotationRef/>
      </w:r>
      <w:r>
        <w:t>not delight. Maybe joy instead of esctasy?</w:t>
      </w:r>
    </w:p>
  </w:comment>
  <w:comment w:id="726" w:author="Windows User" w:date="2015-02-10T08:20:00Z" w:initials="BS">
    <w:p w:rsidR="00E12AEC" w:rsidRDefault="00E12AEC">
      <w:pPr>
        <w:pStyle w:val="CommentText"/>
      </w:pPr>
      <w:r>
        <w:rPr>
          <w:rStyle w:val="CommentReference"/>
        </w:rPr>
        <w:annotationRef/>
      </w:r>
      <w:r>
        <w:t>glory, splendor or beauty?</w:t>
      </w:r>
    </w:p>
  </w:comment>
  <w:comment w:id="727" w:author="Windows User" w:date="2015-02-10T08:20:00Z" w:initials="BS">
    <w:p w:rsidR="00E12AEC" w:rsidRDefault="00E12AEC">
      <w:pPr>
        <w:pStyle w:val="CommentText"/>
      </w:pPr>
      <w:r>
        <w:rPr>
          <w:rStyle w:val="CommentReference"/>
        </w:rPr>
        <w:annotationRef/>
      </w:r>
      <w:r>
        <w:t>from or and?</w:t>
      </w:r>
    </w:p>
  </w:comment>
  <w:comment w:id="728" w:author="Windows User" w:date="2015-02-10T08:20:00Z" w:initials="BS">
    <w:p w:rsidR="00E12AEC" w:rsidRDefault="00E12AEC">
      <w:pPr>
        <w:pStyle w:val="CommentText"/>
      </w:pPr>
      <w:r>
        <w:rPr>
          <w:rStyle w:val="CommentReference"/>
        </w:rPr>
        <w:annotationRef/>
      </w:r>
      <w:r>
        <w:t>What prophet? Why did abouna redact this?</w:t>
      </w:r>
    </w:p>
  </w:comment>
  <w:comment w:id="729" w:author="Windows User" w:date="2015-02-10T08:20:00Z" w:initials="BS">
    <w:p w:rsidR="00E12AEC" w:rsidRDefault="00E12AEC">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E12AEC" w:rsidRDefault="00E12AEC">
      <w:pPr>
        <w:pStyle w:val="CommentText"/>
      </w:pPr>
      <w:r>
        <w:rPr>
          <w:rStyle w:val="CommentReference"/>
        </w:rPr>
        <w:annotationRef/>
      </w:r>
      <w:r>
        <w:t>is this right?</w:t>
      </w:r>
    </w:p>
  </w:comment>
  <w:comment w:id="731" w:author="Windows User" w:date="2015-02-10T08:20:00Z" w:initials="BS">
    <w:p w:rsidR="00E12AEC" w:rsidRDefault="00E12AEC">
      <w:pPr>
        <w:pStyle w:val="CommentText"/>
      </w:pPr>
      <w:r>
        <w:rPr>
          <w:rStyle w:val="CommentReference"/>
        </w:rPr>
        <w:annotationRef/>
      </w:r>
      <w:r>
        <w:t>isn't it of?</w:t>
      </w:r>
    </w:p>
  </w:comment>
  <w:comment w:id="732" w:author="Windows User" w:date="2015-02-10T08:20:00Z" w:initials="BS">
    <w:p w:rsidR="00E12AEC" w:rsidRDefault="00E12AEC">
      <w:pPr>
        <w:pStyle w:val="CommentText"/>
      </w:pPr>
      <w:r>
        <w:rPr>
          <w:rStyle w:val="CommentReference"/>
        </w:rPr>
        <w:annotationRef/>
      </w:r>
      <w:r>
        <w:t>isn't it blesses?</w:t>
      </w:r>
    </w:p>
  </w:comment>
  <w:comment w:id="733" w:author="Windows User" w:date="2015-02-10T08:20:00Z" w:initials="BS">
    <w:p w:rsidR="00E12AEC" w:rsidRDefault="00E12AEC">
      <w:pPr>
        <w:pStyle w:val="CommentText"/>
      </w:pPr>
      <w:r>
        <w:rPr>
          <w:rStyle w:val="CommentReference"/>
        </w:rPr>
        <w:annotationRef/>
      </w:r>
      <w:r>
        <w:t>blessing or blessing?</w:t>
      </w:r>
    </w:p>
  </w:comment>
  <w:comment w:id="734" w:author="Windows User" w:date="2015-02-10T08:20:00Z" w:initials="BS">
    <w:p w:rsidR="00E12AEC" w:rsidRDefault="00E12AEC">
      <w:pPr>
        <w:pStyle w:val="CommentText"/>
      </w:pPr>
      <w:r>
        <w:rPr>
          <w:rStyle w:val="CommentReference"/>
        </w:rPr>
        <w:annotationRef/>
      </w:r>
      <w:r>
        <w:t>the other translations seem not to like abouna's contractions...</w:t>
      </w:r>
    </w:p>
  </w:comment>
  <w:comment w:id="735" w:author="Windows User" w:date="2015-02-10T08:20:00Z" w:initials="BS">
    <w:p w:rsidR="00E12AEC" w:rsidRDefault="00E12AEC">
      <w:pPr>
        <w:pStyle w:val="CommentText"/>
      </w:pPr>
      <w:r>
        <w:rPr>
          <w:rStyle w:val="CommentReference"/>
        </w:rPr>
        <w:annotationRef/>
      </w:r>
      <w:r>
        <w:t>perfect or true?</w:t>
      </w:r>
    </w:p>
  </w:comment>
  <w:comment w:id="742" w:author="Windows User" w:date="2015-02-10T08:28:00Z" w:initials="BS">
    <w:p w:rsidR="00E12AEC" w:rsidRDefault="00E12AEC">
      <w:pPr>
        <w:pStyle w:val="CommentText"/>
      </w:pPr>
      <w:r>
        <w:rPr>
          <w:rStyle w:val="CommentReference"/>
        </w:rPr>
        <w:annotationRef/>
      </w:r>
      <w:r>
        <w:t>which word is right?</w:t>
      </w:r>
    </w:p>
  </w:comment>
  <w:comment w:id="743" w:author="Windows User" w:date="2015-02-10T08:28:00Z" w:initials="BS">
    <w:p w:rsidR="00E12AEC" w:rsidRDefault="00E12AEC">
      <w:pPr>
        <w:pStyle w:val="CommentText"/>
      </w:pPr>
      <w:r>
        <w:rPr>
          <w:rStyle w:val="CommentReference"/>
        </w:rPr>
        <w:annotationRef/>
      </w:r>
      <w:r>
        <w:t>wise?</w:t>
      </w:r>
    </w:p>
  </w:comment>
  <w:comment w:id="745" w:author="Windows User" w:date="2015-02-10T08:28:00Z" w:initials="BS">
    <w:p w:rsidR="00E12AEC" w:rsidRDefault="00E12AEC">
      <w:pPr>
        <w:pStyle w:val="CommentText"/>
      </w:pPr>
      <w:r>
        <w:rPr>
          <w:rStyle w:val="CommentReference"/>
        </w:rPr>
        <w:annotationRef/>
      </w:r>
      <w:r>
        <w:t>bride, or bridal chamber?</w:t>
      </w:r>
    </w:p>
  </w:comment>
  <w:comment w:id="746" w:author="Windows User" w:date="2015-02-10T08:28:00Z" w:initials="BS">
    <w:p w:rsidR="00E12AEC" w:rsidRDefault="00E12AEC" w:rsidP="00BE768B">
      <w:pPr>
        <w:pStyle w:val="CommentText"/>
      </w:pPr>
      <w:r>
        <w:rPr>
          <w:rStyle w:val="CommentReference"/>
        </w:rPr>
        <w:annotationRef/>
      </w:r>
      <w:r>
        <w:t>truth, logos, or true logos?</w:t>
      </w:r>
    </w:p>
  </w:comment>
  <w:comment w:id="747" w:author="Windows User" w:date="2015-02-10T08:28:00Z" w:initials="BS">
    <w:p w:rsidR="00E12AEC" w:rsidRDefault="00E12AEC" w:rsidP="00BE768B">
      <w:pPr>
        <w:pStyle w:val="CommentText"/>
      </w:pPr>
      <w:r>
        <w:rPr>
          <w:rStyle w:val="CommentReference"/>
        </w:rPr>
        <w:annotationRef/>
      </w:r>
      <w:r>
        <w:t>redeemed or saved?</w:t>
      </w:r>
    </w:p>
  </w:comment>
  <w:comment w:id="749" w:author="Windows User" w:date="2015-02-10T08:28:00Z" w:initials="BS">
    <w:p w:rsidR="00E12AEC" w:rsidRDefault="00E12AEC">
      <w:pPr>
        <w:pStyle w:val="CommentText"/>
      </w:pPr>
      <w:r>
        <w:rPr>
          <w:rStyle w:val="CommentReference"/>
        </w:rPr>
        <w:annotationRef/>
      </w:r>
      <w:r>
        <w:t>for us or unto us?</w:t>
      </w:r>
    </w:p>
  </w:comment>
  <w:comment w:id="752" w:author="Windows User" w:date="2015-02-10T08:28:00Z" w:initials="BS">
    <w:p w:rsidR="00E12AEC" w:rsidRDefault="00E12AEC">
      <w:pPr>
        <w:pStyle w:val="CommentText"/>
      </w:pPr>
      <w:r>
        <w:rPr>
          <w:rStyle w:val="CommentReference"/>
        </w:rPr>
        <w:annotationRef/>
      </w:r>
      <w:r>
        <w:t>what does eshleelooi mean?</w:t>
      </w:r>
    </w:p>
  </w:comment>
  <w:comment w:id="753" w:author="Windows User" w:date="2015-02-10T08:28:00Z" w:initials="BS">
    <w:p w:rsidR="00E12AEC" w:rsidRDefault="00E12AEC">
      <w:pPr>
        <w:pStyle w:val="CommentText"/>
      </w:pPr>
      <w:r>
        <w:rPr>
          <w:rStyle w:val="CommentReference"/>
        </w:rPr>
        <w:annotationRef/>
      </w:r>
      <w:r>
        <w:t>save or redeem?</w:t>
      </w:r>
    </w:p>
  </w:comment>
  <w:comment w:id="755" w:author="Windows User" w:date="2015-02-10T08:29:00Z" w:initials="BS">
    <w:p w:rsidR="00E12AEC" w:rsidRDefault="00E12AEC">
      <w:pPr>
        <w:pStyle w:val="CommentText"/>
      </w:pPr>
      <w:r>
        <w:rPr>
          <w:rStyle w:val="CommentReference"/>
        </w:rPr>
        <w:annotationRef/>
      </w:r>
      <w:r>
        <w:t>paradoxically or miraculously?</w:t>
      </w:r>
    </w:p>
  </w:comment>
  <w:comment w:id="756" w:author="Windows User" w:date="2015-02-10T08:29:00Z" w:initials="BS">
    <w:p w:rsidR="00E12AEC" w:rsidRDefault="00E12AEC">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E12AEC" w:rsidRDefault="00E12AEC">
      <w:pPr>
        <w:pStyle w:val="CommentText"/>
      </w:pPr>
      <w:r>
        <w:rPr>
          <w:rStyle w:val="CommentReference"/>
        </w:rPr>
        <w:annotationRef/>
      </w:r>
      <w:r>
        <w:t>this seems to be parallel to gold on all sides rather than gold roundabout it.</w:t>
      </w:r>
    </w:p>
  </w:comment>
  <w:comment w:id="759" w:author="Windows User" w:date="2015-02-10T08:29:00Z" w:initials="BS">
    <w:p w:rsidR="00E12AEC" w:rsidRDefault="00E12AEC">
      <w:pPr>
        <w:pStyle w:val="CommentText"/>
      </w:pPr>
      <w:r>
        <w:rPr>
          <w:rStyle w:val="CommentReference"/>
        </w:rPr>
        <w:annotationRef/>
      </w:r>
      <w:r>
        <w:t>Saviour or redeemer?</w:t>
      </w:r>
    </w:p>
  </w:comment>
  <w:comment w:id="761" w:author="Windows User" w:date="2015-02-10T08:29:00Z" w:initials="BS">
    <w:p w:rsidR="00E12AEC" w:rsidRDefault="00E12AEC">
      <w:pPr>
        <w:pStyle w:val="CommentText"/>
      </w:pPr>
      <w:r>
        <w:rPr>
          <w:rStyle w:val="CommentReference"/>
        </w:rPr>
        <w:annotationRef/>
      </w:r>
      <w:r>
        <w:t>isn't this compassion? not nishti nai...</w:t>
      </w:r>
    </w:p>
  </w:comment>
  <w:comment w:id="764" w:author="Windows User" w:date="2015-02-10T08:30:00Z" w:initials="BS">
    <w:p w:rsidR="00E12AEC" w:rsidRDefault="00E12AEC">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E12AEC" w:rsidRDefault="00E12AEC">
      <w:pPr>
        <w:pStyle w:val="CommentText"/>
      </w:pPr>
      <w:r>
        <w:rPr>
          <w:rStyle w:val="CommentReference"/>
        </w:rPr>
        <w:annotationRef/>
      </w:r>
      <w:r>
        <w:t>should be lampstand, not candle stick, here and throughout.</w:t>
      </w:r>
    </w:p>
  </w:comment>
  <w:comment w:id="766" w:author="Windows User" w:date="2015-02-10T08:30:00Z" w:initials="BS">
    <w:p w:rsidR="00E12AEC" w:rsidRDefault="00E12AEC">
      <w:pPr>
        <w:pStyle w:val="CommentText"/>
      </w:pPr>
      <w:r>
        <w:rPr>
          <w:rStyle w:val="CommentReference"/>
        </w:rPr>
        <w:annotationRef/>
      </w:r>
      <w:r>
        <w:t>Ok, not saluted... Greeted, or I would prefer hailed...</w:t>
      </w:r>
    </w:p>
  </w:comment>
  <w:comment w:id="767" w:author="Windows User" w:date="2015-02-10T08:30:00Z" w:initials="BS">
    <w:p w:rsidR="00E12AEC" w:rsidRDefault="00E12AEC">
      <w:pPr>
        <w:pStyle w:val="CommentText"/>
      </w:pPr>
      <w:r>
        <w:rPr>
          <w:rStyle w:val="CommentReference"/>
        </w:rPr>
        <w:annotationRef/>
      </w:r>
      <w:r>
        <w:t>The Father was overjoyed, in your conception????</w:t>
      </w:r>
    </w:p>
  </w:comment>
  <w:comment w:id="768" w:author="Windows User" w:date="2015-02-10T08:30:00Z" w:initials="BS">
    <w:p w:rsidR="00E12AEC" w:rsidRDefault="00E12AEC">
      <w:pPr>
        <w:pStyle w:val="CommentText"/>
      </w:pPr>
      <w:r>
        <w:rPr>
          <w:rStyle w:val="CommentReference"/>
        </w:rPr>
        <w:annotationRef/>
      </w:r>
      <w:r>
        <w:t>appearing doesn't sound right for parousia... coming or advent?</w:t>
      </w:r>
    </w:p>
  </w:comment>
  <w:comment w:id="769" w:author="Windows User" w:date="2015-02-10T08:30:00Z" w:initials="BS">
    <w:p w:rsidR="00E12AEC" w:rsidRDefault="00E12AEC">
      <w:pPr>
        <w:pStyle w:val="CommentText"/>
      </w:pPr>
      <w:r>
        <w:rPr>
          <w:rStyle w:val="CommentReference"/>
        </w:rPr>
        <w:annotationRef/>
      </w:r>
      <w:r>
        <w:t>kinda funny in English to switch pronoun from Lord to Virgin in one scentence.</w:t>
      </w:r>
    </w:p>
  </w:comment>
  <w:comment w:id="772" w:author="Windows User" w:date="2015-02-10T08:30:00Z" w:initials="BS">
    <w:p w:rsidR="00E12AEC" w:rsidRDefault="00E12AEC">
      <w:pPr>
        <w:pStyle w:val="CommentText"/>
      </w:pPr>
      <w:r>
        <w:rPr>
          <w:rStyle w:val="CommentReference"/>
        </w:rPr>
        <w:annotationRef/>
      </w:r>
      <w:r>
        <w:t>I really didn't like preached... Is this to literal though? Maybe L.A. is better.</w:t>
      </w:r>
    </w:p>
  </w:comment>
  <w:comment w:id="773" w:author="Windows User" w:date="2015-02-10T08:30:00Z" w:initials="BS">
    <w:p w:rsidR="00E12AEC" w:rsidRDefault="00E12AEC">
      <w:pPr>
        <w:pStyle w:val="CommentText"/>
      </w:pPr>
      <w:r>
        <w:rPr>
          <w:rStyle w:val="CommentReference"/>
        </w:rPr>
        <w:annotationRef/>
      </w:r>
      <w:r>
        <w:t>these thereofs are so awkward... but I can't think of a better phrasing right now.</w:t>
      </w:r>
    </w:p>
  </w:comment>
  <w:comment w:id="779" w:author="Windows User" w:date="2015-02-10T08:31:00Z" w:initials="BS">
    <w:p w:rsidR="00E12AEC" w:rsidRDefault="00E12AEC">
      <w:pPr>
        <w:pStyle w:val="CommentText"/>
      </w:pPr>
      <w:r>
        <w:rPr>
          <w:rStyle w:val="CommentReference"/>
        </w:rPr>
        <w:annotationRef/>
      </w:r>
      <w:r>
        <w:t>this seems kind of loose... is it ok?</w:t>
      </w:r>
    </w:p>
  </w:comment>
  <w:comment w:id="780" w:author="Windows User" w:date="2015-02-10T08:31:00Z" w:initials="BS">
    <w:p w:rsidR="00E12AEC" w:rsidRDefault="00E12AEC">
      <w:pPr>
        <w:pStyle w:val="CommentText"/>
      </w:pPr>
      <w:r>
        <w:rPr>
          <w:rStyle w:val="CommentReference"/>
        </w:rPr>
        <w:annotationRef/>
      </w:r>
      <w:r>
        <w:t>works or deeds?</w:t>
      </w:r>
    </w:p>
  </w:comment>
  <w:comment w:id="781" w:author="Windows User" w:date="2015-02-10T08:31:00Z" w:initials="BS">
    <w:p w:rsidR="00E12AEC" w:rsidRDefault="00E12AEC">
      <w:pPr>
        <w:pStyle w:val="CommentText"/>
      </w:pPr>
      <w:r>
        <w:rPr>
          <w:rStyle w:val="CommentReference"/>
        </w:rPr>
        <w:annotationRef/>
      </w:r>
      <w:r>
        <w:t>does Coptic have 'high'?</w:t>
      </w:r>
    </w:p>
  </w:comment>
  <w:comment w:id="782" w:author="Windows User" w:date="2015-02-10T08:31:00Z" w:initials="BS">
    <w:p w:rsidR="00E12AEC" w:rsidRDefault="00E12AEC">
      <w:pPr>
        <w:pStyle w:val="CommentText"/>
      </w:pPr>
      <w:r>
        <w:rPr>
          <w:rStyle w:val="CommentReference"/>
        </w:rPr>
        <w:annotationRef/>
      </w:r>
      <w:r>
        <w:t>bless or praise? inconsistent rendering of esmo</w:t>
      </w:r>
    </w:p>
  </w:comment>
  <w:comment w:id="810" w:author="Windows User" w:date="2015-02-19T12:10:00Z" w:initials="WU">
    <w:p w:rsidR="00E12AEC" w:rsidRDefault="00E12AEC">
      <w:pPr>
        <w:pStyle w:val="CommentText"/>
      </w:pPr>
      <w:r>
        <w:rPr>
          <w:rStyle w:val="CommentReference"/>
        </w:rPr>
        <w:annotationRef/>
      </w:r>
      <w:r>
        <w:t>add accents and coptic</w:t>
      </w:r>
    </w:p>
  </w:comment>
  <w:comment w:id="825" w:author="Windows User" w:date="2015-03-03T22:28:00Z" w:initials="BS">
    <w:p w:rsidR="00E12AEC" w:rsidRDefault="00E12AEC">
      <w:pPr>
        <w:pStyle w:val="CommentText"/>
      </w:pPr>
      <w:r>
        <w:rPr>
          <w:rStyle w:val="CommentReference"/>
        </w:rPr>
        <w:annotationRef/>
      </w:r>
      <w:r>
        <w:t>coptic has confess</w:t>
      </w:r>
    </w:p>
  </w:comment>
  <w:comment w:id="915" w:author="Windows User" w:date="2015-08-26T08:24:00Z" w:initials="WU">
    <w:p w:rsidR="00E12AEC" w:rsidRDefault="00E12AEC">
      <w:pPr>
        <w:pStyle w:val="CommentText"/>
      </w:pPr>
      <w:r>
        <w:rPr>
          <w:rStyle w:val="CommentReference"/>
        </w:rPr>
        <w:annotationRef/>
      </w:r>
      <w:r>
        <w:t>Isn’t this one more faithful?</w:t>
      </w:r>
    </w:p>
  </w:comment>
  <w:comment w:id="916" w:author="Windows User" w:date="2015-08-26T08:24:00Z" w:initials="WU">
    <w:p w:rsidR="00E12AEC" w:rsidRDefault="00E12AEC">
      <w:pPr>
        <w:pStyle w:val="CommentText"/>
      </w:pPr>
      <w:r>
        <w:rPr>
          <w:rStyle w:val="CommentReference"/>
        </w:rPr>
        <w:annotationRef/>
      </w:r>
      <w:r>
        <w:t>Which one(s) are/is right?</w:t>
      </w:r>
    </w:p>
  </w:comment>
  <w:comment w:id="917" w:author="Windows User" w:date="2015-08-26T08:24:00Z" w:initials="WU">
    <w:p w:rsidR="00E12AEC" w:rsidRDefault="00E12AEC">
      <w:pPr>
        <w:pStyle w:val="CommentText"/>
      </w:pPr>
      <w:r>
        <w:rPr>
          <w:rStyle w:val="CommentReference"/>
        </w:rPr>
        <w:annotationRef/>
      </w:r>
      <w:r>
        <w:t>Coptic doesn’t seem to have “O Lord”</w:t>
      </w:r>
    </w:p>
  </w:comment>
  <w:comment w:id="918" w:author="Windows User" w:date="2015-08-31T08:35:00Z" w:initials="WU">
    <w:p w:rsidR="00E12AEC" w:rsidRDefault="00E12AEC">
      <w:pPr>
        <w:pStyle w:val="CommentText"/>
      </w:pPr>
      <w:r>
        <w:rPr>
          <w:rStyle w:val="CommentReference"/>
        </w:rPr>
        <w:annotationRef/>
      </w:r>
      <w:r>
        <w:t>Called or named?</w:t>
      </w:r>
    </w:p>
  </w:comment>
  <w:comment w:id="919" w:author="Windows User" w:date="2015-08-31T08:35:00Z" w:initials="WU">
    <w:p w:rsidR="00E12AEC" w:rsidRDefault="00E12AEC">
      <w:pPr>
        <w:pStyle w:val="CommentText"/>
      </w:pPr>
      <w:r>
        <w:rPr>
          <w:rStyle w:val="CommentReference"/>
        </w:rPr>
        <w:annotationRef/>
      </w:r>
      <w:r>
        <w:t>John loved the Lord, or the Lord loved John?</w:t>
      </w:r>
    </w:p>
  </w:comment>
  <w:comment w:id="920" w:author="Windows User" w:date="2015-08-31T08:38:00Z" w:initials="WU">
    <w:p w:rsidR="00E12AEC" w:rsidRDefault="00E12AEC">
      <w:pPr>
        <w:pStyle w:val="CommentText"/>
      </w:pPr>
      <w:r>
        <w:rPr>
          <w:rStyle w:val="CommentReference"/>
        </w:rPr>
        <w:annotationRef/>
      </w:r>
      <w:r>
        <w:t>Not the Lord?</w:t>
      </w:r>
    </w:p>
  </w:comment>
  <w:comment w:id="921" w:author="Windows User" w:date="2015-08-31T08:38:00Z" w:initials="WU">
    <w:p w:rsidR="00E12AEC" w:rsidRDefault="00E12AEC">
      <w:pPr>
        <w:pStyle w:val="CommentText"/>
      </w:pPr>
      <w:r>
        <w:rPr>
          <w:rStyle w:val="CommentReference"/>
        </w:rPr>
        <w:annotationRef/>
      </w:r>
      <w:r>
        <w:t>The rest missing?</w:t>
      </w:r>
    </w:p>
  </w:comment>
  <w:comment w:id="922" w:author="Windows User" w:date="2015-08-31T08:38:00Z" w:initials="WU">
    <w:p w:rsidR="00E12AEC" w:rsidRDefault="00E12AEC">
      <w:pPr>
        <w:pStyle w:val="CommentText"/>
      </w:pPr>
      <w:r>
        <w:rPr>
          <w:rStyle w:val="CommentReference"/>
        </w:rPr>
        <w:annotationRef/>
      </w:r>
      <w:r>
        <w:t>Completely different…</w:t>
      </w:r>
    </w:p>
  </w:comment>
  <w:comment w:id="923" w:author="Windows User" w:date="2015-08-31T08:38:00Z" w:initials="WU">
    <w:p w:rsidR="00E12AEC" w:rsidRDefault="00E12AEC">
      <w:pPr>
        <w:pStyle w:val="CommentText"/>
      </w:pPr>
      <w:r>
        <w:rPr>
          <w:rStyle w:val="CommentReference"/>
        </w:rPr>
        <w:annotationRef/>
      </w:r>
      <w:r>
        <w:t>Sound or voices?</w:t>
      </w:r>
    </w:p>
  </w:comment>
  <w:comment w:id="924" w:author="Windows User" w:date="2015-09-01T09:02:00Z" w:initials="WU">
    <w:p w:rsidR="00E12AEC" w:rsidRDefault="00E12AEC">
      <w:pPr>
        <w:pStyle w:val="CommentText"/>
      </w:pPr>
      <w:r>
        <w:rPr>
          <w:rStyle w:val="CommentReference"/>
        </w:rPr>
        <w:annotationRef/>
      </w:r>
      <w:r>
        <w:t>AAP has divinely inspired.</w:t>
      </w:r>
    </w:p>
  </w:comment>
  <w:comment w:id="925" w:author="Windows User" w:date="2015-08-31T12:23:00Z" w:initials="WU">
    <w:p w:rsidR="00E12AEC" w:rsidRDefault="00E12AEC">
      <w:pPr>
        <w:pStyle w:val="CommentText"/>
      </w:pPr>
      <w:r>
        <w:rPr>
          <w:rStyle w:val="CommentReference"/>
        </w:rPr>
        <w:annotationRef/>
      </w:r>
      <w:r>
        <w:t>This one needs looking at.</w:t>
      </w:r>
    </w:p>
  </w:comment>
  <w:comment w:id="926" w:author="Windows User" w:date="2015-08-31T12:23:00Z" w:initials="WU">
    <w:p w:rsidR="00E12AEC" w:rsidRDefault="00E12AEC">
      <w:pPr>
        <w:pStyle w:val="CommentText"/>
      </w:pPr>
      <w:r>
        <w:rPr>
          <w:rStyle w:val="CommentReference"/>
        </w:rPr>
        <w:annotationRef/>
      </w:r>
      <w:r>
        <w:t>Partners?</w:t>
      </w:r>
    </w:p>
  </w:comment>
  <w:comment w:id="931" w:author="Windows User" w:date="2015-07-23T21:19:00Z" w:initials="BS">
    <w:p w:rsidR="00E12AEC" w:rsidRDefault="00E12AEC">
      <w:pPr>
        <w:pStyle w:val="CommentText"/>
      </w:pPr>
      <w:r>
        <w:rPr>
          <w:rStyle w:val="CommentReference"/>
        </w:rPr>
        <w:annotationRef/>
      </w:r>
      <w:r>
        <w:t>wiles or snares?</w:t>
      </w:r>
    </w:p>
  </w:comment>
  <w:comment w:id="932" w:author="Windows User" w:date="2015-07-09T08:31:00Z" w:initials="BS">
    <w:p w:rsidR="00E12AEC" w:rsidRDefault="00E12AEC">
      <w:pPr>
        <w:pStyle w:val="CommentText"/>
      </w:pPr>
      <w:r>
        <w:rPr>
          <w:rStyle w:val="CommentReference"/>
        </w:rPr>
        <w:annotationRef/>
      </w:r>
      <w:r>
        <w:t>I typed this Coptic... so it will have typos..</w:t>
      </w:r>
    </w:p>
  </w:comment>
  <w:comment w:id="933" w:author="Windows User" w:date="2015-07-09T08:32:00Z" w:initials="WU">
    <w:p w:rsidR="00E12AEC" w:rsidRDefault="00E12AEC">
      <w:pPr>
        <w:pStyle w:val="CommentText"/>
      </w:pPr>
      <w:r>
        <w:rPr>
          <w:rStyle w:val="CommentReference"/>
        </w:rPr>
        <w:annotationRef/>
      </w:r>
      <w:r>
        <w:t>You reign? The dominion is yours? Yours is the dominion?</w:t>
      </w:r>
    </w:p>
  </w:comment>
  <w:comment w:id="934" w:author="Windows User" w:date="2015-07-09T12:21:00Z" w:initials="BS">
    <w:p w:rsidR="00E12AEC" w:rsidRDefault="00E12AEC">
      <w:pPr>
        <w:pStyle w:val="CommentText"/>
      </w:pPr>
      <w:r>
        <w:rPr>
          <w:rStyle w:val="CommentReference"/>
        </w:rPr>
        <w:annotationRef/>
      </w:r>
      <w:r>
        <w:t>omit 'be' in contemporary?</w:t>
      </w:r>
    </w:p>
  </w:comment>
  <w:comment w:id="935" w:author="Windows User" w:date="2015-07-09T12:20:00Z" w:initials="BS">
    <w:p w:rsidR="00E12AEC" w:rsidRDefault="00E12AEC">
      <w:pPr>
        <w:pStyle w:val="CommentText"/>
      </w:pPr>
      <w:r>
        <w:rPr>
          <w:rStyle w:val="CommentReference"/>
        </w:rPr>
        <w:annotationRef/>
      </w:r>
      <w:r>
        <w:t>Abouna Antony: I typed this Coptic from the black book. Jenkims were very unclear. Please proof for typos.</w:t>
      </w:r>
    </w:p>
  </w:comment>
  <w:comment w:id="936" w:author="Windows User" w:date="2015-07-09T12:21:00Z" w:initials="BS">
    <w:p w:rsidR="00E12AEC" w:rsidRDefault="00E12AEC">
      <w:pPr>
        <w:pStyle w:val="CommentText"/>
      </w:pPr>
      <w:r>
        <w:rPr>
          <w:rStyle w:val="CommentReference"/>
        </w:rPr>
        <w:annotationRef/>
      </w:r>
      <w:r>
        <w:t>"is" before "the King" would make this whole vs flow as a sentence...</w:t>
      </w:r>
    </w:p>
  </w:comment>
  <w:comment w:id="937" w:author="Windows User" w:date="2015-07-09T12:21:00Z" w:initials="BS">
    <w:p w:rsidR="00E12AEC" w:rsidRDefault="00E12AEC">
      <w:pPr>
        <w:pStyle w:val="CommentText"/>
      </w:pPr>
      <w:r>
        <w:rPr>
          <w:rStyle w:val="CommentReference"/>
        </w:rPr>
        <w:annotationRef/>
      </w:r>
      <w:r>
        <w:t>ask more modern than entreat... but not quite right?</w:t>
      </w:r>
    </w:p>
  </w:comment>
  <w:comment w:id="941" w:author="Windows User" w:date="2015-07-10T12:33:00Z" w:initials="WU">
    <w:p w:rsidR="00E12AEC" w:rsidRDefault="00E12AEC">
      <w:pPr>
        <w:pStyle w:val="CommentText"/>
      </w:pPr>
      <w:r>
        <w:rPr>
          <w:rStyle w:val="CommentReference"/>
        </w:rPr>
        <w:annotationRef/>
      </w:r>
      <w:r>
        <w:t>Needs work.</w:t>
      </w:r>
    </w:p>
  </w:comment>
  <w:comment w:id="951" w:author="Windows User" w:date="2015-08-28T20:42:00Z" w:initials="WU">
    <w:p w:rsidR="00E12AEC" w:rsidRDefault="00E12AEC">
      <w:pPr>
        <w:pStyle w:val="CommentText"/>
      </w:pPr>
      <w:r>
        <w:rPr>
          <w:rStyle w:val="CommentReference"/>
        </w:rPr>
        <w:annotationRef/>
      </w:r>
      <w:r>
        <w:t>Beasts or creatures?</w:t>
      </w:r>
    </w:p>
  </w:comment>
  <w:comment w:id="952" w:author="Windows User" w:date="2015-08-28T20:42:00Z" w:initials="WU">
    <w:p w:rsidR="00E12AEC" w:rsidRDefault="00E12AEC">
      <w:pPr>
        <w:pStyle w:val="CommentText"/>
      </w:pPr>
      <w:r>
        <w:rPr>
          <w:rStyle w:val="CommentReference"/>
        </w:rPr>
        <w:annotationRef/>
      </w:r>
      <w:r>
        <w:t>Incessant? Or unceasing?</w:t>
      </w:r>
    </w:p>
  </w:comment>
  <w:comment w:id="953" w:author="Windows User" w:date="2015-08-28T20:42:00Z" w:initials="WU">
    <w:p w:rsidR="00E12AEC" w:rsidRDefault="00E12AEC">
      <w:pPr>
        <w:pStyle w:val="CommentText"/>
      </w:pPr>
      <w:r>
        <w:rPr>
          <w:rStyle w:val="CommentReference"/>
        </w:rPr>
        <w:annotationRef/>
      </w:r>
      <w:r>
        <w:t>Flames of fire or fervent as fire?</w:t>
      </w:r>
    </w:p>
  </w:comment>
  <w:comment w:id="954" w:author="Windows User" w:date="2015-08-26T08:50:00Z" w:initials="WU">
    <w:p w:rsidR="00E12AEC" w:rsidRDefault="00E12AEC">
      <w:pPr>
        <w:pStyle w:val="CommentText"/>
      </w:pPr>
      <w:r>
        <w:rPr>
          <w:rStyle w:val="CommentReference"/>
        </w:rPr>
        <w:annotationRef/>
      </w:r>
      <w:r>
        <w:t>Serving the Lord, or serving before the Lord?</w:t>
      </w:r>
    </w:p>
  </w:comment>
  <w:comment w:id="967" w:author="Windows User" w:date="2015-08-21T08:33:00Z" w:initials="BS">
    <w:p w:rsidR="00E12AEC" w:rsidRDefault="00E12AEC">
      <w:pPr>
        <w:pStyle w:val="CommentText"/>
      </w:pPr>
      <w:r>
        <w:rPr>
          <w:rStyle w:val="CommentReference"/>
        </w:rPr>
        <w:annotationRef/>
      </w:r>
      <w:r>
        <w:t>what does this mean?</w:t>
      </w:r>
    </w:p>
  </w:comment>
  <w:comment w:id="968" w:author="Windows User" w:date="2015-08-21T08:33:00Z" w:initials="BS">
    <w:p w:rsidR="00E12AEC" w:rsidRDefault="00E12AEC">
      <w:pPr>
        <w:pStyle w:val="CommentText"/>
      </w:pPr>
      <w:r>
        <w:rPr>
          <w:rStyle w:val="CommentReference"/>
        </w:rPr>
        <w:annotationRef/>
      </w:r>
      <w:r>
        <w:t>announced or proclaimed?</w:t>
      </w:r>
    </w:p>
  </w:comment>
  <w:comment w:id="969" w:author="Windows User" w:date="2015-08-21T08:51:00Z" w:initials="WU">
    <w:p w:rsidR="00E12AEC" w:rsidRDefault="00E12AEC">
      <w:pPr>
        <w:pStyle w:val="CommentText"/>
      </w:pPr>
      <w:r>
        <w:rPr>
          <w:rStyle w:val="CommentReference"/>
        </w:rPr>
        <w:annotationRef/>
      </w:r>
      <w:r>
        <w:t>?</w:t>
      </w:r>
    </w:p>
  </w:comment>
  <w:comment w:id="970" w:author="Windows User" w:date="2015-08-21T08:51:00Z" w:initials="WU">
    <w:p w:rsidR="00E12AEC" w:rsidRDefault="00E12AEC">
      <w:pPr>
        <w:pStyle w:val="CommentText"/>
      </w:pPr>
      <w:r>
        <w:rPr>
          <w:rStyle w:val="CommentReference"/>
        </w:rPr>
        <w:annotationRef/>
      </w:r>
      <w:r>
        <w:t>Bride, no, not bridegroom?</w:t>
      </w:r>
    </w:p>
  </w:comment>
  <w:comment w:id="971" w:author="Windows User" w:date="2015-08-21T08:57:00Z" w:initials="WU">
    <w:p w:rsidR="00E12AEC" w:rsidRDefault="00E12AEC">
      <w:pPr>
        <w:pStyle w:val="CommentText"/>
      </w:pPr>
      <w:r>
        <w:rPr>
          <w:rStyle w:val="CommentReference"/>
        </w:rPr>
        <w:annotationRef/>
      </w:r>
      <w:r>
        <w:t>Return?</w:t>
      </w:r>
    </w:p>
  </w:comment>
  <w:comment w:id="972" w:author="Windows User" w:date="2015-08-21T08:57:00Z" w:initials="WU">
    <w:p w:rsidR="00E12AEC" w:rsidRDefault="00E12AEC">
      <w:pPr>
        <w:pStyle w:val="CommentText"/>
      </w:pPr>
      <w:r>
        <w:rPr>
          <w:rStyle w:val="CommentReference"/>
        </w:rPr>
        <w:annotationRef/>
      </w:r>
      <w:r>
        <w:t>Establishment? Building up?</w:t>
      </w:r>
    </w:p>
  </w:comment>
  <w:comment w:id="973" w:author="Windows User" w:date="2015-08-21T09:05:00Z" w:initials="WU">
    <w:p w:rsidR="00E12AEC" w:rsidRDefault="00E12AEC">
      <w:pPr>
        <w:pStyle w:val="CommentText"/>
      </w:pPr>
      <w:r>
        <w:rPr>
          <w:rStyle w:val="CommentReference"/>
        </w:rPr>
        <w:annotationRef/>
      </w:r>
      <w:r>
        <w:t>Heavenly evangelist? Good tidings? Glad tidings? Good news?</w:t>
      </w:r>
    </w:p>
  </w:comment>
  <w:comment w:id="974" w:author="Windows User" w:date="2015-08-21T09:05:00Z" w:initials="WU">
    <w:p w:rsidR="00E12AEC" w:rsidRDefault="00E12AEC">
      <w:pPr>
        <w:pStyle w:val="CommentText"/>
      </w:pPr>
      <w:r>
        <w:rPr>
          <w:rStyle w:val="CommentReference"/>
        </w:rPr>
        <w:annotationRef/>
      </w:r>
      <w:r>
        <w:t>I don’t see “the Lord is with you” in the Coptic</w:t>
      </w:r>
    </w:p>
    <w:p w:rsidR="00E12AEC" w:rsidRDefault="00E12AEC">
      <w:pPr>
        <w:pStyle w:val="CommentText"/>
      </w:pPr>
    </w:p>
  </w:comment>
  <w:comment w:id="975" w:author="Windows User" w:date="2015-08-21T09:05:00Z" w:initials="WU">
    <w:p w:rsidR="00E12AEC" w:rsidRDefault="00E12AEC">
      <w:pPr>
        <w:pStyle w:val="CommentText"/>
      </w:pPr>
      <w:r>
        <w:rPr>
          <w:rStyle w:val="CommentReference"/>
        </w:rPr>
        <w:annotationRef/>
      </w:r>
      <w:r>
        <w:t>Heavenly herald of Good News?</w:t>
      </w:r>
    </w:p>
    <w:p w:rsidR="00E12AEC" w:rsidRDefault="00E12AEC">
      <w:pPr>
        <w:pStyle w:val="CommentText"/>
      </w:pPr>
    </w:p>
  </w:comment>
  <w:comment w:id="979" w:author="Windows User" w:date="2015-08-21T12:19:00Z" w:initials="WU">
    <w:p w:rsidR="00E12AEC" w:rsidRDefault="00E12AEC">
      <w:pPr>
        <w:pStyle w:val="CommentText"/>
      </w:pPr>
      <w:r>
        <w:rPr>
          <w:rStyle w:val="CommentReference"/>
        </w:rPr>
        <w:annotationRef/>
      </w:r>
      <w:r>
        <w:t>Redeemed?</w:t>
      </w:r>
    </w:p>
  </w:comment>
  <w:comment w:id="980" w:author="Windows User" w:date="2015-08-21T12:19:00Z" w:initials="WU">
    <w:p w:rsidR="00E12AEC" w:rsidRDefault="00E12AEC">
      <w:pPr>
        <w:pStyle w:val="CommentText"/>
      </w:pPr>
      <w:r>
        <w:rPr>
          <w:rStyle w:val="CommentReference"/>
        </w:rPr>
        <w:annotationRef/>
      </w:r>
      <w:r>
        <w:t>For? So?</w:t>
      </w:r>
    </w:p>
  </w:comment>
  <w:comment w:id="981" w:author="Windows User" w:date="2015-07-13T09:08:00Z" w:initials="WU">
    <w:p w:rsidR="00E12AEC" w:rsidRDefault="00E12AEC">
      <w:pPr>
        <w:pStyle w:val="CommentText"/>
      </w:pPr>
      <w:r>
        <w:rPr>
          <w:rStyle w:val="CommentReference"/>
        </w:rPr>
        <w:annotationRef/>
      </w:r>
      <w:r>
        <w:t>Or did shine and did illuminate</w:t>
      </w:r>
    </w:p>
  </w:comment>
  <w:comment w:id="982" w:author="Windows User" w:date="2015-07-13T09:08:00Z" w:initials="WU">
    <w:p w:rsidR="00E12AEC" w:rsidRDefault="00E12AEC">
      <w:pPr>
        <w:pStyle w:val="CommentText"/>
      </w:pPr>
      <w:r>
        <w:rPr>
          <w:rStyle w:val="CommentReference"/>
        </w:rPr>
        <w:annotationRef/>
      </w:r>
      <w:r>
        <w:t>What should this verse be?</w:t>
      </w:r>
    </w:p>
  </w:comment>
  <w:comment w:id="983" w:author="Windows User" w:date="2015-07-13T09:08:00Z" w:initials="WU">
    <w:p w:rsidR="00E12AEC" w:rsidRDefault="00E12AEC">
      <w:pPr>
        <w:pStyle w:val="CommentText"/>
      </w:pPr>
      <w:r>
        <w:rPr>
          <w:rStyle w:val="CommentReference"/>
        </w:rPr>
        <w:annotationRef/>
      </w:r>
      <w:r>
        <w:t>Uhm… does this mean something else, because saying the seal of the door Ezekiel saw was raised seems really bad …</w:t>
      </w:r>
    </w:p>
  </w:comment>
  <w:comment w:id="984" w:author="Windows User" w:date="2015-07-13T09:08:00Z" w:initials="WU">
    <w:p w:rsidR="00E12AEC" w:rsidRDefault="00E12AEC">
      <w:pPr>
        <w:pStyle w:val="CommentText"/>
      </w:pPr>
      <w:r>
        <w:rPr>
          <w:rStyle w:val="CommentReference"/>
        </w:rPr>
        <w:annotationRef/>
      </w:r>
      <w:r>
        <w:t>Who?</w:t>
      </w:r>
    </w:p>
  </w:comment>
  <w:comment w:id="985" w:author="Windows User" w:date="2015-07-13T09:08:00Z" w:initials="WU">
    <w:p w:rsidR="00E12AEC" w:rsidRDefault="00E12AEC">
      <w:pPr>
        <w:pStyle w:val="CommentText"/>
      </w:pPr>
      <w:r>
        <w:rPr>
          <w:rStyle w:val="CommentReference"/>
        </w:rPr>
        <w:annotationRef/>
      </w:r>
      <w:r>
        <w:t>Different adjective</w:t>
      </w:r>
    </w:p>
  </w:comment>
  <w:comment w:id="986" w:author="Windows User" w:date="2015-07-13T09:08:00Z" w:initials="WU">
    <w:p w:rsidR="00E12AEC" w:rsidRDefault="00E12AEC">
      <w:pPr>
        <w:pStyle w:val="CommentText"/>
      </w:pPr>
      <w:r>
        <w:rPr>
          <w:rStyle w:val="CommentReference"/>
        </w:rPr>
        <w:annotationRef/>
      </w:r>
      <w:r>
        <w:t>Sickness?</w:t>
      </w:r>
    </w:p>
  </w:comment>
  <w:comment w:id="987" w:author="Windows User" w:date="2015-07-13T20:55:00Z" w:initials="BS">
    <w:p w:rsidR="00E12AEC" w:rsidRDefault="00E12AEC">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988" w:author="Windows User" w:date="2015-07-13T21:20:00Z" w:initials="WU">
    <w:p w:rsidR="00E12AEC" w:rsidRDefault="00E12AEC">
      <w:pPr>
        <w:pStyle w:val="CommentText"/>
      </w:pPr>
      <w:r>
        <w:rPr>
          <w:rStyle w:val="CommentReference"/>
        </w:rPr>
        <w:annotationRef/>
      </w:r>
      <w:r>
        <w:t>What?</w:t>
      </w:r>
    </w:p>
  </w:comment>
  <w:comment w:id="989" w:author="Windows User" w:date="2015-08-31T09:21:00Z" w:initials="WU">
    <w:p w:rsidR="00E12AEC" w:rsidRDefault="00E12AEC">
      <w:pPr>
        <w:pStyle w:val="CommentText"/>
      </w:pPr>
      <w:r>
        <w:rPr>
          <w:rStyle w:val="CommentReference"/>
        </w:rPr>
        <w:annotationRef/>
      </w:r>
    </w:p>
  </w:comment>
  <w:comment w:id="997" w:author="Windows User" w:date="2015-08-21T21:44:00Z" w:initials="WU">
    <w:p w:rsidR="00E12AEC" w:rsidRDefault="00E12AEC">
      <w:pPr>
        <w:pStyle w:val="CommentText"/>
      </w:pPr>
      <w:r>
        <w:rPr>
          <w:rStyle w:val="CommentReference"/>
        </w:rPr>
        <w:annotationRef/>
      </w:r>
      <w:r>
        <w:t>Is abouna going by a different version of the Coptic?</w:t>
      </w:r>
    </w:p>
    <w:p w:rsidR="00E12AEC" w:rsidRDefault="00E12AEC">
      <w:pPr>
        <w:pStyle w:val="CommentText"/>
      </w:pPr>
    </w:p>
  </w:comment>
  <w:comment w:id="998" w:author="Windows User" w:date="2015-07-13T21:30:00Z" w:initials="WU">
    <w:p w:rsidR="00E12AEC" w:rsidRDefault="00E12AEC">
      <w:pPr>
        <w:pStyle w:val="CommentText"/>
      </w:pPr>
      <w:r>
        <w:rPr>
          <w:rStyle w:val="CommentReference"/>
        </w:rPr>
        <w:annotationRef/>
      </w:r>
      <w:r>
        <w:t>Praise and victory doesn’t make sense.</w:t>
      </w:r>
    </w:p>
  </w:comment>
  <w:comment w:id="999" w:author="Windows User" w:date="2015-07-13T21:38:00Z" w:initials="WU">
    <w:p w:rsidR="00E12AEC" w:rsidRDefault="00E12AEC">
      <w:pPr>
        <w:pStyle w:val="CommentText"/>
      </w:pPr>
      <w:r>
        <w:rPr>
          <w:rStyle w:val="CommentReference"/>
        </w:rPr>
        <w:annotationRef/>
      </w:r>
      <w:r>
        <w:t>Godhead?</w:t>
      </w:r>
    </w:p>
  </w:comment>
  <w:comment w:id="1003" w:author="Windows User" w:date="2015-07-14T08:55:00Z" w:initials="WU">
    <w:p w:rsidR="00E12AEC" w:rsidRDefault="00E12AEC">
      <w:pPr>
        <w:pStyle w:val="CommentText"/>
      </w:pPr>
      <w:r>
        <w:rPr>
          <w:rStyle w:val="CommentReference"/>
        </w:rPr>
        <w:annotationRef/>
      </w:r>
      <w:r>
        <w:t>Establish?</w:t>
      </w:r>
    </w:p>
  </w:comment>
  <w:comment w:id="1004" w:author="Windows User" w:date="2015-07-14T08:53:00Z" w:initials="WU">
    <w:p w:rsidR="00E12AEC" w:rsidRDefault="00E12AEC">
      <w:pPr>
        <w:pStyle w:val="CommentText"/>
      </w:pPr>
      <w:r>
        <w:rPr>
          <w:rStyle w:val="CommentReference"/>
        </w:rPr>
        <w:annotationRef/>
      </w:r>
      <w:r>
        <w:t>Check another source… missing puncuation</w:t>
      </w:r>
    </w:p>
  </w:comment>
  <w:comment w:id="1005" w:author="Windows User" w:date="2015-07-14T08:55:00Z" w:initials="WU">
    <w:p w:rsidR="00E12AEC" w:rsidRDefault="00E12AEC">
      <w:pPr>
        <w:pStyle w:val="CommentText"/>
      </w:pPr>
      <w:r>
        <w:rPr>
          <w:rStyle w:val="CommentReference"/>
        </w:rPr>
        <w:annotationRef/>
      </w:r>
      <w:r>
        <w:t>Worked?</w:t>
      </w:r>
    </w:p>
  </w:comment>
  <w:comment w:id="1006" w:author="Windows User" w:date="2015-07-14T08:55:00Z" w:initials="WU">
    <w:p w:rsidR="00E12AEC" w:rsidRDefault="00E12AEC">
      <w:pPr>
        <w:pStyle w:val="CommentText"/>
      </w:pPr>
      <w:r>
        <w:rPr>
          <w:rStyle w:val="CommentReference"/>
        </w:rPr>
        <w:annotationRef/>
      </w:r>
      <w:r>
        <w:t>Thrice holy or Trisagion?</w:t>
      </w:r>
    </w:p>
  </w:comment>
  <w:comment w:id="1007" w:author="Windows User" w:date="2015-07-14T09:03:00Z" w:initials="WU">
    <w:p w:rsidR="00E12AEC" w:rsidRPr="00936DE7" w:rsidRDefault="00E12AE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08" w:author="Windows User" w:date="2015-07-14T09:03:00Z" w:initials="WU">
    <w:p w:rsidR="00E12AEC" w:rsidRDefault="00E12AEC">
      <w:pPr>
        <w:pStyle w:val="CommentText"/>
      </w:pPr>
      <w:r>
        <w:rPr>
          <w:rStyle w:val="CommentReference"/>
        </w:rPr>
        <w:annotationRef/>
      </w:r>
      <w:r>
        <w:t>Right translation?</w:t>
      </w:r>
    </w:p>
  </w:comment>
  <w:comment w:id="1009" w:author="Windows User" w:date="2015-07-14T12:24:00Z" w:initials="WU">
    <w:p w:rsidR="00E12AEC" w:rsidRDefault="00E12AEC">
      <w:pPr>
        <w:pStyle w:val="CommentText"/>
      </w:pPr>
      <w:r>
        <w:rPr>
          <w:rStyle w:val="CommentReference"/>
        </w:rPr>
        <w:annotationRef/>
      </w:r>
      <w:r>
        <w:t>What does this mean?</w:t>
      </w:r>
    </w:p>
  </w:comment>
  <w:comment w:id="1010" w:author="Windows User" w:date="2015-07-14T12:24:00Z" w:initials="WU">
    <w:p w:rsidR="00E12AEC" w:rsidRDefault="00E12AEC">
      <w:pPr>
        <w:pStyle w:val="CommentText"/>
      </w:pPr>
      <w:r>
        <w:rPr>
          <w:rStyle w:val="CommentReference"/>
        </w:rPr>
        <w:annotationRef/>
      </w:r>
      <w:r>
        <w:t>To the end?</w:t>
      </w:r>
    </w:p>
  </w:comment>
  <w:comment w:id="1011" w:author="Windows User" w:date="2015-07-14T20:49:00Z" w:initials="WU">
    <w:p w:rsidR="00E12AEC" w:rsidRDefault="00E12AEC">
      <w:pPr>
        <w:pStyle w:val="CommentText"/>
      </w:pPr>
      <w:r>
        <w:rPr>
          <w:rStyle w:val="CommentReference"/>
        </w:rPr>
        <w:annotationRef/>
      </w:r>
      <w:r>
        <w:t>Or freedom?</w:t>
      </w:r>
    </w:p>
  </w:comment>
  <w:comment w:id="1012" w:author="Windows User" w:date="2015-07-14T20:49:00Z" w:initials="WU">
    <w:p w:rsidR="00E12AEC" w:rsidRDefault="00E12AEC">
      <w:pPr>
        <w:pStyle w:val="CommentText"/>
      </w:pPr>
      <w:r>
        <w:rPr>
          <w:rStyle w:val="CommentReference"/>
        </w:rPr>
        <w:annotationRef/>
      </w:r>
      <w:r>
        <w:t>Or establish?</w:t>
      </w:r>
    </w:p>
  </w:comment>
  <w:comment w:id="1039" w:author="Windows User" w:date="2015-07-14T21:15:00Z" w:initials="WU">
    <w:p w:rsidR="00E12AEC" w:rsidRDefault="00E12AEC">
      <w:pPr>
        <w:pStyle w:val="CommentText"/>
      </w:pPr>
      <w:r>
        <w:rPr>
          <w:rStyle w:val="CommentReference"/>
        </w:rPr>
        <w:annotationRef/>
      </w:r>
      <w:r>
        <w:t>Can this be reworded?</w:t>
      </w:r>
    </w:p>
  </w:comment>
  <w:comment w:id="1040" w:author="Windows User" w:date="2015-07-15T08:35:00Z" w:initials="WU">
    <w:p w:rsidR="00E12AEC" w:rsidRDefault="00E12AEC">
      <w:pPr>
        <w:pStyle w:val="CommentText"/>
      </w:pPr>
      <w:r>
        <w:rPr>
          <w:rStyle w:val="CommentReference"/>
        </w:rPr>
        <w:annotationRef/>
      </w:r>
      <w:r>
        <w:t>Check other books for alternate word here.</w:t>
      </w:r>
    </w:p>
  </w:comment>
  <w:comment w:id="1041" w:author="Windows User" w:date="2015-07-15T08:35:00Z" w:initials="WU">
    <w:p w:rsidR="00E12AEC" w:rsidRDefault="00E12AEC">
      <w:pPr>
        <w:pStyle w:val="CommentText"/>
      </w:pPr>
      <w:r>
        <w:rPr>
          <w:rStyle w:val="CommentReference"/>
        </w:rPr>
        <w:annotationRef/>
      </w:r>
      <w:r>
        <w:t>Nations or peoples?</w:t>
      </w:r>
    </w:p>
  </w:comment>
  <w:comment w:id="1042" w:author="Windows User" w:date="2015-07-15T08:35:00Z" w:initials="WU">
    <w:p w:rsidR="00E12AEC" w:rsidRDefault="00E12AEC">
      <w:pPr>
        <w:pStyle w:val="CommentText"/>
      </w:pPr>
      <w:r>
        <w:rPr>
          <w:rStyle w:val="CommentReference"/>
        </w:rPr>
        <w:annotationRef/>
      </w:r>
      <w:r>
        <w:t>Burned or consumed?</w:t>
      </w:r>
    </w:p>
  </w:comment>
  <w:comment w:id="1043" w:author="Windows User" w:date="2015-07-15T08:35:00Z" w:initials="WU">
    <w:p w:rsidR="00E12AEC" w:rsidRDefault="00E12AEC">
      <w:pPr>
        <w:pStyle w:val="CommentText"/>
      </w:pPr>
      <w:r>
        <w:rPr>
          <w:rStyle w:val="CommentReference"/>
        </w:rPr>
        <w:annotationRef/>
      </w:r>
      <w:r>
        <w:t>?</w:t>
      </w:r>
    </w:p>
  </w:comment>
  <w:comment w:id="1044" w:author="Windows User" w:date="2015-07-15T08:33:00Z" w:initials="WU">
    <w:p w:rsidR="00E12AEC" w:rsidRPr="0098028B" w:rsidRDefault="00E12AE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46" w:author="Windows User" w:date="2015-08-31T12:49:00Z" w:initials="WU">
    <w:p w:rsidR="00E12AEC" w:rsidRDefault="00E12AEC">
      <w:pPr>
        <w:pStyle w:val="CommentText"/>
      </w:pPr>
      <w:r>
        <w:rPr>
          <w:rStyle w:val="CommentReference"/>
        </w:rPr>
        <w:annotationRef/>
      </w:r>
      <w:r>
        <w:t>Synaxarium has St. James dying twice… likely one of them should be St. John!</w:t>
      </w:r>
    </w:p>
  </w:comment>
  <w:comment w:id="1054" w:author="Windows User" w:date="2015-07-15T08:52:00Z" w:initials="WU">
    <w:p w:rsidR="00E12AEC" w:rsidRDefault="00E12AEC">
      <w:pPr>
        <w:pStyle w:val="CommentText"/>
      </w:pPr>
      <w:r>
        <w:rPr>
          <w:rStyle w:val="CommentReference"/>
        </w:rPr>
        <w:annotationRef/>
      </w:r>
      <w:r>
        <w:t>Approached? What does this vs mean?</w:t>
      </w:r>
    </w:p>
  </w:comment>
  <w:comment w:id="1055" w:author="Windows User" w:date="2015-07-15T08:50:00Z" w:initials="WU">
    <w:p w:rsidR="00E12AEC" w:rsidRPr="00035775" w:rsidRDefault="00E12AE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60" w:author="Windows User" w:date="2015-07-15T20:49:00Z" w:initials="WU">
    <w:p w:rsidR="00E12AEC" w:rsidRDefault="00E12AEC">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061" w:author="Windows User" w:date="2015-08-31T08:41:00Z" w:initials="WU">
    <w:p w:rsidR="00E12AEC" w:rsidRDefault="00E12AEC">
      <w:pPr>
        <w:pStyle w:val="CommentText"/>
      </w:pPr>
      <w:r>
        <w:rPr>
          <w:rStyle w:val="CommentReference"/>
        </w:rPr>
        <w:annotationRef/>
      </w:r>
      <w:r>
        <w:t>Completely different.</w:t>
      </w:r>
    </w:p>
  </w:comment>
  <w:comment w:id="1062" w:author="Windows User" w:date="2015-08-31T08:41:00Z" w:initials="WU">
    <w:p w:rsidR="00E12AEC" w:rsidRDefault="00E12AEC">
      <w:pPr>
        <w:pStyle w:val="CommentText"/>
      </w:pPr>
      <w:r>
        <w:rPr>
          <w:rStyle w:val="CommentReference"/>
        </w:rPr>
        <w:annotationRef/>
      </w:r>
      <w:r>
        <w:t>With or in?</w:t>
      </w:r>
    </w:p>
  </w:comment>
  <w:comment w:id="1063" w:author="Windows User" w:date="2015-08-31T08:41:00Z" w:initials="WU">
    <w:p w:rsidR="00E12AEC" w:rsidRDefault="00E12AEC">
      <w:pPr>
        <w:pStyle w:val="CommentText"/>
      </w:pPr>
      <w:r>
        <w:rPr>
          <w:rStyle w:val="CommentReference"/>
        </w:rPr>
        <w:annotationRef/>
      </w:r>
    </w:p>
  </w:comment>
  <w:comment w:id="1064" w:author="Windows User" w:date="2015-08-31T08:41:00Z" w:initials="WU">
    <w:p w:rsidR="00E12AEC" w:rsidRDefault="00E12AEC">
      <w:pPr>
        <w:pStyle w:val="CommentText"/>
      </w:pPr>
      <w:r>
        <w:rPr>
          <w:rStyle w:val="CommentReference"/>
        </w:rPr>
        <w:annotationRef/>
      </w:r>
      <w:r>
        <w:t>Sound or voice?</w:t>
      </w:r>
    </w:p>
  </w:comment>
  <w:comment w:id="1065" w:author="Windows User" w:date="2015-08-31T08:50:00Z" w:initials="WU">
    <w:p w:rsidR="00E12AEC" w:rsidRDefault="00E12AEC">
      <w:pPr>
        <w:pStyle w:val="CommentText"/>
      </w:pPr>
      <w:r>
        <w:rPr>
          <w:rStyle w:val="CommentReference"/>
        </w:rPr>
        <w:annotationRef/>
      </w:r>
      <w:r>
        <w:t>Open to suggetions.</w:t>
      </w:r>
    </w:p>
  </w:comment>
  <w:comment w:id="1066" w:author="Windows User" w:date="2015-08-31T08:50:00Z" w:initials="WU">
    <w:p w:rsidR="00E12AEC" w:rsidRDefault="00E12AEC">
      <w:pPr>
        <w:pStyle w:val="CommentText"/>
      </w:pPr>
      <w:r>
        <w:rPr>
          <w:rStyle w:val="CommentReference"/>
        </w:rPr>
        <w:annotationRef/>
      </w:r>
      <w:r>
        <w:t>Before?</w:t>
      </w:r>
    </w:p>
  </w:comment>
  <w:comment w:id="1067" w:author="Windows User" w:date="2015-08-31T08:50:00Z" w:initials="WU">
    <w:p w:rsidR="00E12AEC" w:rsidRDefault="00E12AEC">
      <w:pPr>
        <w:pStyle w:val="CommentText"/>
      </w:pPr>
      <w:r>
        <w:rPr>
          <w:rStyle w:val="CommentReference"/>
        </w:rPr>
        <w:annotationRef/>
      </w:r>
      <w:r>
        <w:t>Nations?</w:t>
      </w:r>
    </w:p>
  </w:comment>
  <w:comment w:id="1068" w:author="Windows User" w:date="2015-08-31T08:50:00Z" w:initials="WU">
    <w:p w:rsidR="00E12AEC" w:rsidRDefault="00E12AEC">
      <w:pPr>
        <w:pStyle w:val="CommentText"/>
      </w:pPr>
      <w:r>
        <w:rPr>
          <w:rStyle w:val="CommentReference"/>
        </w:rPr>
        <w:annotationRef/>
      </w:r>
      <w:r>
        <w:t>?</w:t>
      </w:r>
    </w:p>
  </w:comment>
  <w:comment w:id="1099" w:author="Windows User" w:date="2015-08-24T09:20:00Z" w:initials="WU">
    <w:p w:rsidR="00E12AEC" w:rsidRPr="00DD5DBC" w:rsidRDefault="00E12AE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00" w:author="Windows User" w:date="2015-08-24T09:23:00Z" w:initials="WU">
    <w:p w:rsidR="00E12AEC" w:rsidRDefault="00E12AEC">
      <w:pPr>
        <w:pStyle w:val="CommentText"/>
      </w:pPr>
      <w:r>
        <w:rPr>
          <w:rStyle w:val="CommentReference"/>
        </w:rPr>
        <w:annotationRef/>
      </w:r>
      <w:r>
        <w:t>What does the Coptic say?</w:t>
      </w:r>
    </w:p>
  </w:comment>
  <w:comment w:id="1101" w:author="Windows User" w:date="2015-08-24T09:23:00Z" w:initials="WU">
    <w:p w:rsidR="00E12AEC" w:rsidRDefault="00E12AEC">
      <w:pPr>
        <w:pStyle w:val="CommentText"/>
      </w:pPr>
      <w:r>
        <w:rPr>
          <w:rStyle w:val="CommentReference"/>
        </w:rPr>
        <w:annotationRef/>
      </w:r>
      <w:r>
        <w:t>What is being quoted? 2Cor 5?</w:t>
      </w:r>
    </w:p>
  </w:comment>
  <w:comment w:id="1102" w:author="Windows User" w:date="2015-08-24T09:30:00Z" w:initials="WU">
    <w:p w:rsidR="00E12AEC" w:rsidRDefault="00E12AEC">
      <w:pPr>
        <w:pStyle w:val="CommentText"/>
      </w:pPr>
      <w:r>
        <w:rPr>
          <w:rStyle w:val="CommentReference"/>
        </w:rPr>
        <w:annotationRef/>
      </w:r>
      <w:r>
        <w:t>This is clearly a late composition, bastardizing other hymns. “our father in heaven, the sinless one, with your good father…” right.</w:t>
      </w:r>
    </w:p>
  </w:comment>
  <w:comment w:id="1103" w:author="Windows User" w:date="2015-08-24T09:30:00Z" w:initials="WU">
    <w:p w:rsidR="00E12AEC" w:rsidRDefault="00E12AEC">
      <w:pPr>
        <w:pStyle w:val="CommentText"/>
      </w:pPr>
      <w:r>
        <w:rPr>
          <w:rStyle w:val="CommentReference"/>
        </w:rPr>
        <w:annotationRef/>
      </w:r>
      <w:r>
        <w:t>Coptic is different from previous verse. What should English be?</w:t>
      </w:r>
    </w:p>
  </w:comment>
  <w:comment w:id="1104" w:author="Windows User" w:date="2015-08-24T09:30:00Z" w:initials="WU">
    <w:p w:rsidR="00E12AEC" w:rsidRDefault="00E12AEC">
      <w:pPr>
        <w:pStyle w:val="CommentText"/>
      </w:pPr>
      <w:r>
        <w:rPr>
          <w:rStyle w:val="CommentReference"/>
        </w:rPr>
        <w:annotationRef/>
      </w:r>
      <w:r>
        <w:t>Or athletes? Or athletic martyrs?</w:t>
      </w:r>
    </w:p>
  </w:comment>
  <w:comment w:id="1105" w:author="Windows User" w:date="2015-08-24T09:30:00Z" w:initials="WU">
    <w:p w:rsidR="00E12AEC" w:rsidRDefault="00E12AEC">
      <w:pPr>
        <w:pStyle w:val="CommentText"/>
      </w:pPr>
      <w:r>
        <w:rPr>
          <w:rStyle w:val="CommentReference"/>
        </w:rPr>
        <w:annotationRef/>
      </w:r>
      <w:r>
        <w:t>Or of the martyrs?</w:t>
      </w:r>
    </w:p>
  </w:comment>
  <w:comment w:id="1106" w:author="Windows User" w:date="2015-08-24T09:30:00Z" w:initials="WU">
    <w:p w:rsidR="00E12AEC" w:rsidRDefault="00E12AEC">
      <w:pPr>
        <w:pStyle w:val="CommentText"/>
      </w:pPr>
      <w:r>
        <w:rPr>
          <w:rStyle w:val="CommentReference"/>
        </w:rPr>
        <w:annotationRef/>
      </w:r>
      <w:r>
        <w:t>Carries or lifts?</w:t>
      </w:r>
    </w:p>
  </w:comment>
  <w:comment w:id="1107" w:author="Windows User" w:date="2015-08-24T09:30:00Z" w:initials="WU">
    <w:p w:rsidR="00E12AEC" w:rsidRDefault="00E12AEC">
      <w:pPr>
        <w:pStyle w:val="CommentText"/>
      </w:pPr>
      <w:r>
        <w:rPr>
          <w:rStyle w:val="CommentReference"/>
        </w:rPr>
        <w:annotationRef/>
      </w:r>
      <w:r>
        <w:t>Churches?</w:t>
      </w:r>
    </w:p>
    <w:p w:rsidR="00E12AEC" w:rsidRDefault="00E12AEC">
      <w:pPr>
        <w:pStyle w:val="CommentText"/>
      </w:pPr>
    </w:p>
  </w:comment>
  <w:comment w:id="1108" w:author="Windows User" w:date="2015-08-24T09:30:00Z" w:initials="WU">
    <w:p w:rsidR="00E12AEC" w:rsidRDefault="00E12AEC">
      <w:pPr>
        <w:pStyle w:val="CommentText"/>
      </w:pPr>
      <w:r>
        <w:rPr>
          <w:rStyle w:val="CommentReference"/>
        </w:rPr>
        <w:annotationRef/>
      </w:r>
      <w:r>
        <w:t>End?</w:t>
      </w:r>
    </w:p>
  </w:comment>
  <w:comment w:id="1112" w:author="Windows User" w:date="2015-07-16T22:01:00Z" w:initials="WU">
    <w:p w:rsidR="00E12AEC" w:rsidRDefault="00E12AEC">
      <w:pPr>
        <w:pStyle w:val="CommentText"/>
      </w:pPr>
      <w:r>
        <w:rPr>
          <w:rStyle w:val="CommentReference"/>
        </w:rPr>
        <w:annotationRef/>
      </w:r>
      <w:r>
        <w:t>Or full stop. You are worthy of the glory,</w:t>
      </w:r>
    </w:p>
  </w:comment>
  <w:comment w:id="1116" w:author="Windows User" w:date="2015-08-24T12:04:00Z" w:initials="WU">
    <w:p w:rsidR="00E12AEC" w:rsidRDefault="00E12AEC">
      <w:pPr>
        <w:pStyle w:val="CommentText"/>
      </w:pPr>
      <w:r>
        <w:rPr>
          <w:rStyle w:val="CommentReference"/>
        </w:rPr>
        <w:annotationRef/>
      </w:r>
      <w:r>
        <w:t>?</w:t>
      </w:r>
    </w:p>
  </w:comment>
  <w:comment w:id="1117" w:author="Windows User" w:date="2015-08-24T12:17:00Z" w:initials="WU">
    <w:p w:rsidR="00E12AEC" w:rsidRDefault="00E12AEC">
      <w:pPr>
        <w:pStyle w:val="CommentText"/>
      </w:pPr>
      <w:r>
        <w:rPr>
          <w:rStyle w:val="CommentReference"/>
        </w:rPr>
        <w:annotationRef/>
      </w:r>
      <w:r>
        <w:t>Is? Or will be? Exalted, or highly exalted?</w:t>
      </w:r>
    </w:p>
  </w:comment>
  <w:comment w:id="1118" w:author="Windows User" w:date="2015-07-16T22:13:00Z" w:initials="WU">
    <w:p w:rsidR="00E12AEC" w:rsidRDefault="00E12AEC">
      <w:pPr>
        <w:pStyle w:val="CommentText"/>
      </w:pPr>
      <w:r>
        <w:rPr>
          <w:rStyle w:val="CommentReference"/>
        </w:rPr>
        <w:annotationRef/>
      </w:r>
      <w:r>
        <w:t>Bring or offer</w:t>
      </w:r>
    </w:p>
  </w:comment>
  <w:comment w:id="1119" w:author="Windows User" w:date="2015-07-16T22:13:00Z" w:initials="WU">
    <w:p w:rsidR="00E12AEC" w:rsidRDefault="00E12AEC">
      <w:pPr>
        <w:pStyle w:val="CommentText"/>
      </w:pPr>
      <w:r>
        <w:rPr>
          <w:rStyle w:val="CommentReference"/>
        </w:rPr>
        <w:annotationRef/>
      </w:r>
      <w:r>
        <w:t>Spelling?</w:t>
      </w:r>
    </w:p>
  </w:comment>
  <w:comment w:id="1123" w:author="Windows User" w:date="2015-08-24T12:22:00Z" w:initials="WU">
    <w:p w:rsidR="00E12AEC" w:rsidRDefault="00E12AEC">
      <w:pPr>
        <w:pStyle w:val="CommentText"/>
      </w:pPr>
      <w:r>
        <w:rPr>
          <w:rStyle w:val="CommentReference"/>
        </w:rPr>
        <w:annotationRef/>
      </w:r>
      <w:r>
        <w:t>Name or Holy Name?</w:t>
      </w:r>
    </w:p>
  </w:comment>
  <w:comment w:id="1127" w:author="Windows User" w:date="2015-08-24T12:30:00Z" w:initials="WU">
    <w:p w:rsidR="00E12AEC" w:rsidRDefault="00E12AEC">
      <w:pPr>
        <w:pStyle w:val="CommentText"/>
      </w:pPr>
      <w:r>
        <w:rPr>
          <w:rStyle w:val="CommentReference"/>
        </w:rPr>
        <w:annotationRef/>
      </w:r>
      <w:r>
        <w:t>Christ or Jesus Christ?</w:t>
      </w:r>
    </w:p>
  </w:comment>
  <w:comment w:id="1131" w:author="Windows User" w:date="2015-08-24T12:34:00Z" w:initials="WU">
    <w:p w:rsidR="00E12AEC" w:rsidRDefault="00E12AEC">
      <w:pPr>
        <w:pStyle w:val="CommentText"/>
      </w:pPr>
      <w:r>
        <w:rPr>
          <w:rStyle w:val="CommentReference"/>
        </w:rPr>
        <w:annotationRef/>
      </w:r>
      <w:r>
        <w:t>Name or Holy Name?</w:t>
      </w:r>
    </w:p>
  </w:comment>
  <w:comment w:id="1132" w:author="Windows User" w:date="2015-08-24T12:34:00Z" w:initials="WU">
    <w:p w:rsidR="00E12AEC" w:rsidRDefault="00E12AEC">
      <w:pPr>
        <w:pStyle w:val="CommentText"/>
      </w:pPr>
      <w:r>
        <w:rPr>
          <w:rStyle w:val="CommentReference"/>
        </w:rPr>
        <w:annotationRef/>
      </w:r>
      <w:r>
        <w:t>To Him? Or by His might/power?</w:t>
      </w:r>
    </w:p>
  </w:comment>
  <w:comment w:id="1133" w:author="Windows User" w:date="2015-08-24T12:34:00Z" w:initials="WU">
    <w:p w:rsidR="00E12AEC" w:rsidRDefault="00E12AEC">
      <w:pPr>
        <w:pStyle w:val="CommentText"/>
      </w:pPr>
      <w:r>
        <w:rPr>
          <w:rStyle w:val="CommentReference"/>
        </w:rPr>
        <w:annotationRef/>
      </w:r>
      <w:r>
        <w:t>Might, or may?</w:t>
      </w:r>
    </w:p>
  </w:comment>
  <w:comment w:id="1134" w:author="Windows User" w:date="2015-08-24T12:34:00Z" w:initials="WU">
    <w:p w:rsidR="00E12AEC" w:rsidRDefault="00E12AEC" w:rsidP="00F77A5B">
      <w:pPr>
        <w:pStyle w:val="CommentText"/>
      </w:pPr>
      <w:r>
        <w:rPr>
          <w:rStyle w:val="CommentReference"/>
        </w:rPr>
        <w:annotationRef/>
      </w:r>
      <w:r>
        <w:t>Christ or Jesus Christ?</w:t>
      </w:r>
    </w:p>
  </w:comment>
  <w:comment w:id="1135" w:author="Windows User" w:date="2015-07-17T22:26:00Z" w:initials="WU">
    <w:p w:rsidR="00E12AEC" w:rsidRDefault="00E12AEC">
      <w:pPr>
        <w:pStyle w:val="CommentText"/>
      </w:pPr>
      <w:r>
        <w:rPr>
          <w:rStyle w:val="CommentReference"/>
        </w:rPr>
        <w:annotationRef/>
      </w:r>
      <w:r>
        <w:t>Miracles?</w:t>
      </w:r>
    </w:p>
  </w:comment>
  <w:comment w:id="1139" w:author="Windows User" w:date="2015-08-24T12:38:00Z" w:initials="WU">
    <w:p w:rsidR="00E12AEC" w:rsidRDefault="00E12AEC">
      <w:pPr>
        <w:pStyle w:val="CommentText"/>
      </w:pPr>
      <w:r>
        <w:rPr>
          <w:rStyle w:val="CommentReference"/>
        </w:rPr>
        <w:annotationRef/>
      </w:r>
      <w:r>
        <w:t>Name or Holy Name?</w:t>
      </w:r>
    </w:p>
  </w:comment>
  <w:comment w:id="1140" w:author="Windows User" w:date="2015-08-24T12:38:00Z" w:initials="WU">
    <w:p w:rsidR="00E12AEC" w:rsidRDefault="00E12AEC">
      <w:pPr>
        <w:pStyle w:val="CommentText"/>
      </w:pPr>
      <w:r>
        <w:rPr>
          <w:rStyle w:val="CommentReference"/>
        </w:rPr>
        <w:annotationRef/>
      </w:r>
      <w:r>
        <w:t>To Him? Or by His might/power?</w:t>
      </w:r>
    </w:p>
  </w:comment>
  <w:comment w:id="1141" w:author="Windows User" w:date="2015-08-24T12:38:00Z" w:initials="WU">
    <w:p w:rsidR="00E12AEC" w:rsidRDefault="00E12AEC">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030B" w:rsidRDefault="00AA030B" w:rsidP="006D61CA">
      <w:pPr>
        <w:spacing w:after="0" w:line="240" w:lineRule="auto"/>
      </w:pPr>
      <w:r>
        <w:separator/>
      </w:r>
    </w:p>
  </w:endnote>
  <w:endnote w:type="continuationSeparator" w:id="0">
    <w:p w:rsidR="00AA030B" w:rsidRDefault="00AA030B"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AEC" w:rsidRPr="009654EE" w:rsidRDefault="00E12AEC"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E302BD">
      <w:rPr>
        <w:noProof/>
        <w:lang w:val="en-US"/>
      </w:rPr>
      <w:t>33</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AEC" w:rsidRPr="006D61CA" w:rsidRDefault="00E12AE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20BBD">
      <w:rPr>
        <w:noProof/>
        <w:lang w:val="en-US"/>
      </w:rPr>
      <w:t>528</w:t>
    </w:r>
    <w:r w:rsidRPr="006D61CA">
      <w:rPr>
        <w:lang w:val="en-US"/>
      </w:rPr>
      <w:fldChar w:fldCharType="end"/>
    </w:r>
  </w:p>
  <w:p w:rsidR="00E12AEC" w:rsidRDefault="00E12AEC"/>
  <w:p w:rsidR="00E12AEC" w:rsidRDefault="00E12AE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030B" w:rsidRDefault="00AA030B" w:rsidP="006D61CA">
      <w:pPr>
        <w:spacing w:after="0" w:line="240" w:lineRule="auto"/>
      </w:pPr>
      <w:r>
        <w:separator/>
      </w:r>
    </w:p>
  </w:footnote>
  <w:footnote w:type="continuationSeparator" w:id="0">
    <w:p w:rsidR="00AA030B" w:rsidRDefault="00AA030B" w:rsidP="006D61CA">
      <w:pPr>
        <w:spacing w:after="0" w:line="240" w:lineRule="auto"/>
      </w:pPr>
      <w:r>
        <w:continuationSeparator/>
      </w:r>
    </w:p>
  </w:footnote>
  <w:footnote w:id="1">
    <w:p w:rsidR="00E12AEC" w:rsidRDefault="00E12AE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E12AEC" w:rsidRDefault="00E12AEC"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E12AEC" w:rsidRDefault="00E12AE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E12AEC" w:rsidRDefault="00E12AEC"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E12AEC" w:rsidRDefault="00E12AE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E12AEC" w:rsidRDefault="00E12AEC"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E12AEC" w:rsidRDefault="00E12AEC"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E12AEC" w:rsidRDefault="00E12AE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E12AEC" w:rsidRDefault="00E12AE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E12AEC" w:rsidRDefault="00E12AE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E12AEC" w:rsidRDefault="00E12AEC">
      <w:pPr>
        <w:pStyle w:val="FootnoteText"/>
      </w:pPr>
      <w:r>
        <w:rPr>
          <w:rStyle w:val="FootnoteReference"/>
        </w:rPr>
        <w:footnoteRef/>
      </w:r>
      <w:r>
        <w:t xml:space="preserve"> The alternative, shorter Gospel reading is suppressed in current practice</w:t>
      </w:r>
    </w:p>
  </w:footnote>
  <w:footnote w:id="12">
    <w:p w:rsidR="00E12AEC" w:rsidRDefault="00E12AEC">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E12AEC" w:rsidRDefault="00E12AE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E12AEC" w:rsidRDefault="00E12AE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E12AEC" w:rsidRDefault="00E12AE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E12AEC" w:rsidRPr="004A3E27" w:rsidRDefault="00E12AEC"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E12AEC" w:rsidRPr="004A3E27" w:rsidRDefault="00E12AEC"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E12AEC" w:rsidRPr="004A3E27" w:rsidRDefault="00E12AEC"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E12AEC" w:rsidRPr="004A3E27" w:rsidRDefault="00E12AEC"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E12AEC" w:rsidRPr="004A3E27" w:rsidRDefault="00E12AEC"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E12AEC" w:rsidRPr="004A3E27" w:rsidRDefault="00E12AEC"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E12AEC" w:rsidRPr="004A3E27" w:rsidRDefault="00E12AEC" w:rsidP="00E54261">
      <w:pPr>
        <w:pStyle w:val="FootnoteText"/>
      </w:pPr>
      <w:r w:rsidRPr="004A3E27">
        <w:rPr>
          <w:rStyle w:val="FootnoteReference"/>
        </w:rPr>
        <w:footnoteRef/>
      </w:r>
      <w:r w:rsidRPr="004A3E27">
        <w:t xml:space="preserve"> Pause a moment and give that a little thought.</w:t>
      </w:r>
    </w:p>
  </w:footnote>
  <w:footnote w:id="23">
    <w:p w:rsidR="00E12AEC" w:rsidRPr="004A3E27" w:rsidRDefault="00E12AEC"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E12AEC" w:rsidRPr="004A3E27" w:rsidRDefault="00E12AEC"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E12AEC" w:rsidRPr="004A3E27" w:rsidRDefault="00E12AEC"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E12AEC" w:rsidRPr="004A3E27" w:rsidRDefault="00E12AEC"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E12AEC" w:rsidRPr="004A3E27" w:rsidRDefault="00E12AEC" w:rsidP="00E54261">
      <w:pPr>
        <w:pStyle w:val="FootnoteText"/>
      </w:pPr>
      <w:r w:rsidRPr="004A3E27">
        <w:rPr>
          <w:rStyle w:val="FootnoteReference"/>
        </w:rPr>
        <w:footnoteRef/>
      </w:r>
      <w:r w:rsidRPr="004A3E27">
        <w:t xml:space="preserve"> Or: I rest in peace and fall asleep at once.</w:t>
      </w:r>
    </w:p>
  </w:footnote>
  <w:footnote w:id="28">
    <w:p w:rsidR="00E12AEC" w:rsidRPr="004A3E27" w:rsidRDefault="00E12AEC" w:rsidP="00E54261">
      <w:pPr>
        <w:pStyle w:val="FootnoteText"/>
      </w:pPr>
      <w:r w:rsidRPr="004A3E27">
        <w:rPr>
          <w:rStyle w:val="FootnoteReference"/>
        </w:rPr>
        <w:footnoteRef/>
      </w:r>
      <w:r w:rsidRPr="004A3E27">
        <w:t xml:space="preserve"> Following the Ethiopian version, which is based on the Septuagint.</w:t>
      </w:r>
    </w:p>
  </w:footnote>
  <w:footnote w:id="29">
    <w:p w:rsidR="00E12AEC" w:rsidRPr="004A3E27" w:rsidRDefault="00E12AEC"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E12AEC" w:rsidRPr="004A3E27" w:rsidRDefault="00E12AEC" w:rsidP="00E54261">
      <w:pPr>
        <w:pStyle w:val="FootnoteText"/>
      </w:pPr>
      <w:r w:rsidRPr="004A3E27">
        <w:rPr>
          <w:rStyle w:val="FootnoteReference"/>
        </w:rPr>
        <w:footnoteRef/>
      </w:r>
      <w:r w:rsidRPr="004A3E27">
        <w:t xml:space="preserve"> cp. Psalm 37:2; Jeremiah 10:24.</w:t>
      </w:r>
    </w:p>
  </w:footnote>
  <w:footnote w:id="31">
    <w:p w:rsidR="00E12AEC" w:rsidRPr="004A3E27" w:rsidRDefault="00E12AEC"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E12AEC" w:rsidRPr="004A3E27" w:rsidRDefault="00E12AEC" w:rsidP="00E54261">
      <w:pPr>
        <w:pStyle w:val="FootnoteText"/>
      </w:pPr>
      <w:r w:rsidRPr="004A3E27">
        <w:rPr>
          <w:rStyle w:val="FootnoteReference"/>
        </w:rPr>
        <w:footnoteRef/>
      </w:r>
      <w:r w:rsidRPr="004A3E27">
        <w:t xml:space="preserve"> cp. Mt. 7:23.</w:t>
      </w:r>
    </w:p>
  </w:footnote>
  <w:footnote w:id="33">
    <w:p w:rsidR="00E12AEC" w:rsidRPr="004A3E27" w:rsidRDefault="00E12AEC" w:rsidP="00E54261">
      <w:pPr>
        <w:pStyle w:val="FootnoteText"/>
      </w:pPr>
      <w:r w:rsidRPr="004A3E27">
        <w:rPr>
          <w:rStyle w:val="FootnoteReference"/>
        </w:rPr>
        <w:footnoteRef/>
      </w:r>
      <w:r w:rsidRPr="004A3E27">
        <w:t xml:space="preserve"> cp. 1 Pet. 5:8.</w:t>
      </w:r>
    </w:p>
  </w:footnote>
  <w:footnote w:id="34">
    <w:p w:rsidR="00E12AEC" w:rsidRPr="004A3E27" w:rsidRDefault="00E12AEC" w:rsidP="00E54261">
      <w:pPr>
        <w:pStyle w:val="FootnoteText"/>
      </w:pPr>
      <w:r w:rsidRPr="004A3E27">
        <w:rPr>
          <w:rStyle w:val="FootnoteReference"/>
        </w:rPr>
        <w:footnoteRef/>
      </w:r>
      <w:r w:rsidRPr="004A3E27">
        <w:t xml:space="preserve"> Empties fall (Ephes. 5:18).</w:t>
      </w:r>
    </w:p>
  </w:footnote>
  <w:footnote w:id="35">
    <w:p w:rsidR="00E12AEC" w:rsidRPr="004A3E27" w:rsidRDefault="00E12AEC"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E12AEC" w:rsidRPr="004A3E27" w:rsidRDefault="00E12AEC"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E12AEC" w:rsidRPr="004A3E27" w:rsidRDefault="00E12AEC" w:rsidP="00E54261">
      <w:pPr>
        <w:pStyle w:val="FootnoteText"/>
      </w:pPr>
      <w:r w:rsidRPr="004A3E27">
        <w:rPr>
          <w:rStyle w:val="FootnoteReference"/>
        </w:rPr>
        <w:footnoteRef/>
      </w:r>
      <w:r w:rsidRPr="004A3E27">
        <w:t xml:space="preserve"> Mt. 21:16.</w:t>
      </w:r>
    </w:p>
  </w:footnote>
  <w:footnote w:id="38">
    <w:p w:rsidR="00E12AEC" w:rsidRPr="004A3E27" w:rsidRDefault="00E12AEC"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E12AEC" w:rsidRPr="004A3E27" w:rsidRDefault="00E12AEC" w:rsidP="00E54261">
      <w:pPr>
        <w:pStyle w:val="FootnoteText"/>
      </w:pPr>
      <w:r w:rsidRPr="004A3E27">
        <w:rPr>
          <w:rStyle w:val="FootnoteReference"/>
        </w:rPr>
        <w:footnoteRef/>
      </w:r>
      <w:r w:rsidRPr="004A3E27">
        <w:t xml:space="preserve"> Heb. 2:6-8. The Sovereignty of the Son of Man (Messiah).</w:t>
      </w:r>
    </w:p>
  </w:footnote>
  <w:footnote w:id="40">
    <w:p w:rsidR="00E12AEC" w:rsidRPr="004A3E27" w:rsidRDefault="00E12AEC"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E12AEC" w:rsidRPr="004A3E27" w:rsidRDefault="00E12AEC" w:rsidP="00435BD3">
      <w:pPr>
        <w:pStyle w:val="FootnoteText"/>
      </w:pPr>
    </w:p>
  </w:footnote>
  <w:footnote w:id="41">
    <w:p w:rsidR="00E12AEC" w:rsidRPr="004A3E27" w:rsidRDefault="00E12AEC"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E12AEC" w:rsidRPr="004A3E27" w:rsidRDefault="00E12AEC"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E12AEC" w:rsidRPr="004A3E27" w:rsidRDefault="00E12AEC"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E12AEC" w:rsidRPr="004A3E27" w:rsidRDefault="00E12AEC" w:rsidP="00435BD3">
      <w:pPr>
        <w:pStyle w:val="FootnoteText"/>
      </w:pPr>
      <w:r w:rsidRPr="004A3E27">
        <w:rPr>
          <w:rStyle w:val="FootnoteReference"/>
        </w:rPr>
        <w:footnoteRef/>
      </w:r>
      <w:r w:rsidRPr="004A3E27">
        <w:t xml:space="preserve"> cp. 2 Cor. 6:16; 1 Cor. 6:19.</w:t>
      </w:r>
    </w:p>
  </w:footnote>
  <w:footnote w:id="45">
    <w:p w:rsidR="00E12AEC" w:rsidRPr="004A3E27" w:rsidRDefault="00E12AEC" w:rsidP="00435BD3">
      <w:pPr>
        <w:pStyle w:val="FootnoteText"/>
      </w:pPr>
      <w:r w:rsidRPr="004A3E27">
        <w:rPr>
          <w:rStyle w:val="FootnoteReference"/>
        </w:rPr>
        <w:footnoteRef/>
      </w:r>
      <w:r w:rsidRPr="004A3E27">
        <w:t xml:space="preserve"> cp. Mt. 10:19, 20; Luke 21:12-19.</w:t>
      </w:r>
    </w:p>
  </w:footnote>
  <w:footnote w:id="46">
    <w:p w:rsidR="00E12AEC" w:rsidRPr="004A3E27" w:rsidRDefault="00E12AEC" w:rsidP="00435BD3">
      <w:pPr>
        <w:pStyle w:val="FootnoteText"/>
      </w:pPr>
      <w:r w:rsidRPr="004A3E27">
        <w:rPr>
          <w:rStyle w:val="FootnoteReference"/>
        </w:rPr>
        <w:footnoteRef/>
      </w:r>
      <w:r w:rsidRPr="004A3E27">
        <w:t xml:space="preserve"> Psalm 13 differs only slightly from Psalm 52. cp. Romans 1:20-25.</w:t>
      </w:r>
    </w:p>
  </w:footnote>
  <w:footnote w:id="47">
    <w:p w:rsidR="00E12AEC" w:rsidRPr="004A3E27" w:rsidRDefault="00E12AEC"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E12AEC" w:rsidRPr="004A3E27" w:rsidRDefault="00E12AEC"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E12AEC" w:rsidRPr="004A3E27" w:rsidRDefault="00E12AEC"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E12AEC" w:rsidRPr="004A3E27" w:rsidRDefault="00E12AEC"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E12AEC" w:rsidRPr="004A3E27" w:rsidRDefault="00E12AEC" w:rsidP="00435BD3">
      <w:pPr>
        <w:pStyle w:val="FootnoteText"/>
      </w:pPr>
      <w:r w:rsidRPr="004A3E27">
        <w:rPr>
          <w:rStyle w:val="FootnoteReference"/>
        </w:rPr>
        <w:footnoteRef/>
      </w:r>
      <w:r w:rsidRPr="004A3E27">
        <w:t xml:space="preserve"> i.e. Hear Christ who intercedes on our behalf (1 Cor. 1:30; Rom. 8: 34).</w:t>
      </w:r>
    </w:p>
  </w:footnote>
  <w:footnote w:id="52">
    <w:p w:rsidR="00E12AEC" w:rsidRPr="004A3E27" w:rsidRDefault="00E12AEC" w:rsidP="00435BD3">
      <w:pPr>
        <w:pStyle w:val="FootnoteText"/>
      </w:pPr>
      <w:r w:rsidRPr="004A3E27">
        <w:rPr>
          <w:rStyle w:val="FootnoteReference"/>
        </w:rPr>
        <w:footnoteRef/>
      </w:r>
      <w:r w:rsidRPr="004A3E27">
        <w:t xml:space="preserve"> cp. 2 Tim. 2:3, 12.</w:t>
      </w:r>
    </w:p>
  </w:footnote>
  <w:footnote w:id="53">
    <w:p w:rsidR="00E12AEC" w:rsidRPr="004A3E27" w:rsidRDefault="00E12AEC"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E12AEC" w:rsidRPr="004A3E27" w:rsidRDefault="00E12AEC"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E12AEC" w:rsidRPr="004A3E27" w:rsidRDefault="00E12AEC"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E12AEC" w:rsidRPr="004A3E27" w:rsidRDefault="00E12AEC" w:rsidP="00CF35A1">
      <w:pPr>
        <w:pStyle w:val="FootnoteText"/>
      </w:pPr>
      <w:r w:rsidRPr="004A3E27">
        <w:rPr>
          <w:rStyle w:val="FootnoteReference"/>
        </w:rPr>
        <w:footnoteRef/>
      </w:r>
      <w:r w:rsidRPr="004A3E27">
        <w:t xml:space="preserve"> Cp. Acts 2:24.</w:t>
      </w:r>
    </w:p>
  </w:footnote>
  <w:footnote w:id="57">
    <w:p w:rsidR="00E12AEC" w:rsidRPr="004A3E27" w:rsidRDefault="00E12AEC" w:rsidP="00CF35A1">
      <w:pPr>
        <w:pStyle w:val="FootnoteText"/>
      </w:pPr>
      <w:r w:rsidRPr="004A3E27">
        <w:rPr>
          <w:rStyle w:val="FootnoteReference"/>
        </w:rPr>
        <w:footnoteRef/>
      </w:r>
      <w:r w:rsidRPr="004A3E27">
        <w:t xml:space="preserve"> cp. Exodus 9:23.</w:t>
      </w:r>
    </w:p>
  </w:footnote>
  <w:footnote w:id="58">
    <w:p w:rsidR="00E12AEC" w:rsidRPr="004A3E27" w:rsidRDefault="00E12AEC"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E12AEC" w:rsidRPr="004A3E27" w:rsidRDefault="00E12AEC"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E12AEC" w:rsidRPr="004A3E27" w:rsidRDefault="00E12AEC" w:rsidP="00CF35A1">
      <w:pPr>
        <w:pStyle w:val="FootnoteText"/>
      </w:pPr>
      <w:r w:rsidRPr="004A3E27">
        <w:rPr>
          <w:rStyle w:val="FootnoteReference"/>
        </w:rPr>
        <w:footnoteRef/>
      </w:r>
      <w:r w:rsidRPr="004A3E27">
        <w:t xml:space="preserve"> cp. Rev. 21:23.</w:t>
      </w:r>
    </w:p>
  </w:footnote>
  <w:footnote w:id="61">
    <w:p w:rsidR="00E12AEC" w:rsidRPr="004A3E27" w:rsidRDefault="00E12AEC"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E12AEC" w:rsidRPr="004A3E27" w:rsidRDefault="00E12AEC"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E12AEC" w:rsidRPr="004A3E27" w:rsidRDefault="00E12AEC" w:rsidP="00CF35A1">
      <w:pPr>
        <w:pStyle w:val="FootnoteText"/>
      </w:pPr>
      <w:r w:rsidRPr="004A3E27">
        <w:rPr>
          <w:rStyle w:val="FootnoteReference"/>
        </w:rPr>
        <w:footnoteRef/>
      </w:r>
      <w:r w:rsidRPr="004A3E27">
        <w:t xml:space="preserve"> Rom. 15:9. Christ in David, Apostles, nations. (cp. Ps. 66:2-6).</w:t>
      </w:r>
    </w:p>
  </w:footnote>
  <w:footnote w:id="64">
    <w:p w:rsidR="00E12AEC" w:rsidRPr="004A3E27" w:rsidRDefault="00E12AEC"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E12AEC" w:rsidRPr="004A3E27" w:rsidRDefault="00E12AEC" w:rsidP="00CF35A1">
      <w:pPr>
        <w:pStyle w:val="FootnoteText"/>
      </w:pPr>
      <w:r w:rsidRPr="004A3E27">
        <w:rPr>
          <w:rStyle w:val="FootnoteReference"/>
        </w:rPr>
        <w:footnoteRef/>
      </w:r>
      <w:r w:rsidRPr="004A3E27">
        <w:t xml:space="preserve"> Rom. 10:18.</w:t>
      </w:r>
    </w:p>
  </w:footnote>
  <w:footnote w:id="66">
    <w:p w:rsidR="00E12AEC" w:rsidRPr="004A3E27" w:rsidRDefault="00E12AEC" w:rsidP="00CF35A1">
      <w:pPr>
        <w:pStyle w:val="FootnoteText"/>
      </w:pPr>
      <w:r w:rsidRPr="004A3E27">
        <w:rPr>
          <w:rStyle w:val="FootnoteReference"/>
        </w:rPr>
        <w:footnoteRef/>
      </w:r>
      <w:r w:rsidRPr="004A3E27">
        <w:t xml:space="preserve"> cp. Ps. 88:38.</w:t>
      </w:r>
    </w:p>
  </w:footnote>
  <w:footnote w:id="67">
    <w:p w:rsidR="00E12AEC" w:rsidRPr="004A3E27" w:rsidRDefault="00E12AEC" w:rsidP="00CF35A1">
      <w:pPr>
        <w:pStyle w:val="FootnoteText"/>
      </w:pPr>
      <w:r w:rsidRPr="004A3E27">
        <w:rPr>
          <w:rStyle w:val="FootnoteReference"/>
        </w:rPr>
        <w:footnoteRef/>
      </w:r>
      <w:r w:rsidRPr="004A3E27">
        <w:t xml:space="preserve"> cp. Ps. 118:72.</w:t>
      </w:r>
    </w:p>
  </w:footnote>
  <w:footnote w:id="68">
    <w:p w:rsidR="00E12AEC" w:rsidRPr="004A3E27" w:rsidRDefault="00E12AEC"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E12AEC" w:rsidRPr="004A3E27" w:rsidRDefault="00E12AEC"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E12AEC" w:rsidRPr="004A3E27" w:rsidRDefault="00E12AEC"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E12AEC" w:rsidRPr="004A3E27" w:rsidRDefault="00E12AEC"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E12AEC" w:rsidRPr="004A3E27" w:rsidRDefault="00E12AEC" w:rsidP="00CF35A1">
      <w:pPr>
        <w:pStyle w:val="FootnoteText"/>
      </w:pPr>
      <w:r w:rsidRPr="004A3E27">
        <w:rPr>
          <w:rStyle w:val="FootnoteReference"/>
        </w:rPr>
        <w:footnoteRef/>
      </w:r>
      <w:r w:rsidRPr="004A3E27">
        <w:t xml:space="preserve"> ‘Christ died that we might live’ (1 Thess. 5:10; 1 Pet. 2:24).</w:t>
      </w:r>
    </w:p>
  </w:footnote>
  <w:footnote w:id="73">
    <w:p w:rsidR="00E12AEC" w:rsidRPr="004A3E27" w:rsidRDefault="00E12AEC" w:rsidP="00CF35A1">
      <w:pPr>
        <w:pStyle w:val="FootnoteText"/>
      </w:pPr>
      <w:r w:rsidRPr="004A3E27">
        <w:rPr>
          <w:rStyle w:val="FootnoteReference"/>
        </w:rPr>
        <w:footnoteRef/>
      </w:r>
      <w:r w:rsidRPr="004A3E27">
        <w:t xml:space="preserve"> Dawn is one of Christ’s names (cp. Lk. 1:78; Mal. 4:2).</w:t>
      </w:r>
    </w:p>
  </w:footnote>
  <w:footnote w:id="74">
    <w:p w:rsidR="00E12AEC" w:rsidRPr="004A3E27" w:rsidRDefault="00E12AEC"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E12AEC" w:rsidRPr="004A3E27" w:rsidRDefault="00E12AEC" w:rsidP="00CF35A1">
      <w:pPr>
        <w:pStyle w:val="FootnoteText"/>
      </w:pPr>
      <w:r w:rsidRPr="004A3E27">
        <w:rPr>
          <w:rStyle w:val="FootnoteReference"/>
        </w:rPr>
        <w:footnoteRef/>
      </w:r>
      <w:r w:rsidRPr="004A3E27">
        <w:t xml:space="preserve"> Mt. 27:39,43; Wis. 2:12-20.</w:t>
      </w:r>
    </w:p>
  </w:footnote>
  <w:footnote w:id="76">
    <w:p w:rsidR="00E12AEC" w:rsidRPr="004A3E27" w:rsidRDefault="00E12AEC" w:rsidP="00CF35A1">
      <w:pPr>
        <w:pStyle w:val="FootnoteText"/>
      </w:pPr>
      <w:r w:rsidRPr="004A3E27">
        <w:rPr>
          <w:rStyle w:val="FootnoteReference"/>
        </w:rPr>
        <w:footnoteRef/>
      </w:r>
      <w:r w:rsidRPr="004A3E27">
        <w:t xml:space="preserve"> Lam. 2:16; 3:46.</w:t>
      </w:r>
    </w:p>
  </w:footnote>
  <w:footnote w:id="77">
    <w:p w:rsidR="00E12AEC" w:rsidRPr="004A3E27" w:rsidRDefault="00E12AEC" w:rsidP="00CF35A1">
      <w:pPr>
        <w:pStyle w:val="FootnoteText"/>
      </w:pPr>
      <w:r w:rsidRPr="004A3E27">
        <w:rPr>
          <w:rStyle w:val="FootnoteReference"/>
        </w:rPr>
        <w:footnoteRef/>
      </w:r>
      <w:r w:rsidRPr="004A3E27">
        <w:t xml:space="preserve"> Jn. 19:37.</w:t>
      </w:r>
    </w:p>
  </w:footnote>
  <w:footnote w:id="78">
    <w:p w:rsidR="00E12AEC" w:rsidRPr="004A3E27" w:rsidRDefault="00E12AEC" w:rsidP="00CF35A1">
      <w:pPr>
        <w:pStyle w:val="FootnoteText"/>
      </w:pPr>
      <w:r w:rsidRPr="004A3E27">
        <w:rPr>
          <w:rStyle w:val="FootnoteReference"/>
        </w:rPr>
        <w:footnoteRef/>
      </w:r>
      <w:r w:rsidRPr="004A3E27">
        <w:t xml:space="preserve"> Jn. 19:24.</w:t>
      </w:r>
    </w:p>
  </w:footnote>
  <w:footnote w:id="79">
    <w:p w:rsidR="00E12AEC" w:rsidRPr="004A3E27" w:rsidRDefault="00E12AEC"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E12AEC" w:rsidRPr="004A3E27" w:rsidRDefault="00E12AEC" w:rsidP="00CF35A1">
      <w:pPr>
        <w:pStyle w:val="FootnoteText"/>
      </w:pPr>
      <w:r w:rsidRPr="004A3E27">
        <w:rPr>
          <w:rStyle w:val="FootnoteReference"/>
        </w:rPr>
        <w:footnoteRef/>
      </w:r>
      <w:r w:rsidRPr="004A3E27">
        <w:t xml:space="preserve"> Hebrews 2:12.</w:t>
      </w:r>
    </w:p>
  </w:footnote>
  <w:footnote w:id="81">
    <w:p w:rsidR="00E12AEC" w:rsidRPr="004A3E27" w:rsidRDefault="00E12AEC"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E12AEC" w:rsidRPr="004A3E27" w:rsidRDefault="00E12AEC" w:rsidP="00CF35A1">
      <w:pPr>
        <w:pStyle w:val="FootnoteText"/>
      </w:pPr>
      <w:r w:rsidRPr="004A3E27">
        <w:rPr>
          <w:rStyle w:val="FootnoteReference"/>
        </w:rPr>
        <w:footnoteRef/>
      </w:r>
      <w:r w:rsidRPr="004A3E27">
        <w:t xml:space="preserve"> Romans 3:24-26; John 17:4; 19:30.</w:t>
      </w:r>
    </w:p>
  </w:footnote>
  <w:footnote w:id="83">
    <w:p w:rsidR="00E12AEC" w:rsidRPr="004A3E27" w:rsidRDefault="00E12AEC"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E12AEC" w:rsidRPr="004A3E27" w:rsidRDefault="00E12AEC" w:rsidP="00CF35A1">
      <w:pPr>
        <w:pStyle w:val="FootnoteText"/>
      </w:pPr>
      <w:r w:rsidRPr="004A3E27">
        <w:rPr>
          <w:rStyle w:val="FootnoteReference"/>
        </w:rPr>
        <w:footnoteRef/>
      </w:r>
      <w:r w:rsidRPr="004A3E27">
        <w:t xml:space="preserve"> cp. Ephes. 5:18.</w:t>
      </w:r>
    </w:p>
  </w:footnote>
  <w:footnote w:id="85">
    <w:p w:rsidR="00E12AEC" w:rsidRPr="004A3E27" w:rsidRDefault="00E12AEC" w:rsidP="00CF35A1">
      <w:pPr>
        <w:pStyle w:val="FootnoteText"/>
      </w:pPr>
      <w:r w:rsidRPr="004A3E27">
        <w:rPr>
          <w:rStyle w:val="FootnoteReference"/>
        </w:rPr>
        <w:footnoteRef/>
      </w:r>
      <w:r w:rsidRPr="004A3E27">
        <w:t xml:space="preserve"> cp. Ps. 26:4.</w:t>
      </w:r>
    </w:p>
  </w:footnote>
  <w:footnote w:id="86">
    <w:p w:rsidR="00E12AEC" w:rsidRPr="004A3E27" w:rsidRDefault="00E12AEC" w:rsidP="00CF35A1">
      <w:pPr>
        <w:pStyle w:val="FootnoteText"/>
      </w:pPr>
      <w:r w:rsidRPr="004A3E27">
        <w:rPr>
          <w:rStyle w:val="FootnoteReference"/>
        </w:rPr>
        <w:footnoteRef/>
      </w:r>
      <w:r w:rsidRPr="004A3E27">
        <w:t xml:space="preserve"> 1 Cor. 10:26-28; cp. Psalm 49:12.</w:t>
      </w:r>
    </w:p>
  </w:footnote>
  <w:footnote w:id="87">
    <w:p w:rsidR="00E12AEC" w:rsidRPr="004A3E27" w:rsidRDefault="00E12AEC" w:rsidP="00CF35A1">
      <w:pPr>
        <w:pStyle w:val="FootnoteText"/>
      </w:pPr>
      <w:r w:rsidRPr="004A3E27">
        <w:rPr>
          <w:rStyle w:val="FootnoteReference"/>
        </w:rPr>
        <w:footnoteRef/>
      </w:r>
      <w:r w:rsidRPr="004A3E27">
        <w:t xml:space="preserve"> Is. 2:2; Dan. 2:35; 1 Cor. 10:4.</w:t>
      </w:r>
    </w:p>
  </w:footnote>
  <w:footnote w:id="88">
    <w:p w:rsidR="00E12AEC" w:rsidRPr="004A3E27" w:rsidRDefault="00E12AEC"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E12AEC" w:rsidRPr="004A3E27" w:rsidRDefault="00E12AEC"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E12AEC" w:rsidRPr="004A3E27" w:rsidRDefault="00E12AEC"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E12AEC" w:rsidRPr="004A3E27" w:rsidRDefault="00E12AEC"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E12AEC" w:rsidRPr="004A3E27" w:rsidRDefault="00E12AEC"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E12AEC" w:rsidRPr="004A3E27" w:rsidRDefault="00E12AEC"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E12AEC" w:rsidRPr="004A3E27" w:rsidRDefault="00E12AEC"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E12AEC" w:rsidRPr="004A3E27" w:rsidRDefault="00E12AEC"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E12AEC" w:rsidRPr="004A3E27" w:rsidRDefault="00E12AEC" w:rsidP="002D71F0">
      <w:pPr>
        <w:pStyle w:val="FootnoteText"/>
      </w:pPr>
      <w:r w:rsidRPr="004A3E27">
        <w:rPr>
          <w:rStyle w:val="FootnoteReference"/>
        </w:rPr>
        <w:footnoteRef/>
      </w:r>
      <w:r w:rsidRPr="004A3E27">
        <w:t xml:space="preserve"> churches: assemblies, gatherings, congregations (not buildings).</w:t>
      </w:r>
    </w:p>
  </w:footnote>
  <w:footnote w:id="97">
    <w:p w:rsidR="00E12AEC" w:rsidRPr="004A3E27" w:rsidRDefault="00E12AEC"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E12AEC" w:rsidRPr="004A3E27" w:rsidRDefault="00E12AEC"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E12AEC" w:rsidRPr="004A3E27" w:rsidRDefault="00E12AEC" w:rsidP="002D71F0">
      <w:pPr>
        <w:pStyle w:val="FootnoteText"/>
      </w:pPr>
      <w:r w:rsidRPr="004A3E27">
        <w:tab/>
        <w:t>‘No sweeter fragrance than to follow Christ,</w:t>
      </w:r>
    </w:p>
    <w:p w:rsidR="00E12AEC" w:rsidRPr="004A3E27" w:rsidRDefault="00E12AEC" w:rsidP="002D71F0">
      <w:pPr>
        <w:pStyle w:val="FootnoteText"/>
      </w:pPr>
      <w:r w:rsidRPr="004A3E27">
        <w:tab/>
        <w:t>when man makes offerings of a holy life,</w:t>
      </w:r>
    </w:p>
    <w:p w:rsidR="00E12AEC" w:rsidRPr="004A3E27" w:rsidRDefault="00E12AEC" w:rsidP="002D71F0">
      <w:pPr>
        <w:pStyle w:val="FootnoteText"/>
      </w:pPr>
      <w:r w:rsidRPr="004A3E27">
        <w:tab/>
        <w:t>and offers golden deeds in sacrifice’ (St. Prosper).</w:t>
      </w:r>
    </w:p>
  </w:footnote>
  <w:footnote w:id="99">
    <w:p w:rsidR="00E12AEC" w:rsidRPr="004A3E27" w:rsidRDefault="00E12AEC" w:rsidP="002D71F0">
      <w:pPr>
        <w:pStyle w:val="FootnoteText"/>
      </w:pPr>
      <w:r w:rsidRPr="004A3E27">
        <w:rPr>
          <w:rStyle w:val="FootnoteReference"/>
        </w:rPr>
        <w:footnoteRef/>
      </w:r>
      <w:r w:rsidRPr="004A3E27">
        <w:t xml:space="preserve"> cp. Psalm 21:11.</w:t>
      </w:r>
    </w:p>
  </w:footnote>
  <w:footnote w:id="100">
    <w:p w:rsidR="00E12AEC" w:rsidRPr="004A3E27" w:rsidRDefault="00E12AEC" w:rsidP="002D71F0">
      <w:pPr>
        <w:pStyle w:val="FootnoteText"/>
      </w:pPr>
      <w:r w:rsidRPr="004A3E27">
        <w:rPr>
          <w:rStyle w:val="FootnoteReference"/>
        </w:rPr>
        <w:footnoteRef/>
      </w:r>
      <w:r w:rsidRPr="004A3E27">
        <w:t xml:space="preserve"> cp. Isaiah 5:12.</w:t>
      </w:r>
    </w:p>
  </w:footnote>
  <w:footnote w:id="101">
    <w:p w:rsidR="00E12AEC" w:rsidRPr="004A3E27" w:rsidRDefault="00E12AEC" w:rsidP="002D71F0">
      <w:pPr>
        <w:pStyle w:val="FootnoteText"/>
      </w:pPr>
      <w:r w:rsidRPr="004A3E27">
        <w:rPr>
          <w:rStyle w:val="FootnoteReference"/>
        </w:rPr>
        <w:footnoteRef/>
      </w:r>
      <w:r w:rsidRPr="004A3E27">
        <w:t xml:space="preserve"> Cp. Isaiah 40:11; John 10:11.</w:t>
      </w:r>
    </w:p>
  </w:footnote>
  <w:footnote w:id="102">
    <w:p w:rsidR="00E12AEC" w:rsidRPr="004A3E27" w:rsidRDefault="00E12AEC" w:rsidP="002D71F0">
      <w:pPr>
        <w:pStyle w:val="FootnoteText"/>
      </w:pPr>
      <w:r w:rsidRPr="004A3E27">
        <w:rPr>
          <w:rStyle w:val="FootnoteReference"/>
        </w:rPr>
        <w:footnoteRef/>
      </w:r>
      <w:r w:rsidRPr="004A3E27">
        <w:t xml:space="preserve"> Cp. Exodus 9:23. In thunderstorms deer often cast their young.</w:t>
      </w:r>
    </w:p>
  </w:footnote>
  <w:footnote w:id="103">
    <w:p w:rsidR="00E12AEC" w:rsidRPr="004A3E27" w:rsidRDefault="00E12AEC"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E12AEC" w:rsidRPr="004A3E27" w:rsidRDefault="00E12AEC"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E12AEC" w:rsidRPr="004A3E27" w:rsidRDefault="00E12AEC"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E12AEC" w:rsidRPr="004A3E27" w:rsidRDefault="00E12AEC" w:rsidP="002D71F0">
      <w:pPr>
        <w:pStyle w:val="FootnoteText"/>
      </w:pPr>
      <w:r w:rsidRPr="004A3E27">
        <w:rPr>
          <w:rStyle w:val="FootnoteReference"/>
        </w:rPr>
        <w:footnoteRef/>
      </w:r>
      <w:r w:rsidRPr="004A3E27">
        <w:t xml:space="preserve"> Blood signifies death (cp. Lev. 17:14).</w:t>
      </w:r>
    </w:p>
  </w:footnote>
  <w:footnote w:id="107">
    <w:p w:rsidR="00E12AEC" w:rsidRPr="004A3E27" w:rsidRDefault="00E12AEC"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E12AEC" w:rsidRPr="004A3E27" w:rsidRDefault="00E12AEC"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E12AEC" w:rsidRPr="004A3E27" w:rsidRDefault="00E12AEC" w:rsidP="002D71F0">
      <w:pPr>
        <w:pStyle w:val="FootnoteText"/>
      </w:pPr>
      <w:r w:rsidRPr="004A3E27">
        <w:rPr>
          <w:rStyle w:val="FootnoteReference"/>
        </w:rPr>
        <w:footnoteRef/>
      </w:r>
      <w:r w:rsidRPr="004A3E27">
        <w:t xml:space="preserve"> Luke 23:46.</w:t>
      </w:r>
    </w:p>
  </w:footnote>
  <w:footnote w:id="110">
    <w:p w:rsidR="00E12AEC" w:rsidRPr="004A3E27" w:rsidRDefault="00E12AEC"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E12AEC" w:rsidRPr="004A3E27" w:rsidRDefault="00E12AEC"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E12AEC" w:rsidRPr="004A3E27" w:rsidRDefault="00E12AEC"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E12AEC" w:rsidRPr="004A3E27" w:rsidRDefault="00E12AEC"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E12AEC" w:rsidRPr="004A3E27" w:rsidRDefault="00E12AEC"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E12AEC" w:rsidRPr="004A3E27" w:rsidRDefault="00E12AEC"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E12AEC" w:rsidRPr="004A3E27" w:rsidRDefault="00E12AEC"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E12AEC" w:rsidRPr="004A3E27" w:rsidRDefault="00E12AEC"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E12AEC" w:rsidRPr="004A3E27" w:rsidRDefault="00E12AEC"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E12AEC" w:rsidRPr="004A3E27" w:rsidRDefault="00E12AEC" w:rsidP="00950468">
      <w:pPr>
        <w:pStyle w:val="FootnoteText"/>
      </w:pPr>
      <w:r w:rsidRPr="004A3E27">
        <w:rPr>
          <w:rStyle w:val="FootnoteReference"/>
        </w:rPr>
        <w:footnoteRef/>
      </w:r>
      <w:r w:rsidRPr="004A3E27">
        <w:t xml:space="preserve"> Naturally and spiritually (Jn. 3:3-6).</w:t>
      </w:r>
    </w:p>
  </w:footnote>
  <w:footnote w:id="120">
    <w:p w:rsidR="00E12AEC" w:rsidRPr="004A3E27" w:rsidRDefault="00E12AEC"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E12AEC" w:rsidRPr="004A3E27" w:rsidRDefault="00E12AEC" w:rsidP="00950468">
      <w:pPr>
        <w:pStyle w:val="FootnoteText"/>
      </w:pPr>
      <w:r w:rsidRPr="004A3E27">
        <w:rPr>
          <w:rStyle w:val="FootnoteReference"/>
        </w:rPr>
        <w:footnoteRef/>
      </w:r>
      <w:r w:rsidRPr="004A3E27">
        <w:t xml:space="preserve"> ‘The land of the living.’</w:t>
      </w:r>
    </w:p>
  </w:footnote>
  <w:footnote w:id="122">
    <w:p w:rsidR="00E12AEC" w:rsidRPr="004A3E27" w:rsidRDefault="00E12AEC"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E12AEC" w:rsidRPr="004A3E27" w:rsidRDefault="00E12AEC" w:rsidP="00950468">
      <w:pPr>
        <w:pStyle w:val="FootnoteText"/>
      </w:pPr>
      <w:r w:rsidRPr="004A3E27">
        <w:rPr>
          <w:rStyle w:val="FootnoteReference"/>
        </w:rPr>
        <w:footnoteRef/>
      </w:r>
      <w:r w:rsidRPr="004A3E27">
        <w:t xml:space="preserve"> John 19:1; Mt. 27:26.</w:t>
      </w:r>
    </w:p>
  </w:footnote>
  <w:footnote w:id="124">
    <w:p w:rsidR="00E12AEC" w:rsidRPr="004A3E27" w:rsidRDefault="00E12AEC" w:rsidP="00950468">
      <w:pPr>
        <w:pStyle w:val="FootnoteText"/>
      </w:pPr>
      <w:r w:rsidRPr="004A3E27">
        <w:rPr>
          <w:rStyle w:val="FootnoteReference"/>
        </w:rPr>
        <w:footnoteRef/>
      </w:r>
      <w:r w:rsidRPr="004A3E27">
        <w:t xml:space="preserve"> cp. Psalm 21:21.</w:t>
      </w:r>
    </w:p>
  </w:footnote>
  <w:footnote w:id="125">
    <w:p w:rsidR="00E12AEC" w:rsidRPr="004A3E27" w:rsidRDefault="00E12AEC" w:rsidP="00950468">
      <w:pPr>
        <w:pStyle w:val="FootnoteText"/>
      </w:pPr>
      <w:r w:rsidRPr="004A3E27">
        <w:rPr>
          <w:rStyle w:val="FootnoteReference"/>
        </w:rPr>
        <w:footnoteRef/>
      </w:r>
      <w:r w:rsidRPr="004A3E27">
        <w:t xml:space="preserve"> cp. John 15:25.</w:t>
      </w:r>
    </w:p>
  </w:footnote>
  <w:footnote w:id="126">
    <w:p w:rsidR="00E12AEC" w:rsidRPr="004A3E27" w:rsidRDefault="00E12AEC" w:rsidP="00950468">
      <w:pPr>
        <w:pStyle w:val="FootnoteText"/>
      </w:pPr>
      <w:r w:rsidRPr="004A3E27">
        <w:rPr>
          <w:rStyle w:val="FootnoteReference"/>
        </w:rPr>
        <w:footnoteRef/>
      </w:r>
      <w:r w:rsidRPr="004A3E27">
        <w:t xml:space="preserve"> cp. Psalm 36:30.</w:t>
      </w:r>
    </w:p>
  </w:footnote>
  <w:footnote w:id="127">
    <w:p w:rsidR="00E12AEC" w:rsidRPr="004A3E27" w:rsidRDefault="00E12AEC" w:rsidP="00950468">
      <w:pPr>
        <w:pStyle w:val="FootnoteText"/>
      </w:pPr>
      <w:r w:rsidRPr="004A3E27">
        <w:rPr>
          <w:rStyle w:val="FootnoteReference"/>
        </w:rPr>
        <w:footnoteRef/>
      </w:r>
      <w:r w:rsidRPr="004A3E27">
        <w:t xml:space="preserve"> cp. Psalm 109:7.</w:t>
      </w:r>
    </w:p>
  </w:footnote>
  <w:footnote w:id="128">
    <w:p w:rsidR="00E12AEC" w:rsidRPr="004A3E27" w:rsidRDefault="00E12AEC"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E12AEC" w:rsidRPr="004A3E27" w:rsidRDefault="00E12AEC" w:rsidP="00950468">
      <w:pPr>
        <w:pStyle w:val="FootnoteText"/>
      </w:pPr>
      <w:r w:rsidRPr="004A3E27">
        <w:rPr>
          <w:rStyle w:val="FootnoteReference"/>
        </w:rPr>
        <w:footnoteRef/>
      </w:r>
      <w:r w:rsidRPr="004A3E27">
        <w:t xml:space="preserve"> ‘The Prophet asks to be free from passion’ (St. Athanasius).</w:t>
      </w:r>
    </w:p>
  </w:footnote>
  <w:footnote w:id="130">
    <w:p w:rsidR="00E12AEC" w:rsidRPr="004A3E27" w:rsidRDefault="00E12AEC" w:rsidP="00950468">
      <w:pPr>
        <w:pStyle w:val="FootnoteText"/>
      </w:pPr>
      <w:r w:rsidRPr="004A3E27">
        <w:rPr>
          <w:rStyle w:val="FootnoteReference"/>
        </w:rPr>
        <w:footnoteRef/>
      </w:r>
      <w:r w:rsidRPr="004A3E27">
        <w:t xml:space="preserve"> Prov. 24:19.</w:t>
      </w:r>
    </w:p>
  </w:footnote>
  <w:footnote w:id="131">
    <w:p w:rsidR="00E12AEC" w:rsidRPr="004A3E27" w:rsidRDefault="00E12AEC"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E12AEC" w:rsidRPr="004A3E27" w:rsidRDefault="00E12AEC"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E12AEC" w:rsidRPr="004A3E27" w:rsidRDefault="00E12AEC"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E12AEC" w:rsidRPr="004A3E27" w:rsidRDefault="00E12AEC"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E12AEC" w:rsidRPr="004A3E27" w:rsidRDefault="00E12AEC"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E12AEC" w:rsidRPr="004A3E27" w:rsidRDefault="00E12AEC"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E12AEC" w:rsidRPr="004A3E27" w:rsidRDefault="00E12AEC"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E12AEC" w:rsidRPr="004A3E27" w:rsidRDefault="00E12AEC" w:rsidP="00950468">
      <w:pPr>
        <w:pStyle w:val="FootnoteText"/>
      </w:pPr>
      <w:r w:rsidRPr="004A3E27">
        <w:rPr>
          <w:rStyle w:val="FootnoteReference"/>
        </w:rPr>
        <w:footnoteRef/>
      </w:r>
      <w:r w:rsidRPr="004A3E27">
        <w:t xml:space="preserve"> Compare Ps. 36:1, 37 with Proverbs 24: 19-20 (RSV) and Mt. 5:5-9.</w:t>
      </w:r>
    </w:p>
  </w:footnote>
  <w:footnote w:id="139">
    <w:p w:rsidR="00E12AEC" w:rsidRPr="004A3E27" w:rsidRDefault="00E12AEC" w:rsidP="00950468">
      <w:pPr>
        <w:pStyle w:val="FootnoteText"/>
      </w:pPr>
      <w:r w:rsidRPr="004A3E27">
        <w:rPr>
          <w:rStyle w:val="FootnoteReference"/>
        </w:rPr>
        <w:footnoteRef/>
      </w:r>
      <w:r w:rsidRPr="004A3E27">
        <w:t xml:space="preserve"> cp. Heb. 12:5-13. Psalm 6:2 is identical with 37:2.</w:t>
      </w:r>
    </w:p>
  </w:footnote>
  <w:footnote w:id="140">
    <w:p w:rsidR="00E12AEC" w:rsidRPr="004A3E27" w:rsidRDefault="00E12AEC" w:rsidP="00950468">
      <w:pPr>
        <w:pStyle w:val="FootnoteText"/>
      </w:pPr>
      <w:r w:rsidRPr="004A3E27">
        <w:rPr>
          <w:rStyle w:val="FootnoteReference"/>
        </w:rPr>
        <w:footnoteRef/>
      </w:r>
      <w:r w:rsidRPr="004A3E27">
        <w:t xml:space="preserve"> cp. Mt. 19:20. ‘One thing you lack’ (Mk. 10:21).</w:t>
      </w:r>
    </w:p>
  </w:footnote>
  <w:footnote w:id="141">
    <w:p w:rsidR="00E12AEC" w:rsidRPr="004A3E27" w:rsidRDefault="00E12AEC"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E12AEC" w:rsidRPr="004A3E27" w:rsidRDefault="00E12AEC"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E12AEC" w:rsidRPr="004A3E27" w:rsidRDefault="00E12AEC" w:rsidP="00950468">
      <w:pPr>
        <w:pStyle w:val="FootnoteText"/>
      </w:pPr>
      <w:r w:rsidRPr="004A3E27">
        <w:rPr>
          <w:rStyle w:val="FootnoteReference"/>
        </w:rPr>
        <w:footnoteRef/>
      </w:r>
      <w:r w:rsidRPr="004A3E27">
        <w:t xml:space="preserve"> cp. 1 Sam. 15:22. Love shown in obedience is the true sacrifice.</w:t>
      </w:r>
    </w:p>
  </w:footnote>
  <w:footnote w:id="144">
    <w:p w:rsidR="00E12AEC" w:rsidRPr="004A3E27" w:rsidRDefault="00E12AEC"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E12AEC" w:rsidRPr="004A3E27" w:rsidRDefault="00E12AEC" w:rsidP="00950468">
      <w:pPr>
        <w:pStyle w:val="FootnoteText"/>
      </w:pPr>
      <w:r w:rsidRPr="004A3E27">
        <w:rPr>
          <w:rStyle w:val="FootnoteReference"/>
        </w:rPr>
        <w:footnoteRef/>
      </w:r>
      <w:r w:rsidRPr="004A3E27">
        <w:t xml:space="preserve"> The great universal Church (cp. St. Athanasius).</w:t>
      </w:r>
    </w:p>
  </w:footnote>
  <w:footnote w:id="146">
    <w:p w:rsidR="00E12AEC" w:rsidRPr="004A3E27" w:rsidRDefault="00E12AEC" w:rsidP="00950468">
      <w:pPr>
        <w:pStyle w:val="FootnoteText"/>
      </w:pPr>
      <w:r w:rsidRPr="004A3E27">
        <w:rPr>
          <w:rStyle w:val="FootnoteReference"/>
        </w:rPr>
        <w:footnoteRef/>
      </w:r>
      <w:r w:rsidRPr="004A3E27">
        <w:t xml:space="preserve"> John 13:30.</w:t>
      </w:r>
    </w:p>
  </w:footnote>
  <w:footnote w:id="147">
    <w:p w:rsidR="00E12AEC" w:rsidRPr="004A3E27" w:rsidRDefault="00E12AEC"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E12AEC" w:rsidRPr="004A3E27" w:rsidRDefault="00E12AEC"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E12AEC" w:rsidRPr="004A3E27" w:rsidRDefault="00E12AEC" w:rsidP="00950468">
      <w:pPr>
        <w:pStyle w:val="FootnoteText"/>
      </w:pPr>
      <w:r w:rsidRPr="004A3E27">
        <w:rPr>
          <w:rStyle w:val="FootnoteReference"/>
        </w:rPr>
        <w:footnoteRef/>
      </w:r>
      <w:r w:rsidRPr="004A3E27">
        <w:t xml:space="preserve"> With the Gospel of forgiveness (1 Sam. 24:17-20; Lk. 23:34).</w:t>
      </w:r>
    </w:p>
  </w:footnote>
  <w:footnote w:id="150">
    <w:p w:rsidR="00E12AEC" w:rsidRPr="004A3E27" w:rsidRDefault="00E12AEC"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E12AEC" w:rsidRPr="004A3E27" w:rsidRDefault="00E12AEC"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E12AEC" w:rsidRPr="004A3E27" w:rsidRDefault="00E12AEC"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E12AEC" w:rsidRPr="004A3E27" w:rsidRDefault="00E12AEC"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E12AEC" w:rsidRPr="004A3E27" w:rsidRDefault="00E12AEC"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E12AEC" w:rsidRPr="004A3E27" w:rsidRDefault="00E12AEC"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E12AEC" w:rsidRPr="004A3E27" w:rsidRDefault="00E12AEC" w:rsidP="00950468">
      <w:pPr>
        <w:pStyle w:val="FootnoteText"/>
      </w:pPr>
      <w:r w:rsidRPr="004A3E27">
        <w:rPr>
          <w:rStyle w:val="FootnoteReference"/>
        </w:rPr>
        <w:footnoteRef/>
      </w:r>
      <w:r w:rsidRPr="004A3E27">
        <w:t xml:space="preserve"> cp. Rev. 19:11-16.</w:t>
      </w:r>
    </w:p>
  </w:footnote>
  <w:footnote w:id="157">
    <w:p w:rsidR="00E12AEC" w:rsidRPr="004A3E27" w:rsidRDefault="00E12AEC"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E12AEC" w:rsidRPr="004A3E27" w:rsidRDefault="00E12AEC"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E12AEC" w:rsidRPr="004A3E27" w:rsidRDefault="00E12AEC"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E12AEC" w:rsidRPr="004A3E27" w:rsidRDefault="00E12AEC" w:rsidP="00950468">
      <w:pPr>
        <w:pStyle w:val="FootnoteText"/>
      </w:pPr>
      <w:r w:rsidRPr="004A3E27">
        <w:rPr>
          <w:rStyle w:val="FootnoteReference"/>
        </w:rPr>
        <w:footnoteRef/>
      </w:r>
      <w:r w:rsidRPr="004A3E27">
        <w:t xml:space="preserve"> Rev. 22:1.</w:t>
      </w:r>
    </w:p>
  </w:footnote>
  <w:footnote w:id="161">
    <w:p w:rsidR="00E12AEC" w:rsidRPr="004A3E27" w:rsidRDefault="00E12AEC"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E12AEC" w:rsidRPr="004A3E27" w:rsidRDefault="00E12AEC" w:rsidP="00950468">
      <w:pPr>
        <w:pStyle w:val="FootnoteText"/>
      </w:pPr>
      <w:r w:rsidRPr="004A3E27">
        <w:rPr>
          <w:rStyle w:val="FootnoteReference"/>
        </w:rPr>
        <w:footnoteRef/>
      </w:r>
      <w:r w:rsidRPr="004A3E27">
        <w:t xml:space="preserve"> cp. 75:4; Is. 2:4; 11:9; 65:25; Hos. 2:18; Zac. 9:10.</w:t>
      </w:r>
    </w:p>
  </w:footnote>
  <w:footnote w:id="163">
    <w:p w:rsidR="00E12AEC" w:rsidRPr="004A3E27" w:rsidRDefault="00E12AEC"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E12AEC" w:rsidRPr="004A3E27" w:rsidRDefault="00E12AEC"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E12AEC" w:rsidRPr="004A3E27" w:rsidRDefault="00E12AEC" w:rsidP="00A6346F">
      <w:pPr>
        <w:pStyle w:val="FootnoteText"/>
      </w:pPr>
      <w:r w:rsidRPr="004A3E27">
        <w:rPr>
          <w:rStyle w:val="FootnoteReference"/>
        </w:rPr>
        <w:footnoteRef/>
      </w:r>
      <w:r w:rsidRPr="004A3E27">
        <w:t xml:space="preserve"> Cp. Heb. 12:28,29; Deut. 4:24; 9:3; 10:17-21; Neh. 1:5; Zeph. 2:11.</w:t>
      </w:r>
    </w:p>
  </w:footnote>
  <w:footnote w:id="166">
    <w:p w:rsidR="00E12AEC" w:rsidRPr="004A3E27" w:rsidRDefault="00E12AEC" w:rsidP="00A6346F">
      <w:pPr>
        <w:pStyle w:val="FootnoteText"/>
      </w:pPr>
      <w:r w:rsidRPr="004A3E27">
        <w:rPr>
          <w:rStyle w:val="FootnoteReference"/>
        </w:rPr>
        <w:footnoteRef/>
      </w:r>
      <w:r w:rsidRPr="004A3E27">
        <w:t xml:space="preserve"> Cp. Ex. 15:17; Is. 58:14: I Pet. 1:4.</w:t>
      </w:r>
    </w:p>
  </w:footnote>
  <w:footnote w:id="167">
    <w:p w:rsidR="00E12AEC" w:rsidRPr="004A3E27" w:rsidRDefault="00E12AEC"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E12AEC" w:rsidRPr="004A3E27" w:rsidRDefault="00E12AEC" w:rsidP="00A6346F">
      <w:pPr>
        <w:pStyle w:val="FootnoteText"/>
      </w:pPr>
      <w:r w:rsidRPr="004A3E27">
        <w:rPr>
          <w:rStyle w:val="FootnoteReference"/>
        </w:rPr>
        <w:footnoteRef/>
      </w:r>
      <w:r w:rsidRPr="004A3E27">
        <w:t xml:space="preserve"> ‘Jerusalem is the city of the great King’ (Mt. 5:35). cp. Lam. 2:15.</w:t>
      </w:r>
    </w:p>
  </w:footnote>
  <w:footnote w:id="169">
    <w:p w:rsidR="00E12AEC" w:rsidRPr="004A3E27" w:rsidRDefault="00E12AEC"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E12AEC" w:rsidRPr="004A3E27" w:rsidRDefault="00E12AEC"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E12AEC" w:rsidRPr="004A3E27" w:rsidRDefault="00E12AEC"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E12AEC" w:rsidRPr="004A3E27" w:rsidRDefault="00E12AEC"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E12AEC" w:rsidRPr="004A3E27" w:rsidRDefault="00E12AEC"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E12AEC" w:rsidRPr="004A3E27" w:rsidRDefault="00E12AEC"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E12AEC" w:rsidRPr="004A3E27" w:rsidRDefault="00E12AEC"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E12AEC" w:rsidRPr="004A3E27" w:rsidRDefault="00E12AEC" w:rsidP="00A6346F">
      <w:pPr>
        <w:pStyle w:val="FootnoteText"/>
      </w:pPr>
      <w:r w:rsidRPr="004A3E27">
        <w:rPr>
          <w:rStyle w:val="FootnoteReference"/>
        </w:rPr>
        <w:footnoteRef/>
      </w:r>
      <w:r w:rsidRPr="004A3E27">
        <w:t xml:space="preserve"> Exodus 12:22; John 19:29; Hebrews 9:19.</w:t>
      </w:r>
    </w:p>
  </w:footnote>
  <w:footnote w:id="177">
    <w:p w:rsidR="00E12AEC" w:rsidRPr="004A3E27" w:rsidRDefault="00E12AEC"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E12AEC" w:rsidRPr="004A3E27" w:rsidRDefault="00E12AEC"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E12AEC" w:rsidRPr="004A3E27" w:rsidRDefault="00E12AEC"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E12AEC" w:rsidRPr="004A3E27" w:rsidRDefault="00E12AEC" w:rsidP="00A6346F">
      <w:pPr>
        <w:pStyle w:val="FootnoteText"/>
      </w:pPr>
      <w:r w:rsidRPr="004A3E27">
        <w:rPr>
          <w:rStyle w:val="FootnoteReference"/>
        </w:rPr>
        <w:footnoteRef/>
      </w:r>
      <w:r w:rsidRPr="004A3E27">
        <w:t xml:space="preserve"> Lk. 10:18; 2 Thess. 1:6.</w:t>
      </w:r>
    </w:p>
  </w:footnote>
  <w:footnote w:id="181">
    <w:p w:rsidR="00E12AEC" w:rsidRPr="004A3E27" w:rsidRDefault="00E12AEC"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E12AEC" w:rsidRPr="004A3E27" w:rsidRDefault="00E12AEC" w:rsidP="00A6346F">
      <w:pPr>
        <w:pStyle w:val="FootnoteText"/>
      </w:pPr>
      <w:r w:rsidRPr="004A3E27">
        <w:rPr>
          <w:rStyle w:val="FootnoteReference"/>
        </w:rPr>
        <w:footnoteRef/>
      </w:r>
      <w:r w:rsidRPr="004A3E27">
        <w:t xml:space="preserve"> cp. 1 Peter 5:7.</w:t>
      </w:r>
    </w:p>
  </w:footnote>
  <w:footnote w:id="183">
    <w:p w:rsidR="00E12AEC" w:rsidRPr="004A3E27" w:rsidRDefault="00E12AEC" w:rsidP="009E7111">
      <w:pPr>
        <w:pStyle w:val="FootnoteText"/>
      </w:pPr>
      <w:r w:rsidRPr="004A3E27">
        <w:rPr>
          <w:rStyle w:val="FootnoteReference"/>
        </w:rPr>
        <w:footnoteRef/>
      </w:r>
      <w:r w:rsidRPr="004A3E27">
        <w:t xml:space="preserve"> cp. Ephes 6:12; 1 Tim 4:1; Rev. 16:14.</w:t>
      </w:r>
    </w:p>
  </w:footnote>
  <w:footnote w:id="184">
    <w:p w:rsidR="00E12AEC" w:rsidRPr="004A3E27" w:rsidRDefault="00E12AEC"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E12AEC" w:rsidRPr="004A3E27" w:rsidRDefault="00E12AEC"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E12AEC" w:rsidRPr="004A3E27" w:rsidRDefault="00E12AEC"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E12AEC" w:rsidRPr="004A3E27" w:rsidRDefault="00E12AEC" w:rsidP="009E7111">
      <w:pPr>
        <w:pStyle w:val="FootnoteText"/>
      </w:pPr>
      <w:r w:rsidRPr="004A3E27">
        <w:rPr>
          <w:rStyle w:val="FootnoteReference"/>
        </w:rPr>
        <w:footnoteRef/>
      </w:r>
      <w:r w:rsidRPr="004A3E27">
        <w:t xml:space="preserve"> Verses 8-12 are repeated almost verbatim in Ps. 107:2-6.</w:t>
      </w:r>
    </w:p>
  </w:footnote>
  <w:footnote w:id="188">
    <w:p w:rsidR="00E12AEC" w:rsidRPr="004A3E27" w:rsidRDefault="00E12AEC" w:rsidP="009E7111">
      <w:pPr>
        <w:pStyle w:val="FootnoteText"/>
      </w:pPr>
      <w:r w:rsidRPr="004A3E27">
        <w:rPr>
          <w:rStyle w:val="FootnoteReference"/>
        </w:rPr>
        <w:footnoteRef/>
      </w:r>
      <w:r w:rsidRPr="004A3E27">
        <w:t xml:space="preserve"> Mercy: love (Luke 10:37).</w:t>
      </w:r>
    </w:p>
  </w:footnote>
  <w:footnote w:id="189">
    <w:p w:rsidR="00E12AEC" w:rsidRPr="004A3E27" w:rsidRDefault="00E12AEC"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E12AEC" w:rsidRPr="004A3E27" w:rsidRDefault="00E12AEC" w:rsidP="009E7111">
      <w:pPr>
        <w:pStyle w:val="FootnoteText"/>
      </w:pPr>
      <w:r w:rsidRPr="004A3E27">
        <w:rPr>
          <w:rStyle w:val="FootnoteReference"/>
        </w:rPr>
        <w:footnoteRef/>
      </w:r>
      <w:r w:rsidRPr="004A3E27">
        <w:t xml:space="preserve"> Washbowl: i.e. reduced to the most menial servitude.</w:t>
      </w:r>
    </w:p>
  </w:footnote>
  <w:footnote w:id="191">
    <w:p w:rsidR="00E12AEC" w:rsidRPr="004A3E27" w:rsidRDefault="00E12AEC"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E12AEC" w:rsidRPr="004A3E27" w:rsidRDefault="00E12AEC"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E12AEC" w:rsidRPr="004A3E27" w:rsidRDefault="00E12AEC" w:rsidP="009E7111">
      <w:pPr>
        <w:pStyle w:val="FootnoteText"/>
      </w:pPr>
      <w:r w:rsidRPr="004A3E27">
        <w:rPr>
          <w:rStyle w:val="FootnoteReference"/>
        </w:rPr>
        <w:footnoteRef/>
      </w:r>
      <w:r w:rsidRPr="004A3E27">
        <w:t xml:space="preserve"> Cp. Lev. 19:35-37; Deut. 25:13-16; Ezek.45:10; Mic. 6:10,11; Prov. 11:1.</w:t>
      </w:r>
    </w:p>
  </w:footnote>
  <w:footnote w:id="194">
    <w:p w:rsidR="00E12AEC" w:rsidRPr="004A3E27" w:rsidRDefault="00E12AEC" w:rsidP="009E7111">
      <w:pPr>
        <w:pStyle w:val="FootnoteText"/>
      </w:pPr>
      <w:r w:rsidRPr="004A3E27">
        <w:rPr>
          <w:rStyle w:val="FootnoteReference"/>
        </w:rPr>
        <w:footnoteRef/>
      </w:r>
      <w:r w:rsidRPr="004A3E27">
        <w:t xml:space="preserve"> Cp. ‘brood of vipers’ (Matt. 12:34; 23:33).</w:t>
      </w:r>
    </w:p>
  </w:footnote>
  <w:footnote w:id="195">
    <w:p w:rsidR="00E12AEC" w:rsidRPr="004A3E27" w:rsidRDefault="00E12AEC" w:rsidP="009E7111">
      <w:pPr>
        <w:pStyle w:val="FootnoteText"/>
      </w:pPr>
      <w:r w:rsidRPr="004A3E27">
        <w:rPr>
          <w:rStyle w:val="FootnoteReference"/>
        </w:rPr>
        <w:footnoteRef/>
      </w:r>
      <w:r w:rsidRPr="004A3E27">
        <w:t xml:space="preserve"> Job. 33:14.</w:t>
      </w:r>
    </w:p>
  </w:footnote>
  <w:footnote w:id="196">
    <w:p w:rsidR="00E12AEC" w:rsidRPr="004A3E27" w:rsidRDefault="00E12AEC" w:rsidP="009E7111">
      <w:pPr>
        <w:pStyle w:val="FootnoteText"/>
      </w:pPr>
      <w:r w:rsidRPr="004A3E27">
        <w:rPr>
          <w:rStyle w:val="FootnoteReference"/>
        </w:rPr>
        <w:footnoteRef/>
      </w:r>
      <w:r w:rsidRPr="004A3E27">
        <w:t xml:space="preserve"> ‘What is this glue? It is love.’ says St. Augustine.</w:t>
      </w:r>
    </w:p>
  </w:footnote>
  <w:footnote w:id="197">
    <w:p w:rsidR="00E12AEC" w:rsidRPr="004A3E27" w:rsidRDefault="00E12AEC"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E12AEC" w:rsidRPr="004A3E27" w:rsidRDefault="00E12AEC" w:rsidP="00C879D4">
      <w:pPr>
        <w:pStyle w:val="FootnoteText"/>
      </w:pPr>
      <w:r w:rsidRPr="004A3E27">
        <w:rPr>
          <w:rStyle w:val="FootnoteReference"/>
        </w:rPr>
        <w:footnoteRef/>
      </w:r>
      <w:r w:rsidRPr="004A3E27">
        <w:t xml:space="preserve"> So the Slavonic (Greek often omits ‘stillest’).</w:t>
      </w:r>
    </w:p>
  </w:footnote>
  <w:footnote w:id="199">
    <w:p w:rsidR="00E12AEC" w:rsidRPr="004A3E27" w:rsidRDefault="00E12AEC"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E12AEC" w:rsidRPr="004A3E27" w:rsidRDefault="00E12AEC"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E12AEC" w:rsidRPr="004A3E27" w:rsidRDefault="00E12AEC"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E12AEC" w:rsidRPr="004A3E27" w:rsidRDefault="00E12AEC" w:rsidP="00C879D4">
      <w:pPr>
        <w:pStyle w:val="FootnoteText"/>
      </w:pPr>
      <w:r w:rsidRPr="004A3E27">
        <w:rPr>
          <w:rStyle w:val="FootnoteReference"/>
        </w:rPr>
        <w:footnoteRef/>
      </w:r>
      <w:r w:rsidRPr="004A3E27">
        <w:t xml:space="preserve"> See footnote 62. &lt;2 previously&gt;</w:t>
      </w:r>
    </w:p>
  </w:footnote>
  <w:footnote w:id="203">
    <w:p w:rsidR="00E12AEC" w:rsidRPr="004A3E27" w:rsidRDefault="00E12AEC"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E12AEC" w:rsidRPr="004A3E27" w:rsidRDefault="00E12AEC" w:rsidP="00C879D4">
      <w:pPr>
        <w:pStyle w:val="FootnoteText"/>
      </w:pPr>
      <w:r w:rsidRPr="004A3E27">
        <w:rPr>
          <w:rStyle w:val="FootnoteReference"/>
        </w:rPr>
        <w:footnoteRef/>
      </w:r>
      <w:r w:rsidRPr="004A3E27">
        <w:t xml:space="preserve"> ‘What God has planned for His lovers’ (1 Cor. 2:9).</w:t>
      </w:r>
    </w:p>
  </w:footnote>
  <w:footnote w:id="205">
    <w:p w:rsidR="00E12AEC" w:rsidRPr="004A3E27" w:rsidRDefault="00E12AEC"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E12AEC" w:rsidRPr="004A3E27" w:rsidRDefault="00E12AEC"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E12AEC" w:rsidRPr="004A3E27" w:rsidRDefault="00E12AEC"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E12AEC" w:rsidRPr="004A3E27" w:rsidRDefault="00E12AEC"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E12AEC" w:rsidRPr="004A3E27" w:rsidRDefault="00E12AEC"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E12AEC" w:rsidRPr="004A3E27" w:rsidRDefault="00E12AEC" w:rsidP="00C879D4">
      <w:pPr>
        <w:pStyle w:val="FootnoteText"/>
      </w:pPr>
      <w:r w:rsidRPr="004A3E27">
        <w:rPr>
          <w:rStyle w:val="FootnoteReference"/>
        </w:rPr>
        <w:footnoteRef/>
      </w:r>
      <w:r w:rsidRPr="004A3E27">
        <w:t xml:space="preserve"> Numbers 10:35. Cp. Exodus 14.</w:t>
      </w:r>
    </w:p>
  </w:footnote>
  <w:footnote w:id="211">
    <w:p w:rsidR="00E12AEC" w:rsidRPr="004A3E27" w:rsidRDefault="00E12AEC"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E12AEC" w:rsidRPr="004A3E27" w:rsidRDefault="00E12AEC" w:rsidP="00C879D4">
      <w:pPr>
        <w:pStyle w:val="FootnoteText"/>
      </w:pPr>
      <w:r w:rsidRPr="004A3E27">
        <w:rPr>
          <w:rStyle w:val="FootnoteReference"/>
        </w:rPr>
        <w:footnoteRef/>
      </w:r>
      <w:r w:rsidRPr="004A3E27">
        <w:t xml:space="preserve"> Luke 4:32.</w:t>
      </w:r>
    </w:p>
  </w:footnote>
  <w:footnote w:id="213">
    <w:p w:rsidR="00E12AEC" w:rsidRPr="004A3E27" w:rsidRDefault="00E12AEC"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E12AEC" w:rsidRPr="004A3E27" w:rsidRDefault="00E12AEC" w:rsidP="00C879D4">
      <w:pPr>
        <w:pStyle w:val="FootnoteText"/>
      </w:pPr>
      <w:r w:rsidRPr="004A3E27">
        <w:rPr>
          <w:rStyle w:val="FootnoteReference"/>
        </w:rPr>
        <w:footnoteRef/>
      </w:r>
      <w:r w:rsidRPr="004A3E27">
        <w:t xml:space="preserve"> Cp. Ephes. 4:8.</w:t>
      </w:r>
    </w:p>
  </w:footnote>
  <w:footnote w:id="215">
    <w:p w:rsidR="00E12AEC" w:rsidRPr="004A3E27" w:rsidRDefault="00E12AEC"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E12AEC" w:rsidRPr="004A3E27" w:rsidRDefault="00E12AEC"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E12AEC" w:rsidRPr="004A3E27" w:rsidRDefault="00E12AEC"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E12AEC" w:rsidRPr="004A3E27" w:rsidRDefault="00E12AEC"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E12AEC" w:rsidRPr="004A3E27" w:rsidRDefault="00E12AEC" w:rsidP="00C879D4">
      <w:pPr>
        <w:pStyle w:val="FootnoteText"/>
      </w:pPr>
      <w:r w:rsidRPr="004A3E27">
        <w:rPr>
          <w:rStyle w:val="FootnoteReference"/>
        </w:rPr>
        <w:footnoteRef/>
      </w:r>
      <w:r w:rsidRPr="004A3E27">
        <w:t xml:space="preserve"> Mk. 15:29; Jn. 2:17; Rom. 15:3.</w:t>
      </w:r>
    </w:p>
  </w:footnote>
  <w:footnote w:id="220">
    <w:p w:rsidR="00E12AEC" w:rsidRPr="004A3E27" w:rsidRDefault="00E12AEC" w:rsidP="00C879D4">
      <w:pPr>
        <w:pStyle w:val="FootnoteText"/>
      </w:pPr>
      <w:r w:rsidRPr="004A3E27">
        <w:rPr>
          <w:rStyle w:val="FootnoteReference"/>
        </w:rPr>
        <w:footnoteRef/>
      </w:r>
      <w:r w:rsidRPr="004A3E27">
        <w:t xml:space="preserve"> The elders and chief priests.</w:t>
      </w:r>
    </w:p>
  </w:footnote>
  <w:footnote w:id="221">
    <w:p w:rsidR="00E12AEC" w:rsidRPr="004A3E27" w:rsidRDefault="00E12AEC"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E12AEC" w:rsidRPr="004A3E27" w:rsidRDefault="00E12AEC" w:rsidP="00C879D4">
      <w:pPr>
        <w:pStyle w:val="FootnoteText"/>
      </w:pPr>
      <w:r w:rsidRPr="004A3E27">
        <w:rPr>
          <w:rStyle w:val="FootnoteReference"/>
        </w:rPr>
        <w:footnoteRef/>
      </w:r>
      <w:r w:rsidRPr="004A3E27">
        <w:t xml:space="preserve"> Mt. 16:21; Mk. 8:31.</w:t>
      </w:r>
    </w:p>
  </w:footnote>
  <w:footnote w:id="223">
    <w:p w:rsidR="00E12AEC" w:rsidRPr="004A3E27" w:rsidRDefault="00E12AEC" w:rsidP="00C879D4">
      <w:pPr>
        <w:pStyle w:val="FootnoteText"/>
      </w:pPr>
      <w:r w:rsidRPr="004A3E27">
        <w:rPr>
          <w:rStyle w:val="FootnoteReference"/>
        </w:rPr>
        <w:footnoteRef/>
      </w:r>
      <w:r w:rsidRPr="004A3E27">
        <w:t xml:space="preserve"> Mt. 27:34.</w:t>
      </w:r>
    </w:p>
  </w:footnote>
  <w:footnote w:id="224">
    <w:p w:rsidR="00E12AEC" w:rsidRPr="004A3E27" w:rsidRDefault="00E12AEC" w:rsidP="00C879D4">
      <w:pPr>
        <w:pStyle w:val="FootnoteText"/>
      </w:pPr>
      <w:r w:rsidRPr="004A3E27">
        <w:rPr>
          <w:rStyle w:val="FootnoteReference"/>
        </w:rPr>
        <w:footnoteRef/>
      </w:r>
      <w:r w:rsidRPr="004A3E27">
        <w:t xml:space="preserve"> Cp. Rom. 11:9,10.</w:t>
      </w:r>
    </w:p>
  </w:footnote>
  <w:footnote w:id="225">
    <w:p w:rsidR="00E12AEC" w:rsidRPr="004A3E27" w:rsidRDefault="00E12AEC"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E12AEC" w:rsidRPr="004A3E27" w:rsidRDefault="00E12AEC" w:rsidP="00C879D4">
      <w:pPr>
        <w:pStyle w:val="FootnoteText"/>
      </w:pPr>
      <w:r w:rsidRPr="004A3E27">
        <w:rPr>
          <w:rStyle w:val="FootnoteReference"/>
        </w:rPr>
        <w:footnoteRef/>
      </w:r>
      <w:r w:rsidRPr="004A3E27">
        <w:t xml:space="preserve"> Ps. 69:3-7 differs only slightly from Ps. 39:15-18.</w:t>
      </w:r>
    </w:p>
  </w:footnote>
  <w:footnote w:id="227">
    <w:p w:rsidR="00E12AEC" w:rsidRPr="004A3E27" w:rsidRDefault="00E12AEC"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E12AEC" w:rsidRPr="004A3E27" w:rsidRDefault="00E12AEC"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E12AEC" w:rsidRPr="004A3E27" w:rsidRDefault="00E12AEC" w:rsidP="00CA0029">
      <w:pPr>
        <w:pStyle w:val="FootnoteText"/>
      </w:pPr>
      <w:r w:rsidRPr="004A3E27">
        <w:rPr>
          <w:rStyle w:val="FootnoteReference"/>
        </w:rPr>
        <w:footnoteRef/>
      </w:r>
      <w:r w:rsidRPr="004A3E27">
        <w:t xml:space="preserve"> Ephes. 3:10; 4:8.</w:t>
      </w:r>
    </w:p>
  </w:footnote>
  <w:footnote w:id="230">
    <w:p w:rsidR="00E12AEC" w:rsidRPr="004A3E27" w:rsidRDefault="00E12AEC"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E12AEC" w:rsidRPr="004A3E27" w:rsidRDefault="00E12AEC"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E12AEC" w:rsidRPr="004A3E27" w:rsidRDefault="00E12AEC"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E12AEC" w:rsidRPr="004A3E27" w:rsidRDefault="00E12AEC" w:rsidP="00CA0029">
      <w:pPr>
        <w:pStyle w:val="FootnoteText"/>
      </w:pPr>
      <w:r w:rsidRPr="004A3E27">
        <w:rPr>
          <w:rStyle w:val="FootnoteReference"/>
        </w:rPr>
        <w:footnoteRef/>
      </w:r>
      <w:r w:rsidRPr="004A3E27">
        <w:t xml:space="preserve"> Rivers: Tigris and Euphrates.</w:t>
      </w:r>
    </w:p>
  </w:footnote>
  <w:footnote w:id="234">
    <w:p w:rsidR="00E12AEC" w:rsidRPr="004A3E27" w:rsidRDefault="00E12AEC" w:rsidP="00CA0029">
      <w:pPr>
        <w:pStyle w:val="FootnoteText"/>
      </w:pPr>
      <w:r w:rsidRPr="004A3E27">
        <w:rPr>
          <w:rStyle w:val="FootnoteReference"/>
        </w:rPr>
        <w:footnoteRef/>
      </w:r>
      <w:r w:rsidRPr="004A3E27">
        <w:t xml:space="preserve"> Cp. Ps. 47:8.</w:t>
      </w:r>
    </w:p>
  </w:footnote>
  <w:footnote w:id="235">
    <w:p w:rsidR="00E12AEC" w:rsidRPr="004A3E27" w:rsidRDefault="00E12AEC" w:rsidP="00CA0029">
      <w:pPr>
        <w:pStyle w:val="FootnoteText"/>
      </w:pPr>
      <w:r w:rsidRPr="004A3E27">
        <w:rPr>
          <w:rStyle w:val="FootnoteReference"/>
        </w:rPr>
        <w:footnoteRef/>
      </w:r>
      <w:r w:rsidRPr="004A3E27">
        <w:t xml:space="preserve"> Cp. Rev. 1:18; Heb. 7:25; Num. 14:28.</w:t>
      </w:r>
    </w:p>
  </w:footnote>
  <w:footnote w:id="236">
    <w:p w:rsidR="00E12AEC" w:rsidRPr="004A3E27" w:rsidRDefault="00E12AEC"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E12AEC" w:rsidRPr="004A3E27" w:rsidRDefault="00E12AEC"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E12AEC" w:rsidRPr="004A3E27" w:rsidRDefault="00E12AEC"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E12AEC" w:rsidRPr="004A3E27" w:rsidRDefault="00E12AEC" w:rsidP="00CA0029">
      <w:pPr>
        <w:pStyle w:val="FootnoteText"/>
      </w:pPr>
      <w:r w:rsidRPr="004A3E27">
        <w:tab/>
        <w:t>For them there are no pains;</w:t>
      </w:r>
    </w:p>
    <w:p w:rsidR="00E12AEC" w:rsidRPr="004A3E27" w:rsidRDefault="00E12AEC" w:rsidP="00CA0029">
      <w:pPr>
        <w:pStyle w:val="FootnoteText"/>
      </w:pPr>
      <w:r w:rsidRPr="004A3E27">
        <w:tab/>
        <w:t>fit and strong are their bodies.</w:t>
      </w:r>
    </w:p>
  </w:footnote>
  <w:footnote w:id="239">
    <w:p w:rsidR="00E12AEC" w:rsidRPr="004A3E27" w:rsidRDefault="00E12AEC"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E12AEC" w:rsidRPr="004A3E27" w:rsidRDefault="00E12AEC"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E12AEC" w:rsidRPr="004A3E27" w:rsidRDefault="00E12AEC"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E12AEC" w:rsidRPr="004A3E27" w:rsidRDefault="00E12AEC"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E12AEC" w:rsidRPr="004A3E27" w:rsidRDefault="00E12AEC"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E12AEC" w:rsidRPr="004A3E27" w:rsidRDefault="00E12AEC"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E12AEC" w:rsidRPr="004A3E27" w:rsidRDefault="00E12AEC"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E12AEC" w:rsidRPr="004A3E27" w:rsidRDefault="00E12AEC" w:rsidP="00CA0029">
      <w:pPr>
        <w:pStyle w:val="FootnoteText"/>
      </w:pPr>
      <w:r w:rsidRPr="004A3E27">
        <w:rPr>
          <w:rStyle w:val="FootnoteReference"/>
        </w:rPr>
        <w:footnoteRef/>
      </w:r>
      <w:r w:rsidRPr="004A3E27">
        <w:t xml:space="preserve"> Signs and miracles of God’s presence, protection and deliverance.</w:t>
      </w:r>
    </w:p>
  </w:footnote>
  <w:footnote w:id="247">
    <w:p w:rsidR="00E12AEC" w:rsidRPr="004A3E27" w:rsidRDefault="00E12AEC"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E12AEC" w:rsidRPr="004A3E27" w:rsidRDefault="00E12AEC"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E12AEC" w:rsidRPr="004A3E27" w:rsidRDefault="00E12AEC"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E12AEC" w:rsidRPr="004A3E27" w:rsidRDefault="00E12AEC" w:rsidP="00CA0029">
      <w:pPr>
        <w:pStyle w:val="FootnoteText"/>
      </w:pPr>
      <w:r w:rsidRPr="004A3E27">
        <w:rPr>
          <w:rStyle w:val="FootnoteReference"/>
        </w:rPr>
        <w:footnoteRef/>
      </w:r>
      <w:r w:rsidRPr="004A3E27">
        <w:t xml:space="preserve"> Cp. Ps. 45:10; Is. 2:4; 11:9; 65:25; Hos. 2:18; Zac. 9:10.</w:t>
      </w:r>
    </w:p>
  </w:footnote>
  <w:footnote w:id="251">
    <w:p w:rsidR="00E12AEC" w:rsidRPr="004A3E27" w:rsidRDefault="00E12AEC"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E12AEC" w:rsidRPr="004A3E27" w:rsidRDefault="00E12AEC"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E12AEC" w:rsidRPr="004A3E27" w:rsidRDefault="00E12AEC"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E12AEC" w:rsidRDefault="00E12AEC"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E12AEC" w:rsidRDefault="00E12AEC" w:rsidP="004A51E7">
      <w:pPr>
        <w:pStyle w:val="FootnoteText"/>
      </w:pPr>
      <w:r>
        <w:tab/>
        <w:t>‘I will speak My mind in parables,</w:t>
      </w:r>
    </w:p>
    <w:p w:rsidR="00E12AEC" w:rsidRDefault="00E12AEC" w:rsidP="004A51E7">
      <w:pPr>
        <w:pStyle w:val="FootnoteText"/>
      </w:pPr>
      <w:r>
        <w:tab/>
        <w:t>divulge secrets hidden since creation’ (cp. Rev. 3:14).</w:t>
      </w:r>
    </w:p>
  </w:footnote>
  <w:footnote w:id="255">
    <w:p w:rsidR="00E12AEC" w:rsidRDefault="00E12AEC"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E12AEC" w:rsidRDefault="00E12AEC" w:rsidP="004A51E7">
      <w:pPr>
        <w:pStyle w:val="FootnoteText"/>
      </w:pPr>
      <w:r>
        <w:rPr>
          <w:rStyle w:val="FootnoteReference"/>
        </w:rPr>
        <w:footnoteRef/>
      </w:r>
      <w:r>
        <w:t xml:space="preserve"> Ephraim = Israel (cp. Hos. 7; Num. 14; 1 Sam. 4).</w:t>
      </w:r>
    </w:p>
  </w:footnote>
  <w:footnote w:id="257">
    <w:p w:rsidR="00E12AEC" w:rsidRDefault="00E12AEC" w:rsidP="004A51E7">
      <w:pPr>
        <w:pStyle w:val="FootnoteText"/>
      </w:pPr>
      <w:r>
        <w:rPr>
          <w:rStyle w:val="FootnoteReference"/>
        </w:rPr>
        <w:footnoteRef/>
      </w:r>
      <w:r>
        <w:t xml:space="preserve"> He deferred giving them the promised food and the Promised Land.</w:t>
      </w:r>
    </w:p>
  </w:footnote>
  <w:footnote w:id="258">
    <w:p w:rsidR="00E12AEC" w:rsidRDefault="00E12AEC"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E12AEC" w:rsidRDefault="00E12AEC"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E12AEC" w:rsidRDefault="00E12AEC" w:rsidP="004A51E7">
      <w:pPr>
        <w:pStyle w:val="FootnoteText"/>
      </w:pPr>
      <w:r>
        <w:rPr>
          <w:rStyle w:val="FootnoteReference"/>
        </w:rPr>
        <w:footnoteRef/>
      </w:r>
      <w:r>
        <w:t xml:space="preserve"> John 15.</w:t>
      </w:r>
    </w:p>
  </w:footnote>
  <w:footnote w:id="261">
    <w:p w:rsidR="00E12AEC" w:rsidRDefault="00E12AEC" w:rsidP="004A51E7">
      <w:pPr>
        <w:pStyle w:val="FootnoteText"/>
      </w:pPr>
      <w:r>
        <w:rPr>
          <w:rStyle w:val="FootnoteReference"/>
        </w:rPr>
        <w:footnoteRef/>
      </w:r>
      <w:r>
        <w:t xml:space="preserve"> Joseph = Israel (Gen. 40:23; 48:15; Amos 6:6).</w:t>
      </w:r>
    </w:p>
  </w:footnote>
  <w:footnote w:id="262">
    <w:p w:rsidR="00E12AEC" w:rsidRDefault="00E12AEC" w:rsidP="004A51E7">
      <w:pPr>
        <w:pStyle w:val="FootnoteText"/>
      </w:pPr>
      <w:r>
        <w:rPr>
          <w:rStyle w:val="FootnoteReference"/>
        </w:rPr>
        <w:footnoteRef/>
      </w:r>
      <w:r>
        <w:t xml:space="preserve"> 2 Sam. 6:2 (LXX).</w:t>
      </w:r>
    </w:p>
  </w:footnote>
  <w:footnote w:id="263">
    <w:p w:rsidR="00E12AEC" w:rsidRDefault="00E12AEC"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E12AEC" w:rsidRDefault="00E12AEC" w:rsidP="004A51E7">
      <w:pPr>
        <w:pStyle w:val="FootnoteText"/>
      </w:pPr>
      <w:r>
        <w:rPr>
          <w:rStyle w:val="FootnoteReference"/>
        </w:rPr>
        <w:footnoteRef/>
      </w:r>
      <w:r>
        <w:t xml:space="preserve"> ‘What tongue? The voice of God’ (St Athanasius).</w:t>
      </w:r>
    </w:p>
  </w:footnote>
  <w:footnote w:id="265">
    <w:p w:rsidR="00E12AEC" w:rsidRDefault="00E12AEC" w:rsidP="004A51E7">
      <w:pPr>
        <w:pStyle w:val="FootnoteText"/>
      </w:pPr>
      <w:r>
        <w:rPr>
          <w:rStyle w:val="FootnoteReference"/>
        </w:rPr>
        <w:footnoteRef/>
      </w:r>
      <w:r>
        <w:t xml:space="preserve"> Exodus 9:23; 19:16.</w:t>
      </w:r>
    </w:p>
  </w:footnote>
  <w:footnote w:id="266">
    <w:p w:rsidR="00E12AEC" w:rsidRDefault="00E12AEC" w:rsidP="004A51E7">
      <w:pPr>
        <w:pStyle w:val="FootnoteText"/>
      </w:pPr>
      <w:r>
        <w:rPr>
          <w:rStyle w:val="FootnoteReference"/>
        </w:rPr>
        <w:footnoteRef/>
      </w:r>
      <w:r>
        <w:t xml:space="preserve"> ‘You have always been deaf to His voice, blind to the vision of Him’ (Jn. 5:37; cp. Deut. 18:16; Isaiah 48:18).</w:t>
      </w:r>
    </w:p>
  </w:footnote>
  <w:footnote w:id="267">
    <w:p w:rsidR="00E12AEC" w:rsidRDefault="00E12AEC"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E12AEC" w:rsidRDefault="00E12AEC" w:rsidP="004A51E7">
      <w:pPr>
        <w:pStyle w:val="FootnoteText"/>
      </w:pPr>
      <w:r>
        <w:rPr>
          <w:rStyle w:val="FootnoteReference"/>
        </w:rPr>
        <w:footnoteRef/>
      </w:r>
      <w:r>
        <w:t xml:space="preserve"> </w:t>
      </w:r>
      <w:r>
        <w:rPr>
          <w:i/>
        </w:rPr>
        <w:t>See the previous footnote</w:t>
      </w:r>
      <w:r>
        <w:t>.</w:t>
      </w:r>
    </w:p>
  </w:footnote>
  <w:footnote w:id="269">
    <w:p w:rsidR="00E12AEC" w:rsidRDefault="00E12AEC" w:rsidP="004A51E7">
      <w:pPr>
        <w:pStyle w:val="FootnoteText"/>
      </w:pPr>
      <w:r>
        <w:rPr>
          <w:rStyle w:val="FootnoteReference"/>
        </w:rPr>
        <w:footnoteRef/>
      </w:r>
      <w:r>
        <w:t xml:space="preserve"> Cp. Isaiah 36:6; 2 Chron. 32:8; 1 Tim. 6:17; Ps. 74:4; Gal. 2:9; 1 Sam. 2:8.</w:t>
      </w:r>
    </w:p>
  </w:footnote>
  <w:footnote w:id="270">
    <w:p w:rsidR="00E12AEC" w:rsidRDefault="00E12AEC" w:rsidP="004A51E7">
      <w:pPr>
        <w:pStyle w:val="FootnoteText"/>
      </w:pPr>
      <w:r>
        <w:rPr>
          <w:rStyle w:val="FootnoteReference"/>
        </w:rPr>
        <w:footnoteRef/>
      </w:r>
      <w:r>
        <w:t xml:space="preserve"> John 10:34-36.</w:t>
      </w:r>
    </w:p>
  </w:footnote>
  <w:footnote w:id="271">
    <w:p w:rsidR="00E12AEC" w:rsidRDefault="00E12AEC" w:rsidP="004A51E7">
      <w:pPr>
        <w:pStyle w:val="FootnoteText"/>
      </w:pPr>
      <w:r>
        <w:rPr>
          <w:rStyle w:val="FootnoteReference"/>
        </w:rPr>
        <w:footnoteRef/>
      </w:r>
      <w:r>
        <w:t xml:space="preserve"> This prayer is already answered (John 3:18; 9:39; 12:31; Acts 17:31).</w:t>
      </w:r>
    </w:p>
  </w:footnote>
  <w:footnote w:id="272">
    <w:p w:rsidR="00E12AEC" w:rsidRDefault="00E12AEC" w:rsidP="004A51E7">
      <w:pPr>
        <w:pStyle w:val="FootnoteText"/>
      </w:pPr>
      <w:r>
        <w:rPr>
          <w:rStyle w:val="FootnoteReference"/>
        </w:rPr>
        <w:footnoteRef/>
      </w:r>
      <w:r>
        <w:t xml:space="preserve"> </w:t>
      </w:r>
      <w:r w:rsidRPr="003111C9">
        <w:rPr>
          <w:i/>
        </w:rPr>
        <w:t>Lit</w:t>
      </w:r>
      <w:r>
        <w:t>. ‘How beloved are Your dwellings.’</w:t>
      </w:r>
    </w:p>
  </w:footnote>
  <w:footnote w:id="273">
    <w:p w:rsidR="00E12AEC" w:rsidRDefault="00E12AEC" w:rsidP="004A51E7">
      <w:pPr>
        <w:pStyle w:val="FootnoteText"/>
      </w:pPr>
      <w:r>
        <w:rPr>
          <w:rStyle w:val="FootnoteReference"/>
        </w:rPr>
        <w:footnoteRef/>
      </w:r>
      <w:r>
        <w:t xml:space="preserve"> Man has made a mess of the earth (Gen. 3; Isaiah 24:4-6 etc.)</w:t>
      </w:r>
    </w:p>
  </w:footnote>
  <w:footnote w:id="274">
    <w:p w:rsidR="00E12AEC" w:rsidRDefault="00E12AEC" w:rsidP="004A51E7">
      <w:pPr>
        <w:pStyle w:val="FootnoteText"/>
      </w:pPr>
      <w:r>
        <w:rPr>
          <w:rStyle w:val="FootnoteReference"/>
        </w:rPr>
        <w:footnoteRef/>
      </w:r>
      <w:r>
        <w:t xml:space="preserve"> Cp. Lk. 13:25; Mk. 4:11; Col. 4:5; Rev. 22:15.</w:t>
      </w:r>
    </w:p>
  </w:footnote>
  <w:footnote w:id="275">
    <w:p w:rsidR="00E12AEC" w:rsidRDefault="00E12AEC" w:rsidP="004A51E7">
      <w:pPr>
        <w:pStyle w:val="FootnoteText"/>
      </w:pPr>
      <w:r>
        <w:rPr>
          <w:rStyle w:val="FootnoteReference"/>
        </w:rPr>
        <w:footnoteRef/>
      </w:r>
      <w:r>
        <w:t xml:space="preserve"> God is love. Love covers all sins (see 1 Jn. 4:16; 1 Pet. 4:8; Prov. 10:12; Jas. 5:20; Lk. 7:47).</w:t>
      </w:r>
    </w:p>
  </w:footnote>
  <w:footnote w:id="276">
    <w:p w:rsidR="00E12AEC" w:rsidRDefault="00E12AEC" w:rsidP="00935D4B">
      <w:pPr>
        <w:pStyle w:val="FootnoteText"/>
      </w:pPr>
      <w:r>
        <w:rPr>
          <w:rStyle w:val="FootnoteReference"/>
        </w:rPr>
        <w:footnoteRef/>
      </w:r>
      <w:r>
        <w:t xml:space="preserve"> holy: cp. 1 Cor. 3:16,17; 6:15-19; Heb. 3:1; 12:10; 1 Pet. 1:15,16; 2 Pet. 1-4.</w:t>
      </w:r>
    </w:p>
  </w:footnote>
  <w:footnote w:id="277">
    <w:p w:rsidR="00E12AEC" w:rsidRDefault="00E12AEC" w:rsidP="00935D4B">
      <w:pPr>
        <w:pStyle w:val="FootnoteText"/>
      </w:pPr>
      <w:r>
        <w:rPr>
          <w:rStyle w:val="FootnoteReference"/>
        </w:rPr>
        <w:footnoteRef/>
      </w:r>
      <w:r>
        <w:t xml:space="preserve"> Powers of the soul are will, desire, intellect, understanding, memory, imagination.</w:t>
      </w:r>
    </w:p>
  </w:footnote>
  <w:footnote w:id="278">
    <w:p w:rsidR="00E12AEC" w:rsidRDefault="00E12AEC" w:rsidP="00935D4B">
      <w:pPr>
        <w:pStyle w:val="FootnoteText"/>
      </w:pPr>
      <w:r>
        <w:rPr>
          <w:rStyle w:val="FootnoteReference"/>
        </w:rPr>
        <w:footnoteRef/>
      </w:r>
      <w:r>
        <w:t xml:space="preserve"> ‘The song of the Lamb.’ (Rev. 15:3-5; John 12:32).</w:t>
      </w:r>
    </w:p>
  </w:footnote>
  <w:footnote w:id="279">
    <w:p w:rsidR="00E12AEC" w:rsidRDefault="00E12AEC"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E12AEC" w:rsidRDefault="00E12AEC"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E12AEC" w:rsidRDefault="00E12AEC"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E12AEC" w:rsidRDefault="00E12AEC"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E12AEC" w:rsidRDefault="00E12AEC" w:rsidP="00935D4B">
      <w:pPr>
        <w:pStyle w:val="FootnoteText"/>
      </w:pPr>
      <w:r>
        <w:rPr>
          <w:rStyle w:val="FootnoteReference"/>
        </w:rPr>
        <w:footnoteRef/>
      </w:r>
      <w:r>
        <w:t xml:space="preserve"> ‘No eye has seen, no ear has heard.... what God has planned for His lovers’ (1 Cor. 2:9).</w:t>
      </w:r>
    </w:p>
  </w:footnote>
  <w:footnote w:id="284">
    <w:p w:rsidR="00E12AEC" w:rsidRDefault="00E12AEC" w:rsidP="00935D4B">
      <w:pPr>
        <w:pStyle w:val="FootnoteText"/>
      </w:pPr>
      <w:r>
        <w:rPr>
          <w:rStyle w:val="FootnoteReference"/>
        </w:rPr>
        <w:footnoteRef/>
      </w:r>
      <w:r>
        <w:t xml:space="preserve"> ‘God’s mercy is the salvation and grace granted by Christ’ (St. Athanasius).</w:t>
      </w:r>
    </w:p>
  </w:footnote>
  <w:footnote w:id="285">
    <w:p w:rsidR="00E12AEC" w:rsidRDefault="00E12AEC"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E12AEC" w:rsidRDefault="00E12AEC"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E12AEC" w:rsidRDefault="00E12AEC" w:rsidP="00935D4B">
      <w:pPr>
        <w:pStyle w:val="FootnoteText"/>
      </w:pPr>
      <w:r>
        <w:rPr>
          <w:rStyle w:val="FootnoteReference"/>
        </w:rPr>
        <w:footnoteRef/>
      </w:r>
      <w:r>
        <w:t xml:space="preserve"> Cp. 2 Samuel 7:4-17; 1 Chron. 17:3-14.</w:t>
      </w:r>
    </w:p>
  </w:footnote>
  <w:footnote w:id="288">
    <w:p w:rsidR="00E12AEC" w:rsidRDefault="00E12AEC"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E12AEC" w:rsidRDefault="00E12AEC" w:rsidP="00935D4B">
      <w:pPr>
        <w:pStyle w:val="FootnoteText"/>
      </w:pPr>
      <w:r>
        <w:rPr>
          <w:rStyle w:val="FootnoteReference"/>
        </w:rPr>
        <w:footnoteRef/>
      </w:r>
      <w:r>
        <w:t xml:space="preserve"> dynasty: </w:t>
      </w:r>
      <w:r w:rsidRPr="0090411D">
        <w:rPr>
          <w:i/>
        </w:rPr>
        <w:t>lit</w:t>
      </w:r>
      <w:r>
        <w:t>. seed (Gal. 3:16; Is. 9:7).</w:t>
      </w:r>
    </w:p>
  </w:footnote>
  <w:footnote w:id="290">
    <w:p w:rsidR="00E12AEC" w:rsidRDefault="00E12AEC"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E12AEC" w:rsidRDefault="00E12AEC" w:rsidP="00935D4B">
      <w:pPr>
        <w:pStyle w:val="FootnoteText"/>
      </w:pPr>
      <w:r>
        <w:rPr>
          <w:rStyle w:val="FootnoteReference"/>
        </w:rPr>
        <w:footnoteRef/>
      </w:r>
      <w:r>
        <w:t xml:space="preserve"> dynasty: </w:t>
      </w:r>
      <w:r w:rsidRPr="0090411D">
        <w:rPr>
          <w:i/>
        </w:rPr>
        <w:t>lit</w:t>
      </w:r>
      <w:r>
        <w:t>. seed.</w:t>
      </w:r>
    </w:p>
  </w:footnote>
  <w:footnote w:id="292">
    <w:p w:rsidR="00E12AEC" w:rsidRDefault="00E12AEC" w:rsidP="00935D4B">
      <w:pPr>
        <w:pStyle w:val="FootnoteText"/>
      </w:pPr>
      <w:r>
        <w:rPr>
          <w:rStyle w:val="FootnoteReference"/>
        </w:rPr>
        <w:footnoteRef/>
      </w:r>
      <w:r>
        <w:t xml:space="preserve"> Rev. 1:5; 3:14.</w:t>
      </w:r>
    </w:p>
  </w:footnote>
  <w:footnote w:id="293">
    <w:p w:rsidR="00E12AEC" w:rsidRDefault="00E12AEC"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E12AEC" w:rsidRDefault="00E12AEC"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E12AEC" w:rsidRDefault="00E12AEC" w:rsidP="00935D4B">
      <w:pPr>
        <w:pStyle w:val="FootnoteText"/>
      </w:pPr>
      <w:r>
        <w:rPr>
          <w:rStyle w:val="FootnoteReference"/>
        </w:rPr>
        <w:footnoteRef/>
      </w:r>
      <w:r>
        <w:t xml:space="preserve"> That is, in the Kingdom (1 Cor. 4:20).</w:t>
      </w:r>
    </w:p>
  </w:footnote>
  <w:footnote w:id="296">
    <w:p w:rsidR="00E12AEC" w:rsidRDefault="00E12AEC" w:rsidP="00935D4B">
      <w:pPr>
        <w:pStyle w:val="FootnoteText"/>
      </w:pPr>
      <w:r>
        <w:rPr>
          <w:rStyle w:val="FootnoteReference"/>
        </w:rPr>
        <w:footnoteRef/>
      </w:r>
      <w:r>
        <w:t xml:space="preserve"> Verses 11 and 12 were quoted by Satan to tempt Christ (Matt. 4:6; Lk. 4:10).</w:t>
      </w:r>
    </w:p>
  </w:footnote>
  <w:footnote w:id="297">
    <w:p w:rsidR="00E12AEC" w:rsidRDefault="00E12AEC" w:rsidP="00935D4B">
      <w:pPr>
        <w:pStyle w:val="FootnoteText"/>
      </w:pPr>
      <w:r>
        <w:rPr>
          <w:rStyle w:val="FootnoteReference"/>
        </w:rPr>
        <w:footnoteRef/>
      </w:r>
      <w:r>
        <w:t xml:space="preserve"> dragon: </w:t>
      </w:r>
      <w:r w:rsidRPr="0090411D">
        <w:rPr>
          <w:i/>
        </w:rPr>
        <w:t>or</w:t>
      </w:r>
      <w:r>
        <w:t xml:space="preserve"> serpent.</w:t>
      </w:r>
    </w:p>
  </w:footnote>
  <w:footnote w:id="298">
    <w:p w:rsidR="00E12AEC" w:rsidRDefault="00E12AEC" w:rsidP="008016CF">
      <w:pPr>
        <w:pStyle w:val="FootnoteText"/>
      </w:pPr>
      <w:r>
        <w:rPr>
          <w:rStyle w:val="FootnoteReference"/>
        </w:rPr>
        <w:footnoteRef/>
      </w:r>
      <w:r>
        <w:t xml:space="preserve"> House—Home, Family, Church, Kingdom: where God’s will is done (1 Tim. 3:15; Heb. 3:2-6; Lk. 2:49; Mt. 6:10).</w:t>
      </w:r>
    </w:p>
  </w:footnote>
  <w:footnote w:id="299">
    <w:p w:rsidR="00E12AEC" w:rsidRDefault="00E12AEC" w:rsidP="008016CF">
      <w:pPr>
        <w:pStyle w:val="FootnoteText"/>
      </w:pPr>
      <w:r>
        <w:rPr>
          <w:rStyle w:val="FootnoteReference"/>
        </w:rPr>
        <w:footnoteRef/>
      </w:r>
      <w:r>
        <w:t xml:space="preserve"> John 7:38.</w:t>
      </w:r>
    </w:p>
  </w:footnote>
  <w:footnote w:id="300">
    <w:p w:rsidR="00E12AEC" w:rsidRDefault="00E12AEC"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E12AEC" w:rsidRDefault="00E12AEC" w:rsidP="008016CF">
      <w:pPr>
        <w:pStyle w:val="FootnoteText"/>
      </w:pPr>
      <w:r>
        <w:rPr>
          <w:rStyle w:val="FootnoteReference"/>
        </w:rPr>
        <w:footnoteRef/>
      </w:r>
      <w:r>
        <w:t xml:space="preserve"> Cp. 1 Cor. 3:20, ‘The Lord knows the thoughts of the wise…’</w:t>
      </w:r>
    </w:p>
  </w:footnote>
  <w:footnote w:id="302">
    <w:p w:rsidR="00E12AEC" w:rsidRDefault="00E12AEC" w:rsidP="008016CF">
      <w:pPr>
        <w:pStyle w:val="FootnoteText"/>
      </w:pPr>
      <w:r>
        <w:rPr>
          <w:rStyle w:val="FootnoteReference"/>
        </w:rPr>
        <w:footnoteRef/>
      </w:r>
      <w:r>
        <w:t xml:space="preserve"> Ex. 17:1-7.</w:t>
      </w:r>
    </w:p>
  </w:footnote>
  <w:footnote w:id="303">
    <w:p w:rsidR="00E12AEC" w:rsidRDefault="00E12AEC" w:rsidP="008016CF">
      <w:pPr>
        <w:pStyle w:val="FootnoteText"/>
      </w:pPr>
      <w:r>
        <w:rPr>
          <w:rStyle w:val="FootnoteReference"/>
        </w:rPr>
        <w:footnoteRef/>
      </w:r>
      <w:r>
        <w:t xml:space="preserve"> Num. 14:32-34.</w:t>
      </w:r>
    </w:p>
  </w:footnote>
  <w:footnote w:id="304">
    <w:p w:rsidR="00E12AEC" w:rsidRDefault="00E12AEC" w:rsidP="008016CF">
      <w:pPr>
        <w:pStyle w:val="FootnoteText"/>
      </w:pPr>
      <w:r>
        <w:rPr>
          <w:rStyle w:val="FootnoteReference"/>
        </w:rPr>
        <w:footnoteRef/>
      </w:r>
      <w:r>
        <w:t xml:space="preserve"> Cp. Heb.3:7-11; 4:10.</w:t>
      </w:r>
    </w:p>
  </w:footnote>
  <w:footnote w:id="305">
    <w:p w:rsidR="00E12AEC" w:rsidRDefault="00E12AEC" w:rsidP="008016CF">
      <w:pPr>
        <w:pStyle w:val="FootnoteText"/>
      </w:pPr>
      <w:r>
        <w:rPr>
          <w:rStyle w:val="FootnoteReference"/>
        </w:rPr>
        <w:footnoteRef/>
      </w:r>
      <w:r>
        <w:t xml:space="preserve"> Cp. Deut. 32:17; 1 Cor. 10:20; Psalm 105:36-38; 1 Chron. 16:26.</w:t>
      </w:r>
    </w:p>
  </w:footnote>
  <w:footnote w:id="306">
    <w:p w:rsidR="00E12AEC" w:rsidRDefault="00E12AEC"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E12AEC" w:rsidRDefault="00E12AEC" w:rsidP="008016CF">
      <w:pPr>
        <w:pStyle w:val="FootnoteText"/>
      </w:pPr>
      <w:r>
        <w:rPr>
          <w:rStyle w:val="FootnoteReference"/>
        </w:rPr>
        <w:footnoteRef/>
      </w:r>
      <w:r>
        <w:t xml:space="preserve"> Cp. Pss. 32:5b; 84:10b. Rom. 1:19-21; 2 Cor. 4:6; Jn. 1:14; 6:40; 17:22-24.</w:t>
      </w:r>
    </w:p>
  </w:footnote>
  <w:footnote w:id="308">
    <w:p w:rsidR="00E12AEC" w:rsidRDefault="00E12AEC"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E12AEC" w:rsidRDefault="00E12AEC" w:rsidP="008016CF">
      <w:pPr>
        <w:pStyle w:val="FootnoteText"/>
      </w:pPr>
      <w:r>
        <w:rPr>
          <w:rStyle w:val="FootnoteReference"/>
        </w:rPr>
        <w:footnoteRef/>
      </w:r>
      <w:r>
        <w:t xml:space="preserve"> Rev. 4:6, Ezek. 1:5-10.</w:t>
      </w:r>
    </w:p>
  </w:footnote>
  <w:footnote w:id="310">
    <w:p w:rsidR="00E12AEC" w:rsidRDefault="00E12AEC" w:rsidP="008016CF">
      <w:pPr>
        <w:pStyle w:val="FootnoteText"/>
      </w:pPr>
      <w:r>
        <w:rPr>
          <w:rStyle w:val="FootnoteReference"/>
        </w:rPr>
        <w:footnoteRef/>
      </w:r>
      <w:r>
        <w:t xml:space="preserve"> Daily I pray for the lost. Sinners are slain by conversion into believers, saints, friends and lovers.</w:t>
      </w:r>
    </w:p>
  </w:footnote>
  <w:footnote w:id="311">
    <w:p w:rsidR="00E12AEC" w:rsidRDefault="00E12AEC" w:rsidP="00EC728E">
      <w:pPr>
        <w:pStyle w:val="FootnoteText"/>
      </w:pPr>
      <w:r>
        <w:rPr>
          <w:rStyle w:val="FootnoteReference"/>
        </w:rPr>
        <w:footnoteRef/>
      </w:r>
      <w:r>
        <w:t xml:space="preserve"> Peter praised and confessed Christ, yet later he swore he did not know Him (Mt. 26:74; Mk. 14:71).</w:t>
      </w:r>
    </w:p>
  </w:footnote>
  <w:footnote w:id="312">
    <w:p w:rsidR="00E12AEC" w:rsidRDefault="00E12AEC" w:rsidP="00EC728E">
      <w:pPr>
        <w:pStyle w:val="FootnoteText"/>
      </w:pPr>
      <w:r>
        <w:rPr>
          <w:rStyle w:val="FootnoteReference"/>
        </w:rPr>
        <w:footnoteRef/>
      </w:r>
      <w:r>
        <w:t xml:space="preserve"> Cp. Ps. 38:7a.</w:t>
      </w:r>
    </w:p>
  </w:footnote>
  <w:footnote w:id="313">
    <w:p w:rsidR="00E12AEC" w:rsidRDefault="00E12AEC"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E12AEC" w:rsidRDefault="00E12AEC"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E12AEC" w:rsidRDefault="00E12AEC" w:rsidP="00EC728E">
      <w:pPr>
        <w:pStyle w:val="FootnoteText"/>
      </w:pPr>
      <w:r>
        <w:rPr>
          <w:rStyle w:val="FootnoteReference"/>
        </w:rPr>
        <w:footnoteRef/>
      </w:r>
      <w:r>
        <w:t xml:space="preserve"> ‘God is love’ (1 John 4:8,16).</w:t>
      </w:r>
    </w:p>
  </w:footnote>
  <w:footnote w:id="316">
    <w:p w:rsidR="00E12AEC" w:rsidRDefault="00E12AEC" w:rsidP="00EC728E">
      <w:pPr>
        <w:pStyle w:val="FootnoteText"/>
      </w:pPr>
      <w:r>
        <w:rPr>
          <w:rStyle w:val="FootnoteReference"/>
        </w:rPr>
        <w:footnoteRef/>
      </w:r>
      <w:r>
        <w:t xml:space="preserve"> Cp. Ps. 147:8.</w:t>
      </w:r>
    </w:p>
  </w:footnote>
  <w:footnote w:id="317">
    <w:p w:rsidR="00E12AEC" w:rsidRDefault="00E12AEC"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E12AEC" w:rsidRDefault="00E12AEC" w:rsidP="00EC728E">
      <w:pPr>
        <w:pStyle w:val="FootnoteText"/>
      </w:pPr>
      <w:r>
        <w:rPr>
          <w:rStyle w:val="FootnoteReference"/>
        </w:rPr>
        <w:footnoteRef/>
      </w:r>
      <w:r>
        <w:t xml:space="preserve"> embraces all: </w:t>
      </w:r>
      <w:r w:rsidRPr="00A80C80">
        <w:rPr>
          <w:i/>
        </w:rPr>
        <w:t>or</w:t>
      </w:r>
      <w:r>
        <w:t>, ‘rules over all.’</w:t>
      </w:r>
    </w:p>
  </w:footnote>
  <w:footnote w:id="319">
    <w:p w:rsidR="00E12AEC" w:rsidRDefault="00E12AEC"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E12AEC" w:rsidRDefault="00E12AEC" w:rsidP="00EC728E">
      <w:pPr>
        <w:pStyle w:val="FootnoteText"/>
      </w:pPr>
      <w:r>
        <w:rPr>
          <w:rStyle w:val="FootnoteReference"/>
        </w:rPr>
        <w:footnoteRef/>
      </w:r>
      <w:r>
        <w:t xml:space="preserve"> Heb. 1:7; Ezek. 1:14; 2 Esdras 8:22.</w:t>
      </w:r>
    </w:p>
  </w:footnote>
  <w:footnote w:id="321">
    <w:p w:rsidR="00E12AEC" w:rsidRDefault="00E12AEC" w:rsidP="00EC728E">
      <w:pPr>
        <w:pStyle w:val="FootnoteText"/>
      </w:pPr>
      <w:r>
        <w:rPr>
          <w:rStyle w:val="FootnoteReference"/>
        </w:rPr>
        <w:footnoteRef/>
      </w:r>
      <w:r>
        <w:t xml:space="preserve"> Much of Psalm 104 occurs almost verbatim in 1 Chron. 16:8-22 (cp. vv. 7:36).</w:t>
      </w:r>
    </w:p>
  </w:footnote>
  <w:footnote w:id="322">
    <w:p w:rsidR="00E12AEC" w:rsidRDefault="00E12AEC"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E12AEC" w:rsidRDefault="00E12AEC" w:rsidP="00EC728E">
      <w:pPr>
        <w:pStyle w:val="FootnoteText"/>
      </w:pPr>
      <w:r>
        <w:rPr>
          <w:rStyle w:val="FootnoteReference"/>
        </w:rPr>
        <w:footnoteRef/>
      </w:r>
      <w:r>
        <w:t xml:space="preserve"> caterpillars: larva of the locust.</w:t>
      </w:r>
    </w:p>
  </w:footnote>
  <w:footnote w:id="324">
    <w:p w:rsidR="00E12AEC" w:rsidRDefault="00E12AEC" w:rsidP="00EC728E">
      <w:pPr>
        <w:pStyle w:val="FootnoteText"/>
      </w:pPr>
      <w:r>
        <w:rPr>
          <w:rStyle w:val="FootnoteReference"/>
        </w:rPr>
        <w:footnoteRef/>
      </w:r>
      <w:r>
        <w:t xml:space="preserve"> Ex. 16:12-15; Jn. 6:31-35.</w:t>
      </w:r>
    </w:p>
  </w:footnote>
  <w:footnote w:id="325">
    <w:p w:rsidR="00E12AEC" w:rsidRDefault="00E12AEC" w:rsidP="00EC728E">
      <w:pPr>
        <w:pStyle w:val="FootnoteText"/>
      </w:pPr>
      <w:r>
        <w:rPr>
          <w:rStyle w:val="FootnoteReference"/>
        </w:rPr>
        <w:footnoteRef/>
      </w:r>
      <w:r>
        <w:t xml:space="preserve"> Gen. 15:14.</w:t>
      </w:r>
    </w:p>
  </w:footnote>
  <w:footnote w:id="326">
    <w:p w:rsidR="00E12AEC" w:rsidRDefault="00E12AEC"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E12AEC" w:rsidRDefault="00E12AEC" w:rsidP="00510795">
      <w:pPr>
        <w:pStyle w:val="FootnoteText"/>
      </w:pPr>
      <w:r>
        <w:rPr>
          <w:rStyle w:val="FootnoteReference"/>
        </w:rPr>
        <w:footnoteRef/>
      </w:r>
      <w:r>
        <w:t xml:space="preserve"> mercy: </w:t>
      </w:r>
      <w:r w:rsidRPr="00B246C1">
        <w:rPr>
          <w:i/>
        </w:rPr>
        <w:t>or</w:t>
      </w:r>
      <w:r>
        <w:t xml:space="preserve"> love.</w:t>
      </w:r>
    </w:p>
  </w:footnote>
  <w:footnote w:id="328">
    <w:p w:rsidR="00E12AEC" w:rsidRDefault="00E12AEC" w:rsidP="00510795">
      <w:pPr>
        <w:pStyle w:val="FootnoteText"/>
      </w:pPr>
      <w:r>
        <w:rPr>
          <w:rStyle w:val="FootnoteReference"/>
        </w:rPr>
        <w:footnoteRef/>
      </w:r>
      <w:r>
        <w:t xml:space="preserve"> Cp. Mark 8:17-21; Matthew 16:9-12.</w:t>
      </w:r>
    </w:p>
  </w:footnote>
  <w:footnote w:id="329">
    <w:p w:rsidR="00E12AEC" w:rsidRDefault="00E12AEC" w:rsidP="00510795">
      <w:pPr>
        <w:pStyle w:val="FootnoteText"/>
      </w:pPr>
      <w:r>
        <w:rPr>
          <w:rStyle w:val="FootnoteReference"/>
        </w:rPr>
        <w:footnoteRef/>
      </w:r>
      <w:r>
        <w:t xml:space="preserve"> Num. 11:34.</w:t>
      </w:r>
    </w:p>
  </w:footnote>
  <w:footnote w:id="330">
    <w:p w:rsidR="00E12AEC" w:rsidRDefault="00E12AEC" w:rsidP="00510795">
      <w:pPr>
        <w:pStyle w:val="FootnoteText"/>
      </w:pPr>
      <w:r>
        <w:rPr>
          <w:rStyle w:val="FootnoteReference"/>
        </w:rPr>
        <w:footnoteRef/>
      </w:r>
      <w:r>
        <w:t xml:space="preserve"> Num. 16:32.</w:t>
      </w:r>
    </w:p>
  </w:footnote>
  <w:footnote w:id="331">
    <w:p w:rsidR="00E12AEC" w:rsidRDefault="00E12AEC" w:rsidP="00510795">
      <w:pPr>
        <w:pStyle w:val="FootnoteText"/>
      </w:pPr>
      <w:r>
        <w:rPr>
          <w:rStyle w:val="FootnoteReference"/>
        </w:rPr>
        <w:footnoteRef/>
      </w:r>
      <w:r>
        <w:t xml:space="preserve"> children: </w:t>
      </w:r>
      <w:r w:rsidRPr="00B246C1">
        <w:rPr>
          <w:i/>
        </w:rPr>
        <w:t>lit</w:t>
      </w:r>
      <w:r>
        <w:t>. seed.</w:t>
      </w:r>
    </w:p>
  </w:footnote>
  <w:footnote w:id="332">
    <w:p w:rsidR="00E12AEC" w:rsidRDefault="00E12AEC"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E12AEC" w:rsidRDefault="00E12AEC" w:rsidP="00510795">
      <w:pPr>
        <w:pStyle w:val="FootnoteText"/>
      </w:pPr>
      <w:r>
        <w:rPr>
          <w:rStyle w:val="FootnoteReference"/>
        </w:rPr>
        <w:footnoteRef/>
      </w:r>
      <w:r>
        <w:t xml:space="preserve"> ‘mercies of the Lord’: </w:t>
      </w:r>
      <w:r w:rsidRPr="00B246C1">
        <w:rPr>
          <w:i/>
        </w:rPr>
        <w:t>or</w:t>
      </w:r>
      <w:r>
        <w:t>, the Lord’s love.</w:t>
      </w:r>
    </w:p>
  </w:footnote>
  <w:footnote w:id="334">
    <w:p w:rsidR="00E12AEC" w:rsidRDefault="00E12AEC"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E12AEC" w:rsidRDefault="00E12AEC" w:rsidP="00510795">
      <w:pPr>
        <w:pStyle w:val="FootnoteText"/>
      </w:pPr>
      <w:r>
        <w:rPr>
          <w:rStyle w:val="FootnoteReference"/>
        </w:rPr>
        <w:footnoteRef/>
      </w:r>
      <w:r>
        <w:t xml:space="preserve"> See Psalm 59:10 and footnote.</w:t>
      </w:r>
    </w:p>
  </w:footnote>
  <w:footnote w:id="336">
    <w:p w:rsidR="00E12AEC" w:rsidRDefault="00E12AEC"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E12AEC" w:rsidRDefault="00E12AEC" w:rsidP="00510795">
      <w:pPr>
        <w:pStyle w:val="FootnoteText"/>
      </w:pPr>
      <w:r>
        <w:rPr>
          <w:rStyle w:val="FootnoteReference"/>
        </w:rPr>
        <w:footnoteRef/>
      </w:r>
      <w:r>
        <w:t xml:space="preserve"> Cp. Num. 5:22.</w:t>
      </w:r>
    </w:p>
  </w:footnote>
  <w:footnote w:id="338">
    <w:p w:rsidR="00E12AEC" w:rsidRDefault="00E12AEC" w:rsidP="00510795">
      <w:pPr>
        <w:pStyle w:val="FootnoteText"/>
      </w:pPr>
      <w:r>
        <w:rPr>
          <w:rStyle w:val="FootnoteReference"/>
        </w:rPr>
        <w:footnoteRef/>
      </w:r>
      <w:r>
        <w:t xml:space="preserve"> Mt. 27:39.</w:t>
      </w:r>
    </w:p>
  </w:footnote>
  <w:footnote w:id="339">
    <w:p w:rsidR="00E12AEC" w:rsidRDefault="00E12AEC"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E12AEC" w:rsidRDefault="00E12AEC"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E12AEC" w:rsidRDefault="00E12AEC" w:rsidP="00510795">
      <w:pPr>
        <w:pStyle w:val="FootnoteText"/>
      </w:pPr>
      <w:r>
        <w:rPr>
          <w:rStyle w:val="FootnoteReference"/>
        </w:rPr>
        <w:footnoteRef/>
      </w:r>
      <w:r>
        <w:t xml:space="preserve"> Cp. 1 Cor. 15:41-43.</w:t>
      </w:r>
    </w:p>
  </w:footnote>
  <w:footnote w:id="342">
    <w:p w:rsidR="00E12AEC" w:rsidRDefault="00E12AEC"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E12AEC" w:rsidRDefault="00E12AEC" w:rsidP="00510795">
      <w:pPr>
        <w:pStyle w:val="FootnoteText"/>
      </w:pPr>
      <w:r>
        <w:rPr>
          <w:rStyle w:val="FootnoteReference"/>
        </w:rPr>
        <w:footnoteRef/>
      </w:r>
      <w:r>
        <w:t xml:space="preserve"> Heb. 7:21.</w:t>
      </w:r>
    </w:p>
  </w:footnote>
  <w:footnote w:id="344">
    <w:p w:rsidR="00E12AEC" w:rsidRDefault="00E12AEC"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E12AEC" w:rsidRDefault="00E12AEC"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E12AEC" w:rsidRDefault="00E12AEC" w:rsidP="00510795">
      <w:pPr>
        <w:pStyle w:val="FootnoteText"/>
      </w:pPr>
      <w:r>
        <w:rPr>
          <w:rStyle w:val="FootnoteReference"/>
        </w:rPr>
        <w:footnoteRef/>
      </w:r>
      <w:r>
        <w:t xml:space="preserve"> Gen. 6:18; 9:9f; 15; 17; Ex. 19:5; Mk. 14:24; Lk. 22:20,29,30.</w:t>
      </w:r>
    </w:p>
  </w:footnote>
  <w:footnote w:id="347">
    <w:p w:rsidR="00E12AEC" w:rsidRDefault="00E12AEC"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E12AEC" w:rsidRDefault="00E12AEC"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E12AEC" w:rsidRDefault="00E12AEC"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E12AEC" w:rsidRDefault="00E12AEC"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E12AEC" w:rsidRDefault="00E12AEC" w:rsidP="00510795">
      <w:pPr>
        <w:pStyle w:val="FootnoteText"/>
      </w:pPr>
      <w:r>
        <w:rPr>
          <w:rStyle w:val="FootnoteReference"/>
        </w:rPr>
        <w:footnoteRef/>
      </w:r>
      <w:r>
        <w:t xml:space="preserve"> Ex. 19:6; 29:43-46; Deut. 27:9; Is. 63:18,19; Jer. 2:3; 2 Cor. 6:16.</w:t>
      </w:r>
    </w:p>
  </w:footnote>
  <w:footnote w:id="352">
    <w:p w:rsidR="00E12AEC" w:rsidRDefault="00E12AEC"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E12AEC" w:rsidRDefault="00E12AEC" w:rsidP="00510795">
      <w:pPr>
        <w:pStyle w:val="FootnoteText"/>
      </w:pPr>
      <w:r>
        <w:rPr>
          <w:rStyle w:val="FootnoteReference"/>
        </w:rPr>
        <w:footnoteRef/>
      </w:r>
      <w:r>
        <w:t xml:space="preserve"> Earth rocked and rolled in travail at the birth of a nation (cp. Jn. 16:20-22).</w:t>
      </w:r>
    </w:p>
  </w:footnote>
  <w:footnote w:id="354">
    <w:p w:rsidR="00E12AEC" w:rsidRDefault="00E12AEC" w:rsidP="00510795">
      <w:pPr>
        <w:pStyle w:val="FootnoteText"/>
      </w:pPr>
      <w:r>
        <w:rPr>
          <w:rStyle w:val="FootnoteReference"/>
        </w:rPr>
        <w:footnoteRef/>
      </w:r>
      <w:r>
        <w:t xml:space="preserve"> Cp. John 1:18; 3:13; Wisdom 18:16.</w:t>
      </w:r>
    </w:p>
  </w:footnote>
  <w:footnote w:id="355">
    <w:p w:rsidR="00E12AEC" w:rsidRDefault="00E12AEC"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E12AEC" w:rsidRDefault="00E12AEC"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E12AEC" w:rsidRDefault="00E12AEC" w:rsidP="00510795">
      <w:pPr>
        <w:pStyle w:val="FootnoteText"/>
      </w:pPr>
      <w:r>
        <w:rPr>
          <w:rStyle w:val="FootnoteReference"/>
        </w:rPr>
        <w:footnoteRef/>
      </w:r>
      <w:r>
        <w:t xml:space="preserve"> cp. Heb. 4:10; Phil. 2:12; Mt. 11:28,29; Jer. 6:16.</w:t>
      </w:r>
    </w:p>
  </w:footnote>
  <w:footnote w:id="358">
    <w:p w:rsidR="00E12AEC" w:rsidRDefault="00E12AEC" w:rsidP="00510795">
      <w:pPr>
        <w:pStyle w:val="FootnoteText"/>
      </w:pPr>
      <w:r>
        <w:rPr>
          <w:rStyle w:val="FootnoteReference"/>
        </w:rPr>
        <w:footnoteRef/>
      </w:r>
      <w:r>
        <w:t xml:space="preserve"> 2 Cor. 4:13.</w:t>
      </w:r>
    </w:p>
  </w:footnote>
  <w:footnote w:id="359">
    <w:p w:rsidR="00E12AEC" w:rsidRDefault="00E12AEC" w:rsidP="00510795">
      <w:pPr>
        <w:pStyle w:val="FootnoteText"/>
      </w:pPr>
      <w:r>
        <w:rPr>
          <w:rStyle w:val="FootnoteReference"/>
        </w:rPr>
        <w:footnoteRef/>
      </w:r>
      <w:r>
        <w:t xml:space="preserve"> </w:t>
      </w:r>
      <w:r w:rsidRPr="00DC02D9">
        <w:rPr>
          <w:i/>
        </w:rPr>
        <w:t>Or:</w:t>
      </w:r>
      <w:r>
        <w:t xml:space="preserve"> costly (Wisdom 1:13-16).</w:t>
      </w:r>
    </w:p>
  </w:footnote>
  <w:footnote w:id="360">
    <w:p w:rsidR="00E12AEC" w:rsidRDefault="00E12AEC" w:rsidP="00510795">
      <w:pPr>
        <w:pStyle w:val="FootnoteText"/>
      </w:pPr>
      <w:r>
        <w:rPr>
          <w:rStyle w:val="FootnoteReference"/>
        </w:rPr>
        <w:footnoteRef/>
      </w:r>
      <w:r>
        <w:t xml:space="preserve"> Rom. 15:11.</w:t>
      </w:r>
    </w:p>
  </w:footnote>
  <w:footnote w:id="361">
    <w:p w:rsidR="00E12AEC" w:rsidRDefault="00E12AEC" w:rsidP="00510795">
      <w:pPr>
        <w:pStyle w:val="FootnoteText"/>
      </w:pPr>
      <w:r>
        <w:rPr>
          <w:rStyle w:val="FootnoteReference"/>
        </w:rPr>
        <w:footnoteRef/>
      </w:r>
      <w:r>
        <w:t xml:space="preserve"> Mercy </w:t>
      </w:r>
      <w:r w:rsidRPr="00DC02D9">
        <w:rPr>
          <w:i/>
        </w:rPr>
        <w:t>or</w:t>
      </w:r>
      <w:r>
        <w:t xml:space="preserve"> love.</w:t>
      </w:r>
    </w:p>
  </w:footnote>
  <w:footnote w:id="362">
    <w:p w:rsidR="00E12AEC" w:rsidRDefault="00E12AEC" w:rsidP="00510795">
      <w:pPr>
        <w:pStyle w:val="FootnoteText"/>
      </w:pPr>
      <w:r>
        <w:rPr>
          <w:rStyle w:val="FootnoteReference"/>
        </w:rPr>
        <w:footnoteRef/>
      </w:r>
      <w:r>
        <w:t xml:space="preserve"> Heb. 13:6.</w:t>
      </w:r>
    </w:p>
  </w:footnote>
  <w:footnote w:id="363">
    <w:p w:rsidR="00E12AEC" w:rsidRDefault="00E12AEC"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E12AEC" w:rsidRDefault="00E12AEC"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E12AEC" w:rsidRDefault="00E12AEC"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E12AEC" w:rsidRDefault="00E12AEC"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E12AEC" w:rsidRDefault="00E12AEC" w:rsidP="00385CB8">
      <w:pPr>
        <w:pStyle w:val="FootnoteText"/>
      </w:pPr>
      <w:r>
        <w:rPr>
          <w:rStyle w:val="FootnoteReference"/>
        </w:rPr>
        <w:footnoteRef/>
      </w:r>
      <w:r>
        <w:t xml:space="preserve"> Rom. 10:5; Gal. 3:12; Lev. 18:5; Luke 10:25-28.</w:t>
      </w:r>
    </w:p>
  </w:footnote>
  <w:footnote w:id="368">
    <w:p w:rsidR="00E12AEC" w:rsidRDefault="00E12AEC"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E12AEC" w:rsidRDefault="00E12AEC"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E12AEC" w:rsidRDefault="00E12AEC"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E12AEC" w:rsidRDefault="00E12AEC"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E12AEC" w:rsidRDefault="00E12AEC"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E12AEC" w:rsidRDefault="00E12AEC" w:rsidP="00385CB8">
      <w:pPr>
        <w:pStyle w:val="FootnoteText"/>
      </w:pPr>
      <w:r>
        <w:rPr>
          <w:rStyle w:val="FootnoteReference"/>
        </w:rPr>
        <w:footnoteRef/>
      </w:r>
      <w:r>
        <w:t xml:space="preserve"> sloth: </w:t>
      </w:r>
      <w:r w:rsidRPr="0002544A">
        <w:rPr>
          <w:i/>
        </w:rPr>
        <w:t>or:</w:t>
      </w:r>
      <w:r>
        <w:t xml:space="preserve"> accidie.</w:t>
      </w:r>
    </w:p>
  </w:footnote>
  <w:footnote w:id="374">
    <w:p w:rsidR="00E12AEC" w:rsidRDefault="00E12AEC" w:rsidP="00385CB8">
      <w:pPr>
        <w:pStyle w:val="FootnoteText"/>
      </w:pPr>
      <w:r>
        <w:rPr>
          <w:rStyle w:val="FootnoteReference"/>
        </w:rPr>
        <w:footnoteRef/>
      </w:r>
      <w:r>
        <w:t xml:space="preserve"> Eyes were given us that we might see in creatures our Creator (St Athanasius).</w:t>
      </w:r>
    </w:p>
  </w:footnote>
  <w:footnote w:id="375">
    <w:p w:rsidR="00E12AEC" w:rsidRDefault="00E12AEC" w:rsidP="00385CB8">
      <w:pPr>
        <w:pStyle w:val="FootnoteText"/>
      </w:pPr>
      <w:r>
        <w:rPr>
          <w:rStyle w:val="FootnoteReference"/>
        </w:rPr>
        <w:footnoteRef/>
      </w:r>
      <w:r>
        <w:t xml:space="preserve"> Christ is our way and our righteousness (cp. Jn. 14:6; 1 Cor 1:30; Ephes. 2:5-7).</w:t>
      </w:r>
    </w:p>
  </w:footnote>
  <w:footnote w:id="376">
    <w:p w:rsidR="00E12AEC" w:rsidRDefault="00E12AEC" w:rsidP="00385CB8">
      <w:pPr>
        <w:pStyle w:val="FootnoteText"/>
      </w:pPr>
      <w:r>
        <w:rPr>
          <w:rStyle w:val="FootnoteReference"/>
        </w:rPr>
        <w:footnoteRef/>
      </w:r>
      <w:r>
        <w:t xml:space="preserve"> The house of wisdom can be built only if the fear of God is rooted deeply in the soul (cp. St Ambrose).</w:t>
      </w:r>
    </w:p>
  </w:footnote>
  <w:footnote w:id="377">
    <w:p w:rsidR="00E12AEC" w:rsidRDefault="00E12AEC" w:rsidP="00385CB8">
      <w:pPr>
        <w:pStyle w:val="FootnoteText"/>
      </w:pPr>
      <w:r>
        <w:rPr>
          <w:rStyle w:val="FootnoteReference"/>
        </w:rPr>
        <w:footnoteRef/>
      </w:r>
      <w:r>
        <w:t xml:space="preserve"> Christ is our way and our righteousness (cp. Jn. 14:6; 1 Cor 1:30; Ephes. 2:5-7). &lt;see 2 footnotes above&gt;</w:t>
      </w:r>
    </w:p>
  </w:footnote>
  <w:footnote w:id="378">
    <w:p w:rsidR="00E12AEC" w:rsidRDefault="00E12AEC" w:rsidP="00385CB8">
      <w:pPr>
        <w:pStyle w:val="FootnoteText"/>
      </w:pPr>
      <w:r>
        <w:rPr>
          <w:rStyle w:val="FootnoteReference"/>
        </w:rPr>
        <w:footnoteRef/>
      </w:r>
      <w:r>
        <w:t xml:space="preserve"> </w:t>
      </w:r>
      <w:r w:rsidRPr="0002544A">
        <w:rPr>
          <w:i/>
        </w:rPr>
        <w:t>Lit</w:t>
      </w:r>
      <w:r>
        <w:t>. Face: a Hebraism for ‘favor’. (Cp. Psalm 44:13).</w:t>
      </w:r>
    </w:p>
  </w:footnote>
  <w:footnote w:id="379">
    <w:p w:rsidR="00E12AEC" w:rsidRDefault="00E12AEC"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E12AEC" w:rsidRDefault="00E12AEC" w:rsidP="00385CB8">
      <w:pPr>
        <w:pStyle w:val="FootnoteText"/>
      </w:pPr>
      <w:r>
        <w:rPr>
          <w:rStyle w:val="FootnoteReference"/>
        </w:rPr>
        <w:footnoteRef/>
      </w:r>
      <w:r>
        <w:t xml:space="preserve"> Curdled with scorn, anger and fear.</w:t>
      </w:r>
    </w:p>
  </w:footnote>
  <w:footnote w:id="381">
    <w:p w:rsidR="00E12AEC" w:rsidRDefault="00E12AEC"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E12AEC" w:rsidRDefault="00E12AEC"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E12AEC" w:rsidRDefault="00E12AEC" w:rsidP="00385CB8">
      <w:pPr>
        <w:pStyle w:val="FootnoteText"/>
      </w:pPr>
      <w:r>
        <w:rPr>
          <w:rStyle w:val="FootnoteReference"/>
        </w:rPr>
        <w:footnoteRef/>
      </w:r>
      <w:r>
        <w:t xml:space="preserve"> Sprinkled with hoar-frost, a wineskin is like the greying head of an old man.</w:t>
      </w:r>
    </w:p>
  </w:footnote>
  <w:footnote w:id="384">
    <w:p w:rsidR="00E12AEC" w:rsidRDefault="00E12AEC"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E12AEC" w:rsidRDefault="00E12AEC" w:rsidP="00385CB8">
      <w:pPr>
        <w:pStyle w:val="FootnoteText"/>
      </w:pPr>
      <w:r>
        <w:rPr>
          <w:rStyle w:val="FootnoteReference"/>
        </w:rPr>
        <w:footnoteRef/>
      </w:r>
      <w:r>
        <w:t xml:space="preserve"> hear: </w:t>
      </w:r>
      <w:r w:rsidRPr="0002544A">
        <w:rPr>
          <w:i/>
        </w:rPr>
        <w:t>lit</w:t>
      </w:r>
      <w:r>
        <w:t>. gullet, throat, larynx.</w:t>
      </w:r>
    </w:p>
  </w:footnote>
  <w:footnote w:id="386">
    <w:p w:rsidR="00E12AEC" w:rsidRDefault="00E12AEC"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E12AEC" w:rsidRDefault="00E12AEC" w:rsidP="00385CB8">
      <w:pPr>
        <w:pStyle w:val="FootnoteText"/>
      </w:pPr>
      <w:r>
        <w:rPr>
          <w:rStyle w:val="FootnoteReference"/>
        </w:rPr>
        <w:footnoteRef/>
      </w:r>
      <w:r>
        <w:t xml:space="preserve"> ‘In wicked men we rightly hate the evil, but love the creature’ (St. Prosper).</w:t>
      </w:r>
    </w:p>
  </w:footnote>
  <w:footnote w:id="388">
    <w:p w:rsidR="00E12AEC" w:rsidRDefault="00E12AEC"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E12AEC" w:rsidRDefault="00E12AEC"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E12AEC" w:rsidRDefault="00E12AEC" w:rsidP="00385CB8">
      <w:pPr>
        <w:pStyle w:val="FootnoteText"/>
      </w:pPr>
      <w:r>
        <w:rPr>
          <w:rStyle w:val="FootnoteReference"/>
        </w:rPr>
        <w:footnoteRef/>
      </w:r>
      <w:r>
        <w:t xml:space="preserve"> These words are repeated by the deacon at the beginning of the Divine Liturgy.</w:t>
      </w:r>
    </w:p>
  </w:footnote>
  <w:footnote w:id="391">
    <w:p w:rsidR="00E12AEC" w:rsidRDefault="00E12AEC"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E12AEC" w:rsidRDefault="00E12AEC" w:rsidP="00385CB8">
      <w:pPr>
        <w:pStyle w:val="FootnoteText"/>
      </w:pPr>
      <w:r>
        <w:rPr>
          <w:rStyle w:val="FootnoteReference"/>
        </w:rPr>
        <w:footnoteRef/>
      </w:r>
      <w:r>
        <w:t xml:space="preserve"> Cp. Lk. 24:27,32,45.</w:t>
      </w:r>
    </w:p>
  </w:footnote>
  <w:footnote w:id="393">
    <w:p w:rsidR="00E12AEC" w:rsidRDefault="00E12AEC"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E12AEC" w:rsidRDefault="00E12AEC"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E12AEC" w:rsidRDefault="00E12AEC"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E12AEC" w:rsidRDefault="00E12AEC"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E12AEC" w:rsidRDefault="00E12AEC"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E12AEC" w:rsidRDefault="00E12AEC" w:rsidP="00385CB8">
      <w:pPr>
        <w:pStyle w:val="FootnoteText"/>
      </w:pPr>
      <w:r>
        <w:rPr>
          <w:rStyle w:val="FootnoteReference"/>
        </w:rPr>
        <w:footnoteRef/>
      </w:r>
      <w:r>
        <w:t xml:space="preserve"> Cp. Ps. 110:10.</w:t>
      </w:r>
    </w:p>
  </w:footnote>
  <w:footnote w:id="399">
    <w:p w:rsidR="00E12AEC" w:rsidRDefault="00E12AEC"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E12AEC" w:rsidRDefault="00E12AEC" w:rsidP="00FD25B7">
      <w:pPr>
        <w:pStyle w:val="FootnoteText"/>
      </w:pPr>
      <w:r>
        <w:rPr>
          <w:rStyle w:val="FootnoteReference"/>
        </w:rPr>
        <w:footnoteRef/>
      </w:r>
      <w:r>
        <w:t xml:space="preserve"> Cp. Psalm 139:11; Rom. 12:20. ‘Coals of hell’. For desolation as the equivalent of hell, see Mark 13:14.</w:t>
      </w:r>
    </w:p>
  </w:footnote>
  <w:footnote w:id="401">
    <w:p w:rsidR="00E12AEC" w:rsidRDefault="00E12AEC" w:rsidP="00FD25B7">
      <w:pPr>
        <w:pStyle w:val="FootnoteText"/>
      </w:pPr>
      <w:r>
        <w:rPr>
          <w:rStyle w:val="FootnoteReference"/>
        </w:rPr>
        <w:footnoteRef/>
      </w:r>
      <w:r>
        <w:t xml:space="preserve"> Cp. Jeremiah 3:23. I look through the hills to their unseen Maker.</w:t>
      </w:r>
    </w:p>
  </w:footnote>
  <w:footnote w:id="402">
    <w:p w:rsidR="00E12AEC" w:rsidRDefault="00E12AEC"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E12AEC" w:rsidRDefault="00E12AEC"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E12AEC" w:rsidRDefault="00E12AEC"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E12AEC" w:rsidRDefault="00E12AEC" w:rsidP="00FD25B7">
      <w:pPr>
        <w:pStyle w:val="FootnoteText"/>
      </w:pPr>
      <w:r>
        <w:rPr>
          <w:rStyle w:val="FootnoteReference"/>
        </w:rPr>
        <w:footnoteRef/>
      </w:r>
      <w:r>
        <w:t xml:space="preserve"> Hebrews 11:26; 13:13.</w:t>
      </w:r>
    </w:p>
  </w:footnote>
  <w:footnote w:id="406">
    <w:p w:rsidR="00E12AEC" w:rsidRDefault="00E12AEC" w:rsidP="00FD25B7">
      <w:pPr>
        <w:pStyle w:val="FootnoteText"/>
      </w:pPr>
      <w:r>
        <w:rPr>
          <w:rStyle w:val="FootnoteReference"/>
        </w:rPr>
        <w:footnoteRef/>
      </w:r>
      <w:r>
        <w:t xml:space="preserve"> Heaven is here (Mt. 4:17; Lk. 17:21; Prov. 17:24).</w:t>
      </w:r>
    </w:p>
  </w:footnote>
  <w:footnote w:id="407">
    <w:p w:rsidR="00E12AEC" w:rsidRDefault="00E12AEC"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E12AEC" w:rsidRDefault="00E12AEC"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E12AEC" w:rsidRDefault="00E12AEC"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E12AEC" w:rsidRDefault="00E12AEC"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E12AEC" w:rsidRDefault="00E12AEC" w:rsidP="00FD25B7">
      <w:pPr>
        <w:pStyle w:val="FootnoteText"/>
      </w:pPr>
      <w:r>
        <w:rPr>
          <w:rStyle w:val="FootnoteReference"/>
        </w:rPr>
        <w:footnoteRef/>
      </w:r>
      <w:r>
        <w:t xml:space="preserve"> Cp. Titus 2:14.</w:t>
      </w:r>
    </w:p>
  </w:footnote>
  <w:footnote w:id="412">
    <w:p w:rsidR="00E12AEC" w:rsidRDefault="00E12AEC" w:rsidP="00FD25B7">
      <w:pPr>
        <w:pStyle w:val="FootnoteText"/>
      </w:pPr>
      <w:r>
        <w:rPr>
          <w:rStyle w:val="FootnoteReference"/>
        </w:rPr>
        <w:footnoteRef/>
      </w:r>
      <w:r>
        <w:t xml:space="preserve"> Prov. 29:1; 2 Kings 17:14; Neh. 9:16; Dt. 9:6.</w:t>
      </w:r>
    </w:p>
  </w:footnote>
  <w:footnote w:id="413">
    <w:p w:rsidR="00E12AEC" w:rsidRDefault="00E12AEC"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E12AEC" w:rsidRDefault="00E12AEC" w:rsidP="00FD25B7">
      <w:pPr>
        <w:pStyle w:val="FootnoteText"/>
      </w:pPr>
      <w:r>
        <w:rPr>
          <w:rStyle w:val="FootnoteReference"/>
        </w:rPr>
        <w:footnoteRef/>
      </w:r>
      <w:r>
        <w:t xml:space="preserve"> Cp. 1 Kings 6:21 (1 Sam. 6:21).</w:t>
      </w:r>
    </w:p>
  </w:footnote>
  <w:footnote w:id="415">
    <w:p w:rsidR="00E12AEC" w:rsidRDefault="00E12AEC" w:rsidP="00FD25B7">
      <w:pPr>
        <w:pStyle w:val="FootnoteText"/>
      </w:pPr>
      <w:r>
        <w:rPr>
          <w:rStyle w:val="FootnoteReference"/>
        </w:rPr>
        <w:footnoteRef/>
      </w:r>
      <w:r>
        <w:t xml:space="preserve"> Ps. 131:8-10 = 2 Chron. 6:41-42.</w:t>
      </w:r>
    </w:p>
  </w:footnote>
  <w:footnote w:id="416">
    <w:p w:rsidR="00E12AEC" w:rsidRDefault="00E12AEC" w:rsidP="00FD25B7">
      <w:pPr>
        <w:pStyle w:val="FootnoteText"/>
      </w:pPr>
      <w:r>
        <w:rPr>
          <w:rStyle w:val="FootnoteReference"/>
        </w:rPr>
        <w:footnoteRef/>
      </w:r>
      <w:r>
        <w:t xml:space="preserve"> I Chron. 17:11-14; Acts 2:30-33.</w:t>
      </w:r>
    </w:p>
  </w:footnote>
  <w:footnote w:id="417">
    <w:p w:rsidR="00E12AEC" w:rsidRDefault="00E12AEC" w:rsidP="00FD25B7">
      <w:pPr>
        <w:pStyle w:val="FootnoteText"/>
      </w:pPr>
      <w:r>
        <w:rPr>
          <w:rStyle w:val="FootnoteReference"/>
        </w:rPr>
        <w:footnoteRef/>
      </w:r>
      <w:r>
        <w:t xml:space="preserve"> stock: </w:t>
      </w:r>
      <w:r w:rsidRPr="00783CA0">
        <w:rPr>
          <w:i/>
        </w:rPr>
        <w:t>lit</w:t>
      </w:r>
      <w:r>
        <w:t>. horn.</w:t>
      </w:r>
    </w:p>
  </w:footnote>
  <w:footnote w:id="418">
    <w:p w:rsidR="00E12AEC" w:rsidRDefault="00E12AEC"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E12AEC" w:rsidRDefault="00E12AEC"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E12AEC" w:rsidRDefault="00E12AEC"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E12AEC" w:rsidRDefault="00E12AEC"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E12AEC" w:rsidRDefault="00E12AEC" w:rsidP="00E276C1">
      <w:pPr>
        <w:pStyle w:val="FootnoteText"/>
      </w:pPr>
      <w:r>
        <w:rPr>
          <w:rStyle w:val="FootnoteReference"/>
        </w:rPr>
        <w:footnoteRef/>
      </w:r>
      <w:r>
        <w:t xml:space="preserve"> The kingdoms of this world have become the kingdoms of our Lord and of His Christ’ (Rev. 11:15).</w:t>
      </w:r>
    </w:p>
  </w:footnote>
  <w:footnote w:id="423">
    <w:p w:rsidR="00E12AEC" w:rsidRDefault="00E12AEC" w:rsidP="00E276C1">
      <w:pPr>
        <w:pStyle w:val="FootnoteText"/>
      </w:pPr>
      <w:r>
        <w:rPr>
          <w:rStyle w:val="FootnoteReference"/>
        </w:rPr>
        <w:footnoteRef/>
      </w:r>
      <w:r>
        <w:t xml:space="preserve"> Deut. 32:36.</w:t>
      </w:r>
    </w:p>
  </w:footnote>
  <w:footnote w:id="424">
    <w:p w:rsidR="00E12AEC" w:rsidRDefault="00E12AEC"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E12AEC" w:rsidRDefault="00E12AEC" w:rsidP="00E276C1">
      <w:pPr>
        <w:pStyle w:val="FootnoteText"/>
      </w:pPr>
      <w:r>
        <w:rPr>
          <w:rStyle w:val="FootnoteReference"/>
        </w:rPr>
        <w:footnoteRef/>
      </w:r>
      <w:r>
        <w:t xml:space="preserve"> mercy: </w:t>
      </w:r>
      <w:r w:rsidRPr="007F3CE8">
        <w:rPr>
          <w:i/>
        </w:rPr>
        <w:t>or</w:t>
      </w:r>
      <w:r>
        <w:t xml:space="preserve"> love. Cp. Lk. 10:37.</w:t>
      </w:r>
    </w:p>
  </w:footnote>
  <w:footnote w:id="426">
    <w:p w:rsidR="00E12AEC" w:rsidRDefault="00E12AEC"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E12AEC" w:rsidRDefault="00E12AEC" w:rsidP="00E276C1">
      <w:pPr>
        <w:pStyle w:val="FootnoteText"/>
      </w:pPr>
      <w:r>
        <w:rPr>
          <w:rStyle w:val="FootnoteReference"/>
        </w:rPr>
        <w:footnoteRef/>
      </w:r>
      <w:r>
        <w:t xml:space="preserve"> See footnote on page 170. &lt;See previous footnote&gt;</w:t>
      </w:r>
    </w:p>
  </w:footnote>
  <w:footnote w:id="428">
    <w:p w:rsidR="00E12AEC" w:rsidRDefault="00E12AEC"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E12AEC" w:rsidRDefault="00E12AEC"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E12AEC" w:rsidRDefault="00E12AEC"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E12AEC" w:rsidRDefault="00E12AEC"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E12AEC" w:rsidRDefault="00E12AEC" w:rsidP="00E276C1">
      <w:pPr>
        <w:pStyle w:val="FootnoteText"/>
      </w:pPr>
      <w:r>
        <w:rPr>
          <w:rStyle w:val="FootnoteReference"/>
        </w:rPr>
        <w:footnoteRef/>
      </w:r>
      <w:r>
        <w:t xml:space="preserve"> The Spirit of the Lord fills the world (Wisdom 1:7).</w:t>
      </w:r>
    </w:p>
  </w:footnote>
  <w:footnote w:id="433">
    <w:p w:rsidR="00E12AEC" w:rsidRDefault="00E12AEC"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E12AEC" w:rsidRDefault="00E12AEC" w:rsidP="00E276C1">
      <w:pPr>
        <w:pStyle w:val="FootnoteText"/>
      </w:pPr>
      <w:r>
        <w:rPr>
          <w:rStyle w:val="FootnoteReference"/>
        </w:rPr>
        <w:footnoteRef/>
      </w:r>
      <w:r>
        <w:t xml:space="preserve"> ‘He gives songs in the night’ (Job. 35:10).</w:t>
      </w:r>
    </w:p>
  </w:footnote>
  <w:footnote w:id="435">
    <w:p w:rsidR="00E12AEC" w:rsidRDefault="00E12AEC"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E12AEC" w:rsidRDefault="00E12AEC" w:rsidP="00E276C1">
      <w:pPr>
        <w:pStyle w:val="FootnoteText"/>
      </w:pPr>
      <w:r>
        <w:rPr>
          <w:rStyle w:val="FootnoteReference"/>
        </w:rPr>
        <w:footnoteRef/>
      </w:r>
      <w:r>
        <w:t xml:space="preserve"> this way: the confession of Christ (2 Tim. 3:12).</w:t>
      </w:r>
    </w:p>
  </w:footnote>
  <w:footnote w:id="437">
    <w:p w:rsidR="00E12AEC" w:rsidRDefault="00E12AEC" w:rsidP="00E276C1">
      <w:pPr>
        <w:pStyle w:val="FootnoteText"/>
      </w:pPr>
      <w:r>
        <w:rPr>
          <w:rStyle w:val="FootnoteReference"/>
        </w:rPr>
        <w:footnoteRef/>
      </w:r>
      <w:r>
        <w:t xml:space="preserve"> These two lines are identical with Lamentations 3:6.</w:t>
      </w:r>
    </w:p>
  </w:footnote>
  <w:footnote w:id="438">
    <w:p w:rsidR="00E12AEC" w:rsidRDefault="00E12AEC" w:rsidP="00E276C1">
      <w:pPr>
        <w:pStyle w:val="FootnoteText"/>
      </w:pPr>
      <w:r>
        <w:rPr>
          <w:rStyle w:val="FootnoteReference"/>
        </w:rPr>
        <w:footnoteRef/>
      </w:r>
      <w:r>
        <w:t xml:space="preserve"> Cp. Rev. 10:5; Ezek. 20:23,28,42; Deut. 32:14.</w:t>
      </w:r>
    </w:p>
  </w:footnote>
  <w:footnote w:id="439">
    <w:p w:rsidR="00E12AEC" w:rsidRDefault="00E12AEC"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E12AEC" w:rsidRDefault="00E12AEC"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E12AEC" w:rsidRDefault="00E12AEC"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E12AEC" w:rsidRDefault="00E12AEC"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E12AEC" w:rsidRDefault="00E12AEC" w:rsidP="00E276C1">
      <w:pPr>
        <w:pStyle w:val="FootnoteText"/>
      </w:pPr>
      <w:r>
        <w:rPr>
          <w:rStyle w:val="FootnoteReference"/>
        </w:rPr>
        <w:footnoteRef/>
      </w:r>
      <w:r>
        <w:t xml:space="preserve"> Cp. Ps. 145:2 with Ps. 103:33. Only verbs differ.</w:t>
      </w:r>
    </w:p>
  </w:footnote>
  <w:footnote w:id="444">
    <w:p w:rsidR="00E12AEC" w:rsidRDefault="00E12AEC" w:rsidP="00E276C1">
      <w:pPr>
        <w:pStyle w:val="FootnoteText"/>
      </w:pPr>
      <w:r>
        <w:rPr>
          <w:rStyle w:val="FootnoteReference"/>
        </w:rPr>
        <w:footnoteRef/>
      </w:r>
      <w:r>
        <w:t xml:space="preserve"> </w:t>
      </w:r>
      <w:r w:rsidRPr="00D813A7">
        <w:rPr>
          <w:i/>
        </w:rPr>
        <w:t>Lit</w:t>
      </w:r>
      <w:r>
        <w:t>. ‘dispersions’. Cp. Mt. 24:31.</w:t>
      </w:r>
    </w:p>
  </w:footnote>
  <w:footnote w:id="445">
    <w:p w:rsidR="00E12AEC" w:rsidRDefault="00E12AEC"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E12AEC" w:rsidRDefault="00E12AEC" w:rsidP="00E276C1">
      <w:pPr>
        <w:pStyle w:val="FootnoteText"/>
      </w:pPr>
      <w:r>
        <w:rPr>
          <w:rStyle w:val="FootnoteReference"/>
        </w:rPr>
        <w:footnoteRef/>
      </w:r>
      <w:r>
        <w:t xml:space="preserve"> two-edged sword: praise which conquers Amalek (St. Chrysostom).</w:t>
      </w:r>
    </w:p>
  </w:footnote>
  <w:footnote w:id="447">
    <w:p w:rsidR="00E12AEC" w:rsidRDefault="00E12AEC" w:rsidP="00E276C1">
      <w:pPr>
        <w:pStyle w:val="FootnoteText"/>
      </w:pPr>
      <w:r>
        <w:rPr>
          <w:rStyle w:val="FootnoteReference"/>
        </w:rPr>
        <w:footnoteRef/>
      </w:r>
      <w:r>
        <w:t xml:space="preserve"> ‘Holiness of life is the mother of glory’ (St Theodoret).</w:t>
      </w:r>
    </w:p>
  </w:footnote>
  <w:footnote w:id="448">
    <w:p w:rsidR="00E12AEC" w:rsidRDefault="00E12AEC">
      <w:pPr>
        <w:pStyle w:val="FootnoteText"/>
      </w:pPr>
      <w:r>
        <w:rPr>
          <w:rStyle w:val="FootnoteReference"/>
        </w:rPr>
        <w:footnoteRef/>
      </w:r>
      <w:r>
        <w:t xml:space="preserve"> Rev 4:6</w:t>
      </w:r>
    </w:p>
  </w:footnote>
  <w:footnote w:id="449">
    <w:p w:rsidR="00E12AEC" w:rsidRDefault="00E12AEC" w:rsidP="00104A9B">
      <w:pPr>
        <w:pStyle w:val="FootnoteText"/>
        <w:rPr>
          <w:ins w:id="955" w:author="Brett Slote" w:date="2011-07-19T15:43:00Z"/>
        </w:rPr>
      </w:pPr>
      <w:ins w:id="956" w:author="Brett Slote" w:date="2011-07-19T15:43:00Z">
        <w:r>
          <w:rPr>
            <w:rStyle w:val="FootnoteReference"/>
          </w:rPr>
          <w:footnoteRef/>
        </w:r>
        <w:r>
          <w:t xml:space="preserve"> or supplications/intercessions</w:t>
        </w:r>
      </w:ins>
    </w:p>
  </w:footnote>
  <w:footnote w:id="450">
    <w:p w:rsidR="00E12AEC" w:rsidRDefault="00E12AEC">
      <w:pPr>
        <w:pStyle w:val="footnote"/>
        <w:rPr>
          <w:ins w:id="957" w:author="Brett Slote" w:date="2011-07-19T15:43:00Z"/>
        </w:rPr>
        <w:pPrChange w:id="958" w:author="Brett Slote" w:date="2011-07-21T19:56:00Z">
          <w:pPr>
            <w:pStyle w:val="FootnoteText"/>
          </w:pPr>
        </w:pPrChange>
      </w:pPr>
      <w:ins w:id="959" w:author="Brett Slote" w:date="2011-07-19T15:43:00Z">
        <w:r>
          <w:rPr>
            <w:rStyle w:val="FootnoteReference"/>
          </w:rPr>
          <w:footnoteRef/>
        </w:r>
        <w:r>
          <w:t xml:space="preserve"> Joel 3:13 – but I’m trying to remember something that says “the harvest is full and the wheat plentiful”</w:t>
        </w:r>
      </w:ins>
    </w:p>
  </w:footnote>
  <w:footnote w:id="451">
    <w:p w:rsidR="00E12AEC" w:rsidRDefault="00E12AEC">
      <w:pPr>
        <w:pStyle w:val="footnote"/>
        <w:rPr>
          <w:ins w:id="960" w:author="Brett Slote" w:date="2011-07-19T15:43:00Z"/>
          <w:rFonts w:ascii="Antonious" w:hAnsi="Antonious" w:cs="Antonious"/>
        </w:rPr>
        <w:pPrChange w:id="961" w:author="Brett Slote" w:date="2011-07-21T19:56:00Z">
          <w:pPr>
            <w:widowControl w:val="0"/>
            <w:autoSpaceDE w:val="0"/>
            <w:autoSpaceDN w:val="0"/>
            <w:adjustRightInd w:val="0"/>
          </w:pPr>
        </w:pPrChange>
      </w:pPr>
      <w:ins w:id="962"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2">
    <w:p w:rsidR="00E12AEC" w:rsidRDefault="00E12AEC">
      <w:pPr>
        <w:pStyle w:val="FootnoteText"/>
      </w:pPr>
      <w:r>
        <w:rPr>
          <w:rStyle w:val="FootnoteReference"/>
        </w:rPr>
        <w:footnoteRef/>
      </w:r>
      <w:r>
        <w:t xml:space="preserve"> Rev 4:4</w:t>
      </w:r>
    </w:p>
  </w:footnote>
  <w:footnote w:id="453">
    <w:p w:rsidR="00E12AEC" w:rsidRDefault="00E12AEC">
      <w:pPr>
        <w:pStyle w:val="FootnoteText"/>
      </w:pPr>
      <w:r>
        <w:rPr>
          <w:rStyle w:val="FootnoteReference"/>
        </w:rPr>
        <w:footnoteRef/>
      </w:r>
      <w:r>
        <w:t xml:space="preserve"> Rev 5:8</w:t>
      </w:r>
    </w:p>
  </w:footnote>
  <w:footnote w:id="454">
    <w:p w:rsidR="00E12AEC" w:rsidRDefault="00E12AEC"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55">
    <w:p w:rsidR="00E12AEC" w:rsidRDefault="00E12AEC" w:rsidP="00073003">
      <w:pPr>
        <w:pStyle w:val="footnote"/>
      </w:pPr>
      <w:r>
        <w:rPr>
          <w:rStyle w:val="FootnoteReference"/>
        </w:rPr>
        <w:footnoteRef/>
      </w:r>
      <w:r>
        <w:t xml:space="preserve"> Revelation 7:2</w:t>
      </w:r>
    </w:p>
  </w:footnote>
  <w:footnote w:id="456">
    <w:p w:rsidR="00E12AEC" w:rsidRDefault="00E12AEC" w:rsidP="00073003">
      <w:pPr>
        <w:pStyle w:val="footnote"/>
      </w:pPr>
      <w:r>
        <w:rPr>
          <w:rStyle w:val="FootnoteReference"/>
        </w:rPr>
        <w:footnoteRef/>
      </w:r>
      <w:r>
        <w:t xml:space="preserve"> Revelation 7:3</w:t>
      </w:r>
    </w:p>
  </w:footnote>
  <w:footnote w:id="457">
    <w:p w:rsidR="00E12AEC" w:rsidRDefault="00E12AEC"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58">
    <w:p w:rsidR="00E12AEC" w:rsidRDefault="00E12AEC" w:rsidP="00BC160E">
      <w:pPr>
        <w:pStyle w:val="footnote"/>
      </w:pPr>
      <w:r>
        <w:rPr>
          <w:rStyle w:val="FootnoteReference"/>
        </w:rPr>
        <w:footnoteRef/>
      </w:r>
      <w:r>
        <w:t xml:space="preserve"> John 13:25</w:t>
      </w:r>
    </w:p>
  </w:footnote>
  <w:footnote w:id="459">
    <w:p w:rsidR="00E12AEC" w:rsidRDefault="00E12AEC"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60">
    <w:p w:rsidR="00E12AEC" w:rsidRDefault="00E12AEC"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61">
    <w:p w:rsidR="00E12AEC" w:rsidRDefault="00E12AEC"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62">
    <w:p w:rsidR="00E12AEC" w:rsidRDefault="00E12AEC">
      <w:pPr>
        <w:pStyle w:val="FootnoteText"/>
      </w:pPr>
      <w:r>
        <w:rPr>
          <w:rStyle w:val="FootnoteReference"/>
        </w:rPr>
        <w:footnoteRef/>
      </w:r>
      <w:r>
        <w:t xml:space="preserve"> Matthew 1:20</w:t>
      </w:r>
    </w:p>
  </w:footnote>
  <w:footnote w:id="463">
    <w:p w:rsidR="00E12AEC" w:rsidRDefault="00E12AEC">
      <w:pPr>
        <w:pStyle w:val="FootnoteText"/>
      </w:pPr>
      <w:r>
        <w:rPr>
          <w:rStyle w:val="FootnoteReference"/>
        </w:rPr>
        <w:footnoteRef/>
      </w:r>
      <w:r>
        <w:t xml:space="preserve"> Ps 8:2</w:t>
      </w:r>
    </w:p>
  </w:footnote>
  <w:footnote w:id="464">
    <w:p w:rsidR="00E12AEC" w:rsidRPr="000C76BB" w:rsidRDefault="00E12AEC"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65">
    <w:p w:rsidR="00E12AEC" w:rsidRDefault="00E12AEC">
      <w:pPr>
        <w:pStyle w:val="FootnoteText"/>
      </w:pPr>
      <w:r>
        <w:rPr>
          <w:rStyle w:val="FootnoteReference"/>
        </w:rPr>
        <w:footnoteRef/>
      </w:r>
      <w:r>
        <w:t xml:space="preserve"> Matthew 28:6</w:t>
      </w:r>
    </w:p>
  </w:footnote>
  <w:footnote w:id="466">
    <w:p w:rsidR="00E12AEC" w:rsidRDefault="00E12AEC">
      <w:pPr>
        <w:pStyle w:val="FootnoteText"/>
      </w:pPr>
      <w:r>
        <w:rPr>
          <w:rStyle w:val="FootnoteReference"/>
        </w:rPr>
        <w:footnoteRef/>
      </w:r>
      <w:r>
        <w:t xml:space="preserve"> Matthew 28:7,6</w:t>
      </w:r>
    </w:p>
  </w:footnote>
  <w:footnote w:id="467">
    <w:p w:rsidR="00E12AEC" w:rsidRDefault="00E12AEC">
      <w:pPr>
        <w:pStyle w:val="FootnoteText"/>
      </w:pPr>
      <w:r>
        <w:rPr>
          <w:rStyle w:val="FootnoteReference"/>
        </w:rPr>
        <w:footnoteRef/>
      </w:r>
      <w:r>
        <w:t xml:space="preserve"> Matthew 28:7</w:t>
      </w:r>
    </w:p>
  </w:footnote>
  <w:footnote w:id="468">
    <w:p w:rsidR="00E12AEC" w:rsidRDefault="00E12AEC">
      <w:pPr>
        <w:pStyle w:val="FootnoteText"/>
      </w:pPr>
      <w:r>
        <w:rPr>
          <w:rStyle w:val="FootnoteReference"/>
        </w:rPr>
        <w:footnoteRef/>
      </w:r>
      <w:r>
        <w:t xml:space="preserve"> John 20:27</w:t>
      </w:r>
    </w:p>
  </w:footnote>
  <w:footnote w:id="469">
    <w:p w:rsidR="00E12AEC" w:rsidRDefault="00E12AEC">
      <w:pPr>
        <w:pStyle w:val="FootnoteText"/>
      </w:pPr>
      <w:r>
        <w:rPr>
          <w:rStyle w:val="FootnoteReference"/>
        </w:rPr>
        <w:footnoteRef/>
      </w:r>
      <w:r>
        <w:t xml:space="preserve"> John 20:28</w:t>
      </w:r>
    </w:p>
  </w:footnote>
  <w:footnote w:id="470">
    <w:p w:rsidR="00E12AEC" w:rsidRDefault="00E12AEC">
      <w:pPr>
        <w:pStyle w:val="FootnoteText"/>
      </w:pPr>
      <w:r>
        <w:rPr>
          <w:rStyle w:val="FootnoteReference"/>
        </w:rPr>
        <w:footnoteRef/>
      </w:r>
      <w:r>
        <w:t xml:space="preserve"> John 20:29</w:t>
      </w:r>
    </w:p>
  </w:footnote>
  <w:footnote w:id="471">
    <w:p w:rsidR="00E12AEC" w:rsidRDefault="00E12AEC">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AEC" w:rsidRPr="00536AB2" w:rsidRDefault="00E12AEC"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AEC" w:rsidRPr="00536AB2" w:rsidRDefault="00E12AEC"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AEC" w:rsidRPr="00536AB2" w:rsidRDefault="00E12AEC"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35647"/>
    <w:rsid w:val="0004278F"/>
    <w:rsid w:val="00042E9B"/>
    <w:rsid w:val="0004345A"/>
    <w:rsid w:val="00046257"/>
    <w:rsid w:val="00047140"/>
    <w:rsid w:val="00050534"/>
    <w:rsid w:val="00057E53"/>
    <w:rsid w:val="0006697F"/>
    <w:rsid w:val="00071464"/>
    <w:rsid w:val="00072285"/>
    <w:rsid w:val="00072324"/>
    <w:rsid w:val="00073003"/>
    <w:rsid w:val="00073574"/>
    <w:rsid w:val="00075B6A"/>
    <w:rsid w:val="00075EAD"/>
    <w:rsid w:val="000847B6"/>
    <w:rsid w:val="00087FCC"/>
    <w:rsid w:val="0009364C"/>
    <w:rsid w:val="00094BF8"/>
    <w:rsid w:val="000A5E47"/>
    <w:rsid w:val="000C2C94"/>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4584F"/>
    <w:rsid w:val="00154D4E"/>
    <w:rsid w:val="00160C25"/>
    <w:rsid w:val="00160DE3"/>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45DB"/>
    <w:rsid w:val="002315D6"/>
    <w:rsid w:val="00232EAB"/>
    <w:rsid w:val="00232F08"/>
    <w:rsid w:val="00233501"/>
    <w:rsid w:val="00234DAF"/>
    <w:rsid w:val="00235C40"/>
    <w:rsid w:val="00236E2B"/>
    <w:rsid w:val="002411ED"/>
    <w:rsid w:val="00243F73"/>
    <w:rsid w:val="00251DB9"/>
    <w:rsid w:val="00253DD3"/>
    <w:rsid w:val="00257627"/>
    <w:rsid w:val="002631A9"/>
    <w:rsid w:val="00267F42"/>
    <w:rsid w:val="00274233"/>
    <w:rsid w:val="002904CF"/>
    <w:rsid w:val="002922F9"/>
    <w:rsid w:val="002A0A20"/>
    <w:rsid w:val="002A4D37"/>
    <w:rsid w:val="002B0C7C"/>
    <w:rsid w:val="002C2599"/>
    <w:rsid w:val="002D1484"/>
    <w:rsid w:val="002D610D"/>
    <w:rsid w:val="002D678B"/>
    <w:rsid w:val="002D71F0"/>
    <w:rsid w:val="002E06A7"/>
    <w:rsid w:val="002E0709"/>
    <w:rsid w:val="002E365D"/>
    <w:rsid w:val="002E4881"/>
    <w:rsid w:val="002E495E"/>
    <w:rsid w:val="002E5DB0"/>
    <w:rsid w:val="002E67A0"/>
    <w:rsid w:val="002F1229"/>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6FAA"/>
    <w:rsid w:val="00343753"/>
    <w:rsid w:val="00343C20"/>
    <w:rsid w:val="00345655"/>
    <w:rsid w:val="003457C0"/>
    <w:rsid w:val="00345FE6"/>
    <w:rsid w:val="00345FED"/>
    <w:rsid w:val="00356D1B"/>
    <w:rsid w:val="003576F9"/>
    <w:rsid w:val="003711A9"/>
    <w:rsid w:val="00372152"/>
    <w:rsid w:val="0038151E"/>
    <w:rsid w:val="00382A9C"/>
    <w:rsid w:val="00382E0C"/>
    <w:rsid w:val="00384B7C"/>
    <w:rsid w:val="00385CB8"/>
    <w:rsid w:val="00386527"/>
    <w:rsid w:val="00390B7C"/>
    <w:rsid w:val="0039635A"/>
    <w:rsid w:val="003B0313"/>
    <w:rsid w:val="003B4CB7"/>
    <w:rsid w:val="003C3DAA"/>
    <w:rsid w:val="003C7D3F"/>
    <w:rsid w:val="003D520A"/>
    <w:rsid w:val="003D6CE4"/>
    <w:rsid w:val="003E30B1"/>
    <w:rsid w:val="003F1C4C"/>
    <w:rsid w:val="003F614F"/>
    <w:rsid w:val="00411441"/>
    <w:rsid w:val="00416092"/>
    <w:rsid w:val="00420CFA"/>
    <w:rsid w:val="004278F5"/>
    <w:rsid w:val="00430630"/>
    <w:rsid w:val="00434A64"/>
    <w:rsid w:val="00435BD3"/>
    <w:rsid w:val="00436BDD"/>
    <w:rsid w:val="00437FBE"/>
    <w:rsid w:val="004443C1"/>
    <w:rsid w:val="00447CAB"/>
    <w:rsid w:val="00453724"/>
    <w:rsid w:val="004537C7"/>
    <w:rsid w:val="004568B8"/>
    <w:rsid w:val="0046338D"/>
    <w:rsid w:val="00472C36"/>
    <w:rsid w:val="00473009"/>
    <w:rsid w:val="00474242"/>
    <w:rsid w:val="004750F8"/>
    <w:rsid w:val="00481AE5"/>
    <w:rsid w:val="00484AEF"/>
    <w:rsid w:val="00487B43"/>
    <w:rsid w:val="00495F1A"/>
    <w:rsid w:val="0049637C"/>
    <w:rsid w:val="00496723"/>
    <w:rsid w:val="004A1F5C"/>
    <w:rsid w:val="004A323C"/>
    <w:rsid w:val="004A51E7"/>
    <w:rsid w:val="004B3CE3"/>
    <w:rsid w:val="004C0CA2"/>
    <w:rsid w:val="004C259F"/>
    <w:rsid w:val="004C7925"/>
    <w:rsid w:val="004C7F73"/>
    <w:rsid w:val="004D20FB"/>
    <w:rsid w:val="004D342B"/>
    <w:rsid w:val="004D4E73"/>
    <w:rsid w:val="004D5E47"/>
    <w:rsid w:val="004D6AF7"/>
    <w:rsid w:val="004E04E2"/>
    <w:rsid w:val="004E0D33"/>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2F6B"/>
    <w:rsid w:val="00544CE4"/>
    <w:rsid w:val="00545EC8"/>
    <w:rsid w:val="00547D3E"/>
    <w:rsid w:val="00554484"/>
    <w:rsid w:val="00556387"/>
    <w:rsid w:val="00556D8A"/>
    <w:rsid w:val="00557012"/>
    <w:rsid w:val="005603B8"/>
    <w:rsid w:val="00563645"/>
    <w:rsid w:val="005676F5"/>
    <w:rsid w:val="00571956"/>
    <w:rsid w:val="00574B14"/>
    <w:rsid w:val="005832A1"/>
    <w:rsid w:val="00586DFB"/>
    <w:rsid w:val="00590171"/>
    <w:rsid w:val="00595AF3"/>
    <w:rsid w:val="00596AC8"/>
    <w:rsid w:val="00597158"/>
    <w:rsid w:val="005A1198"/>
    <w:rsid w:val="005A333A"/>
    <w:rsid w:val="005A34F0"/>
    <w:rsid w:val="005A44CB"/>
    <w:rsid w:val="005B3239"/>
    <w:rsid w:val="005B5515"/>
    <w:rsid w:val="005B716A"/>
    <w:rsid w:val="005B777F"/>
    <w:rsid w:val="005C7FAD"/>
    <w:rsid w:val="005D1250"/>
    <w:rsid w:val="005D70D8"/>
    <w:rsid w:val="005E131A"/>
    <w:rsid w:val="005E263F"/>
    <w:rsid w:val="005F1CE0"/>
    <w:rsid w:val="005F3B89"/>
    <w:rsid w:val="005F5CA1"/>
    <w:rsid w:val="005F7A68"/>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85A"/>
    <w:rsid w:val="006738A5"/>
    <w:rsid w:val="00676A76"/>
    <w:rsid w:val="00683D9F"/>
    <w:rsid w:val="00694CDD"/>
    <w:rsid w:val="00695B43"/>
    <w:rsid w:val="006974C9"/>
    <w:rsid w:val="006A0403"/>
    <w:rsid w:val="006A6323"/>
    <w:rsid w:val="006A78B4"/>
    <w:rsid w:val="006B31BA"/>
    <w:rsid w:val="006C0F49"/>
    <w:rsid w:val="006C7684"/>
    <w:rsid w:val="006C781B"/>
    <w:rsid w:val="006D61CA"/>
    <w:rsid w:val="006E04C1"/>
    <w:rsid w:val="006E2CEB"/>
    <w:rsid w:val="006E370D"/>
    <w:rsid w:val="006E3E75"/>
    <w:rsid w:val="006F20A6"/>
    <w:rsid w:val="006F2203"/>
    <w:rsid w:val="006F5235"/>
    <w:rsid w:val="006F5C01"/>
    <w:rsid w:val="00703BF0"/>
    <w:rsid w:val="0070445E"/>
    <w:rsid w:val="007047B8"/>
    <w:rsid w:val="00714EC1"/>
    <w:rsid w:val="007246F6"/>
    <w:rsid w:val="007272D5"/>
    <w:rsid w:val="00741DFE"/>
    <w:rsid w:val="00742591"/>
    <w:rsid w:val="00743166"/>
    <w:rsid w:val="00751E7F"/>
    <w:rsid w:val="00757692"/>
    <w:rsid w:val="00760C78"/>
    <w:rsid w:val="00773777"/>
    <w:rsid w:val="0078100C"/>
    <w:rsid w:val="00791ACB"/>
    <w:rsid w:val="00794C68"/>
    <w:rsid w:val="00794F01"/>
    <w:rsid w:val="00795C2B"/>
    <w:rsid w:val="007A058B"/>
    <w:rsid w:val="007A1A59"/>
    <w:rsid w:val="007A4A34"/>
    <w:rsid w:val="007A72D2"/>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2B5"/>
    <w:rsid w:val="008242AB"/>
    <w:rsid w:val="008424B3"/>
    <w:rsid w:val="00850941"/>
    <w:rsid w:val="00850BB5"/>
    <w:rsid w:val="00864DF9"/>
    <w:rsid w:val="00866C14"/>
    <w:rsid w:val="0086732E"/>
    <w:rsid w:val="00871D97"/>
    <w:rsid w:val="00872A1C"/>
    <w:rsid w:val="008762FF"/>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6079"/>
    <w:rsid w:val="009061A3"/>
    <w:rsid w:val="00914F1B"/>
    <w:rsid w:val="00925626"/>
    <w:rsid w:val="0092592B"/>
    <w:rsid w:val="00934B8D"/>
    <w:rsid w:val="009350ED"/>
    <w:rsid w:val="00935D4B"/>
    <w:rsid w:val="00936BAA"/>
    <w:rsid w:val="009442B3"/>
    <w:rsid w:val="00950468"/>
    <w:rsid w:val="00953CB8"/>
    <w:rsid w:val="009576EE"/>
    <w:rsid w:val="0096008D"/>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C97"/>
    <w:rsid w:val="009C47FE"/>
    <w:rsid w:val="009C4DF5"/>
    <w:rsid w:val="009D0B24"/>
    <w:rsid w:val="009D6F61"/>
    <w:rsid w:val="009E64DA"/>
    <w:rsid w:val="009E7111"/>
    <w:rsid w:val="009F4351"/>
    <w:rsid w:val="009F4DF5"/>
    <w:rsid w:val="009F7FB6"/>
    <w:rsid w:val="00A0015F"/>
    <w:rsid w:val="00A01420"/>
    <w:rsid w:val="00A02728"/>
    <w:rsid w:val="00A042F4"/>
    <w:rsid w:val="00A043A7"/>
    <w:rsid w:val="00A04AB0"/>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E1E8D"/>
    <w:rsid w:val="00AE6D2A"/>
    <w:rsid w:val="00AF2A00"/>
    <w:rsid w:val="00AF4B5C"/>
    <w:rsid w:val="00AF56AD"/>
    <w:rsid w:val="00AF6B9E"/>
    <w:rsid w:val="00AF7B91"/>
    <w:rsid w:val="00B034C1"/>
    <w:rsid w:val="00B12824"/>
    <w:rsid w:val="00B139A8"/>
    <w:rsid w:val="00B15BD5"/>
    <w:rsid w:val="00B21270"/>
    <w:rsid w:val="00B268A8"/>
    <w:rsid w:val="00B311C5"/>
    <w:rsid w:val="00B32610"/>
    <w:rsid w:val="00B355C7"/>
    <w:rsid w:val="00B45901"/>
    <w:rsid w:val="00B4736D"/>
    <w:rsid w:val="00B47C81"/>
    <w:rsid w:val="00B5582D"/>
    <w:rsid w:val="00B60A95"/>
    <w:rsid w:val="00B61064"/>
    <w:rsid w:val="00B637D8"/>
    <w:rsid w:val="00B701CF"/>
    <w:rsid w:val="00B706B3"/>
    <w:rsid w:val="00B72A74"/>
    <w:rsid w:val="00B73AC4"/>
    <w:rsid w:val="00B76226"/>
    <w:rsid w:val="00B765E5"/>
    <w:rsid w:val="00B769A1"/>
    <w:rsid w:val="00B817C0"/>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240D"/>
    <w:rsid w:val="00C05A5B"/>
    <w:rsid w:val="00C140D7"/>
    <w:rsid w:val="00C1536B"/>
    <w:rsid w:val="00C222BF"/>
    <w:rsid w:val="00C241B0"/>
    <w:rsid w:val="00C30039"/>
    <w:rsid w:val="00C30529"/>
    <w:rsid w:val="00C30EC1"/>
    <w:rsid w:val="00C311E1"/>
    <w:rsid w:val="00C33BEB"/>
    <w:rsid w:val="00C34F64"/>
    <w:rsid w:val="00C42508"/>
    <w:rsid w:val="00C46FC1"/>
    <w:rsid w:val="00C4750A"/>
    <w:rsid w:val="00C56BFD"/>
    <w:rsid w:val="00C62DDA"/>
    <w:rsid w:val="00C654F7"/>
    <w:rsid w:val="00C726EC"/>
    <w:rsid w:val="00C74BAE"/>
    <w:rsid w:val="00C81797"/>
    <w:rsid w:val="00C8447A"/>
    <w:rsid w:val="00C879D4"/>
    <w:rsid w:val="00CA0029"/>
    <w:rsid w:val="00CA0AB7"/>
    <w:rsid w:val="00CA7465"/>
    <w:rsid w:val="00CB0036"/>
    <w:rsid w:val="00CB1B46"/>
    <w:rsid w:val="00CB2D55"/>
    <w:rsid w:val="00CC066E"/>
    <w:rsid w:val="00CC09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60575"/>
    <w:rsid w:val="00D64891"/>
    <w:rsid w:val="00D72DC0"/>
    <w:rsid w:val="00D80125"/>
    <w:rsid w:val="00D807EF"/>
    <w:rsid w:val="00D85D42"/>
    <w:rsid w:val="00D9137E"/>
    <w:rsid w:val="00D96A5F"/>
    <w:rsid w:val="00DA021C"/>
    <w:rsid w:val="00DA18ED"/>
    <w:rsid w:val="00DA3673"/>
    <w:rsid w:val="00DA3C0A"/>
    <w:rsid w:val="00DA5C08"/>
    <w:rsid w:val="00DA6717"/>
    <w:rsid w:val="00DB1B7F"/>
    <w:rsid w:val="00DB1FC6"/>
    <w:rsid w:val="00DB5AC8"/>
    <w:rsid w:val="00DC3A65"/>
    <w:rsid w:val="00DC4810"/>
    <w:rsid w:val="00DD4C22"/>
    <w:rsid w:val="00DD5136"/>
    <w:rsid w:val="00DD5994"/>
    <w:rsid w:val="00DE4425"/>
    <w:rsid w:val="00DE5308"/>
    <w:rsid w:val="00DF0E61"/>
    <w:rsid w:val="00DF3A55"/>
    <w:rsid w:val="00DF7709"/>
    <w:rsid w:val="00DF782C"/>
    <w:rsid w:val="00E12666"/>
    <w:rsid w:val="00E12AEC"/>
    <w:rsid w:val="00E16FE9"/>
    <w:rsid w:val="00E212FD"/>
    <w:rsid w:val="00E276C1"/>
    <w:rsid w:val="00E302BD"/>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813F4"/>
    <w:rsid w:val="00E8288B"/>
    <w:rsid w:val="00EA0E43"/>
    <w:rsid w:val="00EA7F2F"/>
    <w:rsid w:val="00EB2F8F"/>
    <w:rsid w:val="00EB656B"/>
    <w:rsid w:val="00EB661B"/>
    <w:rsid w:val="00EC012F"/>
    <w:rsid w:val="00EC2AEB"/>
    <w:rsid w:val="00EC5CBB"/>
    <w:rsid w:val="00EC728E"/>
    <w:rsid w:val="00EE572E"/>
    <w:rsid w:val="00EF067E"/>
    <w:rsid w:val="00EF25F9"/>
    <w:rsid w:val="00F0177A"/>
    <w:rsid w:val="00F0351E"/>
    <w:rsid w:val="00F07F3A"/>
    <w:rsid w:val="00F1032B"/>
    <w:rsid w:val="00F20BBD"/>
    <w:rsid w:val="00F230A2"/>
    <w:rsid w:val="00F25227"/>
    <w:rsid w:val="00F26510"/>
    <w:rsid w:val="00F31CD1"/>
    <w:rsid w:val="00F35822"/>
    <w:rsid w:val="00F370C5"/>
    <w:rsid w:val="00F431B1"/>
    <w:rsid w:val="00F47062"/>
    <w:rsid w:val="00F54100"/>
    <w:rsid w:val="00F60C8A"/>
    <w:rsid w:val="00F611E4"/>
    <w:rsid w:val="00F6464C"/>
    <w:rsid w:val="00F74201"/>
    <w:rsid w:val="00F77A5B"/>
    <w:rsid w:val="00F806E7"/>
    <w:rsid w:val="00F81077"/>
    <w:rsid w:val="00F849AD"/>
    <w:rsid w:val="00F865A1"/>
    <w:rsid w:val="00F87627"/>
    <w:rsid w:val="00F967BD"/>
    <w:rsid w:val="00F977F1"/>
    <w:rsid w:val="00F97AD6"/>
    <w:rsid w:val="00FA139D"/>
    <w:rsid w:val="00FA4F1D"/>
    <w:rsid w:val="00FB2563"/>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4F74A2-0100-4063-B009-BAE73569A8D4}">
  <ds:schemaRefs>
    <ds:schemaRef ds:uri="http://schemas.openxmlformats.org/officeDocument/2006/bibliography"/>
  </ds:schemaRefs>
</ds:datastoreItem>
</file>

<file path=customXml/itemProps2.xml><?xml version="1.0" encoding="utf-8"?>
<ds:datastoreItem xmlns:ds="http://schemas.openxmlformats.org/officeDocument/2006/customXml" ds:itemID="{2C9B0FC6-4D96-4208-A212-7DAFE5BA58F0}">
  <ds:schemaRefs>
    <ds:schemaRef ds:uri="http://schemas.openxmlformats.org/officeDocument/2006/bibliography"/>
  </ds:schemaRefs>
</ds:datastoreItem>
</file>

<file path=customXml/itemProps3.xml><?xml version="1.0" encoding="utf-8"?>
<ds:datastoreItem xmlns:ds="http://schemas.openxmlformats.org/officeDocument/2006/customXml" ds:itemID="{F3622F3D-65F3-4A1C-9B19-9054EBB36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8465</TotalTime>
  <Pages>779</Pages>
  <Words>138475</Words>
  <Characters>789308</Characters>
  <Application>Microsoft Office Word</Application>
  <DocSecurity>0</DocSecurity>
  <Lines>6577</Lines>
  <Paragraphs>1851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133</cp:revision>
  <cp:lastPrinted>2015-08-26T13:05:00Z</cp:lastPrinted>
  <dcterms:created xsi:type="dcterms:W3CDTF">2014-10-30T02:06:00Z</dcterms:created>
  <dcterms:modified xsi:type="dcterms:W3CDTF">2015-09-01T13:11:00Z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