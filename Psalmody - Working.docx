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89025C">
          <w:rPr>
            <w:noProof/>
            <w:webHidden/>
          </w:rPr>
          <w:t>3</w:t>
        </w:r>
        <w:r w:rsidR="00513E2D">
          <w:rPr>
            <w:noProof/>
            <w:webHidden/>
          </w:rPr>
          <w:fldChar w:fldCharType="end"/>
        </w:r>
      </w:hyperlink>
    </w:p>
    <w:p w14:paraId="5B5304B5" w14:textId="6A17EBAE" w:rsidR="00513E2D" w:rsidRDefault="00C96D10">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89025C">
          <w:rPr>
            <w:noProof/>
            <w:webHidden/>
          </w:rPr>
          <w:t>4</w:t>
        </w:r>
        <w:r w:rsidR="00513E2D">
          <w:rPr>
            <w:noProof/>
            <w:webHidden/>
          </w:rPr>
          <w:fldChar w:fldCharType="end"/>
        </w:r>
      </w:hyperlink>
    </w:p>
    <w:p w14:paraId="1AE86B6C" w14:textId="0E366BE4" w:rsidR="00513E2D" w:rsidRDefault="00C96D10">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89025C">
          <w:rPr>
            <w:noProof/>
            <w:webHidden/>
          </w:rPr>
          <w:t>17</w:t>
        </w:r>
        <w:r w:rsidR="00513E2D">
          <w:rPr>
            <w:noProof/>
            <w:webHidden/>
          </w:rPr>
          <w:fldChar w:fldCharType="end"/>
        </w:r>
      </w:hyperlink>
    </w:p>
    <w:p w14:paraId="616DD5A4" w14:textId="1CF4122E" w:rsidR="00513E2D" w:rsidRDefault="00C96D10">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89025C">
          <w:rPr>
            <w:noProof/>
            <w:webHidden/>
          </w:rPr>
          <w:t>32</w:t>
        </w:r>
        <w:r w:rsidR="00513E2D">
          <w:rPr>
            <w:noProof/>
            <w:webHidden/>
          </w:rPr>
          <w:fldChar w:fldCharType="end"/>
        </w:r>
      </w:hyperlink>
    </w:p>
    <w:p w14:paraId="4DA9D263" w14:textId="36C5050E" w:rsidR="00513E2D" w:rsidRDefault="00C96D10">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89025C">
          <w:rPr>
            <w:noProof/>
            <w:webHidden/>
          </w:rPr>
          <w:t>47</w:t>
        </w:r>
        <w:r w:rsidR="00513E2D">
          <w:rPr>
            <w:noProof/>
            <w:webHidden/>
          </w:rPr>
          <w:fldChar w:fldCharType="end"/>
        </w:r>
      </w:hyperlink>
    </w:p>
    <w:p w14:paraId="06F909B1" w14:textId="57F7AC40" w:rsidR="00513E2D" w:rsidRDefault="00C96D10">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89025C">
          <w:rPr>
            <w:noProof/>
            <w:webHidden/>
          </w:rPr>
          <w:t>48</w:t>
        </w:r>
        <w:r w:rsidR="00513E2D">
          <w:rPr>
            <w:noProof/>
            <w:webHidden/>
          </w:rPr>
          <w:fldChar w:fldCharType="end"/>
        </w:r>
      </w:hyperlink>
    </w:p>
    <w:p w14:paraId="1AF58A18" w14:textId="09A5780B" w:rsidR="00513E2D" w:rsidRDefault="00C96D10">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89025C">
          <w:rPr>
            <w:noProof/>
            <w:webHidden/>
          </w:rPr>
          <w:t>67</w:t>
        </w:r>
        <w:r w:rsidR="00513E2D">
          <w:rPr>
            <w:noProof/>
            <w:webHidden/>
          </w:rPr>
          <w:fldChar w:fldCharType="end"/>
        </w:r>
      </w:hyperlink>
    </w:p>
    <w:p w14:paraId="58BF766F" w14:textId="56956F0A" w:rsidR="00513E2D" w:rsidRDefault="00C96D10">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89025C">
          <w:rPr>
            <w:noProof/>
            <w:webHidden/>
          </w:rPr>
          <w:t>70</w:t>
        </w:r>
        <w:r w:rsidR="00513E2D">
          <w:rPr>
            <w:noProof/>
            <w:webHidden/>
          </w:rPr>
          <w:fldChar w:fldCharType="end"/>
        </w:r>
      </w:hyperlink>
    </w:p>
    <w:p w14:paraId="442F779C" w14:textId="3200168A" w:rsidR="00513E2D" w:rsidRDefault="00C96D10">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89025C">
          <w:rPr>
            <w:noProof/>
            <w:webHidden/>
          </w:rPr>
          <w:t>74</w:t>
        </w:r>
        <w:r w:rsidR="00513E2D">
          <w:rPr>
            <w:noProof/>
            <w:webHidden/>
          </w:rPr>
          <w:fldChar w:fldCharType="end"/>
        </w:r>
      </w:hyperlink>
    </w:p>
    <w:p w14:paraId="6C0C7C1A" w14:textId="2D93E94D" w:rsidR="00513E2D" w:rsidRDefault="00C96D10">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89025C">
          <w:rPr>
            <w:noProof/>
            <w:webHidden/>
          </w:rPr>
          <w:t>78</w:t>
        </w:r>
        <w:r w:rsidR="00513E2D">
          <w:rPr>
            <w:noProof/>
            <w:webHidden/>
          </w:rPr>
          <w:fldChar w:fldCharType="end"/>
        </w:r>
      </w:hyperlink>
    </w:p>
    <w:p w14:paraId="3601E8E2" w14:textId="63DE30DF" w:rsidR="00513E2D" w:rsidRDefault="00C96D10">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89025C">
          <w:rPr>
            <w:noProof/>
            <w:webHidden/>
          </w:rPr>
          <w:t>81</w:t>
        </w:r>
        <w:r w:rsidR="00513E2D">
          <w:rPr>
            <w:noProof/>
            <w:webHidden/>
          </w:rPr>
          <w:fldChar w:fldCharType="end"/>
        </w:r>
      </w:hyperlink>
    </w:p>
    <w:p w14:paraId="024FEE43" w14:textId="1FBDB56A" w:rsidR="00513E2D" w:rsidRDefault="00C96D10">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89025C">
          <w:rPr>
            <w:noProof/>
            <w:webHidden/>
          </w:rPr>
          <w:t>321</w:t>
        </w:r>
        <w:r w:rsidR="00513E2D">
          <w:rPr>
            <w:noProof/>
            <w:webHidden/>
          </w:rPr>
          <w:fldChar w:fldCharType="end"/>
        </w:r>
      </w:hyperlink>
    </w:p>
    <w:p w14:paraId="4F7430BE" w14:textId="3D6B57FD" w:rsidR="00513E2D" w:rsidRDefault="00C96D10">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89025C">
          <w:rPr>
            <w:noProof/>
            <w:webHidden/>
          </w:rPr>
          <w:t>404</w:t>
        </w:r>
        <w:r w:rsidR="00513E2D">
          <w:rPr>
            <w:noProof/>
            <w:webHidden/>
          </w:rPr>
          <w:fldChar w:fldCharType="end"/>
        </w:r>
      </w:hyperlink>
    </w:p>
    <w:p w14:paraId="377ECFE7" w14:textId="65D84B63" w:rsidR="00513E2D" w:rsidRDefault="00C96D10">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89025C">
          <w:rPr>
            <w:noProof/>
            <w:webHidden/>
          </w:rPr>
          <w:t>405</w:t>
        </w:r>
        <w:r w:rsidR="00513E2D">
          <w:rPr>
            <w:noProof/>
            <w:webHidden/>
          </w:rPr>
          <w:fldChar w:fldCharType="end"/>
        </w:r>
      </w:hyperlink>
    </w:p>
    <w:p w14:paraId="16FAAA76" w14:textId="2ECA3F74" w:rsidR="00513E2D" w:rsidRDefault="00C96D10">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89025C">
          <w:rPr>
            <w:noProof/>
            <w:webHidden/>
          </w:rPr>
          <w:t>444</w:t>
        </w:r>
        <w:r w:rsidR="00513E2D">
          <w:rPr>
            <w:noProof/>
            <w:webHidden/>
          </w:rPr>
          <w:fldChar w:fldCharType="end"/>
        </w:r>
      </w:hyperlink>
    </w:p>
    <w:p w14:paraId="296A26AB" w14:textId="7DA372DB" w:rsidR="00513E2D" w:rsidRDefault="00C96D10">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89025C">
          <w:rPr>
            <w:noProof/>
            <w:webHidden/>
          </w:rPr>
          <w:t>447</w:t>
        </w:r>
        <w:r w:rsidR="00513E2D">
          <w:rPr>
            <w:noProof/>
            <w:webHidden/>
          </w:rPr>
          <w:fldChar w:fldCharType="end"/>
        </w:r>
      </w:hyperlink>
    </w:p>
    <w:p w14:paraId="685A31A1" w14:textId="25CF3F8A" w:rsidR="00513E2D" w:rsidRDefault="00C96D10">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89025C">
          <w:rPr>
            <w:noProof/>
            <w:webHidden/>
          </w:rPr>
          <w:t>462</w:t>
        </w:r>
        <w:r w:rsidR="00513E2D">
          <w:rPr>
            <w:noProof/>
            <w:webHidden/>
          </w:rPr>
          <w:fldChar w:fldCharType="end"/>
        </w:r>
      </w:hyperlink>
    </w:p>
    <w:p w14:paraId="672EE093" w14:textId="1D89D5FA" w:rsidR="00513E2D" w:rsidRDefault="00C96D10">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89025C">
          <w:rPr>
            <w:noProof/>
            <w:webHidden/>
          </w:rPr>
          <w:t>474</w:t>
        </w:r>
        <w:r w:rsidR="00513E2D">
          <w:rPr>
            <w:noProof/>
            <w:webHidden/>
          </w:rPr>
          <w:fldChar w:fldCharType="end"/>
        </w:r>
      </w:hyperlink>
    </w:p>
    <w:p w14:paraId="0C6A679C" w14:textId="50A44AA3" w:rsidR="00513E2D" w:rsidRDefault="00C96D10">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89025C">
          <w:rPr>
            <w:noProof/>
            <w:webHidden/>
          </w:rPr>
          <w:t>486</w:t>
        </w:r>
        <w:r w:rsidR="00513E2D">
          <w:rPr>
            <w:noProof/>
            <w:webHidden/>
          </w:rPr>
          <w:fldChar w:fldCharType="end"/>
        </w:r>
      </w:hyperlink>
    </w:p>
    <w:p w14:paraId="691576FA" w14:textId="540E3560" w:rsidR="00513E2D" w:rsidRDefault="00C96D10">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89025C">
          <w:rPr>
            <w:noProof/>
            <w:webHidden/>
          </w:rPr>
          <w:t>501</w:t>
        </w:r>
        <w:r w:rsidR="00513E2D">
          <w:rPr>
            <w:noProof/>
            <w:webHidden/>
          </w:rPr>
          <w:fldChar w:fldCharType="end"/>
        </w:r>
      </w:hyperlink>
    </w:p>
    <w:p w14:paraId="77825492" w14:textId="06AAE23E" w:rsidR="00513E2D" w:rsidRDefault="00C96D10">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89025C">
          <w:rPr>
            <w:noProof/>
            <w:webHidden/>
          </w:rPr>
          <w:t>510</w:t>
        </w:r>
        <w:r w:rsidR="00513E2D">
          <w:rPr>
            <w:noProof/>
            <w:webHidden/>
          </w:rPr>
          <w:fldChar w:fldCharType="end"/>
        </w:r>
      </w:hyperlink>
    </w:p>
    <w:p w14:paraId="5DF359A0" w14:textId="38398FE1" w:rsidR="00513E2D" w:rsidRDefault="00C96D10">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89025C">
          <w:rPr>
            <w:noProof/>
            <w:webHidden/>
          </w:rPr>
          <w:t>525</w:t>
        </w:r>
        <w:r w:rsidR="00513E2D">
          <w:rPr>
            <w:noProof/>
            <w:webHidden/>
          </w:rPr>
          <w:fldChar w:fldCharType="end"/>
        </w:r>
      </w:hyperlink>
    </w:p>
    <w:p w14:paraId="5BC2413D" w14:textId="3A2CA9DE" w:rsidR="00513E2D" w:rsidRDefault="00C96D10">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89025C">
          <w:rPr>
            <w:noProof/>
            <w:webHidden/>
          </w:rPr>
          <w:t>527</w:t>
        </w:r>
        <w:r w:rsidR="00513E2D">
          <w:rPr>
            <w:noProof/>
            <w:webHidden/>
          </w:rPr>
          <w:fldChar w:fldCharType="end"/>
        </w:r>
      </w:hyperlink>
    </w:p>
    <w:p w14:paraId="464DB380" w14:textId="1063A180" w:rsidR="00513E2D" w:rsidRDefault="00C96D10">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89025C">
          <w:rPr>
            <w:noProof/>
            <w:webHidden/>
          </w:rPr>
          <w:t>561</w:t>
        </w:r>
        <w:r w:rsidR="00513E2D">
          <w:rPr>
            <w:noProof/>
            <w:webHidden/>
          </w:rPr>
          <w:fldChar w:fldCharType="end"/>
        </w:r>
      </w:hyperlink>
    </w:p>
    <w:p w14:paraId="2DEC1662" w14:textId="3B57B919" w:rsidR="00513E2D" w:rsidRDefault="00C96D10">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89025C">
          <w:rPr>
            <w:noProof/>
            <w:webHidden/>
          </w:rPr>
          <w:t>562</w:t>
        </w:r>
        <w:r w:rsidR="00513E2D">
          <w:rPr>
            <w:noProof/>
            <w:webHidden/>
          </w:rPr>
          <w:fldChar w:fldCharType="end"/>
        </w:r>
      </w:hyperlink>
    </w:p>
    <w:p w14:paraId="5523821F" w14:textId="4811B5DB" w:rsidR="00513E2D" w:rsidRDefault="00C96D10">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89025C">
          <w:rPr>
            <w:noProof/>
            <w:webHidden/>
          </w:rPr>
          <w:t>583</w:t>
        </w:r>
        <w:r w:rsidR="00513E2D">
          <w:rPr>
            <w:noProof/>
            <w:webHidden/>
          </w:rPr>
          <w:fldChar w:fldCharType="end"/>
        </w:r>
      </w:hyperlink>
    </w:p>
    <w:p w14:paraId="4E43B4E7" w14:textId="76890C1E" w:rsidR="00513E2D" w:rsidRDefault="00C96D10">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89025C">
          <w:rPr>
            <w:noProof/>
            <w:webHidden/>
          </w:rPr>
          <w:t>633</w:t>
        </w:r>
        <w:r w:rsidR="00513E2D">
          <w:rPr>
            <w:noProof/>
            <w:webHidden/>
          </w:rPr>
          <w:fldChar w:fldCharType="end"/>
        </w:r>
      </w:hyperlink>
    </w:p>
    <w:p w14:paraId="167FF35D" w14:textId="3DC4BA4B" w:rsidR="00513E2D" w:rsidRDefault="00C96D10">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45A7EA69" w14:textId="0AA926A9" w:rsidR="00513E2D" w:rsidRDefault="00C96D10">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55D89DC1" w14:textId="3685C345" w:rsidR="00513E2D" w:rsidRDefault="00C96D10">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89025C">
          <w:rPr>
            <w:noProof/>
            <w:webHidden/>
          </w:rPr>
          <w:t>729</w:t>
        </w:r>
        <w:r w:rsidR="00513E2D">
          <w:rPr>
            <w:noProof/>
            <w:webHidden/>
          </w:rPr>
          <w:fldChar w:fldCharType="end"/>
        </w:r>
      </w:hyperlink>
    </w:p>
    <w:p w14:paraId="7228C642" w14:textId="718257E6" w:rsidR="00513E2D" w:rsidRDefault="00C96D10">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89025C">
          <w:rPr>
            <w:noProof/>
            <w:webHidden/>
          </w:rPr>
          <w:t>793</w:t>
        </w:r>
        <w:r w:rsidR="00513E2D">
          <w:rPr>
            <w:noProof/>
            <w:webHidden/>
          </w:rPr>
          <w:fldChar w:fldCharType="end"/>
        </w:r>
      </w:hyperlink>
    </w:p>
    <w:p w14:paraId="214AC751" w14:textId="46959166" w:rsidR="00513E2D" w:rsidRDefault="00C96D10">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89025C">
          <w:rPr>
            <w:noProof/>
            <w:webHidden/>
          </w:rPr>
          <w:t>799</w:t>
        </w:r>
        <w:r w:rsidR="00513E2D">
          <w:rPr>
            <w:noProof/>
            <w:webHidden/>
          </w:rPr>
          <w:fldChar w:fldCharType="end"/>
        </w:r>
      </w:hyperlink>
    </w:p>
    <w:p w14:paraId="4CCD3349" w14:textId="2A2B5C21" w:rsidR="00513E2D" w:rsidRDefault="00C96D10">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89025C">
          <w:rPr>
            <w:noProof/>
            <w:webHidden/>
          </w:rPr>
          <w:t>817</w:t>
        </w:r>
        <w:r w:rsidR="00513E2D">
          <w:rPr>
            <w:noProof/>
            <w:webHidden/>
          </w:rPr>
          <w:fldChar w:fldCharType="end"/>
        </w:r>
      </w:hyperlink>
    </w:p>
    <w:p w14:paraId="77354E95" w14:textId="55836B4B" w:rsidR="00513E2D" w:rsidRDefault="00C96D10">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89025C">
          <w:rPr>
            <w:noProof/>
            <w:webHidden/>
          </w:rPr>
          <w:t>824</w:t>
        </w:r>
        <w:r w:rsidR="00513E2D">
          <w:rPr>
            <w:noProof/>
            <w:webHidden/>
          </w:rPr>
          <w:fldChar w:fldCharType="end"/>
        </w:r>
      </w:hyperlink>
    </w:p>
    <w:p w14:paraId="5314ACE1" w14:textId="06E3EA99" w:rsidR="00513E2D" w:rsidRDefault="00C96D10">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89025C">
          <w:rPr>
            <w:noProof/>
            <w:webHidden/>
          </w:rPr>
          <w:t>847</w:t>
        </w:r>
        <w:r w:rsidR="00513E2D">
          <w:rPr>
            <w:noProof/>
            <w:webHidden/>
          </w:rPr>
          <w:fldChar w:fldCharType="end"/>
        </w:r>
      </w:hyperlink>
    </w:p>
    <w:p w14:paraId="5B390C3A" w14:textId="028194CD" w:rsidR="00513E2D" w:rsidRDefault="00C96D10">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89025C">
          <w:rPr>
            <w:noProof/>
            <w:webHidden/>
          </w:rPr>
          <w:t>874</w:t>
        </w:r>
        <w:r w:rsidR="00513E2D">
          <w:rPr>
            <w:noProof/>
            <w:webHidden/>
          </w:rPr>
          <w:fldChar w:fldCharType="end"/>
        </w:r>
      </w:hyperlink>
    </w:p>
    <w:p w14:paraId="3696FAC4" w14:textId="77116F05" w:rsidR="00513E2D" w:rsidRDefault="00C96D10">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89025C">
          <w:rPr>
            <w:noProof/>
            <w:webHidden/>
          </w:rPr>
          <w:t>888</w:t>
        </w:r>
        <w:r w:rsidR="00513E2D">
          <w:rPr>
            <w:noProof/>
            <w:webHidden/>
          </w:rPr>
          <w:fldChar w:fldCharType="end"/>
        </w:r>
      </w:hyperlink>
    </w:p>
    <w:p w14:paraId="591F080B" w14:textId="277FC95C" w:rsidR="00513E2D" w:rsidRDefault="00C96D10">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16847BD8" w14:textId="365D0A4B" w:rsidR="00513E2D" w:rsidRDefault="00C96D10">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89025C">
          <w:rPr>
            <w:noProof/>
            <w:webHidden/>
          </w:rPr>
          <w:t>1012</w:t>
        </w:r>
        <w:r w:rsidR="00513E2D">
          <w:rPr>
            <w:noProof/>
            <w:webHidden/>
          </w:rPr>
          <w:fldChar w:fldCharType="end"/>
        </w:r>
      </w:hyperlink>
    </w:p>
    <w:p w14:paraId="738FCBE2" w14:textId="5A72E0A1" w:rsidR="00513E2D" w:rsidRDefault="00C96D10">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89025C">
          <w:rPr>
            <w:noProof/>
            <w:webHidden/>
          </w:rPr>
          <w:t>1087</w:t>
        </w:r>
        <w:r w:rsidR="00513E2D">
          <w:rPr>
            <w:noProof/>
            <w:webHidden/>
          </w:rPr>
          <w:fldChar w:fldCharType="end"/>
        </w:r>
      </w:hyperlink>
    </w:p>
    <w:p w14:paraId="6E8D82B4" w14:textId="6B9A3321" w:rsidR="00513E2D" w:rsidRDefault="00C96D10">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89025C">
          <w:rPr>
            <w:noProof/>
            <w:webHidden/>
          </w:rPr>
          <w:t>1089</w:t>
        </w:r>
        <w:r w:rsidR="00513E2D">
          <w:rPr>
            <w:noProof/>
            <w:webHidden/>
          </w:rPr>
          <w:fldChar w:fldCharType="end"/>
        </w:r>
      </w:hyperlink>
    </w:p>
    <w:p w14:paraId="45DC18EB" w14:textId="78A33C8C" w:rsidR="00513E2D" w:rsidRDefault="00C96D10">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89025C">
          <w:rPr>
            <w:noProof/>
            <w:webHidden/>
          </w:rPr>
          <w:t>1093</w:t>
        </w:r>
        <w:r w:rsidR="00513E2D">
          <w:rPr>
            <w:noProof/>
            <w:webHidden/>
          </w:rPr>
          <w:fldChar w:fldCharType="end"/>
        </w:r>
      </w:hyperlink>
    </w:p>
    <w:p w14:paraId="27B4CE02" w14:textId="01A69C8F" w:rsidR="00513E2D" w:rsidRDefault="00C96D10">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89025C">
          <w:rPr>
            <w:noProof/>
            <w:webHidden/>
          </w:rPr>
          <w:t>1094</w:t>
        </w:r>
        <w:r w:rsidR="00513E2D">
          <w:rPr>
            <w:noProof/>
            <w:webHidden/>
          </w:rPr>
          <w:fldChar w:fldCharType="end"/>
        </w:r>
      </w:hyperlink>
    </w:p>
    <w:p w14:paraId="5E4FE603" w14:textId="3A232C3A" w:rsidR="00513E2D" w:rsidRDefault="00C96D10">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89025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89025C">
              <w:rPr>
                <w:noProof/>
                <w:webHidden/>
              </w:rPr>
              <w:t>5</w:t>
            </w:r>
            <w:r w:rsidR="00916CE7">
              <w:rPr>
                <w:noProof/>
                <w:webHidden/>
              </w:rPr>
              <w:fldChar w:fldCharType="end"/>
            </w:r>
          </w:hyperlink>
        </w:p>
        <w:p w14:paraId="60AC55C1" w14:textId="77777777" w:rsidR="00916CE7" w:rsidRDefault="00C96D10">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89025C">
              <w:rPr>
                <w:noProof/>
                <w:webHidden/>
              </w:rPr>
              <w:t>10</w:t>
            </w:r>
            <w:r w:rsidR="00916CE7">
              <w:rPr>
                <w:noProof/>
                <w:webHidden/>
              </w:rPr>
              <w:fldChar w:fldCharType="end"/>
            </w:r>
          </w:hyperlink>
        </w:p>
        <w:p w14:paraId="4E62C4D9" w14:textId="77777777" w:rsidR="00916CE7" w:rsidRDefault="00C96D10">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89025C">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025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89025C">
        <w:t>The Fourth Canticle</w:t>
      </w:r>
      <w:r>
        <w:fldChar w:fldCharType="end"/>
      </w:r>
      <w:r>
        <w:tab/>
      </w:r>
      <w:r>
        <w:fldChar w:fldCharType="begin"/>
      </w:r>
      <w:r>
        <w:instrText xml:space="preserve"> PAGEREF _Ref448228505 \h </w:instrText>
      </w:r>
      <w:r>
        <w:fldChar w:fldCharType="separate"/>
      </w:r>
      <w:r w:rsidR="0089025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89025C">
        <w:t>The Annual Psalis and Theotokia</w:t>
      </w:r>
      <w:r>
        <w:fldChar w:fldCharType="end"/>
      </w:r>
      <w:r>
        <w:tab/>
      </w:r>
      <w:r>
        <w:fldChar w:fldCharType="begin"/>
      </w:r>
      <w:r>
        <w:instrText xml:space="preserve"> PAGEREF _Ref448228524 \h </w:instrText>
      </w:r>
      <w:r>
        <w:fldChar w:fldCharType="separate"/>
      </w:r>
      <w:r w:rsidR="0089025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025C">
        <w:t>The Book of Psalis and Doxologies</w:t>
      </w:r>
      <w:r>
        <w:fldChar w:fldCharType="end"/>
      </w:r>
      <w:r>
        <w:tab/>
      </w:r>
      <w:r>
        <w:fldChar w:fldCharType="begin"/>
      </w:r>
      <w:r>
        <w:instrText xml:space="preserve"> PAGEREF _Ref448228546 \h </w:instrText>
      </w:r>
      <w:r>
        <w:fldChar w:fldCharType="separate"/>
      </w:r>
      <w:r w:rsidR="0089025C">
        <w:rPr>
          <w:noProof/>
        </w:rPr>
        <w:t>561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025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025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025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025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025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025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025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025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025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025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025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025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025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89025C">
        <w:t>The Raising of Incense</w:t>
      </w:r>
      <w:r>
        <w:fldChar w:fldCharType="end"/>
      </w:r>
      <w:r>
        <w:t xml:space="preserve">, page </w:t>
      </w:r>
      <w:r>
        <w:fldChar w:fldCharType="begin"/>
      </w:r>
      <w:r>
        <w:instrText xml:space="preserve"> PAGEREF _Ref448227880 \h </w:instrText>
      </w:r>
      <w:r>
        <w:fldChar w:fldCharType="separate"/>
      </w:r>
      <w:r w:rsidR="0089025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89025C">
              <w:rPr>
                <w:noProof/>
                <w:webHidden/>
              </w:rPr>
              <w:t>18</w:t>
            </w:r>
            <w:r w:rsidR="00513E2D">
              <w:rPr>
                <w:noProof/>
                <w:webHidden/>
              </w:rPr>
              <w:fldChar w:fldCharType="end"/>
            </w:r>
          </w:hyperlink>
        </w:p>
        <w:p w14:paraId="4FF057CF" w14:textId="0DB2C682" w:rsidR="00513E2D" w:rsidRDefault="00C96D10">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89025C">
              <w:rPr>
                <w:noProof/>
                <w:webHidden/>
              </w:rPr>
              <w:t>23</w:t>
            </w:r>
            <w:r w:rsidR="00513E2D">
              <w:rPr>
                <w:noProof/>
                <w:webHidden/>
              </w:rPr>
              <w:fldChar w:fldCharType="end"/>
            </w:r>
          </w:hyperlink>
        </w:p>
        <w:p w14:paraId="52658B7F" w14:textId="374B93A1" w:rsidR="00513E2D" w:rsidRDefault="00C96D10">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89025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89025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025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025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025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025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025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025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025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025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025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025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025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025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025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025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025C">
        <w:rPr>
          <w:noProof/>
        </w:rPr>
        <w:t>256</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025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025C">
        <w:rPr>
          <w:noProof/>
        </w:rPr>
        <w:t>263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025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025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025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025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025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025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025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025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025C">
        <w:t>Psalm 118 Part 20 (</w:t>
      </w:r>
      <w:r w:rsidR="0089025C" w:rsidRPr="0089025C">
        <w:rPr>
          <w:rFonts w:ascii="Times New Roman" w:hAnsi="Times New Roman"/>
          <w:rtl/>
          <w:lang w:bidi="he-IL"/>
        </w:rPr>
        <w:t>ר</w:t>
      </w:r>
      <w:r w:rsidR="0089025C">
        <w:t>): “See my humiliation and deliver me”</w:t>
      </w:r>
      <w:r>
        <w:fldChar w:fldCharType="end"/>
      </w:r>
      <w:r>
        <w:tab/>
      </w:r>
      <w:r>
        <w:fldChar w:fldCharType="begin"/>
      </w:r>
      <w:r>
        <w:instrText xml:space="preserve"> PAGEREF _Ref434579036 \h </w:instrText>
      </w:r>
      <w:r>
        <w:fldChar w:fldCharType="separate"/>
      </w:r>
      <w:r w:rsidR="0089025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025C">
        <w:t>Psalm 118 Part 21 (</w:t>
      </w:r>
      <w:r w:rsidR="0089025C" w:rsidRPr="0089025C">
        <w:rPr>
          <w:rFonts w:ascii="Times New Roman" w:hAnsi="Times New Roman"/>
          <w:rtl/>
          <w:lang w:bidi="he-IL"/>
        </w:rPr>
        <w:t>ש</w:t>
      </w:r>
      <w:r w:rsidR="0089025C">
        <w:t>): “Rulers persecute me without cause”</w:t>
      </w:r>
      <w:r>
        <w:fldChar w:fldCharType="end"/>
      </w:r>
      <w:r>
        <w:tab/>
      </w:r>
      <w:r>
        <w:fldChar w:fldCharType="begin"/>
      </w:r>
      <w:r>
        <w:instrText xml:space="preserve"> PAGEREF _Ref434579051 \h </w:instrText>
      </w:r>
      <w:r>
        <w:fldChar w:fldCharType="separate"/>
      </w:r>
      <w:r w:rsidR="0089025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025C">
        <w:t>Psalm 118 Part 22 (</w:t>
      </w:r>
      <w:r w:rsidR="0089025C" w:rsidRPr="0089025C">
        <w:rPr>
          <w:rFonts w:ascii="Times New Roman" w:hAnsi="Times New Roman"/>
          <w:rtl/>
          <w:lang w:bidi="he-IL"/>
        </w:rPr>
        <w:t>ת</w:t>
      </w:r>
      <w:r w:rsidR="0089025C">
        <w:t>): “Let my supplication come before You, O Lord”</w:t>
      </w:r>
      <w:r>
        <w:fldChar w:fldCharType="end"/>
      </w:r>
      <w:r>
        <w:tab/>
      </w:r>
      <w:r>
        <w:fldChar w:fldCharType="begin"/>
      </w:r>
      <w:r>
        <w:instrText xml:space="preserve"> PAGEREF _Ref434579065 \h </w:instrText>
      </w:r>
      <w:r>
        <w:fldChar w:fldCharType="separate"/>
      </w:r>
      <w:r w:rsidR="0089025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025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89025C">
              <w:rPr>
                <w:noProof/>
                <w:webHidden/>
              </w:rPr>
              <w:t>33</w:t>
            </w:r>
            <w:r w:rsidR="00513E2D">
              <w:rPr>
                <w:noProof/>
                <w:webHidden/>
              </w:rPr>
              <w:fldChar w:fldCharType="end"/>
            </w:r>
          </w:hyperlink>
        </w:p>
        <w:p w14:paraId="4B66B0BD" w14:textId="06645254" w:rsidR="00513E2D" w:rsidRDefault="00C96D10">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89025C">
              <w:rPr>
                <w:noProof/>
                <w:webHidden/>
              </w:rPr>
              <w:t>36</w:t>
            </w:r>
            <w:r w:rsidR="00513E2D">
              <w:rPr>
                <w:noProof/>
                <w:webHidden/>
              </w:rPr>
              <w:fldChar w:fldCharType="end"/>
            </w:r>
          </w:hyperlink>
        </w:p>
        <w:p w14:paraId="3D971AA0" w14:textId="773C0C4E" w:rsidR="00513E2D" w:rsidRDefault="00C96D10">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89025C">
              <w:rPr>
                <w:noProof/>
                <w:webHidden/>
              </w:rPr>
              <w:t>38</w:t>
            </w:r>
            <w:r w:rsidR="00513E2D">
              <w:rPr>
                <w:noProof/>
                <w:webHidden/>
              </w:rPr>
              <w:fldChar w:fldCharType="end"/>
            </w:r>
          </w:hyperlink>
        </w:p>
        <w:p w14:paraId="68E54F67" w14:textId="02F8EA5E" w:rsidR="00513E2D" w:rsidRDefault="00C96D10">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89025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025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025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025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025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025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025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025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025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025C">
        <w:t>Psalm</w:t>
      </w:r>
      <w:r w:rsidR="0089025C" w:rsidRPr="00AB1781">
        <w:t xml:space="preserve"> 118</w:t>
      </w:r>
      <w:r w:rsidR="0089025C">
        <w:t>: “Blessed are the blameless in the way”</w:t>
      </w:r>
      <w:r>
        <w:fldChar w:fldCharType="end"/>
      </w:r>
      <w:r w:rsidR="006A0403">
        <w:tab/>
      </w:r>
      <w:r>
        <w:fldChar w:fldCharType="begin"/>
      </w:r>
      <w:r w:rsidR="006A0403">
        <w:instrText xml:space="preserve"> PAGEREF _Ref412027139 \h </w:instrText>
      </w:r>
      <w:r>
        <w:fldChar w:fldCharType="separate"/>
      </w:r>
      <w:r w:rsidR="0089025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025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025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025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025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025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025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025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025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025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025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025C">
        <w:t>The First Canticle</w:t>
      </w:r>
      <w:r>
        <w:fldChar w:fldCharType="end"/>
      </w:r>
      <w:r>
        <w:tab/>
      </w:r>
      <w:r>
        <w:fldChar w:fldCharType="begin"/>
      </w:r>
      <w:r>
        <w:instrText xml:space="preserve"> PAGEREF _Ref448228164 \h </w:instrText>
      </w:r>
      <w:r>
        <w:fldChar w:fldCharType="separate"/>
      </w:r>
      <w:r w:rsidR="0089025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89025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025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89025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89025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89025C">
        <w:t>Additional Canticles for the Vigil of Joyous Saturday from the New Testament</w:t>
      </w:r>
      <w:r>
        <w:fldChar w:fldCharType="end"/>
      </w:r>
      <w:r>
        <w:tab/>
      </w:r>
      <w:r>
        <w:fldChar w:fldCharType="begin"/>
      </w:r>
      <w:r>
        <w:instrText xml:space="preserve"> PAGEREF _Ref450335240 \h </w:instrText>
      </w:r>
      <w:r>
        <w:fldChar w:fldCharType="separate"/>
      </w:r>
      <w:r w:rsidR="0089025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025C">
        <w:t>The Communion of the Saints</w:t>
      </w:r>
      <w:r>
        <w:fldChar w:fldCharType="end"/>
      </w:r>
      <w:r>
        <w:tab/>
      </w:r>
      <w:r>
        <w:fldChar w:fldCharType="begin"/>
      </w:r>
      <w:r>
        <w:instrText xml:space="preserve"> PAGEREF _Ref448228224 \h </w:instrText>
      </w:r>
      <w:r>
        <w:fldChar w:fldCharType="separate"/>
      </w:r>
      <w:r w:rsidR="0089025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025C">
        <w:t>The Doxologies</w:t>
      </w:r>
      <w:r>
        <w:fldChar w:fldCharType="end"/>
      </w:r>
      <w:r>
        <w:tab/>
      </w:r>
      <w:r>
        <w:fldChar w:fldCharType="begin"/>
      </w:r>
      <w:r>
        <w:instrText xml:space="preserve"> PAGEREF _Ref448228235 \h </w:instrText>
      </w:r>
      <w:r>
        <w:fldChar w:fldCharType="separate"/>
      </w:r>
      <w:r w:rsidR="0089025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89025C">
        <w:t>The Conclusion of the Midnight Praise</w:t>
      </w:r>
      <w:r>
        <w:fldChar w:fldCharType="end"/>
      </w:r>
      <w:r>
        <w:tab/>
      </w:r>
      <w:r>
        <w:fldChar w:fldCharType="begin"/>
      </w:r>
      <w:r>
        <w:instrText xml:space="preserve"> PAGEREF _Ref448471060 \h </w:instrText>
      </w:r>
      <w:r>
        <w:fldChar w:fldCharType="separate"/>
      </w:r>
      <w:r w:rsidR="0089025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025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025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89025C">
        <w:t>Vespers Praise</w:t>
      </w:r>
      <w:r>
        <w:fldChar w:fldCharType="end"/>
      </w:r>
      <w:r>
        <w:t xml:space="preserve">, page </w:t>
      </w:r>
      <w:r>
        <w:fldChar w:fldCharType="begin"/>
      </w:r>
      <w:r>
        <w:instrText xml:space="preserve"> PAGEREF _Ref448228965 \h </w:instrText>
      </w:r>
      <w:r>
        <w:fldChar w:fldCharType="separate"/>
      </w:r>
      <w:r w:rsidR="0089025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89025C">
              <w:rPr>
                <w:noProof/>
                <w:webHidden/>
              </w:rPr>
              <w:t>49</w:t>
            </w:r>
            <w:r w:rsidR="00513E2D">
              <w:rPr>
                <w:noProof/>
                <w:webHidden/>
              </w:rPr>
              <w:fldChar w:fldCharType="end"/>
            </w:r>
          </w:hyperlink>
        </w:p>
        <w:p w14:paraId="724FD87D" w14:textId="6D30AE6B" w:rsidR="00513E2D" w:rsidRDefault="00C96D10">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89025C">
              <w:rPr>
                <w:noProof/>
                <w:webHidden/>
              </w:rPr>
              <w:t>55</w:t>
            </w:r>
            <w:r w:rsidR="00513E2D">
              <w:rPr>
                <w:noProof/>
                <w:webHidden/>
              </w:rPr>
              <w:fldChar w:fldCharType="end"/>
            </w:r>
          </w:hyperlink>
        </w:p>
        <w:p w14:paraId="7C31206D" w14:textId="3E3C74B5" w:rsidR="00513E2D" w:rsidRDefault="00C96D10">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89025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025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025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025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025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025C">
        <w:t>Psalm</w:t>
      </w:r>
      <w:r w:rsidR="0089025C" w:rsidRPr="00AB1781">
        <w:t xml:space="preserve"> 2</w:t>
      </w:r>
      <w:r w:rsidR="0089025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025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025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025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025C">
        <w:t>Psalm</w:t>
      </w:r>
      <w:r w:rsidR="0089025C" w:rsidRPr="00AB1781">
        <w:t xml:space="preserve"> 5</w:t>
      </w:r>
      <w:r w:rsidR="0089025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025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025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025C">
        <w:t>Psalm</w:t>
      </w:r>
      <w:r w:rsidR="0089025C" w:rsidRPr="00AB1781">
        <w:t xml:space="preserve"> 8</w:t>
      </w:r>
      <w:r w:rsidR="0089025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025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025C">
        <w:t>Psalm</w:t>
      </w:r>
      <w:r w:rsidR="0089025C" w:rsidRPr="00AB1781">
        <w:t xml:space="preserve"> 11</w:t>
      </w:r>
      <w:r w:rsidR="0089025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025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025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025C">
        <w:t>Psalm</w:t>
      </w:r>
      <w:r w:rsidR="0089025C" w:rsidRPr="00AB1781">
        <w:t xml:space="preserve"> 14</w:t>
      </w:r>
      <w:r w:rsidR="0089025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025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025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025C">
        <w:t>Psalm</w:t>
      </w:r>
      <w:r w:rsidR="0089025C" w:rsidRPr="00AB1781">
        <w:t xml:space="preserve"> 18</w:t>
      </w:r>
      <w:r w:rsidR="0089025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025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025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025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025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025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025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025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025C">
        <w:t>Psalm</w:t>
      </w:r>
      <w:r w:rsidR="0089025C" w:rsidRPr="00AB1781">
        <w:t xml:space="preserve"> 142</w:t>
      </w:r>
      <w:r w:rsidR="0089025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025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025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025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025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025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89025C" w:rsidRPr="0089025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89025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025C">
        <w:t>Psalm</w:t>
      </w:r>
      <w:r w:rsidR="0089025C" w:rsidRPr="00AB1781">
        <w:t xml:space="preserve"> 19</w:t>
      </w:r>
      <w:r w:rsidR="0089025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025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025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025C">
        <w:t>Psalm</w:t>
      </w:r>
      <w:r w:rsidR="0089025C" w:rsidRPr="00AB1781">
        <w:t xml:space="preserve"> 23</w:t>
      </w:r>
      <w:r w:rsidR="0089025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025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025C">
        <w:t>Psalm</w:t>
      </w:r>
      <w:r w:rsidR="0089025C" w:rsidRPr="00AB1781">
        <w:t xml:space="preserve"> 25</w:t>
      </w:r>
      <w:r w:rsidR="0089025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025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025C">
        <w:t>Psalm</w:t>
      </w:r>
      <w:r w:rsidR="0089025C" w:rsidRPr="00AB1781">
        <w:t xml:space="preserve"> 28</w:t>
      </w:r>
      <w:r w:rsidR="0089025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025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025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025C">
        <w:t>Psalm</w:t>
      </w:r>
      <w:r w:rsidR="0089025C" w:rsidRPr="00AB1781">
        <w:t xml:space="preserve"> 33</w:t>
      </w:r>
      <w:r w:rsidR="0089025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025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025C">
        <w:t>Psalm</w:t>
      </w:r>
      <w:r w:rsidR="0089025C" w:rsidRPr="00AB1781">
        <w:t xml:space="preserve"> 40</w:t>
      </w:r>
      <w:r w:rsidR="0089025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025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025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025C">
        <w:t>Psalm</w:t>
      </w:r>
      <w:r w:rsidR="0089025C" w:rsidRPr="00AB1781">
        <w:t xml:space="preserve"> 44</w:t>
      </w:r>
      <w:r w:rsidR="0089025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025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025C">
        <w:t>Psalm</w:t>
      </w:r>
      <w:r w:rsidR="0089025C" w:rsidRPr="00AB1781">
        <w:t xml:space="preserve"> 45</w:t>
      </w:r>
      <w:r w:rsidR="0089025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025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025C">
        <w:t>Psalm</w:t>
      </w:r>
      <w:r w:rsidR="0089025C" w:rsidRPr="00AB1781">
        <w:t xml:space="preserve"> 46</w:t>
      </w:r>
      <w:r w:rsidR="0089025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025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025C">
        <w:t>Psalm</w:t>
      </w:r>
      <w:r w:rsidR="0089025C" w:rsidRPr="00AB1781">
        <w:t xml:space="preserve"> 53</w:t>
      </w:r>
      <w:r w:rsidR="0089025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025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025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025C">
        <w:t>Psalm</w:t>
      </w:r>
      <w:r w:rsidR="0089025C" w:rsidRPr="00AB1781">
        <w:t xml:space="preserve"> 60</w:t>
      </w:r>
      <w:r w:rsidR="0089025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025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025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025C">
        <w:t>Psalm</w:t>
      </w:r>
      <w:r w:rsidR="0089025C" w:rsidRPr="00AB1781">
        <w:t xml:space="preserve"> 83</w:t>
      </w:r>
      <w:r w:rsidR="0089025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025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025C">
        <w:t>Psalm</w:t>
      </w:r>
      <w:r w:rsidR="0089025C" w:rsidRPr="00AB1781">
        <w:t xml:space="preserve"> 84</w:t>
      </w:r>
      <w:r w:rsidR="0089025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025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025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025C">
        <w:t>Psalm</w:t>
      </w:r>
      <w:r w:rsidR="0089025C" w:rsidRPr="00AB1781">
        <w:t xml:space="preserve"> 86</w:t>
      </w:r>
      <w:r w:rsidR="0089025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025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025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025C">
        <w:t>Psalm</w:t>
      </w:r>
      <w:r w:rsidR="0089025C" w:rsidRPr="00AB1781">
        <w:t xml:space="preserve"> 92</w:t>
      </w:r>
      <w:r w:rsidR="0089025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025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025C">
        <w:t>Psalm</w:t>
      </w:r>
      <w:r w:rsidR="0089025C" w:rsidRPr="00AB1781">
        <w:t xml:space="preserve"> 95</w:t>
      </w:r>
      <w:r w:rsidR="0089025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025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025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025C">
        <w:t>Psalm</w:t>
      </w:r>
      <w:r w:rsidR="0089025C" w:rsidRPr="00AB1781">
        <w:t xml:space="preserve"> 97</w:t>
      </w:r>
      <w:r w:rsidR="0089025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025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025C">
        <w:t>Psalm</w:t>
      </w:r>
      <w:r w:rsidR="0089025C" w:rsidRPr="00AB1781">
        <w:t xml:space="preserve"> 98</w:t>
      </w:r>
      <w:r w:rsidR="0089025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025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025C">
        <w:t>Psalm</w:t>
      </w:r>
      <w:r w:rsidR="0089025C" w:rsidRPr="00AB1781">
        <w:t xml:space="preserve"> 99</w:t>
      </w:r>
      <w:r w:rsidR="0089025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025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025C">
        <w:t>Psalm</w:t>
      </w:r>
      <w:r w:rsidR="0089025C" w:rsidRPr="00AB1781">
        <w:t xml:space="preserve"> 100</w:t>
      </w:r>
      <w:r w:rsidR="0089025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025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025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025C">
        <w:t>Psalm</w:t>
      </w:r>
      <w:r w:rsidR="0089025C" w:rsidRPr="00AB1781">
        <w:t xml:space="preserve"> 110</w:t>
      </w:r>
      <w:r w:rsidR="0089025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89025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025C">
        <w:t>Psalm</w:t>
      </w:r>
      <w:r w:rsidR="0089025C" w:rsidRPr="00AB1781">
        <w:t xml:space="preserve"> 111</w:t>
      </w:r>
      <w:r w:rsidR="0089025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025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025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025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025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89025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025C" w:rsidRPr="00AB1781">
              <w:t>K</w:t>
            </w:r>
            <w:r w:rsidR="0089025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025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025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025C" w:rsidRPr="00AB1781">
              <w:t>K</w:t>
            </w:r>
            <w:r w:rsidR="0089025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89025C" w:rsidRPr="00AB1781">
              <w:t>K</w:t>
            </w:r>
            <w:r w:rsidR="0089025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025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025C" w:rsidRPr="00AB1781">
              <w:t>K</w:t>
            </w:r>
            <w:r w:rsidR="0089025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89025C" w:rsidRPr="00AB1781">
              <w:t>K</w:t>
            </w:r>
            <w:r w:rsidR="0089025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025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025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89025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025C" w:rsidRPr="00AB1781">
              <w:t>K</w:t>
            </w:r>
            <w:r w:rsidR="0089025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89025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025C" w:rsidRPr="00AB1781">
              <w:t>K</w:t>
            </w:r>
            <w:r w:rsidR="0089025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025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025C" w:rsidRPr="00AB1781">
              <w:t>K</w:t>
            </w:r>
            <w:r w:rsidR="0089025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025C" w:rsidRPr="00AB1781">
              <w:t>K</w:t>
            </w:r>
            <w:r w:rsidR="0089025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025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025C" w:rsidRPr="00AB1781">
              <w:t>K</w:t>
            </w:r>
            <w:r w:rsidR="0089025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025C" w:rsidRPr="00AB1781">
              <w:t>K</w:t>
            </w:r>
            <w:r w:rsidR="0089025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025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025C" w:rsidRPr="00AB1781">
              <w:t>K</w:t>
            </w:r>
            <w:r w:rsidR="0089025C">
              <w:t>athisma</w:t>
            </w:r>
            <w:r w:rsidR="0089025C" w:rsidRPr="00AB1781">
              <w:t xml:space="preserve"> 1</w:t>
            </w:r>
            <w:r w:rsidR="0089025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025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025C" w:rsidRPr="00AB1781">
              <w:t>K</w:t>
            </w:r>
            <w:r w:rsidR="0089025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Toc410196196"/>
      <w:bookmarkStart w:id="223" w:name="_Toc410196438"/>
      <w:bookmarkStart w:id="224" w:name="_Toc410196940"/>
      <w:bookmarkStart w:id="225" w:name="_Ref439535283"/>
      <w:bookmarkStart w:id="226" w:name="_Toc473283599"/>
      <w:bookmarkEnd w:id="220"/>
      <w:r>
        <w:t>Kathisma 1</w:t>
      </w:r>
      <w:bookmarkEnd w:id="225"/>
      <w:bookmarkEnd w:id="226"/>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77777777" w:rsidR="00704CAA" w:rsidRDefault="00704CAA"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7777777" w:rsidR="00704CAA" w:rsidRDefault="00704CAA"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77777777" w:rsidR="00704CAA" w:rsidRPr="00035647" w:rsidRDefault="00704CAA" w:rsidP="00704CAA">
      <w:pPr>
        <w:pStyle w:val="Rubric"/>
      </w:pPr>
      <w:r>
        <w:t xml:space="preserve">Alleluia. </w:t>
      </w: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_Ref412098429 \h </w:instrText>
      </w:r>
      <w:r>
        <w:fldChar w:fldCharType="separate"/>
      </w:r>
      <w:r>
        <w:t>Psalm</w:t>
      </w:r>
      <w:r w:rsidRPr="00AB1781">
        <w:t xml:space="preserve"> 62</w:t>
      </w:r>
      <w:r>
        <w:t>: “O God, my God, I rise early to be with You”</w:t>
      </w:r>
      <w:r>
        <w:fldChar w:fldCharType="end"/>
      </w:r>
      <w:r>
        <w:t xml:space="preserve">, page </w:t>
      </w:r>
      <w:r>
        <w:fldChar w:fldCharType="begin"/>
      </w:r>
      <w:r>
        <w:instrText xml:space="preserve"> PAGEREF _Ref412098429 \h </w:instrText>
      </w:r>
      <w:r>
        <w:fldChar w:fldCharType="separate"/>
      </w:r>
      <w:r>
        <w:rPr>
          <w:noProof/>
        </w:rPr>
        <w:t>171</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7777777" w:rsidR="00704CAA" w:rsidRDefault="00704CAA"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bookmarkStart w:id="349" w:name="_GoBack"/>
      <w:bookmarkEnd w:id="349"/>
      <w:r>
        <w:lastRenderedPageBreak/>
        <w:t>The Canticles</w:t>
      </w:r>
      <w:bookmarkEnd w:id="348"/>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89025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lastRenderedPageBreak/>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025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89025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89025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89025C">
        <w:rPr>
          <w:noProof/>
        </w:rPr>
        <w:t>934</w:t>
      </w:r>
      <w:r w:rsidR="007F3F25">
        <w:fldChar w:fldCharType="end"/>
      </w:r>
      <w: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r>
        <w:t>The Second Canticle: Psalm 135</w:t>
      </w:r>
      <w:bookmarkEnd w:id="430"/>
      <w:bookmarkEnd w:id="431"/>
      <w:bookmarkEnd w:id="432"/>
      <w:bookmarkEnd w:id="433"/>
      <w:bookmarkEnd w:id="434"/>
      <w:bookmarkEnd w:id="435"/>
      <w:bookmarkEnd w:id="436"/>
      <w:bookmarkEnd w:id="437"/>
      <w:bookmarkEnd w:id="438"/>
      <w:bookmarkEnd w:id="439"/>
      <w:bookmarkEnd w:id="440"/>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1"/>
            <w:r w:rsidRPr="00FC3604">
              <w:t>Ⲉⲩⲕ̀ⲗⲏⲣⲟⲛⲟⲙⲓⲁ̀ ⲙ̀ⲡⲉϥⲃⲱⲕ ⲡⲓⲥ̅ⲗ̅</w:t>
            </w:r>
            <w:r w:rsidRPr="00597158">
              <w:t xml:space="preserve"> </w:t>
            </w:r>
            <w:commentRangeEnd w:id="441"/>
            <w:r>
              <w:rPr>
                <w:rStyle w:val="CommentReference"/>
                <w:rFonts w:ascii="Garamond" w:hAnsi="Garamond" w:cstheme="minorBidi"/>
                <w:noProof w:val="0"/>
                <w:lang w:val="en-CA"/>
              </w:rPr>
              <w:commentReference w:id="441"/>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2" w:name="_Toc297322056"/>
      <w:bookmarkStart w:id="443" w:name="_Toc297407701"/>
      <w:bookmarkStart w:id="444" w:name="_Toc298445753"/>
      <w:bookmarkStart w:id="445" w:name="_Toc298681236"/>
      <w:bookmarkStart w:id="446" w:name="_Toc298447478"/>
      <w:bookmarkStart w:id="447" w:name="_Ref452619883"/>
      <w:r>
        <w:t>Psali Adam</w:t>
      </w:r>
      <w:bookmarkEnd w:id="442"/>
      <w:bookmarkEnd w:id="443"/>
      <w:bookmarkEnd w:id="444"/>
      <w:bookmarkEnd w:id="445"/>
      <w:bookmarkEnd w:id="446"/>
      <w:r>
        <w:t xml:space="preserve"> on the Second Canticle</w:t>
      </w:r>
      <w:bookmarkEnd w:id="447"/>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025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8"/>
            <w:r w:rsidRPr="004C0CA2">
              <w:t xml:space="preserve">brought </w:t>
            </w:r>
            <w:commentRangeEnd w:id="448"/>
            <w:r>
              <w:rPr>
                <w:rStyle w:val="CommentReference"/>
                <w:rFonts w:eastAsiaTheme="minorHAnsi" w:cstheme="minorBidi"/>
                <w:color w:val="auto"/>
                <w:lang w:val="en-CA"/>
              </w:rPr>
              <w:commentReference w:id="448"/>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lastRenderedPageBreak/>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025C">
        <w:rPr>
          <w:noProof/>
        </w:rPr>
        <w:t>989</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49" w:name="_Ref449954950"/>
      <w:bookmarkStart w:id="450" w:name="_Ref448228188"/>
      <w:r>
        <w:lastRenderedPageBreak/>
        <w:t>Additional Canticles for the Vigil of Joyous Saturday from the Old Testament</w:t>
      </w:r>
      <w:bookmarkEnd w:id="449"/>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lastRenderedPageBreak/>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1"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2" w:name="_Ref450335240"/>
      <w:bookmarkEnd w:id="451"/>
      <w:r>
        <w:t>Additional Canticles for the Vigil of Joyous Saturday from the New Testament</w:t>
      </w:r>
      <w:r w:rsidR="00680B91">
        <w:rPr>
          <w:rStyle w:val="FootnoteReference"/>
        </w:rPr>
        <w:footnoteReference w:id="892"/>
      </w:r>
      <w:bookmarkEnd w:id="452"/>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3" w:name="_Ref452620197"/>
      <w:r>
        <w:t>The Third Canticle</w:t>
      </w:r>
      <w:bookmarkStart w:id="454" w:name="_Toc297322057"/>
      <w:bookmarkStart w:id="455" w:name="_Toc297407702"/>
      <w:bookmarkStart w:id="456" w:name="_Toc298445754"/>
      <w:bookmarkStart w:id="457" w:name="_Toc298681237"/>
      <w:bookmarkStart w:id="458" w:name="_Toc298447479"/>
      <w:bookmarkStart w:id="459" w:name="_Toc308441896"/>
      <w:bookmarkEnd w:id="450"/>
      <w:bookmarkEnd w:id="453"/>
    </w:p>
    <w:bookmarkEnd w:id="454"/>
    <w:bookmarkEnd w:id="455"/>
    <w:bookmarkEnd w:id="456"/>
    <w:bookmarkEnd w:id="457"/>
    <w:bookmarkEnd w:id="458"/>
    <w:bookmarkEnd w:id="459"/>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0"/>
            <w:r w:rsidRPr="00BE273A">
              <w:t xml:space="preserve">Blessed </w:t>
            </w:r>
            <w:commentRangeEnd w:id="460"/>
            <w:r w:rsidRPr="00BE273A">
              <w:rPr>
                <w:rStyle w:val="CommentReference"/>
                <w:rFonts w:eastAsiaTheme="minorHAnsi"/>
                <w:sz w:val="24"/>
              </w:rPr>
              <w:commentReference w:id="460"/>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1"/>
            <w:r w:rsidRPr="00BE273A">
              <w:t>heaven</w:t>
            </w:r>
            <w:commentRangeEnd w:id="461"/>
            <w:r w:rsidRPr="00BE273A">
              <w:rPr>
                <w:rStyle w:val="CommentReference"/>
                <w:rFonts w:eastAsiaTheme="minorHAnsi"/>
                <w:sz w:val="24"/>
              </w:rPr>
              <w:commentReference w:id="461"/>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2"/>
            <w:r w:rsidRPr="00BE273A">
              <w:t xml:space="preserve">clouds </w:t>
            </w:r>
            <w:commentRangeEnd w:id="462"/>
            <w:r w:rsidRPr="00BE273A">
              <w:rPr>
                <w:rStyle w:val="CommentReference"/>
                <w:rFonts w:eastAsiaTheme="minorHAnsi"/>
                <w:sz w:val="24"/>
              </w:rPr>
              <w:commentReference w:id="462"/>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7"/>
            <w:r w:rsidRPr="00BE273A">
              <w:t>whales</w:t>
            </w:r>
            <w:r w:rsidR="007757C9">
              <w:rPr>
                <w:rStyle w:val="FootnoteReference"/>
              </w:rPr>
              <w:footnoteReference w:id="897"/>
            </w:r>
            <w:r w:rsidRPr="00BE273A">
              <w:t xml:space="preserve"> </w:t>
            </w:r>
            <w:commentRangeEnd w:id="467"/>
            <w:r w:rsidRPr="00BE273A">
              <w:rPr>
                <w:rStyle w:val="CommentReference"/>
                <w:rFonts w:eastAsiaTheme="minorHAnsi"/>
                <w:sz w:val="24"/>
              </w:rPr>
              <w:commentReference w:id="467"/>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8"/>
            <w:r w:rsidRPr="00BE273A">
              <w:t xml:space="preserve"> </w:t>
            </w:r>
            <w:commentRangeEnd w:id="468"/>
            <w:r w:rsidRPr="00BE273A">
              <w:rPr>
                <w:rStyle w:val="CommentReference"/>
                <w:rFonts w:eastAsiaTheme="minorHAnsi"/>
                <w:sz w:val="24"/>
              </w:rPr>
              <w:commentReference w:id="468"/>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9"/>
            <w:r w:rsidRPr="00BE273A">
              <w:t xml:space="preserve"> </w:t>
            </w:r>
            <w:commentRangeEnd w:id="469"/>
            <w:r w:rsidRPr="00BE273A">
              <w:rPr>
                <w:rStyle w:val="CommentReference"/>
                <w:rFonts w:eastAsiaTheme="minorHAnsi"/>
                <w:sz w:val="24"/>
              </w:rPr>
              <w:commentReference w:id="469"/>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0"/>
            <w:r w:rsidR="00D31F38" w:rsidRPr="00BE273A">
              <w:t xml:space="preserve">of </w:t>
            </w:r>
            <w:commentRangeEnd w:id="470"/>
            <w:r w:rsidR="00D31F38" w:rsidRPr="00BE273A">
              <w:rPr>
                <w:rStyle w:val="CommentReference"/>
                <w:rFonts w:eastAsiaTheme="minorHAnsi"/>
                <w:sz w:val="24"/>
              </w:rPr>
              <w:commentReference w:id="470"/>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1"/>
            <w:r w:rsidRPr="00BE273A">
              <w:t xml:space="preserve">Bless </w:t>
            </w:r>
            <w:commentRangeEnd w:id="471"/>
            <w:r w:rsidRPr="00BE273A">
              <w:rPr>
                <w:rStyle w:val="CommentReference"/>
                <w:rFonts w:eastAsiaTheme="minorHAnsi"/>
                <w:sz w:val="24"/>
              </w:rPr>
              <w:commentReference w:id="471"/>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2" w:name="_Toc297322058"/>
      <w:bookmarkStart w:id="473" w:name="_Toc297407703"/>
      <w:bookmarkStart w:id="474" w:name="_Toc298445755"/>
      <w:bookmarkStart w:id="475" w:name="_Toc298681238"/>
      <w:bookmarkStart w:id="476"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7"/>
            <w:r w:rsidRPr="00BE273A">
              <w:t xml:space="preserve">Blessed </w:t>
            </w:r>
            <w:commentRangeEnd w:id="477"/>
            <w:r w:rsidRPr="00BE273A">
              <w:rPr>
                <w:rStyle w:val="CommentReference"/>
                <w:rFonts w:eastAsiaTheme="minorHAnsi"/>
                <w:sz w:val="24"/>
              </w:rPr>
              <w:commentReference w:id="477"/>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8"/>
            <w:r w:rsidRPr="00BE273A">
              <w:t>heaven</w:t>
            </w:r>
            <w:commentRangeEnd w:id="478"/>
            <w:r w:rsidRPr="00BE273A">
              <w:rPr>
                <w:rStyle w:val="CommentReference"/>
                <w:rFonts w:eastAsiaTheme="minorHAnsi"/>
                <w:sz w:val="24"/>
              </w:rPr>
              <w:commentReference w:id="478"/>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9"/>
            <w:r w:rsidRPr="00BE273A">
              <w:t>falling snow</w:t>
            </w:r>
            <w:commentRangeEnd w:id="479"/>
            <w:r w:rsidRPr="00BE273A">
              <w:rPr>
                <w:rStyle w:val="CommentReference"/>
                <w:rFonts w:eastAsiaTheme="minorHAnsi"/>
                <w:sz w:val="24"/>
              </w:rPr>
              <w:commentReference w:id="479"/>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2"/>
            <w:r w:rsidRPr="00BE273A">
              <w:t xml:space="preserve"> </w:t>
            </w:r>
            <w:commentRangeEnd w:id="482"/>
            <w:r w:rsidRPr="00BE273A">
              <w:rPr>
                <w:rStyle w:val="CommentReference"/>
                <w:rFonts w:eastAsiaTheme="minorHAnsi"/>
                <w:sz w:val="24"/>
              </w:rPr>
              <w:commentReference w:id="482"/>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3"/>
            <w:r w:rsidR="003758F4" w:rsidRPr="00BE273A">
              <w:t xml:space="preserve">of </w:t>
            </w:r>
            <w:commentRangeEnd w:id="483"/>
            <w:r w:rsidR="003758F4" w:rsidRPr="00BE273A">
              <w:rPr>
                <w:rStyle w:val="CommentReference"/>
                <w:rFonts w:eastAsiaTheme="minorHAnsi"/>
                <w:sz w:val="24"/>
              </w:rPr>
              <w:commentReference w:id="483"/>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4"/>
            <w:r w:rsidRPr="00BE273A">
              <w:t xml:space="preserve">Bless </w:t>
            </w:r>
            <w:commentRangeEnd w:id="484"/>
            <w:r w:rsidRPr="00BE273A">
              <w:rPr>
                <w:rStyle w:val="CommentReference"/>
                <w:rFonts w:eastAsiaTheme="minorHAnsi"/>
                <w:sz w:val="24"/>
              </w:rPr>
              <w:commentReference w:id="484"/>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5" w:name="_Ref452620282"/>
      <w:r>
        <w:t>Psali Batos</w:t>
      </w:r>
      <w:bookmarkEnd w:id="472"/>
      <w:bookmarkEnd w:id="473"/>
      <w:bookmarkEnd w:id="474"/>
      <w:bookmarkEnd w:id="475"/>
      <w:bookmarkEnd w:id="476"/>
      <w:r w:rsidR="009E143A">
        <w:t xml:space="preserve"> on the Third Canticle</w:t>
      </w:r>
      <w:bookmarkEnd w:id="485"/>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6"/>
            <w:r>
              <w:t>Giver</w:t>
            </w:r>
            <w:r w:rsidRPr="00C05A5B">
              <w:t xml:space="preserve"> </w:t>
            </w:r>
            <w:commentRangeEnd w:id="486"/>
            <w:r>
              <w:rPr>
                <w:rStyle w:val="CommentReference"/>
                <w:rFonts w:eastAsiaTheme="minorHAnsi" w:cstheme="minorBidi"/>
                <w:color w:val="auto"/>
                <w:lang w:val="en-CA"/>
              </w:rPr>
              <w:commentReference w:id="486"/>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7"/>
            <w:r w:rsidRPr="00C05A5B">
              <w:t>nanias</w:t>
            </w:r>
            <w:commentRangeEnd w:id="487"/>
            <w:r>
              <w:rPr>
                <w:rStyle w:val="CommentReference"/>
                <w:rFonts w:eastAsiaTheme="minorHAnsi" w:cstheme="minorBidi"/>
                <w:color w:val="auto"/>
                <w:lang w:val="en-CA"/>
              </w:rPr>
              <w:commentReference w:id="487"/>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8"/>
            <w:r w:rsidRPr="00C05A5B">
              <w:t>Morning</w:t>
            </w:r>
            <w:commentRangeEnd w:id="488"/>
            <w:r>
              <w:rPr>
                <w:rStyle w:val="CommentReference"/>
                <w:rFonts w:eastAsiaTheme="minorHAnsi" w:cstheme="minorBidi"/>
                <w:color w:val="auto"/>
                <w:lang w:val="en-CA"/>
              </w:rPr>
              <w:commentReference w:id="488"/>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9"/>
            <w:r w:rsidRPr="00C05A5B">
              <w:t>Emmanuel</w:t>
            </w:r>
            <w:commentRangeEnd w:id="489"/>
            <w:r>
              <w:rPr>
                <w:rStyle w:val="CommentReference"/>
                <w:rFonts w:eastAsiaTheme="minorHAnsi" w:cstheme="minorBidi"/>
                <w:color w:val="auto"/>
                <w:lang w:val="en-CA"/>
              </w:rPr>
              <w:commentReference w:id="489"/>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0"/>
            <w:r w:rsidRPr="00C05A5B">
              <w:t xml:space="preserve">Proclaim </w:t>
            </w:r>
            <w:commentRangeEnd w:id="490"/>
            <w:r>
              <w:rPr>
                <w:rStyle w:val="CommentReference"/>
                <w:rFonts w:eastAsiaTheme="minorHAnsi" w:cstheme="minorBidi"/>
                <w:color w:val="auto"/>
                <w:lang w:val="en-CA"/>
              </w:rPr>
              <w:commentReference w:id="490"/>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1"/>
            <w:r>
              <w:t>persevere</w:t>
            </w:r>
            <w:commentRangeEnd w:id="491"/>
            <w:r>
              <w:rPr>
                <w:rStyle w:val="CommentReference"/>
                <w:rFonts w:eastAsiaTheme="minorHAnsi" w:cstheme="minorBidi"/>
                <w:color w:val="auto"/>
                <w:lang w:val="en-CA"/>
              </w:rPr>
              <w:commentReference w:id="491"/>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2"/>
            <w:r>
              <w:t>presbyters</w:t>
            </w:r>
            <w:commentRangeEnd w:id="492"/>
            <w:r>
              <w:rPr>
                <w:rStyle w:val="CommentReference"/>
                <w:rFonts w:eastAsiaTheme="minorHAnsi" w:cstheme="minorBidi"/>
                <w:color w:val="auto"/>
                <w:lang w:val="en-CA"/>
              </w:rPr>
              <w:commentReference w:id="492"/>
            </w:r>
            <w:r w:rsidRPr="00C05A5B">
              <w:t>:</w:t>
            </w:r>
          </w:p>
          <w:p w14:paraId="0639E799" w14:textId="42F5BA8C" w:rsidR="00D31F38" w:rsidRDefault="00985EC5" w:rsidP="00E35F1F">
            <w:pPr>
              <w:pStyle w:val="EngHang"/>
            </w:pPr>
            <w:r>
              <w:t>“</w:t>
            </w:r>
            <w:commentRangeStart w:id="493"/>
            <w:r w:rsidR="00D31F38">
              <w:t>Bless</w:t>
            </w:r>
            <w:commentRangeEnd w:id="493"/>
            <w:r w:rsidR="00D31F38">
              <w:rPr>
                <w:rStyle w:val="CommentReference"/>
                <w:rFonts w:eastAsiaTheme="minorHAnsi" w:cstheme="minorBidi"/>
                <w:color w:val="auto"/>
                <w:lang w:val="en-CA"/>
              </w:rPr>
              <w:commentReference w:id="493"/>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4"/>
            <w:r>
              <w:t>day</w:t>
            </w:r>
            <w:commentRangeEnd w:id="494"/>
            <w:r>
              <w:rPr>
                <w:rStyle w:val="CommentReference"/>
                <w:rFonts w:eastAsiaTheme="minorHAnsi" w:cstheme="minorBidi"/>
                <w:color w:val="auto"/>
                <w:lang w:val="en-CA"/>
              </w:rPr>
              <w:commentReference w:id="494"/>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5"/>
            <w:r w:rsidRPr="00C05A5B">
              <w:t xml:space="preserve">souls </w:t>
            </w:r>
            <w:commentRangeEnd w:id="495"/>
            <w:r>
              <w:rPr>
                <w:rStyle w:val="CommentReference"/>
                <w:rFonts w:eastAsiaTheme="minorHAnsi" w:cstheme="minorBidi"/>
                <w:color w:val="auto"/>
                <w:lang w:val="en-CA"/>
              </w:rPr>
              <w:commentReference w:id="495"/>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6"/>
            <w:r w:rsidRPr="00C05A5B">
              <w:t>sea</w:t>
            </w:r>
            <w:commentRangeEnd w:id="496"/>
            <w:r>
              <w:rPr>
                <w:rStyle w:val="CommentReference"/>
                <w:rFonts w:eastAsiaTheme="minorHAnsi" w:cstheme="minorBidi"/>
                <w:color w:val="auto"/>
                <w:lang w:val="en-CA"/>
              </w:rPr>
              <w:commentReference w:id="496"/>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7"/>
            <w:r w:rsidR="00D31F38" w:rsidRPr="00C05A5B">
              <w:t xml:space="preserve">all </w:t>
            </w:r>
            <w:commentRangeEnd w:id="497"/>
            <w:r w:rsidR="00D31F38">
              <w:rPr>
                <w:rStyle w:val="CommentReference"/>
                <w:rFonts w:eastAsiaTheme="minorHAnsi" w:cstheme="minorBidi"/>
                <w:color w:val="auto"/>
                <w:lang w:val="en-CA"/>
              </w:rPr>
              <w:commentReference w:id="497"/>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8"/>
            <w:r w:rsidRPr="00C05A5B">
              <w:t>heretics</w:t>
            </w:r>
            <w:commentRangeEnd w:id="498"/>
            <w:r>
              <w:rPr>
                <w:rStyle w:val="CommentReference"/>
                <w:rFonts w:eastAsiaTheme="minorHAnsi" w:cstheme="minorBidi"/>
                <w:color w:val="auto"/>
                <w:lang w:val="en-CA"/>
              </w:rPr>
              <w:commentReference w:id="498"/>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9"/>
            <w:r w:rsidRPr="00C05A5B">
              <w:t xml:space="preserve">spirits </w:t>
            </w:r>
            <w:commentRangeEnd w:id="499"/>
            <w:r>
              <w:rPr>
                <w:rStyle w:val="CommentReference"/>
                <w:rFonts w:eastAsiaTheme="minorHAnsi" w:cstheme="minorBidi"/>
                <w:color w:val="auto"/>
                <w:lang w:val="en-CA"/>
              </w:rPr>
              <w:commentReference w:id="499"/>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0"/>
            <w:r>
              <w:t>contrite</w:t>
            </w:r>
            <w:r w:rsidRPr="00C05A5B">
              <w:t xml:space="preserve"> </w:t>
            </w:r>
            <w:commentRangeEnd w:id="500"/>
            <w:r>
              <w:rPr>
                <w:rStyle w:val="CommentReference"/>
                <w:rFonts w:eastAsiaTheme="minorHAnsi" w:cstheme="minorBidi"/>
                <w:color w:val="auto"/>
                <w:lang w:val="en-CA"/>
              </w:rPr>
              <w:commentReference w:id="500"/>
            </w:r>
            <w:commentRangeStart w:id="501"/>
            <w:r w:rsidRPr="00C05A5B">
              <w:t>hearts</w:t>
            </w:r>
            <w:commentRangeEnd w:id="501"/>
            <w:r>
              <w:rPr>
                <w:rStyle w:val="CommentReference"/>
                <w:rFonts w:eastAsiaTheme="minorHAnsi" w:cstheme="minorBidi"/>
                <w:color w:val="auto"/>
                <w:lang w:val="en-CA"/>
              </w:rPr>
              <w:commentReference w:id="501"/>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2"/>
            <w:r w:rsidRPr="00C05A5B">
              <w:t>Make haste and be very attentive</w:t>
            </w:r>
            <w:commentRangeEnd w:id="502"/>
            <w:r>
              <w:rPr>
                <w:rStyle w:val="CommentReference"/>
                <w:rFonts w:eastAsiaTheme="minorHAnsi" w:cstheme="minorBidi"/>
                <w:color w:val="auto"/>
                <w:lang w:val="en-CA"/>
              </w:rPr>
              <w:commentReference w:id="502"/>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3"/>
            <w:r w:rsidRPr="00C05A5B">
              <w:t xml:space="preserve">righteous </w:t>
            </w:r>
            <w:commentRangeEnd w:id="503"/>
            <w:r>
              <w:rPr>
                <w:rStyle w:val="CommentReference"/>
                <w:rFonts w:eastAsiaTheme="minorHAnsi" w:cstheme="minorBidi"/>
                <w:color w:val="auto"/>
                <w:lang w:val="en-CA"/>
              </w:rPr>
              <w:commentReference w:id="503"/>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4"/>
            <w:r w:rsidR="00D31F38">
              <w:t>condemned</w:t>
            </w:r>
            <w:commentRangeEnd w:id="504"/>
            <w:r w:rsidR="00D31F38">
              <w:rPr>
                <w:rStyle w:val="CommentReference"/>
                <w:rFonts w:eastAsiaTheme="minorHAnsi" w:cstheme="minorBidi"/>
                <w:color w:val="auto"/>
                <w:lang w:val="en-CA"/>
              </w:rPr>
              <w:commentReference w:id="504"/>
            </w:r>
            <w:r w:rsidR="00D31F38" w:rsidRPr="00C05A5B">
              <w:t xml:space="preserve">, </w:t>
            </w:r>
          </w:p>
          <w:p w14:paraId="25CD9610" w14:textId="77777777" w:rsidR="00D31F38" w:rsidRDefault="00D31F38" w:rsidP="00E35F1F">
            <w:pPr>
              <w:pStyle w:val="EngHang"/>
            </w:pPr>
            <w:r w:rsidRPr="00C05A5B">
              <w:t xml:space="preserve">That he may </w:t>
            </w:r>
            <w:commentRangeStart w:id="505"/>
            <w:r w:rsidRPr="00C05A5B">
              <w:t xml:space="preserve">join </w:t>
            </w:r>
            <w:commentRangeEnd w:id="505"/>
            <w:r>
              <w:rPr>
                <w:rStyle w:val="CommentReference"/>
                <w:rFonts w:eastAsiaTheme="minorHAnsi" w:cstheme="minorBidi"/>
                <w:color w:val="auto"/>
                <w:lang w:val="en-CA"/>
              </w:rPr>
              <w:commentReference w:id="50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025C">
        <w:rPr>
          <w:noProof/>
        </w:rPr>
        <w:t>942</w:t>
      </w:r>
      <w:r>
        <w:fldChar w:fldCharType="end"/>
      </w:r>
      <w:r>
        <w:t>.</w:t>
      </w:r>
    </w:p>
    <w:p w14:paraId="1CC85704" w14:textId="77777777" w:rsidR="00D31F38" w:rsidRDefault="00D31F38" w:rsidP="00F4219E">
      <w:pPr>
        <w:pStyle w:val="Heading3"/>
      </w:pPr>
      <w:bookmarkStart w:id="506" w:name="_Toc297322059"/>
      <w:bookmarkStart w:id="507" w:name="_Toc297407704"/>
      <w:bookmarkStart w:id="508" w:name="_Toc298445756"/>
      <w:bookmarkStart w:id="509" w:name="_Toc298681239"/>
      <w:bookmarkStart w:id="510" w:name="_Toc298447481"/>
      <w:bookmarkStart w:id="511" w:name="_Ref452620367"/>
      <w:bookmarkStart w:id="512" w:name="_Ref452620370"/>
      <w:r>
        <w:lastRenderedPageBreak/>
        <w:t>We Follow You</w:t>
      </w:r>
      <w:bookmarkEnd w:id="506"/>
      <w:bookmarkEnd w:id="507"/>
      <w:bookmarkEnd w:id="508"/>
      <w:bookmarkEnd w:id="509"/>
      <w:bookmarkEnd w:id="510"/>
      <w:bookmarkEnd w:id="511"/>
      <w:bookmarkEnd w:id="51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3" w:name="_Toc297322060"/>
      <w:bookmarkStart w:id="514" w:name="_Toc297407705"/>
      <w:bookmarkStart w:id="515" w:name="_Toc298445757"/>
      <w:bookmarkStart w:id="516" w:name="_Toc298681240"/>
      <w:bookmarkStart w:id="517" w:name="_Toc298447482"/>
      <w:bookmarkStart w:id="518" w:name="_Toc308441897"/>
      <w:bookmarkStart w:id="519" w:name="_Ref448228216"/>
      <w:bookmarkStart w:id="520" w:name="_Ref448228224"/>
      <w:bookmarkStart w:id="521" w:name="_Ref452620378"/>
      <w:bookmarkStart w:id="522" w:name="_Ref452620382"/>
      <w:r>
        <w:lastRenderedPageBreak/>
        <w:t>The Communion of the Saints</w:t>
      </w:r>
      <w:bookmarkEnd w:id="513"/>
      <w:bookmarkEnd w:id="514"/>
      <w:bookmarkEnd w:id="515"/>
      <w:bookmarkEnd w:id="516"/>
      <w:bookmarkEnd w:id="517"/>
      <w:bookmarkEnd w:id="518"/>
      <w:bookmarkEnd w:id="519"/>
      <w:bookmarkEnd w:id="520"/>
      <w:bookmarkEnd w:id="521"/>
      <w:bookmarkEnd w:id="52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3"/>
            <w:r>
              <w:rPr>
                <w:rStyle w:val="CommentReference"/>
                <w:rFonts w:ascii="Garamond" w:hAnsi="Garamond" w:cstheme="minorBidi"/>
                <w:noProof w:val="0"/>
                <w:lang w:val="en-CA"/>
              </w:rPr>
              <w:commentReference w:id="52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4"/>
            <w:r w:rsidRPr="00006239">
              <w:t>My</w:t>
            </w:r>
            <w:commentRangeEnd w:id="524"/>
            <w:r>
              <w:rPr>
                <w:rStyle w:val="CommentReference"/>
                <w:rFonts w:eastAsiaTheme="minorHAnsi" w:cstheme="minorBidi"/>
                <w:color w:val="auto"/>
                <w:lang w:val="en-CA"/>
              </w:rPr>
              <w:commentReference w:id="52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5"/>
            <w:r>
              <w:rPr>
                <w:rStyle w:val="CommentReference"/>
                <w:rFonts w:ascii="Garamond" w:hAnsi="Garamond" w:cstheme="minorBidi"/>
                <w:noProof w:val="0"/>
                <w:lang w:val="en-CA"/>
              </w:rPr>
              <w:commentReference w:id="52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6"/>
            <w:r w:rsidRPr="00FC3604">
              <w:t>ⲡⲓϣⲟⲙⲧ ϣⲉ ⲙⲏⲧ ϣ̀ⲙⲏⲛ</w:t>
            </w:r>
            <w:commentRangeEnd w:id="526"/>
            <w:r>
              <w:rPr>
                <w:rStyle w:val="CommentReference"/>
                <w:rFonts w:ascii="Garamond" w:hAnsi="Garamond" w:cstheme="minorBidi"/>
                <w:noProof w:val="0"/>
                <w:lang w:val="en-CA"/>
              </w:rPr>
              <w:commentReference w:id="52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2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7"/>
            <w:r>
              <w:rPr>
                <w:rStyle w:val="CommentReference"/>
                <w:rFonts w:eastAsiaTheme="minorHAnsi" w:cstheme="minorBidi"/>
                <w:color w:val="auto"/>
                <w:lang w:val="en-CA"/>
              </w:rPr>
              <w:commentReference w:id="52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8"/>
            <w:r w:rsidRPr="00645C3A">
              <w:t xml:space="preserve">Pray </w:t>
            </w:r>
            <w:commentRangeEnd w:id="528"/>
            <w:r>
              <w:rPr>
                <w:rStyle w:val="CommentReference"/>
                <w:rFonts w:eastAsiaTheme="minorHAnsi" w:cstheme="minorBidi"/>
                <w:color w:val="auto"/>
                <w:lang w:val="en-CA"/>
              </w:rPr>
              <w:commentReference w:id="52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9"/>
            </w:r>
          </w:p>
        </w:tc>
      </w:tr>
    </w:tbl>
    <w:p w14:paraId="38417DCC" w14:textId="77777777" w:rsidR="00D31F38" w:rsidRDefault="00D31F38" w:rsidP="00D31F38">
      <w:pPr>
        <w:pStyle w:val="Heading4"/>
      </w:pPr>
      <w:bookmarkStart w:id="530" w:name="_Toc298681241"/>
      <w:bookmarkStart w:id="531" w:name="_Toc308441898"/>
      <w:r>
        <w:t xml:space="preserve">A </w:t>
      </w:r>
      <w:commentRangeStart w:id="532"/>
      <w:r>
        <w:t xml:space="preserve">Short </w:t>
      </w:r>
      <w:commentRangeEnd w:id="532"/>
      <w:r>
        <w:rPr>
          <w:rStyle w:val="CommentReference"/>
          <w:rFonts w:eastAsiaTheme="minorHAnsi" w:cstheme="minorBidi"/>
          <w:b w:val="0"/>
          <w:bCs w:val="0"/>
        </w:rPr>
        <w:commentReference w:id="532"/>
      </w:r>
      <w:commentRangeStart w:id="533"/>
      <w:r>
        <w:t xml:space="preserve">Communion </w:t>
      </w:r>
      <w:commentRangeEnd w:id="533"/>
      <w:r>
        <w:rPr>
          <w:rStyle w:val="CommentReference"/>
          <w:rFonts w:eastAsiaTheme="minorHAnsi" w:cstheme="minorBidi"/>
          <w:b w:val="0"/>
          <w:bCs w:val="0"/>
        </w:rPr>
        <w:commentReference w:id="53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4"/>
            <w:r>
              <w:rPr>
                <w:rStyle w:val="CommentReference"/>
                <w:rFonts w:ascii="Garamond" w:hAnsi="Garamond" w:cstheme="minorBidi"/>
                <w:noProof w:val="0"/>
                <w:lang w:val="en-CA"/>
              </w:rPr>
              <w:commentReference w:id="53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5"/>
            <w:r w:rsidRPr="00006239">
              <w:t>My</w:t>
            </w:r>
            <w:commentRangeEnd w:id="535"/>
            <w:r>
              <w:rPr>
                <w:rStyle w:val="CommentReference"/>
                <w:rFonts w:eastAsiaTheme="minorHAnsi" w:cstheme="minorBidi"/>
                <w:color w:val="auto"/>
                <w:lang w:val="en-CA"/>
              </w:rPr>
              <w:commentReference w:id="53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6"/>
            <w:r w:rsidRPr="00FC3604">
              <w:t>ⲡⲓϣⲟⲙⲧ ϣⲉ ⲙⲏⲧ ϣ̀ⲙⲏⲛ</w:t>
            </w:r>
            <w:commentRangeEnd w:id="536"/>
            <w:r>
              <w:rPr>
                <w:rStyle w:val="CommentReference"/>
                <w:rFonts w:ascii="Garamond" w:hAnsi="Garamond" w:cstheme="minorBidi"/>
                <w:noProof w:val="0"/>
                <w:lang w:val="en-CA"/>
              </w:rPr>
              <w:commentReference w:id="53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7"/>
            <w:r w:rsidRPr="000100FF">
              <w:t xml:space="preserve">Pray </w:t>
            </w:r>
            <w:commentRangeEnd w:id="537"/>
            <w:r>
              <w:rPr>
                <w:rStyle w:val="CommentReference"/>
                <w:rFonts w:eastAsiaTheme="minorHAnsi" w:cstheme="minorBidi"/>
                <w:color w:val="auto"/>
                <w:lang w:val="en-CA"/>
              </w:rPr>
              <w:commentReference w:id="53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3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8"/>
            <w:r>
              <w:rPr>
                <w:rStyle w:val="CommentReference"/>
                <w:rFonts w:eastAsiaTheme="minorHAnsi" w:cstheme="minorBidi"/>
                <w:color w:val="auto"/>
                <w:lang w:val="en-CA"/>
              </w:rPr>
              <w:commentReference w:id="53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9" w:name="_Ref448228235"/>
      <w:r>
        <w:rPr>
          <w:lang w:val="en-US"/>
        </w:rPr>
        <w:t>The Doxologies</w:t>
      </w:r>
      <w:bookmarkEnd w:id="530"/>
      <w:bookmarkEnd w:id="531"/>
      <w:bookmarkEnd w:id="539"/>
    </w:p>
    <w:p w14:paraId="04E32178" w14:textId="149795CE" w:rsidR="00D31F38" w:rsidRDefault="00D31F38" w:rsidP="00266A55">
      <w:pPr>
        <w:pStyle w:val="Rubric"/>
        <w:rPr>
          <w:lang w:val="en-US"/>
        </w:rPr>
      </w:pPr>
      <w:bookmarkStart w:id="54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89025C">
        <w:rPr>
          <w:noProof/>
          <w:lang w:val="en-US"/>
        </w:rPr>
        <w:t>561</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1" w:name="_Toc308441900"/>
      <w:bookmarkStart w:id="542" w:name="_Ref434487886"/>
      <w:bookmarkStart w:id="543" w:name="_Ref434487891"/>
      <w:r>
        <w:rPr>
          <w:lang w:val="en-US"/>
        </w:rPr>
        <w:lastRenderedPageBreak/>
        <w:t>The Doxology of the Virgin for Midnight Praise</w:t>
      </w:r>
      <w:bookmarkEnd w:id="541"/>
      <w:bookmarkEnd w:id="542"/>
      <w:bookmarkEnd w:id="54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4"/>
            <w:r>
              <w:t>Godhead</w:t>
            </w:r>
            <w:commentRangeEnd w:id="544"/>
            <w:r>
              <w:rPr>
                <w:rStyle w:val="CommentReference"/>
                <w:rFonts w:eastAsiaTheme="minorHAnsi" w:cstheme="minorBidi"/>
                <w:color w:val="auto"/>
                <w:lang w:val="en-CA"/>
              </w:rPr>
              <w:commentReference w:id="54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5"/>
            <w:r>
              <w:t xml:space="preserve">to </w:t>
            </w:r>
            <w:commentRangeEnd w:id="545"/>
            <w:r>
              <w:rPr>
                <w:rStyle w:val="CommentReference"/>
                <w:rFonts w:eastAsiaTheme="minorHAnsi" w:cstheme="minorBidi"/>
                <w:color w:val="auto"/>
                <w:lang w:val="en-CA"/>
              </w:rPr>
              <w:commentReference w:id="54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6"/>
            <w:r>
              <w:t xml:space="preserve">faithful </w:t>
            </w:r>
            <w:commentRangeEnd w:id="546"/>
            <w:r>
              <w:rPr>
                <w:rStyle w:val="CommentReference"/>
                <w:rFonts w:eastAsiaTheme="minorHAnsi" w:cstheme="minorBidi"/>
                <w:color w:val="auto"/>
                <w:lang w:val="en-CA"/>
              </w:rPr>
              <w:commentReference w:id="54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025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47" w:name="_Toc308441901"/>
      <w:r>
        <w:rPr>
          <w:lang w:val="en-US"/>
        </w:rPr>
        <w:t>The Conclusion of the Doxologies</w:t>
      </w:r>
      <w:bookmarkEnd w:id="540"/>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8" w:name="_Ref448228501"/>
      <w:bookmarkStart w:id="549" w:name="_Ref448228505"/>
      <w:r>
        <w:lastRenderedPageBreak/>
        <w:t>The Fourth Canticle</w:t>
      </w:r>
      <w:bookmarkEnd w:id="548"/>
      <w:bookmarkEnd w:id="549"/>
    </w:p>
    <w:p w14:paraId="575FD42E" w14:textId="77777777" w:rsidR="00D31F38" w:rsidRDefault="00D31F38" w:rsidP="00D31F38">
      <w:pPr>
        <w:pStyle w:val="Heading4"/>
      </w:pPr>
      <w:bookmarkStart w:id="550" w:name="_Toc410196423"/>
      <w:bookmarkStart w:id="551" w:name="_Toc410196925"/>
      <w:bookmarkStart w:id="552" w:name="_Ref434580708"/>
      <w:bookmarkStart w:id="553" w:name="_Ref434580714"/>
      <w:r>
        <w:t>The Fourth Canticle</w:t>
      </w:r>
      <w:bookmarkEnd w:id="550"/>
      <w:bookmarkEnd w:id="551"/>
      <w:bookmarkEnd w:id="552"/>
      <w:bookmarkEnd w:id="55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4" w:name="_Toc297322062"/>
      <w:bookmarkStart w:id="555" w:name="_Toc297407707"/>
      <w:bookmarkStart w:id="556" w:name="_Toc298445759"/>
      <w:bookmarkStart w:id="557" w:name="_Toc298681245"/>
      <w:bookmarkStart w:id="558" w:name="_Toc298447484"/>
      <w:r>
        <w:rPr>
          <w:lang w:val="en-US"/>
        </w:rPr>
        <w:t>Psalm 148</w:t>
      </w:r>
      <w:bookmarkEnd w:id="554"/>
      <w:bookmarkEnd w:id="555"/>
      <w:bookmarkEnd w:id="556"/>
      <w:bookmarkEnd w:id="557"/>
      <w:bookmarkEnd w:id="55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9"/>
            <w:commentRangeStart w:id="560"/>
            <w:r w:rsidRPr="00FC3604">
              <w:t>For</w:t>
            </w:r>
            <w:commentRangeEnd w:id="559"/>
            <w:r w:rsidRPr="00FC3604">
              <w:rPr>
                <w:rStyle w:val="CommentReference"/>
                <w:rFonts w:cstheme="minorBidi"/>
                <w:color w:val="auto"/>
                <w:lang w:val="en-CA"/>
              </w:rPr>
              <w:commentReference w:id="559"/>
            </w:r>
            <w:r w:rsidRPr="00FC3604">
              <w:t xml:space="preserve"> He spoke and </w:t>
            </w:r>
            <w:r w:rsidRPr="00FC3604">
              <w:rPr>
                <w:color w:val="auto"/>
              </w:rPr>
              <w:t>they</w:t>
            </w:r>
            <w:r w:rsidRPr="00FC3604">
              <w:t xml:space="preserve"> came to be!</w:t>
            </w:r>
            <w:commentRangeEnd w:id="560"/>
            <w:r>
              <w:rPr>
                <w:rStyle w:val="CommentReference"/>
                <w:rFonts w:cstheme="minorBidi"/>
                <w:color w:val="auto"/>
                <w:lang w:val="en-CA"/>
              </w:rPr>
              <w:commentReference w:id="56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1"/>
            <w:r w:rsidR="00D31F38">
              <w:rPr>
                <w:rStyle w:val="CommentReference"/>
                <w:rFonts w:eastAsiaTheme="minorHAnsi" w:cstheme="minorBidi"/>
                <w:color w:val="auto"/>
                <w:lang w:val="en-CA"/>
              </w:rPr>
              <w:commentReference w:id="56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2"/>
            <w:r w:rsidRPr="00FC3604">
              <w:t>Praise the Lord from the earth!</w:t>
            </w:r>
            <w:commentRangeEnd w:id="562"/>
            <w:r>
              <w:rPr>
                <w:rStyle w:val="CommentReference"/>
                <w:rFonts w:cstheme="minorBidi"/>
                <w:color w:val="auto"/>
                <w:lang w:val="en-CA"/>
              </w:rPr>
              <w:commentReference w:id="56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3"/>
            <w:r w:rsidRPr="007425E1">
              <w:rPr>
                <w:rFonts w:eastAsiaTheme="minorHAnsi"/>
              </w:rPr>
              <w:t xml:space="preserve">His </w:t>
            </w:r>
            <w:commentRangeEnd w:id="563"/>
            <w:r>
              <w:rPr>
                <w:rStyle w:val="CommentReference"/>
                <w:rFonts w:eastAsiaTheme="minorHAnsi" w:cstheme="minorBidi"/>
                <w:color w:val="auto"/>
                <w:lang w:val="en-CA"/>
              </w:rPr>
              <w:commentReference w:id="563"/>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4" w:name="_Toc297322063"/>
      <w:bookmarkStart w:id="565" w:name="_Toc297407708"/>
      <w:bookmarkStart w:id="566" w:name="_Toc298445760"/>
      <w:bookmarkStart w:id="567" w:name="_Toc298681246"/>
      <w:bookmarkStart w:id="568" w:name="_Toc298447485"/>
      <w:r>
        <w:rPr>
          <w:lang w:val="en-US"/>
        </w:rPr>
        <w:t>Psalm 149</w:t>
      </w:r>
      <w:bookmarkEnd w:id="564"/>
      <w:bookmarkEnd w:id="565"/>
      <w:bookmarkEnd w:id="566"/>
      <w:bookmarkEnd w:id="567"/>
      <w:bookmarkEnd w:id="56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9"/>
            <w:r w:rsidRPr="007425E1">
              <w:rPr>
                <w:rFonts w:eastAsiaTheme="minorHAnsi"/>
              </w:rPr>
              <w:t>chorus</w:t>
            </w:r>
            <w:commentRangeEnd w:id="569"/>
            <w:r>
              <w:rPr>
                <w:rStyle w:val="CommentReference"/>
                <w:rFonts w:eastAsiaTheme="minorHAnsi" w:cstheme="minorBidi"/>
                <w:color w:val="auto"/>
                <w:lang w:val="en-CA"/>
              </w:rPr>
              <w:commentReference w:id="56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0"/>
            <w:r w:rsidRPr="007425E1">
              <w:rPr>
                <w:rFonts w:eastAsiaTheme="minorHAnsi"/>
              </w:rPr>
              <w:t xml:space="preserve"> </w:t>
            </w:r>
            <w:commentRangeEnd w:id="570"/>
            <w:r>
              <w:rPr>
                <w:rStyle w:val="CommentReference"/>
                <w:rFonts w:eastAsiaTheme="minorHAnsi" w:cstheme="minorBidi"/>
                <w:color w:val="auto"/>
                <w:lang w:val="en-CA"/>
              </w:rPr>
              <w:commentReference w:id="57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1"/>
            <w:r w:rsidR="00D31F38">
              <w:t>rejoice</w:t>
            </w:r>
            <w:r w:rsidR="00D31F38" w:rsidRPr="007425E1">
              <w:t xml:space="preserve"> </w:t>
            </w:r>
            <w:commentRangeEnd w:id="571"/>
            <w:r w:rsidR="00D31F38">
              <w:rPr>
                <w:rStyle w:val="CommentReference"/>
                <w:rFonts w:cstheme="minorBidi"/>
                <w:color w:val="auto"/>
                <w:lang w:val="en-CA"/>
              </w:rPr>
              <w:commentReference w:id="57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2"/>
            <w:r w:rsidRPr="007425E1">
              <w:rPr>
                <w:rFonts w:eastAsiaTheme="minorHAnsi"/>
              </w:rPr>
              <w:t>mouth</w:t>
            </w:r>
            <w:commentRangeEnd w:id="572"/>
            <w:r w:rsidR="002275C0">
              <w:rPr>
                <w:rFonts w:eastAsiaTheme="minorHAnsi"/>
              </w:rPr>
              <w:t>s</w:t>
            </w:r>
            <w:r>
              <w:rPr>
                <w:rStyle w:val="CommentReference"/>
                <w:rFonts w:eastAsiaTheme="minorHAnsi" w:cstheme="minorBidi"/>
                <w:color w:val="auto"/>
                <w:lang w:val="en-CA"/>
              </w:rPr>
              <w:commentReference w:id="57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3"/>
            <w:r>
              <w:t>rebukes</w:t>
            </w:r>
            <w:r w:rsidRPr="007425E1">
              <w:t xml:space="preserve"> </w:t>
            </w:r>
            <w:commentRangeEnd w:id="573"/>
            <w:r>
              <w:rPr>
                <w:rStyle w:val="CommentReference"/>
                <w:rFonts w:cstheme="minorBidi"/>
                <w:color w:val="auto"/>
                <w:lang w:val="en-CA"/>
              </w:rPr>
              <w:commentReference w:id="57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4" w:name="_Toc297322064"/>
      <w:bookmarkStart w:id="575" w:name="_Toc297407709"/>
      <w:bookmarkStart w:id="576" w:name="_Toc298445761"/>
      <w:bookmarkStart w:id="577" w:name="_Toc298681247"/>
      <w:bookmarkStart w:id="578" w:name="_Toc298447486"/>
      <w:r>
        <w:rPr>
          <w:lang w:val="en-US"/>
        </w:rPr>
        <w:t>Psalm 150</w:t>
      </w:r>
      <w:bookmarkEnd w:id="574"/>
      <w:bookmarkEnd w:id="575"/>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9"/>
            <w:r w:rsidRPr="007425E1">
              <w:t xml:space="preserve">psaltery </w:t>
            </w:r>
            <w:commentRangeEnd w:id="579"/>
            <w:r>
              <w:rPr>
                <w:rStyle w:val="CommentReference"/>
                <w:rFonts w:cstheme="minorBidi"/>
                <w:color w:val="auto"/>
                <w:lang w:val="en-CA"/>
              </w:rPr>
              <w:commentReference w:id="57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025C">
        <w:rPr>
          <w:noProof/>
        </w:rPr>
        <w:t>404</w:t>
      </w:r>
      <w:r>
        <w:fldChar w:fldCharType="end"/>
      </w:r>
      <w:r>
        <w:t xml:space="preserve">, or Seasonal Psali (see </w:t>
      </w:r>
      <w:r>
        <w:fldChar w:fldCharType="begin"/>
      </w:r>
      <w:r>
        <w:instrText xml:space="preserve"> PAGEREF _Ref448471804 \h </w:instrText>
      </w:r>
      <w:r>
        <w:fldChar w:fldCharType="separate"/>
      </w:r>
      <w:r w:rsidR="0089025C">
        <w:rPr>
          <w:noProof/>
        </w:rPr>
        <w:t>561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0" w:name="_Ref448228521"/>
      <w:bookmarkStart w:id="581" w:name="_Ref448228524"/>
      <w:bookmarkStart w:id="582" w:name="_Ref448471720"/>
      <w:bookmarkStart w:id="583" w:name="_Toc459399188"/>
      <w:r>
        <w:lastRenderedPageBreak/>
        <w:t>The Annual Psalis and Theotokia</w:t>
      </w:r>
      <w:bookmarkEnd w:id="580"/>
      <w:bookmarkEnd w:id="581"/>
      <w:bookmarkEnd w:id="582"/>
      <w:bookmarkEnd w:id="58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4" w:name="_Toc459399189"/>
      <w:r>
        <w:lastRenderedPageBreak/>
        <w:t>Sunday</w:t>
      </w:r>
      <w:bookmarkEnd w:id="584"/>
    </w:p>
    <w:p w14:paraId="45726092" w14:textId="77777777" w:rsidR="00E35F1F" w:rsidRDefault="00E35F1F" w:rsidP="00E35F1F">
      <w:pPr>
        <w:pStyle w:val="Heading3"/>
        <w:rPr>
          <w:lang w:val="en-US"/>
        </w:rPr>
      </w:pPr>
      <w:bookmarkStart w:id="585" w:name="_Toc297322066"/>
      <w:bookmarkStart w:id="586" w:name="_Toc297407711"/>
      <w:bookmarkStart w:id="587" w:name="_Toc298445763"/>
      <w:bookmarkStart w:id="588" w:name="_Toc298447488"/>
      <w:bookmarkStart w:id="589" w:name="_Toc308441905"/>
      <w:bookmarkStart w:id="590" w:name="_Ref452620816"/>
      <w:bookmarkStart w:id="591" w:name="_Ref452620821"/>
      <w:r>
        <w:rPr>
          <w:lang w:val="en-US"/>
        </w:rPr>
        <w:t>The Sunday Psali for the Lord</w:t>
      </w:r>
      <w:bookmarkEnd w:id="585"/>
      <w:bookmarkEnd w:id="586"/>
      <w:bookmarkEnd w:id="587"/>
      <w:bookmarkEnd w:id="588"/>
      <w:bookmarkEnd w:id="589"/>
      <w:bookmarkEnd w:id="590"/>
      <w:bookmarkEnd w:id="591"/>
    </w:p>
    <w:p w14:paraId="136558CF" w14:textId="2DAE99D4" w:rsidR="006F0694" w:rsidRPr="00CE3852" w:rsidRDefault="00E35F1F" w:rsidP="006F0694">
      <w:pPr>
        <w:pStyle w:val="Heading5non-TOC"/>
        <w:rPr>
          <w:lang w:val="en-US"/>
        </w:rPr>
      </w:pPr>
      <w:commentRangeStart w:id="59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2"/>
      <w:r>
        <w:rPr>
          <w:rStyle w:val="CommentReference"/>
          <w:rFonts w:ascii="Garamond" w:eastAsiaTheme="minorHAnsi" w:hAnsi="Garamond" w:cstheme="minorBidi"/>
        </w:rPr>
        <w:commentReference w:id="59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3"/>
            <w:r w:rsidRPr="00FC3604">
              <w:t>ⲛⲏⲓ</w:t>
            </w:r>
            <w:commentRangeEnd w:id="593"/>
            <w:r>
              <w:rPr>
                <w:rStyle w:val="CommentReference"/>
                <w:rFonts w:ascii="Garamond" w:hAnsi="Garamond" w:cstheme="minorBidi"/>
                <w:noProof w:val="0"/>
                <w:lang w:val="en-CA"/>
              </w:rPr>
              <w:commentReference w:id="59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4"/>
            <w:r w:rsidRPr="005832A1">
              <w:t xml:space="preserve">praise </w:t>
            </w:r>
            <w:commentRangeEnd w:id="594"/>
            <w:r w:rsidRPr="005832A1">
              <w:rPr>
                <w:rStyle w:val="CommentReference"/>
                <w:rFonts w:eastAsiaTheme="minorHAnsi"/>
                <w:sz w:val="24"/>
              </w:rPr>
              <w:commentReference w:id="59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5"/>
            <w:r w:rsidRPr="005832A1">
              <w:t>Earth</w:t>
            </w:r>
            <w:commentRangeEnd w:id="595"/>
            <w:r w:rsidRPr="005832A1">
              <w:rPr>
                <w:rStyle w:val="CommentReference"/>
                <w:rFonts w:eastAsiaTheme="minorHAnsi"/>
                <w:sz w:val="24"/>
              </w:rPr>
              <w:commentReference w:id="59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6"/>
            <w:r>
              <w:rPr>
                <w:rStyle w:val="CommentReference"/>
                <w:rFonts w:ascii="Garamond" w:hAnsi="Garamond" w:cstheme="minorBidi"/>
                <w:noProof w:val="0"/>
                <w:lang w:val="en-CA"/>
              </w:rPr>
              <w:commentReference w:id="59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7"/>
            <w:r w:rsidRPr="005832A1">
              <w:t xml:space="preserve">Make haste </w:t>
            </w:r>
            <w:commentRangeEnd w:id="597"/>
            <w:r w:rsidRPr="005832A1">
              <w:rPr>
                <w:rStyle w:val="CommentReference"/>
                <w:rFonts w:eastAsiaTheme="minorHAnsi"/>
                <w:sz w:val="24"/>
              </w:rPr>
              <w:commentReference w:id="59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8"/>
            <w:r w:rsidRPr="005832A1">
              <w:rPr>
                <w:rFonts w:eastAsiaTheme="minorHAnsi"/>
              </w:rPr>
              <w:t xml:space="preserve">different </w:t>
            </w:r>
            <w:commentRangeEnd w:id="598"/>
            <w:r w:rsidRPr="005832A1">
              <w:rPr>
                <w:rStyle w:val="CommentReference"/>
                <w:rFonts w:eastAsiaTheme="minorHAnsi"/>
                <w:sz w:val="24"/>
              </w:rPr>
              <w:commentReference w:id="59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9"/>
            <w:r w:rsidRPr="005832A1">
              <w:t>truth</w:t>
            </w:r>
            <w:commentRangeEnd w:id="599"/>
            <w:r w:rsidRPr="005832A1">
              <w:rPr>
                <w:rStyle w:val="CommentReference"/>
                <w:rFonts w:eastAsiaTheme="minorHAnsi"/>
                <w:sz w:val="24"/>
              </w:rPr>
              <w:commentReference w:id="59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0"/>
            <w:r w:rsidRPr="005832A1">
              <w:t xml:space="preserve">longsuffering </w:t>
            </w:r>
            <w:commentRangeEnd w:id="600"/>
            <w:r w:rsidRPr="005832A1">
              <w:rPr>
                <w:rStyle w:val="CommentReference"/>
                <w:rFonts w:eastAsiaTheme="minorHAnsi"/>
                <w:sz w:val="24"/>
              </w:rPr>
              <w:commentReference w:id="60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1"/>
            <w:r w:rsidRPr="005832A1">
              <w:t xml:space="preserve">I rise </w:t>
            </w:r>
            <w:commentRangeEnd w:id="601"/>
            <w:r w:rsidRPr="005832A1">
              <w:rPr>
                <w:rStyle w:val="CommentReference"/>
                <w:rFonts w:eastAsiaTheme="minorHAnsi"/>
                <w:sz w:val="24"/>
              </w:rPr>
              <w:commentReference w:id="60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2"/>
            <w:r w:rsidRPr="005832A1">
              <w:t>sweet</w:t>
            </w:r>
            <w:commentRangeEnd w:id="602"/>
            <w:r w:rsidRPr="005832A1">
              <w:rPr>
                <w:rStyle w:val="CommentReference"/>
                <w:rFonts w:eastAsiaTheme="minorHAnsi"/>
                <w:sz w:val="24"/>
              </w:rPr>
              <w:commentReference w:id="60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3"/>
            <w:r w:rsidRPr="005832A1">
              <w:rPr>
                <w:rFonts w:eastAsiaTheme="minorHAnsi"/>
              </w:rPr>
              <w:t>Oh, how I love</w:t>
            </w:r>
            <w:commentRangeEnd w:id="603"/>
            <w:r w:rsidRPr="005832A1">
              <w:rPr>
                <w:rStyle w:val="CommentReference"/>
                <w:rFonts w:eastAsiaTheme="minorHAnsi"/>
                <w:sz w:val="24"/>
              </w:rPr>
              <w:commentReference w:id="60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4"/>
            <w:r w:rsidRPr="005832A1">
              <w:rPr>
                <w:rFonts w:eastAsiaTheme="minorHAnsi"/>
              </w:rPr>
              <w:t xml:space="preserve">of </w:t>
            </w:r>
            <w:commentRangeEnd w:id="604"/>
            <w:r w:rsidRPr="005832A1">
              <w:rPr>
                <w:rStyle w:val="CommentReference"/>
                <w:rFonts w:eastAsiaTheme="minorHAnsi"/>
                <w:sz w:val="24"/>
              </w:rPr>
              <w:commentReference w:id="60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5"/>
            <w:r w:rsidRPr="005832A1">
              <w:t>truth</w:t>
            </w:r>
            <w:commentRangeEnd w:id="605"/>
            <w:r w:rsidRPr="005832A1">
              <w:rPr>
                <w:rStyle w:val="CommentReference"/>
                <w:rFonts w:eastAsiaTheme="minorHAnsi"/>
                <w:sz w:val="24"/>
              </w:rPr>
              <w:commentReference w:id="605"/>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6"/>
            <w:r w:rsidRPr="005832A1">
              <w:t xml:space="preserve">true </w:t>
            </w:r>
            <w:commentRangeEnd w:id="606"/>
            <w:r w:rsidRPr="005832A1">
              <w:rPr>
                <w:rStyle w:val="CommentReference"/>
                <w:rFonts w:eastAsiaTheme="minorHAnsi"/>
                <w:sz w:val="24"/>
              </w:rPr>
              <w:commentReference w:id="60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7"/>
            <w:r>
              <w:t xml:space="preserve">Whenever </w:t>
            </w:r>
            <w:commentRangeEnd w:id="607"/>
            <w:r>
              <w:rPr>
                <w:rStyle w:val="CommentReference"/>
                <w:rFonts w:eastAsiaTheme="minorHAnsi" w:cstheme="minorBidi"/>
                <w:color w:val="auto"/>
                <w:lang w:val="en-CA"/>
              </w:rPr>
              <w:commentReference w:id="607"/>
            </w:r>
            <w:r>
              <w:t>we</w:t>
            </w:r>
          </w:p>
          <w:p w14:paraId="1820B153" w14:textId="77777777" w:rsidR="00E35F1F" w:rsidRDefault="00E35F1F" w:rsidP="00E35F1F">
            <w:pPr>
              <w:pStyle w:val="EngHang"/>
            </w:pPr>
            <w:commentRangeStart w:id="608"/>
            <w:r>
              <w:t xml:space="preserve">Gather </w:t>
            </w:r>
            <w:commentRangeEnd w:id="608"/>
            <w:r>
              <w:rPr>
                <w:rStyle w:val="CommentReference"/>
                <w:rFonts w:eastAsiaTheme="minorHAnsi" w:cstheme="minorBidi"/>
                <w:color w:val="auto"/>
                <w:lang w:val="en-CA"/>
              </w:rPr>
              <w:commentReference w:id="60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9"/>
            <w:r>
              <w:t xml:space="preserve">will </w:t>
            </w:r>
            <w:commentRangeEnd w:id="609"/>
            <w:r>
              <w:rPr>
                <w:rStyle w:val="CommentReference"/>
                <w:rFonts w:eastAsiaTheme="minorHAnsi" w:cstheme="minorBidi"/>
                <w:color w:val="auto"/>
                <w:lang w:val="en-CA"/>
              </w:rPr>
              <w:commentReference w:id="60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0"/>
            <w:r>
              <w:t xml:space="preserve">Deliver </w:t>
            </w:r>
            <w:commentRangeEnd w:id="610"/>
            <w:r>
              <w:rPr>
                <w:rStyle w:val="CommentReference"/>
                <w:rFonts w:eastAsiaTheme="minorHAnsi" w:cstheme="minorBidi"/>
                <w:color w:val="auto"/>
                <w:lang w:val="en-CA"/>
              </w:rPr>
              <w:commentReference w:id="610"/>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1"/>
            <w:r w:rsidRPr="00A16DFE">
              <w:rPr>
                <w:rFonts w:eastAsiaTheme="minorHAnsi"/>
              </w:rPr>
              <w:t xml:space="preserve">come </w:t>
            </w:r>
            <w:commentRangeEnd w:id="611"/>
            <w:r>
              <w:rPr>
                <w:rStyle w:val="CommentReference"/>
                <w:rFonts w:eastAsiaTheme="minorHAnsi" w:cstheme="minorBidi"/>
                <w:color w:val="auto"/>
                <w:lang w:val="en-CA"/>
              </w:rPr>
              <w:commentReference w:id="61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2"/>
            <w:r>
              <w:rPr>
                <w:rFonts w:eastAsiaTheme="minorHAnsi"/>
              </w:rPr>
              <w:t>be</w:t>
            </w:r>
            <w:r w:rsidRPr="00A16DFE">
              <w:rPr>
                <w:rFonts w:eastAsiaTheme="minorHAnsi"/>
              </w:rPr>
              <w:t xml:space="preserve"> </w:t>
            </w:r>
            <w:commentRangeEnd w:id="612"/>
            <w:r>
              <w:rPr>
                <w:rStyle w:val="CommentReference"/>
                <w:rFonts w:eastAsiaTheme="minorHAnsi" w:cstheme="minorBidi"/>
                <w:color w:val="auto"/>
                <w:lang w:val="en-CA"/>
              </w:rPr>
              <w:commentReference w:id="61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3" w:name="_Toc297322067"/>
      <w:bookmarkStart w:id="614" w:name="_Toc297407712"/>
      <w:bookmarkStart w:id="615" w:name="_Toc298445764"/>
      <w:bookmarkStart w:id="616" w:name="_Toc298681249"/>
      <w:bookmarkStart w:id="617" w:name="_Toc298447489"/>
      <w:bookmarkStart w:id="618" w:name="_Toc308441906"/>
      <w:bookmarkStart w:id="619" w:name="_Ref452620835"/>
      <w:bookmarkStart w:id="620" w:name="_Ref452620839"/>
      <w:r>
        <w:rPr>
          <w:lang w:val="en-US"/>
        </w:rPr>
        <w:lastRenderedPageBreak/>
        <w:t>The Sunday Theotokia</w:t>
      </w:r>
      <w:bookmarkEnd w:id="613"/>
      <w:bookmarkEnd w:id="614"/>
      <w:bookmarkEnd w:id="615"/>
      <w:bookmarkEnd w:id="616"/>
      <w:bookmarkEnd w:id="617"/>
      <w:bookmarkEnd w:id="618"/>
      <w:bookmarkEnd w:id="619"/>
      <w:bookmarkEnd w:id="620"/>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1" w:name="_Toc298445765"/>
      <w:bookmarkStart w:id="622" w:name="_Toc298681250"/>
      <w:bookmarkStart w:id="623" w:name="_Toc298447490"/>
      <w:r>
        <w:rPr>
          <w:lang w:val="en-US"/>
        </w:rPr>
        <w:t>Part One</w:t>
      </w:r>
      <w:bookmarkEnd w:id="621"/>
      <w:bookmarkEnd w:id="622"/>
      <w:bookmarkEnd w:id="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4"/>
            <w:r w:rsidRPr="007425E1">
              <w:rPr>
                <w:rFonts w:eastAsiaTheme="minorHAnsi"/>
              </w:rPr>
              <w:t>Of the Covenant</w:t>
            </w:r>
            <w:commentRangeEnd w:id="624"/>
            <w:r>
              <w:rPr>
                <w:rStyle w:val="CommentReference"/>
                <w:rFonts w:eastAsiaTheme="minorHAnsi" w:cstheme="minorBidi"/>
                <w:color w:val="auto"/>
                <w:lang w:val="en-CA"/>
              </w:rPr>
              <w:commentReference w:id="624"/>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5"/>
            <w:r>
              <w:rPr>
                <w:rFonts w:eastAsiaTheme="minorHAnsi"/>
              </w:rPr>
              <w:t>sprinkling</w:t>
            </w:r>
            <w:commentRangeEnd w:id="625"/>
            <w:r>
              <w:rPr>
                <w:rStyle w:val="CommentReference"/>
                <w:rFonts w:eastAsiaTheme="minorHAnsi" w:cstheme="minorBidi"/>
                <w:color w:val="auto"/>
                <w:lang w:val="en-CA"/>
              </w:rPr>
              <w:commentReference w:id="625"/>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6"/>
            <w:r>
              <w:rPr>
                <w:rFonts w:eastAsiaTheme="minorHAnsi"/>
              </w:rPr>
              <w:t>dwelt</w:t>
            </w:r>
            <w:commentRangeEnd w:id="626"/>
            <w:r>
              <w:rPr>
                <w:rStyle w:val="CommentReference"/>
                <w:rFonts w:eastAsiaTheme="minorHAnsi" w:cstheme="minorBidi"/>
                <w:color w:val="auto"/>
                <w:lang w:val="en-CA"/>
              </w:rPr>
              <w:commentReference w:id="626"/>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9" w:name="_Toc298445766"/>
      <w:bookmarkStart w:id="630" w:name="_Toc298681251"/>
      <w:bookmarkStart w:id="631"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9"/>
      <w:bookmarkEnd w:id="630"/>
      <w:bookmarkEnd w:id="631"/>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2"/>
            <w:r>
              <w:rPr>
                <w:rFonts w:eastAsiaTheme="minorHAnsi"/>
              </w:rPr>
              <w:t xml:space="preserve">type </w:t>
            </w:r>
            <w:commentRangeEnd w:id="632"/>
            <w:r>
              <w:rPr>
                <w:rStyle w:val="CommentReference"/>
                <w:rFonts w:eastAsiaTheme="minorHAnsi" w:cstheme="minorBidi"/>
                <w:color w:val="auto"/>
                <w:lang w:val="en-CA"/>
              </w:rPr>
              <w:commentReference w:id="632"/>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33"/>
            <w:r>
              <w:t xml:space="preserve">one </w:t>
            </w:r>
            <w:commentRangeEnd w:id="633"/>
            <w:r>
              <w:rPr>
                <w:rStyle w:val="CommentReference"/>
                <w:rFonts w:eastAsiaTheme="minorHAnsi" w:cstheme="minorBidi"/>
                <w:color w:val="auto"/>
                <w:lang w:val="en-CA"/>
              </w:rPr>
              <w:commentReference w:id="633"/>
            </w:r>
            <w:r>
              <w:t>from two,</w:t>
            </w:r>
          </w:p>
          <w:p w14:paraId="12509199" w14:textId="77777777" w:rsidR="00E35F1F" w:rsidRDefault="00E35F1F" w:rsidP="00E35F1F">
            <w:pPr>
              <w:pStyle w:val="EngHang"/>
            </w:pPr>
            <w:r>
              <w:t xml:space="preserve">A </w:t>
            </w:r>
            <w:commentRangeStart w:id="634"/>
            <w:r>
              <w:t xml:space="preserve">Holy </w:t>
            </w:r>
            <w:commentRangeEnd w:id="634"/>
            <w:r>
              <w:rPr>
                <w:rStyle w:val="CommentReference"/>
                <w:rFonts w:eastAsiaTheme="minorHAnsi" w:cstheme="minorBidi"/>
                <w:color w:val="auto"/>
                <w:lang w:val="en-CA"/>
              </w:rPr>
              <w:commentReference w:id="634"/>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5"/>
            <w:r>
              <w:rPr>
                <w:rFonts w:eastAsiaTheme="minorHAnsi"/>
              </w:rPr>
              <w:t xml:space="preserve">Begotten </w:t>
            </w:r>
            <w:commentRangeEnd w:id="635"/>
            <w:r>
              <w:rPr>
                <w:rStyle w:val="CommentReference"/>
                <w:rFonts w:eastAsiaTheme="minorHAnsi" w:cstheme="minorBidi"/>
                <w:color w:val="auto"/>
                <w:lang w:val="en-CA"/>
              </w:rPr>
              <w:commentReference w:id="635"/>
            </w:r>
            <w:r>
              <w:rPr>
                <w:rFonts w:eastAsiaTheme="minorHAnsi"/>
              </w:rPr>
              <w:t>without seed,</w:t>
            </w:r>
          </w:p>
          <w:p w14:paraId="47914132" w14:textId="77777777" w:rsidR="00E35F1F" w:rsidRDefault="00E35F1F" w:rsidP="00E35F1F">
            <w:pPr>
              <w:pStyle w:val="EngHang"/>
              <w:rPr>
                <w:rFonts w:eastAsiaTheme="minorHAnsi"/>
              </w:rPr>
            </w:pPr>
            <w:commentRangeStart w:id="636"/>
            <w:r>
              <w:rPr>
                <w:rFonts w:eastAsiaTheme="minorHAnsi"/>
              </w:rPr>
              <w:t xml:space="preserve">Consubstantial </w:t>
            </w:r>
            <w:commentRangeEnd w:id="636"/>
            <w:r>
              <w:rPr>
                <w:rStyle w:val="CommentReference"/>
                <w:rFonts w:eastAsiaTheme="minorHAnsi" w:cstheme="minorBidi"/>
                <w:color w:val="auto"/>
                <w:lang w:val="en-CA"/>
              </w:rPr>
              <w:commentReference w:id="636"/>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7"/>
            <w:r>
              <w:rPr>
                <w:rFonts w:eastAsiaTheme="minorHAnsi"/>
              </w:rPr>
              <w:t xml:space="preserve">made one </w:t>
            </w:r>
            <w:commentRangeEnd w:id="637"/>
            <w:r>
              <w:rPr>
                <w:rStyle w:val="CommentReference"/>
                <w:rFonts w:eastAsiaTheme="minorHAnsi" w:cstheme="minorBidi"/>
                <w:color w:val="auto"/>
                <w:lang w:val="en-CA"/>
              </w:rPr>
              <w:commentReference w:id="637"/>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8"/>
            <w:r>
              <w:t xml:space="preserve">The </w:t>
            </w:r>
            <w:commentRangeEnd w:id="638"/>
            <w:r>
              <w:rPr>
                <w:rStyle w:val="CommentReference"/>
                <w:rFonts w:eastAsiaTheme="minorHAnsi" w:cstheme="minorBidi"/>
                <w:color w:val="auto"/>
                <w:lang w:val="en-CA"/>
              </w:rPr>
              <w:commentReference w:id="638"/>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9"/>
            <w:r>
              <w:rPr>
                <w:rFonts w:eastAsiaTheme="minorHAnsi"/>
              </w:rPr>
              <w:t xml:space="preserve">Purple </w:t>
            </w:r>
            <w:commentRangeEnd w:id="639"/>
            <w:r>
              <w:rPr>
                <w:rStyle w:val="CommentReference"/>
                <w:rFonts w:eastAsiaTheme="minorHAnsi" w:cstheme="minorBidi"/>
                <w:color w:val="auto"/>
                <w:lang w:val="en-CA"/>
              </w:rPr>
              <w:commentReference w:id="639"/>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0"/>
            <w:r>
              <w:rPr>
                <w:rFonts w:eastAsiaTheme="minorHAnsi"/>
              </w:rPr>
              <w:t xml:space="preserve">fine </w:t>
            </w:r>
            <w:commentRangeEnd w:id="640"/>
            <w:r>
              <w:rPr>
                <w:rStyle w:val="CommentReference"/>
                <w:rFonts w:eastAsiaTheme="minorHAnsi" w:cstheme="minorBidi"/>
                <w:color w:val="auto"/>
                <w:lang w:val="en-CA"/>
              </w:rPr>
              <w:commentReference w:id="640"/>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1"/>
            <w:r>
              <w:rPr>
                <w:rFonts w:eastAsiaTheme="minorHAnsi"/>
              </w:rPr>
              <w:t xml:space="preserve">wood </w:t>
            </w:r>
            <w:commentRangeEnd w:id="641"/>
            <w:r>
              <w:rPr>
                <w:rStyle w:val="CommentReference"/>
                <w:rFonts w:eastAsiaTheme="minorHAnsi" w:cstheme="minorBidi"/>
                <w:color w:val="auto"/>
                <w:lang w:val="en-CA"/>
              </w:rPr>
              <w:commentReference w:id="641"/>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2"/>
            <w:r>
              <w:t xml:space="preserve">Magnify </w:t>
            </w:r>
            <w:commentRangeEnd w:id="642"/>
            <w:r>
              <w:rPr>
                <w:rStyle w:val="CommentReference"/>
                <w:rFonts w:eastAsiaTheme="minorHAnsi" w:cstheme="minorBidi"/>
                <w:color w:val="auto"/>
                <w:lang w:val="en-CA"/>
              </w:rPr>
              <w:commentReference w:id="642"/>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3"/>
            <w:r>
              <w:t xml:space="preserve">obtain </w:t>
            </w:r>
            <w:commentRangeEnd w:id="643"/>
            <w:r>
              <w:rPr>
                <w:rStyle w:val="CommentReference"/>
                <w:rFonts w:eastAsiaTheme="minorHAnsi" w:cstheme="minorBidi"/>
                <w:color w:val="auto"/>
                <w:lang w:val="en-CA"/>
              </w:rPr>
              <w:commentReference w:id="643"/>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4" w:name="_Toc298445767"/>
      <w:bookmarkStart w:id="645" w:name="_Toc298681252"/>
      <w:bookmarkStart w:id="646"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4"/>
      <w:bookmarkEnd w:id="645"/>
      <w:bookmarkEnd w:id="646"/>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7"/>
            <w:r>
              <w:rPr>
                <w:rFonts w:eastAsiaTheme="minorHAnsi"/>
              </w:rPr>
              <w:t>Cherubs</w:t>
            </w:r>
            <w:commentRangeEnd w:id="647"/>
            <w:r>
              <w:rPr>
                <w:rStyle w:val="CommentReference"/>
                <w:rFonts w:eastAsiaTheme="minorHAnsi" w:cstheme="minorBidi"/>
                <w:color w:val="auto"/>
                <w:lang w:val="en-CA"/>
              </w:rPr>
              <w:commentReference w:id="647"/>
            </w:r>
          </w:p>
          <w:p w14:paraId="338C43D3" w14:textId="65EF4612" w:rsidR="00E35F1F" w:rsidRPr="001A0083" w:rsidRDefault="00E35F1F" w:rsidP="00E35F1F">
            <w:pPr>
              <w:pStyle w:val="EngHangEnd"/>
            </w:pPr>
            <w:commentRangeStart w:id="648"/>
            <w:r>
              <w:rPr>
                <w:rFonts w:eastAsiaTheme="minorHAnsi"/>
              </w:rPr>
              <w:t xml:space="preserve">Forged </w:t>
            </w:r>
            <w:commentRangeEnd w:id="648"/>
            <w:r>
              <w:rPr>
                <w:rStyle w:val="CommentReference"/>
                <w:rFonts w:eastAsiaTheme="minorHAnsi" w:cstheme="minorBidi"/>
                <w:color w:val="auto"/>
                <w:lang w:val="en-CA"/>
              </w:rPr>
              <w:commentReference w:id="648"/>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9"/>
            <w:r>
              <w:t xml:space="preserve">Always </w:t>
            </w:r>
            <w:commentRangeEnd w:id="649"/>
            <w:r>
              <w:rPr>
                <w:rStyle w:val="CommentReference"/>
                <w:rFonts w:eastAsiaTheme="minorHAnsi" w:cstheme="minorBidi"/>
                <w:color w:val="auto"/>
                <w:lang w:val="en-CA"/>
              </w:rPr>
              <w:commentReference w:id="649"/>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0"/>
            <w:r>
              <w:rPr>
                <w:rFonts w:eastAsiaTheme="minorHAnsi"/>
              </w:rPr>
              <w:t xml:space="preserve">Overshadowed </w:t>
            </w:r>
            <w:commentRangeEnd w:id="650"/>
            <w:r>
              <w:rPr>
                <w:rStyle w:val="CommentReference"/>
                <w:rFonts w:eastAsiaTheme="minorHAnsi" w:cstheme="minorBidi"/>
                <w:color w:val="auto"/>
                <w:lang w:val="en-CA"/>
              </w:rPr>
              <w:commentReference w:id="650"/>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1"/>
            <w:r>
              <w:rPr>
                <w:rFonts w:eastAsiaTheme="minorHAnsi"/>
              </w:rPr>
              <w:t xml:space="preserve">sin </w:t>
            </w:r>
            <w:commentRangeEnd w:id="651"/>
            <w:r>
              <w:rPr>
                <w:rStyle w:val="CommentReference"/>
                <w:rFonts w:eastAsiaTheme="minorHAnsi" w:cstheme="minorBidi"/>
                <w:color w:val="auto"/>
                <w:lang w:val="en-CA"/>
              </w:rPr>
              <w:commentReference w:id="651"/>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2"/>
            <w:r>
              <w:t xml:space="preserve">Magnify </w:t>
            </w:r>
            <w:commentRangeEnd w:id="652"/>
            <w:r>
              <w:rPr>
                <w:rStyle w:val="CommentReference"/>
                <w:rFonts w:eastAsiaTheme="minorHAnsi" w:cstheme="minorBidi"/>
                <w:color w:val="auto"/>
                <w:lang w:val="en-CA"/>
              </w:rPr>
              <w:commentReference w:id="652"/>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3"/>
            <w:r>
              <w:t xml:space="preserve">obtain </w:t>
            </w:r>
            <w:commentRangeEnd w:id="653"/>
            <w:r>
              <w:rPr>
                <w:rStyle w:val="CommentReference"/>
                <w:rFonts w:eastAsiaTheme="minorHAnsi" w:cstheme="minorBidi"/>
                <w:color w:val="auto"/>
                <w:lang w:val="en-CA"/>
              </w:rPr>
              <w:commentReference w:id="653"/>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4" w:name="_Toc298445768"/>
      <w:bookmarkStart w:id="655" w:name="_Toc298681253"/>
      <w:bookmarkStart w:id="656"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4"/>
      <w:bookmarkEnd w:id="655"/>
      <w:bookmarkEnd w:id="656"/>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7"/>
            <w:r>
              <w:t xml:space="preserve">you </w:t>
            </w:r>
            <w:commentRangeEnd w:id="657"/>
            <w:r>
              <w:rPr>
                <w:rStyle w:val="CommentReference"/>
                <w:rFonts w:eastAsiaTheme="minorHAnsi" w:cstheme="minorBidi"/>
                <w:color w:val="auto"/>
                <w:lang w:val="en-CA"/>
              </w:rPr>
              <w:commentReference w:id="657"/>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8"/>
            <w:r>
              <w:rPr>
                <w:rFonts w:eastAsiaTheme="minorHAnsi"/>
              </w:rPr>
              <w:t xml:space="preserve">for </w:t>
            </w:r>
            <w:commentRangeEnd w:id="658"/>
            <w:r>
              <w:rPr>
                <w:rStyle w:val="CommentReference"/>
                <w:rFonts w:eastAsiaTheme="minorHAnsi" w:cstheme="minorBidi"/>
                <w:color w:val="auto"/>
                <w:lang w:val="en-CA"/>
              </w:rPr>
              <w:commentReference w:id="658"/>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9"/>
            <w:r>
              <w:t xml:space="preserve">Magnify </w:t>
            </w:r>
            <w:commentRangeEnd w:id="659"/>
            <w:r>
              <w:rPr>
                <w:rStyle w:val="CommentReference"/>
                <w:rFonts w:eastAsiaTheme="minorHAnsi" w:cstheme="minorBidi"/>
                <w:color w:val="auto"/>
                <w:lang w:val="en-CA"/>
              </w:rPr>
              <w:commentReference w:id="659"/>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0"/>
            <w:r>
              <w:t xml:space="preserve">obtain </w:t>
            </w:r>
            <w:commentRangeEnd w:id="660"/>
            <w:r>
              <w:rPr>
                <w:rStyle w:val="CommentReference"/>
                <w:rFonts w:eastAsiaTheme="minorHAnsi" w:cstheme="minorBidi"/>
                <w:color w:val="auto"/>
                <w:lang w:val="en-CA"/>
              </w:rPr>
              <w:commentReference w:id="660"/>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1" w:name="_Toc298445769"/>
      <w:bookmarkStart w:id="662" w:name="_Toc298681254"/>
      <w:bookmarkStart w:id="663"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1"/>
      <w:bookmarkEnd w:id="662"/>
      <w:bookmarkEnd w:id="663"/>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4"/>
            <w:r w:rsidR="00E35F1F">
              <w:rPr>
                <w:rFonts w:eastAsiaTheme="minorHAnsi"/>
              </w:rPr>
              <w:t xml:space="preserve">burning </w:t>
            </w:r>
            <w:commentRangeEnd w:id="664"/>
            <w:r w:rsidR="00E35F1F">
              <w:rPr>
                <w:rStyle w:val="CommentReference"/>
                <w:rFonts w:eastAsiaTheme="minorHAnsi" w:cstheme="minorBidi"/>
                <w:color w:val="auto"/>
                <w:lang w:val="en-CA"/>
              </w:rPr>
              <w:commentReference w:id="664"/>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5"/>
            <w:r>
              <w:rPr>
                <w:rFonts w:eastAsiaTheme="minorHAnsi"/>
              </w:rPr>
              <w:t>manifestation</w:t>
            </w:r>
            <w:commentRangeEnd w:id="665"/>
            <w:r>
              <w:rPr>
                <w:rStyle w:val="CommentReference"/>
                <w:rFonts w:eastAsiaTheme="minorHAnsi" w:cstheme="minorBidi"/>
                <w:color w:val="auto"/>
                <w:lang w:val="en-CA"/>
              </w:rPr>
              <w:commentReference w:id="665"/>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6"/>
            <w:r>
              <w:rPr>
                <w:rFonts w:eastAsiaTheme="minorHAnsi"/>
              </w:rPr>
              <w:t xml:space="preserve">carried </w:t>
            </w:r>
            <w:commentRangeEnd w:id="666"/>
            <w:r>
              <w:rPr>
                <w:rStyle w:val="CommentReference"/>
                <w:rFonts w:eastAsiaTheme="minorHAnsi" w:cstheme="minorBidi"/>
                <w:color w:val="auto"/>
                <w:lang w:val="en-CA"/>
              </w:rPr>
              <w:commentReference w:id="666"/>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7"/>
            <w:r>
              <w:rPr>
                <w:rFonts w:eastAsiaTheme="minorHAnsi"/>
              </w:rPr>
              <w:t xml:space="preserve">Gives light to </w:t>
            </w:r>
            <w:commentRangeEnd w:id="667"/>
            <w:r>
              <w:rPr>
                <w:rStyle w:val="CommentReference"/>
                <w:rFonts w:eastAsiaTheme="minorHAnsi" w:cstheme="minorBidi"/>
                <w:color w:val="auto"/>
                <w:lang w:val="en-CA"/>
              </w:rPr>
              <w:commentReference w:id="667"/>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8"/>
            <w:r>
              <w:t xml:space="preserve">Magnify </w:t>
            </w:r>
            <w:commentRangeEnd w:id="668"/>
            <w:r>
              <w:rPr>
                <w:rStyle w:val="CommentReference"/>
                <w:rFonts w:eastAsiaTheme="minorHAnsi" w:cstheme="minorBidi"/>
                <w:color w:val="auto"/>
                <w:lang w:val="en-CA"/>
              </w:rPr>
              <w:commentReference w:id="668"/>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9"/>
            <w:r>
              <w:t xml:space="preserve">obtain </w:t>
            </w:r>
            <w:commentRangeEnd w:id="669"/>
            <w:r>
              <w:rPr>
                <w:rStyle w:val="CommentReference"/>
                <w:rFonts w:eastAsiaTheme="minorHAnsi" w:cstheme="minorBidi"/>
                <w:color w:val="auto"/>
                <w:lang w:val="en-CA"/>
              </w:rPr>
              <w:commentReference w:id="669"/>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0" w:name="_Toc298445770"/>
      <w:bookmarkStart w:id="671" w:name="_Toc298681255"/>
      <w:bookmarkStart w:id="672"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0"/>
      <w:bookmarkEnd w:id="671"/>
      <w:bookmarkEnd w:id="672"/>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3"/>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3"/>
            <w:r>
              <w:rPr>
                <w:rStyle w:val="CommentReference"/>
                <w:rFonts w:eastAsiaTheme="minorHAnsi" w:cstheme="minorBidi"/>
                <w:color w:val="auto"/>
                <w:lang w:val="en-CA"/>
              </w:rPr>
              <w:commentReference w:id="673"/>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4"/>
            <w:r>
              <w:rPr>
                <w:rFonts w:eastAsiaTheme="minorHAnsi"/>
              </w:rPr>
              <w:t xml:space="preserve">Upon </w:t>
            </w:r>
            <w:commentRangeEnd w:id="674"/>
            <w:r>
              <w:rPr>
                <w:rStyle w:val="CommentReference"/>
                <w:rFonts w:eastAsiaTheme="minorHAnsi" w:cstheme="minorBidi"/>
                <w:color w:val="auto"/>
                <w:lang w:val="en-CA"/>
              </w:rPr>
              <w:commentReference w:id="674"/>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5"/>
            <w:r>
              <w:t xml:space="preserve">Magnify </w:t>
            </w:r>
            <w:commentRangeEnd w:id="675"/>
            <w:r>
              <w:rPr>
                <w:rStyle w:val="CommentReference"/>
                <w:rFonts w:eastAsiaTheme="minorHAnsi" w:cstheme="minorBidi"/>
                <w:color w:val="auto"/>
                <w:lang w:val="en-CA"/>
              </w:rPr>
              <w:commentReference w:id="675"/>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6"/>
            <w:r>
              <w:t xml:space="preserve">obtain </w:t>
            </w:r>
            <w:commentRangeEnd w:id="676"/>
            <w:r>
              <w:rPr>
                <w:rStyle w:val="CommentReference"/>
                <w:rFonts w:eastAsiaTheme="minorHAnsi" w:cstheme="minorBidi"/>
                <w:color w:val="auto"/>
                <w:lang w:val="en-CA"/>
              </w:rPr>
              <w:commentReference w:id="676"/>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7" w:name="_Toc298445771"/>
      <w:bookmarkStart w:id="678" w:name="_Toc298681256"/>
      <w:bookmarkStart w:id="679" w:name="_Toc298447496"/>
      <w:bookmarkStart w:id="680" w:name="_Ref299211949"/>
      <w:r>
        <w:t>The Gospel According the St. Luke</w:t>
      </w:r>
      <w:bookmarkEnd w:id="677"/>
      <w:bookmarkEnd w:id="678"/>
      <w:bookmarkEnd w:id="679"/>
      <w:bookmarkEnd w:id="680"/>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1" w:name="_Toc298445772"/>
      <w:bookmarkStart w:id="682" w:name="_Toc298681257"/>
      <w:bookmarkStart w:id="683" w:name="_Toc298447497"/>
      <w:r>
        <w:t xml:space="preserve">Part </w:t>
      </w:r>
      <w:bookmarkEnd w:id="681"/>
      <w:bookmarkEnd w:id="682"/>
      <w:bookmarkEnd w:id="683"/>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4"/>
            <w:r>
              <w:rPr>
                <w:rFonts w:eastAsiaTheme="minorHAnsi"/>
              </w:rPr>
              <w:t>truth</w:t>
            </w:r>
            <w:commentRangeEnd w:id="684"/>
            <w:r>
              <w:rPr>
                <w:rStyle w:val="CommentReference"/>
                <w:rFonts w:eastAsiaTheme="minorHAnsi" w:cstheme="minorBidi"/>
                <w:color w:val="auto"/>
                <w:lang w:val="en-CA"/>
              </w:rPr>
              <w:commentReference w:id="684"/>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5"/>
            <w:r>
              <w:rPr>
                <w:rFonts w:eastAsiaTheme="minorHAnsi"/>
              </w:rPr>
              <w:t xml:space="preserve">a </w:t>
            </w:r>
            <w:commentRangeEnd w:id="685"/>
            <w:r>
              <w:rPr>
                <w:rStyle w:val="CommentReference"/>
                <w:rFonts w:eastAsiaTheme="minorHAnsi" w:cstheme="minorBidi"/>
                <w:color w:val="auto"/>
                <w:lang w:val="en-CA"/>
              </w:rPr>
              <w:commentReference w:id="685"/>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6"/>
            <w:r>
              <w:rPr>
                <w:rFonts w:eastAsiaTheme="minorHAnsi"/>
              </w:rPr>
              <w:t xml:space="preserve">holy </w:t>
            </w:r>
            <w:commentRangeEnd w:id="686"/>
            <w:r>
              <w:rPr>
                <w:rStyle w:val="CommentReference"/>
                <w:rFonts w:eastAsiaTheme="minorHAnsi" w:cstheme="minorBidi"/>
                <w:color w:val="auto"/>
                <w:lang w:val="en-CA"/>
              </w:rPr>
              <w:commentReference w:id="686"/>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7"/>
            <w:r>
              <w:rPr>
                <w:rFonts w:eastAsiaTheme="minorHAnsi"/>
              </w:rPr>
              <w:t xml:space="preserve">abode </w:t>
            </w:r>
            <w:commentRangeEnd w:id="687"/>
            <w:r>
              <w:rPr>
                <w:rStyle w:val="CommentReference"/>
                <w:rFonts w:eastAsiaTheme="minorHAnsi" w:cstheme="minorBidi"/>
                <w:color w:val="auto"/>
                <w:lang w:val="en-CA"/>
              </w:rPr>
              <w:commentReference w:id="687"/>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8"/>
            <w:r>
              <w:t xml:space="preserve">Magnify </w:t>
            </w:r>
            <w:commentRangeEnd w:id="688"/>
            <w:r>
              <w:rPr>
                <w:rStyle w:val="CommentReference"/>
                <w:rFonts w:eastAsiaTheme="minorHAnsi" w:cstheme="minorBidi"/>
                <w:color w:val="auto"/>
                <w:lang w:val="en-CA"/>
              </w:rPr>
              <w:commentReference w:id="688"/>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9"/>
            <w:r>
              <w:t xml:space="preserve">obtain </w:t>
            </w:r>
            <w:commentRangeEnd w:id="689"/>
            <w:r>
              <w:rPr>
                <w:rStyle w:val="CommentReference"/>
                <w:rFonts w:eastAsiaTheme="minorHAnsi" w:cstheme="minorBidi"/>
                <w:color w:val="auto"/>
                <w:lang w:val="en-CA"/>
              </w:rPr>
              <w:commentReference w:id="689"/>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0" w:name="_Toc298445773"/>
      <w:bookmarkStart w:id="691" w:name="_Toc298681258"/>
      <w:bookmarkStart w:id="692" w:name="_Toc298447498"/>
      <w:r>
        <w:lastRenderedPageBreak/>
        <w:t>Part Seven (Modern Part Eight)</w:t>
      </w:r>
      <w:bookmarkEnd w:id="690"/>
      <w:bookmarkEnd w:id="691"/>
      <w:bookmarkEnd w:id="692"/>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3"/>
            <w:r>
              <w:rPr>
                <w:rFonts w:eastAsiaTheme="minorHAnsi"/>
              </w:rPr>
              <w:t>O Lord of all.</w:t>
            </w:r>
            <w:commentRangeEnd w:id="693"/>
            <w:r>
              <w:rPr>
                <w:rStyle w:val="CommentReference"/>
                <w:rFonts w:eastAsiaTheme="minorHAnsi" w:cstheme="minorBidi"/>
                <w:color w:val="auto"/>
                <w:lang w:val="en-CA"/>
              </w:rPr>
              <w:commentReference w:id="693"/>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4"/>
            <w:r>
              <w:rPr>
                <w:rFonts w:eastAsiaTheme="minorHAnsi"/>
              </w:rPr>
              <w:t>The True One who came</w:t>
            </w:r>
            <w:commentRangeEnd w:id="694"/>
            <w:r>
              <w:rPr>
                <w:rStyle w:val="CommentReference"/>
                <w:rFonts w:eastAsiaTheme="minorHAnsi" w:cstheme="minorBidi"/>
                <w:color w:val="auto"/>
                <w:lang w:val="en-CA"/>
              </w:rPr>
              <w:commentReference w:id="694"/>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5"/>
            <w:r>
              <w:rPr>
                <w:rFonts w:eastAsiaTheme="minorHAnsi"/>
              </w:rPr>
              <w:t>And perfect rejoicing.</w:t>
            </w:r>
            <w:commentRangeEnd w:id="695"/>
            <w:r>
              <w:rPr>
                <w:rStyle w:val="CommentReference"/>
                <w:rFonts w:eastAsiaTheme="minorHAnsi" w:cstheme="minorBidi"/>
                <w:color w:val="auto"/>
                <w:lang w:val="en-CA"/>
              </w:rPr>
              <w:commentReference w:id="695"/>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6"/>
            <w:r>
              <w:rPr>
                <w:rFonts w:eastAsiaTheme="minorHAnsi"/>
              </w:rPr>
              <w:t>about</w:t>
            </w:r>
            <w:commentRangeEnd w:id="696"/>
            <w:r>
              <w:rPr>
                <w:rStyle w:val="CommentReference"/>
                <w:rFonts w:eastAsiaTheme="minorHAnsi" w:cstheme="minorBidi"/>
                <w:color w:val="auto"/>
                <w:lang w:val="en-CA"/>
              </w:rPr>
              <w:commentReference w:id="696"/>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7"/>
            <w:r>
              <w:rPr>
                <w:rFonts w:eastAsiaTheme="minorHAnsi"/>
              </w:rPr>
              <w:t>proclaim</w:t>
            </w:r>
            <w:commentRangeEnd w:id="697"/>
            <w:r>
              <w:rPr>
                <w:rStyle w:val="CommentReference"/>
                <w:rFonts w:eastAsiaTheme="minorHAnsi" w:cstheme="minorBidi"/>
                <w:color w:val="auto"/>
                <w:lang w:val="en-CA"/>
              </w:rPr>
              <w:commentReference w:id="697"/>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8"/>
            <w:r w:rsidR="00E35F1F">
              <w:t>generations</w:t>
            </w:r>
            <w:commentRangeEnd w:id="698"/>
            <w:r w:rsidR="00E35F1F">
              <w:rPr>
                <w:rStyle w:val="CommentReference"/>
                <w:rFonts w:eastAsiaTheme="minorHAnsi" w:cstheme="minorBidi"/>
                <w:color w:val="auto"/>
                <w:lang w:val="en-CA"/>
              </w:rPr>
              <w:commentReference w:id="698"/>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9"/>
            <w:r w:rsidR="00E35F1F">
              <w:t xml:space="preserve">just </w:t>
            </w:r>
            <w:commentRangeEnd w:id="699"/>
            <w:r w:rsidR="00E35F1F">
              <w:rPr>
                <w:rStyle w:val="CommentReference"/>
                <w:rFonts w:eastAsiaTheme="minorHAnsi" w:cstheme="minorBidi"/>
                <w:color w:val="auto"/>
                <w:lang w:val="en-CA"/>
              </w:rPr>
              <w:commentReference w:id="699"/>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0"/>
            <w:r w:rsidR="00E35F1F">
              <w:t xml:space="preserve">chaste </w:t>
            </w:r>
            <w:commentRangeEnd w:id="700"/>
            <w:r w:rsidR="00E35F1F">
              <w:rPr>
                <w:rStyle w:val="CommentReference"/>
                <w:rFonts w:eastAsiaTheme="minorHAnsi" w:cstheme="minorBidi"/>
                <w:color w:val="auto"/>
                <w:lang w:val="en-CA"/>
              </w:rPr>
              <w:commentReference w:id="700"/>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1"/>
            <w:r w:rsidR="00E35F1F">
              <w:t>Isaac</w:t>
            </w:r>
            <w:commentRangeEnd w:id="701"/>
            <w:r w:rsidR="00E35F1F">
              <w:rPr>
                <w:rStyle w:val="CommentReference"/>
                <w:rFonts w:eastAsiaTheme="minorHAnsi" w:cstheme="minorBidi"/>
                <w:color w:val="auto"/>
                <w:lang w:val="en-CA"/>
              </w:rPr>
              <w:commentReference w:id="701"/>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2"/>
            <w:r w:rsidR="00E35F1F">
              <w:t>myriads of myriads.</w:t>
            </w:r>
            <w:commentRangeEnd w:id="702"/>
            <w:r w:rsidR="00E35F1F">
              <w:rPr>
                <w:rStyle w:val="CommentReference"/>
                <w:rFonts w:eastAsiaTheme="minorHAnsi" w:cstheme="minorBidi"/>
                <w:color w:val="auto"/>
                <w:lang w:val="en-CA"/>
              </w:rPr>
              <w:commentReference w:id="702"/>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3"/>
            <w:r w:rsidR="00E35F1F">
              <w:t>Master</w:t>
            </w:r>
            <w:commentRangeEnd w:id="703"/>
            <w:r w:rsidR="00E35F1F">
              <w:rPr>
                <w:rStyle w:val="CommentReference"/>
                <w:rFonts w:eastAsiaTheme="minorHAnsi" w:cstheme="minorBidi"/>
                <w:color w:val="auto"/>
                <w:lang w:val="en-CA"/>
              </w:rPr>
              <w:commentReference w:id="703"/>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honour </w:t>
            </w:r>
            <w:commentRangeEnd w:id="704"/>
            <w:r w:rsidR="00E35F1F">
              <w:rPr>
                <w:rStyle w:val="CommentReference"/>
                <w:rFonts w:eastAsiaTheme="minorHAnsi" w:cstheme="minorBidi"/>
                <w:color w:val="auto"/>
                <w:lang w:val="en-CA"/>
              </w:rPr>
              <w:commentReference w:id="704"/>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spouse </w:t>
            </w:r>
            <w:commentRangeEnd w:id="705"/>
            <w:r w:rsidR="00E35F1F">
              <w:rPr>
                <w:rStyle w:val="CommentReference"/>
                <w:rFonts w:eastAsiaTheme="minorHAnsi" w:cstheme="minorBidi"/>
                <w:color w:val="auto"/>
                <w:lang w:val="en-CA"/>
              </w:rPr>
              <w:commentReference w:id="705"/>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health </w:t>
            </w:r>
            <w:commentRangeEnd w:id="706"/>
            <w:r w:rsidR="00E35F1F">
              <w:rPr>
                <w:rStyle w:val="CommentReference"/>
                <w:rFonts w:eastAsiaTheme="minorHAnsi" w:cstheme="minorBidi"/>
                <w:color w:val="auto"/>
                <w:lang w:val="en-CA"/>
              </w:rPr>
              <w:commentReference w:id="706"/>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7"/>
            <w:r>
              <w:t>indescribable</w:t>
            </w:r>
            <w:commentRangeEnd w:id="707"/>
            <w:r>
              <w:rPr>
                <w:rStyle w:val="CommentReference"/>
                <w:rFonts w:eastAsiaTheme="minorHAnsi" w:cstheme="minorBidi"/>
                <w:color w:val="auto"/>
                <w:lang w:val="en-CA"/>
              </w:rPr>
              <w:commentReference w:id="707"/>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8"/>
            <w:r>
              <w:t>Without mingling of substance</w:t>
            </w:r>
            <w:commentRangeEnd w:id="708"/>
            <w:r>
              <w:rPr>
                <w:rStyle w:val="CommentReference"/>
                <w:rFonts w:eastAsiaTheme="minorHAnsi" w:cstheme="minorBidi"/>
                <w:color w:val="auto"/>
                <w:lang w:val="en-CA"/>
              </w:rPr>
              <w:commentReference w:id="708"/>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9"/>
            <w:r w:rsidRPr="008D3689">
              <w:rPr>
                <w:highlight w:val="yellow"/>
              </w:rPr>
              <w:t>Ϯϯϩⲟ</w:t>
            </w:r>
            <w:commentRangeEnd w:id="709"/>
            <w:r w:rsidR="00F71B79">
              <w:rPr>
                <w:rStyle w:val="CommentReference"/>
                <w:rFonts w:ascii="Garamond" w:hAnsi="Garamond" w:cstheme="minorBidi"/>
                <w:noProof w:val="0"/>
                <w:lang w:val="en-CA"/>
              </w:rPr>
              <w:commentReference w:id="709"/>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0"/>
            <w:r>
              <w:t xml:space="preserve">intercede </w:t>
            </w:r>
            <w:commentRangeEnd w:id="710"/>
            <w:r>
              <w:rPr>
                <w:rStyle w:val="CommentReference"/>
                <w:rFonts w:eastAsiaTheme="minorHAnsi" w:cstheme="minorBidi"/>
                <w:color w:val="auto"/>
                <w:lang w:val="en-CA"/>
              </w:rPr>
              <w:commentReference w:id="710"/>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1" w:name="_Toc298445774"/>
      <w:bookmarkStart w:id="712" w:name="_Toc298681259"/>
      <w:bookmarkStart w:id="713" w:name="_Toc298447499"/>
      <w:r>
        <w:t>Part Nine</w:t>
      </w:r>
      <w:bookmarkEnd w:id="711"/>
      <w:bookmarkEnd w:id="712"/>
      <w:bookmarkEnd w:id="713"/>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89025C">
          <w:rPr>
            <w:noProof/>
          </w:rPr>
          <w:t>332</w:t>
        </w:r>
      </w:fldSimple>
      <w:r>
        <w:t>.</w:t>
      </w:r>
    </w:p>
    <w:p w14:paraId="7308305D" w14:textId="17DB14E7" w:rsidR="00E35F1F" w:rsidRDefault="00E35F1F" w:rsidP="00E35F1F">
      <w:pPr>
        <w:pStyle w:val="Heading6"/>
      </w:pPr>
      <w:bookmarkStart w:id="714" w:name="_Toc298445775"/>
      <w:bookmarkStart w:id="715" w:name="_Toc298681260"/>
      <w:bookmarkStart w:id="716" w:name="_Toc298447500"/>
      <w:r>
        <w:t>Part Ten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7"/>
            <w:r>
              <w:t>honoured</w:t>
            </w:r>
            <w:r w:rsidRPr="007425E1">
              <w:t xml:space="preserve"> </w:t>
            </w:r>
            <w:commentRangeEnd w:id="717"/>
            <w:r>
              <w:rPr>
                <w:rStyle w:val="CommentReference"/>
                <w:rFonts w:eastAsiaTheme="minorHAnsi" w:cstheme="minorBidi"/>
                <w:color w:val="auto"/>
                <w:lang w:val="en-CA"/>
              </w:rPr>
              <w:commentReference w:id="717"/>
            </w:r>
            <w:commentRangeStart w:id="718"/>
            <w:r w:rsidRPr="007425E1">
              <w:t xml:space="preserve">more </w:t>
            </w:r>
            <w:commentRangeEnd w:id="718"/>
            <w:r>
              <w:rPr>
                <w:rStyle w:val="CommentReference"/>
                <w:rFonts w:eastAsiaTheme="minorHAnsi" w:cstheme="minorBidi"/>
                <w:color w:val="auto"/>
                <w:lang w:val="en-CA"/>
              </w:rPr>
              <w:commentReference w:id="718"/>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9"/>
            <w:r w:rsidRPr="007425E1">
              <w:t>means</w:t>
            </w:r>
            <w:commentRangeEnd w:id="719"/>
            <w:r>
              <w:rPr>
                <w:rStyle w:val="CommentReference"/>
                <w:rFonts w:eastAsiaTheme="minorHAnsi" w:cstheme="minorBidi"/>
                <w:color w:val="auto"/>
                <w:lang w:val="en-CA"/>
              </w:rPr>
              <w:commentReference w:id="719"/>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0" w:name="_Toc298445776"/>
      <w:bookmarkStart w:id="721" w:name="_Toc298681261"/>
      <w:bookmarkStart w:id="722" w:name="_Toc298447501"/>
      <w:r w:rsidRPr="00D24FE1">
        <w:t>Part</w:t>
      </w:r>
      <w:r>
        <w:t xml:space="preserve"> Eleven</w:t>
      </w:r>
      <w:bookmarkEnd w:id="720"/>
      <w:bookmarkEnd w:id="721"/>
      <w:bookmarkEnd w:id="722"/>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3" w:name="_Toc298445777"/>
      <w:bookmarkStart w:id="724" w:name="_Toc298681262"/>
      <w:bookmarkStart w:id="725" w:name="_Toc298447502"/>
      <w:r>
        <w:lastRenderedPageBreak/>
        <w:t>Part Twelve</w:t>
      </w:r>
      <w:bookmarkEnd w:id="723"/>
      <w:bookmarkEnd w:id="724"/>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6"/>
            <w:r w:rsidRPr="007425E1">
              <w:t>heaven</w:t>
            </w:r>
            <w:commentRangeEnd w:id="726"/>
            <w:r>
              <w:rPr>
                <w:rStyle w:val="CommentReference"/>
                <w:rFonts w:eastAsiaTheme="minorHAnsi" w:cstheme="minorBidi"/>
                <w:color w:val="auto"/>
                <w:lang w:val="en-CA"/>
              </w:rPr>
              <w:commentReference w:id="726"/>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7"/>
            <w:r w:rsidRPr="007425E1">
              <w:t xml:space="preserve">true </w:t>
            </w:r>
            <w:commentRangeEnd w:id="727"/>
            <w:r>
              <w:rPr>
                <w:rStyle w:val="CommentReference"/>
                <w:rFonts w:eastAsiaTheme="minorHAnsi" w:cstheme="minorBidi"/>
                <w:color w:val="auto"/>
                <w:lang w:val="en-CA"/>
              </w:rPr>
              <w:commentReference w:id="727"/>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8" w:name="_Toc298445778"/>
      <w:bookmarkStart w:id="729" w:name="_Toc298681263"/>
      <w:bookmarkStart w:id="730" w:name="_Toc298447503"/>
      <w:r>
        <w:t>Part Thirteen</w:t>
      </w:r>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1"/>
            <w:r>
              <w:rPr>
                <w:rFonts w:eastAsiaTheme="minorHAnsi"/>
              </w:rPr>
              <w:t xml:space="preserve">Virgin Mary </w:t>
            </w:r>
            <w:commentRangeEnd w:id="731"/>
            <w:r>
              <w:rPr>
                <w:rStyle w:val="CommentReference"/>
                <w:rFonts w:eastAsiaTheme="minorHAnsi" w:cstheme="minorBidi"/>
                <w:color w:val="auto"/>
                <w:lang w:val="en-CA"/>
              </w:rPr>
              <w:commentReference w:id="731"/>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2"/>
            <w:r w:rsidRPr="007425E1">
              <w:t>And the Cherubic,</w:t>
            </w:r>
          </w:p>
          <w:p w14:paraId="317A08CE" w14:textId="77777777" w:rsidR="00E35F1F" w:rsidRPr="001A0083" w:rsidRDefault="00E35F1F" w:rsidP="00E35F1F">
            <w:pPr>
              <w:pStyle w:val="EngHangEnd"/>
            </w:pPr>
            <w:r>
              <w:t>Mercy Seat</w:t>
            </w:r>
            <w:commentRangeEnd w:id="732"/>
            <w:r>
              <w:t>.</w:t>
            </w:r>
            <w:r>
              <w:rPr>
                <w:rStyle w:val="CommentReference"/>
                <w:rFonts w:eastAsiaTheme="minorHAnsi" w:cstheme="minorBidi"/>
                <w:color w:val="auto"/>
                <w:lang w:val="en-CA"/>
              </w:rPr>
              <w:commentReference w:id="732"/>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3"/>
            <w:r w:rsidRPr="007425E1">
              <w:t>pot</w:t>
            </w:r>
            <w:commentRangeEnd w:id="733"/>
            <w:r>
              <w:rPr>
                <w:rStyle w:val="CommentReference"/>
                <w:rFonts w:eastAsiaTheme="minorHAnsi" w:cstheme="minorBidi"/>
                <w:color w:val="auto"/>
                <w:lang w:val="en-CA"/>
              </w:rPr>
              <w:commentReference w:id="733"/>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4"/>
            <w:r w:rsidRPr="007425E1">
              <w:t>l</w:t>
            </w:r>
            <w:r>
              <w:t>ampstand</w:t>
            </w:r>
            <w:commentRangeEnd w:id="734"/>
            <w:r>
              <w:rPr>
                <w:rStyle w:val="CommentReference"/>
                <w:rFonts w:eastAsiaTheme="minorHAnsi" w:cstheme="minorBidi"/>
                <w:color w:val="auto"/>
                <w:lang w:val="en-CA"/>
              </w:rPr>
              <w:commentReference w:id="734"/>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5" w:name="_Toc298445779"/>
      <w:bookmarkStart w:id="736" w:name="_Toc298681264"/>
      <w:bookmarkStart w:id="737" w:name="_Toc298447504"/>
      <w:r>
        <w:lastRenderedPageBreak/>
        <w:t>Part Fourteen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8"/>
            <w:r w:rsidRPr="007425E1">
              <w:t>t</w:t>
            </w:r>
            <w:commentRangeEnd w:id="738"/>
            <w:r>
              <w:rPr>
                <w:rStyle w:val="CommentReference"/>
                <w:rFonts w:eastAsiaTheme="minorHAnsi" w:cstheme="minorBidi"/>
                <w:color w:val="auto"/>
                <w:lang w:val="en-CA"/>
              </w:rPr>
              <w:commentReference w:id="738"/>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9"/>
            <w:r>
              <w:t xml:space="preserve">The </w:t>
            </w:r>
            <w:commentRangeEnd w:id="739"/>
            <w:r>
              <w:rPr>
                <w:rStyle w:val="CommentReference"/>
                <w:rFonts w:eastAsiaTheme="minorHAnsi" w:cstheme="minorBidi"/>
                <w:color w:val="auto"/>
                <w:lang w:val="en-CA"/>
              </w:rPr>
              <w:commentReference w:id="73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0"/>
            <w:r w:rsidRPr="007425E1">
              <w:t xml:space="preserve">And </w:t>
            </w:r>
            <w:commentRangeEnd w:id="740"/>
            <w:r>
              <w:rPr>
                <w:rStyle w:val="CommentReference"/>
                <w:rFonts w:eastAsiaTheme="minorHAnsi" w:cstheme="minorBidi"/>
                <w:color w:val="auto"/>
                <w:lang w:val="en-CA"/>
              </w:rPr>
              <w:commentReference w:id="740"/>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1" w:name="_Toc298445780"/>
      <w:bookmarkStart w:id="742" w:name="_Toc298681265"/>
      <w:bookmarkStart w:id="743" w:name="_Toc298447505"/>
      <w:r>
        <w:t>Part Fifteen</w:t>
      </w:r>
      <w:bookmarkEnd w:id="741"/>
      <w:bookmarkEnd w:id="742"/>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4"/>
            <w:r>
              <w:t>Which</w:t>
            </w:r>
            <w:r w:rsidRPr="007425E1">
              <w:t xml:space="preserve"> </w:t>
            </w:r>
            <w:commentRangeEnd w:id="744"/>
            <w:r>
              <w:rPr>
                <w:rStyle w:val="CommentReference"/>
                <w:rFonts w:eastAsiaTheme="minorHAnsi" w:cstheme="minorBidi"/>
                <w:color w:val="auto"/>
                <w:lang w:val="en-CA"/>
              </w:rPr>
              <w:commentReference w:id="744"/>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5"/>
            <w:r>
              <w:rPr>
                <w:rStyle w:val="CommentReference"/>
                <w:rFonts w:ascii="Garamond" w:hAnsi="Garamond" w:cstheme="minorBidi"/>
                <w:noProof w:val="0"/>
                <w:lang w:val="en-CA"/>
              </w:rPr>
              <w:commentReference w:id="74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6"/>
            <w:r w:rsidRPr="007425E1">
              <w:t>savour</w:t>
            </w:r>
            <w:commentRangeEnd w:id="746"/>
            <w:r>
              <w:rPr>
                <w:rStyle w:val="CommentReference"/>
                <w:rFonts w:eastAsiaTheme="minorHAnsi" w:cstheme="minorBidi"/>
                <w:color w:val="auto"/>
                <w:lang w:val="en-CA"/>
              </w:rPr>
              <w:commentReference w:id="74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7"/>
            <w:r w:rsidRPr="007425E1">
              <w:t>estate</w:t>
            </w:r>
            <w:commentRangeEnd w:id="747"/>
            <w:r>
              <w:rPr>
                <w:rStyle w:val="CommentReference"/>
                <w:rFonts w:eastAsiaTheme="minorHAnsi" w:cstheme="minorBidi"/>
                <w:color w:val="auto"/>
                <w:lang w:val="en-CA"/>
              </w:rPr>
              <w:commentReference w:id="74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8" w:name="_Toc298445781"/>
      <w:bookmarkStart w:id="749" w:name="_Toc298681266"/>
      <w:bookmarkStart w:id="750" w:name="_Toc298447506"/>
      <w:r>
        <w:rPr>
          <w:lang w:val="en-GB"/>
        </w:rPr>
        <w:lastRenderedPageBreak/>
        <w:t>Part Sixteen</w:t>
      </w:r>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1" w:name="_Toc298445782"/>
      <w:bookmarkStart w:id="752" w:name="_Toc298681267"/>
      <w:bookmarkStart w:id="753" w:name="_Toc298447507"/>
      <w:r w:rsidRPr="00D24FE1">
        <w:t>Part</w:t>
      </w:r>
      <w:r>
        <w:t xml:space="preserve"> Seventeen</w:t>
      </w:r>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4" w:name="_Toc298445783"/>
      <w:bookmarkStart w:id="755" w:name="_Toc298681268"/>
      <w:bookmarkStart w:id="756" w:name="_Toc298447508"/>
      <w:r>
        <w:t>Part Eighteen</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7"/>
            <w:r>
              <w:t>care</w:t>
            </w:r>
            <w:commentRangeEnd w:id="757"/>
            <w:r>
              <w:rPr>
                <w:rStyle w:val="CommentReference"/>
                <w:rFonts w:eastAsiaTheme="minorHAnsi" w:cstheme="minorBidi"/>
                <w:color w:val="auto"/>
                <w:lang w:val="en-CA"/>
              </w:rPr>
              <w:commentReference w:id="75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8"/>
            <w:r w:rsidRPr="007425E1">
              <w:t xml:space="preserve">Sabbath </w:t>
            </w:r>
            <w:commentRangeEnd w:id="758"/>
            <w:r>
              <w:rPr>
                <w:rStyle w:val="CommentReference"/>
                <w:rFonts w:eastAsiaTheme="minorHAnsi" w:cstheme="minorBidi"/>
                <w:color w:val="auto"/>
                <w:lang w:val="en-CA"/>
              </w:rPr>
              <w:commentReference w:id="758"/>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9" w:name="_Toc298445784"/>
      <w:bookmarkStart w:id="760" w:name="_Toc298681269"/>
      <w:bookmarkStart w:id="761" w:name="_Toc298447509"/>
      <w:bookmarkStart w:id="762" w:name="_Ref299212037"/>
      <w:bookmarkStart w:id="763" w:name="_Ref299212071"/>
      <w:bookmarkStart w:id="764" w:name="_Toc308441907"/>
      <w:r>
        <w:t>The Antiphonarium is read.</w:t>
      </w:r>
    </w:p>
    <w:p w14:paraId="220BAA57" w14:textId="77777777" w:rsidR="00E35F1F" w:rsidRDefault="00E35F1F" w:rsidP="00E35F1F">
      <w:pPr>
        <w:pStyle w:val="Heading2"/>
      </w:pPr>
      <w:bookmarkStart w:id="765" w:name="_Ref434564976"/>
      <w:bookmarkStart w:id="766" w:name="_Toc459399190"/>
      <w:r>
        <w:lastRenderedPageBreak/>
        <w:t>The Conclusion of the Adam Theotokias</w:t>
      </w:r>
      <w:bookmarkEnd w:id="759"/>
      <w:bookmarkEnd w:id="760"/>
      <w:bookmarkEnd w:id="761"/>
      <w:bookmarkEnd w:id="762"/>
      <w:bookmarkEnd w:id="763"/>
      <w:bookmarkEnd w:id="764"/>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7"/>
            <w:r w:rsidRPr="007425E1">
              <w:rPr>
                <w:rFonts w:eastAsiaTheme="minorHAnsi"/>
              </w:rPr>
              <w:t xml:space="preserve">too </w:t>
            </w:r>
            <w:commentRangeEnd w:id="767"/>
            <w:r>
              <w:rPr>
                <w:rStyle w:val="CommentReference"/>
                <w:rFonts w:eastAsiaTheme="minorHAnsi" w:cstheme="minorBidi"/>
                <w:color w:val="auto"/>
                <w:lang w:val="en-CA"/>
              </w:rPr>
              <w:commentReference w:id="76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8"/>
            <w:r>
              <w:rPr>
                <w:rFonts w:eastAsiaTheme="minorHAnsi"/>
              </w:rPr>
              <w:t>I</w:t>
            </w:r>
            <w:r w:rsidRPr="007425E1">
              <w:rPr>
                <w:rFonts w:eastAsiaTheme="minorHAnsi"/>
              </w:rPr>
              <w:t xml:space="preserve"> </w:t>
            </w:r>
            <w:commentRangeEnd w:id="768"/>
            <w:r>
              <w:rPr>
                <w:rStyle w:val="CommentReference"/>
                <w:rFonts w:eastAsiaTheme="minorHAnsi" w:cstheme="minorBidi"/>
                <w:color w:val="auto"/>
                <w:lang w:val="en-CA"/>
              </w:rPr>
              <w:commentReference w:id="768"/>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9"/>
            <w:r w:rsidRPr="007425E1">
              <w:rPr>
                <w:rFonts w:eastAsiaTheme="minorHAnsi"/>
              </w:rPr>
              <w:t>To offer repentance</w:t>
            </w:r>
            <w:commentRangeEnd w:id="769"/>
            <w:r>
              <w:rPr>
                <w:rStyle w:val="CommentReference"/>
                <w:rFonts w:eastAsiaTheme="minorHAnsi" w:cstheme="minorBidi"/>
                <w:color w:val="auto"/>
                <w:lang w:val="en-CA"/>
              </w:rPr>
              <w:commentReference w:id="769"/>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0"/>
            <w:r w:rsidRPr="007425E1">
              <w:rPr>
                <w:rFonts w:eastAsiaTheme="minorHAnsi"/>
              </w:rPr>
              <w:t>The death of a sinner</w:t>
            </w:r>
            <w:commentRangeEnd w:id="770"/>
            <w:r>
              <w:rPr>
                <w:rStyle w:val="CommentReference"/>
                <w:rFonts w:eastAsiaTheme="minorHAnsi" w:cstheme="minorBidi"/>
                <w:color w:val="auto"/>
                <w:lang w:val="en-CA"/>
              </w:rPr>
              <w:commentReference w:id="770"/>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1"/>
            <w:r>
              <w:t>kind-hearted</w:t>
            </w:r>
            <w:commentRangeEnd w:id="771"/>
            <w:r>
              <w:rPr>
                <w:rStyle w:val="CommentReference"/>
                <w:rFonts w:eastAsiaTheme="minorHAnsi" w:cstheme="minorBidi"/>
                <w:color w:val="auto"/>
                <w:lang w:val="en-CA"/>
              </w:rPr>
              <w:commentReference w:id="771"/>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2"/>
            <w:r>
              <w:t>compassions</w:t>
            </w:r>
            <w:commentRangeEnd w:id="772"/>
            <w:r>
              <w:rPr>
                <w:rStyle w:val="CommentReference"/>
                <w:rFonts w:eastAsiaTheme="minorHAnsi" w:cstheme="minorBidi"/>
                <w:color w:val="auto"/>
                <w:lang w:val="en-CA"/>
              </w:rPr>
              <w:commentReference w:id="772"/>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3"/>
            <w:r w:rsidRPr="007425E1">
              <w:t xml:space="preserve">May </w:t>
            </w:r>
            <w:commentRangeEnd w:id="773"/>
            <w:r>
              <w:rPr>
                <w:rStyle w:val="CommentReference"/>
                <w:rFonts w:eastAsiaTheme="minorHAnsi" w:cstheme="minorBidi"/>
                <w:color w:val="auto"/>
                <w:lang w:val="en-CA"/>
              </w:rPr>
              <w:commentReference w:id="773"/>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4" w:name="_Toc298445791"/>
      <w:bookmarkStart w:id="775" w:name="_Toc298681276"/>
      <w:bookmarkStart w:id="776" w:name="_Toc298447516"/>
      <w:bookmarkStart w:id="777" w:name="_Toc308441914"/>
      <w:bookmarkStart w:id="778" w:name="_Toc459399191"/>
      <w:r>
        <w:lastRenderedPageBreak/>
        <w:t>Monday</w:t>
      </w:r>
      <w:bookmarkEnd w:id="774"/>
      <w:bookmarkEnd w:id="775"/>
      <w:bookmarkEnd w:id="776"/>
      <w:bookmarkEnd w:id="777"/>
      <w:bookmarkEnd w:id="778"/>
    </w:p>
    <w:p w14:paraId="47BF983A" w14:textId="77777777" w:rsidR="00E35F1F" w:rsidRDefault="00E35F1F" w:rsidP="00E35F1F">
      <w:pPr>
        <w:pStyle w:val="Heading3"/>
      </w:pPr>
      <w:bookmarkStart w:id="779" w:name="_Toc298445792"/>
      <w:bookmarkStart w:id="780" w:name="_Toc298681277"/>
      <w:bookmarkStart w:id="781" w:name="_Toc298447517"/>
      <w:bookmarkStart w:id="782" w:name="_Toc308441915"/>
      <w:bookmarkStart w:id="783" w:name="_Ref452619611"/>
      <w:bookmarkStart w:id="784" w:name="_Ref452619614"/>
      <w:r>
        <w:t>The Monday Psali Adam</w:t>
      </w:r>
      <w:bookmarkEnd w:id="779"/>
      <w:bookmarkEnd w:id="780"/>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5"/>
            <w:r>
              <w:t>G</w:t>
            </w:r>
            <w:r w:rsidRPr="007425E1">
              <w:t xml:space="preserve">reatly </w:t>
            </w:r>
            <w:commentRangeEnd w:id="785"/>
            <w:r>
              <w:rPr>
                <w:rStyle w:val="CommentReference"/>
                <w:rFonts w:ascii="Times New Roman" w:eastAsiaTheme="minorHAnsi" w:hAnsi="Times New Roman" w:cstheme="minorBidi"/>
                <w:color w:val="auto"/>
              </w:rPr>
              <w:commentReference w:id="785"/>
            </w:r>
            <w:r w:rsidRPr="007425E1">
              <w:t>exalted</w:t>
            </w:r>
            <w:r>
              <w:t>,</w:t>
            </w:r>
          </w:p>
          <w:p w14:paraId="5F0EBDF2" w14:textId="77777777" w:rsidR="00E35F1F" w:rsidRDefault="00E35F1F" w:rsidP="00E35F1F">
            <w:pPr>
              <w:pStyle w:val="EngHang"/>
              <w:spacing w:before="2"/>
            </w:pPr>
            <w:commentRangeStart w:id="786"/>
            <w:r>
              <w:t>B</w:t>
            </w:r>
            <w:r w:rsidRPr="007425E1">
              <w:t xml:space="preserve">eyond </w:t>
            </w:r>
            <w:commentRangeEnd w:id="786"/>
            <w:r>
              <w:rPr>
                <w:rStyle w:val="CommentReference"/>
                <w:rFonts w:ascii="Times New Roman" w:eastAsiaTheme="minorHAnsi" w:hAnsi="Times New Roman" w:cstheme="minorBidi"/>
                <w:color w:val="auto"/>
              </w:rPr>
              <w:commentReference w:id="786"/>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7"/>
            <w:r>
              <w:t>righteous</w:t>
            </w:r>
            <w:commentRangeEnd w:id="787"/>
            <w:r>
              <w:rPr>
                <w:rStyle w:val="CommentReference"/>
                <w:rFonts w:ascii="Times New Roman" w:eastAsiaTheme="minorHAnsi" w:hAnsi="Times New Roman" w:cstheme="minorBidi"/>
                <w:color w:val="auto"/>
              </w:rPr>
              <w:commentReference w:id="787"/>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8"/>
            <w:r>
              <w:t>M</w:t>
            </w:r>
            <w:r w:rsidRPr="007425E1">
              <w:t xml:space="preserve">editate </w:t>
            </w:r>
            <w:commentRangeEnd w:id="788"/>
            <w:r>
              <w:rPr>
                <w:rStyle w:val="CommentReference"/>
                <w:rFonts w:ascii="Times New Roman" w:eastAsiaTheme="minorHAnsi" w:hAnsi="Times New Roman" w:cstheme="minorBidi"/>
                <w:color w:val="auto"/>
              </w:rPr>
              <w:commentReference w:id="788"/>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9"/>
            <w:r>
              <w:t>lips</w:t>
            </w:r>
            <w:commentRangeEnd w:id="789"/>
            <w:r>
              <w:rPr>
                <w:rStyle w:val="CommentReference"/>
              </w:rPr>
              <w:commentReference w:id="789"/>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0"/>
            <w:r w:rsidR="00E35F1F" w:rsidRPr="007425E1">
              <w:t>f</w:t>
            </w:r>
            <w:commentRangeEnd w:id="790"/>
            <w:r w:rsidR="00E35F1F">
              <w:rPr>
                <w:rStyle w:val="CommentReference"/>
              </w:rPr>
              <w:commentReference w:id="790"/>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1"/>
            <w:r w:rsidRPr="007425E1">
              <w:t>praise</w:t>
            </w:r>
            <w:r>
              <w:t xml:space="preserve"> </w:t>
            </w:r>
            <w:commentRangeEnd w:id="791"/>
            <w:r>
              <w:rPr>
                <w:rStyle w:val="CommentReference"/>
                <w:rFonts w:ascii="Times New Roman" w:eastAsiaTheme="minorHAnsi" w:hAnsi="Times New Roman" w:cstheme="minorBidi"/>
                <w:color w:val="auto"/>
              </w:rPr>
              <w:commentReference w:id="791"/>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2"/>
            <w:r>
              <w:t>set</w:t>
            </w:r>
            <w:r w:rsidRPr="007425E1">
              <w:t xml:space="preserve"> </w:t>
            </w:r>
            <w:commentRangeEnd w:id="792"/>
            <w:r>
              <w:rPr>
                <w:rStyle w:val="CommentReference"/>
                <w:rFonts w:ascii="Times New Roman" w:eastAsiaTheme="minorHAnsi" w:hAnsi="Times New Roman" w:cstheme="minorBidi"/>
                <w:color w:val="auto"/>
              </w:rPr>
              <w:commentReference w:id="792"/>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4"/>
            <w:r>
              <w:t xml:space="preserve">similitudes </w:t>
            </w:r>
            <w:commentRangeEnd w:id="794"/>
            <w:r>
              <w:rPr>
                <w:rStyle w:val="CommentReference"/>
                <w:rFonts w:ascii="Times New Roman" w:eastAsiaTheme="minorHAnsi" w:hAnsi="Times New Roman" w:cstheme="minorBidi"/>
                <w:color w:val="auto"/>
              </w:rPr>
              <w:commentReference w:id="794"/>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5" w:name="_Toc298445793"/>
      <w:bookmarkStart w:id="796" w:name="_Toc298681278"/>
      <w:bookmarkStart w:id="797" w:name="_Toc298447518"/>
      <w:bookmarkStart w:id="798" w:name="_Toc308441916"/>
      <w:r w:rsidRPr="00FD2E69">
        <w:t>The Conclusion of the Adam Psali</w:t>
      </w:r>
      <w:bookmarkEnd w:id="795"/>
      <w:bookmarkEnd w:id="796"/>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9" w:name="_Ref452619708"/>
      <w:r>
        <w:t>The Monday Theotokia</w:t>
      </w:r>
      <w:bookmarkEnd w:id="799"/>
    </w:p>
    <w:p w14:paraId="709F76CB" w14:textId="77777777" w:rsidR="00E35F1F" w:rsidRDefault="00E35F1F" w:rsidP="00E35F1F">
      <w:pPr>
        <w:pStyle w:val="Heading6"/>
      </w:pPr>
      <w:bookmarkStart w:id="800" w:name="_Toc298445794"/>
      <w:bookmarkStart w:id="801" w:name="_Toc298681279"/>
      <w:bookmarkStart w:id="802" w:name="_Toc298447519"/>
      <w:r>
        <w:t>Part One</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3"/>
            <w:r>
              <w:t xml:space="preserve">his </w:t>
            </w:r>
            <w:commentRangeEnd w:id="803"/>
            <w:r>
              <w:rPr>
                <w:rStyle w:val="CommentReference"/>
              </w:rPr>
              <w:commentReference w:id="803"/>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5" w:name="_Toc298445795"/>
      <w:bookmarkStart w:id="806" w:name="_Toc298681280"/>
      <w:bookmarkStart w:id="807" w:name="_Toc298447520"/>
      <w:r>
        <w:t>Part Two</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9" w:name="_Toc298445796"/>
      <w:bookmarkStart w:id="810" w:name="_Toc298681281"/>
      <w:bookmarkStart w:id="811" w:name="_Toc298447521"/>
      <w:r>
        <w:t>Part Three</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2"/>
            <w:r w:rsidRPr="007425E1">
              <w:t xml:space="preserve">only </w:t>
            </w:r>
            <w:commentRangeEnd w:id="812"/>
            <w:r>
              <w:rPr>
                <w:rStyle w:val="CommentReference"/>
                <w:rFonts w:ascii="Times New Roman" w:eastAsiaTheme="minorHAnsi" w:hAnsi="Times New Roman" w:cstheme="minorBidi"/>
                <w:color w:val="auto"/>
              </w:rPr>
              <w:commentReference w:id="81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3"/>
            <w:r w:rsidRPr="007425E1">
              <w:t xml:space="preserve">save </w:t>
            </w:r>
            <w:commentRangeEnd w:id="813"/>
            <w:r>
              <w:rPr>
                <w:rStyle w:val="CommentReference"/>
              </w:rPr>
              <w:commentReference w:id="81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4"/>
            <w:r w:rsidRPr="007425E1">
              <w:t xml:space="preserve"> </w:t>
            </w:r>
            <w:commentRangeEnd w:id="814"/>
            <w:r>
              <w:rPr>
                <w:rStyle w:val="CommentReference"/>
                <w:rFonts w:ascii="Times New Roman" w:eastAsiaTheme="minorHAnsi" w:hAnsi="Times New Roman" w:cstheme="minorBidi"/>
                <w:color w:val="auto"/>
              </w:rPr>
              <w:commentReference w:id="814"/>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5" w:name="_Toc298445797"/>
      <w:bookmarkStart w:id="816" w:name="_Toc298681282"/>
      <w:bookmarkStart w:id="817" w:name="_Toc298447522"/>
      <w:r>
        <w:lastRenderedPageBreak/>
        <w:t>Part Four</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8"/>
            <w:r w:rsidRPr="007425E1">
              <w:t>counsel</w:t>
            </w:r>
            <w:commentRangeEnd w:id="818"/>
            <w:r>
              <w:rPr>
                <w:rStyle w:val="CommentReference"/>
              </w:rPr>
              <w:commentReference w:id="81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0" w:name="_Toc298445798"/>
      <w:bookmarkStart w:id="821" w:name="_Toc298681283"/>
      <w:bookmarkStart w:id="822" w:name="_Toc298447523"/>
      <w:r>
        <w:t>Part Five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3"/>
            <w:r w:rsidRPr="007425E1">
              <w:t>overcome</w:t>
            </w:r>
            <w:commentRangeEnd w:id="823"/>
            <w:r>
              <w:rPr>
                <w:rStyle w:val="CommentReference"/>
                <w:rFonts w:ascii="Times New Roman" w:eastAsiaTheme="minorHAnsi" w:hAnsi="Times New Roman" w:cstheme="minorBidi"/>
                <w:color w:val="auto"/>
              </w:rPr>
              <w:commentReference w:id="82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4"/>
            <w:r w:rsidRPr="007425E1">
              <w:t xml:space="preserve"> </w:t>
            </w:r>
            <w:commentRangeEnd w:id="824"/>
            <w:r>
              <w:rPr>
                <w:rStyle w:val="CommentReference"/>
                <w:rFonts w:ascii="Times New Roman" w:eastAsiaTheme="minorHAnsi" w:hAnsi="Times New Roman" w:cstheme="minorBidi"/>
                <w:color w:val="auto"/>
              </w:rPr>
              <w:commentReference w:id="824"/>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5" w:name="_Toc298445799"/>
      <w:bookmarkStart w:id="826" w:name="_Toc298681284"/>
      <w:bookmarkStart w:id="827" w:name="_Toc298447524"/>
      <w:r>
        <w:t>Part Six</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8"/>
            <w:r>
              <w:t>A</w:t>
            </w:r>
            <w:r w:rsidRPr="007425E1">
              <w:t xml:space="preserve">nd became </w:t>
            </w:r>
            <w:r w:rsidR="00DA1843">
              <w:t>man perfectly</w:t>
            </w:r>
            <w:commentRangeEnd w:id="828"/>
            <w:r>
              <w:rPr>
                <w:rStyle w:val="CommentReference"/>
              </w:rPr>
              <w:commentReference w:id="828"/>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9"/>
            <w:r w:rsidRPr="007425E1">
              <w:t xml:space="preserve">Without </w:t>
            </w:r>
            <w:commentRangeEnd w:id="829"/>
            <w:r>
              <w:rPr>
                <w:rStyle w:val="CommentReference"/>
                <w:rFonts w:ascii="Times New Roman" w:eastAsiaTheme="minorHAnsi" w:hAnsi="Times New Roman" w:cstheme="minorBidi"/>
                <w:color w:val="auto"/>
              </w:rPr>
              <w:commentReference w:id="82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0"/>
            <w:r w:rsidRPr="007425E1">
              <w:t xml:space="preserve"> </w:t>
            </w:r>
            <w:commentRangeEnd w:id="830"/>
            <w:r>
              <w:rPr>
                <w:rStyle w:val="CommentReference"/>
                <w:rFonts w:ascii="Times New Roman" w:eastAsiaTheme="minorHAnsi" w:hAnsi="Times New Roman" w:cstheme="minorBidi"/>
                <w:color w:val="auto"/>
              </w:rPr>
              <w:commentReference w:id="830"/>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1" w:name="_Toc298445800"/>
      <w:bookmarkStart w:id="832" w:name="_Toc298681285"/>
      <w:bookmarkStart w:id="833" w:name="_Toc298447525"/>
      <w:r>
        <w:t>Part Seven</w:t>
      </w:r>
      <w:bookmarkEnd w:id="831"/>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4"/>
            <w:r w:rsidRPr="007425E1">
              <w:t xml:space="preserve"> </w:t>
            </w:r>
            <w:commentRangeEnd w:id="834"/>
            <w:r>
              <w:rPr>
                <w:rStyle w:val="CommentReference"/>
                <w:rFonts w:ascii="Times New Roman" w:eastAsiaTheme="minorHAnsi" w:hAnsi="Times New Roman" w:cstheme="minorBidi"/>
                <w:color w:val="auto"/>
              </w:rPr>
              <w:commentReference w:id="834"/>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5" w:name="_Toc298445801"/>
      <w:bookmarkStart w:id="836" w:name="_Toc298681286"/>
      <w:bookmarkStart w:id="837" w:name="_Toc298447526"/>
      <w:r>
        <w:t>Part Eight</w:t>
      </w:r>
      <w:bookmarkEnd w:id="835"/>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9"/>
            <w:r w:rsidRPr="007425E1">
              <w:t xml:space="preserve"> </w:t>
            </w:r>
            <w:commentRangeEnd w:id="839"/>
            <w:r>
              <w:rPr>
                <w:rStyle w:val="CommentReference"/>
                <w:rFonts w:ascii="Times New Roman" w:eastAsiaTheme="minorHAnsi" w:hAnsi="Times New Roman" w:cstheme="minorBidi"/>
                <w:color w:val="auto"/>
              </w:rPr>
              <w:commentReference w:id="839"/>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0" w:name="_Toc298445802"/>
      <w:bookmarkStart w:id="841" w:name="_Toc298681287"/>
      <w:bookmarkStart w:id="842" w:name="_Toc298447527"/>
      <w:r>
        <w:t>Part Nine</w:t>
      </w:r>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3"/>
            <w:r>
              <w:t>A</w:t>
            </w:r>
            <w:r w:rsidRPr="007425E1">
              <w:t>ngels</w:t>
            </w:r>
            <w:commentRangeEnd w:id="843"/>
            <w:r>
              <w:rPr>
                <w:rStyle w:val="CommentReference"/>
                <w:rFonts w:ascii="Times New Roman" w:eastAsiaTheme="minorHAnsi" w:hAnsi="Times New Roman" w:cstheme="minorBidi"/>
                <w:color w:val="auto"/>
              </w:rPr>
              <w:commentReference w:id="843"/>
            </w:r>
            <w:r w:rsidRPr="007425E1">
              <w:t xml:space="preserve"> of light </w:t>
            </w:r>
          </w:p>
          <w:p w14:paraId="63D00661" w14:textId="77777777" w:rsidR="00E35F1F" w:rsidRDefault="00E35F1F" w:rsidP="00E35F1F">
            <w:pPr>
              <w:pStyle w:val="EngHangEnd"/>
            </w:pPr>
            <w:commentRangeStart w:id="844"/>
            <w:r>
              <w:t>P</w:t>
            </w:r>
            <w:r w:rsidRPr="007425E1">
              <w:t xml:space="preserve">raise </w:t>
            </w:r>
            <w:commentRangeEnd w:id="844"/>
            <w:r>
              <w:rPr>
                <w:rStyle w:val="CommentReference"/>
              </w:rPr>
              <w:commentReference w:id="84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5"/>
            <w:r>
              <w:t>shone</w:t>
            </w:r>
            <w:commentRangeEnd w:id="845"/>
            <w:r>
              <w:rPr>
                <w:rStyle w:val="CommentReference"/>
                <w:rFonts w:ascii="Times New Roman" w:eastAsiaTheme="minorHAnsi" w:hAnsi="Times New Roman" w:cstheme="minorBidi"/>
                <w:color w:val="auto"/>
              </w:rPr>
              <w:commentReference w:id="84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6"/>
            <w:r w:rsidRPr="007425E1">
              <w:t xml:space="preserve">In </w:t>
            </w:r>
            <w:commentRangeEnd w:id="846"/>
            <w:r>
              <w:rPr>
                <w:rStyle w:val="CommentReference"/>
                <w:rFonts w:ascii="Times New Roman" w:eastAsiaTheme="minorHAnsi" w:hAnsi="Times New Roman" w:cstheme="minorBidi"/>
                <w:color w:val="auto"/>
              </w:rPr>
              <w:commentReference w:id="84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7"/>
            <w:r>
              <w:t>W</w:t>
            </w:r>
            <w:r w:rsidRPr="007425E1">
              <w:t xml:space="preserve">ho </w:t>
            </w:r>
            <w:commentRangeEnd w:id="847"/>
            <w:r>
              <w:rPr>
                <w:rStyle w:val="CommentReference"/>
                <w:rFonts w:ascii="Times New Roman" w:eastAsiaTheme="minorHAnsi" w:hAnsi="Times New Roman" w:cstheme="minorBidi"/>
                <w:color w:val="auto"/>
              </w:rPr>
              <w:commentReference w:id="84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8"/>
            <w:r w:rsidRPr="007425E1">
              <w:t xml:space="preserve">we bless </w:t>
            </w:r>
            <w:r>
              <w:t>You</w:t>
            </w:r>
            <w:r w:rsidRPr="007425E1">
              <w:t xml:space="preserve"> </w:t>
            </w:r>
            <w:commentRangeEnd w:id="848"/>
            <w:r>
              <w:rPr>
                <w:rStyle w:val="CommentReference"/>
                <w:rFonts w:ascii="Times New Roman" w:eastAsiaTheme="minorHAnsi" w:hAnsi="Times New Roman" w:cstheme="minorBidi"/>
                <w:color w:val="auto"/>
              </w:rPr>
              <w:commentReference w:id="84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9"/>
            <w:r w:rsidRPr="007425E1">
              <w:t xml:space="preserve"> </w:t>
            </w:r>
            <w:commentRangeEnd w:id="849"/>
            <w:r>
              <w:rPr>
                <w:rStyle w:val="CommentReference"/>
                <w:rFonts w:ascii="Times New Roman" w:eastAsiaTheme="minorHAnsi" w:hAnsi="Times New Roman" w:cstheme="minorBidi"/>
                <w:color w:val="auto"/>
              </w:rPr>
              <w:commentReference w:id="849"/>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0" w:name="_Toc298445803"/>
      <w:bookmarkStart w:id="851" w:name="_Toc298681288"/>
      <w:bookmarkStart w:id="852" w:name="_Toc298447528"/>
      <w:bookmarkStart w:id="853" w:name="_Toc308441917"/>
      <w:r>
        <w:lastRenderedPageBreak/>
        <w:t>The Crown Adam</w:t>
      </w:r>
      <w:bookmarkEnd w:id="850"/>
      <w:bookmarkEnd w:id="851"/>
      <w:bookmarkEnd w:id="852"/>
      <w:bookmarkEnd w:id="85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4"/>
            <w:r w:rsidRPr="007425E1">
              <w:t>estate</w:t>
            </w:r>
            <w:commentRangeEnd w:id="854"/>
            <w:r>
              <w:rPr>
                <w:rStyle w:val="CommentReference"/>
              </w:rPr>
              <w:commentReference w:id="85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5"/>
            <w:r w:rsidRPr="007425E1">
              <w:t xml:space="preserve">holy </w:t>
            </w:r>
            <w:commentRangeEnd w:id="855"/>
            <w:r>
              <w:rPr>
                <w:rStyle w:val="CommentReference"/>
              </w:rPr>
              <w:commentReference w:id="85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6"/>
            <w:r>
              <w:t xml:space="preserve">Womanhood </w:t>
            </w:r>
            <w:commentRangeEnd w:id="856"/>
            <w:r>
              <w:rPr>
                <w:rStyle w:val="CommentReference"/>
                <w:rFonts w:ascii="Times New Roman" w:eastAsiaTheme="minorHAnsi" w:hAnsi="Times New Roman" w:cstheme="minorBidi"/>
                <w:color w:val="auto"/>
              </w:rPr>
              <w:commentReference w:id="85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025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7" w:name="_Toc298445804"/>
      <w:bookmarkStart w:id="858" w:name="_Toc298681289"/>
      <w:bookmarkStart w:id="859" w:name="_Toc298447529"/>
      <w:bookmarkStart w:id="860" w:name="_Toc308441918"/>
      <w:bookmarkStart w:id="861" w:name="_Toc459399192"/>
      <w:r>
        <w:lastRenderedPageBreak/>
        <w:t>Tuesday</w:t>
      </w:r>
      <w:bookmarkEnd w:id="857"/>
      <w:bookmarkEnd w:id="858"/>
      <w:bookmarkEnd w:id="859"/>
      <w:bookmarkEnd w:id="860"/>
      <w:bookmarkEnd w:id="861"/>
    </w:p>
    <w:p w14:paraId="5EF92007" w14:textId="77777777" w:rsidR="00E35F1F" w:rsidRDefault="00E35F1F" w:rsidP="00E35F1F">
      <w:pPr>
        <w:pStyle w:val="Heading3"/>
      </w:pPr>
      <w:bookmarkStart w:id="862" w:name="_Toc298445805"/>
      <w:bookmarkStart w:id="863" w:name="_Toc298681290"/>
      <w:bookmarkStart w:id="864" w:name="_Toc298447530"/>
      <w:bookmarkStart w:id="865" w:name="_Toc308441919"/>
      <w:bookmarkStart w:id="866" w:name="_Ref452619734"/>
      <w:bookmarkStart w:id="867" w:name="_Ref452619738"/>
      <w:r>
        <w:t>The Tuesday Psali Adam</w:t>
      </w:r>
      <w:bookmarkEnd w:id="862"/>
      <w:bookmarkEnd w:id="863"/>
      <w:bookmarkEnd w:id="864"/>
      <w:bookmarkEnd w:id="865"/>
      <w:bookmarkEnd w:id="866"/>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8"/>
            <w:r w:rsidRPr="007425E1">
              <w:t>wandered</w:t>
            </w:r>
            <w:commentRangeEnd w:id="868"/>
            <w:r>
              <w:rPr>
                <w:rStyle w:val="CommentReference"/>
                <w:rFonts w:ascii="Times New Roman" w:eastAsiaTheme="minorHAnsi" w:hAnsi="Times New Roman" w:cstheme="minorBidi"/>
                <w:color w:val="auto"/>
              </w:rPr>
              <w:commentReference w:id="86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9"/>
            <w:r w:rsidRPr="007425E1">
              <w:t>cold and frost</w:t>
            </w:r>
            <w:commentRangeEnd w:id="869"/>
            <w:r>
              <w:rPr>
                <w:rStyle w:val="CommentReference"/>
              </w:rPr>
              <w:commentReference w:id="86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0"/>
            <w:r>
              <w:t>From</w:t>
            </w:r>
            <w:r w:rsidRPr="007425E1">
              <w:t xml:space="preserve"> </w:t>
            </w:r>
            <w:commentRangeEnd w:id="870"/>
            <w:r>
              <w:rPr>
                <w:rStyle w:val="CommentReference"/>
              </w:rPr>
              <w:commentReference w:id="87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1" w:name="_Toc298445806"/>
      <w:bookmarkStart w:id="872" w:name="_Toc298681291"/>
      <w:bookmarkStart w:id="873" w:name="_Toc298447531"/>
      <w:bookmarkStart w:id="874" w:name="_Toc308441920"/>
      <w:r w:rsidRPr="00FD2E69">
        <w:lastRenderedPageBreak/>
        <w:t>The Conclusion of the Adam Psali</w:t>
      </w:r>
      <w:bookmarkEnd w:id="871"/>
      <w:bookmarkEnd w:id="872"/>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5" w:name="_Toc298445807"/>
      <w:bookmarkStart w:id="876" w:name="_Toc298681292"/>
      <w:bookmarkStart w:id="877" w:name="_Toc298447532"/>
      <w:bookmarkStart w:id="878" w:name="_Toc308441921"/>
      <w:bookmarkStart w:id="879" w:name="_Ref452619755"/>
      <w:bookmarkStart w:id="880" w:name="_Ref452619759"/>
      <w:r>
        <w:t>The Tuesday Theotokia</w:t>
      </w:r>
      <w:bookmarkEnd w:id="875"/>
      <w:bookmarkEnd w:id="876"/>
      <w:bookmarkEnd w:id="877"/>
      <w:bookmarkEnd w:id="878"/>
      <w:bookmarkEnd w:id="879"/>
      <w:bookmarkEnd w:id="88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1" w:name="_Toc298445808"/>
      <w:bookmarkStart w:id="882" w:name="_Toc298681293"/>
      <w:bookmarkStart w:id="883" w:name="_Toc298447533"/>
      <w:r>
        <w:t>Part One</w:t>
      </w:r>
      <w:bookmarkEnd w:id="881"/>
      <w:bookmarkEnd w:id="882"/>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4" w:name="_Toc298445809"/>
      <w:bookmarkStart w:id="885" w:name="_Toc298681294"/>
      <w:bookmarkStart w:id="886" w:name="_Toc298447534"/>
      <w:r>
        <w:t>Part Tw</w:t>
      </w:r>
      <w:bookmarkEnd w:id="884"/>
      <w:r>
        <w:t>o</w:t>
      </w:r>
      <w:bookmarkEnd w:id="885"/>
      <w:bookmarkEnd w:id="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7"/>
            <w:r>
              <w:t>received</w:t>
            </w:r>
            <w:commentRangeEnd w:id="887"/>
            <w:r>
              <w:rPr>
                <w:rStyle w:val="CommentReference"/>
                <w:rFonts w:ascii="Times New Roman" w:eastAsiaTheme="minorHAnsi" w:hAnsi="Times New Roman" w:cstheme="minorBidi"/>
                <w:color w:val="auto"/>
              </w:rPr>
              <w:commentReference w:id="887"/>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8" w:name="_Toc298681295"/>
      <w:bookmarkStart w:id="889" w:name="_Toc298447535"/>
      <w:r>
        <w:lastRenderedPageBreak/>
        <w:t>Part Three</w:t>
      </w:r>
      <w:bookmarkEnd w:id="888"/>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0" w:name="_Toc298681296"/>
      <w:bookmarkStart w:id="891" w:name="_Toc298447536"/>
      <w:r>
        <w:lastRenderedPageBreak/>
        <w:t>Part Four</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2" w:name="_Toc298681297"/>
      <w:bookmarkStart w:id="893" w:name="_Toc298447537"/>
      <w:r>
        <w:t>Part Five</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4"/>
            <w:r>
              <w:t>unlimited</w:t>
            </w:r>
            <w:commentRangeEnd w:id="894"/>
            <w:r>
              <w:rPr>
                <w:rStyle w:val="CommentReference"/>
                <w:rFonts w:ascii="Times New Roman" w:eastAsiaTheme="minorHAnsi" w:hAnsi="Times New Roman" w:cstheme="minorBidi"/>
                <w:color w:val="auto"/>
              </w:rPr>
              <w:commentReference w:id="89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5" w:name="_Toc298681298"/>
      <w:bookmarkStart w:id="896" w:name="_Toc298447538"/>
      <w:r>
        <w:t>Part Six</w:t>
      </w:r>
      <w:bookmarkEnd w:id="895"/>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7"/>
            <w:r>
              <w:t xml:space="preserve"> </w:t>
            </w:r>
            <w:commentRangeEnd w:id="897"/>
            <w:r>
              <w:rPr>
                <w:rStyle w:val="CommentReference"/>
              </w:rPr>
              <w:commentReference w:id="897"/>
            </w:r>
            <w:r>
              <w:t>f</w:t>
            </w:r>
            <w:commentRangeStart w:id="898"/>
            <w:r>
              <w:t>aith</w:t>
            </w:r>
            <w:commentRangeEnd w:id="898"/>
            <w:r>
              <w:rPr>
                <w:rStyle w:val="CommentReference"/>
              </w:rPr>
              <w:commentReference w:id="89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9" w:name="_Toc298681299"/>
      <w:bookmarkStart w:id="900" w:name="_Toc298447539"/>
      <w:r>
        <w:lastRenderedPageBreak/>
        <w:t>Part Seven</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1"/>
            <w:r>
              <w:t xml:space="preserve">a </w:t>
            </w:r>
            <w:commentRangeEnd w:id="901"/>
            <w:r>
              <w:rPr>
                <w:rStyle w:val="CommentReference"/>
                <w:rFonts w:ascii="Times New Roman" w:eastAsiaTheme="minorHAnsi" w:hAnsi="Times New Roman" w:cstheme="minorBidi"/>
                <w:color w:val="auto"/>
              </w:rPr>
              <w:commentReference w:id="90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2" w:name="_Toc298681300"/>
      <w:bookmarkStart w:id="903" w:name="_Toc298447540"/>
      <w:bookmarkStart w:id="904" w:name="_Toc308441922"/>
      <w:r>
        <w:t>The Crown Adam</w:t>
      </w:r>
      <w:bookmarkEnd w:id="902"/>
      <w:bookmarkEnd w:id="903"/>
      <w:bookmarkEnd w:id="90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5"/>
            <w:r>
              <w:t>He</w:t>
            </w:r>
            <w:r w:rsidRPr="007425E1">
              <w:t xml:space="preserve"> </w:t>
            </w:r>
            <w:commentRangeEnd w:id="905"/>
            <w:r>
              <w:rPr>
                <w:rStyle w:val="CommentReference"/>
                <w:rFonts w:ascii="Times New Roman" w:eastAsiaTheme="minorHAnsi" w:hAnsi="Times New Roman" w:cstheme="minorBidi"/>
                <w:color w:val="auto"/>
              </w:rPr>
              <w:commentReference w:id="905"/>
            </w:r>
            <w:r w:rsidRPr="007425E1">
              <w:t xml:space="preserve">who is carried </w:t>
            </w:r>
          </w:p>
          <w:p w14:paraId="05DA09F2" w14:textId="04037ECB" w:rsidR="00E35F1F" w:rsidRDefault="00557D05" w:rsidP="00E35F1F">
            <w:pPr>
              <w:pStyle w:val="EngHangEnd"/>
            </w:pPr>
            <w:r>
              <w:t>Upon</w:t>
            </w:r>
            <w:commentRangeStart w:id="906"/>
            <w:r w:rsidR="00E35F1F" w:rsidRPr="007425E1">
              <w:t xml:space="preserve"> </w:t>
            </w:r>
            <w:commentRangeEnd w:id="906"/>
            <w:r w:rsidR="00E35F1F">
              <w:rPr>
                <w:rStyle w:val="CommentReference"/>
              </w:rPr>
              <w:commentReference w:id="90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7"/>
            <w:r>
              <w:rPr>
                <w:rStyle w:val="CommentReference"/>
                <w:rFonts w:ascii="Garamond" w:hAnsi="Garamond" w:cstheme="minorBidi"/>
                <w:noProof w:val="0"/>
                <w:lang w:val="en-CA"/>
              </w:rPr>
              <w:commentReference w:id="90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025C">
        <w:rPr>
          <w:noProof/>
        </w:rPr>
        <w:t>443</w:t>
      </w:r>
      <w:r>
        <w:fldChar w:fldCharType="end"/>
      </w:r>
      <w:r>
        <w:t>.</w:t>
      </w:r>
    </w:p>
    <w:p w14:paraId="55A2AE2E" w14:textId="77777777" w:rsidR="00E35F1F" w:rsidRDefault="00E35F1F" w:rsidP="00E35F1F">
      <w:pPr>
        <w:pStyle w:val="Heading2"/>
      </w:pPr>
      <w:bookmarkStart w:id="908" w:name="_Toc298681301"/>
      <w:bookmarkStart w:id="909" w:name="_Toc308441923"/>
      <w:bookmarkStart w:id="910" w:name="_Toc459399193"/>
      <w:r>
        <w:lastRenderedPageBreak/>
        <w:t>Wednesday</w:t>
      </w:r>
      <w:bookmarkEnd w:id="908"/>
      <w:bookmarkEnd w:id="909"/>
      <w:bookmarkEnd w:id="910"/>
    </w:p>
    <w:p w14:paraId="5D01081B" w14:textId="77777777" w:rsidR="00E35F1F" w:rsidRDefault="00E35F1F" w:rsidP="00E35F1F">
      <w:pPr>
        <w:pStyle w:val="Heading3"/>
      </w:pPr>
      <w:bookmarkStart w:id="911" w:name="_Toc298681302"/>
      <w:bookmarkStart w:id="912" w:name="_Toc308441924"/>
      <w:bookmarkStart w:id="913" w:name="_Ref452619950"/>
      <w:bookmarkStart w:id="914" w:name="_Ref452619954"/>
      <w:r>
        <w:t>The Wednesday Psali Batos</w:t>
      </w:r>
      <w:bookmarkEnd w:id="911"/>
      <w:bookmarkEnd w:id="912"/>
      <w:bookmarkEnd w:id="913"/>
      <w:bookmarkEnd w:id="91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5"/>
            <w:r>
              <w:t xml:space="preserve">breaths </w:t>
            </w:r>
            <w:commentRangeEnd w:id="915"/>
            <w:r>
              <w:rPr>
                <w:rStyle w:val="CommentReference"/>
                <w:rFonts w:ascii="Times New Roman" w:eastAsiaTheme="minorHAnsi" w:hAnsi="Times New Roman" w:cstheme="minorBidi"/>
                <w:color w:val="auto"/>
              </w:rPr>
              <w:commentReference w:id="91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6"/>
            <w:r>
              <w:t xml:space="preserve">When </w:t>
            </w:r>
            <w:commentRangeEnd w:id="916"/>
            <w:r>
              <w:rPr>
                <w:rStyle w:val="CommentReference"/>
                <w:rFonts w:ascii="Times New Roman" w:eastAsiaTheme="minorHAnsi" w:hAnsi="Times New Roman" w:cstheme="minorBidi"/>
                <w:color w:val="auto"/>
              </w:rPr>
              <w:commentReference w:id="91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7"/>
            <w:r>
              <w:t>tribulations</w:t>
            </w:r>
            <w:commentRangeEnd w:id="917"/>
            <w:r>
              <w:rPr>
                <w:rStyle w:val="CommentReference"/>
                <w:rFonts w:ascii="Times New Roman" w:eastAsiaTheme="minorHAnsi" w:hAnsi="Times New Roman" w:cstheme="minorBidi"/>
                <w:color w:val="auto"/>
              </w:rPr>
              <w:commentReference w:id="91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8" w:name="_Toc298681303"/>
      <w:bookmarkStart w:id="919" w:name="_Toc308441925"/>
      <w:r w:rsidRPr="00FD2E69">
        <w:t xml:space="preserve">The Conclusion of the </w:t>
      </w:r>
      <w:r>
        <w:t>Batos</w:t>
      </w:r>
      <w:r w:rsidRPr="00FD2E69">
        <w:t xml:space="preserve"> Psali</w:t>
      </w:r>
      <w:bookmarkEnd w:id="918"/>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0" w:name="_Toc298681304"/>
      <w:bookmarkStart w:id="921" w:name="_Toc308441926"/>
      <w:bookmarkStart w:id="922" w:name="_Ref452619983"/>
      <w:bookmarkStart w:id="923" w:name="_Ref452619987"/>
      <w:r>
        <w:t>The Wednesday Theotokia</w:t>
      </w:r>
      <w:bookmarkEnd w:id="920"/>
      <w:bookmarkEnd w:id="921"/>
      <w:bookmarkEnd w:id="922"/>
      <w:bookmarkEnd w:id="92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4" w:name="_Toc298681305"/>
      <w:r>
        <w:t>Part One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5" w:name="_Toc298681306"/>
      <w:r>
        <w:t>Part Two</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6"/>
            <w:r w:rsidRPr="00FA5B8C">
              <w:t>ⲥⲉⲙⲟϣⲓ ϧⲉⲛ ⲛ̀ⲧⲉ ⲡ̀ⲕⲁϩⲓ ⲥⲉⲙⲟϣⲓ ϧⲉⲛ ⲡⲉⲟⲩⲱⲓⲛⲓ</w:t>
            </w:r>
            <w:r w:rsidRPr="00F6464C">
              <w:t xml:space="preserve"> </w:t>
            </w:r>
            <w:commentRangeEnd w:id="926"/>
            <w:r>
              <w:rPr>
                <w:rStyle w:val="CommentReference"/>
                <w:rFonts w:ascii="Garamond" w:hAnsi="Garamond" w:cstheme="minorBidi"/>
                <w:noProof w:val="0"/>
                <w:lang w:val="en-CA"/>
              </w:rPr>
              <w:commentReference w:id="92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7" w:name="_Toc298681307"/>
      <w:r>
        <w:lastRenderedPageBreak/>
        <w:t>Part Three</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8"/>
            <w:r w:rsidRPr="007425E1">
              <w:t>For you brought forth</w:t>
            </w:r>
            <w:commentRangeEnd w:id="928"/>
            <w:r>
              <w:rPr>
                <w:rStyle w:val="CommentReference"/>
                <w:rFonts w:ascii="Times New Roman" w:eastAsiaTheme="minorHAnsi" w:hAnsi="Times New Roman" w:cstheme="minorBidi"/>
                <w:color w:val="auto"/>
              </w:rPr>
              <w:commentReference w:id="92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9" w:name="_Toc298681308"/>
      <w:r>
        <w:t>Part Four</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0" w:name="_Toc298681309"/>
      <w:r>
        <w:t>Part Five</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1"/>
            <w:r>
              <w:t>He</w:t>
            </w:r>
            <w:r w:rsidRPr="007425E1">
              <w:t xml:space="preserve"> </w:t>
            </w:r>
            <w:commentRangeEnd w:id="931"/>
            <w:r>
              <w:rPr>
                <w:rStyle w:val="CommentReference"/>
              </w:rPr>
              <w:commentReference w:id="931"/>
            </w:r>
            <w:r w:rsidRPr="007425E1">
              <w:t xml:space="preserve">Who </w:t>
            </w:r>
            <w:commentRangeStart w:id="932"/>
            <w:r w:rsidRPr="007425E1">
              <w:t xml:space="preserve">is </w:t>
            </w:r>
            <w:commentRangeEnd w:id="932"/>
            <w:r>
              <w:rPr>
                <w:rStyle w:val="CommentReference"/>
              </w:rPr>
              <w:commentReference w:id="93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3"/>
            <w:r w:rsidRPr="007425E1">
              <w:t>He to Whom is due the glory forever</w:t>
            </w:r>
            <w:commentRangeEnd w:id="933"/>
            <w:r>
              <w:rPr>
                <w:rStyle w:val="CommentReference"/>
                <w:rFonts w:ascii="Times New Roman" w:eastAsiaTheme="minorHAnsi" w:hAnsi="Times New Roman" w:cstheme="minorBidi"/>
                <w:color w:val="auto"/>
              </w:rPr>
              <w:commentReference w:id="93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4" w:name="_Toc298681310"/>
      <w:r>
        <w:t>Part Six</w:t>
      </w:r>
      <w:bookmarkEnd w:id="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5"/>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5"/>
            <w:r>
              <w:rPr>
                <w:rStyle w:val="CommentReference"/>
              </w:rPr>
              <w:commentReference w:id="93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6"/>
            <w:r w:rsidRPr="00FA5B8C">
              <w:t>ⲙⲁⲣⲓⲁ</w:t>
            </w:r>
            <w:r w:rsidRPr="002147AA">
              <w:t xml:space="preserve"> </w:t>
            </w:r>
            <w:commentRangeEnd w:id="936"/>
            <w:r>
              <w:rPr>
                <w:rStyle w:val="CommentReference"/>
                <w:rFonts w:ascii="Garamond" w:hAnsi="Garamond" w:cstheme="minorBidi"/>
                <w:noProof w:val="0"/>
                <w:lang w:val="en-CA"/>
              </w:rPr>
              <w:commentReference w:id="93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7"/>
            <w:r w:rsidRPr="00FA5B8C">
              <w:t>ⲥⲧⲁⲓⲏⲟⲩⲧ ̀</w:t>
            </w:r>
            <w:commentRangeEnd w:id="937"/>
            <w:r>
              <w:rPr>
                <w:rStyle w:val="CommentReference"/>
                <w:rFonts w:ascii="Garamond" w:hAnsi="Garamond" w:cstheme="minorBidi"/>
                <w:noProof w:val="0"/>
                <w:lang w:val="en-CA"/>
              </w:rPr>
              <w:commentReference w:id="93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8"/>
            <w:r w:rsidRPr="00FA5B8C">
              <w:t>ⲙⲡⲓⲟⲩⲁⲓ ̀</w:t>
            </w:r>
            <w:commentRangeEnd w:id="938"/>
            <w:r>
              <w:rPr>
                <w:rStyle w:val="CommentReference"/>
                <w:rFonts w:ascii="Garamond" w:hAnsi="Garamond" w:cstheme="minorBidi"/>
                <w:noProof w:val="0"/>
                <w:lang w:val="en-CA"/>
              </w:rPr>
              <w:commentReference w:id="93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9"/>
            <w:r w:rsidRPr="00FA5B8C">
              <w:t>ⲉⲣⲉ ̀</w:t>
            </w:r>
            <w:commentRangeEnd w:id="939"/>
            <w:r>
              <w:rPr>
                <w:rStyle w:val="CommentReference"/>
                <w:rFonts w:ascii="Garamond" w:hAnsi="Garamond" w:cstheme="minorBidi"/>
                <w:noProof w:val="0"/>
                <w:lang w:val="en-CA"/>
              </w:rPr>
              <w:commentReference w:id="93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0" w:name="_Toc298681311"/>
      <w:r>
        <w:t>Part Seven</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1"/>
            <w:r>
              <w:t xml:space="preserve">sits </w:t>
            </w:r>
            <w:commentRangeEnd w:id="941"/>
            <w:r>
              <w:rPr>
                <w:rStyle w:val="CommentReference"/>
                <w:rFonts w:ascii="Times New Roman" w:eastAsiaTheme="minorHAnsi" w:hAnsi="Times New Roman" w:cstheme="minorBidi"/>
                <w:color w:val="auto"/>
              </w:rPr>
              <w:commentReference w:id="94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2"/>
            <w:r w:rsidRPr="00FA5B8C">
              <w:t>ⲉⲧⲁϥⲟⲩⲱⲛϩ</w:t>
            </w:r>
            <w:r w:rsidRPr="002147AA">
              <w:t xml:space="preserve"> </w:t>
            </w:r>
            <w:commentRangeEnd w:id="942"/>
            <w:r>
              <w:rPr>
                <w:rStyle w:val="CommentReference"/>
                <w:rFonts w:ascii="Garamond" w:hAnsi="Garamond" w:cstheme="minorBidi"/>
                <w:noProof w:val="0"/>
                <w:lang w:val="en-CA"/>
              </w:rPr>
              <w:commentReference w:id="94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3"/>
            <w:r w:rsidRPr="00FA5B8C">
              <w:t>Ϫⲉ ⲡⲓⲁⲧⲥⲁⲣⲝ</w:t>
            </w:r>
            <w:commentRangeEnd w:id="943"/>
            <w:r>
              <w:rPr>
                <w:rStyle w:val="CommentReference"/>
                <w:rFonts w:ascii="Garamond" w:hAnsi="Garamond" w:cstheme="minorBidi"/>
                <w:noProof w:val="0"/>
                <w:lang w:val="en-CA"/>
              </w:rPr>
              <w:commentReference w:id="94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4" w:name="_Toc298681312"/>
      <w:bookmarkStart w:id="945" w:name="_Toc308441927"/>
      <w:r>
        <w:t>The Crown Batos</w:t>
      </w:r>
      <w:bookmarkEnd w:id="944"/>
      <w:bookmarkEnd w:id="94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6"/>
            <w:r w:rsidRPr="007425E1">
              <w:t>has entered and come forth</w:t>
            </w:r>
            <w:commentRangeEnd w:id="946"/>
            <w:r>
              <w:rPr>
                <w:rStyle w:val="CommentReference"/>
                <w:rFonts w:ascii="Times New Roman" w:eastAsiaTheme="minorHAnsi" w:hAnsi="Times New Roman" w:cstheme="minorBidi"/>
                <w:color w:val="auto"/>
              </w:rPr>
              <w:commentReference w:id="94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7"/>
            <w:r w:rsidRPr="007425E1">
              <w:t>manifestation</w:t>
            </w:r>
            <w:commentRangeEnd w:id="947"/>
            <w:r>
              <w:rPr>
                <w:rStyle w:val="CommentReference"/>
              </w:rPr>
              <w:commentReference w:id="94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8"/>
            <w:r>
              <w:t>and</w:t>
            </w:r>
            <w:r w:rsidRPr="007425E1">
              <w:t xml:space="preserve"> </w:t>
            </w:r>
            <w:commentRangeEnd w:id="948"/>
            <w:r>
              <w:rPr>
                <w:rStyle w:val="CommentReference"/>
              </w:rPr>
              <w:commentReference w:id="94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025C">
        <w:rPr>
          <w:noProof/>
        </w:rPr>
        <w:t>525</w:t>
      </w:r>
      <w:r>
        <w:fldChar w:fldCharType="end"/>
      </w:r>
      <w:r>
        <w:t>.</w:t>
      </w:r>
    </w:p>
    <w:p w14:paraId="6C2803B6" w14:textId="77777777" w:rsidR="00E35F1F" w:rsidRDefault="00E35F1F" w:rsidP="00E35F1F">
      <w:pPr>
        <w:pStyle w:val="Heading2"/>
      </w:pPr>
      <w:bookmarkStart w:id="949" w:name="_Toc298681313"/>
      <w:bookmarkStart w:id="950" w:name="_Toc308441928"/>
      <w:bookmarkStart w:id="951" w:name="_Toc459399194"/>
      <w:r>
        <w:lastRenderedPageBreak/>
        <w:t>Thursday</w:t>
      </w:r>
      <w:bookmarkEnd w:id="949"/>
      <w:bookmarkEnd w:id="950"/>
      <w:bookmarkEnd w:id="951"/>
    </w:p>
    <w:p w14:paraId="562349E9" w14:textId="453ED52C" w:rsidR="00E35F1F" w:rsidRDefault="00E35F1F" w:rsidP="00E35F1F">
      <w:pPr>
        <w:pStyle w:val="Heading3"/>
      </w:pPr>
      <w:bookmarkStart w:id="952" w:name="_Toc298681314"/>
      <w:bookmarkStart w:id="953" w:name="_Toc308441929"/>
      <w:bookmarkStart w:id="954" w:name="_Ref452620057"/>
      <w:r>
        <w:t xml:space="preserve">The Psali Batos for </w:t>
      </w:r>
      <w:bookmarkEnd w:id="952"/>
      <w:bookmarkEnd w:id="953"/>
      <w:r w:rsidR="00CF15BA">
        <w:t>Thursday</w:t>
      </w:r>
      <w:bookmarkEnd w:id="95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5"/>
            <w:r w:rsidRPr="007425E1">
              <w:t xml:space="preserve">on </w:t>
            </w:r>
            <w:commentRangeEnd w:id="955"/>
            <w:r>
              <w:rPr>
                <w:rStyle w:val="CommentReference"/>
              </w:rPr>
              <w:commentReference w:id="95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6"/>
            <w:r w:rsidR="00E35F1F" w:rsidRPr="007425E1">
              <w:t xml:space="preserve"> </w:t>
            </w:r>
            <w:commentRangeEnd w:id="956"/>
            <w:r w:rsidR="00E1284B">
              <w:rPr>
                <w:rStyle w:val="CommentReference"/>
                <w:rFonts w:eastAsiaTheme="minorHAnsi" w:cstheme="minorBidi"/>
                <w:color w:val="auto"/>
                <w:lang w:val="en-CA"/>
              </w:rPr>
              <w:commentReference w:id="95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7"/>
            <w:r w:rsidRPr="007425E1">
              <w:t xml:space="preserve">Crush </w:t>
            </w:r>
            <w:r w:rsidR="00CF15BA" w:rsidRPr="00CF15BA">
              <w:t xml:space="preserve">beneath </w:t>
            </w:r>
            <w:r w:rsidRPr="007425E1">
              <w:t>us</w:t>
            </w:r>
            <w:commentRangeEnd w:id="957"/>
            <w:r>
              <w:rPr>
                <w:rStyle w:val="CommentReference"/>
                <w:rFonts w:ascii="Times New Roman" w:eastAsiaTheme="minorHAnsi" w:hAnsi="Times New Roman" w:cstheme="minorBidi"/>
                <w:color w:val="auto"/>
              </w:rPr>
              <w:commentReference w:id="95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8" w:name="_Toc298681315"/>
      <w:bookmarkStart w:id="959" w:name="_Toc308441930"/>
      <w:r w:rsidRPr="00FD2E69">
        <w:lastRenderedPageBreak/>
        <w:t xml:space="preserve">The Conclusion of the </w:t>
      </w:r>
      <w:r>
        <w:t>Batos</w:t>
      </w:r>
      <w:r w:rsidRPr="00FD2E69">
        <w:t xml:space="preserve"> Psali</w:t>
      </w:r>
      <w:bookmarkEnd w:id="958"/>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0" w:name="_Toc298681316"/>
      <w:bookmarkStart w:id="961" w:name="_Toc308441931"/>
      <w:bookmarkStart w:id="962" w:name="_Ref452620072"/>
      <w:bookmarkStart w:id="963" w:name="_Ref452620076"/>
      <w:r>
        <w:t>The Thursday Theotokia</w:t>
      </w:r>
      <w:bookmarkEnd w:id="960"/>
      <w:bookmarkEnd w:id="961"/>
      <w:bookmarkEnd w:id="962"/>
      <w:bookmarkEnd w:id="96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4" w:name="_Toc298681317"/>
      <w:r>
        <w:t>Part One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5"/>
            <w:r w:rsidRPr="007425E1">
              <w:t>virgin</w:t>
            </w:r>
            <w:commentRangeEnd w:id="965"/>
            <w:r>
              <w:rPr>
                <w:rStyle w:val="CommentReference"/>
                <w:rFonts w:ascii="Times New Roman" w:eastAsiaTheme="minorHAnsi" w:hAnsi="Times New Roman" w:cstheme="minorBidi"/>
                <w:color w:val="auto"/>
              </w:rPr>
              <w:commentReference w:id="96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6" w:name="_Toc298681318"/>
      <w:r>
        <w:t>Part Two</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7"/>
            <w:r>
              <w:t>abolished</w:t>
            </w:r>
            <w:commentRangeEnd w:id="967"/>
            <w:r>
              <w:rPr>
                <w:rStyle w:val="CommentReference"/>
                <w:rFonts w:ascii="Times New Roman" w:eastAsiaTheme="minorHAnsi" w:hAnsi="Times New Roman" w:cstheme="minorBidi"/>
                <w:color w:val="auto"/>
              </w:rPr>
              <w:commentReference w:id="96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8" w:name="_Toc298681319"/>
      <w:r>
        <w:t>Part Three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9" w:name="_Toc298681320"/>
      <w:r>
        <w:t>Part Four</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1"/>
            <w:r>
              <w:t xml:space="preserve">appeared </w:t>
            </w:r>
            <w:commentRangeEnd w:id="971"/>
            <w:r>
              <w:rPr>
                <w:rStyle w:val="CommentReference"/>
                <w:rFonts w:ascii="Times New Roman" w:eastAsiaTheme="minorHAnsi" w:hAnsi="Times New Roman" w:cstheme="minorBidi"/>
                <w:color w:val="auto"/>
              </w:rPr>
              <w:commentReference w:id="97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3"/>
            <w:r w:rsidRPr="007425E1">
              <w:t>strength</w:t>
            </w:r>
            <w:commentRangeEnd w:id="973"/>
            <w:r>
              <w:rPr>
                <w:rStyle w:val="CommentReference"/>
                <w:rFonts w:ascii="Times New Roman" w:eastAsiaTheme="minorHAnsi" w:hAnsi="Times New Roman" w:cstheme="minorBidi"/>
                <w:color w:val="auto"/>
              </w:rPr>
              <w:commentReference w:id="97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4"/>
            <w:r>
              <w:t>N</w:t>
            </w:r>
            <w:r w:rsidRPr="007425E1">
              <w:t xml:space="preserve">ow </w:t>
            </w:r>
            <w:commentRangeEnd w:id="974"/>
            <w:r>
              <w:rPr>
                <w:rStyle w:val="CommentReference"/>
                <w:rFonts w:ascii="Times New Roman" w:eastAsiaTheme="minorHAnsi" w:hAnsi="Times New Roman" w:cstheme="minorBidi"/>
                <w:color w:val="auto"/>
              </w:rPr>
              <w:commentReference w:id="97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5" w:name="_Toc298681321"/>
      <w:r>
        <w:t>Part Five</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6"/>
            <w:r>
              <w:t>Theotokos</w:t>
            </w:r>
            <w:commentRangeEnd w:id="976"/>
            <w:r>
              <w:rPr>
                <w:rStyle w:val="CommentReference"/>
                <w:rFonts w:ascii="Times New Roman" w:eastAsiaTheme="minorHAnsi" w:hAnsi="Times New Roman" w:cstheme="minorBidi"/>
                <w:color w:val="auto"/>
              </w:rPr>
              <w:commentReference w:id="97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7"/>
            <w:r>
              <w:t xml:space="preserve">of </w:t>
            </w:r>
            <w:commentRangeEnd w:id="977"/>
            <w:r>
              <w:rPr>
                <w:rStyle w:val="CommentReference"/>
                <w:rFonts w:ascii="Times New Roman" w:eastAsiaTheme="minorHAnsi" w:hAnsi="Times New Roman" w:cstheme="minorBidi"/>
                <w:color w:val="auto"/>
              </w:rPr>
              <w:commentReference w:id="97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8" w:name="_Toc298681322"/>
      <w:r>
        <w:t>Part Six</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9"/>
            <w:r>
              <w:t xml:space="preserve">The </w:t>
            </w:r>
            <w:commentRangeEnd w:id="979"/>
            <w:r>
              <w:rPr>
                <w:rStyle w:val="CommentReference"/>
                <w:rFonts w:ascii="Times New Roman" w:eastAsiaTheme="minorHAnsi" w:hAnsi="Times New Roman" w:cstheme="minorBidi"/>
                <w:color w:val="auto"/>
              </w:rPr>
              <w:commentReference w:id="97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0"/>
            <w:r>
              <w:t>would</w:t>
            </w:r>
            <w:r w:rsidRPr="007425E1">
              <w:t xml:space="preserve"> </w:t>
            </w:r>
            <w:commentRangeEnd w:id="980"/>
            <w:r>
              <w:rPr>
                <w:rStyle w:val="CommentReference"/>
              </w:rPr>
              <w:commentReference w:id="98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1" w:name="_Toc298681323"/>
      <w:r>
        <w:t>Part Seven</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2"/>
            <w:r>
              <w:t>David</w:t>
            </w:r>
            <w:commentRangeEnd w:id="982"/>
            <w:r>
              <w:rPr>
                <w:rStyle w:val="CommentReference"/>
                <w:rFonts w:ascii="Times New Roman" w:eastAsiaTheme="minorHAnsi" w:hAnsi="Times New Roman" w:cstheme="minorBidi"/>
                <w:color w:val="auto"/>
              </w:rPr>
              <w:commentReference w:id="98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3"/>
            <w:r w:rsidRPr="00E03CD4">
              <w:t xml:space="preserve">deemed </w:t>
            </w:r>
            <w:commentRangeEnd w:id="983"/>
            <w:r>
              <w:rPr>
                <w:rStyle w:val="CommentReference"/>
                <w:rFonts w:ascii="Times New Roman" w:eastAsiaTheme="minorHAnsi" w:hAnsi="Times New Roman" w:cstheme="minorBidi"/>
                <w:color w:val="auto"/>
              </w:rPr>
              <w:commentReference w:id="98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4" w:name="_Toc298681324"/>
      <w:r>
        <w:t>Part Eight</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5"/>
            <w:r>
              <w:t>heaven</w:t>
            </w:r>
            <w:r w:rsidRPr="007425E1">
              <w:t xml:space="preserve"> </w:t>
            </w:r>
            <w:commentRangeEnd w:id="985"/>
            <w:r>
              <w:rPr>
                <w:rStyle w:val="CommentReference"/>
                <w:rFonts w:ascii="Times New Roman" w:eastAsiaTheme="minorHAnsi" w:hAnsi="Times New Roman" w:cstheme="minorBidi"/>
                <w:color w:val="auto"/>
              </w:rPr>
              <w:commentReference w:id="98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6" w:name="_Toc298681325"/>
      <w:r>
        <w:lastRenderedPageBreak/>
        <w:t>Part Nine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7"/>
            <w:r w:rsidRPr="007425E1">
              <w:t>Rises</w:t>
            </w:r>
            <w:commentRangeEnd w:id="987"/>
            <w:r>
              <w:rPr>
                <w:rStyle w:val="CommentReference"/>
              </w:rPr>
              <w:commentReference w:id="98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8" w:name="_Toc298681326"/>
      <w:bookmarkStart w:id="989" w:name="_Toc308441932"/>
      <w:r>
        <w:lastRenderedPageBreak/>
        <w:t xml:space="preserve">The </w:t>
      </w:r>
      <w:r w:rsidRPr="007C4181">
        <w:t>Crown</w:t>
      </w:r>
      <w:bookmarkEnd w:id="988"/>
      <w:bookmarkEnd w:id="98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0"/>
            <w:r w:rsidRPr="007425E1">
              <w:t>destroyed</w:t>
            </w:r>
            <w:commentRangeEnd w:id="990"/>
            <w:r>
              <w:rPr>
                <w:rStyle w:val="CommentReference"/>
                <w:rFonts w:ascii="Times New Roman" w:eastAsiaTheme="minorHAnsi" w:hAnsi="Times New Roman" w:cstheme="minorBidi"/>
                <w:color w:val="auto"/>
              </w:rPr>
              <w:commentReference w:id="99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025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1" w:name="_Toc298681327"/>
      <w:bookmarkStart w:id="992" w:name="_Toc308441933"/>
      <w:bookmarkStart w:id="993" w:name="_Toc459399195"/>
      <w:r>
        <w:lastRenderedPageBreak/>
        <w:t>Friday</w:t>
      </w:r>
      <w:bookmarkEnd w:id="991"/>
      <w:bookmarkEnd w:id="992"/>
      <w:bookmarkEnd w:id="993"/>
    </w:p>
    <w:p w14:paraId="05EA9798" w14:textId="77777777" w:rsidR="00E35F1F" w:rsidRDefault="00E35F1F" w:rsidP="00E35F1F">
      <w:pPr>
        <w:pStyle w:val="Heading3"/>
      </w:pPr>
      <w:bookmarkStart w:id="994" w:name="_Toc298681328"/>
      <w:bookmarkStart w:id="995" w:name="_Toc308441934"/>
      <w:bookmarkStart w:id="996" w:name="_Ref452620428"/>
      <w:bookmarkStart w:id="997" w:name="_Ref452620435"/>
      <w:r>
        <w:t>The Psali Batos for Friday</w:t>
      </w:r>
      <w:bookmarkEnd w:id="994"/>
      <w:bookmarkEnd w:id="995"/>
      <w:bookmarkEnd w:id="996"/>
      <w:bookmarkEnd w:id="99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8"/>
            <w:r w:rsidRPr="007425E1">
              <w:t>servants</w:t>
            </w:r>
            <w:commentRangeEnd w:id="998"/>
            <w:r>
              <w:rPr>
                <w:rStyle w:val="CommentReference"/>
                <w:rFonts w:ascii="Times New Roman" w:eastAsiaTheme="minorHAnsi" w:hAnsi="Times New Roman" w:cstheme="minorBidi"/>
                <w:color w:val="auto"/>
              </w:rPr>
              <w:commentReference w:id="99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9"/>
            <w:r w:rsidRPr="007425E1">
              <w:t>To escape the face of the bows.</w:t>
            </w:r>
            <w:commentRangeEnd w:id="999"/>
            <w:r>
              <w:rPr>
                <w:rStyle w:val="CommentReference"/>
              </w:rPr>
              <w:commentReference w:id="99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0"/>
            <w:r w:rsidRPr="00FA5B8C">
              <w:t>ⲉⲑⲣⲟⲩⲱ̀ϣⲉⲙ ⲛ̀ⲧ̀ϫⲟⲙ ⲛ̀ⲧⲉ ⲡⲓⲭ̀ⲣⲱⲙ</w:t>
            </w:r>
            <w:commentRangeEnd w:id="1000"/>
            <w:r>
              <w:rPr>
                <w:rStyle w:val="CommentReference"/>
                <w:rFonts w:ascii="Garamond" w:hAnsi="Garamond" w:cstheme="minorBidi"/>
                <w:noProof w:val="0"/>
                <w:lang w:val="en-CA"/>
              </w:rPr>
              <w:commentReference w:id="1000"/>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1" w:name="_Toc298681329"/>
      <w:bookmarkStart w:id="1002" w:name="_Toc308441935"/>
      <w:r w:rsidRPr="00FD2E69">
        <w:lastRenderedPageBreak/>
        <w:t xml:space="preserve">The Conclusion of the </w:t>
      </w:r>
      <w:r>
        <w:t>Batos</w:t>
      </w:r>
      <w:r w:rsidRPr="00FD2E69">
        <w:t xml:space="preserve"> Psali</w:t>
      </w:r>
      <w:bookmarkEnd w:id="1001"/>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3" w:name="_Toc298681330"/>
      <w:bookmarkStart w:id="1004" w:name="_Toc308441936"/>
      <w:bookmarkStart w:id="1005" w:name="_Ref452620452"/>
      <w:bookmarkStart w:id="1006" w:name="_Ref452620455"/>
      <w:r>
        <w:t>The Friday Theotokia</w:t>
      </w:r>
      <w:bookmarkEnd w:id="1003"/>
      <w:bookmarkEnd w:id="1004"/>
      <w:bookmarkEnd w:id="1005"/>
      <w:bookmarkEnd w:id="100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7" w:name="_Toc298681331"/>
      <w:r>
        <w:t>Part One</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8"/>
            <w:r>
              <w:t>the fruit of your womb</w:t>
            </w:r>
            <w:commentRangeEnd w:id="1008"/>
            <w:r>
              <w:rPr>
                <w:rStyle w:val="CommentReference"/>
                <w:rFonts w:ascii="Times New Roman" w:eastAsiaTheme="minorHAnsi" w:hAnsi="Times New Roman" w:cstheme="minorBidi"/>
                <w:color w:val="auto"/>
              </w:rPr>
              <w:commentReference w:id="100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9" w:name="_Toc298681332"/>
      <w:r>
        <w:lastRenderedPageBreak/>
        <w:t>Part Two</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0"/>
            <w:r>
              <w:t xml:space="preserve">incarnate </w:t>
            </w:r>
            <w:commentRangeEnd w:id="1010"/>
            <w:r>
              <w:rPr>
                <w:rStyle w:val="CommentReference"/>
                <w:rFonts w:ascii="Times New Roman" w:eastAsiaTheme="minorHAnsi" w:hAnsi="Times New Roman" w:cstheme="minorBidi"/>
                <w:color w:val="auto"/>
              </w:rPr>
              <w:commentReference w:id="101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1" w:name="_Toc298681333"/>
      <w:r>
        <w:t>Part Three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2" w:name="_Toc298681334"/>
      <w:r>
        <w:t>Part Four</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3" w:name="_Toc298681335"/>
      <w:r>
        <w:t>Part Five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4" w:name="_Toc298681336"/>
      <w:r>
        <w:lastRenderedPageBreak/>
        <w:t>Part Six</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5" w:name="_Toc298681337"/>
      <w:r>
        <w:t>Part Seven</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6"/>
            <w:r>
              <w:t>temple</w:t>
            </w:r>
            <w:commentRangeEnd w:id="1016"/>
            <w:r>
              <w:rPr>
                <w:rStyle w:val="CommentReference"/>
                <w:rFonts w:ascii="Times New Roman" w:eastAsiaTheme="minorHAnsi" w:hAnsi="Times New Roman" w:cstheme="minorBidi"/>
                <w:color w:val="auto"/>
              </w:rPr>
              <w:commentReference w:id="101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7" w:name="_Toc298681338"/>
      <w:bookmarkStart w:id="1018" w:name="_Toc308441937"/>
      <w:r>
        <w:lastRenderedPageBreak/>
        <w:t>The Crown</w:t>
      </w:r>
      <w:bookmarkEnd w:id="1017"/>
      <w:bookmarkEnd w:id="101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9"/>
            <w:r w:rsidRPr="00F0646D">
              <w:t xml:space="preserve">Infinite </w:t>
            </w:r>
            <w:commentRangeEnd w:id="1019"/>
            <w:r>
              <w:rPr>
                <w:rStyle w:val="CommentReference"/>
                <w:rFonts w:ascii="Times New Roman" w:eastAsiaTheme="minorHAnsi" w:hAnsi="Times New Roman" w:cstheme="minorBidi"/>
                <w:color w:val="auto"/>
              </w:rPr>
              <w:commentReference w:id="101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0"/>
            <w:r w:rsidRPr="007425E1">
              <w:t>hook</w:t>
            </w:r>
            <w:commentRangeEnd w:id="1020"/>
            <w:r>
              <w:rPr>
                <w:rStyle w:val="CommentReference"/>
                <w:rFonts w:ascii="Times New Roman" w:eastAsiaTheme="minorHAnsi" w:hAnsi="Times New Roman" w:cstheme="minorBidi"/>
                <w:color w:val="auto"/>
              </w:rPr>
              <w:commentReference w:id="102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1"/>
            <w:r w:rsidRPr="007425E1">
              <w:t xml:space="preserve">Teaching </w:t>
            </w:r>
            <w:commentRangeEnd w:id="1021"/>
            <w:r>
              <w:rPr>
                <w:rStyle w:val="CommentReference"/>
                <w:rFonts w:ascii="Times New Roman" w:eastAsiaTheme="minorHAnsi" w:hAnsi="Times New Roman" w:cstheme="minorBidi"/>
                <w:color w:val="auto"/>
              </w:rPr>
              <w:commentReference w:id="102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2"/>
            <w:r w:rsidRPr="007425E1">
              <w:t>a cause</w:t>
            </w:r>
            <w:r>
              <w:t xml:space="preserve"> for us</w:t>
            </w:r>
            <w:r w:rsidRPr="007425E1">
              <w:t>,</w:t>
            </w:r>
            <w:commentRangeEnd w:id="1022"/>
            <w:r>
              <w:rPr>
                <w:rStyle w:val="CommentReference"/>
                <w:rFonts w:ascii="Times New Roman" w:eastAsiaTheme="minorHAnsi" w:hAnsi="Times New Roman" w:cstheme="minorBidi"/>
                <w:color w:val="auto"/>
              </w:rPr>
              <w:commentReference w:id="1022"/>
            </w:r>
          </w:p>
          <w:p w14:paraId="18A8A756" w14:textId="77777777" w:rsidR="00E35F1F" w:rsidRDefault="00E35F1F" w:rsidP="00E35F1F">
            <w:pPr>
              <w:pStyle w:val="EngHangEnd"/>
            </w:pPr>
            <w:r w:rsidRPr="007425E1">
              <w:t xml:space="preserve">To ascend the </w:t>
            </w:r>
            <w:commentRangeStart w:id="1023"/>
            <w:r w:rsidRPr="007425E1">
              <w:t xml:space="preserve">path </w:t>
            </w:r>
            <w:commentRangeEnd w:id="1023"/>
            <w:r>
              <w:rPr>
                <w:rStyle w:val="CommentReference"/>
                <w:rFonts w:ascii="Times New Roman" w:eastAsiaTheme="minorHAnsi" w:hAnsi="Times New Roman" w:cstheme="minorBidi"/>
                <w:color w:val="auto"/>
              </w:rPr>
              <w:commentReference w:id="102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4"/>
            </w:r>
            <w:r w:rsidR="00E35F1F">
              <w:t>,</w:t>
            </w:r>
          </w:p>
          <w:p w14:paraId="51E3C73A" w14:textId="77777777" w:rsidR="00E35F1F" w:rsidRDefault="00E35F1F" w:rsidP="00E35F1F">
            <w:pPr>
              <w:pStyle w:val="EngHangEnd"/>
            </w:pPr>
            <w:r>
              <w:t>With</w:t>
            </w:r>
            <w:r w:rsidRPr="007425E1">
              <w:t xml:space="preserve"> joy and </w:t>
            </w:r>
            <w:commentRangeStart w:id="1025"/>
            <w:r w:rsidRPr="007425E1">
              <w:t>rejoicing</w:t>
            </w:r>
            <w:commentRangeEnd w:id="1025"/>
            <w:r>
              <w:rPr>
                <w:rStyle w:val="CommentReference"/>
                <w:rFonts w:ascii="Times New Roman" w:eastAsiaTheme="minorHAnsi" w:hAnsi="Times New Roman" w:cstheme="minorBidi"/>
                <w:color w:val="auto"/>
              </w:rPr>
              <w:commentReference w:id="102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025C">
        <w:rPr>
          <w:noProof/>
        </w:rPr>
        <w:t>525</w:t>
      </w:r>
      <w:r>
        <w:fldChar w:fldCharType="end"/>
      </w:r>
      <w:r>
        <w:t>.</w:t>
      </w:r>
    </w:p>
    <w:p w14:paraId="38557AE9" w14:textId="77777777" w:rsidR="00E35F1F" w:rsidRDefault="00E35F1F" w:rsidP="00E35F1F">
      <w:pPr>
        <w:pStyle w:val="Heading2"/>
      </w:pPr>
      <w:bookmarkStart w:id="1026" w:name="_Toc298681339"/>
      <w:bookmarkStart w:id="1027" w:name="_Toc308441938"/>
      <w:bookmarkStart w:id="1028" w:name="_Toc459399196"/>
      <w:r>
        <w:lastRenderedPageBreak/>
        <w:t>Saturday</w:t>
      </w:r>
      <w:bookmarkEnd w:id="1026"/>
      <w:bookmarkEnd w:id="1027"/>
      <w:bookmarkEnd w:id="1028"/>
    </w:p>
    <w:p w14:paraId="425920E6" w14:textId="77777777" w:rsidR="00E35F1F" w:rsidRDefault="00E35F1F" w:rsidP="00E35F1F">
      <w:pPr>
        <w:pStyle w:val="Heading3"/>
      </w:pPr>
      <w:bookmarkStart w:id="1029" w:name="_Toc298681340"/>
      <w:bookmarkStart w:id="1030" w:name="_Toc308441939"/>
      <w:bookmarkStart w:id="1031" w:name="_Ref452620561"/>
      <w:bookmarkStart w:id="1032" w:name="_Ref452620564"/>
      <w:r>
        <w:t>The Saturday Psali Batos</w:t>
      </w:r>
      <w:bookmarkEnd w:id="1029"/>
      <w:bookmarkEnd w:id="1030"/>
      <w:bookmarkEnd w:id="1031"/>
      <w:bookmarkEnd w:id="103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3"/>
            <w:r w:rsidRPr="007425E1">
              <w:rPr>
                <w:rFonts w:eastAsiaTheme="minorHAnsi"/>
              </w:rPr>
              <w:t xml:space="preserve">All </w:t>
            </w:r>
            <w:commentRangeEnd w:id="1033"/>
            <w:r>
              <w:rPr>
                <w:rStyle w:val="CommentReference"/>
                <w:rFonts w:ascii="Times New Roman" w:eastAsiaTheme="minorHAnsi" w:hAnsi="Times New Roman" w:cstheme="minorBidi"/>
                <w:color w:val="auto"/>
              </w:rPr>
              <w:commentReference w:id="103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4"/>
            <w:r w:rsidRPr="007425E1">
              <w:rPr>
                <w:rFonts w:eastAsiaTheme="minorHAnsi"/>
              </w:rPr>
              <w:t>every</w:t>
            </w:r>
            <w:r>
              <w:rPr>
                <w:rFonts w:eastAsiaTheme="minorHAnsi"/>
              </w:rPr>
              <w:t xml:space="preserve"> </w:t>
            </w:r>
            <w:r w:rsidRPr="007425E1">
              <w:rPr>
                <w:rFonts w:eastAsiaTheme="minorHAnsi"/>
              </w:rPr>
              <w:t>day</w:t>
            </w:r>
            <w:commentRangeEnd w:id="1034"/>
            <w:r>
              <w:rPr>
                <w:rStyle w:val="CommentReference"/>
                <w:rFonts w:ascii="Times New Roman" w:eastAsiaTheme="minorHAnsi" w:hAnsi="Times New Roman" w:cstheme="minorBidi"/>
                <w:color w:val="auto"/>
              </w:rPr>
              <w:commentReference w:id="103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5"/>
            <w:r>
              <w:rPr>
                <w:rFonts w:eastAsiaTheme="minorHAnsi"/>
              </w:rPr>
              <w:t>ecstasy</w:t>
            </w:r>
            <w:commentRangeEnd w:id="1035"/>
            <w:r>
              <w:rPr>
                <w:rStyle w:val="CommentReference"/>
                <w:rFonts w:ascii="Times New Roman" w:eastAsiaTheme="minorHAnsi" w:hAnsi="Times New Roman" w:cstheme="minorBidi"/>
                <w:color w:val="auto"/>
              </w:rPr>
              <w:commentReference w:id="103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6"/>
            <w:r w:rsidRPr="007425E1">
              <w:rPr>
                <w:color w:val="000000"/>
              </w:rPr>
              <w:t xml:space="preserve">glory </w:t>
            </w:r>
            <w:commentRangeEnd w:id="1036"/>
            <w:r>
              <w:rPr>
                <w:rStyle w:val="CommentReference"/>
              </w:rPr>
              <w:commentReference w:id="103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7"/>
            <w:r>
              <w:rPr>
                <w:rFonts w:eastAsiaTheme="minorHAnsi"/>
              </w:rPr>
              <w:t xml:space="preserve">From </w:t>
            </w:r>
            <w:commentRangeEnd w:id="1037"/>
            <w:r>
              <w:rPr>
                <w:rStyle w:val="CommentReference"/>
                <w:rFonts w:ascii="Times New Roman" w:eastAsiaTheme="minorHAnsi" w:hAnsi="Times New Roman" w:cstheme="minorBidi"/>
                <w:color w:val="auto"/>
              </w:rPr>
              <w:commentReference w:id="103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8"/>
            <w:r>
              <w:rPr>
                <w:rFonts w:eastAsiaTheme="minorHAnsi"/>
              </w:rPr>
              <w:t>prophet</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9"/>
            <w:r w:rsidRPr="007425E1">
              <w:rPr>
                <w:rFonts w:eastAsiaTheme="minorHAnsi"/>
              </w:rPr>
              <w:t>everyone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0"/>
            <w:r>
              <w:rPr>
                <w:rFonts w:eastAsiaTheme="minorHAnsi"/>
              </w:rPr>
              <w:t xml:space="preserve">never </w:t>
            </w:r>
            <w:commentRangeEnd w:id="1040"/>
            <w:r>
              <w:rPr>
                <w:rStyle w:val="CommentReference"/>
                <w:rFonts w:ascii="Times New Roman" w:eastAsiaTheme="minorHAnsi" w:hAnsi="Times New Roman" w:cstheme="minorBidi"/>
                <w:color w:val="auto"/>
              </w:rPr>
              <w:commentReference w:id="104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1"/>
            <w:r w:rsidRPr="007425E1">
              <w:rPr>
                <w:rFonts w:eastAsiaTheme="minorHAnsi"/>
              </w:rPr>
              <w:t xml:space="preserve">and </w:t>
            </w:r>
            <w:commentRangeEnd w:id="1041"/>
            <w:r>
              <w:rPr>
                <w:rStyle w:val="CommentReference"/>
                <w:rFonts w:ascii="Times New Roman" w:eastAsiaTheme="minorHAnsi" w:hAnsi="Times New Roman" w:cstheme="minorBidi"/>
                <w:color w:val="auto"/>
              </w:rPr>
              <w:commentReference w:id="104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2"/>
            <w:r w:rsidRPr="007425E1">
              <w:rPr>
                <w:rFonts w:eastAsiaTheme="minorHAnsi"/>
              </w:rPr>
              <w:t xml:space="preserve">praises </w:t>
            </w:r>
            <w:commentRangeEnd w:id="1042"/>
            <w:r>
              <w:rPr>
                <w:rStyle w:val="CommentReference"/>
                <w:rFonts w:ascii="Times New Roman" w:eastAsiaTheme="minorHAnsi" w:hAnsi="Times New Roman" w:cstheme="minorBidi"/>
                <w:color w:val="auto"/>
              </w:rPr>
              <w:commentReference w:id="104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3"/>
            <w:r w:rsidRPr="007425E1">
              <w:rPr>
                <w:rFonts w:eastAsiaTheme="minorHAnsi"/>
              </w:rPr>
              <w:t>blessing</w:t>
            </w:r>
            <w:commentRangeEnd w:id="1043"/>
            <w:r>
              <w:rPr>
                <w:rStyle w:val="CommentReference"/>
                <w:rFonts w:ascii="Times New Roman" w:eastAsiaTheme="minorHAnsi" w:hAnsi="Times New Roman" w:cstheme="minorBidi"/>
                <w:color w:val="auto"/>
              </w:rPr>
              <w:commentReference w:id="104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4"/>
            <w:r w:rsidRPr="007425E1">
              <w:rPr>
                <w:rFonts w:eastAsiaTheme="minorHAnsi"/>
              </w:rPr>
              <w:t xml:space="preserve">we'll </w:t>
            </w:r>
            <w:commentRangeEnd w:id="1044"/>
            <w:r>
              <w:rPr>
                <w:rStyle w:val="CommentReference"/>
                <w:rFonts w:ascii="Times New Roman" w:eastAsiaTheme="minorHAnsi" w:hAnsi="Times New Roman" w:cstheme="minorBidi"/>
                <w:color w:val="auto"/>
              </w:rPr>
              <w:commentReference w:id="104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5"/>
            <w:r w:rsidRPr="007425E1">
              <w:rPr>
                <w:rFonts w:eastAsiaTheme="minorHAnsi"/>
              </w:rPr>
              <w:t xml:space="preserve">perfect </w:t>
            </w:r>
            <w:commentRangeEnd w:id="1045"/>
            <w:r>
              <w:rPr>
                <w:rStyle w:val="CommentReference"/>
                <w:rFonts w:ascii="Times New Roman" w:eastAsiaTheme="minorHAnsi" w:hAnsi="Times New Roman" w:cstheme="minorBidi"/>
                <w:color w:val="auto"/>
              </w:rPr>
              <w:commentReference w:id="104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6" w:name="_Toc298681341"/>
      <w:bookmarkStart w:id="1047" w:name="_Toc308441940"/>
      <w:r w:rsidRPr="00FD2E69">
        <w:lastRenderedPageBreak/>
        <w:t xml:space="preserve">The Conclusion of the </w:t>
      </w:r>
      <w:r>
        <w:t>Batos</w:t>
      </w:r>
      <w:r w:rsidRPr="00FD2E69">
        <w:t xml:space="preserve"> Psali</w:t>
      </w:r>
      <w:bookmarkEnd w:id="1046"/>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8"/>
            <w:r>
              <w:rPr>
                <w:rStyle w:val="CommentReference"/>
                <w:rFonts w:ascii="Garamond" w:hAnsi="Garamond" w:cstheme="minorBidi"/>
                <w:noProof w:val="0"/>
                <w:lang w:val="en-CA"/>
              </w:rPr>
              <w:commentReference w:id="104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9" w:name="_Toc298681342"/>
      <w:bookmarkStart w:id="1050" w:name="_Toc308441941"/>
      <w:bookmarkStart w:id="1051" w:name="_Ref452620570"/>
      <w:bookmarkStart w:id="1052" w:name="_Ref452620573"/>
      <w:r>
        <w:t>The Saturday Theotokia</w:t>
      </w:r>
      <w:bookmarkEnd w:id="1049"/>
      <w:bookmarkEnd w:id="1050"/>
      <w:bookmarkEnd w:id="1051"/>
      <w:bookmarkEnd w:id="105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3" w:name="_Toc298681343"/>
      <w:r>
        <w:t>Part One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4" w:name="_Toc298681344"/>
      <w:r w:rsidRPr="00D24FE1">
        <w:lastRenderedPageBreak/>
        <w:t>Part</w:t>
      </w:r>
      <w:r>
        <w:t xml:space="preserve"> Two</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5"/>
            <w:r w:rsidRPr="007425E1">
              <w:rPr>
                <w:rFonts w:eastAsiaTheme="minorHAnsi"/>
              </w:rPr>
              <w:t xml:space="preserve">honour </w:t>
            </w:r>
            <w:commentRangeEnd w:id="1055"/>
            <w:r>
              <w:rPr>
                <w:rStyle w:val="CommentReference"/>
                <w:rFonts w:ascii="Times New Roman" w:eastAsiaTheme="minorHAnsi" w:hAnsi="Times New Roman" w:cstheme="minorBidi"/>
                <w:color w:val="auto"/>
              </w:rPr>
              <w:commentReference w:id="105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6"/>
            <w:r w:rsidRPr="007425E1">
              <w:rPr>
                <w:rFonts w:eastAsiaTheme="minorHAnsi"/>
              </w:rPr>
              <w:t xml:space="preserve">prudent </w:t>
            </w:r>
            <w:commentRangeEnd w:id="1056"/>
            <w:r>
              <w:rPr>
                <w:rStyle w:val="CommentReference"/>
                <w:rFonts w:ascii="Times New Roman" w:eastAsiaTheme="minorHAnsi" w:hAnsi="Times New Roman" w:cstheme="minorBidi"/>
                <w:color w:val="auto"/>
              </w:rPr>
              <w:commentReference w:id="105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7" w:name="_Toc298681345"/>
      <w:r>
        <w:t>Part Three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8"/>
            <w:r w:rsidRPr="007425E1">
              <w:rPr>
                <w:rFonts w:eastAsiaTheme="minorHAnsi"/>
              </w:rPr>
              <w:t>bride</w:t>
            </w:r>
            <w:commentRangeEnd w:id="1058"/>
            <w:r>
              <w:rPr>
                <w:rStyle w:val="CommentReference"/>
                <w:rFonts w:ascii="Times New Roman" w:eastAsiaTheme="minorHAnsi" w:hAnsi="Times New Roman" w:cstheme="minorBidi"/>
                <w:color w:val="auto"/>
              </w:rPr>
              <w:commentReference w:id="105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9"/>
            <w:r w:rsidRPr="007425E1">
              <w:rPr>
                <w:rFonts w:eastAsiaTheme="minorHAnsi"/>
              </w:rPr>
              <w:t xml:space="preserve">rue </w:t>
            </w:r>
            <w:commentRangeEnd w:id="1059"/>
            <w:r>
              <w:rPr>
                <w:rStyle w:val="CommentReference"/>
                <w:rFonts w:ascii="Times New Roman" w:eastAsiaTheme="minorHAnsi" w:hAnsi="Times New Roman" w:cstheme="minorBidi"/>
                <w:color w:val="auto"/>
              </w:rPr>
              <w:commentReference w:id="105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0"/>
            <w:r w:rsidRPr="007425E1">
              <w:rPr>
                <w:rFonts w:eastAsiaTheme="minorHAnsi"/>
              </w:rPr>
              <w:t xml:space="preserve">ed </w:t>
            </w:r>
            <w:commentRangeEnd w:id="1060"/>
            <w:r>
              <w:rPr>
                <w:rStyle w:val="CommentReference"/>
                <w:rFonts w:ascii="Times New Roman" w:eastAsiaTheme="minorHAnsi" w:hAnsi="Times New Roman" w:cstheme="minorBidi"/>
                <w:color w:val="auto"/>
              </w:rPr>
              <w:commentReference w:id="106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1" w:name="_Toc298681346"/>
      <w:r w:rsidRPr="00D24FE1">
        <w:lastRenderedPageBreak/>
        <w:t>Part</w:t>
      </w:r>
      <w:r>
        <w:t xml:space="preserve"> Four</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2"/>
            <w:r>
              <w:rPr>
                <w:rFonts w:eastAsiaTheme="minorHAnsi"/>
              </w:rPr>
              <w:t xml:space="preserve">unto </w:t>
            </w:r>
            <w:commentRangeEnd w:id="1062"/>
            <w:r>
              <w:rPr>
                <w:rStyle w:val="CommentReference"/>
                <w:rFonts w:ascii="Times New Roman" w:eastAsiaTheme="minorHAnsi" w:hAnsi="Times New Roman" w:cstheme="minorBidi"/>
                <w:color w:val="auto"/>
              </w:rPr>
              <w:commentReference w:id="106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3" w:name="_Toc298681347"/>
      <w:r w:rsidRPr="00D24FE1">
        <w:t>Part</w:t>
      </w:r>
      <w:r>
        <w:t xml:space="preserve"> Five</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4" w:name="_Toc298681348"/>
      <w:r>
        <w:lastRenderedPageBreak/>
        <w:t>Part Six</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5"/>
            <w:r w:rsidRPr="007425E1">
              <w:t>rejoice</w:t>
            </w:r>
            <w:r>
              <w:t>d</w:t>
            </w:r>
            <w:commentRangeEnd w:id="1065"/>
            <w:r>
              <w:rPr>
                <w:rStyle w:val="CommentReference"/>
                <w:rFonts w:ascii="Times New Roman" w:eastAsiaTheme="minorHAnsi" w:hAnsi="Times New Roman" w:cstheme="minorBidi"/>
                <w:color w:val="auto"/>
              </w:rPr>
              <w:commentReference w:id="106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6"/>
            <w:r>
              <w:t>save</w:t>
            </w:r>
            <w:r w:rsidRPr="007425E1">
              <w:t xml:space="preserve"> </w:t>
            </w:r>
            <w:commentRangeEnd w:id="1066"/>
            <w:r>
              <w:rPr>
                <w:rStyle w:val="CommentReference"/>
              </w:rPr>
              <w:commentReference w:id="106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7" w:name="_Toc298681349"/>
      <w:r>
        <w:lastRenderedPageBreak/>
        <w:t>Part Seven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8"/>
            <w:r>
              <w:t>Paradoxically</w:t>
            </w:r>
            <w:commentRangeEnd w:id="1068"/>
            <w:r>
              <w:rPr>
                <w:rStyle w:val="CommentReference"/>
                <w:rFonts w:ascii="Times New Roman" w:eastAsiaTheme="minorHAnsi" w:hAnsi="Times New Roman" w:cstheme="minorBidi"/>
                <w:color w:val="auto"/>
              </w:rPr>
              <w:commentReference w:id="106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9"/>
            <w:r>
              <w:t xml:space="preserve">is </w:t>
            </w:r>
            <w:commentRangeEnd w:id="1069"/>
            <w:r>
              <w:rPr>
                <w:rStyle w:val="CommentReference"/>
                <w:rFonts w:ascii="Times New Roman" w:eastAsiaTheme="minorHAnsi" w:hAnsi="Times New Roman" w:cstheme="minorBidi"/>
                <w:color w:val="auto"/>
              </w:rPr>
              <w:commentReference w:id="106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0" w:name="_Toc298681350"/>
      <w:r>
        <w:t>Part Eight</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1"/>
            <w:r w:rsidRPr="007425E1">
              <w:t>from all sides</w:t>
            </w:r>
            <w:commentRangeEnd w:id="1071"/>
            <w:r>
              <w:rPr>
                <w:rStyle w:val="CommentReference"/>
                <w:rFonts w:ascii="Times New Roman" w:eastAsiaTheme="minorHAnsi" w:hAnsi="Times New Roman" w:cstheme="minorBidi"/>
                <w:color w:val="auto"/>
              </w:rPr>
              <w:commentReference w:id="107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2"/>
            <w:r>
              <w:t>Saviour</w:t>
            </w:r>
            <w:commentRangeEnd w:id="1072"/>
            <w:r>
              <w:rPr>
                <w:rStyle w:val="CommentReference"/>
                <w:rFonts w:ascii="Times New Roman" w:eastAsiaTheme="minorHAnsi" w:hAnsi="Times New Roman" w:cstheme="minorBidi"/>
                <w:color w:val="auto"/>
              </w:rPr>
              <w:commentReference w:id="107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3" w:name="_Toc298681351"/>
      <w:r>
        <w:t>Part Nine</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4"/>
            <w:r>
              <w:t>compassion</w:t>
            </w:r>
            <w:commentRangeEnd w:id="1074"/>
            <w:r>
              <w:rPr>
                <w:rStyle w:val="CommentReference"/>
                <w:rFonts w:ascii="Times New Roman" w:eastAsiaTheme="minorHAnsi" w:hAnsi="Times New Roman" w:cstheme="minorBidi"/>
                <w:color w:val="auto"/>
              </w:rPr>
              <w:commentReference w:id="107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5" w:name="_Toc298681352"/>
      <w:bookmarkStart w:id="1076" w:name="_Toc308441942"/>
      <w:r>
        <w:t>The Crown Batos</w:t>
      </w:r>
      <w:bookmarkEnd w:id="1075"/>
      <w:bookmarkEnd w:id="107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7"/>
            <w:r>
              <w:t>Sanctuary</w:t>
            </w:r>
            <w:commentRangeEnd w:id="1077"/>
            <w:r>
              <w:rPr>
                <w:rStyle w:val="CommentReference"/>
                <w:rFonts w:ascii="Times New Roman" w:eastAsiaTheme="minorHAnsi" w:hAnsi="Times New Roman" w:cstheme="minorBidi"/>
                <w:color w:val="auto"/>
              </w:rPr>
              <w:commentReference w:id="107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8"/>
            <w:r>
              <w:t>lampstand</w:t>
            </w:r>
            <w:commentRangeEnd w:id="1078"/>
            <w:r>
              <w:rPr>
                <w:rStyle w:val="CommentReference"/>
                <w:rFonts w:ascii="Times New Roman" w:eastAsiaTheme="minorHAnsi" w:hAnsi="Times New Roman" w:cstheme="minorBidi"/>
                <w:color w:val="auto"/>
              </w:rPr>
              <w:commentReference w:id="107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9"/>
            <w:r>
              <w:t>Greeted</w:t>
            </w:r>
            <w:commentRangeEnd w:id="1079"/>
            <w:r>
              <w:rPr>
                <w:rStyle w:val="CommentReference"/>
                <w:rFonts w:ascii="Times New Roman" w:eastAsiaTheme="minorHAnsi" w:hAnsi="Times New Roman" w:cstheme="minorBidi"/>
                <w:color w:val="auto"/>
              </w:rPr>
              <w:commentReference w:id="107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0"/>
            <w:r w:rsidRPr="007425E1">
              <w:t xml:space="preserve">For </w:t>
            </w:r>
            <w:commentRangeEnd w:id="1080"/>
            <w:r>
              <w:rPr>
                <w:rStyle w:val="CommentReference"/>
                <w:rFonts w:ascii="Times New Roman" w:eastAsiaTheme="minorHAnsi" w:hAnsi="Times New Roman" w:cstheme="minorBidi"/>
                <w:color w:val="auto"/>
              </w:rPr>
              <w:commentReference w:id="108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1"/>
            <w:r>
              <w:t>coming</w:t>
            </w:r>
            <w:r w:rsidRPr="007425E1">
              <w:t xml:space="preserve"> </w:t>
            </w:r>
            <w:commentRangeEnd w:id="1081"/>
            <w:r>
              <w:rPr>
                <w:rStyle w:val="CommentReference"/>
                <w:rFonts w:ascii="Times New Roman" w:eastAsiaTheme="minorHAnsi" w:hAnsi="Times New Roman" w:cstheme="minorBidi"/>
                <w:color w:val="auto"/>
              </w:rPr>
              <w:commentReference w:id="108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2"/>
            <w:r w:rsidRPr="00582AD7">
              <w:t>ⲧⲉⲥⲱⲙⲁ</w:t>
            </w:r>
            <w:commentRangeEnd w:id="1082"/>
            <w:r>
              <w:rPr>
                <w:rStyle w:val="CommentReference"/>
                <w:rFonts w:ascii="Garamond" w:hAnsi="Garamond" w:cstheme="minorBidi"/>
                <w:noProof w:val="0"/>
                <w:lang w:val="en-CA"/>
              </w:rPr>
              <w:commentReference w:id="108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3"/>
            <w:r w:rsidRPr="007425E1">
              <w:t>you</w:t>
            </w:r>
            <w:commentRangeEnd w:id="1083"/>
            <w:r>
              <w:rPr>
                <w:rStyle w:val="CommentReference"/>
                <w:rFonts w:ascii="Times New Roman" w:eastAsiaTheme="minorHAnsi" w:hAnsi="Times New Roman" w:cstheme="minorBidi"/>
                <w:color w:val="auto"/>
              </w:rPr>
              <w:commentReference w:id="108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4" w:name="_Toc298681353"/>
      <w:bookmarkStart w:id="1085" w:name="_Toc308441943"/>
      <w:r>
        <w:t>The Second Crown Batos</w:t>
      </w:r>
      <w:bookmarkEnd w:id="1084"/>
      <w:bookmarkEnd w:id="108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6"/>
            <w:r>
              <w:t>evangelized</w:t>
            </w:r>
            <w:r w:rsidRPr="007425E1">
              <w:t xml:space="preserve"> </w:t>
            </w:r>
            <w:commentRangeEnd w:id="1086"/>
            <w:r>
              <w:rPr>
                <w:rStyle w:val="CommentReference"/>
                <w:rFonts w:ascii="Times New Roman" w:eastAsiaTheme="minorHAnsi" w:hAnsi="Times New Roman" w:cstheme="minorBidi"/>
                <w:color w:val="auto"/>
              </w:rPr>
              <w:commentReference w:id="108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7"/>
            <w:r w:rsidRPr="007425E1">
              <w:t>thereof</w:t>
            </w:r>
            <w:commentRangeEnd w:id="1087"/>
            <w:r>
              <w:rPr>
                <w:rStyle w:val="CommentReference"/>
                <w:rFonts w:ascii="Times New Roman" w:eastAsiaTheme="minorHAnsi" w:hAnsi="Times New Roman" w:cstheme="minorBidi"/>
                <w:color w:val="auto"/>
              </w:rPr>
              <w:commentReference w:id="108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8"/>
            <w:r>
              <w:rPr>
                <w:rStyle w:val="CommentReference"/>
                <w:rFonts w:ascii="Garamond" w:hAnsi="Garamond" w:cstheme="minorBidi"/>
                <w:noProof w:val="0"/>
                <w:lang w:val="en-CA"/>
              </w:rPr>
              <w:commentReference w:id="108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9" w:name="_Toc298681354"/>
      <w:bookmarkStart w:id="1090" w:name="_Ref299212102"/>
      <w:bookmarkStart w:id="1091" w:name="_Ref299212144"/>
      <w:bookmarkStart w:id="1092" w:name="_Ref299212161"/>
      <w:bookmarkStart w:id="1093" w:name="_Toc308441944"/>
      <w:bookmarkStart w:id="1094" w:name="_Ref452620758"/>
      <w:bookmarkStart w:id="1095" w:name="_Ref452620761"/>
      <w:bookmarkStart w:id="1096" w:name="_Toc459399197"/>
      <w:r>
        <w:lastRenderedPageBreak/>
        <w:t>The Ending of the Batos Theotokias</w:t>
      </w:r>
      <w:bookmarkEnd w:id="1089"/>
      <w:bookmarkEnd w:id="1090"/>
      <w:bookmarkEnd w:id="1091"/>
      <w:bookmarkEnd w:id="1092"/>
      <w:bookmarkEnd w:id="1093"/>
      <w:bookmarkEnd w:id="1094"/>
      <w:bookmarkEnd w:id="1095"/>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7"/>
            <w:r w:rsidRPr="007425E1">
              <w:rPr>
                <w:rFonts w:eastAsiaTheme="minorHAnsi"/>
              </w:rPr>
              <w:t>Awesome and full of glory</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8"/>
            <w:r w:rsidRPr="007425E1">
              <w:rPr>
                <w:rFonts w:eastAsiaTheme="minorHAnsi"/>
              </w:rPr>
              <w:t>works</w:t>
            </w:r>
            <w:commentRangeEnd w:id="1098"/>
            <w:r>
              <w:rPr>
                <w:rStyle w:val="CommentReference"/>
                <w:rFonts w:ascii="Times New Roman" w:eastAsiaTheme="minorHAnsi" w:hAnsi="Times New Roman" w:cstheme="minorBidi"/>
                <w:color w:val="auto"/>
              </w:rPr>
              <w:commentReference w:id="109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9"/>
            <w:r w:rsidRPr="00582AD7">
              <w:t>ϥ̀ⲛⲁϯ ⲙ̀ⲡⲓⲟⲩⲁⲓ</w:t>
            </w:r>
            <w:commentRangeEnd w:id="1099"/>
            <w:r>
              <w:rPr>
                <w:rStyle w:val="CommentReference"/>
                <w:rFonts w:ascii="Garamond" w:hAnsi="Garamond" w:cstheme="minorBidi"/>
                <w:noProof w:val="0"/>
                <w:lang w:val="en-CA"/>
              </w:rPr>
              <w:commentReference w:id="109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0"/>
            <w:r w:rsidRPr="007425E1">
              <w:rPr>
                <w:rFonts w:eastAsiaTheme="minorHAnsi"/>
              </w:rPr>
              <w:t xml:space="preserve">with </w:t>
            </w:r>
            <w:commentRangeEnd w:id="1100"/>
            <w:r>
              <w:rPr>
                <w:rStyle w:val="CommentReference"/>
                <w:rFonts w:ascii="Times New Roman" w:eastAsiaTheme="minorHAnsi" w:hAnsi="Times New Roman" w:cstheme="minorBidi"/>
                <w:color w:val="auto"/>
              </w:rPr>
              <w:commentReference w:id="110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1"/>
            <w:r w:rsidRPr="00582AD7">
              <w:t>ⲡⲁⲓ ⲉ̀ϩⲟⲟⲩ</w:t>
            </w:r>
            <w:commentRangeEnd w:id="1101"/>
            <w:r>
              <w:rPr>
                <w:rStyle w:val="CommentReference"/>
                <w:rFonts w:ascii="Garamond" w:hAnsi="Garamond" w:cstheme="minorBidi"/>
                <w:noProof w:val="0"/>
                <w:lang w:val="en-CA"/>
              </w:rPr>
              <w:commentReference w:id="110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2"/>
            <w:r w:rsidRPr="007425E1">
              <w:rPr>
                <w:rFonts w:eastAsiaTheme="minorHAnsi"/>
              </w:rPr>
              <w:t xml:space="preserve">bless </w:t>
            </w:r>
            <w:commentRangeEnd w:id="1102"/>
            <w:r>
              <w:rPr>
                <w:rStyle w:val="CommentReference"/>
                <w:rFonts w:ascii="Times New Roman" w:eastAsiaTheme="minorHAnsi" w:hAnsi="Times New Roman" w:cstheme="minorBidi"/>
                <w:color w:val="auto"/>
              </w:rPr>
              <w:commentReference w:id="110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89025C">
        <w:rPr>
          <w:noProof/>
        </w:rPr>
        <w:t>5</w:t>
      </w:r>
      <w:r>
        <w:fldChar w:fldCharType="end"/>
      </w:r>
      <w:r>
        <w:t>.</w:t>
      </w:r>
    </w:p>
    <w:p w14:paraId="0F571DA3" w14:textId="41F2142E" w:rsidR="006869EE" w:rsidRDefault="006869EE" w:rsidP="006869EE">
      <w:pPr>
        <w:pStyle w:val="Heading1"/>
      </w:pPr>
      <w:bookmarkStart w:id="1103" w:name="_Ref448227875"/>
      <w:bookmarkStart w:id="1104" w:name="_Ref448227880"/>
      <w:bookmarkStart w:id="1105" w:name="_Toc459399198"/>
      <w:r>
        <w:lastRenderedPageBreak/>
        <w:t>The Raising of Incense</w:t>
      </w:r>
      <w:bookmarkEnd w:id="1103"/>
      <w:bookmarkEnd w:id="1104"/>
      <w:bookmarkEnd w:id="110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6"/>
      <w:r>
        <w:t>Morning</w:t>
      </w:r>
      <w:commentRangeEnd w:id="1106"/>
      <w:r>
        <w:rPr>
          <w:rStyle w:val="CommentReference"/>
          <w:rFonts w:eastAsiaTheme="minorHAnsi" w:cstheme="minorBidi"/>
          <w:b w:val="0"/>
          <w:bCs w:val="0"/>
        </w:rPr>
        <w:commentReference w:id="110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7" w:name="ThanksgivingIncense"/>
      <w:r>
        <w:lastRenderedPageBreak/>
        <w:t>The Prayer of Thanksgiving</w:t>
      </w:r>
    </w:p>
    <w:bookmarkEnd w:id="110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89025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89025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8" w:name="_Ref435789344"/>
      <w:bookmarkStart w:id="1109" w:name="VersesCymbals"/>
      <w:r>
        <w:t>The Verses of the Cymbals</w:t>
      </w:r>
      <w:bookmarkEnd w:id="1108"/>
    </w:p>
    <w:bookmarkEnd w:id="110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10"/>
            <w:r w:rsidRPr="007425E1">
              <w:t xml:space="preserve">May </w:t>
            </w:r>
            <w:commentRangeEnd w:id="1110"/>
            <w:r>
              <w:rPr>
                <w:rStyle w:val="CommentReference"/>
                <w:rFonts w:eastAsiaTheme="minorHAnsi" w:cstheme="minorBidi"/>
                <w:color w:val="auto"/>
                <w:lang w:val="en-CA"/>
              </w:rPr>
              <w:commentReference w:id="111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1" w:name="PrayerDeparted"/>
      <w:r>
        <w:t>The Prayer for the Departed</w:t>
      </w:r>
    </w:p>
    <w:bookmarkEnd w:id="111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112"/>
      <w:r>
        <w:t xml:space="preserve"> </w:t>
      </w:r>
      <w:commentRangeEnd w:id="1112"/>
      <w:r>
        <w:rPr>
          <w:rStyle w:val="CommentReference"/>
          <w:lang w:val="en-CA"/>
        </w:rPr>
        <w:commentReference w:id="111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3"/>
      <w:r>
        <w:t xml:space="preserve"> </w:t>
      </w:r>
      <w:commentRangeEnd w:id="1113"/>
      <w:r>
        <w:rPr>
          <w:rStyle w:val="CommentReference"/>
          <w:lang w:val="en-CA"/>
        </w:rPr>
        <w:commentReference w:id="111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4"/>
      <w:r>
        <w:t>You</w:t>
      </w:r>
      <w:commentRangeEnd w:id="1114"/>
      <w:r>
        <w:rPr>
          <w:rStyle w:val="CommentReference"/>
          <w:lang w:val="en-CA"/>
        </w:rPr>
        <w:commentReference w:id="111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025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5" w:name="_Ref435789903"/>
      <w:r>
        <w:rPr>
          <w:lang w:val="en-GB"/>
        </w:rPr>
        <w:t>Graciously Accord</w:t>
      </w:r>
      <w:bookmarkEnd w:id="111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6" w:name="_Ref435789927"/>
      <w:bookmarkStart w:id="1117"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8"/>
      <w:r>
        <w:rPr>
          <w:lang w:val="en-GB"/>
        </w:rPr>
        <w:t xml:space="preserve">to </w:t>
      </w:r>
      <w:commentRangeEnd w:id="1118"/>
      <w:r>
        <w:rPr>
          <w:rStyle w:val="CommentReference"/>
          <w:lang w:val="en-CA"/>
        </w:rPr>
        <w:commentReference w:id="111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9" w:name="_Ref442856274"/>
      <w:r>
        <w:t>The Gloria</w:t>
      </w:r>
      <w:bookmarkEnd w:id="1116"/>
      <w:bookmarkEnd w:id="111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20" w:name="_Ref435789969"/>
      <w:bookmarkEnd w:id="111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1" w:name="_Ref442856358"/>
      <w:r>
        <w:t>The Trisagion</w:t>
      </w:r>
      <w:bookmarkEnd w:id="1120"/>
      <w:bookmarkEnd w:id="112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2" w:name="_Ref442856453"/>
      <w:r>
        <w:t>Hail to You</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3" w:name="_Ref434477171"/>
      <w:r>
        <w:t>The Introduction to the Doxologies</w:t>
      </w:r>
      <w:bookmarkEnd w:id="112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4" w:name="_Ref435799700"/>
      <w:r>
        <w:lastRenderedPageBreak/>
        <w:t>The Doxologies</w:t>
      </w:r>
      <w:bookmarkEnd w:id="112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5" w:name="_Ref434487836"/>
      <w:r>
        <w:t>The Evening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6" w:name="_Ref434487846"/>
      <w:r>
        <w:t>The Morning Doxology of the Virgin</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7"/>
            <w:r>
              <w:t xml:space="preserve">declared </w:t>
            </w:r>
            <w:commentRangeEnd w:id="1127"/>
            <w:r>
              <w:rPr>
                <w:rStyle w:val="CommentReference"/>
                <w:rFonts w:ascii="Times New Roman" w:eastAsiaTheme="minorHAnsi" w:hAnsi="Times New Roman" w:cstheme="minorBidi"/>
                <w:color w:val="auto"/>
              </w:rPr>
              <w:commentReference w:id="112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8"/>
            <w:r>
              <w:t xml:space="preserve">Good New </w:t>
            </w:r>
            <w:commentRangeEnd w:id="1128"/>
            <w:r>
              <w:rPr>
                <w:rStyle w:val="CommentReference"/>
                <w:rFonts w:ascii="Times New Roman" w:eastAsiaTheme="minorHAnsi" w:hAnsi="Times New Roman" w:cstheme="minorBidi"/>
                <w:color w:val="auto"/>
              </w:rPr>
              <w:commentReference w:id="112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9"/>
            <w:r>
              <w:t>Be our advocate</w:t>
            </w:r>
            <w:commentRangeEnd w:id="1129"/>
            <w:r>
              <w:rPr>
                <w:rStyle w:val="CommentReference"/>
                <w:rFonts w:ascii="Times New Roman" w:eastAsiaTheme="minorHAnsi" w:hAnsi="Times New Roman" w:cstheme="minorBidi"/>
                <w:color w:val="auto"/>
              </w:rPr>
              <w:commentReference w:id="112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30"/>
            <w:r>
              <w:t>Mary</w:t>
            </w:r>
            <w:commentRangeEnd w:id="1130"/>
            <w:r>
              <w:rPr>
                <w:rStyle w:val="CommentReference"/>
                <w:rFonts w:ascii="Times New Roman" w:eastAsiaTheme="minorHAnsi" w:hAnsi="Times New Roman" w:cstheme="minorBidi"/>
                <w:color w:val="auto"/>
              </w:rPr>
              <w:commentReference w:id="113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1" w:name="_Ref435799710"/>
      <w:r>
        <w:lastRenderedPageBreak/>
        <w:t>The Orthodox Creed</w:t>
      </w:r>
      <w:bookmarkEnd w:id="113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2" w:name="_Ref442856751"/>
      <w:r>
        <w:t>God Have mercy upon us</w:t>
      </w:r>
      <w:bookmarkEnd w:id="113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3"/>
      <w:r>
        <w:t>God</w:t>
      </w:r>
      <w:commentRangeEnd w:id="1133"/>
      <w:r>
        <w:rPr>
          <w:rStyle w:val="CommentReference"/>
          <w:lang w:val="en-CA"/>
        </w:rPr>
        <w:commentReference w:id="113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4" w:name="_Ref442856856"/>
      <w:r>
        <w:lastRenderedPageBreak/>
        <w:t>The Prayer for the Gospel</w:t>
      </w:r>
      <w:bookmarkEnd w:id="113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5" w:name="_Ref442870575"/>
      <w:r>
        <w:t>The Gospel Response</w:t>
      </w:r>
      <w:bookmarkEnd w:id="113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6" w:name="_Ref442870289"/>
      <w:r>
        <w:t>The Absolutions</w:t>
      </w:r>
      <w:bookmarkEnd w:id="113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7" w:name="_Ref448228543"/>
      <w:bookmarkStart w:id="1138" w:name="_Ref448228546"/>
      <w:bookmarkStart w:id="1139" w:name="_Ref448471804"/>
      <w:bookmarkStart w:id="1140" w:name="_Toc459399199"/>
      <w:r>
        <w:lastRenderedPageBreak/>
        <w:t>The Book of Psalis and Doxologies</w:t>
      </w:r>
      <w:bookmarkEnd w:id="222"/>
      <w:bookmarkEnd w:id="223"/>
      <w:bookmarkEnd w:id="224"/>
      <w:bookmarkEnd w:id="1137"/>
      <w:bookmarkEnd w:id="1138"/>
      <w:bookmarkEnd w:id="1139"/>
      <w:bookmarkEnd w:id="1140"/>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1" w:name="_Toc459399200"/>
      <w:bookmarkStart w:id="1142" w:name="_Toc410196197"/>
      <w:bookmarkStart w:id="1143" w:name="_Toc410196439"/>
      <w:bookmarkStart w:id="1144" w:name="_Toc410196941"/>
      <w:r>
        <w:lastRenderedPageBreak/>
        <w:t>General and Common Doxologies</w:t>
      </w:r>
      <w:bookmarkEnd w:id="1141"/>
    </w:p>
    <w:p w14:paraId="1B082926" w14:textId="77777777" w:rsidR="009C13E9" w:rsidRDefault="009C13E9" w:rsidP="009C13E9">
      <w:pPr>
        <w:pStyle w:val="Heading3"/>
      </w:pPr>
      <w:bookmarkStart w:id="1145" w:name="_Ref434488390"/>
      <w:r>
        <w:t>The Doxology of the Heavenly</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6"/>
            <w:r>
              <w:t>The great and holy luminaries,</w:t>
            </w:r>
            <w:commentRangeEnd w:id="1146"/>
            <w:r>
              <w:rPr>
                <w:rStyle w:val="CommentReference"/>
                <w:rFonts w:ascii="Times New Roman" w:hAnsi="Times New Roman"/>
              </w:rPr>
              <w:commentReference w:id="114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7"/>
            <w:r>
              <w:rPr>
                <w:rStyle w:val="CommentReference"/>
                <w:rFonts w:ascii="Times New Roman" w:hAnsi="Times New Roman"/>
              </w:rPr>
              <w:commentReference w:id="114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8"/>
            <w:r w:rsidRPr="00602B0F">
              <w:t xml:space="preserve">O Lord, </w:t>
            </w:r>
            <w:commentRangeEnd w:id="1148"/>
            <w:r>
              <w:rPr>
                <w:rStyle w:val="CommentReference"/>
                <w:rFonts w:ascii="Times New Roman" w:hAnsi="Times New Roman"/>
              </w:rPr>
              <w:commentReference w:id="114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9" w:name="_Ref434488524"/>
      <w:r>
        <w:t>The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50" w:name="_Ref434488546"/>
      <w:r>
        <w:t>Another Doxology of St. John the Baptist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1" w:name="_Ref434488644"/>
      <w:r>
        <w:lastRenderedPageBreak/>
        <w:t>A Doxology for the Apostles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2"/>
            <w:r>
              <w:t xml:space="preserve">called </w:t>
            </w:r>
            <w:commentRangeEnd w:id="1152"/>
            <w:r>
              <w:rPr>
                <w:rStyle w:val="CommentReference"/>
                <w:rFonts w:ascii="Times New Roman" w:eastAsiaTheme="minorHAnsi" w:hAnsi="Times New Roman" w:cstheme="minorBidi"/>
                <w:color w:val="auto"/>
              </w:rPr>
              <w:commentReference w:id="115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3"/>
            <w:r>
              <w:t>Who loved him greatly.</w:t>
            </w:r>
            <w:commentRangeEnd w:id="1153"/>
            <w:r>
              <w:rPr>
                <w:rStyle w:val="CommentReference"/>
                <w:rFonts w:ascii="Times New Roman" w:eastAsiaTheme="minorHAnsi" w:hAnsi="Times New Roman" w:cstheme="minorBidi"/>
                <w:color w:val="auto"/>
              </w:rPr>
              <w:commentReference w:id="115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4" w:name="_Ref434488657"/>
      <w:r>
        <w:t>Another Doxology for the Apostles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5"/>
            <w:r>
              <w:t xml:space="preserve">Our </w:t>
            </w:r>
            <w:commentRangeEnd w:id="1155"/>
            <w:r>
              <w:rPr>
                <w:rStyle w:val="CommentReference"/>
                <w:rFonts w:ascii="Times New Roman" w:eastAsiaTheme="minorHAnsi" w:hAnsi="Times New Roman" w:cstheme="minorBidi"/>
                <w:color w:val="auto"/>
              </w:rPr>
              <w:commentReference w:id="115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6"/>
            <w:r>
              <w:t xml:space="preserve">And </w:t>
            </w:r>
            <w:commentRangeEnd w:id="1156"/>
            <w:r>
              <w:rPr>
                <w:rStyle w:val="CommentReference"/>
                <w:rFonts w:ascii="Times New Roman" w:eastAsiaTheme="minorHAnsi" w:hAnsi="Times New Roman" w:cstheme="minorBidi"/>
                <w:color w:val="auto"/>
              </w:rPr>
              <w:commentReference w:id="115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7"/>
            <w:r>
              <w:t>And was numbered with</w:t>
            </w:r>
          </w:p>
          <w:p w14:paraId="5527B3A6" w14:textId="77777777" w:rsidR="004C7F73" w:rsidRDefault="004C7F73" w:rsidP="004C7F73">
            <w:pPr>
              <w:pStyle w:val="EngHangEnd"/>
            </w:pPr>
            <w:r>
              <w:t>The rest of the Apostles.</w:t>
            </w:r>
            <w:commentRangeEnd w:id="1157"/>
            <w:r>
              <w:rPr>
                <w:rStyle w:val="CommentReference"/>
                <w:rFonts w:ascii="Times New Roman" w:eastAsiaTheme="minorHAnsi" w:hAnsi="Times New Roman" w:cstheme="minorBidi"/>
                <w:color w:val="auto"/>
              </w:rPr>
              <w:commentReference w:id="115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8"/>
            <w:r>
              <w:t xml:space="preserve">sound </w:t>
            </w:r>
            <w:commentRangeEnd w:id="1158"/>
            <w:r>
              <w:rPr>
                <w:rStyle w:val="CommentReference"/>
                <w:rFonts w:ascii="Times New Roman" w:eastAsiaTheme="minorHAnsi" w:hAnsi="Times New Roman" w:cstheme="minorBidi"/>
                <w:color w:val="auto"/>
              </w:rPr>
              <w:commentReference w:id="115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9" w:name="_Ref434488814"/>
      <w:r>
        <w:t>The Doxology of St. Mark</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60"/>
            <w:r>
              <w:t>Beholder of God</w:t>
            </w:r>
            <w:commentRangeEnd w:id="1160"/>
            <w:r>
              <w:rPr>
                <w:rStyle w:val="CommentReference"/>
                <w:rFonts w:ascii="Times New Roman" w:eastAsiaTheme="minorHAnsi" w:hAnsi="Times New Roman" w:cstheme="minorBidi"/>
                <w:color w:val="auto"/>
              </w:rPr>
              <w:commentReference w:id="116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61" w:name="_Ref434488992"/>
      <w:r>
        <w:t>The Doxology of Any Apostle</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6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2"/>
            <w:r>
              <w:rPr>
                <w:rStyle w:val="CommentReference"/>
                <w:rFonts w:ascii="Times New Roman" w:eastAsiaTheme="minorHAnsi" w:hAnsi="Times New Roman" w:cstheme="minorBidi"/>
                <w:color w:val="auto"/>
              </w:rPr>
              <w:commentReference w:id="116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3"/>
            <w:r>
              <w:t>compatriots</w:t>
            </w:r>
            <w:commentRangeEnd w:id="1163"/>
            <w:r>
              <w:rPr>
                <w:rStyle w:val="CommentReference"/>
                <w:rFonts w:ascii="Times New Roman" w:eastAsiaTheme="minorHAnsi" w:hAnsi="Times New Roman" w:cstheme="minorBidi"/>
                <w:color w:val="auto"/>
              </w:rPr>
              <w:commentReference w:id="116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4" w:name="_Ref434489014"/>
      <w:r>
        <w:t>The Doxology of St. Stephen</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5" w:name="_Ref434489170"/>
      <w:r>
        <w:t>The Doxology of St. George</w:t>
      </w:r>
      <w:bookmarkEnd w:id="1165"/>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025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025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025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6" w:name="_Ref434490082"/>
      <w:r>
        <w:t>The Doxology of St. Demiana</w:t>
      </w:r>
      <w:bookmarkEnd w:id="1166"/>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025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025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025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7" w:name="_Ref434489950"/>
      <w:r>
        <w:t>The Doxology of the Martyrs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8"/>
            <w:r>
              <w:t>Akrash</w:t>
            </w:r>
            <w:commentRangeEnd w:id="1168"/>
            <w:r>
              <w:rPr>
                <w:rStyle w:val="CommentReference"/>
              </w:rPr>
              <w:commentReference w:id="116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9" w:name="_Ref434490311"/>
      <w:r>
        <w:t>The Doxology of St. Anthony and St. Paul</w:t>
      </w:r>
      <w:bookmarkEnd w:id="1169"/>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025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025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025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89025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025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70"/>
            <w:r w:rsidRPr="004764BD">
              <w:t>give light to</w:t>
            </w:r>
            <w:commentRangeEnd w:id="1170"/>
            <w:r>
              <w:rPr>
                <w:rStyle w:val="CommentReference"/>
                <w:rFonts w:ascii="Times New Roman" w:eastAsiaTheme="minorHAnsi" w:hAnsi="Times New Roman" w:cstheme="minorBidi"/>
                <w:color w:val="auto"/>
              </w:rPr>
              <w:commentReference w:id="117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71" w:name="_Ref434490826"/>
      <w:r>
        <w:lastRenderedPageBreak/>
        <w:t>The Doxology of St. Pishoy and St. Paul of Tammah</w:t>
      </w:r>
      <w:bookmarkEnd w:id="1171"/>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025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025C">
        <w:rPr>
          <w:lang w:val="en-US"/>
        </w:rPr>
        <w:t>July 2 / Epip 8: St. Pishoy</w:t>
      </w:r>
      <w:r>
        <w:fldChar w:fldCharType="end"/>
      </w:r>
      <w:r>
        <w:t xml:space="preserve">, page </w:t>
      </w:r>
      <w:r>
        <w:fldChar w:fldCharType="begin"/>
      </w:r>
      <w:r>
        <w:instrText xml:space="preserve"> PAGEREF _Ref434490783 \h </w:instrText>
      </w:r>
      <w:r>
        <w:fldChar w:fldCharType="separate"/>
      </w:r>
      <w:r w:rsidR="0089025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2" w:name="_Ref434492161"/>
      <w:r>
        <w:lastRenderedPageBreak/>
        <w:t>The Doxology of St. Athanasius the Apostolic</w:t>
      </w:r>
      <w:bookmarkEnd w:id="1172"/>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025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025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025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025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3" w:name="_Ref434492536"/>
      <w:r>
        <w:t xml:space="preserve">The Doxology of </w:t>
      </w:r>
      <w:r w:rsidR="00231798">
        <w:t>the</w:t>
      </w:r>
      <w:r>
        <w:t xml:space="preserve"> Cross Bearers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4" w:name="_Ref434492645"/>
      <w:r>
        <w:t>The Doxology for a Hierarch Who is Present</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4"/>
            <w:r>
              <w:rPr>
                <w:rStyle w:val="CommentReference"/>
                <w:rFonts w:ascii="Times New Roman" w:eastAsiaTheme="minorHAnsi" w:hAnsi="Times New Roman" w:cstheme="minorBidi"/>
                <w:color w:val="auto"/>
              </w:rPr>
              <w:commentReference w:id="118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8" w:name="_Toc459399201"/>
      <w:bookmarkStart w:id="1189" w:name="September"/>
      <w:r>
        <w:lastRenderedPageBreak/>
        <w:t>September</w:t>
      </w:r>
      <w:bookmarkEnd w:id="1142"/>
      <w:bookmarkEnd w:id="1143"/>
      <w:bookmarkEnd w:id="114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8"/>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89025C">
              <w:rPr>
                <w:noProof/>
                <w:webHidden/>
              </w:rPr>
              <w:t>584</w:t>
            </w:r>
            <w:r w:rsidR="00513E2D">
              <w:rPr>
                <w:noProof/>
                <w:webHidden/>
              </w:rPr>
              <w:fldChar w:fldCharType="end"/>
            </w:r>
          </w:hyperlink>
        </w:p>
        <w:p w14:paraId="09704F3F" w14:textId="19C530F9" w:rsidR="00513E2D" w:rsidRDefault="00C96D10">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349CC707" w14:textId="0A71F998" w:rsidR="00513E2D" w:rsidRDefault="00C96D10">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7D8C38A6" w14:textId="592DC035" w:rsidR="00513E2D" w:rsidRDefault="00C96D10">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076621BC" w14:textId="1562F2C3" w:rsidR="00513E2D" w:rsidRDefault="00C96D10">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7428CC49" w14:textId="18CC868E" w:rsidR="00513E2D" w:rsidRDefault="00C96D10">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5C32060D" w14:textId="767116D9" w:rsidR="00513E2D" w:rsidRDefault="00C96D10">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061F128B" w14:textId="20D113DE" w:rsidR="00513E2D" w:rsidRDefault="00C96D10">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89025C">
              <w:rPr>
                <w:noProof/>
                <w:webHidden/>
              </w:rPr>
              <w:t>602</w:t>
            </w:r>
            <w:r w:rsidR="00513E2D">
              <w:rPr>
                <w:noProof/>
                <w:webHidden/>
              </w:rPr>
              <w:fldChar w:fldCharType="end"/>
            </w:r>
          </w:hyperlink>
        </w:p>
        <w:p w14:paraId="71170E99" w14:textId="19BDE08F" w:rsidR="00513E2D" w:rsidRDefault="00C96D10">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1C97F4F3" w14:textId="0D08F6D3" w:rsidR="00513E2D" w:rsidRDefault="00C96D10">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0C9CE160" w14:textId="70F07FD0" w:rsidR="00513E2D" w:rsidRDefault="00C96D10">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797EE435" w14:textId="04AD0143" w:rsidR="00513E2D" w:rsidRDefault="00C96D10">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1405B846" w14:textId="799C183D" w:rsidR="00513E2D" w:rsidRDefault="00C96D10">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3A7B0203" w14:textId="5A8007A8" w:rsidR="00513E2D" w:rsidRDefault="00C96D10">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1C0909DB" w14:textId="68D53238" w:rsidR="00513E2D" w:rsidRDefault="00C96D10">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21CBC517" w14:textId="1CC09F93" w:rsidR="00513E2D" w:rsidRDefault="00C96D10">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89025C">
              <w:rPr>
                <w:noProof/>
                <w:webHidden/>
              </w:rPr>
              <w:t>630</w:t>
            </w:r>
            <w:r w:rsidR="00513E2D">
              <w:rPr>
                <w:noProof/>
                <w:webHidden/>
              </w:rPr>
              <w:fldChar w:fldCharType="end"/>
            </w:r>
          </w:hyperlink>
        </w:p>
        <w:p w14:paraId="2154D57B" w14:textId="0C0184A2" w:rsidR="00513E2D" w:rsidRDefault="00C96D10">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89025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90" w:name="_Toc410196198"/>
      <w:bookmarkStart w:id="1191" w:name="_Toc410196440"/>
      <w:bookmarkStart w:id="1192" w:name="_Toc410196942"/>
      <w:r>
        <w:br w:type="page"/>
      </w:r>
    </w:p>
    <w:p w14:paraId="3B77A2B2" w14:textId="6F99453D" w:rsidR="00495F1A" w:rsidRDefault="0092592B" w:rsidP="00495F1A">
      <w:pPr>
        <w:pStyle w:val="Heading3"/>
      </w:pPr>
      <w:bookmarkStart w:id="1193" w:name="_Toc459399235"/>
      <w:r>
        <w:lastRenderedPageBreak/>
        <w:t xml:space="preserve">August 29 (30) / Tho-out 1: </w:t>
      </w:r>
      <w:r w:rsidR="00495F1A">
        <w:t>Ecclesiastical New Year: Nairouz</w:t>
      </w:r>
      <w:bookmarkEnd w:id="1190"/>
      <w:bookmarkEnd w:id="1191"/>
      <w:bookmarkEnd w:id="1192"/>
      <w:bookmarkEnd w:id="119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4"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5" w:name="_Ref459398951"/>
      <w:r>
        <w:t>The Doxolog</w:t>
      </w:r>
      <w:r w:rsidR="00E21EA3">
        <w:t>y for Ecclesiastical New Year</w:t>
      </w:r>
      <w:bookmarkEnd w:id="1194"/>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6"/>
            <w:r>
              <w:t xml:space="preserve">wiles </w:t>
            </w:r>
            <w:commentRangeEnd w:id="1196"/>
            <w:r>
              <w:rPr>
                <w:rStyle w:val="CommentReference"/>
                <w:rFonts w:ascii="Times New Roman" w:eastAsiaTheme="minorHAnsi" w:hAnsi="Times New Roman" w:cstheme="minorBidi"/>
                <w:color w:val="auto"/>
              </w:rPr>
              <w:commentReference w:id="119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7" w:name="_Ref434473482"/>
      <w:r>
        <w:t>The Psali Adam</w:t>
      </w:r>
      <w:r w:rsidR="00B411C9">
        <w:t xml:space="preserve"> for the Ecclesiastical New Year</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8"/>
            <w:r>
              <w:t xml:space="preserve">Ϯⲛⲁⲟⲩⲱϣⲧ </w:t>
            </w:r>
            <w:commentRangeEnd w:id="1198"/>
            <w:r>
              <w:rPr>
                <w:rStyle w:val="CommentReference"/>
                <w:rFonts w:ascii="Times New Roman" w:hAnsi="Times New Roman"/>
              </w:rPr>
              <w:commentReference w:id="119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99"/>
            <w:r>
              <w:t>reign</w:t>
            </w:r>
            <w:commentRangeEnd w:id="1199"/>
            <w:r>
              <w:rPr>
                <w:rStyle w:val="CommentReference"/>
              </w:rPr>
              <w:commentReference w:id="119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00" w:name="_Ref434473530"/>
      <w:r>
        <w:t xml:space="preserve">The Psali </w:t>
      </w:r>
      <w:r w:rsidR="004E71A7">
        <w:t>Batos for the Ecclesiastical New Year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01"/>
            <w:r>
              <w:t xml:space="preserve">be </w:t>
            </w:r>
            <w:commentRangeEnd w:id="1201"/>
            <w:r>
              <w:rPr>
                <w:rStyle w:val="CommentReference"/>
              </w:rPr>
              <w:commentReference w:id="120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2"/>
            <w:r>
              <w:t xml:space="preserve">Ⲁⲙⲱⲛⲓ </w:t>
            </w:r>
            <w:commentRangeEnd w:id="1202"/>
            <w:r>
              <w:rPr>
                <w:rStyle w:val="CommentReference"/>
                <w:rFonts w:ascii="Times New Roman" w:hAnsi="Times New Roman"/>
              </w:rPr>
              <w:commentReference w:id="120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3"/>
            <w:r>
              <w:t xml:space="preserve">the </w:t>
            </w:r>
            <w:commentRangeEnd w:id="1203"/>
            <w:r>
              <w:rPr>
                <w:rStyle w:val="CommentReference"/>
              </w:rPr>
              <w:commentReference w:id="120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4"/>
            <w:r>
              <w:t xml:space="preserve">entreat </w:t>
            </w:r>
            <w:commentRangeEnd w:id="1204"/>
            <w:r>
              <w:rPr>
                <w:rStyle w:val="CommentReference"/>
              </w:rPr>
              <w:commentReference w:id="120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5" w:name="_Toc459399236"/>
      <w:r>
        <w:t xml:space="preserve">August 29 (30) / Tho-out 1: </w:t>
      </w:r>
      <w:r w:rsidRPr="00646349">
        <w:t xml:space="preserve">Also </w:t>
      </w:r>
      <w:r>
        <w:t>the Martyrdom of St. Bartholomew the Apostle</w:t>
      </w:r>
      <w:bookmarkEnd w:id="1205"/>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77D452E" w14:textId="77777777" w:rsidR="0092592B" w:rsidRDefault="0092592B" w:rsidP="0092592B">
      <w:pPr>
        <w:pStyle w:val="Heading3"/>
      </w:pPr>
      <w:bookmarkStart w:id="1206" w:name="_Toc459399237"/>
      <w:r>
        <w:t xml:space="preserve">August 30 (31) / Tho-out 2: </w:t>
      </w:r>
      <w:r w:rsidR="005242D1">
        <w:t xml:space="preserve">Martyrdom of </w:t>
      </w:r>
      <w:r>
        <w:t>St. John the Baptist</w:t>
      </w:r>
      <w:bookmarkEnd w:id="1206"/>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t>.</w:t>
      </w:r>
    </w:p>
    <w:p w14:paraId="53087CDB" w14:textId="77777777" w:rsidR="00C46B09" w:rsidRDefault="00C46B09" w:rsidP="0039635A">
      <w:pPr>
        <w:pStyle w:val="Heading3"/>
      </w:pPr>
      <w:bookmarkStart w:id="1207" w:name="_Toc459399238"/>
      <w:r>
        <w:t>September 1 (2) / Tho-out 4: St. Verena</w:t>
      </w:r>
      <w:bookmarkEnd w:id="1207"/>
    </w:p>
    <w:p w14:paraId="593C8957" w14:textId="505B2827" w:rsidR="00DB5470" w:rsidRDefault="00296539" w:rsidP="00DB5470">
      <w:pPr>
        <w:pStyle w:val="Heading4"/>
      </w:pPr>
      <w:bookmarkStart w:id="1208"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9" w:name="_Ref459401476"/>
      <w:r>
        <w:t>The Doxology</w:t>
      </w:r>
      <w:r w:rsidR="00B46E6E">
        <w:t xml:space="preserve"> for St. Verena</w:t>
      </w:r>
      <w:bookmarkEnd w:id="1208"/>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10" w:name="_Toc459399239"/>
      <w:r>
        <w:t>September 3 (4) / Tho-out 6: St. Phoebe the Protodeaconess</w:t>
      </w:r>
      <w:r w:rsidR="008C4D26">
        <w:rPr>
          <w:rStyle w:val="FootnoteReference"/>
        </w:rPr>
        <w:footnoteReference w:id="932"/>
      </w:r>
      <w:bookmarkEnd w:id="1210"/>
    </w:p>
    <w:p w14:paraId="47E3028B" w14:textId="77777777" w:rsidR="0039635A" w:rsidRDefault="0039635A" w:rsidP="0039635A">
      <w:pPr>
        <w:pStyle w:val="Heading3"/>
      </w:pPr>
      <w:bookmarkStart w:id="1211" w:name="_Toc459399240"/>
      <w:r>
        <w:t>September 4 (5) / Tho-out 7: St. Dioscorus</w:t>
      </w:r>
      <w:bookmarkEnd w:id="1211"/>
    </w:p>
    <w:p w14:paraId="6AE56346" w14:textId="2D840D17" w:rsidR="0039635A" w:rsidRDefault="00191A26" w:rsidP="0039635A">
      <w:pPr>
        <w:pStyle w:val="Rubric"/>
      </w:pPr>
      <w:r>
        <w:fldChar w:fldCharType="begin"/>
      </w:r>
      <w:r>
        <w:instrText xml:space="preserve"> REF _Ref434492249 \h </w:instrText>
      </w:r>
      <w:r>
        <w:fldChar w:fldCharType="separate"/>
      </w:r>
      <w:r w:rsidR="0089025C">
        <w:t>The Doxology for St. Severus</w:t>
      </w:r>
      <w:r>
        <w:fldChar w:fldCharType="end"/>
      </w:r>
      <w:r>
        <w:t xml:space="preserve">, </w:t>
      </w:r>
      <w:r>
        <w:fldChar w:fldCharType="begin"/>
      </w:r>
      <w:r>
        <w:instrText xml:space="preserve"> REF _Ref434561058 \h </w:instrText>
      </w:r>
      <w:r>
        <w:fldChar w:fldCharType="separate"/>
      </w:r>
      <w:r w:rsidR="0089025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025C">
        <w:rPr>
          <w:noProof/>
        </w:rPr>
        <w:t>631</w:t>
      </w:r>
      <w:r>
        <w:fldChar w:fldCharType="end"/>
      </w:r>
      <w:r w:rsidR="0039635A">
        <w:t xml:space="preserve"> can be adapted.</w:t>
      </w:r>
    </w:p>
    <w:p w14:paraId="7D1E759A" w14:textId="77777777" w:rsidR="0046481B" w:rsidRDefault="0046481B" w:rsidP="0046481B">
      <w:pPr>
        <w:pStyle w:val="Heading3"/>
      </w:pPr>
      <w:bookmarkStart w:id="1212" w:name="_Toc459399241"/>
      <w:r>
        <w:t>September 4 (5) / Tho-out 7: Also St. Rebecca and her Children</w:t>
      </w:r>
      <w:bookmarkEnd w:id="1212"/>
    </w:p>
    <w:p w14:paraId="51FECB60" w14:textId="7CDB2FBF" w:rsidR="00BD6485" w:rsidRDefault="00BD6485" w:rsidP="00BD6485">
      <w:pPr>
        <w:pStyle w:val="Heading4"/>
      </w:pPr>
      <w:bookmarkStart w:id="1213"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4" w:name="_Ref459401387"/>
      <w:r>
        <w:t>The Doxology</w:t>
      </w:r>
      <w:r w:rsidR="00B46E6E">
        <w:t xml:space="preserve"> for St. Rebecca and her Children</w:t>
      </w:r>
      <w:bookmarkEnd w:id="1213"/>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5" w:name="_Toc459399242"/>
      <w:r>
        <w:t>September 9 (10) / Tho-out 12: Commemoration of Archangel Michael</w:t>
      </w:r>
      <w:bookmarkEnd w:id="1215"/>
    </w:p>
    <w:p w14:paraId="06EE9188" w14:textId="77777777" w:rsidR="0089025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54229B" w14:textId="77777777" w:rsidTr="0082304E">
        <w:trPr>
          <w:cantSplit/>
          <w:jc w:val="center"/>
        </w:trPr>
        <w:tc>
          <w:tcPr>
            <w:tcW w:w="288" w:type="dxa"/>
          </w:tcPr>
          <w:p w14:paraId="0951B812" w14:textId="77777777" w:rsidR="0089025C" w:rsidRDefault="0089025C" w:rsidP="0082304E">
            <w:pPr>
              <w:pStyle w:val="CopticCross"/>
            </w:pPr>
          </w:p>
        </w:tc>
        <w:tc>
          <w:tcPr>
            <w:tcW w:w="3960" w:type="dxa"/>
          </w:tcPr>
          <w:p w14:paraId="1F0F3DB8" w14:textId="77777777" w:rsidR="0089025C" w:rsidRDefault="0089025C" w:rsidP="00C83ECE">
            <w:pPr>
              <w:pStyle w:val="EngHang"/>
            </w:pPr>
            <w:r>
              <w:t>Through the intercessions</w:t>
            </w:r>
          </w:p>
          <w:p w14:paraId="26BF71A5" w14:textId="77777777" w:rsidR="0089025C" w:rsidRDefault="0089025C" w:rsidP="00C83ECE">
            <w:pPr>
              <w:pStyle w:val="EngHang"/>
            </w:pPr>
            <w:r>
              <w:t>Of the Four Incorporeal Beasts,</w:t>
            </w:r>
          </w:p>
          <w:p w14:paraId="19778A74" w14:textId="77777777" w:rsidR="0089025C" w:rsidRDefault="0089025C" w:rsidP="00C83ECE">
            <w:pPr>
              <w:pStyle w:val="EngHang"/>
            </w:pPr>
            <w:r>
              <w:t>The ministering flames of fire,</w:t>
            </w:r>
          </w:p>
          <w:p w14:paraId="1A0750DF" w14:textId="77777777" w:rsidR="0089025C" w:rsidRDefault="0089025C" w:rsidP="0082304E">
            <w:pPr>
              <w:pStyle w:val="EngHangEnd"/>
            </w:pPr>
            <w:r>
              <w:t>O Lord, grant us the forgiveness of our sins.</w:t>
            </w:r>
          </w:p>
        </w:tc>
        <w:tc>
          <w:tcPr>
            <w:tcW w:w="288" w:type="dxa"/>
          </w:tcPr>
          <w:p w14:paraId="25B62E7D" w14:textId="77777777" w:rsidR="0089025C" w:rsidRDefault="0089025C" w:rsidP="0082304E"/>
        </w:tc>
        <w:tc>
          <w:tcPr>
            <w:tcW w:w="288" w:type="dxa"/>
          </w:tcPr>
          <w:p w14:paraId="59224315" w14:textId="77777777" w:rsidR="0089025C" w:rsidRDefault="0089025C" w:rsidP="0082304E">
            <w:pPr>
              <w:pStyle w:val="CopticCross"/>
            </w:pPr>
          </w:p>
        </w:tc>
        <w:tc>
          <w:tcPr>
            <w:tcW w:w="3960" w:type="dxa"/>
          </w:tcPr>
          <w:p w14:paraId="12745605" w14:textId="77777777" w:rsidR="0089025C" w:rsidRDefault="0089025C" w:rsidP="00C83ECE">
            <w:pPr>
              <w:pStyle w:val="CopticVersemulti-line"/>
            </w:pPr>
            <w:r>
              <w:t>Ϩⲓⲧⲉⲛ ⲛⲓⲡ̀ⲣⲉⲥⲃⲓⲁ̀</w:t>
            </w:r>
          </w:p>
          <w:p w14:paraId="1414CC0B" w14:textId="77777777" w:rsidR="0089025C" w:rsidRDefault="0089025C" w:rsidP="00C83ECE">
            <w:pPr>
              <w:pStyle w:val="CopticVersemulti-line"/>
            </w:pPr>
            <w:r>
              <w:t>ⲛ̀ⲧⲉ ⲡⲓϥ̀ⲧⲟⲩ ⲛ̀ⲍⲱⲟⲛ ⲛ̀ⲁⲥⲱⲙⲁⲧⲟⲥ</w:t>
            </w:r>
          </w:p>
          <w:p w14:paraId="7CE48DBF" w14:textId="77777777" w:rsidR="0089025C" w:rsidRDefault="0089025C" w:rsidP="00C83ECE">
            <w:pPr>
              <w:pStyle w:val="CopticVersemulti-line"/>
            </w:pPr>
            <w:r>
              <w:t>ⲛ̀ⲗⲓⲧⲟⲩⲣⲅⲟⲥ ⲛ̀ϣⲁϩ ⲛ̀ⲭ̀ⲣⲟⲙ:</w:t>
            </w:r>
          </w:p>
          <w:p w14:paraId="671ECABA" w14:textId="77777777" w:rsidR="0089025C" w:rsidRPr="00C35319" w:rsidRDefault="0089025C" w:rsidP="00C83ECE">
            <w:pPr>
              <w:pStyle w:val="CopticHangingVerse"/>
            </w:pPr>
            <w:r>
              <w:t>Ⲡϭⲟⲓⲥ ⲁⲣⲓϩ̀ⲙⲟⲧ ⲛⲁⲛ ⲙ̀ⲡⲓⲭⲱ ⲉ̀ⲃⲟⲗ ⲛ̀ⲧⲉ ⲛⲉⲛⲛⲟⲃⲓ.</w:t>
            </w:r>
          </w:p>
        </w:tc>
      </w:tr>
    </w:tbl>
    <w:p w14:paraId="6DC05066"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F5B9E3B" w14:textId="77777777" w:rsidTr="00C83ECE">
        <w:trPr>
          <w:cantSplit/>
          <w:jc w:val="center"/>
        </w:trPr>
        <w:tc>
          <w:tcPr>
            <w:tcW w:w="288" w:type="dxa"/>
          </w:tcPr>
          <w:p w14:paraId="05D94CD3" w14:textId="77777777" w:rsidR="0089025C" w:rsidRDefault="0089025C" w:rsidP="00C83ECE">
            <w:pPr>
              <w:pStyle w:val="CopticCross"/>
            </w:pPr>
          </w:p>
        </w:tc>
        <w:tc>
          <w:tcPr>
            <w:tcW w:w="3960" w:type="dxa"/>
          </w:tcPr>
          <w:p w14:paraId="7C64E030" w14:textId="77777777" w:rsidR="0089025C" w:rsidRDefault="0089025C" w:rsidP="00C83ECE">
            <w:pPr>
              <w:pStyle w:val="EngHang"/>
            </w:pPr>
            <w:r>
              <w:t>Hail to the four incorporeal living beasts,</w:t>
            </w:r>
          </w:p>
          <w:p w14:paraId="44F991B7" w14:textId="77777777" w:rsidR="0089025C" w:rsidRDefault="0089025C" w:rsidP="00C83ECE">
            <w:pPr>
              <w:pStyle w:val="EngHang"/>
            </w:pPr>
            <w:r>
              <w:t>Carrying the throne of God,</w:t>
            </w:r>
          </w:p>
          <w:p w14:paraId="3557F21F" w14:textId="77777777" w:rsidR="0089025C" w:rsidRDefault="0089025C" w:rsidP="00C83ECE">
            <w:pPr>
              <w:pStyle w:val="EngHang"/>
            </w:pPr>
            <w:r>
              <w:t>A lion’s face, and a calf’s face,</w:t>
            </w:r>
          </w:p>
          <w:p w14:paraId="09F06489" w14:textId="77777777" w:rsidR="0089025C" w:rsidRDefault="0089025C" w:rsidP="00C83ECE">
            <w:pPr>
              <w:pStyle w:val="EngHangEnd"/>
            </w:pPr>
            <w:r>
              <w:t>A man’s face, and an eagle’s face.</w:t>
            </w:r>
          </w:p>
        </w:tc>
        <w:tc>
          <w:tcPr>
            <w:tcW w:w="288" w:type="dxa"/>
          </w:tcPr>
          <w:p w14:paraId="664D8401" w14:textId="77777777" w:rsidR="0089025C" w:rsidRDefault="0089025C" w:rsidP="00C83ECE"/>
        </w:tc>
        <w:tc>
          <w:tcPr>
            <w:tcW w:w="288" w:type="dxa"/>
          </w:tcPr>
          <w:p w14:paraId="46CE08F5" w14:textId="77777777" w:rsidR="0089025C" w:rsidRDefault="0089025C" w:rsidP="00C83ECE">
            <w:pPr>
              <w:pStyle w:val="CopticCross"/>
            </w:pPr>
          </w:p>
        </w:tc>
        <w:tc>
          <w:tcPr>
            <w:tcW w:w="3960" w:type="dxa"/>
          </w:tcPr>
          <w:p w14:paraId="693A7CBD" w14:textId="77777777" w:rsidR="0089025C" w:rsidRDefault="0089025C" w:rsidP="00C83ECE">
            <w:pPr>
              <w:pStyle w:val="CopticVersemulti-line"/>
            </w:pPr>
            <w:r>
              <w:t>Ⲭⲉⲣⲉ ⲡⲓϥ̀ⲧⲟⲩ ⲛ̀ⲍⲱⲟⲛ ⲛ̀ⲁ̀ⲥⲱⲙⲁⲧⲟⲥ:</w:t>
            </w:r>
          </w:p>
          <w:p w14:paraId="03D0416B" w14:textId="77777777" w:rsidR="0089025C" w:rsidRDefault="0089025C" w:rsidP="00C83ECE">
            <w:pPr>
              <w:pStyle w:val="CopticVersemulti-line"/>
            </w:pPr>
            <w:r>
              <w:t>ⲉⲧϥⲁⲓ ϧⲁ ⲡⲓϩⲁⲣⲙⲁ ⲛ̀ⲧⲉ Ⲫϯ:</w:t>
            </w:r>
          </w:p>
          <w:p w14:paraId="676A68C8" w14:textId="77777777" w:rsidR="0089025C" w:rsidRDefault="0089025C" w:rsidP="00C83ECE">
            <w:pPr>
              <w:pStyle w:val="CopticVersemulti-line"/>
            </w:pPr>
            <w:r>
              <w:t>ⲟⲩϩⲟ ⲙ̀ⲙⲟⲩⲓ̀ ⲛⲉⲙ ⲟⲩϩⲟ ⲙ̀ⲙⲁⲥⲓ:</w:t>
            </w:r>
          </w:p>
          <w:p w14:paraId="7842A25C" w14:textId="77777777" w:rsidR="0089025C" w:rsidRPr="00C35319" w:rsidRDefault="0089025C" w:rsidP="00C83ECE">
            <w:pPr>
              <w:pStyle w:val="CopticHangingVerse"/>
            </w:pPr>
            <w:r>
              <w:t>ⲛⲉⲙ ⲟⲩϩⲟ ⲛ̀ⲣⲱⲙⲓ ⲛⲉⲙ ⲟⲩϩⲟ ⲛ̀ⲁ̀ⲏ̀ⲧⲟⲥ.</w:t>
            </w:r>
          </w:p>
        </w:tc>
      </w:tr>
    </w:tbl>
    <w:p w14:paraId="68D20C2E" w14:textId="77777777" w:rsidR="0089025C" w:rsidRDefault="0089025C" w:rsidP="0082304E">
      <w:pPr>
        <w:pStyle w:val="Heading4"/>
      </w:pPr>
      <w:r>
        <w:t>The Gospel Response for the Four Incorporeal Beasts</w:t>
      </w:r>
    </w:p>
    <w:p w14:paraId="5D2A3D3E" w14:textId="77777777" w:rsidR="0089025C" w:rsidRPr="00C14556" w:rsidRDefault="0089025C" w:rsidP="00C14556">
      <w:pPr>
        <w:pStyle w:val="Rubric"/>
      </w:pPr>
      <w:r>
        <w:t>The last verse of the Doxology may be inserted into the Annual Gospel Response.</w:t>
      </w:r>
    </w:p>
    <w:p w14:paraId="3D3E8225" w14:textId="76D0853A" w:rsidR="00B637D8" w:rsidRPr="00B637D8" w:rsidRDefault="0089025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216" w:name="_Toc459399243"/>
      <w:r>
        <w:t xml:space="preserve">September 12 (13) / Tho-out 15: </w:t>
      </w:r>
      <w:r w:rsidR="00191A26">
        <w:t xml:space="preserve">Translocation of the Relics of </w:t>
      </w:r>
      <w:r>
        <w:t>St. Stephen</w:t>
      </w:r>
      <w:bookmarkEnd w:id="1216"/>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025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025C">
        <w:rPr>
          <w:noProof/>
        </w:rPr>
        <w:t>726</w:t>
      </w:r>
      <w:r w:rsidR="00191A26">
        <w:fldChar w:fldCharType="end"/>
      </w:r>
      <w:r>
        <w:t>.</w:t>
      </w:r>
    </w:p>
    <w:p w14:paraId="7C31113D" w14:textId="77777777" w:rsidR="00495F1A" w:rsidRDefault="0092592B" w:rsidP="00495F1A">
      <w:pPr>
        <w:pStyle w:val="Heading3"/>
      </w:pPr>
      <w:bookmarkStart w:id="1217" w:name="_Toc410196199"/>
      <w:bookmarkStart w:id="1218" w:name="_Toc410196441"/>
      <w:bookmarkStart w:id="1219" w:name="_Toc410196943"/>
      <w:bookmarkStart w:id="1220" w:name="_Ref434563524"/>
      <w:bookmarkStart w:id="1221" w:name="_Ref434563530"/>
      <w:bookmarkStart w:id="1222" w:name="_Toc459399244"/>
      <w:r>
        <w:t xml:space="preserve">September 14 (15) / Tho-out 17: </w:t>
      </w:r>
      <w:r w:rsidR="00495F1A">
        <w:t>The Dedication of the Church of the Holy Cross</w:t>
      </w:r>
      <w:bookmarkEnd w:id="1217"/>
      <w:bookmarkEnd w:id="1218"/>
      <w:bookmarkEnd w:id="1219"/>
      <w:bookmarkEnd w:id="1220"/>
      <w:bookmarkEnd w:id="1221"/>
      <w:bookmarkEnd w:id="122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3"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4" w:name="_Ref459399000"/>
      <w:r>
        <w:t>The Doxology</w:t>
      </w:r>
      <w:r w:rsidR="00E21EA3">
        <w:t xml:space="preserve"> for the Feast of the Cross</w:t>
      </w:r>
      <w:bookmarkEnd w:id="1223"/>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5" w:name="_Ref434474964"/>
      <w:r>
        <w:t>The Psali Ada</w:t>
      </w:r>
      <w:r w:rsidR="006C1B94">
        <w:t>m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6"/>
            <w:r>
              <w:rPr>
                <w:rStyle w:val="CommentReference"/>
              </w:rPr>
              <w:commentReference w:id="122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7" w:name="_Ref434474992"/>
      <w:r>
        <w:t>The Psali Bato</w:t>
      </w:r>
      <w:r w:rsidR="006C1B94">
        <w:t>s for the Feast of the Cross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8" w:name="_Toc459399245"/>
      <w:r>
        <w:t>September 18 (19) / Tho-out 21: Commemoration of the Theotokos</w:t>
      </w:r>
      <w:bookmarkEnd w:id="1228"/>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5C17FB1" w14:textId="77777777" w:rsidR="00160DE3" w:rsidRDefault="00160DE3" w:rsidP="00160DE3">
      <w:pPr>
        <w:pStyle w:val="Heading3"/>
      </w:pPr>
      <w:bookmarkStart w:id="1229" w:name="_Toc459399246"/>
      <w:r>
        <w:t>September 21 (22) / Tho-out 24: Martyrdom of St. Quandratus, One of the Seventy Two</w:t>
      </w:r>
      <w:bookmarkEnd w:id="1229"/>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025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025C">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025C">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025C">
        <w:rPr>
          <w:noProof/>
        </w:rPr>
        <w:t>567</w:t>
      </w:r>
      <w:r w:rsidR="00191A26">
        <w:fldChar w:fldCharType="end"/>
      </w:r>
      <w:r>
        <w:t>.</w:t>
      </w:r>
    </w:p>
    <w:p w14:paraId="56FE4C4F" w14:textId="77777777" w:rsidR="00D54A29" w:rsidRDefault="00D54A29" w:rsidP="00D54A29">
      <w:pPr>
        <w:pStyle w:val="Heading3"/>
      </w:pPr>
      <w:bookmarkStart w:id="1230" w:name="_Toc459399247"/>
      <w:r>
        <w:t xml:space="preserve">September 22 (23) / </w:t>
      </w:r>
      <w:commentRangeStart w:id="1231"/>
      <w:r>
        <w:t>Tho-out 24</w:t>
      </w:r>
      <w:commentRangeEnd w:id="1231"/>
      <w:r w:rsidR="00C46B09">
        <w:rPr>
          <w:rStyle w:val="CommentReference"/>
          <w:rFonts w:eastAsiaTheme="minorHAnsi" w:cstheme="minorBidi"/>
          <w:b w:val="0"/>
          <w:bCs w:val="0"/>
        </w:rPr>
        <w:commentReference w:id="1231"/>
      </w:r>
      <w:r>
        <w:t>: St. Maurice and the Theban Legion</w:t>
      </w:r>
      <w:bookmarkEnd w:id="1230"/>
    </w:p>
    <w:p w14:paraId="74C264D0" w14:textId="77777777" w:rsidR="00D54A29" w:rsidRDefault="00B46E6E" w:rsidP="00D54A29">
      <w:pPr>
        <w:pStyle w:val="Heading4"/>
      </w:pPr>
      <w:bookmarkStart w:id="1232" w:name="_Ref434489859"/>
      <w:r>
        <w:t>The Doxology for</w:t>
      </w:r>
      <w:r w:rsidR="00D54A29">
        <w:t xml:space="preserve"> St. Maurice and the Theban Legion</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3" w:name="_Ref434489873"/>
      <w:r>
        <w:t>Another Doxology of St. Maurice</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4" w:name="_Toc459399248"/>
      <w:r>
        <w:t>September 23 (24) / Tho-out 26: Annunciation of St. John the Baptist to Zacharias</w:t>
      </w:r>
      <w:bookmarkEnd w:id="1234"/>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5" w:name="_Ref435003974"/>
      <w:bookmarkStart w:id="1236"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5"/>
      <w:bookmarkEnd w:id="1236"/>
    </w:p>
    <w:p w14:paraId="0A0A7EC3" w14:textId="08992E6A" w:rsidR="00C0205C" w:rsidRDefault="00C0205C" w:rsidP="00C0205C">
      <w:pPr>
        <w:pStyle w:val="Heading4"/>
      </w:pPr>
      <w:bookmarkStart w:id="1237" w:name="_Ref435003845"/>
      <w:r>
        <w:t>The Psali Adam for the 29</w:t>
      </w:r>
      <w:r w:rsidRPr="00C0205C">
        <w:rPr>
          <w:vertAlign w:val="superscript"/>
        </w:rPr>
        <w:t>th</w:t>
      </w:r>
      <w:r>
        <w:t xml:space="preserve"> of Every </w:t>
      </w:r>
      <w:r w:rsidR="004246C3">
        <w:t xml:space="preserve">Coptic </w:t>
      </w:r>
      <w:r>
        <w:t>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8"/>
            <w:r>
              <w:t>At the end of times.</w:t>
            </w:r>
            <w:commentRangeEnd w:id="1238"/>
            <w:r>
              <w:rPr>
                <w:rStyle w:val="CommentReference"/>
                <w:rFonts w:ascii="Times New Roman" w:eastAsiaTheme="minorHAnsi" w:hAnsi="Times New Roman" w:cstheme="minorBidi"/>
                <w:color w:val="auto"/>
              </w:rPr>
              <w:commentReference w:id="123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9" w:name="_Ref435003860"/>
      <w:r>
        <w:t>The Psali Batos for the 29</w:t>
      </w:r>
      <w:r w:rsidRPr="00C0205C">
        <w:rPr>
          <w:vertAlign w:val="superscript"/>
        </w:rPr>
        <w:t>th</w:t>
      </w:r>
      <w:r>
        <w:t xml:space="preserve"> of Every Month</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4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40"/>
            <w:r>
              <w:rPr>
                <w:rStyle w:val="CommentReference"/>
                <w:rFonts w:ascii="Times New Roman" w:eastAsiaTheme="minorHAnsi" w:hAnsi="Times New Roman" w:cstheme="minorBidi"/>
                <w:color w:val="auto"/>
              </w:rPr>
              <w:commentReference w:id="124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41"/>
            <w:r>
              <w:t xml:space="preserve"> Lord God</w:t>
            </w:r>
            <w:commentRangeEnd w:id="1241"/>
            <w:r>
              <w:rPr>
                <w:rStyle w:val="CommentReference"/>
                <w:rFonts w:ascii="Times New Roman" w:eastAsiaTheme="minorHAnsi" w:hAnsi="Times New Roman" w:cstheme="minorBidi"/>
                <w:color w:val="auto"/>
              </w:rPr>
              <w:commentReference w:id="124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2" w:name="_Toc459399250"/>
      <w:r>
        <w:t>September 27 (28) / Tho-out 30: Miracle performed by St. Athanasius the Apostolic</w:t>
      </w:r>
      <w:bookmarkEnd w:id="124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3" w:name="_Ref434561058"/>
      <w:bookmarkStart w:id="1244" w:name="_Toc459399251"/>
      <w:r>
        <w:t xml:space="preserve">September 29 (30) / Paopi 2: </w:t>
      </w:r>
      <w:r w:rsidR="000274A5">
        <w:t xml:space="preserve">The Coming of </w:t>
      </w:r>
      <w:r>
        <w:t>St. Severus</w:t>
      </w:r>
      <w:r w:rsidR="000274A5">
        <w:t xml:space="preserve"> to Egypt</w:t>
      </w:r>
      <w:bookmarkEnd w:id="1243"/>
      <w:bookmarkEnd w:id="1244"/>
    </w:p>
    <w:p w14:paraId="1B16436A" w14:textId="77777777" w:rsidR="0039635A" w:rsidRDefault="0039635A" w:rsidP="0039635A">
      <w:pPr>
        <w:pStyle w:val="Heading4"/>
      </w:pPr>
      <w:bookmarkStart w:id="1245" w:name="_Ref434492249"/>
      <w:r>
        <w:t>The Doxology</w:t>
      </w:r>
      <w:r w:rsidR="00B82753">
        <w:t xml:space="preserve"> for St. Severus</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6"/>
            <w:r w:rsidRPr="004764BD">
              <w:t xml:space="preserve">confirmed </w:t>
            </w:r>
            <w:commentRangeEnd w:id="1246"/>
            <w:r>
              <w:rPr>
                <w:rStyle w:val="CommentReference"/>
                <w:rFonts w:ascii="Times New Roman" w:eastAsiaTheme="minorHAnsi" w:hAnsi="Times New Roman" w:cstheme="minorBidi"/>
                <w:color w:val="auto"/>
              </w:rPr>
              <w:commentReference w:id="124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7" w:name="_Toc410196200"/>
      <w:bookmarkStart w:id="1248" w:name="_Toc410196442"/>
      <w:bookmarkStart w:id="1249" w:name="_Toc410196944"/>
      <w:bookmarkStart w:id="1250" w:name="October"/>
      <w:bookmarkEnd w:id="1189"/>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51" w:name="_Toc459399202"/>
      <w:r>
        <w:t>October</w:t>
      </w:r>
      <w:bookmarkEnd w:id="1247"/>
      <w:bookmarkEnd w:id="1248"/>
      <w:bookmarkEnd w:id="1249"/>
      <w:r w:rsidR="006E370D">
        <w:t xml:space="preserve"> or </w:t>
      </w:r>
      <w:r w:rsidR="006E370D">
        <w:rPr>
          <w:rFonts w:ascii="FreeSerifAvvaShenouda" w:hAnsi="FreeSerifAvvaShenouda" w:cs="FreeSerifAvvaShenouda"/>
        </w:rPr>
        <w:t>Ⲡⲁⲱⲡⲉ</w:t>
      </w:r>
      <w:bookmarkEnd w:id="1251"/>
    </w:p>
    <w:bookmarkStart w:id="1252"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89025C">
              <w:rPr>
                <w:noProof/>
                <w:webHidden/>
              </w:rPr>
              <w:t>634</w:t>
            </w:r>
            <w:r w:rsidR="00513E2D">
              <w:rPr>
                <w:noProof/>
                <w:webHidden/>
              </w:rPr>
              <w:fldChar w:fldCharType="end"/>
            </w:r>
          </w:hyperlink>
        </w:p>
        <w:p w14:paraId="0FA54436" w14:textId="4F8EB486" w:rsidR="00513E2D" w:rsidRDefault="00C96D10">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52367859" w14:textId="75F33A27" w:rsidR="00513E2D" w:rsidRDefault="00C96D10">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0EB3D909" w14:textId="2D7296DA" w:rsidR="00513E2D" w:rsidRDefault="00C96D10">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2499D48F" w14:textId="6EA95AD3" w:rsidR="00513E2D" w:rsidRDefault="00C96D10">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89025C">
              <w:rPr>
                <w:noProof/>
                <w:webHidden/>
              </w:rPr>
              <w:t>637</w:t>
            </w:r>
            <w:r w:rsidR="00513E2D">
              <w:rPr>
                <w:noProof/>
                <w:webHidden/>
              </w:rPr>
              <w:fldChar w:fldCharType="end"/>
            </w:r>
          </w:hyperlink>
        </w:p>
        <w:p w14:paraId="3C7C44D2" w14:textId="2AB68DEE" w:rsidR="00513E2D" w:rsidRDefault="00C96D10">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89025C">
              <w:rPr>
                <w:noProof/>
                <w:webHidden/>
              </w:rPr>
              <w:t>638</w:t>
            </w:r>
            <w:r w:rsidR="00513E2D">
              <w:rPr>
                <w:noProof/>
                <w:webHidden/>
              </w:rPr>
              <w:fldChar w:fldCharType="end"/>
            </w:r>
          </w:hyperlink>
        </w:p>
        <w:p w14:paraId="06690216" w14:textId="2F5CA010" w:rsidR="00513E2D" w:rsidRDefault="00C96D10">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89025C">
              <w:rPr>
                <w:noProof/>
                <w:webHidden/>
              </w:rPr>
              <w:t>639</w:t>
            </w:r>
            <w:r w:rsidR="00513E2D">
              <w:rPr>
                <w:noProof/>
                <w:webHidden/>
              </w:rPr>
              <w:fldChar w:fldCharType="end"/>
            </w:r>
          </w:hyperlink>
        </w:p>
        <w:p w14:paraId="0581B8A6" w14:textId="2384AB1F" w:rsidR="00513E2D" w:rsidRDefault="00C96D10">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89025C">
              <w:rPr>
                <w:noProof/>
                <w:webHidden/>
              </w:rPr>
              <w:t>641</w:t>
            </w:r>
            <w:r w:rsidR="00513E2D">
              <w:rPr>
                <w:noProof/>
                <w:webHidden/>
              </w:rPr>
              <w:fldChar w:fldCharType="end"/>
            </w:r>
          </w:hyperlink>
        </w:p>
        <w:p w14:paraId="5C9563B0" w14:textId="6E79591F" w:rsidR="00513E2D" w:rsidRDefault="00C96D10">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6A1E374B" w14:textId="490A4419" w:rsidR="00513E2D" w:rsidRDefault="00C96D10">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243C28B7" w14:textId="12639061" w:rsidR="00513E2D" w:rsidRDefault="00C96D10">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32F2C09C" w14:textId="63879696" w:rsidR="00513E2D" w:rsidRDefault="00C96D10">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25D3E921" w14:textId="612C1AEF" w:rsidR="00513E2D" w:rsidRDefault="00C96D10">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3" w:name="_Ref436250096"/>
      <w:bookmarkStart w:id="1254" w:name="_Ref436250168"/>
      <w:bookmarkStart w:id="1255" w:name="_Toc459399252"/>
      <w:r>
        <w:t>October 1 (2) / Paopi 4: St. Bacchus</w:t>
      </w:r>
      <w:bookmarkEnd w:id="1252"/>
      <w:bookmarkEnd w:id="1253"/>
      <w:bookmarkEnd w:id="1254"/>
      <w:bookmarkEnd w:id="1255"/>
    </w:p>
    <w:p w14:paraId="5652177B" w14:textId="579A358D" w:rsidR="003037B8" w:rsidRDefault="003037B8" w:rsidP="003037B8">
      <w:pPr>
        <w:pStyle w:val="Heading4"/>
      </w:pPr>
      <w:bookmarkStart w:id="1256"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7" w:name="_Ref459401216"/>
      <w:r>
        <w:t>The Doxology</w:t>
      </w:r>
      <w:r w:rsidR="00B46E6E">
        <w:t xml:space="preserve"> for Sts. Sergius and Bacchus</w:t>
      </w:r>
      <w:bookmarkEnd w:id="1256"/>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8"/>
            <w:r>
              <w:t>heroes</w:t>
            </w:r>
            <w:commentRangeEnd w:id="1258"/>
            <w:r>
              <w:rPr>
                <w:rStyle w:val="CommentReference"/>
                <w:rFonts w:ascii="Times New Roman" w:eastAsiaTheme="minorHAnsi" w:hAnsi="Times New Roman" w:cstheme="minorBidi"/>
                <w:color w:val="auto"/>
              </w:rPr>
              <w:commentReference w:id="12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9" w:name="_Toc459399253"/>
      <w:r>
        <w:t>October 4 (5) / Paopi 7: St. Paul of Tammoh</w:t>
      </w:r>
      <w:bookmarkEnd w:id="1259"/>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89025C">
        <w:t>The Doxology of St. Pishoy and St. Paul of Tammah</w:t>
      </w:r>
      <w:r>
        <w:fldChar w:fldCharType="end"/>
      </w:r>
      <w:r>
        <w:t xml:space="preserve">, page </w:t>
      </w:r>
      <w:r>
        <w:fldChar w:fldCharType="begin"/>
      </w:r>
      <w:r>
        <w:instrText xml:space="preserve"> PAGEREF _Ref434490826 \h </w:instrText>
      </w:r>
      <w:r>
        <w:fldChar w:fldCharType="separate"/>
      </w:r>
      <w:r w:rsidR="0089025C">
        <w:rPr>
          <w:noProof/>
        </w:rPr>
        <w:t>579</w:t>
      </w:r>
      <w:r>
        <w:fldChar w:fldCharType="end"/>
      </w:r>
      <w:r w:rsidR="00FB36D8">
        <w:t>.</w:t>
      </w:r>
    </w:p>
    <w:p w14:paraId="2F2896A9" w14:textId="77777777" w:rsidR="0081710C" w:rsidRDefault="0081710C" w:rsidP="0081710C">
      <w:pPr>
        <w:pStyle w:val="Heading3"/>
      </w:pPr>
      <w:bookmarkStart w:id="1260" w:name="_Toc459399254"/>
      <w:r>
        <w:t>October 7 (8) / Paopi 10: St. Sergius</w:t>
      </w:r>
      <w:bookmarkEnd w:id="1260"/>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025C">
        <w:t>October 1 (2) / Paopi 4: St. Bacchus</w:t>
      </w:r>
      <w:r w:rsidR="00336170">
        <w:fldChar w:fldCharType="end"/>
      </w:r>
      <w:r>
        <w:t xml:space="preserve">, page </w:t>
      </w:r>
      <w:r>
        <w:fldChar w:fldCharType="begin"/>
      </w:r>
      <w:r>
        <w:instrText xml:space="preserve"> PAGEREF _Ref434561633 \h </w:instrText>
      </w:r>
      <w:r>
        <w:fldChar w:fldCharType="separate"/>
      </w:r>
      <w:r w:rsidR="0089025C">
        <w:rPr>
          <w:noProof/>
        </w:rPr>
        <w:t>633</w:t>
      </w:r>
      <w:r>
        <w:fldChar w:fldCharType="end"/>
      </w:r>
      <w:r w:rsidR="0081710C">
        <w:t>.</w:t>
      </w:r>
    </w:p>
    <w:p w14:paraId="0CF66909" w14:textId="39F79845" w:rsidR="008B74E6" w:rsidRDefault="008B74E6" w:rsidP="008B74E6">
      <w:pPr>
        <w:pStyle w:val="Heading3"/>
      </w:pPr>
      <w:bookmarkStart w:id="1261" w:name="_Toc459399255"/>
      <w:r>
        <w:t>October 8 (9) / Paopi 11: St. Pelagia</w:t>
      </w:r>
    </w:p>
    <w:p w14:paraId="6BEB9A40" w14:textId="6BC176D9" w:rsidR="008B74E6" w:rsidRDefault="008B74E6" w:rsidP="008B74E6">
      <w:pPr>
        <w:pStyle w:val="Heading4"/>
      </w:pPr>
      <w:bookmarkStart w:id="1262" w:name="_Ref465591664"/>
      <w:r>
        <w:t>The Doxology for St. Pelagia</w:t>
      </w:r>
      <w:r>
        <w:rPr>
          <w:rStyle w:val="FootnoteReference"/>
        </w:rPr>
        <w:footnoteReference w:id="936"/>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t>October 9 (10) / Paopi 12: Commemoration of Archangel Michael</w:t>
      </w:r>
      <w:bookmarkEnd w:id="1261"/>
    </w:p>
    <w:p w14:paraId="77234650"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629A7FC" w14:textId="77777777" w:rsidTr="0082304E">
        <w:trPr>
          <w:cantSplit/>
          <w:jc w:val="center"/>
        </w:trPr>
        <w:tc>
          <w:tcPr>
            <w:tcW w:w="288" w:type="dxa"/>
          </w:tcPr>
          <w:p w14:paraId="1F4D6054" w14:textId="77777777" w:rsidR="0089025C" w:rsidRDefault="0089025C" w:rsidP="0082304E">
            <w:pPr>
              <w:pStyle w:val="CopticCross"/>
            </w:pPr>
          </w:p>
        </w:tc>
        <w:tc>
          <w:tcPr>
            <w:tcW w:w="3960" w:type="dxa"/>
          </w:tcPr>
          <w:p w14:paraId="76753454" w14:textId="77777777" w:rsidR="0089025C" w:rsidRDefault="0089025C" w:rsidP="00C83ECE">
            <w:pPr>
              <w:pStyle w:val="EngHang"/>
            </w:pPr>
            <w:r>
              <w:t>Through the intercessions</w:t>
            </w:r>
          </w:p>
          <w:p w14:paraId="0965751A" w14:textId="77777777" w:rsidR="0089025C" w:rsidRDefault="0089025C" w:rsidP="00C83ECE">
            <w:pPr>
              <w:pStyle w:val="EngHang"/>
            </w:pPr>
            <w:r>
              <w:t>Of the Four Incorporeal Beasts,</w:t>
            </w:r>
          </w:p>
          <w:p w14:paraId="144A2038" w14:textId="77777777" w:rsidR="0089025C" w:rsidRDefault="0089025C" w:rsidP="00C83ECE">
            <w:pPr>
              <w:pStyle w:val="EngHang"/>
            </w:pPr>
            <w:r>
              <w:t>The ministering flames of fire,</w:t>
            </w:r>
          </w:p>
          <w:p w14:paraId="7AC2B98A" w14:textId="77777777" w:rsidR="0089025C" w:rsidRDefault="0089025C" w:rsidP="0082304E">
            <w:pPr>
              <w:pStyle w:val="EngHangEnd"/>
            </w:pPr>
            <w:r>
              <w:t>O Lord, grant us the forgiveness of our sins.</w:t>
            </w:r>
          </w:p>
        </w:tc>
        <w:tc>
          <w:tcPr>
            <w:tcW w:w="288" w:type="dxa"/>
          </w:tcPr>
          <w:p w14:paraId="1B54E1FD" w14:textId="77777777" w:rsidR="0089025C" w:rsidRDefault="0089025C" w:rsidP="0082304E"/>
        </w:tc>
        <w:tc>
          <w:tcPr>
            <w:tcW w:w="288" w:type="dxa"/>
          </w:tcPr>
          <w:p w14:paraId="226E6E52" w14:textId="77777777" w:rsidR="0089025C" w:rsidRDefault="0089025C" w:rsidP="0082304E">
            <w:pPr>
              <w:pStyle w:val="CopticCross"/>
            </w:pPr>
          </w:p>
        </w:tc>
        <w:tc>
          <w:tcPr>
            <w:tcW w:w="3960" w:type="dxa"/>
          </w:tcPr>
          <w:p w14:paraId="018AF73D" w14:textId="77777777" w:rsidR="0089025C" w:rsidRDefault="0089025C" w:rsidP="00C83ECE">
            <w:pPr>
              <w:pStyle w:val="CopticVersemulti-line"/>
            </w:pPr>
            <w:r>
              <w:t>Ϩⲓⲧⲉⲛ ⲛⲓⲡ̀ⲣⲉⲥⲃⲓⲁ̀</w:t>
            </w:r>
          </w:p>
          <w:p w14:paraId="4B3BA285" w14:textId="77777777" w:rsidR="0089025C" w:rsidRDefault="0089025C" w:rsidP="00C83ECE">
            <w:pPr>
              <w:pStyle w:val="CopticVersemulti-line"/>
            </w:pPr>
            <w:r>
              <w:t>ⲛ̀ⲧⲉ ⲡⲓϥ̀ⲧⲟⲩ ⲛ̀ⲍⲱⲟⲛ ⲛ̀ⲁⲥⲱⲙⲁⲧⲟⲥ</w:t>
            </w:r>
          </w:p>
          <w:p w14:paraId="49D6AD78" w14:textId="77777777" w:rsidR="0089025C" w:rsidRDefault="0089025C" w:rsidP="00C83ECE">
            <w:pPr>
              <w:pStyle w:val="CopticVersemulti-line"/>
            </w:pPr>
            <w:r>
              <w:t>ⲛ̀ⲗⲓⲧⲟⲩⲣⲅⲟⲥ ⲛ̀ϣⲁϩ ⲛ̀ⲭ̀ⲣⲟⲙ:</w:t>
            </w:r>
          </w:p>
          <w:p w14:paraId="4BC9C223" w14:textId="77777777" w:rsidR="0089025C" w:rsidRPr="00C35319" w:rsidRDefault="0089025C" w:rsidP="00C83ECE">
            <w:pPr>
              <w:pStyle w:val="CopticHangingVerse"/>
            </w:pPr>
            <w:r>
              <w:t>Ⲡϭⲟⲓⲥ ⲁⲣⲓϩ̀ⲙⲟⲧ ⲛⲁⲛ ⲙ̀ⲡⲓⲭⲱ ⲉ̀ⲃⲟⲗ ⲛ̀ⲧⲉ ⲛⲉⲛⲛⲟⲃⲓ.</w:t>
            </w:r>
          </w:p>
        </w:tc>
      </w:tr>
    </w:tbl>
    <w:p w14:paraId="571E3E4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889668E" w14:textId="77777777" w:rsidTr="00C83ECE">
        <w:trPr>
          <w:cantSplit/>
          <w:jc w:val="center"/>
        </w:trPr>
        <w:tc>
          <w:tcPr>
            <w:tcW w:w="288" w:type="dxa"/>
          </w:tcPr>
          <w:p w14:paraId="3E47C119" w14:textId="77777777" w:rsidR="0089025C" w:rsidRDefault="0089025C" w:rsidP="00C83ECE">
            <w:pPr>
              <w:pStyle w:val="CopticCross"/>
            </w:pPr>
          </w:p>
        </w:tc>
        <w:tc>
          <w:tcPr>
            <w:tcW w:w="3960" w:type="dxa"/>
          </w:tcPr>
          <w:p w14:paraId="61C7A25D" w14:textId="77777777" w:rsidR="0089025C" w:rsidRDefault="0089025C" w:rsidP="00C83ECE">
            <w:pPr>
              <w:pStyle w:val="EngHang"/>
            </w:pPr>
            <w:r>
              <w:t>Hail to the four incorporeal living beasts,</w:t>
            </w:r>
          </w:p>
          <w:p w14:paraId="42ACB229" w14:textId="77777777" w:rsidR="0089025C" w:rsidRDefault="0089025C" w:rsidP="00C83ECE">
            <w:pPr>
              <w:pStyle w:val="EngHang"/>
            </w:pPr>
            <w:r>
              <w:t>Carrying the throne of God,</w:t>
            </w:r>
          </w:p>
          <w:p w14:paraId="763BA9B4" w14:textId="77777777" w:rsidR="0089025C" w:rsidRDefault="0089025C" w:rsidP="00C83ECE">
            <w:pPr>
              <w:pStyle w:val="EngHang"/>
            </w:pPr>
            <w:r>
              <w:t>A lion’s face, and a calf’s face,</w:t>
            </w:r>
          </w:p>
          <w:p w14:paraId="69EA6449" w14:textId="77777777" w:rsidR="0089025C" w:rsidRDefault="0089025C" w:rsidP="00C83ECE">
            <w:pPr>
              <w:pStyle w:val="EngHangEnd"/>
            </w:pPr>
            <w:r>
              <w:t>A man’s face, and an eagle’s face.</w:t>
            </w:r>
          </w:p>
        </w:tc>
        <w:tc>
          <w:tcPr>
            <w:tcW w:w="288" w:type="dxa"/>
          </w:tcPr>
          <w:p w14:paraId="60163523" w14:textId="77777777" w:rsidR="0089025C" w:rsidRDefault="0089025C" w:rsidP="00C83ECE"/>
        </w:tc>
        <w:tc>
          <w:tcPr>
            <w:tcW w:w="288" w:type="dxa"/>
          </w:tcPr>
          <w:p w14:paraId="4F0159C7" w14:textId="77777777" w:rsidR="0089025C" w:rsidRDefault="0089025C" w:rsidP="00C83ECE">
            <w:pPr>
              <w:pStyle w:val="CopticCross"/>
            </w:pPr>
          </w:p>
        </w:tc>
        <w:tc>
          <w:tcPr>
            <w:tcW w:w="3960" w:type="dxa"/>
          </w:tcPr>
          <w:p w14:paraId="01DE0DE0" w14:textId="77777777" w:rsidR="0089025C" w:rsidRDefault="0089025C" w:rsidP="00C83ECE">
            <w:pPr>
              <w:pStyle w:val="CopticVersemulti-line"/>
            </w:pPr>
            <w:r>
              <w:t>Ⲭⲉⲣⲉ ⲡⲓϥ̀ⲧⲟⲩ ⲛ̀ⲍⲱⲟⲛ ⲛ̀ⲁ̀ⲥⲱⲙⲁⲧⲟⲥ:</w:t>
            </w:r>
          </w:p>
          <w:p w14:paraId="3EC6F10A" w14:textId="77777777" w:rsidR="0089025C" w:rsidRDefault="0089025C" w:rsidP="00C83ECE">
            <w:pPr>
              <w:pStyle w:val="CopticVersemulti-line"/>
            </w:pPr>
            <w:r>
              <w:t>ⲉⲧϥⲁⲓ ϧⲁ ⲡⲓϩⲁⲣⲙⲁ ⲛ̀ⲧⲉ Ⲫϯ:</w:t>
            </w:r>
          </w:p>
          <w:p w14:paraId="7119DBFB" w14:textId="77777777" w:rsidR="0089025C" w:rsidRDefault="0089025C" w:rsidP="00C83ECE">
            <w:pPr>
              <w:pStyle w:val="CopticVersemulti-line"/>
            </w:pPr>
            <w:r>
              <w:t>ⲟⲩϩⲟ ⲙ̀ⲙⲟⲩⲓ̀ ⲛⲉⲙ ⲟⲩϩⲟ ⲙ̀ⲙⲁⲥⲓ:</w:t>
            </w:r>
          </w:p>
          <w:p w14:paraId="08192ABE" w14:textId="77777777" w:rsidR="0089025C" w:rsidRPr="00C35319" w:rsidRDefault="0089025C" w:rsidP="00C83ECE">
            <w:pPr>
              <w:pStyle w:val="CopticHangingVerse"/>
            </w:pPr>
            <w:r>
              <w:t>ⲛⲉⲙ ⲟⲩϩⲟ ⲛ̀ⲣⲱⲙⲓ ⲛⲉⲙ ⲟⲩϩⲟ ⲛ̀ⲁ̀ⲏ̀ⲧⲟⲥ.</w:t>
            </w:r>
          </w:p>
        </w:tc>
      </w:tr>
    </w:tbl>
    <w:p w14:paraId="5A3043E1" w14:textId="77777777" w:rsidR="0089025C" w:rsidRDefault="0089025C" w:rsidP="0082304E">
      <w:pPr>
        <w:pStyle w:val="Heading4"/>
      </w:pPr>
      <w:r>
        <w:t>The Gospel Response for the Four Incorporeal Beasts</w:t>
      </w:r>
    </w:p>
    <w:p w14:paraId="08A8F6F8" w14:textId="77777777" w:rsidR="0089025C" w:rsidRPr="00C14556" w:rsidRDefault="0089025C" w:rsidP="00C14556">
      <w:pPr>
        <w:pStyle w:val="Rubric"/>
      </w:pPr>
      <w:r>
        <w:t>The last verse of the Doxology may be inserted into the Annual Gospel Response.</w:t>
      </w:r>
    </w:p>
    <w:p w14:paraId="4A7DC24D" w14:textId="3F80515B"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3626890A" w14:textId="2671041E" w:rsidR="008B74E6" w:rsidRDefault="008B74E6" w:rsidP="008B74E6">
      <w:pPr>
        <w:pStyle w:val="Heading3"/>
      </w:pPr>
      <w:bookmarkStart w:id="1263" w:name="_Ref434564830"/>
      <w:bookmarkStart w:id="1264" w:name="_Toc459399256"/>
      <w:r>
        <w:t>October 11 (12) / Paopi 14: St. Philip the Deacon, One of the 72</w:t>
      </w:r>
    </w:p>
    <w:p w14:paraId="604ECA2E" w14:textId="7C4F7F00" w:rsidR="008B74E6" w:rsidRDefault="008B74E6" w:rsidP="008B74E6">
      <w:pPr>
        <w:pStyle w:val="Heading4"/>
      </w:pPr>
      <w:bookmarkStart w:id="1265" w:name="_Ref465591592"/>
      <w:r>
        <w:t>The Doxology for St. Philip the Deacon</w:t>
      </w:r>
      <w:r>
        <w:rPr>
          <w:rStyle w:val="FootnoteReference"/>
        </w:rPr>
        <w:footnoteReference w:id="937"/>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3"/>
      <w:bookmarkEnd w:id="1264"/>
    </w:p>
    <w:p w14:paraId="689E6585" w14:textId="146B5B2A" w:rsidR="0056261A" w:rsidRDefault="0056261A" w:rsidP="0056261A">
      <w:pPr>
        <w:pStyle w:val="Heading4"/>
      </w:pPr>
      <w:bookmarkStart w:id="126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7" w:name="_Ref459401434"/>
      <w:r>
        <w:t>The Doxology</w:t>
      </w:r>
      <w:r w:rsidR="00B46E6E">
        <w:t xml:space="preserve"> for St. John the Short</w:t>
      </w:r>
      <w:bookmarkEnd w:id="1266"/>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8" w:name="_Toc459399257"/>
      <w:r>
        <w:t>October 18 (19) / Paopi</w:t>
      </w:r>
      <w:r w:rsidR="00FE0AE4">
        <w:t xml:space="preserve"> </w:t>
      </w:r>
      <w:r>
        <w:t>21: Commemoration of the Theotokos</w:t>
      </w:r>
      <w:bookmarkEnd w:id="1268"/>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2229EA11" w14:textId="1FAF6C37" w:rsidR="00BF2674" w:rsidRDefault="00BF2674" w:rsidP="00BF2674">
      <w:pPr>
        <w:pStyle w:val="Heading3"/>
      </w:pPr>
      <w:bookmarkStart w:id="1269" w:name="_Toc459399258"/>
      <w:r>
        <w:t>October 18 (19) / Paopi</w:t>
      </w:r>
      <w:r w:rsidR="00FE0AE4">
        <w:t xml:space="preserve"> </w:t>
      </w:r>
      <w:r>
        <w:t>21: Also St. Teji (Reweiss)</w:t>
      </w:r>
      <w:bookmarkEnd w:id="126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70" w:name="_Ref434491337"/>
      <w:r>
        <w:t>The Doxology</w:t>
      </w:r>
      <w:r w:rsidR="00810F04">
        <w:t xml:space="preserve"> for St. Teji (Reweiss)</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7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2" w:name="_Toc459399259"/>
      <w:r>
        <w:t>October 23 (24) / Paopi</w:t>
      </w:r>
      <w:r w:rsidR="00FE0AE4">
        <w:t xml:space="preserve"> </w:t>
      </w:r>
      <w:r>
        <w:t>26: St. Apip the Friend of St. Apollo</w:t>
      </w:r>
      <w:bookmarkEnd w:id="1271"/>
      <w:bookmarkEnd w:id="1272"/>
    </w:p>
    <w:p w14:paraId="69CDA95A" w14:textId="77777777" w:rsidR="00E30E2D" w:rsidRPr="00137929" w:rsidRDefault="00E30E2D" w:rsidP="00E30E2D">
      <w:pPr>
        <w:pStyle w:val="Heading4"/>
      </w:pPr>
      <w:bookmarkStart w:id="1273" w:name="_Ref434492837"/>
      <w:r>
        <w:t>The Doxology</w:t>
      </w:r>
      <w:r w:rsidR="00B82753">
        <w:t xml:space="preserve"> for Sts. Apollo and Apip</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4" w:name="_Toc459399260"/>
      <w:r>
        <w:t>October 23 (24) / Paopi</w:t>
      </w:r>
      <w:r w:rsidR="00FE0AE4">
        <w:t xml:space="preserve"> </w:t>
      </w:r>
      <w:r>
        <w:t>26: The Martyrdom of St. Timothy the Apostle</w:t>
      </w:r>
      <w:bookmarkEnd w:id="1274"/>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C276672" w14:textId="77777777" w:rsidR="00137929" w:rsidRDefault="00137929" w:rsidP="00137929">
      <w:pPr>
        <w:pStyle w:val="Heading3"/>
      </w:pPr>
      <w:bookmarkStart w:id="1275" w:name="_Toc459399261"/>
      <w:r>
        <w:t>October 24 (25) / Paopi</w:t>
      </w:r>
      <w:r w:rsidR="00FE0AE4">
        <w:t xml:space="preserve"> </w:t>
      </w:r>
      <w:r>
        <w:t>27: St. Macarius the Bishop of Edkow</w:t>
      </w:r>
      <w:bookmarkEnd w:id="1275"/>
    </w:p>
    <w:p w14:paraId="1E91FBC2" w14:textId="74F8FE2B" w:rsidR="00137929" w:rsidRPr="00137929" w:rsidRDefault="00137929" w:rsidP="00137929">
      <w:pPr>
        <w:pStyle w:val="Heading4"/>
      </w:pPr>
      <w:bookmarkStart w:id="1276" w:name="_Ref434490474"/>
      <w:r>
        <w:t>The Doxology</w:t>
      </w:r>
      <w:r w:rsidR="00B46E6E">
        <w:t xml:space="preserve"> for St. Macarius the Bishop of Edkow</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7" w:name="_Toc459399262"/>
      <w:r>
        <w:t>October 26 (27) / Paopi 29: Commemoration of the Annunciation, Nativity, and Resurrection on the 29</w:t>
      </w:r>
      <w:r w:rsidRPr="00C0205C">
        <w:rPr>
          <w:vertAlign w:val="superscript"/>
        </w:rPr>
        <w:t>th</w:t>
      </w:r>
      <w:r>
        <w:t xml:space="preserve"> of Every Month</w:t>
      </w:r>
      <w:bookmarkEnd w:id="1277"/>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9EB3135" w14:textId="77777777" w:rsidR="00205EA4" w:rsidRDefault="00205EA4" w:rsidP="00205EA4">
      <w:pPr>
        <w:pStyle w:val="Heading3"/>
      </w:pPr>
      <w:bookmarkStart w:id="1278" w:name="_Toc459399263"/>
      <w:r>
        <w:t>October 27 (28) / Paopi 30: St. Mark</w:t>
      </w:r>
      <w:r w:rsidR="00F20BBD">
        <w:t xml:space="preserve"> (Consecration and Appearance of Head)</w:t>
      </w:r>
      <w:bookmarkEnd w:id="1278"/>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025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025C">
        <w:rPr>
          <w:noProof/>
        </w:rPr>
        <w:t>821</w:t>
      </w:r>
      <w:r w:rsidR="00191A26">
        <w:fldChar w:fldCharType="end"/>
      </w:r>
      <w:r>
        <w:t>.</w:t>
      </w:r>
    </w:p>
    <w:p w14:paraId="42BC2C38" w14:textId="77777777" w:rsidR="006E370D" w:rsidRPr="007F571C" w:rsidRDefault="007F571C" w:rsidP="007F571C">
      <w:pPr>
        <w:pStyle w:val="Heading3"/>
      </w:pPr>
      <w:bookmarkStart w:id="1279" w:name="_Toc459399264"/>
      <w:r>
        <w:t>October 28 (29) / Athor 1: St. Cleopas and His Companion, Two of the Seventy Two Apostles</w:t>
      </w:r>
      <w:bookmarkEnd w:id="1279"/>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80" w:name="_Toc410196201"/>
      <w:bookmarkStart w:id="1281" w:name="_Toc410196443"/>
      <w:bookmarkStart w:id="1282" w:name="_Toc410196945"/>
      <w:bookmarkStart w:id="1283" w:name="_Toc459399203"/>
      <w:bookmarkStart w:id="1284" w:name="November"/>
      <w:bookmarkEnd w:id="1250"/>
      <w:r>
        <w:t>November</w:t>
      </w:r>
      <w:r w:rsidR="00495F1A">
        <w:t xml:space="preserve"> or </w:t>
      </w:r>
      <w:bookmarkEnd w:id="1280"/>
      <w:bookmarkEnd w:id="1281"/>
      <w:bookmarkEnd w:id="1282"/>
      <w:r w:rsidRPr="00FB5E62">
        <w:rPr>
          <w:rFonts w:ascii="FreeSerifAvvaShenouda" w:eastAsia="Arial Unicode MS" w:hAnsi="FreeSerifAvvaShenouda" w:cs="FreeSerifAvvaShenouda"/>
        </w:rPr>
        <w:t>Ⲁⲑⲟⲣ</w:t>
      </w:r>
      <w:bookmarkEnd w:id="1283"/>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0CBA593C" w14:textId="2C8DE3DE" w:rsidR="00513E2D" w:rsidRDefault="00C96D10">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63FE1D59" w14:textId="6BA355F8" w:rsidR="00513E2D" w:rsidRDefault="00C96D10">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89025C">
              <w:rPr>
                <w:noProof/>
                <w:webHidden/>
              </w:rPr>
              <w:t>646</w:t>
            </w:r>
            <w:r w:rsidR="00513E2D">
              <w:rPr>
                <w:noProof/>
                <w:webHidden/>
              </w:rPr>
              <w:fldChar w:fldCharType="end"/>
            </w:r>
          </w:hyperlink>
        </w:p>
        <w:p w14:paraId="26B8D545" w14:textId="6FE8B2AC" w:rsidR="00513E2D" w:rsidRDefault="00C96D10">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89025C">
              <w:rPr>
                <w:noProof/>
                <w:webHidden/>
              </w:rPr>
              <w:t>650</w:t>
            </w:r>
            <w:r w:rsidR="00513E2D">
              <w:rPr>
                <w:noProof/>
                <w:webHidden/>
              </w:rPr>
              <w:fldChar w:fldCharType="end"/>
            </w:r>
          </w:hyperlink>
        </w:p>
        <w:p w14:paraId="1BDA8E29" w14:textId="2C581462" w:rsidR="00513E2D" w:rsidRDefault="00C96D10">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89025C">
              <w:rPr>
                <w:noProof/>
                <w:webHidden/>
              </w:rPr>
              <w:t>652</w:t>
            </w:r>
            <w:r w:rsidR="00513E2D">
              <w:rPr>
                <w:noProof/>
                <w:webHidden/>
              </w:rPr>
              <w:fldChar w:fldCharType="end"/>
            </w:r>
          </w:hyperlink>
        </w:p>
        <w:p w14:paraId="2A8C896C" w14:textId="4A3B8972" w:rsidR="00513E2D" w:rsidRDefault="00C96D10">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6C80B57F" w14:textId="582EEBFC" w:rsidR="00513E2D" w:rsidRDefault="00C96D10">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20BFAAFF" w14:textId="380AB224" w:rsidR="00513E2D" w:rsidRDefault="00C96D10">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40FB4CD" w14:textId="5AC8A60D" w:rsidR="00513E2D" w:rsidRDefault="00C96D10">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19981735" w14:textId="6511016C" w:rsidR="00513E2D" w:rsidRDefault="00C96D10">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ABF141B" w14:textId="6FCE619C" w:rsidR="00513E2D" w:rsidRDefault="00C96D10">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0F73576F" w14:textId="5F78384C" w:rsidR="00513E2D" w:rsidRDefault="00C96D10">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56EDE81B" w14:textId="0A9C4F9E" w:rsidR="00513E2D" w:rsidRDefault="00C96D10">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7FEE4925" w14:textId="09702D06" w:rsidR="00513E2D" w:rsidRDefault="00C96D10">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89025C">
              <w:rPr>
                <w:noProof/>
                <w:webHidden/>
              </w:rPr>
              <w:t>658</w:t>
            </w:r>
            <w:r w:rsidR="00513E2D">
              <w:rPr>
                <w:noProof/>
                <w:webHidden/>
              </w:rPr>
              <w:fldChar w:fldCharType="end"/>
            </w:r>
          </w:hyperlink>
        </w:p>
        <w:p w14:paraId="7378FB83" w14:textId="43BC6A50" w:rsidR="00513E2D" w:rsidRDefault="00C96D10">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89025C">
              <w:rPr>
                <w:noProof/>
                <w:webHidden/>
              </w:rPr>
              <w:t>660</w:t>
            </w:r>
            <w:r w:rsidR="00513E2D">
              <w:rPr>
                <w:noProof/>
                <w:webHidden/>
              </w:rPr>
              <w:fldChar w:fldCharType="end"/>
            </w:r>
          </w:hyperlink>
        </w:p>
        <w:p w14:paraId="0355C029" w14:textId="00B1D889" w:rsidR="00513E2D" w:rsidRDefault="00C96D10">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0BB9AA35" w14:textId="655E658C" w:rsidR="00513E2D" w:rsidRDefault="00C96D10">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CC36767" w14:textId="24187655" w:rsidR="00513E2D" w:rsidRDefault="00C96D10">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1F62C472" w14:textId="2C503374" w:rsidR="00513E2D" w:rsidRDefault="00C96D10">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5" w:name="_Toc459399266"/>
      <w:r>
        <w:t>November 4 (5) / Athor 8</w:t>
      </w:r>
      <w:r w:rsidR="00205EA4">
        <w:t>: The Four Incorporeal Beasts</w:t>
      </w:r>
      <w:bookmarkEnd w:id="1285"/>
    </w:p>
    <w:p w14:paraId="2682F152" w14:textId="5FCB5172" w:rsidR="0082304E" w:rsidRDefault="0082304E" w:rsidP="0082304E">
      <w:pPr>
        <w:pStyle w:val="Heading4"/>
      </w:pPr>
      <w:bookmarkStart w:id="128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7" w:name="_Ref459400553"/>
      <w:r>
        <w:t>The Doxology</w:t>
      </w:r>
      <w:r w:rsidR="00B46E6E">
        <w:t xml:space="preserve"> for the Four Incorporeal Beasts</w:t>
      </w:r>
      <w:bookmarkEnd w:id="1286"/>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8"/>
            <w:r>
              <w:t>Bea</w:t>
            </w:r>
            <w:r w:rsidR="001D2DF6">
              <w:t>s</w:t>
            </w:r>
            <w:r>
              <w:t>ts</w:t>
            </w:r>
            <w:commentRangeEnd w:id="1288"/>
            <w:r>
              <w:rPr>
                <w:rStyle w:val="CommentReference"/>
                <w:rFonts w:ascii="Times New Roman" w:eastAsiaTheme="minorHAnsi" w:hAnsi="Times New Roman" w:cstheme="minorBidi"/>
                <w:color w:val="auto"/>
              </w:rPr>
              <w:commentReference w:id="128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9"/>
            <w:r>
              <w:t xml:space="preserve">incessant </w:t>
            </w:r>
            <w:commentRangeEnd w:id="1289"/>
            <w:r>
              <w:rPr>
                <w:rStyle w:val="CommentReference"/>
                <w:rFonts w:ascii="Times New Roman" w:eastAsiaTheme="minorHAnsi" w:hAnsi="Times New Roman" w:cstheme="minorBidi"/>
                <w:color w:val="auto"/>
              </w:rPr>
              <w:commentReference w:id="128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90"/>
            <w:r>
              <w:t>The ministering flames of fire,</w:t>
            </w:r>
            <w:commentRangeEnd w:id="1290"/>
            <w:r>
              <w:rPr>
                <w:rStyle w:val="CommentReference"/>
                <w:rFonts w:ascii="Times New Roman" w:eastAsiaTheme="minorHAnsi" w:hAnsi="Times New Roman" w:cstheme="minorBidi"/>
                <w:color w:val="auto"/>
              </w:rPr>
              <w:commentReference w:id="129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91"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2" w:name="_Toc459399267"/>
      <w:r>
        <w:t>November 8 (9) / Athor 12: Archangel Michael</w:t>
      </w:r>
      <w:bookmarkEnd w:id="1291"/>
      <w:bookmarkEnd w:id="1292"/>
    </w:p>
    <w:p w14:paraId="7E078728" w14:textId="77777777" w:rsidR="004750F8" w:rsidRDefault="004750F8" w:rsidP="004750F8">
      <w:pPr>
        <w:pStyle w:val="Heading4"/>
      </w:pPr>
      <w:bookmarkStart w:id="1293" w:name="_Ref434487967"/>
      <w:r>
        <w:t>The Doxology</w:t>
      </w:r>
      <w:r w:rsidR="009D0B24">
        <w:t xml:space="preserve"> for Archangel Michael</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4"/>
            <w:r w:rsidRPr="004764BD">
              <w:t xml:space="preserve">before </w:t>
            </w:r>
            <w:commentRangeEnd w:id="1294"/>
            <w:r>
              <w:rPr>
                <w:rStyle w:val="CommentReference"/>
                <w:rFonts w:ascii="Times New Roman" w:eastAsiaTheme="minorHAnsi" w:hAnsi="Times New Roman" w:cstheme="minorBidi"/>
                <w:color w:val="auto"/>
              </w:rPr>
              <w:commentReference w:id="129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3" w:name="_Ref434487984"/>
      <w:r>
        <w:t>The Doxology for Michael and Gabriel</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4" w:name="_Toc459399268"/>
      <w:r>
        <w:t>November 10 (11) / Athor 14: St. Martin of Tours</w:t>
      </w:r>
      <w:bookmarkEnd w:id="1304"/>
    </w:p>
    <w:p w14:paraId="098FEB00" w14:textId="77777777" w:rsidR="00056020" w:rsidRDefault="00056020" w:rsidP="00056020">
      <w:pPr>
        <w:pStyle w:val="Heading4"/>
      </w:pPr>
      <w:bookmarkStart w:id="1305" w:name="_Ref439518461"/>
      <w:r>
        <w:t>The Doxology for St. Martin of Tours</w:t>
      </w:r>
      <w:r>
        <w:rPr>
          <w:rStyle w:val="FootnoteReference"/>
        </w:rPr>
        <w:footnoteReference w:id="945"/>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6" w:name="_Toc459399269"/>
      <w:r>
        <w:t>November 11 (12) / Athor 15: St</w:t>
      </w:r>
      <w:r w:rsidR="004750F8">
        <w:t>. Me</w:t>
      </w:r>
      <w:r>
        <w:t>na the Martyr</w:t>
      </w:r>
      <w:bookmarkEnd w:id="1306"/>
    </w:p>
    <w:p w14:paraId="685781D4" w14:textId="246C52D9" w:rsidR="00E102A0" w:rsidRDefault="00E102A0" w:rsidP="00E102A0">
      <w:pPr>
        <w:pStyle w:val="Heading4"/>
      </w:pPr>
      <w:bookmarkStart w:id="130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8" w:name="_Ref465591760"/>
      <w:r>
        <w:t>The Doxology</w:t>
      </w:r>
      <w:r w:rsidR="00B46E6E">
        <w:t xml:space="preserve"> for St. Mena</w:t>
      </w:r>
      <w:bookmarkEnd w:id="1307"/>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9"/>
            <w:r w:rsidRPr="004764BD">
              <w:t>Voice Divine</w:t>
            </w:r>
            <w:commentRangeEnd w:id="1309"/>
            <w:r>
              <w:rPr>
                <w:rStyle w:val="CommentReference"/>
                <w:rFonts w:ascii="Times New Roman" w:eastAsiaTheme="minorHAnsi" w:hAnsi="Times New Roman" w:cstheme="minorBidi"/>
                <w:color w:val="auto"/>
              </w:rPr>
              <w:commentReference w:id="130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10"/>
            <w:r w:rsidRPr="004764BD">
              <w:t xml:space="preserve">received </w:t>
            </w:r>
            <w:commentRangeEnd w:id="1310"/>
            <w:r>
              <w:rPr>
                <w:rStyle w:val="CommentReference"/>
                <w:rFonts w:ascii="Times New Roman" w:eastAsiaTheme="minorHAnsi" w:hAnsi="Times New Roman" w:cstheme="minorBidi"/>
                <w:color w:val="auto"/>
              </w:rPr>
              <w:commentReference w:id="131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11" w:name="_Toc459399270"/>
      <w:r>
        <w:t>November 13 (14) / Athor 17</w:t>
      </w:r>
      <w:r w:rsidR="00072CB8">
        <w:t>: St</w:t>
      </w:r>
      <w:r>
        <w:t>. John Chrysostom</w:t>
      </w:r>
    </w:p>
    <w:p w14:paraId="3EC5F863" w14:textId="3E5F9225" w:rsidR="00E64404" w:rsidRDefault="00E64404" w:rsidP="00E64404">
      <w:pPr>
        <w:pStyle w:val="Heading4"/>
      </w:pPr>
      <w:bookmarkStart w:id="1312" w:name="_Ref467356854"/>
      <w:r>
        <w:t>The Doxology for St. John Chrysostom</w:t>
      </w:r>
      <w:r>
        <w:rPr>
          <w:rStyle w:val="FootnoteReference"/>
        </w:rPr>
        <w:footnoteReference w:id="946"/>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11"/>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ADC4A64" w14:textId="77777777" w:rsidR="007F571C" w:rsidRDefault="007F571C" w:rsidP="007F571C">
      <w:pPr>
        <w:pStyle w:val="Heading3"/>
      </w:pPr>
      <w:bookmarkStart w:id="1313" w:name="_Toc459399271"/>
      <w:r>
        <w:t>November 15 (16) / Athor 19: The Preaching of St. Bartholomew</w:t>
      </w:r>
      <w:bookmarkEnd w:id="1313"/>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A5FA22" w14:textId="77777777" w:rsidR="009F6E07" w:rsidRDefault="009F6E07" w:rsidP="009F6E07">
      <w:pPr>
        <w:pStyle w:val="Heading3"/>
      </w:pPr>
      <w:bookmarkStart w:id="1314" w:name="_Toc459399272"/>
      <w:r>
        <w:t>November 15 (16) / Athor 19: Also the Consecration of the Church of Sts. Sergius and Bacchus.</w:t>
      </w:r>
      <w:bookmarkEnd w:id="1314"/>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025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025C">
        <w:rPr>
          <w:noProof/>
        </w:rPr>
        <w:t>633</w:t>
      </w:r>
      <w:r w:rsidR="00191A26">
        <w:fldChar w:fldCharType="end"/>
      </w:r>
      <w:r>
        <w:t>.</w:t>
      </w:r>
    </w:p>
    <w:p w14:paraId="23C83E44" w14:textId="77777777" w:rsidR="002F1988" w:rsidRDefault="002F1988" w:rsidP="002F1988">
      <w:pPr>
        <w:pStyle w:val="Heading3"/>
      </w:pPr>
      <w:bookmarkStart w:id="1315" w:name="_Toc459399273"/>
      <w:r>
        <w:t>November 16 (17) / Athor 20: Consecration of Sts. Theodore and Theodore</w:t>
      </w:r>
      <w:bookmarkEnd w:id="1315"/>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025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025C">
        <w:rPr>
          <w:noProof/>
        </w:rPr>
        <w:t>880</w:t>
      </w:r>
      <w:r w:rsidR="00191A26">
        <w:fldChar w:fldCharType="end"/>
      </w:r>
      <w:r>
        <w:t xml:space="preserve">, and </w:t>
      </w:r>
      <w:commentRangeStart w:id="1316"/>
      <w:r w:rsidR="00191A26">
        <w:fldChar w:fldCharType="begin"/>
      </w:r>
      <w:r w:rsidR="00191A26">
        <w:instrText xml:space="preserve"> REF _Ref434562461 \h </w:instrText>
      </w:r>
      <w:r w:rsidR="00191A26">
        <w:fldChar w:fldCharType="separate"/>
      </w:r>
      <w:r w:rsidR="0089025C">
        <w:t>January 7 (8) / Tobi 12: Also St. Theodore Anatoly</w:t>
      </w:r>
      <w:r w:rsidR="00191A26">
        <w:fldChar w:fldCharType="end"/>
      </w:r>
      <w:r w:rsidR="00191A26">
        <w:t>,</w:t>
      </w:r>
      <w:commentRangeEnd w:id="1316"/>
      <w:r w:rsidR="00191A26">
        <w:rPr>
          <w:rStyle w:val="CommentReference"/>
          <w:i w:val="0"/>
        </w:rPr>
        <w:commentReference w:id="1316"/>
      </w:r>
      <w:r w:rsidR="00191A26">
        <w:t xml:space="preserve"> page </w:t>
      </w:r>
      <w:r w:rsidR="00191A26">
        <w:fldChar w:fldCharType="begin"/>
      </w:r>
      <w:r w:rsidR="00191A26">
        <w:instrText xml:space="preserve"> PAGEREF _Ref434562461 \h </w:instrText>
      </w:r>
      <w:r w:rsidR="00191A26">
        <w:fldChar w:fldCharType="separate"/>
      </w:r>
      <w:r w:rsidR="0089025C">
        <w:rPr>
          <w:noProof/>
        </w:rPr>
        <w:t>772</w:t>
      </w:r>
      <w:r w:rsidR="00191A26">
        <w:fldChar w:fldCharType="end"/>
      </w:r>
      <w:r>
        <w:t>.</w:t>
      </w:r>
    </w:p>
    <w:p w14:paraId="0CDE62FA" w14:textId="77777777" w:rsidR="005329C1" w:rsidRDefault="005329C1" w:rsidP="005329C1">
      <w:pPr>
        <w:pStyle w:val="Heading3"/>
      </w:pPr>
      <w:bookmarkStart w:id="1317" w:name="_Toc459399274"/>
      <w:r>
        <w:t>November 17 (18) / Athor 21: Commemoration of the Theotokos</w:t>
      </w:r>
      <w:bookmarkEnd w:id="1317"/>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3BF60EE" w14:textId="1B5D8139" w:rsidR="001D43EE" w:rsidRDefault="00F56CDE" w:rsidP="00F56CDE">
      <w:pPr>
        <w:pStyle w:val="Heading3"/>
      </w:pPr>
      <w:bookmarkStart w:id="1318" w:name="_Ref434562715"/>
      <w:bookmarkStart w:id="1319"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20" w:name="_Ref468134316"/>
      <w:r>
        <w:t xml:space="preserve">The Doxology for St. </w:t>
      </w:r>
      <w:r w:rsidR="00DA4B37">
        <w:t>Gregory the Wonderworker</w:t>
      </w:r>
      <w:r>
        <w:rPr>
          <w:rStyle w:val="FootnoteReference"/>
        </w:rPr>
        <w:footnoteReference w:id="947"/>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8"/>
      <w:bookmarkEnd w:id="1319"/>
    </w:p>
    <w:p w14:paraId="4E7F190E" w14:textId="7450EC22" w:rsidR="00935F13" w:rsidRDefault="00935F13" w:rsidP="00935F13">
      <w:pPr>
        <w:pStyle w:val="Heading4"/>
      </w:pPr>
      <w:bookmarkStart w:id="1321"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2" w:name="_Ref459401259"/>
      <w:r>
        <w:t>The Doxology</w:t>
      </w:r>
      <w:r w:rsidR="00B46E6E">
        <w:t xml:space="preserve"> for Sts. Cosmas, Damian, their Brothers and their Mother</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3"/>
            <w:r>
              <w:t>Prabioc</w:t>
            </w:r>
            <w:commentRangeEnd w:id="1323"/>
            <w:r>
              <w:rPr>
                <w:rStyle w:val="CommentReference"/>
                <w:rFonts w:ascii="Times New Roman" w:eastAsiaTheme="minorHAnsi" w:hAnsi="Times New Roman" w:cstheme="minorBidi"/>
                <w:color w:val="auto"/>
              </w:rPr>
              <w:commentReference w:id="132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4"/>
            <w:r>
              <w:t xml:space="preserve">confirming </w:t>
            </w:r>
            <w:commentRangeEnd w:id="1324"/>
            <w:r>
              <w:rPr>
                <w:rStyle w:val="CommentReference"/>
                <w:rFonts w:ascii="Times New Roman" w:eastAsiaTheme="minorHAnsi" w:hAnsi="Times New Roman" w:cstheme="minorBidi"/>
                <w:color w:val="auto"/>
              </w:rPr>
              <w:commentReference w:id="132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5" w:name="_Toc459399276"/>
      <w:r>
        <w:t>November 19 (20) / Athor 23: Consecration of the Church of St. Marina</w:t>
      </w:r>
      <w:bookmarkEnd w:id="1325"/>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025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025C">
        <w:rPr>
          <w:noProof/>
        </w:rPr>
        <w:t>882</w:t>
      </w:r>
      <w:r w:rsidR="00191A26">
        <w:fldChar w:fldCharType="end"/>
      </w:r>
      <w:r>
        <w:t>.</w:t>
      </w:r>
    </w:p>
    <w:p w14:paraId="0E22041B" w14:textId="77777777" w:rsidR="00205EA4" w:rsidRDefault="00205EA4" w:rsidP="00205EA4">
      <w:pPr>
        <w:pStyle w:val="Heading3"/>
      </w:pPr>
      <w:bookmarkStart w:id="1326" w:name="_Toc459399277"/>
      <w:r>
        <w:t>November 20 (21) / Athor 24: The Twenty Four Presbyters</w:t>
      </w:r>
      <w:bookmarkEnd w:id="1326"/>
    </w:p>
    <w:p w14:paraId="253EB9EC" w14:textId="431DB748" w:rsidR="00935F13" w:rsidRDefault="00935F13" w:rsidP="00935F13">
      <w:pPr>
        <w:pStyle w:val="Heading4"/>
      </w:pPr>
      <w:bookmarkStart w:id="1327"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8" w:name="_Ref459400916"/>
      <w:r>
        <w:t>The Doxology</w:t>
      </w:r>
      <w:r w:rsidR="00B46E6E">
        <w:t xml:space="preserve"> for the Twenty Four Presbyters</w:t>
      </w:r>
      <w:bookmarkEnd w:id="1327"/>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9" w:name="_Toc459399278"/>
      <w:r>
        <w:t>November 21 (22) / Athor 25: St. Philopater Mercurius</w:t>
      </w:r>
      <w:bookmarkEnd w:id="1329"/>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30"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31" w:name="_Ref459400991"/>
      <w:r>
        <w:t>The Doxology</w:t>
      </w:r>
      <w:r w:rsidR="00B46E6E">
        <w:t xml:space="preserve"> for St. Philopater Mercurius</w:t>
      </w:r>
      <w:bookmarkEnd w:id="1330"/>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6"/>
            <w:r>
              <w:t>Placed</w:t>
            </w:r>
            <w:commentRangeEnd w:id="1336"/>
            <w:r>
              <w:rPr>
                <w:rStyle w:val="CommentReference"/>
                <w:rFonts w:ascii="Times New Roman" w:eastAsiaTheme="minorHAnsi" w:hAnsi="Times New Roman" w:cstheme="minorBidi"/>
                <w:color w:val="auto"/>
              </w:rPr>
              <w:commentReference w:id="133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7"/>
            <w:r>
              <w:t>emperate</w:t>
            </w:r>
            <w:r w:rsidRPr="004764BD">
              <w:t xml:space="preserve"> </w:t>
            </w:r>
            <w:r>
              <w:t>with</w:t>
            </w:r>
            <w:commentRangeEnd w:id="1337"/>
            <w:r>
              <w:rPr>
                <w:rStyle w:val="CommentReference"/>
                <w:rFonts w:ascii="Times New Roman" w:eastAsiaTheme="minorHAnsi" w:hAnsi="Times New Roman" w:cstheme="minorBidi"/>
                <w:color w:val="auto"/>
              </w:rPr>
              <w:commentReference w:id="133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41" w:name="_Toc459399279"/>
      <w:r>
        <w:t>November 22 (23) / Athor 26: St. Gregory of Nyssa</w:t>
      </w:r>
    </w:p>
    <w:p w14:paraId="73B16A55" w14:textId="22D2F64C" w:rsidR="00F4564C" w:rsidRDefault="00F4564C" w:rsidP="00F4564C">
      <w:pPr>
        <w:pStyle w:val="Heading4"/>
      </w:pPr>
      <w:bookmarkStart w:id="1342" w:name="_Ref468565896"/>
      <w:r>
        <w:t>The Doxology for St. Gregory of Nyssa</w:t>
      </w:r>
      <w:r>
        <w:rPr>
          <w:rStyle w:val="FootnoteReference"/>
        </w:rPr>
        <w:footnoteReference w:id="952"/>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3" w:name="_Ref468565824"/>
      <w:r>
        <w:t>The Doxology for St. James the Sawn-Asunder</w:t>
      </w:r>
      <w:r>
        <w:rPr>
          <w:rStyle w:val="FootnoteReference"/>
        </w:rPr>
        <w:footnoteReference w:id="953"/>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41"/>
    </w:p>
    <w:p w14:paraId="31266C94" w14:textId="74CE43E4" w:rsidR="00F76CFB" w:rsidRPr="00F76CFB" w:rsidRDefault="00F76CFB" w:rsidP="00F76CFB">
      <w:pPr>
        <w:pStyle w:val="Heading4"/>
      </w:pPr>
      <w:bookmarkStart w:id="134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5" w:name="_Ref459401310"/>
      <w:r>
        <w:t>The Doxology</w:t>
      </w:r>
      <w:r w:rsidR="00B46E6E">
        <w:t xml:space="preserve"> for St. Serapamon</w:t>
      </w:r>
      <w:bookmarkEnd w:id="1344"/>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6"/>
            <w:r>
              <w:t>sprang forth</w:t>
            </w:r>
            <w:commentRangeEnd w:id="1346"/>
            <w:r>
              <w:rPr>
                <w:rStyle w:val="CommentReference"/>
                <w:rFonts w:ascii="Times New Roman" w:eastAsiaTheme="minorHAnsi" w:hAnsi="Times New Roman" w:cstheme="minorBidi"/>
                <w:color w:val="auto"/>
              </w:rPr>
              <w:commentReference w:id="134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7" w:name="_Toc459399280"/>
      <w:r>
        <w:t>November 25 (26) / Athor 29: Commemoration of the Annunciation, Nativity, and Resurrection on the 29</w:t>
      </w:r>
      <w:r w:rsidRPr="00C0205C">
        <w:rPr>
          <w:vertAlign w:val="superscript"/>
        </w:rPr>
        <w:t>th</w:t>
      </w:r>
      <w:r>
        <w:t xml:space="preserve"> of Every Month</w:t>
      </w:r>
      <w:bookmarkEnd w:id="1347"/>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8" w:name="_Ref472885608"/>
      <w:r>
        <w:t>The Doxology for St. Peter the Seal of the Martyrs</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9" w:name="_Toc459399281"/>
      <w:r>
        <w:t>November 26 (27) / Athor 30: Consecration of a Church of St. Cosmas and Damian, Their Brothers and Their Mother</w:t>
      </w:r>
      <w:bookmarkEnd w:id="1349"/>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025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025C">
        <w:rPr>
          <w:noProof/>
        </w:rPr>
        <w:t>654</w:t>
      </w:r>
      <w:r w:rsidR="00191A26">
        <w:fldChar w:fldCharType="end"/>
      </w:r>
      <w:r>
        <w:t>.</w:t>
      </w:r>
    </w:p>
    <w:p w14:paraId="15C7AC8C" w14:textId="77777777" w:rsidR="00F67B89" w:rsidRDefault="00F67B89" w:rsidP="00F67B89">
      <w:pPr>
        <w:pStyle w:val="Heading3"/>
      </w:pPr>
      <w:bookmarkStart w:id="1350" w:name="_Toc459399282"/>
      <w:r>
        <w:t>November 27 (28) / Koiak 1: Consecration of the Church of St. Shenoute</w:t>
      </w:r>
      <w:bookmarkEnd w:id="1350"/>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025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025C">
        <w:rPr>
          <w:noProof/>
        </w:rPr>
        <w:t>874</w:t>
      </w:r>
      <w:r w:rsidR="00191A26">
        <w:fldChar w:fldCharType="end"/>
      </w:r>
      <w:r>
        <w:t>.</w:t>
      </w:r>
    </w:p>
    <w:p w14:paraId="4B02CBA1" w14:textId="14A99C6D" w:rsidR="002A29E0" w:rsidRDefault="002A29E0" w:rsidP="002A29E0">
      <w:pPr>
        <w:pStyle w:val="Heading3"/>
      </w:pPr>
      <w:bookmarkStart w:id="1351" w:name="_Toc459399283"/>
      <w:r>
        <w:t>November 29 (30) / Koiak 3: Entry of the Theotokos into the Temple</w:t>
      </w:r>
    </w:p>
    <w:p w14:paraId="422AF9D7" w14:textId="6CAD5146" w:rsidR="002A29E0" w:rsidRDefault="002A29E0" w:rsidP="002A29E0">
      <w:pPr>
        <w:pStyle w:val="Heading4"/>
      </w:pPr>
      <w:bookmarkStart w:id="1352" w:name="_Ref470555203"/>
      <w:r>
        <w:t>The Doxology of the Entry of the Theotokos into the Temple</w:t>
      </w:r>
      <w:r>
        <w:rPr>
          <w:rStyle w:val="FootnoteReference"/>
        </w:rPr>
        <w:footnoteReference w:id="954"/>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51"/>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bookmarkEnd w:id="1284"/>
      <w:r>
        <w:t>.</w:t>
      </w:r>
    </w:p>
    <w:p w14:paraId="2DF67188" w14:textId="77777777" w:rsidR="00495F1A" w:rsidRDefault="00495F1A" w:rsidP="00495F1A">
      <w:pPr>
        <w:pStyle w:val="Heading2"/>
        <w:rPr>
          <w:rFonts w:ascii="FreeSerifAvvaShenouda" w:hAnsi="FreeSerifAvvaShenouda" w:cs="FreeSerifAvvaShenouda"/>
        </w:rPr>
      </w:pPr>
      <w:bookmarkStart w:id="1353" w:name="_Toc410196202"/>
      <w:bookmarkStart w:id="1354" w:name="_Toc410196444"/>
      <w:bookmarkStart w:id="1355" w:name="_Toc410196946"/>
      <w:bookmarkStart w:id="1356" w:name="_Toc459399204"/>
      <w:bookmarkStart w:id="1357" w:name="_Toc459399284"/>
      <w:bookmarkStart w:id="1358" w:name="December"/>
      <w:r>
        <w:t>December</w:t>
      </w:r>
      <w:bookmarkEnd w:id="1353"/>
      <w:bookmarkEnd w:id="1354"/>
      <w:bookmarkEnd w:id="1355"/>
      <w:r w:rsidR="00205EA4">
        <w:t xml:space="preserve"> or </w:t>
      </w:r>
      <w:r w:rsidR="00205EA4">
        <w:rPr>
          <w:rFonts w:ascii="FreeSerifAvvaShenouda" w:hAnsi="FreeSerifAvvaShenouda" w:cs="FreeSerifAvvaShenouda"/>
        </w:rPr>
        <w:t>Ⲕⲟⲓⲁϩⲕ</w:t>
      </w:r>
      <w:bookmarkEnd w:id="1356"/>
      <w:bookmarkEnd w:id="1357"/>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65DD40A7" w14:textId="1C74E7CA" w:rsidR="00513E2D" w:rsidRDefault="00C96D10">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89025C">
              <w:rPr>
                <w:noProof/>
                <w:webHidden/>
              </w:rPr>
              <w:t>679</w:t>
            </w:r>
            <w:r w:rsidR="00513E2D">
              <w:rPr>
                <w:noProof/>
                <w:webHidden/>
              </w:rPr>
              <w:fldChar w:fldCharType="end"/>
            </w:r>
          </w:hyperlink>
        </w:p>
        <w:p w14:paraId="74063170" w14:textId="5E9FCA89" w:rsidR="00513E2D" w:rsidRDefault="00C96D10">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89025C">
              <w:rPr>
                <w:noProof/>
                <w:webHidden/>
              </w:rPr>
              <w:t>680</w:t>
            </w:r>
            <w:r w:rsidR="00513E2D">
              <w:rPr>
                <w:noProof/>
                <w:webHidden/>
              </w:rPr>
              <w:fldChar w:fldCharType="end"/>
            </w:r>
          </w:hyperlink>
        </w:p>
        <w:p w14:paraId="2CA38FAC" w14:textId="64C083A7" w:rsidR="00513E2D" w:rsidRDefault="00C96D10">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89025C">
              <w:rPr>
                <w:noProof/>
                <w:webHidden/>
              </w:rPr>
              <w:t>681</w:t>
            </w:r>
            <w:r w:rsidR="00513E2D">
              <w:rPr>
                <w:noProof/>
                <w:webHidden/>
              </w:rPr>
              <w:fldChar w:fldCharType="end"/>
            </w:r>
          </w:hyperlink>
        </w:p>
        <w:p w14:paraId="19CB883D" w14:textId="1181B692" w:rsidR="00513E2D" w:rsidRDefault="00C96D10">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89025C">
              <w:rPr>
                <w:noProof/>
                <w:webHidden/>
              </w:rPr>
              <w:t>683</w:t>
            </w:r>
            <w:r w:rsidR="00513E2D">
              <w:rPr>
                <w:noProof/>
                <w:webHidden/>
              </w:rPr>
              <w:fldChar w:fldCharType="end"/>
            </w:r>
          </w:hyperlink>
        </w:p>
        <w:p w14:paraId="30363BF7" w14:textId="68481C4F" w:rsidR="00513E2D" w:rsidRDefault="00C96D10">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2BA7483A" w14:textId="206C15D2" w:rsidR="00513E2D" w:rsidRDefault="00C96D10">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4B8A9636" w14:textId="78229CC3" w:rsidR="00513E2D" w:rsidRDefault="00C96D10">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B177DA" w14:textId="0261A6AD" w:rsidR="00513E2D" w:rsidRDefault="00C96D10">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94F9EB2" w14:textId="06B2B9F5" w:rsidR="00513E2D" w:rsidRDefault="00C96D10">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87C47E" w14:textId="0C69925C" w:rsidR="00513E2D" w:rsidRDefault="00C96D10">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5989E798" w14:textId="0279197C" w:rsidR="00513E2D" w:rsidRDefault="00C96D10">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A86998C" w14:textId="1B559CBC" w:rsidR="00513E2D" w:rsidRDefault="00C96D10">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89025C">
              <w:rPr>
                <w:noProof/>
                <w:webHidden/>
              </w:rPr>
              <w:t>686</w:t>
            </w:r>
            <w:r w:rsidR="00513E2D">
              <w:rPr>
                <w:noProof/>
                <w:webHidden/>
              </w:rPr>
              <w:fldChar w:fldCharType="end"/>
            </w:r>
          </w:hyperlink>
        </w:p>
        <w:p w14:paraId="38BD55D8" w14:textId="19333496" w:rsidR="00513E2D" w:rsidRDefault="00C96D10">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89025C">
              <w:rPr>
                <w:noProof/>
                <w:webHidden/>
              </w:rPr>
              <w:t>687</w:t>
            </w:r>
            <w:r w:rsidR="00513E2D">
              <w:rPr>
                <w:noProof/>
                <w:webHidden/>
              </w:rPr>
              <w:fldChar w:fldCharType="end"/>
            </w:r>
          </w:hyperlink>
        </w:p>
        <w:p w14:paraId="52930BF8" w14:textId="1422130B" w:rsidR="00513E2D" w:rsidRDefault="00C96D10">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89025C">
              <w:rPr>
                <w:noProof/>
                <w:webHidden/>
              </w:rPr>
              <w:t>690</w:t>
            </w:r>
            <w:r w:rsidR="00513E2D">
              <w:rPr>
                <w:noProof/>
                <w:webHidden/>
              </w:rPr>
              <w:fldChar w:fldCharType="end"/>
            </w:r>
          </w:hyperlink>
        </w:p>
        <w:p w14:paraId="6E3F1463" w14:textId="33FCF782" w:rsidR="00513E2D" w:rsidRDefault="00C96D10">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04FE1E5E" w14:textId="209B9FE2" w:rsidR="00513E2D" w:rsidRDefault="00C96D10">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23DFAE21" w14:textId="065FA9D6" w:rsidR="00513E2D" w:rsidRDefault="00C96D10">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5727E162" w14:textId="55D98AA3" w:rsidR="00513E2D" w:rsidRDefault="00C96D10">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89025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9" w:name="_Ref434478837"/>
      <w:r w:rsidR="009E261C">
        <w:t xml:space="preserve"> four Sundays before the Feast.</w:t>
      </w:r>
    </w:p>
    <w:p w14:paraId="3838D434" w14:textId="77777777" w:rsidR="006C0F49" w:rsidRDefault="006C0F49" w:rsidP="006C0F49">
      <w:pPr>
        <w:pStyle w:val="Heading4"/>
      </w:pPr>
      <w:bookmarkStart w:id="1360" w:name="_Ref459399026"/>
      <w:r>
        <w:t xml:space="preserve">The First Doxology of December or </w:t>
      </w:r>
      <w:r w:rsidRPr="006C0F49">
        <w:rPr>
          <w:rFonts w:ascii="FreeSerifAvvaShenouda" w:hAnsi="FreeSerifAvvaShenouda" w:cs="FreeSerifAvvaShenouda"/>
        </w:rPr>
        <w:t>Ⲕⲟⲓⲁϩⲕ</w:t>
      </w:r>
      <w:bookmarkEnd w:id="1359"/>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6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61"/>
            <w:r>
              <w:rPr>
                <w:rStyle w:val="CommentReference"/>
                <w:rFonts w:ascii="Times New Roman" w:eastAsiaTheme="minorHAnsi" w:hAnsi="Times New Roman" w:cstheme="minorBidi"/>
                <w:color w:val="auto"/>
              </w:rPr>
              <w:commentReference w:id="136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2"/>
            <w:r>
              <w:t xml:space="preserve">Announced </w:t>
            </w:r>
            <w:commentRangeEnd w:id="1362"/>
            <w:r>
              <w:rPr>
                <w:rStyle w:val="CommentReference"/>
                <w:rFonts w:ascii="Times New Roman" w:eastAsiaTheme="minorHAnsi" w:hAnsi="Times New Roman" w:cstheme="minorBidi"/>
                <w:color w:val="auto"/>
              </w:rPr>
              <w:commentReference w:id="136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4" w:name="_Ref434478867"/>
      <w:r>
        <w:t xml:space="preserve">The Third Doxology of December or </w:t>
      </w:r>
      <w:r w:rsidRPr="006C0F49">
        <w:rPr>
          <w:rFonts w:ascii="FreeSerifAvvaShenouda" w:hAnsi="FreeSerifAvvaShenouda" w:cs="FreeSerifAvvaShenouda"/>
        </w:rPr>
        <w:t>Ⲕⲟⲓⲁϩⲕ</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5" w:name="_Ref434478878"/>
      <w:r>
        <w:t xml:space="preserve">The Fourth Doxology of December or </w:t>
      </w:r>
      <w:r w:rsidRPr="006C0F49">
        <w:rPr>
          <w:rFonts w:ascii="FreeSerifAvvaShenouda" w:hAnsi="FreeSerifAvvaShenouda" w:cs="FreeSerifAvvaShenouda"/>
        </w:rPr>
        <w:t>Ⲕⲟⲓⲁϩⲕ</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6"/>
            <w:r>
              <w:t>He raised us with a new invitation.</w:t>
            </w:r>
            <w:commentRangeEnd w:id="1366"/>
            <w:r>
              <w:rPr>
                <w:rStyle w:val="CommentReference"/>
                <w:rFonts w:ascii="Times New Roman" w:eastAsiaTheme="minorHAnsi" w:hAnsi="Times New Roman" w:cstheme="minorBidi"/>
                <w:color w:val="auto"/>
              </w:rPr>
              <w:commentReference w:id="136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7"/>
            <w:r>
              <w:t>Bride</w:t>
            </w:r>
            <w:commentRangeEnd w:id="1367"/>
            <w:r>
              <w:rPr>
                <w:rStyle w:val="CommentReference"/>
                <w:rFonts w:ascii="Times New Roman" w:eastAsiaTheme="minorHAnsi" w:hAnsi="Times New Roman" w:cstheme="minorBidi"/>
                <w:color w:val="auto"/>
              </w:rPr>
              <w:commentReference w:id="136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8" w:name="_Ref434478888"/>
      <w:r>
        <w:t xml:space="preserve">The Fifth Doxology of December or </w:t>
      </w:r>
      <w:r w:rsidRPr="006C0F49">
        <w:rPr>
          <w:rFonts w:ascii="FreeSerifAvvaShenouda" w:hAnsi="FreeSerifAvvaShenouda" w:cs="FreeSerifAvvaShenouda"/>
        </w:rPr>
        <w:t>Ⲕⲟⲓⲁϩⲕ</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9" w:name="_Ref434478907"/>
      <w:r>
        <w:t xml:space="preserve">The Sixth Doxology of December or </w:t>
      </w:r>
      <w:r w:rsidRPr="006C0F49">
        <w:rPr>
          <w:rFonts w:ascii="FreeSerifAvvaShenouda" w:hAnsi="FreeSerifAvvaShenouda" w:cs="FreeSerifAvvaShenouda"/>
        </w:rPr>
        <w:t>Ⲕⲟⲓⲁϩⲕ</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70"/>
            <w:r>
              <w:t xml:space="preserve">return </w:t>
            </w:r>
            <w:commentRangeEnd w:id="1370"/>
            <w:r>
              <w:rPr>
                <w:rStyle w:val="CommentReference"/>
              </w:rPr>
              <w:commentReference w:id="137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71"/>
            <w:r>
              <w:t xml:space="preserve">confirmation </w:t>
            </w:r>
            <w:commentRangeEnd w:id="1371"/>
            <w:r>
              <w:rPr>
                <w:rStyle w:val="CommentReference"/>
              </w:rPr>
              <w:commentReference w:id="137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2" w:name="_Ref434478922"/>
      <w:r>
        <w:t xml:space="preserve">The Doxology of Archangel Gabriel for December or </w:t>
      </w:r>
      <w:r w:rsidRPr="006C0F49">
        <w:rPr>
          <w:rFonts w:ascii="FreeSerifAvvaShenouda" w:hAnsi="FreeSerifAvvaShenouda" w:cs="FreeSerifAvvaShenouda"/>
        </w:rPr>
        <w:t>Ⲕⲟⲓⲁϩⲕ</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3"/>
            <w:r>
              <w:t>Angel-evangel of Good News</w:t>
            </w:r>
            <w:commentRangeEnd w:id="1373"/>
            <w:r>
              <w:rPr>
                <w:rStyle w:val="CommentReference"/>
                <w:rFonts w:ascii="Times New Roman" w:eastAsiaTheme="minorHAnsi" w:hAnsi="Times New Roman" w:cstheme="minorBidi"/>
                <w:color w:val="auto"/>
              </w:rPr>
              <w:commentReference w:id="137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4"/>
            <w:r>
              <w:t>Hail, O full of grace</w:t>
            </w:r>
            <w:commentRangeEnd w:id="1374"/>
            <w:r>
              <w:rPr>
                <w:rStyle w:val="CommentReference"/>
                <w:rFonts w:ascii="Times New Roman" w:eastAsiaTheme="minorHAnsi" w:hAnsi="Times New Roman" w:cstheme="minorBidi"/>
                <w:color w:val="auto"/>
              </w:rPr>
              <w:commentReference w:id="137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5"/>
            <w:r>
              <w:t>Angel-Evangel</w:t>
            </w:r>
            <w:commentRangeEnd w:id="1375"/>
            <w:r>
              <w:rPr>
                <w:rStyle w:val="CommentReference"/>
                <w:rFonts w:ascii="Times New Roman" w:eastAsiaTheme="minorHAnsi" w:hAnsi="Times New Roman" w:cstheme="minorBidi"/>
                <w:color w:val="auto"/>
              </w:rPr>
              <w:commentReference w:id="137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76" w:name="_Ref434564112"/>
      <w:bookmarkStart w:id="1377" w:name="_Toc459399285"/>
      <w:bookmarkStart w:id="1378" w:name="_Toc410196203"/>
      <w:bookmarkStart w:id="1379" w:name="_Toc410196445"/>
      <w:bookmarkStart w:id="1380" w:name="_Toc410196947"/>
      <w:r>
        <w:t>December 1 (2) / Koiak 5: Martyrdom of St. Victor</w:t>
      </w:r>
      <w:bookmarkEnd w:id="1376"/>
      <w:bookmarkEnd w:id="1377"/>
    </w:p>
    <w:p w14:paraId="5851AA48" w14:textId="77777777" w:rsidR="00253C5F" w:rsidRDefault="00253C5F" w:rsidP="00253C5F">
      <w:pPr>
        <w:pStyle w:val="Heading4"/>
      </w:pPr>
      <w:bookmarkStart w:id="1381" w:name="_Ref434489590"/>
      <w:r>
        <w:t>The Doxology</w:t>
      </w:r>
      <w:r w:rsidR="00B46E6E">
        <w:t xml:space="preserve"> for St. Victor</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2"/>
            <w:r>
              <w:t>saint</w:t>
            </w:r>
            <w:commentRangeEnd w:id="1382"/>
            <w:r>
              <w:rPr>
                <w:rStyle w:val="CommentReference"/>
                <w:rFonts w:ascii="Times New Roman" w:eastAsiaTheme="minorHAnsi" w:hAnsi="Times New Roman" w:cstheme="minorBidi"/>
                <w:color w:val="auto"/>
              </w:rPr>
              <w:commentReference w:id="138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3" w:name="_Toc459399286"/>
      <w:r>
        <w:t>December 2 (3) / Koiak 6: Pope Abraam the Syrian</w:t>
      </w:r>
      <w:bookmarkEnd w:id="1383"/>
    </w:p>
    <w:p w14:paraId="705AECE8" w14:textId="77777777" w:rsidR="00F416C6" w:rsidRDefault="00F416C6" w:rsidP="00F416C6">
      <w:pPr>
        <w:pStyle w:val="Heading4"/>
      </w:pPr>
      <w:bookmarkStart w:id="1384" w:name="_Ref434492343"/>
      <w:r>
        <w:t>The Doxology of St. Simon the Tanner</w:t>
      </w:r>
      <w:r>
        <w:rPr>
          <w:rStyle w:val="FootnoteReference"/>
        </w:rPr>
        <w:footnoteReference w:id="958"/>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5" w:name="_Toc459399287"/>
      <w:r>
        <w:t xml:space="preserve">December 4 (5) / Koiak 8: </w:t>
      </w:r>
      <w:r w:rsidR="00743CE8">
        <w:t xml:space="preserve">The Martyrdom of </w:t>
      </w:r>
      <w:r>
        <w:t>Sts. Barbara and Juliana</w:t>
      </w:r>
      <w:bookmarkEnd w:id="1385"/>
    </w:p>
    <w:p w14:paraId="708D2111" w14:textId="7CD9674E" w:rsidR="003663F9" w:rsidRDefault="003663F9" w:rsidP="003663F9">
      <w:pPr>
        <w:pStyle w:val="Heading4"/>
      </w:pPr>
      <w:bookmarkStart w:id="1386"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7" w:name="_Ref459401359"/>
      <w:r>
        <w:t>The Doxology</w:t>
      </w:r>
      <w:r w:rsidR="00B46E6E">
        <w:t xml:space="preserve"> for Sts. Barbara and Juliana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8" w:name="_Toc459399288"/>
      <w:r>
        <w:t>December 4 (5) / Koiak 8: Also St. Samuel the Confessor</w:t>
      </w:r>
      <w:bookmarkEnd w:id="1388"/>
    </w:p>
    <w:p w14:paraId="2EE78AB4" w14:textId="77777777" w:rsidR="00224925" w:rsidRDefault="00224925" w:rsidP="00224925">
      <w:pPr>
        <w:pStyle w:val="Heading4"/>
      </w:pPr>
      <w:bookmarkStart w:id="1389" w:name="_Ref434491260"/>
      <w:r>
        <w:t>The Doxology</w:t>
      </w:r>
      <w:r w:rsidR="00810F04">
        <w:t xml:space="preserve"> for St. Samuel the Confessor</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3" w:name="_Toc459399289"/>
      <w:r>
        <w:t>December 6 (7) / Koiak 10: St. Nicholas</w:t>
      </w:r>
    </w:p>
    <w:p w14:paraId="6C72D403" w14:textId="3BE941B3" w:rsidR="002A29E0" w:rsidRDefault="002A29E0" w:rsidP="002A29E0">
      <w:pPr>
        <w:pStyle w:val="Heading4"/>
      </w:pPr>
      <w:bookmarkStart w:id="1394" w:name="_Ref470555294"/>
      <w:r>
        <w:t>The Doxology of St. Nicholas</w:t>
      </w:r>
      <w:r>
        <w:rPr>
          <w:rStyle w:val="FootnoteReference"/>
        </w:rPr>
        <w:footnoteReference w:id="961"/>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3"/>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025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025C">
        <w:rPr>
          <w:noProof/>
        </w:rPr>
        <w:t>631</w:t>
      </w:r>
      <w:r w:rsidR="00191A26">
        <w:fldChar w:fldCharType="end"/>
      </w:r>
      <w:r w:rsidR="00191A26">
        <w:t>.</w:t>
      </w:r>
    </w:p>
    <w:p w14:paraId="1F4B0C61" w14:textId="778FEB0B" w:rsidR="002A29E0" w:rsidRDefault="002A29E0" w:rsidP="002A29E0">
      <w:pPr>
        <w:pStyle w:val="Heading3"/>
      </w:pPr>
      <w:bookmarkStart w:id="1395" w:name="_Toc459399290"/>
      <w:r>
        <w:t>December 7 (8) / Koiak 11: St. Ambrose</w:t>
      </w:r>
    </w:p>
    <w:p w14:paraId="5BA1907D" w14:textId="29C3B57A" w:rsidR="002A29E0" w:rsidRDefault="002A29E0" w:rsidP="002A29E0">
      <w:pPr>
        <w:pStyle w:val="Heading4"/>
      </w:pPr>
      <w:bookmarkStart w:id="1396" w:name="_Ref470555388"/>
      <w:r>
        <w:t>The Doxology of St. Ambrose</w:t>
      </w:r>
      <w:r>
        <w:rPr>
          <w:rStyle w:val="FootnoteReference"/>
        </w:rPr>
        <w:footnoteReference w:id="962"/>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5"/>
    </w:p>
    <w:p w14:paraId="349D9403"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5E7E98" w14:textId="77777777" w:rsidTr="0082304E">
        <w:trPr>
          <w:cantSplit/>
          <w:jc w:val="center"/>
        </w:trPr>
        <w:tc>
          <w:tcPr>
            <w:tcW w:w="288" w:type="dxa"/>
          </w:tcPr>
          <w:p w14:paraId="1C43F3B6" w14:textId="77777777" w:rsidR="0089025C" w:rsidRDefault="0089025C" w:rsidP="0082304E">
            <w:pPr>
              <w:pStyle w:val="CopticCross"/>
            </w:pPr>
          </w:p>
        </w:tc>
        <w:tc>
          <w:tcPr>
            <w:tcW w:w="3960" w:type="dxa"/>
          </w:tcPr>
          <w:p w14:paraId="75E93E91" w14:textId="77777777" w:rsidR="0089025C" w:rsidRDefault="0089025C" w:rsidP="00C83ECE">
            <w:pPr>
              <w:pStyle w:val="EngHang"/>
            </w:pPr>
            <w:r>
              <w:t>Through the intercessions</w:t>
            </w:r>
          </w:p>
          <w:p w14:paraId="10123C63" w14:textId="77777777" w:rsidR="0089025C" w:rsidRDefault="0089025C" w:rsidP="00C83ECE">
            <w:pPr>
              <w:pStyle w:val="EngHang"/>
            </w:pPr>
            <w:r>
              <w:t>Of the Four Incorporeal Beasts,</w:t>
            </w:r>
          </w:p>
          <w:p w14:paraId="26A3513F" w14:textId="77777777" w:rsidR="0089025C" w:rsidRDefault="0089025C" w:rsidP="00C83ECE">
            <w:pPr>
              <w:pStyle w:val="EngHang"/>
            </w:pPr>
            <w:r>
              <w:t>The ministering flames of fire,</w:t>
            </w:r>
          </w:p>
          <w:p w14:paraId="6270A8F7" w14:textId="77777777" w:rsidR="0089025C" w:rsidRDefault="0089025C" w:rsidP="0082304E">
            <w:pPr>
              <w:pStyle w:val="EngHangEnd"/>
            </w:pPr>
            <w:r>
              <w:t>O Lord, grant us the forgiveness of our sins.</w:t>
            </w:r>
          </w:p>
        </w:tc>
        <w:tc>
          <w:tcPr>
            <w:tcW w:w="288" w:type="dxa"/>
          </w:tcPr>
          <w:p w14:paraId="170EE5B9" w14:textId="77777777" w:rsidR="0089025C" w:rsidRDefault="0089025C" w:rsidP="0082304E"/>
        </w:tc>
        <w:tc>
          <w:tcPr>
            <w:tcW w:w="288" w:type="dxa"/>
          </w:tcPr>
          <w:p w14:paraId="318FA374" w14:textId="77777777" w:rsidR="0089025C" w:rsidRDefault="0089025C" w:rsidP="0082304E">
            <w:pPr>
              <w:pStyle w:val="CopticCross"/>
            </w:pPr>
          </w:p>
        </w:tc>
        <w:tc>
          <w:tcPr>
            <w:tcW w:w="3960" w:type="dxa"/>
          </w:tcPr>
          <w:p w14:paraId="6E7E6A49" w14:textId="77777777" w:rsidR="0089025C" w:rsidRDefault="0089025C" w:rsidP="00C83ECE">
            <w:pPr>
              <w:pStyle w:val="CopticVersemulti-line"/>
            </w:pPr>
            <w:r>
              <w:t>Ϩⲓⲧⲉⲛ ⲛⲓⲡ̀ⲣⲉⲥⲃⲓⲁ̀</w:t>
            </w:r>
          </w:p>
          <w:p w14:paraId="02C067DC" w14:textId="77777777" w:rsidR="0089025C" w:rsidRDefault="0089025C" w:rsidP="00C83ECE">
            <w:pPr>
              <w:pStyle w:val="CopticVersemulti-line"/>
            </w:pPr>
            <w:r>
              <w:t>ⲛ̀ⲧⲉ ⲡⲓϥ̀ⲧⲟⲩ ⲛ̀ⲍⲱⲟⲛ ⲛ̀ⲁⲥⲱⲙⲁⲧⲟⲥ</w:t>
            </w:r>
          </w:p>
          <w:p w14:paraId="2A5D27C8" w14:textId="77777777" w:rsidR="0089025C" w:rsidRDefault="0089025C" w:rsidP="00C83ECE">
            <w:pPr>
              <w:pStyle w:val="CopticVersemulti-line"/>
            </w:pPr>
            <w:r>
              <w:t>ⲛ̀ⲗⲓⲧⲟⲩⲣⲅⲟⲥ ⲛ̀ϣⲁϩ ⲛ̀ⲭ̀ⲣⲟⲙ:</w:t>
            </w:r>
          </w:p>
          <w:p w14:paraId="52CBFAB9" w14:textId="77777777" w:rsidR="0089025C" w:rsidRPr="00C35319" w:rsidRDefault="0089025C" w:rsidP="00C83ECE">
            <w:pPr>
              <w:pStyle w:val="CopticHangingVerse"/>
            </w:pPr>
            <w:r>
              <w:t>Ⲡϭⲟⲓⲥ ⲁⲣⲓϩ̀ⲙⲟⲧ ⲛⲁⲛ ⲙ̀ⲡⲓⲭⲱ ⲉ̀ⲃⲟⲗ ⲛ̀ⲧⲉ ⲛⲉⲛⲛⲟⲃⲓ.</w:t>
            </w:r>
          </w:p>
        </w:tc>
      </w:tr>
    </w:tbl>
    <w:p w14:paraId="222B82EF"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E1A06F7" w14:textId="77777777" w:rsidTr="00C83ECE">
        <w:trPr>
          <w:cantSplit/>
          <w:jc w:val="center"/>
        </w:trPr>
        <w:tc>
          <w:tcPr>
            <w:tcW w:w="288" w:type="dxa"/>
          </w:tcPr>
          <w:p w14:paraId="7A4ACC15" w14:textId="77777777" w:rsidR="0089025C" w:rsidRDefault="0089025C" w:rsidP="00C83ECE">
            <w:pPr>
              <w:pStyle w:val="CopticCross"/>
            </w:pPr>
          </w:p>
        </w:tc>
        <w:tc>
          <w:tcPr>
            <w:tcW w:w="3960" w:type="dxa"/>
          </w:tcPr>
          <w:p w14:paraId="228449DA" w14:textId="77777777" w:rsidR="0089025C" w:rsidRDefault="0089025C" w:rsidP="00C83ECE">
            <w:pPr>
              <w:pStyle w:val="EngHang"/>
            </w:pPr>
            <w:r>
              <w:t>Hail to the four incorporeal living beasts,</w:t>
            </w:r>
          </w:p>
          <w:p w14:paraId="4811EC5D" w14:textId="77777777" w:rsidR="0089025C" w:rsidRDefault="0089025C" w:rsidP="00C83ECE">
            <w:pPr>
              <w:pStyle w:val="EngHang"/>
            </w:pPr>
            <w:r>
              <w:t>Carrying the throne of God,</w:t>
            </w:r>
          </w:p>
          <w:p w14:paraId="72A58027" w14:textId="77777777" w:rsidR="0089025C" w:rsidRDefault="0089025C" w:rsidP="00C83ECE">
            <w:pPr>
              <w:pStyle w:val="EngHang"/>
            </w:pPr>
            <w:r>
              <w:t>A lion’s face, and a calf’s face,</w:t>
            </w:r>
          </w:p>
          <w:p w14:paraId="5232463D" w14:textId="77777777" w:rsidR="0089025C" w:rsidRDefault="0089025C" w:rsidP="00C83ECE">
            <w:pPr>
              <w:pStyle w:val="EngHangEnd"/>
            </w:pPr>
            <w:r>
              <w:t>A man’s face, and an eagle’s face.</w:t>
            </w:r>
          </w:p>
        </w:tc>
        <w:tc>
          <w:tcPr>
            <w:tcW w:w="288" w:type="dxa"/>
          </w:tcPr>
          <w:p w14:paraId="6DBD658E" w14:textId="77777777" w:rsidR="0089025C" w:rsidRDefault="0089025C" w:rsidP="00C83ECE"/>
        </w:tc>
        <w:tc>
          <w:tcPr>
            <w:tcW w:w="288" w:type="dxa"/>
          </w:tcPr>
          <w:p w14:paraId="15EDD8CC" w14:textId="77777777" w:rsidR="0089025C" w:rsidRDefault="0089025C" w:rsidP="00C83ECE">
            <w:pPr>
              <w:pStyle w:val="CopticCross"/>
            </w:pPr>
          </w:p>
        </w:tc>
        <w:tc>
          <w:tcPr>
            <w:tcW w:w="3960" w:type="dxa"/>
          </w:tcPr>
          <w:p w14:paraId="60A2C646" w14:textId="77777777" w:rsidR="0089025C" w:rsidRDefault="0089025C" w:rsidP="00C83ECE">
            <w:pPr>
              <w:pStyle w:val="CopticVersemulti-line"/>
            </w:pPr>
            <w:r>
              <w:t>Ⲭⲉⲣⲉ ⲡⲓϥ̀ⲧⲟⲩ ⲛ̀ⲍⲱⲟⲛ ⲛ̀ⲁ̀ⲥⲱⲙⲁⲧⲟⲥ:</w:t>
            </w:r>
          </w:p>
          <w:p w14:paraId="5F9D6629" w14:textId="77777777" w:rsidR="0089025C" w:rsidRDefault="0089025C" w:rsidP="00C83ECE">
            <w:pPr>
              <w:pStyle w:val="CopticVersemulti-line"/>
            </w:pPr>
            <w:r>
              <w:t>ⲉⲧϥⲁⲓ ϧⲁ ⲡⲓϩⲁⲣⲙⲁ ⲛ̀ⲧⲉ Ⲫϯ:</w:t>
            </w:r>
          </w:p>
          <w:p w14:paraId="346520F7" w14:textId="77777777" w:rsidR="0089025C" w:rsidRDefault="0089025C" w:rsidP="00C83ECE">
            <w:pPr>
              <w:pStyle w:val="CopticVersemulti-line"/>
            </w:pPr>
            <w:r>
              <w:t>ⲟⲩϩⲟ ⲙ̀ⲙⲟⲩⲓ̀ ⲛⲉⲙ ⲟⲩϩⲟ ⲙ̀ⲙⲁⲥⲓ:</w:t>
            </w:r>
          </w:p>
          <w:p w14:paraId="26AE770D" w14:textId="77777777" w:rsidR="0089025C" w:rsidRPr="00C35319" w:rsidRDefault="0089025C" w:rsidP="00C83ECE">
            <w:pPr>
              <w:pStyle w:val="CopticHangingVerse"/>
            </w:pPr>
            <w:r>
              <w:t>ⲛⲉⲙ ⲟⲩϩⲟ ⲛ̀ⲣⲱⲙⲓ ⲛⲉⲙ ⲟⲩϩⲟ ⲛ̀ⲁ̀ⲏ̀ⲧⲟⲥ.</w:t>
            </w:r>
          </w:p>
        </w:tc>
      </w:tr>
    </w:tbl>
    <w:p w14:paraId="1789F206" w14:textId="77777777" w:rsidR="0089025C" w:rsidRDefault="0089025C" w:rsidP="0082304E">
      <w:pPr>
        <w:pStyle w:val="Heading4"/>
      </w:pPr>
      <w:r>
        <w:t>The Gospel Response for the Four Incorporeal Beasts</w:t>
      </w:r>
    </w:p>
    <w:p w14:paraId="22167DD0" w14:textId="77777777" w:rsidR="0089025C" w:rsidRPr="00C14556" w:rsidRDefault="0089025C" w:rsidP="00C14556">
      <w:pPr>
        <w:pStyle w:val="Rubric"/>
      </w:pPr>
      <w:r>
        <w:t>The last verse of the Doxology may be inserted into the Annual Gospel Response.</w:t>
      </w:r>
    </w:p>
    <w:p w14:paraId="4AB33F26" w14:textId="7FE020FB" w:rsidR="00191A26"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4B14457" w14:textId="5817E206" w:rsidR="002A29E0" w:rsidRDefault="002A29E0" w:rsidP="002A29E0">
      <w:pPr>
        <w:pStyle w:val="Heading3"/>
      </w:pPr>
      <w:bookmarkStart w:id="1397" w:name="_Toc459399291"/>
      <w:r>
        <w:t>December 11 (12) / Koiak 15: St. Gregory the Armenian</w:t>
      </w:r>
    </w:p>
    <w:p w14:paraId="68D305ED" w14:textId="4394EE49" w:rsidR="002A29E0" w:rsidRDefault="002A29E0" w:rsidP="002A29E0">
      <w:pPr>
        <w:pStyle w:val="Heading4"/>
      </w:pPr>
      <w:bookmarkStart w:id="1398" w:name="_Ref470555434"/>
      <w:r>
        <w:t>The Doxology of St. Gregory the Armenian</w:t>
      </w:r>
      <w:r>
        <w:rPr>
          <w:rStyle w:val="FootnoteReference"/>
        </w:rPr>
        <w:footnoteReference w:id="963"/>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64"/>
      </w:r>
      <w:bookmarkEnd w:id="1397"/>
    </w:p>
    <w:p w14:paraId="62C88580" w14:textId="20113B9E" w:rsidR="002A29E0" w:rsidRDefault="002A29E0" w:rsidP="002A29E0">
      <w:pPr>
        <w:pStyle w:val="Heading4"/>
      </w:pPr>
      <w:bookmarkStart w:id="1399" w:name="_Ref470555491"/>
      <w:bookmarkStart w:id="1400" w:name="_Toc459399292"/>
      <w:r>
        <w:t>The Doxology of St. Spyridon</w:t>
      </w:r>
      <w:r>
        <w:rPr>
          <w:rStyle w:val="FootnoteReference"/>
        </w:rPr>
        <w:footnoteReference w:id="965"/>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400"/>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EDC8594" w14:textId="77777777" w:rsidR="007F571C" w:rsidRDefault="007F571C" w:rsidP="007F571C">
      <w:pPr>
        <w:pStyle w:val="Heading3"/>
      </w:pPr>
      <w:bookmarkStart w:id="1401" w:name="_Toc459399293"/>
      <w:r>
        <w:t>December 17 (18) / Koiak 21: Also the Martyrdom of St. Barnabas, on</w:t>
      </w:r>
      <w:r w:rsidR="00743CE8">
        <w:t>e</w:t>
      </w:r>
      <w:r>
        <w:t xml:space="preserve"> of the Seventy Two</w:t>
      </w:r>
      <w:bookmarkEnd w:id="1401"/>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01D0E63" w14:textId="77777777" w:rsidR="00CA0AB7" w:rsidRDefault="00CA0AB7" w:rsidP="00CA0AB7">
      <w:pPr>
        <w:pStyle w:val="Heading3"/>
      </w:pPr>
      <w:bookmarkStart w:id="1402" w:name="_Toc459399294"/>
      <w:r>
        <w:t>December 18 (19) / Koiak 22: Archangel Gabriel</w:t>
      </w:r>
      <w:r w:rsidR="00481AE5">
        <w:t xml:space="preserve"> (Consecration)</w:t>
      </w:r>
      <w:bookmarkEnd w:id="1402"/>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025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025C">
        <w:rPr>
          <w:noProof/>
        </w:rPr>
        <w:t>816</w:t>
      </w:r>
      <w:r w:rsidR="002409EF">
        <w:fldChar w:fldCharType="end"/>
      </w:r>
      <w:r>
        <w:t>.</w:t>
      </w:r>
    </w:p>
    <w:p w14:paraId="78D35A39" w14:textId="31313210" w:rsidR="00D94D36" w:rsidRDefault="00D94D36" w:rsidP="00D94D36">
      <w:pPr>
        <w:pStyle w:val="Heading3"/>
      </w:pPr>
      <w:bookmarkStart w:id="1403" w:name="_Toc459399295"/>
      <w:r>
        <w:t>December 20 (21) / Koiak 24: St. Ignatius of Antioch</w:t>
      </w:r>
    </w:p>
    <w:p w14:paraId="2887E1AE" w14:textId="14F194FE" w:rsidR="00D94D36" w:rsidRDefault="00D94D36" w:rsidP="00D94D36">
      <w:pPr>
        <w:pStyle w:val="Heading4"/>
      </w:pPr>
      <w:bookmarkStart w:id="1404" w:name="_Ref472885708"/>
      <w:r>
        <w:t>The Doxology of St. Ignatius</w:t>
      </w:r>
      <w:r>
        <w:rPr>
          <w:rStyle w:val="FootnoteReference"/>
        </w:rPr>
        <w:footnoteReference w:id="966"/>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3"/>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025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025C">
        <w:rPr>
          <w:noProof/>
        </w:rPr>
        <w:t>906</w:t>
      </w:r>
      <w:r w:rsidR="002409EF">
        <w:fldChar w:fldCharType="end"/>
      </w:r>
      <w:r>
        <w:t>.</w:t>
      </w:r>
    </w:p>
    <w:p w14:paraId="600875E0" w14:textId="77777777" w:rsidR="00FF5FF3" w:rsidRDefault="00FF5FF3" w:rsidP="00FF5FF3">
      <w:pPr>
        <w:pStyle w:val="Heading3"/>
      </w:pPr>
      <w:bookmarkStart w:id="1405" w:name="_Toc459399296"/>
      <w:r>
        <w:t>December 21 (22) / Koiak 25: St. John Kami</w:t>
      </w:r>
      <w:bookmarkEnd w:id="1405"/>
    </w:p>
    <w:p w14:paraId="3F9EF92D" w14:textId="77777777" w:rsidR="00810F04" w:rsidRPr="00810F04" w:rsidRDefault="00810F04" w:rsidP="00810F04">
      <w:pPr>
        <w:pStyle w:val="Heading4"/>
      </w:pPr>
      <w:bookmarkStart w:id="1406" w:name="_Ref434491108"/>
      <w:r>
        <w:t>The Doxology for St. John Kami</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7" w:name="_Toc459399297"/>
      <w:r>
        <w:t>December 24 (25) / Koiak 28: Nativity Preparation Day</w:t>
      </w:r>
      <w:bookmarkEnd w:id="14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8" w:name="_Ref434477504"/>
      <w:r>
        <w:t>The Doxology</w:t>
      </w:r>
      <w:r w:rsidR="00E21EA3">
        <w:t xml:space="preserve"> for the Preparation Day of Nativity</w:t>
      </w:r>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9"/>
            <w:r>
              <w:t>Theotokos</w:t>
            </w:r>
            <w:commentRangeEnd w:id="1409"/>
            <w:r>
              <w:rPr>
                <w:rStyle w:val="CommentReference"/>
                <w:rFonts w:ascii="Times New Roman" w:eastAsiaTheme="minorHAnsi" w:hAnsi="Times New Roman" w:cstheme="minorBidi"/>
                <w:color w:val="auto"/>
              </w:rPr>
              <w:commentReference w:id="14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10" w:name="_Toc459399298"/>
      <w:r>
        <w:t>December 25 (26) / Koiak 29: The Feast of the Nativity</w:t>
      </w:r>
      <w:bookmarkEnd w:id="141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411" w:name="_Ref434477532"/>
      <w:r>
        <w:t xml:space="preserve">The </w:t>
      </w:r>
      <w:r w:rsidR="00C33BEB">
        <w:t xml:space="preserve">First </w:t>
      </w:r>
      <w:r>
        <w:t>Doxology</w:t>
      </w:r>
      <w:r w:rsidR="00C33BEB">
        <w:t xml:space="preserve"> for Nativity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2" w:name="_Ref434477542"/>
      <w:r>
        <w:t>The Second Doxology for Nativity</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3"/>
            <w:r>
              <w:t xml:space="preserve">rescued </w:t>
            </w:r>
            <w:commentRangeEnd w:id="1413"/>
            <w:r>
              <w:rPr>
                <w:rStyle w:val="CommentReference"/>
                <w:rFonts w:ascii="Times New Roman" w:eastAsiaTheme="minorHAnsi" w:hAnsi="Times New Roman" w:cstheme="minorBidi"/>
                <w:color w:val="auto"/>
              </w:rPr>
              <w:commentReference w:id="1413"/>
            </w:r>
            <w:r>
              <w:t>and saved us,</w:t>
            </w:r>
          </w:p>
          <w:p w14:paraId="372D1056" w14:textId="77777777" w:rsidR="00C33BEB" w:rsidRDefault="00C33BEB" w:rsidP="00C33BEB">
            <w:pPr>
              <w:pStyle w:val="EngHangEnd"/>
            </w:pPr>
            <w:commentRangeStart w:id="1414"/>
            <w:r>
              <w:t xml:space="preserve">We </w:t>
            </w:r>
            <w:commentRangeEnd w:id="1414"/>
            <w:r>
              <w:rPr>
                <w:rStyle w:val="CommentReference"/>
                <w:rFonts w:ascii="Times New Roman" w:eastAsiaTheme="minorHAnsi" w:hAnsi="Times New Roman" w:cstheme="minorBidi"/>
                <w:color w:val="auto"/>
              </w:rPr>
              <w:commentReference w:id="1414"/>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5" w:name="_Ref434477554"/>
      <w:r>
        <w:t>The Third Doxology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6" w:name="_Ref434475057"/>
      <w:r>
        <w:t>The Sunday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7" w:name="_Ref434475083"/>
      <w:r>
        <w:t>The Monday Psali Adam</w:t>
      </w:r>
      <w:r w:rsidR="006C1B94">
        <w:t xml:space="preserve"> for Nativity</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6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8" w:name="_Ref434475102"/>
      <w:r>
        <w:t>The Tuesday Psali Adam</w:t>
      </w:r>
      <w:r w:rsidR="006C1B94">
        <w:t xml:space="preserve"> for Nativity</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9"/>
            <w:r>
              <w:t xml:space="preserve">Shone </w:t>
            </w:r>
            <w:commentRangeEnd w:id="1419"/>
            <w:r>
              <w:rPr>
                <w:rStyle w:val="CommentReference"/>
              </w:rPr>
              <w:commentReference w:id="1419"/>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20"/>
            <w:r>
              <w:t>All</w:t>
            </w:r>
            <w:commentRangeEnd w:id="1420"/>
            <w:r>
              <w:rPr>
                <w:rStyle w:val="CommentReference"/>
              </w:rPr>
              <w:commentReference w:id="1420"/>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21"/>
            <w:r>
              <w:t>seals</w:t>
            </w:r>
            <w:commentRangeEnd w:id="1421"/>
            <w:r>
              <w:rPr>
                <w:rStyle w:val="CommentReference"/>
              </w:rPr>
              <w:commentReference w:id="1421"/>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2"/>
            <w:r>
              <w:t>Tetra</w:t>
            </w:r>
            <w:commentRangeEnd w:id="1422"/>
            <w:r>
              <w:rPr>
                <w:rStyle w:val="CommentReference"/>
              </w:rPr>
              <w:commentReference w:id="1422"/>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3"/>
            <w:r>
              <w:t xml:space="preserve">flaming </w:t>
            </w:r>
            <w:commentRangeEnd w:id="1423"/>
            <w:r>
              <w:rPr>
                <w:rStyle w:val="CommentReference"/>
              </w:rPr>
              <w:commentReference w:id="1423"/>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4"/>
            <w:r>
              <w:t>disease</w:t>
            </w:r>
            <w:commentRangeEnd w:id="1424"/>
            <w:r>
              <w:rPr>
                <w:rStyle w:val="CommentReference"/>
              </w:rPr>
              <w:commentReference w:id="1424"/>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5" w:name="_Ref434475128"/>
      <w:r>
        <w:t>The Wednesday Psali Batos</w:t>
      </w:r>
      <w:r w:rsidR="006C1B94">
        <w:t xml:space="preserve"> for Nativity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6" w:name="_Ref434475150"/>
      <w:r>
        <w:t>The Thursday Psali Batos</w:t>
      </w:r>
      <w:r w:rsidR="006C1B94">
        <w:t xml:space="preserve"> for Nativity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7"/>
            <w:r>
              <w:t xml:space="preserve">Isaiah </w:t>
            </w:r>
            <w:commentRangeEnd w:id="1427"/>
            <w:r>
              <w:rPr>
                <w:rStyle w:val="CommentReference"/>
              </w:rPr>
              <w:commentReference w:id="1427"/>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8" w:name="_Ref434475177"/>
      <w:r>
        <w:t>The Friday Psali Batos</w:t>
      </w:r>
      <w:r w:rsidR="006C1B94">
        <w:t xml:space="preserve"> for Nativity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9" w:name="_Ref434475196"/>
      <w:r>
        <w:t>The Saturday Psali Batos</w:t>
      </w:r>
      <w:r w:rsidR="006C1B94">
        <w:t xml:space="preserve"> for Nativity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30"/>
            <w:r>
              <w:t>For I cannot speak.</w:t>
            </w:r>
            <w:commentRangeEnd w:id="1430"/>
            <w:r>
              <w:rPr>
                <w:rStyle w:val="CommentReference"/>
              </w:rPr>
              <w:commentReference w:id="1430"/>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31" w:name="_Toc459399299"/>
      <w:r>
        <w:t>December 26 (27) / Koiak 30: The Second Day of the Feast of the Nativity</w:t>
      </w:r>
      <w:bookmarkEnd w:id="1431"/>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2" w:name="_Ref434561401"/>
      <w:bookmarkStart w:id="1433" w:name="_Toc459399300"/>
      <w:r>
        <w:t>December 27 (28) / Tobi 1: St. Stephen Day</w:t>
      </w:r>
      <w:bookmarkEnd w:id="1432"/>
      <w:bookmarkEnd w:id="1433"/>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025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025C">
        <w:rPr>
          <w:noProof/>
        </w:rPr>
        <w:t>568</w:t>
      </w:r>
      <w:r w:rsidR="002409EF">
        <w:fldChar w:fldCharType="end"/>
      </w:r>
      <w:r w:rsidR="002409EF">
        <w:t>.</w:t>
      </w:r>
    </w:p>
    <w:p w14:paraId="3C6CAB04" w14:textId="77777777" w:rsidR="00073003" w:rsidRDefault="00073003" w:rsidP="00073003">
      <w:pPr>
        <w:pStyle w:val="Heading3"/>
      </w:pPr>
      <w:bookmarkStart w:id="1434" w:name="_Toc459399301"/>
      <w:r>
        <w:t>December 29 (30) / Tobi 3: The One Hundred and Forty Four Thousand</w:t>
      </w:r>
      <w:bookmarkEnd w:id="1434"/>
    </w:p>
    <w:p w14:paraId="2FE981A9" w14:textId="77777777" w:rsidR="00073003" w:rsidRDefault="00073003" w:rsidP="00073003">
      <w:pPr>
        <w:pStyle w:val="Heading4"/>
      </w:pPr>
      <w:bookmarkStart w:id="1435" w:name="_Ref434488616"/>
      <w:r>
        <w:t>The Doxology</w:t>
      </w:r>
      <w:r w:rsidR="00B46E6E">
        <w:t xml:space="preserve"> for the One Hundred and Forty Four Thousand</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6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6" w:name="_Ref434564016"/>
      <w:bookmarkStart w:id="1437" w:name="_Toc459399302"/>
      <w:r>
        <w:t>December 30 (31) / Tobi 4: St. John the Evangelist</w:t>
      </w:r>
      <w:bookmarkEnd w:id="1436"/>
      <w:bookmarkEnd w:id="1437"/>
    </w:p>
    <w:p w14:paraId="3C0BCC81" w14:textId="77777777" w:rsidR="00FF5FF3" w:rsidRDefault="00FF5FF3" w:rsidP="00FF5FF3">
      <w:pPr>
        <w:pStyle w:val="Heading4"/>
      </w:pPr>
      <w:bookmarkStart w:id="1438" w:name="_Ref434488768"/>
      <w:r>
        <w:t>The Doxology</w:t>
      </w:r>
      <w:r w:rsidR="00B46E6E">
        <w:t xml:space="preserve"> for</w:t>
      </w:r>
      <w:r w:rsidR="00BC160E">
        <w:t xml:space="preserve"> St. John the Evangelist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9"/>
            <w:r>
              <w:t>Zebulun</w:t>
            </w:r>
            <w:commentRangeEnd w:id="1439"/>
            <w:r>
              <w:rPr>
                <w:rStyle w:val="FootnoteReference"/>
              </w:rPr>
              <w:footnoteReference w:id="970"/>
            </w:r>
            <w:r>
              <w:rPr>
                <w:rStyle w:val="CommentReference"/>
                <w:rFonts w:ascii="Times New Roman" w:eastAsiaTheme="minorHAnsi" w:hAnsi="Times New Roman" w:cstheme="minorBidi"/>
                <w:color w:val="auto"/>
              </w:rPr>
              <w:commentReference w:id="1439"/>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7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40" w:name="_Toc410196204"/>
      <w:bookmarkStart w:id="1441" w:name="_Toc410196446"/>
      <w:bookmarkStart w:id="1442" w:name="_Toc410196948"/>
      <w:bookmarkStart w:id="1443" w:name="_Toc459399205"/>
      <w:bookmarkStart w:id="1444" w:name="January"/>
      <w:bookmarkEnd w:id="1358"/>
      <w:bookmarkEnd w:id="1378"/>
      <w:bookmarkEnd w:id="1379"/>
      <w:bookmarkEnd w:id="1380"/>
      <w:r>
        <w:t>January</w:t>
      </w:r>
      <w:bookmarkEnd w:id="1440"/>
      <w:bookmarkEnd w:id="1441"/>
      <w:bookmarkEnd w:id="1442"/>
      <w:r w:rsidR="00FF5FF3">
        <w:t xml:space="preserve"> or </w:t>
      </w:r>
      <w:r w:rsidR="00FF5FF3">
        <w:rPr>
          <w:rFonts w:ascii="FreeSerifAvvaShenouda" w:hAnsi="FreeSerifAvvaShenouda" w:cs="FreeSerifAvvaShenouda"/>
        </w:rPr>
        <w:t>Ⲧⲱⲃⲓ</w:t>
      </w:r>
      <w:bookmarkEnd w:id="1443"/>
    </w:p>
    <w:bookmarkStart w:id="1445" w:name="_Toc410196949" w:displacedByCustomXml="next"/>
    <w:bookmarkStart w:id="1446" w:name="_Toc410196447" w:displacedByCustomXml="next"/>
    <w:bookmarkStart w:id="1447"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89025C">
              <w:rPr>
                <w:noProof/>
                <w:webHidden/>
              </w:rPr>
              <w:t>730</w:t>
            </w:r>
            <w:r w:rsidR="00513E2D">
              <w:rPr>
                <w:noProof/>
                <w:webHidden/>
              </w:rPr>
              <w:fldChar w:fldCharType="end"/>
            </w:r>
          </w:hyperlink>
        </w:p>
        <w:p w14:paraId="1992FF60" w14:textId="7DEE76A1" w:rsidR="00513E2D" w:rsidRDefault="00C96D10">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89025C">
              <w:rPr>
                <w:noProof/>
                <w:webHidden/>
              </w:rPr>
              <w:t>739</w:t>
            </w:r>
            <w:r w:rsidR="00513E2D">
              <w:rPr>
                <w:noProof/>
                <w:webHidden/>
              </w:rPr>
              <w:fldChar w:fldCharType="end"/>
            </w:r>
          </w:hyperlink>
        </w:p>
        <w:p w14:paraId="375BD2AD" w14:textId="711BA54A" w:rsidR="00513E2D" w:rsidRDefault="00C96D10">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89025C">
              <w:rPr>
                <w:noProof/>
                <w:webHidden/>
              </w:rPr>
              <w:t>771</w:t>
            </w:r>
            <w:r w:rsidR="00513E2D">
              <w:rPr>
                <w:noProof/>
                <w:webHidden/>
              </w:rPr>
              <w:fldChar w:fldCharType="end"/>
            </w:r>
          </w:hyperlink>
        </w:p>
        <w:p w14:paraId="58AE17A7" w14:textId="54115BBE" w:rsidR="00513E2D" w:rsidRDefault="00C96D10">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29CE5595" w14:textId="5303C342" w:rsidR="00513E2D" w:rsidRDefault="00C96D10">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6BB60EE4" w14:textId="44034C20" w:rsidR="00513E2D" w:rsidRDefault="00C96D10">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89025C">
              <w:rPr>
                <w:noProof/>
                <w:webHidden/>
              </w:rPr>
              <w:t>773</w:t>
            </w:r>
            <w:r w:rsidR="00513E2D">
              <w:rPr>
                <w:noProof/>
                <w:webHidden/>
              </w:rPr>
              <w:fldChar w:fldCharType="end"/>
            </w:r>
          </w:hyperlink>
        </w:p>
        <w:p w14:paraId="426631E5" w14:textId="17457497" w:rsidR="00513E2D" w:rsidRDefault="00C96D10">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89025C">
              <w:rPr>
                <w:noProof/>
                <w:webHidden/>
              </w:rPr>
              <w:t>782</w:t>
            </w:r>
            <w:r w:rsidR="00513E2D">
              <w:rPr>
                <w:noProof/>
                <w:webHidden/>
              </w:rPr>
              <w:fldChar w:fldCharType="end"/>
            </w:r>
          </w:hyperlink>
        </w:p>
        <w:p w14:paraId="6594FBC6" w14:textId="4CB010C4" w:rsidR="00513E2D" w:rsidRDefault="00C96D10">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89025C">
              <w:rPr>
                <w:noProof/>
                <w:webHidden/>
              </w:rPr>
              <w:t>784</w:t>
            </w:r>
            <w:r w:rsidR="00513E2D">
              <w:rPr>
                <w:noProof/>
                <w:webHidden/>
              </w:rPr>
              <w:fldChar w:fldCharType="end"/>
            </w:r>
          </w:hyperlink>
        </w:p>
        <w:p w14:paraId="1F8BD61D" w14:textId="62A23D3D" w:rsidR="00513E2D" w:rsidRDefault="00C96D10">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89025C">
              <w:rPr>
                <w:noProof/>
                <w:webHidden/>
              </w:rPr>
              <w:t>785</w:t>
            </w:r>
            <w:r w:rsidR="00513E2D">
              <w:rPr>
                <w:noProof/>
                <w:webHidden/>
              </w:rPr>
              <w:fldChar w:fldCharType="end"/>
            </w:r>
          </w:hyperlink>
        </w:p>
        <w:p w14:paraId="52A1E1B0" w14:textId="763F2216" w:rsidR="00513E2D" w:rsidRDefault="00C96D10">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89025C">
              <w:rPr>
                <w:noProof/>
                <w:webHidden/>
              </w:rPr>
              <w:t>786</w:t>
            </w:r>
            <w:r w:rsidR="00513E2D">
              <w:rPr>
                <w:noProof/>
                <w:webHidden/>
              </w:rPr>
              <w:fldChar w:fldCharType="end"/>
            </w:r>
          </w:hyperlink>
        </w:p>
        <w:p w14:paraId="275BFDE6" w14:textId="2913EA9B" w:rsidR="00513E2D" w:rsidRDefault="00C96D10">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89025C">
              <w:rPr>
                <w:noProof/>
                <w:webHidden/>
              </w:rPr>
              <w:t>787</w:t>
            </w:r>
            <w:r w:rsidR="00513E2D">
              <w:rPr>
                <w:noProof/>
                <w:webHidden/>
              </w:rPr>
              <w:fldChar w:fldCharType="end"/>
            </w:r>
          </w:hyperlink>
        </w:p>
        <w:p w14:paraId="0F2815AF" w14:textId="592C2846" w:rsidR="00513E2D" w:rsidRDefault="00C96D10">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0FD485BC" w14:textId="5FF11D41" w:rsidR="00513E2D" w:rsidRDefault="00C96D10">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671B48BF" w14:textId="463696A8" w:rsidR="00513E2D" w:rsidRDefault="00C96D10">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1CC2C438" w14:textId="76819967" w:rsidR="00513E2D" w:rsidRDefault="00C96D10">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76EE6358" w14:textId="0BA97088" w:rsidR="00513E2D" w:rsidRDefault="00C96D10">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266205B" w14:textId="30903081" w:rsidR="00513E2D" w:rsidRDefault="00C96D10">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12F4006E" w14:textId="213B3219" w:rsidR="00513E2D" w:rsidRDefault="00C96D10">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5C1265F" w14:textId="7F4B737D" w:rsidR="00513E2D" w:rsidRDefault="00C96D10">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89025C">
              <w:rPr>
                <w:noProof/>
                <w:webHidden/>
              </w:rPr>
              <w:t>791</w:t>
            </w:r>
            <w:r w:rsidR="00513E2D">
              <w:rPr>
                <w:noProof/>
                <w:webHidden/>
              </w:rPr>
              <w:fldChar w:fldCharType="end"/>
            </w:r>
          </w:hyperlink>
        </w:p>
        <w:p w14:paraId="4DE9DD02" w14:textId="20ADFA79" w:rsidR="00513E2D" w:rsidRDefault="00C96D10">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89025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8" w:name="_Toc459399303"/>
      <w:r>
        <w:rPr>
          <w:lang w:val="en-US"/>
        </w:rPr>
        <w:t>January 1 (2) / Tobi 6</w:t>
      </w:r>
      <w:r w:rsidR="00FF5FF3">
        <w:rPr>
          <w:lang w:val="en-US"/>
        </w:rPr>
        <w:t xml:space="preserve">: The Feast of the </w:t>
      </w:r>
      <w:r w:rsidR="00495F1A">
        <w:t>Circumcision</w:t>
      </w:r>
      <w:bookmarkEnd w:id="1447"/>
      <w:bookmarkEnd w:id="1446"/>
      <w:bookmarkEnd w:id="1445"/>
      <w:bookmarkEnd w:id="1448"/>
    </w:p>
    <w:p w14:paraId="1387E376" w14:textId="77777777" w:rsidR="00FF5FF3" w:rsidRDefault="00FF5FF3" w:rsidP="00FF5FF3">
      <w:pPr>
        <w:pStyle w:val="Heading4"/>
      </w:pPr>
      <w:bookmarkStart w:id="1449" w:name="_Ref434477590"/>
      <w:r>
        <w:t>The Doxology</w:t>
      </w:r>
      <w:r w:rsidR="00E21EA3">
        <w:t xml:space="preserve"> for the Circumcision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50"/>
            <w:r>
              <w:t xml:space="preserve">Christian </w:t>
            </w:r>
            <w:commentRangeEnd w:id="1450"/>
            <w:r>
              <w:rPr>
                <w:rStyle w:val="CommentReference"/>
                <w:rFonts w:ascii="Times New Roman" w:eastAsiaTheme="minorHAnsi" w:hAnsi="Times New Roman" w:cstheme="minorBidi"/>
                <w:color w:val="auto"/>
              </w:rPr>
              <w:commentReference w:id="145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51" w:name="_Ref434475229"/>
      <w:r>
        <w:t>The Psali Adam</w:t>
      </w:r>
      <w:r w:rsidR="006C1B94">
        <w:t xml:space="preserve"> for the Circumcision</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2"/>
            <w:r>
              <w:t xml:space="preserve">Victorious </w:t>
            </w:r>
            <w:commentRangeEnd w:id="1452"/>
            <w:r>
              <w:rPr>
                <w:rStyle w:val="CommentReference"/>
              </w:rPr>
              <w:commentReference w:id="145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3" w:name="_Ref434475252"/>
      <w:r>
        <w:t>The Psali Batos</w:t>
      </w:r>
      <w:r w:rsidR="006C1B94">
        <w:t xml:space="preserve"> for the Circumcision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4"/>
            <w:r>
              <w:t>divinity</w:t>
            </w:r>
            <w:commentRangeEnd w:id="1454"/>
            <w:r>
              <w:rPr>
                <w:rStyle w:val="CommentReference"/>
              </w:rPr>
              <w:commentReference w:id="145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55" w:name="_Toc410196206"/>
      <w:bookmarkStart w:id="1456" w:name="_Toc410196448"/>
      <w:bookmarkStart w:id="1457" w:name="_Toc410196950"/>
      <w:bookmarkStart w:id="1458" w:name="_Toc459399304"/>
      <w:r>
        <w:t xml:space="preserve">January 6 (7) / Tobi 11: The Feast of </w:t>
      </w:r>
      <w:r w:rsidR="00495F1A">
        <w:t>Theophany</w:t>
      </w:r>
      <w:bookmarkEnd w:id="1455"/>
      <w:bookmarkEnd w:id="1456"/>
      <w:bookmarkEnd w:id="1457"/>
      <w:bookmarkEnd w:id="1458"/>
    </w:p>
    <w:p w14:paraId="322B4F7B" w14:textId="77777777" w:rsidR="00FF5FF3" w:rsidRDefault="00430630" w:rsidP="00FF5FF3">
      <w:pPr>
        <w:pStyle w:val="Heading4"/>
      </w:pPr>
      <w:bookmarkStart w:id="1459" w:name="_Ref434477630"/>
      <w:r>
        <w:t>An</w:t>
      </w:r>
      <w:r w:rsidR="00FF5FF3">
        <w:t xml:space="preserve"> </w:t>
      </w:r>
      <w:r>
        <w:t xml:space="preserve">Abridged </w:t>
      </w:r>
      <w:r w:rsidR="00FF5FF3">
        <w:t>Doxology</w:t>
      </w:r>
      <w:r w:rsidR="00E21EA3">
        <w:t xml:space="preserve">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60" w:name="_Ref434477641"/>
      <w:r>
        <w:t>The First Doxology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61" w:name="_Ref434477660"/>
      <w:r>
        <w:t>The Second Doxology for Theophany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2" w:name="_Ref434475280"/>
      <w:r>
        <w:t>The Sunday Psali Adam</w:t>
      </w:r>
      <w:r w:rsidR="006C1B94">
        <w:t xml:space="preserve"> for Theophany</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3"/>
            <w:r>
              <w:t xml:space="preserve">confirm </w:t>
            </w:r>
            <w:commentRangeEnd w:id="1463"/>
            <w:r>
              <w:rPr>
                <w:rStyle w:val="CommentReference"/>
              </w:rPr>
              <w:commentReference w:id="1463"/>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4"/>
            <w:r>
              <w:t>ⲛ̀ϫⲉ</w:t>
            </w:r>
            <w:commentRangeEnd w:id="1464"/>
            <w:r>
              <w:rPr>
                <w:rStyle w:val="CommentReference"/>
                <w:rFonts w:ascii="Times New Roman" w:hAnsi="Times New Roman"/>
              </w:rPr>
              <w:commentReference w:id="1464"/>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5"/>
            <w:r>
              <w:t>moved</w:t>
            </w:r>
            <w:commentRangeEnd w:id="1465"/>
            <w:r>
              <w:rPr>
                <w:rStyle w:val="CommentReference"/>
              </w:rPr>
              <w:commentReference w:id="1465"/>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6"/>
            <w:r>
              <w:t>thrice holy,</w:t>
            </w:r>
            <w:commentRangeEnd w:id="1466"/>
            <w:r>
              <w:rPr>
                <w:rStyle w:val="CommentReference"/>
              </w:rPr>
              <w:commentReference w:id="1466"/>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7" w:name="_Ref434475309"/>
      <w:r>
        <w:t>The Monday Psali Adam</w:t>
      </w:r>
      <w:r w:rsidR="006C1B94">
        <w:t xml:space="preserve"> for Theophany</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8"/>
            <w:r>
              <w:t xml:space="preserve">Ⲓⲱⲁⲛⲛⲟⲩ </w:t>
            </w:r>
            <w:commentRangeEnd w:id="1468"/>
            <w:r>
              <w:rPr>
                <w:rStyle w:val="CommentReference"/>
                <w:rFonts w:ascii="Times New Roman" w:hAnsi="Times New Roman"/>
              </w:rPr>
              <w:commentReference w:id="1468"/>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9"/>
            <w:r>
              <w:rPr>
                <w:rFonts w:eastAsia="Arial Unicode MS" w:cs="FreeSerifAvvaShenouda"/>
              </w:rPr>
              <w:t>ⲛⲓϯϩⲟ</w:t>
            </w:r>
            <w:commentRangeEnd w:id="1469"/>
            <w:r>
              <w:rPr>
                <w:rStyle w:val="CommentReference"/>
                <w:rFonts w:ascii="Times New Roman" w:hAnsi="Times New Roman"/>
              </w:rPr>
              <w:commentReference w:id="1469"/>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70" w:name="_Ref434475331"/>
      <w:r>
        <w:t>The Tuesday Psali Adam</w:t>
      </w:r>
      <w:r w:rsidR="006C1B94">
        <w:t xml:space="preserve"> for Theophany</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71"/>
            <w:r>
              <w:t>ⲫⲏ</w:t>
            </w:r>
            <w:commentRangeEnd w:id="1471"/>
            <w:r>
              <w:rPr>
                <w:rStyle w:val="CommentReference"/>
                <w:rFonts w:ascii="Times New Roman" w:hAnsi="Times New Roman"/>
              </w:rPr>
              <w:commentReference w:id="1471"/>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2"/>
            <w:r>
              <w:t>ϯⲥⲩⲛⲧⲉⲗⲓⲁ</w:t>
            </w:r>
            <w:commentRangeEnd w:id="1472"/>
            <w:r>
              <w:rPr>
                <w:rStyle w:val="CommentReference"/>
                <w:rFonts w:ascii="Times New Roman" w:hAnsi="Times New Roman"/>
              </w:rPr>
              <w:commentReference w:id="1472"/>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3" w:name="_Ref434475362"/>
      <w:r>
        <w:t>The Wednesday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72"/>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4" w:name="_Ref434475388"/>
      <w:r>
        <w:t>The Thursday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5" w:name="_Ref434475411"/>
      <w:r>
        <w:t>The Friday Psali Batos</w:t>
      </w:r>
      <w:r w:rsidR="006C1B94">
        <w:t xml:space="preserve"> for Theophany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6" w:name="_Ref434475434"/>
      <w:r>
        <w:t>The Saturday Psali Batos</w:t>
      </w:r>
      <w:r w:rsidR="006C1B94">
        <w:t xml:space="preserve"> for Theophany</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7"/>
            <w:r>
              <w:t>liberty</w:t>
            </w:r>
            <w:commentRangeEnd w:id="1477"/>
            <w:r>
              <w:rPr>
                <w:rStyle w:val="CommentReference"/>
              </w:rPr>
              <w:commentReference w:id="1477"/>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8"/>
            <w:r>
              <w:t xml:space="preserve">confirm </w:t>
            </w:r>
            <w:commentRangeEnd w:id="1478"/>
            <w:r>
              <w:rPr>
                <w:rStyle w:val="CommentReference"/>
              </w:rPr>
              <w:commentReference w:id="1478"/>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9" w:name="_Toc459399305"/>
      <w:r>
        <w:t>January 7 (8) / Tobi 12</w:t>
      </w:r>
      <w:r w:rsidR="001225FA">
        <w:t xml:space="preserve">: </w:t>
      </w:r>
      <w:r>
        <w:t>The Second Day of the Feast of Theophany</w:t>
      </w:r>
      <w:bookmarkEnd w:id="1479"/>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80" w:name="_Toc459399306"/>
      <w:r>
        <w:t>January 7 (8) / Tobi 12</w:t>
      </w:r>
      <w:r w:rsidR="001225FA">
        <w:t xml:space="preserve">: </w:t>
      </w:r>
      <w:r>
        <w:t>Also the Commemoration of Archangel Michael</w:t>
      </w:r>
      <w:bookmarkEnd w:id="1480"/>
    </w:p>
    <w:p w14:paraId="1CA7FD98" w14:textId="77777777" w:rsidR="0089025C" w:rsidRDefault="00191A26" w:rsidP="0082304E">
      <w:pPr>
        <w:pStyle w:val="Heading4"/>
      </w:pPr>
      <w:bookmarkStart w:id="1481" w:name="_Toc410196207"/>
      <w:bookmarkStart w:id="1482" w:name="_Toc410196449"/>
      <w:bookmarkStart w:id="1483" w:name="_Toc410196951"/>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D6D869" w14:textId="77777777" w:rsidTr="0082304E">
        <w:trPr>
          <w:cantSplit/>
          <w:jc w:val="center"/>
        </w:trPr>
        <w:tc>
          <w:tcPr>
            <w:tcW w:w="288" w:type="dxa"/>
          </w:tcPr>
          <w:p w14:paraId="73B86C15" w14:textId="77777777" w:rsidR="0089025C" w:rsidRDefault="0089025C" w:rsidP="0082304E">
            <w:pPr>
              <w:pStyle w:val="CopticCross"/>
            </w:pPr>
          </w:p>
        </w:tc>
        <w:tc>
          <w:tcPr>
            <w:tcW w:w="3960" w:type="dxa"/>
          </w:tcPr>
          <w:p w14:paraId="051766DB" w14:textId="77777777" w:rsidR="0089025C" w:rsidRDefault="0089025C" w:rsidP="00C83ECE">
            <w:pPr>
              <w:pStyle w:val="EngHang"/>
            </w:pPr>
            <w:r>
              <w:t>Through the intercessions</w:t>
            </w:r>
          </w:p>
          <w:p w14:paraId="6DD19189" w14:textId="77777777" w:rsidR="0089025C" w:rsidRDefault="0089025C" w:rsidP="00C83ECE">
            <w:pPr>
              <w:pStyle w:val="EngHang"/>
            </w:pPr>
            <w:r>
              <w:t>Of the Four Incorporeal Beasts,</w:t>
            </w:r>
          </w:p>
          <w:p w14:paraId="1BC91488" w14:textId="77777777" w:rsidR="0089025C" w:rsidRDefault="0089025C" w:rsidP="00C83ECE">
            <w:pPr>
              <w:pStyle w:val="EngHang"/>
            </w:pPr>
            <w:r>
              <w:t>The ministering flames of fire,</w:t>
            </w:r>
          </w:p>
          <w:p w14:paraId="0C255E48" w14:textId="77777777" w:rsidR="0089025C" w:rsidRDefault="0089025C" w:rsidP="0082304E">
            <w:pPr>
              <w:pStyle w:val="EngHangEnd"/>
            </w:pPr>
            <w:r>
              <w:t>O Lord, grant us the forgiveness of our sins.</w:t>
            </w:r>
          </w:p>
        </w:tc>
        <w:tc>
          <w:tcPr>
            <w:tcW w:w="288" w:type="dxa"/>
          </w:tcPr>
          <w:p w14:paraId="109E9E77" w14:textId="77777777" w:rsidR="0089025C" w:rsidRDefault="0089025C" w:rsidP="0082304E"/>
        </w:tc>
        <w:tc>
          <w:tcPr>
            <w:tcW w:w="288" w:type="dxa"/>
          </w:tcPr>
          <w:p w14:paraId="3031F873" w14:textId="77777777" w:rsidR="0089025C" w:rsidRDefault="0089025C" w:rsidP="0082304E">
            <w:pPr>
              <w:pStyle w:val="CopticCross"/>
            </w:pPr>
          </w:p>
        </w:tc>
        <w:tc>
          <w:tcPr>
            <w:tcW w:w="3960" w:type="dxa"/>
          </w:tcPr>
          <w:p w14:paraId="0815169E" w14:textId="77777777" w:rsidR="0089025C" w:rsidRDefault="0089025C" w:rsidP="00C83ECE">
            <w:pPr>
              <w:pStyle w:val="CopticVersemulti-line"/>
            </w:pPr>
            <w:r>
              <w:t>Ϩⲓⲧⲉⲛ ⲛⲓⲡ̀ⲣⲉⲥⲃⲓⲁ̀</w:t>
            </w:r>
          </w:p>
          <w:p w14:paraId="2C115FC6" w14:textId="77777777" w:rsidR="0089025C" w:rsidRDefault="0089025C" w:rsidP="00C83ECE">
            <w:pPr>
              <w:pStyle w:val="CopticVersemulti-line"/>
            </w:pPr>
            <w:r>
              <w:t>ⲛ̀ⲧⲉ ⲡⲓϥ̀ⲧⲟⲩ ⲛ̀ⲍⲱⲟⲛ ⲛ̀ⲁⲥⲱⲙⲁⲧⲟⲥ</w:t>
            </w:r>
          </w:p>
          <w:p w14:paraId="3194077F" w14:textId="77777777" w:rsidR="0089025C" w:rsidRDefault="0089025C" w:rsidP="00C83ECE">
            <w:pPr>
              <w:pStyle w:val="CopticVersemulti-line"/>
            </w:pPr>
            <w:r>
              <w:t>ⲛ̀ⲗⲓⲧⲟⲩⲣⲅⲟⲥ ⲛ̀ϣⲁϩ ⲛ̀ⲭ̀ⲣⲟⲙ:</w:t>
            </w:r>
          </w:p>
          <w:p w14:paraId="16F06171" w14:textId="77777777" w:rsidR="0089025C" w:rsidRPr="00C35319" w:rsidRDefault="0089025C" w:rsidP="00C83ECE">
            <w:pPr>
              <w:pStyle w:val="CopticHangingVerse"/>
            </w:pPr>
            <w:r>
              <w:t>Ⲡϭⲟⲓⲥ ⲁⲣⲓϩ̀ⲙⲟⲧ ⲛⲁⲛ ⲙ̀ⲡⲓⲭⲱ ⲉ̀ⲃⲟⲗ ⲛ̀ⲧⲉ ⲛⲉⲛⲛⲟⲃⲓ.</w:t>
            </w:r>
          </w:p>
        </w:tc>
      </w:tr>
    </w:tbl>
    <w:p w14:paraId="3338FC0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3DB042D6" w14:textId="77777777" w:rsidTr="00C83ECE">
        <w:trPr>
          <w:cantSplit/>
          <w:jc w:val="center"/>
        </w:trPr>
        <w:tc>
          <w:tcPr>
            <w:tcW w:w="288" w:type="dxa"/>
          </w:tcPr>
          <w:p w14:paraId="2C286D42" w14:textId="77777777" w:rsidR="0089025C" w:rsidRDefault="0089025C" w:rsidP="00C83ECE">
            <w:pPr>
              <w:pStyle w:val="CopticCross"/>
            </w:pPr>
          </w:p>
        </w:tc>
        <w:tc>
          <w:tcPr>
            <w:tcW w:w="3960" w:type="dxa"/>
          </w:tcPr>
          <w:p w14:paraId="25F44DFA" w14:textId="77777777" w:rsidR="0089025C" w:rsidRDefault="0089025C" w:rsidP="00C83ECE">
            <w:pPr>
              <w:pStyle w:val="EngHang"/>
            </w:pPr>
            <w:r>
              <w:t>Hail to the four incorporeal living beasts,</w:t>
            </w:r>
          </w:p>
          <w:p w14:paraId="286030DC" w14:textId="77777777" w:rsidR="0089025C" w:rsidRDefault="0089025C" w:rsidP="00C83ECE">
            <w:pPr>
              <w:pStyle w:val="EngHang"/>
            </w:pPr>
            <w:r>
              <w:t>Carrying the throne of God,</w:t>
            </w:r>
          </w:p>
          <w:p w14:paraId="0D3F34E0" w14:textId="77777777" w:rsidR="0089025C" w:rsidRDefault="0089025C" w:rsidP="00C83ECE">
            <w:pPr>
              <w:pStyle w:val="EngHang"/>
            </w:pPr>
            <w:r>
              <w:t>A lion’s face, and a calf’s face,</w:t>
            </w:r>
          </w:p>
          <w:p w14:paraId="4CDC3DC1" w14:textId="77777777" w:rsidR="0089025C" w:rsidRDefault="0089025C" w:rsidP="00C83ECE">
            <w:pPr>
              <w:pStyle w:val="EngHangEnd"/>
            </w:pPr>
            <w:r>
              <w:t>A man’s face, and an eagle’s face.</w:t>
            </w:r>
          </w:p>
        </w:tc>
        <w:tc>
          <w:tcPr>
            <w:tcW w:w="288" w:type="dxa"/>
          </w:tcPr>
          <w:p w14:paraId="383A00C9" w14:textId="77777777" w:rsidR="0089025C" w:rsidRDefault="0089025C" w:rsidP="00C83ECE"/>
        </w:tc>
        <w:tc>
          <w:tcPr>
            <w:tcW w:w="288" w:type="dxa"/>
          </w:tcPr>
          <w:p w14:paraId="243CF989" w14:textId="77777777" w:rsidR="0089025C" w:rsidRDefault="0089025C" w:rsidP="00C83ECE">
            <w:pPr>
              <w:pStyle w:val="CopticCross"/>
            </w:pPr>
          </w:p>
        </w:tc>
        <w:tc>
          <w:tcPr>
            <w:tcW w:w="3960" w:type="dxa"/>
          </w:tcPr>
          <w:p w14:paraId="523DC06E" w14:textId="77777777" w:rsidR="0089025C" w:rsidRDefault="0089025C" w:rsidP="00C83ECE">
            <w:pPr>
              <w:pStyle w:val="CopticVersemulti-line"/>
            </w:pPr>
            <w:r>
              <w:t>Ⲭⲉⲣⲉ ⲡⲓϥ̀ⲧⲟⲩ ⲛ̀ⲍⲱⲟⲛ ⲛ̀ⲁ̀ⲥⲱⲙⲁⲧⲟⲥ:</w:t>
            </w:r>
          </w:p>
          <w:p w14:paraId="260C16A0" w14:textId="77777777" w:rsidR="0089025C" w:rsidRDefault="0089025C" w:rsidP="00C83ECE">
            <w:pPr>
              <w:pStyle w:val="CopticVersemulti-line"/>
            </w:pPr>
            <w:r>
              <w:t>ⲉⲧϥⲁⲓ ϧⲁ ⲡⲓϩⲁⲣⲙⲁ ⲛ̀ⲧⲉ Ⲫϯ:</w:t>
            </w:r>
          </w:p>
          <w:p w14:paraId="38CCC9B9" w14:textId="77777777" w:rsidR="0089025C" w:rsidRDefault="0089025C" w:rsidP="00C83ECE">
            <w:pPr>
              <w:pStyle w:val="CopticVersemulti-line"/>
            </w:pPr>
            <w:r>
              <w:t>ⲟⲩϩⲟ ⲙ̀ⲙⲟⲩⲓ̀ ⲛⲉⲙ ⲟⲩϩⲟ ⲙ̀ⲙⲁⲥⲓ:</w:t>
            </w:r>
          </w:p>
          <w:p w14:paraId="236390A1" w14:textId="77777777" w:rsidR="0089025C" w:rsidRPr="00C35319" w:rsidRDefault="0089025C" w:rsidP="00C83ECE">
            <w:pPr>
              <w:pStyle w:val="CopticHangingVerse"/>
            </w:pPr>
            <w:r>
              <w:t>ⲛⲉⲙ ⲟⲩϩⲟ ⲛ̀ⲣⲱⲙⲓ ⲛⲉⲙ ⲟⲩϩⲟ ⲛ̀ⲁ̀ⲏ̀ⲧⲟⲥ.</w:t>
            </w:r>
          </w:p>
        </w:tc>
      </w:tr>
    </w:tbl>
    <w:p w14:paraId="2E00D71F" w14:textId="77777777" w:rsidR="0089025C" w:rsidRDefault="0089025C" w:rsidP="0082304E">
      <w:pPr>
        <w:pStyle w:val="Heading4"/>
      </w:pPr>
      <w:r>
        <w:t>The Gospel Response for the Four Incorporeal Beasts</w:t>
      </w:r>
    </w:p>
    <w:p w14:paraId="71498FC2" w14:textId="77777777" w:rsidR="0089025C" w:rsidRPr="00C14556" w:rsidRDefault="0089025C" w:rsidP="00C14556">
      <w:pPr>
        <w:pStyle w:val="Rubric"/>
      </w:pPr>
      <w:r>
        <w:t>The last verse of the Doxology may be inserted into the Annual Gospel Response.</w:t>
      </w:r>
    </w:p>
    <w:p w14:paraId="322A578A" w14:textId="751C58E9"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84" w:name="_Ref434562461"/>
      <w:bookmarkStart w:id="1485" w:name="_Toc459399307"/>
      <w:r>
        <w:t>January 7 (8) / Tobi 12</w:t>
      </w:r>
      <w:r w:rsidR="001225FA">
        <w:t xml:space="preserve">: </w:t>
      </w:r>
      <w:commentRangeStart w:id="1486"/>
      <w:r>
        <w:t>Also St. Theodore Anatoly</w:t>
      </w:r>
      <w:commentRangeEnd w:id="1486"/>
      <w:r>
        <w:rPr>
          <w:rStyle w:val="CommentReference"/>
          <w:rFonts w:eastAsiaTheme="minorHAnsi" w:cstheme="minorBidi"/>
          <w:b w:val="0"/>
          <w:bCs w:val="0"/>
        </w:rPr>
        <w:commentReference w:id="1486"/>
      </w:r>
      <w:bookmarkEnd w:id="1484"/>
      <w:bookmarkEnd w:id="1485"/>
    </w:p>
    <w:p w14:paraId="7DD26869" w14:textId="77777777" w:rsidR="006B44CE" w:rsidRDefault="006B44CE" w:rsidP="006B44CE">
      <w:pPr>
        <w:pStyle w:val="Heading4"/>
      </w:pPr>
      <w:bookmarkStart w:id="1487" w:name="_Ref434477694"/>
      <w:bookmarkStart w:id="1488" w:name="_Ref434489376"/>
      <w:r>
        <w:t>The Doxology</w:t>
      </w:r>
      <w:bookmarkEnd w:id="1487"/>
      <w:r w:rsidR="00B46E6E">
        <w:t xml:space="preserve"> for St. Theodore Anatoly</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9" w:name="_Toc459399308"/>
      <w:r>
        <w:t>January 8 (9) / Tobi 13: The Feast of T</w:t>
      </w:r>
      <w:r w:rsidR="00495F1A">
        <w:t>he Wedding of Cana of Galilee</w:t>
      </w:r>
      <w:bookmarkEnd w:id="1481"/>
      <w:bookmarkEnd w:id="1482"/>
      <w:bookmarkEnd w:id="1483"/>
      <w:bookmarkEnd w:id="1489"/>
    </w:p>
    <w:p w14:paraId="46F7A60E" w14:textId="77777777" w:rsidR="00A37BB6" w:rsidRDefault="00A37BB6" w:rsidP="00A37BB6">
      <w:pPr>
        <w:pStyle w:val="Heading4"/>
      </w:pPr>
      <w:bookmarkStart w:id="1490" w:name="_Ref434477774"/>
      <w:r>
        <w:t>The Doxology</w:t>
      </w:r>
      <w:r w:rsidR="00E21EA3">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91" w:name="_Ref434475472"/>
      <w:r>
        <w:t>The Psali Adam</w:t>
      </w:r>
      <w:r w:rsidR="006C1B94">
        <w:t xml:space="preserve"> for the Wedding of Cana</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2" w:name="_Ref434475500"/>
      <w:r>
        <w:t>The Psali Batos</w:t>
      </w:r>
      <w:r w:rsidR="006C1B94">
        <w:t xml:space="preserve"> for the Wedding of Cana</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3" w:name="_Ref434560112"/>
      <w:bookmarkStart w:id="1494" w:name="_Toc459399309"/>
      <w:r>
        <w:t>January 8 (9) / Tobi 13: Also the Martyrdom of St. Demiana</w:t>
      </w:r>
      <w:bookmarkEnd w:id="1493"/>
      <w:bookmarkEnd w:id="1494"/>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025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025C">
        <w:rPr>
          <w:noProof/>
        </w:rPr>
        <w:t>571</w:t>
      </w:r>
      <w:r w:rsidR="002409EF">
        <w:fldChar w:fldCharType="end"/>
      </w:r>
      <w:r>
        <w:t>.</w:t>
      </w:r>
    </w:p>
    <w:p w14:paraId="625F7E74" w14:textId="77777777" w:rsidR="00B53E05" w:rsidRDefault="00B53E05" w:rsidP="00B53E05">
      <w:pPr>
        <w:pStyle w:val="Heading4"/>
      </w:pPr>
      <w:bookmarkStart w:id="1495" w:name="_Ref434490124"/>
      <w:r>
        <w:t>Another Doxology of St. Demiana</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7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7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6" w:name="_Ref434563224"/>
      <w:bookmarkStart w:id="1497" w:name="_Toc459399310"/>
      <w:r>
        <w:t>January 9 (10) / Tobi 14: St. Maximus</w:t>
      </w:r>
      <w:bookmarkEnd w:id="1496"/>
      <w:bookmarkEnd w:id="1497"/>
    </w:p>
    <w:p w14:paraId="1847ABB1" w14:textId="77777777" w:rsidR="00662600" w:rsidRDefault="00810F04" w:rsidP="00810F04">
      <w:pPr>
        <w:pStyle w:val="Heading4"/>
      </w:pPr>
      <w:bookmarkStart w:id="1498" w:name="_Ref434490957"/>
      <w:r>
        <w:t>The Doxology for</w:t>
      </w:r>
      <w:r w:rsidR="00662600">
        <w:t xml:space="preserve"> Sts. Maximus and Dometius</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7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7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2" w:name="_Toc459399311"/>
      <w:r>
        <w:t>Jan</w:t>
      </w:r>
      <w:r w:rsidR="00662600">
        <w:t>uary 12 (13) / Tobi 17: St. Dome</w:t>
      </w:r>
      <w:r>
        <w:t>tius</w:t>
      </w:r>
      <w:bookmarkEnd w:id="1502"/>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025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025C">
        <w:rPr>
          <w:noProof/>
        </w:rPr>
        <w:t>784</w:t>
      </w:r>
      <w:r w:rsidR="002409EF">
        <w:fldChar w:fldCharType="end"/>
      </w:r>
      <w:r>
        <w:t>.</w:t>
      </w:r>
    </w:p>
    <w:p w14:paraId="31A975E9" w14:textId="2AC36875" w:rsidR="00740C6C" w:rsidRDefault="00740C6C" w:rsidP="00740C6C">
      <w:pPr>
        <w:pStyle w:val="Heading3"/>
      </w:pPr>
      <w:bookmarkStart w:id="1503" w:name="_Toc459399312"/>
      <w:r>
        <w:t>January 13 (14) / Tobi 18: St. Hilary of Poitiers</w:t>
      </w:r>
      <w:bookmarkEnd w:id="1503"/>
    </w:p>
    <w:p w14:paraId="17E429FC" w14:textId="7FC8029F" w:rsidR="00A96087" w:rsidRDefault="00A96087" w:rsidP="00A96087">
      <w:pPr>
        <w:pStyle w:val="Heading4"/>
      </w:pPr>
      <w:r>
        <w:t>The Doxology for St. Hilary of Poitiers</w:t>
      </w:r>
      <w:r w:rsidR="006035EE">
        <w:rPr>
          <w:rStyle w:val="FootnoteReference"/>
        </w:rPr>
        <w:footnoteReference w:id="9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4" w:name="_Toc459399313"/>
      <w:bookmarkStart w:id="1505" w:name="_Toc410196208"/>
      <w:bookmarkStart w:id="1506" w:name="_Toc410196450"/>
      <w:bookmarkStart w:id="1507" w:name="_Toc410196952"/>
      <w:r>
        <w:t>January 15 (16) / Tobi 20: Departure of St. Prochorus the Disciple</w:t>
      </w:r>
      <w:bookmarkEnd w:id="1504"/>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33EC0AE" w14:textId="77777777" w:rsidR="00495F1A" w:rsidRDefault="00FF5FF3" w:rsidP="00495F1A">
      <w:pPr>
        <w:pStyle w:val="Heading3"/>
      </w:pPr>
      <w:bookmarkStart w:id="1508" w:name="_Toc459399314"/>
      <w:r>
        <w:t xml:space="preserve">January 16 (17) / Tobi 21: </w:t>
      </w:r>
      <w:r w:rsidR="00495F1A">
        <w:t>The Dormition of the Virgin</w:t>
      </w:r>
      <w:bookmarkEnd w:id="1505"/>
      <w:bookmarkEnd w:id="1506"/>
      <w:bookmarkEnd w:id="1507"/>
      <w:bookmarkEnd w:id="1508"/>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15F86A2" w14:textId="77777777" w:rsidR="00FF5FF3" w:rsidRDefault="00FF5FF3" w:rsidP="00FF5FF3">
      <w:pPr>
        <w:pStyle w:val="Heading3"/>
      </w:pPr>
      <w:bookmarkStart w:id="1509" w:name="_Ref434560171"/>
      <w:bookmarkStart w:id="1510" w:name="_Toc459399315"/>
      <w:r>
        <w:t>January 17 (18) / Tobi 22: St. Anthony the Great</w:t>
      </w:r>
      <w:bookmarkEnd w:id="1509"/>
      <w:bookmarkEnd w:id="1510"/>
    </w:p>
    <w:p w14:paraId="38BCD1D7" w14:textId="77777777" w:rsidR="00FF5FF3" w:rsidRDefault="00FF5FF3" w:rsidP="00FF5FF3">
      <w:pPr>
        <w:pStyle w:val="Heading4"/>
      </w:pPr>
      <w:bookmarkStart w:id="1511" w:name="_Ref434490340"/>
      <w:r>
        <w:t>The Doxology</w:t>
      </w:r>
      <w:r w:rsidR="00B46E6E">
        <w:t xml:space="preserve"> for St. Anthony the Great</w:t>
      </w:r>
      <w:bookmarkEnd w:id="1511"/>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2" w:name="_Toc459399316"/>
      <w:r>
        <w:t>January 18 (19) / Tobi 23: St. Timothy the Apostle</w:t>
      </w:r>
      <w:bookmarkEnd w:id="1512"/>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39DDB91" w14:textId="77777777" w:rsidR="00596AC8" w:rsidRDefault="00596AC8" w:rsidP="00596AC8">
      <w:pPr>
        <w:pStyle w:val="Heading3"/>
      </w:pPr>
      <w:bookmarkStart w:id="1513" w:name="_Toc459399317"/>
      <w:r>
        <w:t>January 22 (23) / Tobi 27: Archangel Suriel</w:t>
      </w:r>
      <w:bookmarkEnd w:id="1513"/>
    </w:p>
    <w:p w14:paraId="79FCFE0C" w14:textId="77777777" w:rsidR="00596AC8" w:rsidRDefault="00596AC8" w:rsidP="00596AC8">
      <w:pPr>
        <w:pStyle w:val="Heading4"/>
      </w:pPr>
      <w:bookmarkStart w:id="1514" w:name="_Ref434488250"/>
      <w:r>
        <w:t>The Doxology</w:t>
      </w:r>
      <w:r w:rsidR="00B46E6E">
        <w:t xml:space="preserve"> for Archangel Suriel</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5" w:name="_Toc459399318"/>
      <w:r>
        <w:t>January 22 (23) / Tobi 27: Also Relocation of St. Timothy the Apostle’s Relics</w:t>
      </w:r>
      <w:bookmarkEnd w:id="1515"/>
    </w:p>
    <w:p w14:paraId="3FBC7E0C" w14:textId="07BFA0F6" w:rsidR="00191A26" w:rsidRDefault="00191A26" w:rsidP="00191A26">
      <w:pPr>
        <w:pStyle w:val="Rubric"/>
      </w:pPr>
      <w:bookmarkStart w:id="1516" w:name="_Ref434560218"/>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D3C66F4" w14:textId="77777777" w:rsidR="00B52D77" w:rsidRDefault="00B52D77" w:rsidP="00B52D77">
      <w:pPr>
        <w:pStyle w:val="Heading3"/>
      </w:pPr>
      <w:bookmarkStart w:id="1517" w:name="_Toc459399319"/>
      <w:r>
        <w:t>January 24 (25) / Tobi 29: Commemoration of the Annunciation, Nativity, and Resurrection on the 29</w:t>
      </w:r>
      <w:r w:rsidRPr="00C0205C">
        <w:rPr>
          <w:vertAlign w:val="superscript"/>
        </w:rPr>
        <w:t>th</w:t>
      </w:r>
      <w:r>
        <w:t xml:space="preserve"> of Every Month</w:t>
      </w:r>
      <w:bookmarkEnd w:id="1517"/>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17F33393" w14:textId="77777777" w:rsidR="00C30529" w:rsidRDefault="00C30529" w:rsidP="00C30529">
      <w:pPr>
        <w:pStyle w:val="Heading3"/>
      </w:pPr>
      <w:bookmarkStart w:id="1518" w:name="_Toc459399320"/>
      <w:r>
        <w:t>January 27 (28) / Meshir 2: St. Paul the Anchorite</w:t>
      </w:r>
      <w:bookmarkEnd w:id="1516"/>
      <w:bookmarkEnd w:id="1518"/>
    </w:p>
    <w:p w14:paraId="680E4267" w14:textId="77777777" w:rsidR="00C30529" w:rsidRDefault="00C30529" w:rsidP="00C30529">
      <w:pPr>
        <w:pStyle w:val="Heading4"/>
      </w:pPr>
      <w:bookmarkStart w:id="1519" w:name="_Ref434490368"/>
      <w:r>
        <w:t>The Doxology</w:t>
      </w:r>
      <w:r w:rsidR="00B46E6E">
        <w:t xml:space="preserve"> for St. Paul the Anchorite</w:t>
      </w:r>
      <w:bookmarkEnd w:id="1519"/>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7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20" w:name="_Toc459399321"/>
      <w:r>
        <w:t>January 29 (30) / Meshir 4: Martyrdom of St. Agabus the Disciple</w:t>
      </w:r>
      <w:bookmarkEnd w:id="1520"/>
    </w:p>
    <w:p w14:paraId="6DDD9040" w14:textId="4AE0C994" w:rsidR="00191A26" w:rsidRDefault="00191A26" w:rsidP="00191A26">
      <w:pPr>
        <w:pStyle w:val="Rubric"/>
      </w:pPr>
      <w:bookmarkStart w:id="1521" w:name="_Toc410196209"/>
      <w:bookmarkStart w:id="1522" w:name="_Toc410196451"/>
      <w:bookmarkStart w:id="1523" w:name="_Toc410196953"/>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7F3DC96" w14:textId="77777777" w:rsidR="00E30E2D" w:rsidRDefault="00E30E2D" w:rsidP="00E30E2D">
      <w:pPr>
        <w:pStyle w:val="Heading3"/>
      </w:pPr>
      <w:bookmarkStart w:id="1524" w:name="_Toc459399322"/>
      <w:r>
        <w:t>January 21 (31) / Meshir 5: St. Apollo the Friend of St. Apip</w:t>
      </w:r>
      <w:bookmarkEnd w:id="1524"/>
    </w:p>
    <w:p w14:paraId="0C112EC0" w14:textId="77777777" w:rsidR="0089025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89025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622FC0" w14:textId="77777777" w:rsidTr="00C14556">
        <w:trPr>
          <w:cantSplit/>
          <w:jc w:val="center"/>
        </w:trPr>
        <w:tc>
          <w:tcPr>
            <w:tcW w:w="288" w:type="dxa"/>
          </w:tcPr>
          <w:p w14:paraId="0A3B403D" w14:textId="77777777" w:rsidR="0089025C" w:rsidRDefault="0089025C" w:rsidP="00C14556">
            <w:pPr>
              <w:pStyle w:val="CopticCross"/>
            </w:pPr>
          </w:p>
        </w:tc>
        <w:tc>
          <w:tcPr>
            <w:tcW w:w="3960" w:type="dxa"/>
          </w:tcPr>
          <w:p w14:paraId="1E1C1863" w14:textId="77777777" w:rsidR="0089025C" w:rsidRDefault="0089025C" w:rsidP="002A21FB">
            <w:pPr>
              <w:pStyle w:val="EngHang"/>
            </w:pPr>
            <w:r>
              <w:t>Through the prayers</w:t>
            </w:r>
          </w:p>
          <w:p w14:paraId="36E05898" w14:textId="77777777" w:rsidR="0089025C" w:rsidRDefault="0089025C" w:rsidP="002A21FB">
            <w:pPr>
              <w:pStyle w:val="EngHang"/>
            </w:pPr>
            <w:r>
              <w:t>Of our saintly and righteous father</w:t>
            </w:r>
          </w:p>
          <w:p w14:paraId="57B395C3" w14:textId="77777777" w:rsidR="0089025C" w:rsidRDefault="0089025C" w:rsidP="002A21FB">
            <w:pPr>
              <w:pStyle w:val="EngHang"/>
            </w:pPr>
            <w:r>
              <w:t>Abba Teji, the beholder of God,</w:t>
            </w:r>
          </w:p>
          <w:p w14:paraId="1F852BD0" w14:textId="77777777" w:rsidR="0089025C" w:rsidRDefault="0089025C" w:rsidP="00C14556">
            <w:pPr>
              <w:pStyle w:val="EngHangEnd"/>
            </w:pPr>
            <w:r>
              <w:t>O Lord, grant us the forgiveness of our sins.</w:t>
            </w:r>
          </w:p>
        </w:tc>
        <w:tc>
          <w:tcPr>
            <w:tcW w:w="288" w:type="dxa"/>
          </w:tcPr>
          <w:p w14:paraId="52EE9976" w14:textId="77777777" w:rsidR="0089025C" w:rsidRDefault="0089025C" w:rsidP="00C14556"/>
        </w:tc>
        <w:tc>
          <w:tcPr>
            <w:tcW w:w="288" w:type="dxa"/>
          </w:tcPr>
          <w:p w14:paraId="268227F9" w14:textId="77777777" w:rsidR="0089025C" w:rsidRDefault="0089025C" w:rsidP="00C14556">
            <w:pPr>
              <w:pStyle w:val="CopticCross"/>
            </w:pPr>
          </w:p>
        </w:tc>
        <w:tc>
          <w:tcPr>
            <w:tcW w:w="3960" w:type="dxa"/>
          </w:tcPr>
          <w:p w14:paraId="6A4448B5" w14:textId="77777777" w:rsidR="0089025C" w:rsidRDefault="0089025C" w:rsidP="002A21FB">
            <w:pPr>
              <w:pStyle w:val="CopticVersemulti-line"/>
            </w:pPr>
            <w:r>
              <w:t>Ϩⲓⲧⲉⲛ ⲛⲓⲉⲩⲭⲏ</w:t>
            </w:r>
          </w:p>
          <w:p w14:paraId="58A62C02" w14:textId="77777777" w:rsidR="0089025C" w:rsidRDefault="0089025C" w:rsidP="002A21FB">
            <w:pPr>
              <w:pStyle w:val="CopticVersemulti-line"/>
            </w:pPr>
            <w:r>
              <w:t>ⲛ̀ⲧⲉ ⲡⲉⲛⲓⲱⲧ ⲉⲑⲟⲩⲁⲃ ⲛ̀ⲇⲓⲕⲉⲟⲥ</w:t>
            </w:r>
          </w:p>
          <w:p w14:paraId="79F323E9" w14:textId="77777777" w:rsidR="0089025C" w:rsidRDefault="0089025C" w:rsidP="002A21FB">
            <w:pPr>
              <w:pStyle w:val="CopticVersemulti-line"/>
            </w:pPr>
            <w:r>
              <w:t>ⲁⲃⲃⲁ Ⲧⲉϫⲓ ⲑⲉⲟⲩⲫⲁⲛⲓⲟⲥ</w:t>
            </w:r>
          </w:p>
          <w:p w14:paraId="7FB5A404" w14:textId="77777777" w:rsidR="0089025C" w:rsidRPr="00C35319" w:rsidRDefault="0089025C" w:rsidP="002A21FB">
            <w:pPr>
              <w:pStyle w:val="CopticHangingVerse"/>
            </w:pPr>
            <w:r>
              <w:t>Ⲡⲟ̄ⲥ̄ ⲁⲣⲓϩ̀ⲙⲟⲧ ⲛⲁⲛ ⲙ̀ⲡⲓⲭⲱ ⲉ̀ⲃⲟⲗ ⲛ̀ⲧⲉ ⲛⲉⲛⲛⲟⲃⲓ.</w:t>
            </w:r>
          </w:p>
        </w:tc>
      </w:tr>
    </w:tbl>
    <w:p w14:paraId="2FCED429" w14:textId="77777777" w:rsidR="0089025C" w:rsidRPr="00137929" w:rsidRDefault="0089025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AF278BC" w14:textId="77777777" w:rsidTr="00C14556">
        <w:trPr>
          <w:cantSplit/>
          <w:jc w:val="center"/>
        </w:trPr>
        <w:tc>
          <w:tcPr>
            <w:tcW w:w="288" w:type="dxa"/>
          </w:tcPr>
          <w:p w14:paraId="2CADE2AA" w14:textId="77777777" w:rsidR="0089025C" w:rsidRDefault="0089025C" w:rsidP="00C14556">
            <w:pPr>
              <w:pStyle w:val="CopticCross"/>
            </w:pPr>
          </w:p>
        </w:tc>
        <w:tc>
          <w:tcPr>
            <w:tcW w:w="3960" w:type="dxa"/>
          </w:tcPr>
          <w:p w14:paraId="25DD6F52" w14:textId="77777777" w:rsidR="0089025C" w:rsidRDefault="0089025C" w:rsidP="002A21FB">
            <w:pPr>
              <w:pStyle w:val="EngHang"/>
            </w:pPr>
            <w:r>
              <w:t>Hail to our saintly and righteous father,</w:t>
            </w:r>
          </w:p>
          <w:p w14:paraId="3B047548" w14:textId="77777777" w:rsidR="0089025C" w:rsidRDefault="0089025C" w:rsidP="002A21FB">
            <w:pPr>
              <w:pStyle w:val="EngHang"/>
            </w:pPr>
            <w:r>
              <w:t>The great ascetic,</w:t>
            </w:r>
          </w:p>
          <w:p w14:paraId="3514127D" w14:textId="77777777" w:rsidR="0089025C" w:rsidRDefault="0089025C" w:rsidP="002A21FB">
            <w:pPr>
              <w:pStyle w:val="EngHang"/>
            </w:pPr>
            <w:r>
              <w:t>Abba Teji the Beholder of God,</w:t>
            </w:r>
          </w:p>
          <w:p w14:paraId="5E161C40" w14:textId="77777777" w:rsidR="0089025C" w:rsidRDefault="0089025C" w:rsidP="00C14556">
            <w:pPr>
              <w:pStyle w:val="EngHangEnd"/>
            </w:pPr>
            <w:r>
              <w:t>The beloved of Christ.</w:t>
            </w:r>
          </w:p>
        </w:tc>
        <w:tc>
          <w:tcPr>
            <w:tcW w:w="288" w:type="dxa"/>
          </w:tcPr>
          <w:p w14:paraId="1146B119" w14:textId="77777777" w:rsidR="0089025C" w:rsidRDefault="0089025C" w:rsidP="00C14556"/>
        </w:tc>
        <w:tc>
          <w:tcPr>
            <w:tcW w:w="288" w:type="dxa"/>
          </w:tcPr>
          <w:p w14:paraId="6004CA7F" w14:textId="77777777" w:rsidR="0089025C" w:rsidRDefault="0089025C" w:rsidP="00C14556">
            <w:pPr>
              <w:pStyle w:val="CopticCross"/>
            </w:pPr>
          </w:p>
        </w:tc>
        <w:tc>
          <w:tcPr>
            <w:tcW w:w="3960" w:type="dxa"/>
          </w:tcPr>
          <w:p w14:paraId="32D94FBE" w14:textId="77777777" w:rsidR="0089025C" w:rsidRDefault="0089025C" w:rsidP="002A21FB">
            <w:pPr>
              <w:pStyle w:val="CopticVersemulti-line"/>
            </w:pPr>
            <w:r>
              <w:t>Ⲭⲉⲣⲉ ⲡⲉⲛⲓⲱⲧ ⲉⲑⲟⲩⲁⲃ ⲛ̀ⲇⲓⲕⲉⲟⲥ:</w:t>
            </w:r>
          </w:p>
          <w:p w14:paraId="55D4EB30" w14:textId="77777777" w:rsidR="0089025C" w:rsidRDefault="0089025C" w:rsidP="002A21FB">
            <w:pPr>
              <w:pStyle w:val="CopticVersemulti-line"/>
            </w:pPr>
            <w:r>
              <w:t>ⲡⲓⲛⲓϣϯ ϧⲉⲛ ⲛⲓⲁⲥⲕⲏⲧⲏⲥ:</w:t>
            </w:r>
          </w:p>
          <w:p w14:paraId="644F6EFF" w14:textId="77777777" w:rsidR="0089025C" w:rsidRDefault="0089025C" w:rsidP="002A21FB">
            <w:pPr>
              <w:pStyle w:val="CopticVersemulti-line"/>
            </w:pPr>
            <w:r>
              <w:t>ⲁⲃⲃⲁ Ⲧⲉϫⲓ Ⲑⲉⲟⲩⲫⲁⲛⲓⲟⲥ:</w:t>
            </w:r>
          </w:p>
          <w:p w14:paraId="56620F51" w14:textId="77777777" w:rsidR="0089025C" w:rsidRPr="00C35319" w:rsidRDefault="0089025C" w:rsidP="00C14556">
            <w:pPr>
              <w:pStyle w:val="CopticHangingVerse"/>
            </w:pPr>
            <w:r>
              <w:t>ⲡⲓⲙⲉⲛⲣⲓⲧ ⲛ̀ⲧⲉ Ⲡⲭ̄ⲥ̄.</w:t>
            </w:r>
          </w:p>
        </w:tc>
      </w:tr>
    </w:tbl>
    <w:p w14:paraId="130E83C4" w14:textId="77777777" w:rsidR="0089025C" w:rsidRPr="00137929" w:rsidRDefault="0089025C" w:rsidP="002A21FB">
      <w:pPr>
        <w:pStyle w:val="Heading4"/>
      </w:pPr>
      <w:r>
        <w:t>The Gospel Response for St. Teji (Reweiss)</w:t>
      </w:r>
    </w:p>
    <w:p w14:paraId="2EE1A3E9" w14:textId="77777777" w:rsidR="0089025C" w:rsidRDefault="0089025C" w:rsidP="002A21FB">
      <w:pPr>
        <w:pStyle w:val="Rubric"/>
      </w:pPr>
      <w:r>
        <w:t>The last verse of the Doxology may be inserted into the Annual Gospel Response.</w:t>
      </w:r>
    </w:p>
    <w:p w14:paraId="116251B8" w14:textId="6EAE09CB" w:rsidR="00E30E2D" w:rsidRDefault="0089025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525" w:name="_Toc459399206"/>
      <w:bookmarkStart w:id="1526" w:name="February"/>
      <w:bookmarkEnd w:id="1444"/>
      <w:r>
        <w:t>February</w:t>
      </w:r>
      <w:bookmarkEnd w:id="1521"/>
      <w:bookmarkEnd w:id="1522"/>
      <w:bookmarkEnd w:id="1523"/>
      <w:r w:rsidR="00C30529">
        <w:t xml:space="preserve"> or </w:t>
      </w:r>
      <w:r w:rsidR="00C30529">
        <w:rPr>
          <w:rFonts w:ascii="FreeSerifAvvaShenouda" w:hAnsi="FreeSerifAvvaShenouda" w:cs="FreeSerifAvvaShenouda"/>
        </w:rPr>
        <w:t>Ⲙϣⲓⲣ</w:t>
      </w:r>
      <w:bookmarkEnd w:id="1525"/>
    </w:p>
    <w:bookmarkStart w:id="1527" w:name="_Toc410196954" w:displacedByCustomXml="next"/>
    <w:bookmarkStart w:id="1528" w:name="_Toc410196452" w:displacedByCustomXml="next"/>
    <w:bookmarkStart w:id="1529"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89025C">
              <w:rPr>
                <w:noProof/>
                <w:webHidden/>
              </w:rPr>
              <w:t>794</w:t>
            </w:r>
            <w:r w:rsidR="00513E2D">
              <w:rPr>
                <w:noProof/>
                <w:webHidden/>
              </w:rPr>
              <w:fldChar w:fldCharType="end"/>
            </w:r>
          </w:hyperlink>
        </w:p>
        <w:p w14:paraId="50D68660" w14:textId="44B71DED" w:rsidR="00513E2D" w:rsidRDefault="00C96D10">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0EE0457" w14:textId="70521BC5" w:rsidR="00513E2D" w:rsidRDefault="00C96D10">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62953EC" w14:textId="3D2856A8" w:rsidR="00513E2D" w:rsidRDefault="00C96D10">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0A85682B" w14:textId="14C97CA4" w:rsidR="00513E2D" w:rsidRDefault="00C96D10">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AF9EE85" w14:textId="18D35B63" w:rsidR="00513E2D" w:rsidRDefault="00C96D10">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2140474D" w14:textId="79E8FDF3" w:rsidR="00513E2D" w:rsidRDefault="00C96D10">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9FC066D" w14:textId="4E1C37BA" w:rsidR="00513E2D" w:rsidRDefault="00C96D10">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148F58F2" w14:textId="3470C537" w:rsidR="00513E2D" w:rsidRDefault="00C96D10">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5A53EB1E" w14:textId="7CD0CB3C" w:rsidR="00513E2D" w:rsidRDefault="00C96D10">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30" w:name="_Toc459399323"/>
      <w:r>
        <w:t xml:space="preserve">February 2 (3): Meshir 8: </w:t>
      </w:r>
      <w:r w:rsidR="00495F1A">
        <w:t>The Entrance into the Temple</w:t>
      </w:r>
      <w:bookmarkEnd w:id="1529"/>
      <w:bookmarkEnd w:id="1528"/>
      <w:bookmarkEnd w:id="1527"/>
      <w:bookmarkEnd w:id="1530"/>
    </w:p>
    <w:p w14:paraId="6E92944D" w14:textId="77777777" w:rsidR="00C30529" w:rsidRDefault="00C30529" w:rsidP="00124ADD">
      <w:pPr>
        <w:pStyle w:val="Heading4"/>
      </w:pPr>
      <w:bookmarkStart w:id="1531" w:name="_Ref434477815"/>
      <w:r>
        <w:t>The Doxology</w:t>
      </w:r>
      <w:r w:rsidR="00E21EA3">
        <w:t xml:space="preserve"> for the Entrance into the Temple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025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025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025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025C">
        <w:rPr>
          <w:noProof/>
        </w:rPr>
        <w:t>735</w:t>
      </w:r>
      <w:r w:rsidR="002409EF">
        <w:fldChar w:fldCharType="end"/>
      </w:r>
      <w:r w:rsidR="002409EF">
        <w:t>.</w:t>
      </w:r>
    </w:p>
    <w:p w14:paraId="531960F8" w14:textId="77777777" w:rsidR="007F571C" w:rsidRDefault="007F571C" w:rsidP="007F571C">
      <w:pPr>
        <w:pStyle w:val="Heading3"/>
      </w:pPr>
      <w:bookmarkStart w:id="1532" w:name="_Toc459399324"/>
      <w:r>
        <w:t>February 4 (5) / Meshir 10: Martyrdom of St. James the Son of Alphaeus</w:t>
      </w:r>
      <w:bookmarkEnd w:id="1532"/>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38E9A04" w14:textId="77777777" w:rsidR="00DD5136" w:rsidRDefault="00DD5136" w:rsidP="00DD5136">
      <w:pPr>
        <w:pStyle w:val="Heading3"/>
      </w:pPr>
      <w:bookmarkStart w:id="1533" w:name="_Toc459399325"/>
      <w:r>
        <w:t>February 6 (7) / Meshir 12: Commemoration of Archangel Michael</w:t>
      </w:r>
      <w:bookmarkEnd w:id="1533"/>
    </w:p>
    <w:p w14:paraId="6E25D05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FA367AA" w14:textId="77777777" w:rsidTr="0082304E">
        <w:trPr>
          <w:cantSplit/>
          <w:jc w:val="center"/>
        </w:trPr>
        <w:tc>
          <w:tcPr>
            <w:tcW w:w="288" w:type="dxa"/>
          </w:tcPr>
          <w:p w14:paraId="3BB5C7B6" w14:textId="77777777" w:rsidR="0089025C" w:rsidRDefault="0089025C" w:rsidP="0082304E">
            <w:pPr>
              <w:pStyle w:val="CopticCross"/>
            </w:pPr>
          </w:p>
        </w:tc>
        <w:tc>
          <w:tcPr>
            <w:tcW w:w="3960" w:type="dxa"/>
          </w:tcPr>
          <w:p w14:paraId="47BB5693" w14:textId="77777777" w:rsidR="0089025C" w:rsidRDefault="0089025C" w:rsidP="00C83ECE">
            <w:pPr>
              <w:pStyle w:val="EngHang"/>
            </w:pPr>
            <w:r>
              <w:t>Through the intercessions</w:t>
            </w:r>
          </w:p>
          <w:p w14:paraId="78F52DD9" w14:textId="77777777" w:rsidR="0089025C" w:rsidRDefault="0089025C" w:rsidP="00C83ECE">
            <w:pPr>
              <w:pStyle w:val="EngHang"/>
            </w:pPr>
            <w:r>
              <w:t>Of the Four Incorporeal Beasts,</w:t>
            </w:r>
          </w:p>
          <w:p w14:paraId="70ECE5F9" w14:textId="77777777" w:rsidR="0089025C" w:rsidRDefault="0089025C" w:rsidP="00C83ECE">
            <w:pPr>
              <w:pStyle w:val="EngHang"/>
            </w:pPr>
            <w:r>
              <w:t>The ministering flames of fire,</w:t>
            </w:r>
          </w:p>
          <w:p w14:paraId="4B3F834F" w14:textId="77777777" w:rsidR="0089025C" w:rsidRDefault="0089025C" w:rsidP="0082304E">
            <w:pPr>
              <w:pStyle w:val="EngHangEnd"/>
            </w:pPr>
            <w:r>
              <w:t>O Lord, grant us the forgiveness of our sins.</w:t>
            </w:r>
          </w:p>
        </w:tc>
        <w:tc>
          <w:tcPr>
            <w:tcW w:w="288" w:type="dxa"/>
          </w:tcPr>
          <w:p w14:paraId="5E9D3F4B" w14:textId="77777777" w:rsidR="0089025C" w:rsidRDefault="0089025C" w:rsidP="0082304E"/>
        </w:tc>
        <w:tc>
          <w:tcPr>
            <w:tcW w:w="288" w:type="dxa"/>
          </w:tcPr>
          <w:p w14:paraId="51921908" w14:textId="77777777" w:rsidR="0089025C" w:rsidRDefault="0089025C" w:rsidP="0082304E">
            <w:pPr>
              <w:pStyle w:val="CopticCross"/>
            </w:pPr>
          </w:p>
        </w:tc>
        <w:tc>
          <w:tcPr>
            <w:tcW w:w="3960" w:type="dxa"/>
          </w:tcPr>
          <w:p w14:paraId="6CD71A40" w14:textId="77777777" w:rsidR="0089025C" w:rsidRDefault="0089025C" w:rsidP="00C83ECE">
            <w:pPr>
              <w:pStyle w:val="CopticVersemulti-line"/>
            </w:pPr>
            <w:r>
              <w:t>Ϩⲓⲧⲉⲛ ⲛⲓⲡ̀ⲣⲉⲥⲃⲓⲁ̀</w:t>
            </w:r>
          </w:p>
          <w:p w14:paraId="1316FAFF" w14:textId="77777777" w:rsidR="0089025C" w:rsidRDefault="0089025C" w:rsidP="00C83ECE">
            <w:pPr>
              <w:pStyle w:val="CopticVersemulti-line"/>
            </w:pPr>
            <w:r>
              <w:t>ⲛ̀ⲧⲉ ⲡⲓϥ̀ⲧⲟⲩ ⲛ̀ⲍⲱⲟⲛ ⲛ̀ⲁⲥⲱⲙⲁⲧⲟⲥ</w:t>
            </w:r>
          </w:p>
          <w:p w14:paraId="73A7B1EB" w14:textId="77777777" w:rsidR="0089025C" w:rsidRDefault="0089025C" w:rsidP="00C83ECE">
            <w:pPr>
              <w:pStyle w:val="CopticVersemulti-line"/>
            </w:pPr>
            <w:r>
              <w:t>ⲛ̀ⲗⲓⲧⲟⲩⲣⲅⲟⲥ ⲛ̀ϣⲁϩ ⲛ̀ⲭ̀ⲣⲟⲙ:</w:t>
            </w:r>
          </w:p>
          <w:p w14:paraId="036187CD" w14:textId="77777777" w:rsidR="0089025C" w:rsidRPr="00C35319" w:rsidRDefault="0089025C" w:rsidP="00C83ECE">
            <w:pPr>
              <w:pStyle w:val="CopticHangingVerse"/>
            </w:pPr>
            <w:r>
              <w:t>Ⲡϭⲟⲓⲥ ⲁⲣⲓϩ̀ⲙⲟⲧ ⲛⲁⲛ ⲙ̀ⲡⲓⲭⲱ ⲉ̀ⲃⲟⲗ ⲛ̀ⲧⲉ ⲛⲉⲛⲛⲟⲃⲓ.</w:t>
            </w:r>
          </w:p>
        </w:tc>
      </w:tr>
    </w:tbl>
    <w:p w14:paraId="4ACCB45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F3963D" w14:textId="77777777" w:rsidTr="00C83ECE">
        <w:trPr>
          <w:cantSplit/>
          <w:jc w:val="center"/>
        </w:trPr>
        <w:tc>
          <w:tcPr>
            <w:tcW w:w="288" w:type="dxa"/>
          </w:tcPr>
          <w:p w14:paraId="2A2EF6F9" w14:textId="77777777" w:rsidR="0089025C" w:rsidRDefault="0089025C" w:rsidP="00C83ECE">
            <w:pPr>
              <w:pStyle w:val="CopticCross"/>
            </w:pPr>
          </w:p>
        </w:tc>
        <w:tc>
          <w:tcPr>
            <w:tcW w:w="3960" w:type="dxa"/>
          </w:tcPr>
          <w:p w14:paraId="66C57CFB" w14:textId="77777777" w:rsidR="0089025C" w:rsidRDefault="0089025C" w:rsidP="00C83ECE">
            <w:pPr>
              <w:pStyle w:val="EngHang"/>
            </w:pPr>
            <w:r>
              <w:t>Hail to the four incorporeal living beasts,</w:t>
            </w:r>
          </w:p>
          <w:p w14:paraId="415890CF" w14:textId="77777777" w:rsidR="0089025C" w:rsidRDefault="0089025C" w:rsidP="00C83ECE">
            <w:pPr>
              <w:pStyle w:val="EngHang"/>
            </w:pPr>
            <w:r>
              <w:t>Carrying the throne of God,</w:t>
            </w:r>
          </w:p>
          <w:p w14:paraId="7DB8370D" w14:textId="77777777" w:rsidR="0089025C" w:rsidRDefault="0089025C" w:rsidP="00C83ECE">
            <w:pPr>
              <w:pStyle w:val="EngHang"/>
            </w:pPr>
            <w:r>
              <w:t>A lion’s face, and a calf’s face,</w:t>
            </w:r>
          </w:p>
          <w:p w14:paraId="1F24F678" w14:textId="77777777" w:rsidR="0089025C" w:rsidRDefault="0089025C" w:rsidP="00C83ECE">
            <w:pPr>
              <w:pStyle w:val="EngHangEnd"/>
            </w:pPr>
            <w:r>
              <w:t>A man’s face, and an eagle’s face.</w:t>
            </w:r>
          </w:p>
        </w:tc>
        <w:tc>
          <w:tcPr>
            <w:tcW w:w="288" w:type="dxa"/>
          </w:tcPr>
          <w:p w14:paraId="68102019" w14:textId="77777777" w:rsidR="0089025C" w:rsidRDefault="0089025C" w:rsidP="00C83ECE"/>
        </w:tc>
        <w:tc>
          <w:tcPr>
            <w:tcW w:w="288" w:type="dxa"/>
          </w:tcPr>
          <w:p w14:paraId="4DAC5C5D" w14:textId="77777777" w:rsidR="0089025C" w:rsidRDefault="0089025C" w:rsidP="00C83ECE">
            <w:pPr>
              <w:pStyle w:val="CopticCross"/>
            </w:pPr>
          </w:p>
        </w:tc>
        <w:tc>
          <w:tcPr>
            <w:tcW w:w="3960" w:type="dxa"/>
          </w:tcPr>
          <w:p w14:paraId="68602A3C" w14:textId="77777777" w:rsidR="0089025C" w:rsidRDefault="0089025C" w:rsidP="00C83ECE">
            <w:pPr>
              <w:pStyle w:val="CopticVersemulti-line"/>
            </w:pPr>
            <w:r>
              <w:t>Ⲭⲉⲣⲉ ⲡⲓϥ̀ⲧⲟⲩ ⲛ̀ⲍⲱⲟⲛ ⲛ̀ⲁ̀ⲥⲱⲙⲁⲧⲟⲥ:</w:t>
            </w:r>
          </w:p>
          <w:p w14:paraId="4C412074" w14:textId="77777777" w:rsidR="0089025C" w:rsidRDefault="0089025C" w:rsidP="00C83ECE">
            <w:pPr>
              <w:pStyle w:val="CopticVersemulti-line"/>
            </w:pPr>
            <w:r>
              <w:t>ⲉⲧϥⲁⲓ ϧⲁ ⲡⲓϩⲁⲣⲙⲁ ⲛ̀ⲧⲉ Ⲫϯ:</w:t>
            </w:r>
          </w:p>
          <w:p w14:paraId="7986E81D" w14:textId="77777777" w:rsidR="0089025C" w:rsidRDefault="0089025C" w:rsidP="00C83ECE">
            <w:pPr>
              <w:pStyle w:val="CopticVersemulti-line"/>
            </w:pPr>
            <w:r>
              <w:t>ⲟⲩϩⲟ ⲙ̀ⲙⲟⲩⲓ̀ ⲛⲉⲙ ⲟⲩϩⲟ ⲙ̀ⲙⲁⲥⲓ:</w:t>
            </w:r>
          </w:p>
          <w:p w14:paraId="4783A8E8" w14:textId="77777777" w:rsidR="0089025C" w:rsidRPr="00C35319" w:rsidRDefault="0089025C" w:rsidP="00C83ECE">
            <w:pPr>
              <w:pStyle w:val="CopticHangingVerse"/>
            </w:pPr>
            <w:r>
              <w:t>ⲛⲉⲙ ⲟⲩϩⲟ ⲛ̀ⲣⲱⲙⲓ ⲛⲉⲙ ⲟⲩϩⲟ ⲛ̀ⲁ̀ⲏ̀ⲧⲟⲥ.</w:t>
            </w:r>
          </w:p>
        </w:tc>
      </w:tr>
    </w:tbl>
    <w:p w14:paraId="3BD7605A" w14:textId="77777777" w:rsidR="0089025C" w:rsidRDefault="0089025C" w:rsidP="0082304E">
      <w:pPr>
        <w:pStyle w:val="Heading4"/>
      </w:pPr>
      <w:r>
        <w:t>The Gospel Response for the Four Incorporeal Beasts</w:t>
      </w:r>
    </w:p>
    <w:p w14:paraId="50982D64" w14:textId="77777777" w:rsidR="0089025C" w:rsidRPr="00C14556" w:rsidRDefault="0089025C" w:rsidP="00C14556">
      <w:pPr>
        <w:pStyle w:val="Rubric"/>
      </w:pPr>
      <w:r>
        <w:t>The last verse of the Doxology may be inserted into the Annual Gospel Response.</w:t>
      </w:r>
    </w:p>
    <w:p w14:paraId="10B74EF7" w14:textId="200D3D22"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34" w:name="_Toc459399326"/>
      <w:r>
        <w:t>February 8 (9) / Meshir 14: The Departure of St. Severus</w:t>
      </w:r>
      <w:bookmarkEnd w:id="1534"/>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025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025C">
        <w:rPr>
          <w:noProof/>
        </w:rPr>
        <w:t>631</w:t>
      </w:r>
      <w:r w:rsidR="002409EF">
        <w:fldChar w:fldCharType="end"/>
      </w:r>
      <w:r>
        <w:t>.</w:t>
      </w:r>
    </w:p>
    <w:p w14:paraId="1AE071A5" w14:textId="77777777" w:rsidR="00420011" w:rsidRDefault="00420011" w:rsidP="00420011">
      <w:pPr>
        <w:pStyle w:val="Heading3"/>
      </w:pPr>
      <w:bookmarkStart w:id="1535" w:name="_Toc459399327"/>
      <w:r>
        <w:t>February 10 (11) / Meshir 16: Isaac the Syrian</w:t>
      </w:r>
      <w:bookmarkEnd w:id="1535"/>
    </w:p>
    <w:p w14:paraId="2F7479F8" w14:textId="77777777" w:rsidR="005329C1" w:rsidRDefault="005242D1" w:rsidP="005329C1">
      <w:pPr>
        <w:pStyle w:val="Heading3"/>
      </w:pPr>
      <w:bookmarkStart w:id="1536" w:name="_Toc459399328"/>
      <w:r>
        <w:t>February</w:t>
      </w:r>
      <w:r w:rsidR="005329C1">
        <w:t xml:space="preserve"> 15 (16) / Meshir 21: Commemoration of the Theotokos</w:t>
      </w:r>
      <w:bookmarkEnd w:id="1536"/>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DD82E8A" w14:textId="77777777" w:rsidR="00160DE3" w:rsidRDefault="00160DE3" w:rsidP="00160DE3">
      <w:pPr>
        <w:pStyle w:val="Heading3"/>
      </w:pPr>
      <w:bookmarkStart w:id="1537" w:name="_Toc459399329"/>
      <w:r>
        <w:t>February 15 (16) / Meshir 21: Also Martyrdom of St. Onesimus, the Disciple of St. Paul</w:t>
      </w:r>
      <w:bookmarkEnd w:id="1537"/>
    </w:p>
    <w:p w14:paraId="197E567A" w14:textId="77777777" w:rsidR="00B52D77" w:rsidRDefault="00B52D77" w:rsidP="00B52D77">
      <w:pPr>
        <w:pStyle w:val="Heading3"/>
      </w:pPr>
      <w:bookmarkStart w:id="1538" w:name="_Toc459399330"/>
      <w:r>
        <w:t>February 23 (24) / Meshir 29: Commemoration of the Annunciation, Nativity, and Resurrection on the 29</w:t>
      </w:r>
      <w:r w:rsidRPr="00C0205C">
        <w:rPr>
          <w:vertAlign w:val="superscript"/>
        </w:rPr>
        <w:t>th</w:t>
      </w:r>
      <w:r>
        <w:t xml:space="preserve"> of Every Month</w:t>
      </w:r>
      <w:bookmarkEnd w:id="1538"/>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720C5F" w14:textId="77777777" w:rsidR="005242D1" w:rsidRDefault="005242D1" w:rsidP="005242D1">
      <w:pPr>
        <w:pStyle w:val="Heading3"/>
      </w:pPr>
      <w:bookmarkStart w:id="1539" w:name="_Toc459399331"/>
      <w:r>
        <w:t>February 24 (25) / Meshir 30: Appearance of the Head of St. John the Baptist</w:t>
      </w:r>
      <w:bookmarkEnd w:id="1539"/>
    </w:p>
    <w:p w14:paraId="49513F8D" w14:textId="19D22020" w:rsidR="00191A26" w:rsidRDefault="00191A26" w:rsidP="00191A26">
      <w:pPr>
        <w:pStyle w:val="Rubric"/>
      </w:pPr>
      <w:bookmarkStart w:id="1540" w:name="_Toc410196211"/>
      <w:bookmarkStart w:id="1541" w:name="_Toc410196453"/>
      <w:bookmarkStart w:id="1542" w:name="_Toc410196955"/>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4CFFD00D" w14:textId="77777777" w:rsidR="001779C0" w:rsidRDefault="001779C0" w:rsidP="001779C0">
      <w:pPr>
        <w:pStyle w:val="Heading3"/>
      </w:pPr>
      <w:bookmarkStart w:id="1543" w:name="_Toc459399332"/>
      <w:r>
        <w:t>February 24 (25) / Meshir 30: Also St. Cyril VI</w:t>
      </w:r>
      <w:bookmarkEnd w:id="1543"/>
    </w:p>
    <w:p w14:paraId="0CDD55AC" w14:textId="77777777" w:rsidR="001779C0" w:rsidRDefault="001779C0" w:rsidP="001779C0">
      <w:pPr>
        <w:pStyle w:val="Heading4"/>
      </w:pPr>
      <w:bookmarkStart w:id="1544" w:name="_Ref434492506"/>
      <w:r>
        <w:t>The Doxology</w:t>
      </w:r>
      <w:r w:rsidR="00B82753">
        <w:t xml:space="preserve"> for St. Cyril VI</w:t>
      </w:r>
      <w:r>
        <w:rPr>
          <w:rStyle w:val="FootnoteReference"/>
        </w:rPr>
        <w:footnoteReference w:id="980"/>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5" w:name="_Toc459399207"/>
      <w:bookmarkStart w:id="1546" w:name="March"/>
      <w:bookmarkEnd w:id="1526"/>
      <w:r>
        <w:t>March</w:t>
      </w:r>
      <w:bookmarkEnd w:id="1540"/>
      <w:bookmarkEnd w:id="1541"/>
      <w:bookmarkEnd w:id="1542"/>
      <w:r w:rsidR="00C30529">
        <w:t xml:space="preserve"> or </w:t>
      </w:r>
      <w:r w:rsidR="00C30529">
        <w:rPr>
          <w:rFonts w:ascii="FreeSerifAvvaShenouda" w:hAnsi="FreeSerifAvvaShenouda" w:cs="FreeSerifAvvaShenouda"/>
        </w:rPr>
        <w:t>Ⲡⲁⲣⲙϩⲟⲧⲡ</w:t>
      </w:r>
      <w:bookmarkEnd w:id="1545"/>
    </w:p>
    <w:bookmarkStart w:id="1547" w:name="_Toc410196956" w:displacedByCustomXml="next"/>
    <w:bookmarkStart w:id="1548" w:name="_Toc410196454" w:displacedByCustomXml="next"/>
    <w:bookmarkStart w:id="1549"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89025C">
              <w:rPr>
                <w:noProof/>
                <w:webHidden/>
              </w:rPr>
              <w:t>800</w:t>
            </w:r>
            <w:r w:rsidR="00513E2D">
              <w:rPr>
                <w:noProof/>
                <w:webHidden/>
              </w:rPr>
              <w:fldChar w:fldCharType="end"/>
            </w:r>
          </w:hyperlink>
        </w:p>
        <w:p w14:paraId="503FA8BE" w14:textId="562FBA89" w:rsidR="00513E2D" w:rsidRDefault="00C96D10">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35397264" w14:textId="1A52A3E1" w:rsidR="00513E2D" w:rsidRDefault="00C96D10">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77E63958" w14:textId="29F2ECF7" w:rsidR="00513E2D" w:rsidRDefault="00C96D10">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5632EF10" w14:textId="3AB5795F" w:rsidR="00513E2D" w:rsidRDefault="00C96D10">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7B0A09A8" w14:textId="5464FD97" w:rsidR="00513E2D" w:rsidRDefault="00C96D10">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B2171DC" w14:textId="4F8DFD18" w:rsidR="00513E2D" w:rsidRDefault="00C96D10">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5D19DA44" w14:textId="70CA71E8" w:rsidR="00513E2D" w:rsidRDefault="00C96D10">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3D73845" w14:textId="66C04A7B" w:rsidR="00513E2D" w:rsidRDefault="00C96D10">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89025C">
              <w:rPr>
                <w:noProof/>
                <w:webHidden/>
              </w:rPr>
              <w:t>806</w:t>
            </w:r>
            <w:r w:rsidR="00513E2D">
              <w:rPr>
                <w:noProof/>
                <w:webHidden/>
              </w:rPr>
              <w:fldChar w:fldCharType="end"/>
            </w:r>
          </w:hyperlink>
        </w:p>
        <w:p w14:paraId="3296998A" w14:textId="764B2B82" w:rsidR="00513E2D" w:rsidRDefault="00C96D10">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568D213E" w14:textId="3D237D61" w:rsidR="00513E2D" w:rsidRDefault="00C96D10">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50" w:name="_Toc459399333"/>
      <w:r>
        <w:t>March 2: Departure of St. Chad of Mercia</w:t>
      </w:r>
      <w:r w:rsidR="00377E51">
        <w:rPr>
          <w:rStyle w:val="FootnoteReference"/>
        </w:rPr>
        <w:footnoteReference w:id="981"/>
      </w:r>
      <w:bookmarkEnd w:id="1550"/>
    </w:p>
    <w:p w14:paraId="668738F1" w14:textId="77777777" w:rsidR="006A140A" w:rsidRDefault="006A140A" w:rsidP="006A140A">
      <w:pPr>
        <w:pStyle w:val="Heading4"/>
      </w:pPr>
      <w:bookmarkStart w:id="1551" w:name="_Ref434492702"/>
      <w:r>
        <w:t>The Doxology</w:t>
      </w:r>
      <w:r w:rsidR="00B82753">
        <w:t xml:space="preserve"> for St. Chad of Mercia</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2" w:name="_Toc459399334"/>
      <w:r>
        <w:t>March 4 / Phamenoth 8: Martyrdom of St. Matthias the Apostle</w:t>
      </w:r>
      <w:bookmarkEnd w:id="1552"/>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1FACE98" w14:textId="77777777" w:rsidR="00495F1A" w:rsidRDefault="00C30529" w:rsidP="00495F1A">
      <w:pPr>
        <w:pStyle w:val="Heading3"/>
      </w:pPr>
      <w:bookmarkStart w:id="1553" w:name="_Toc459399335"/>
      <w:r>
        <w:t xml:space="preserve">March 6 / Phamenoth 10: </w:t>
      </w:r>
      <w:r w:rsidR="00495F1A">
        <w:t>The Finding of the Holy Cross</w:t>
      </w:r>
      <w:bookmarkEnd w:id="1549"/>
      <w:bookmarkEnd w:id="1548"/>
      <w:bookmarkEnd w:id="1547"/>
      <w:bookmarkEnd w:id="1553"/>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025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025C">
        <w:rPr>
          <w:noProof/>
        </w:rPr>
        <w:t>603</w:t>
      </w:r>
      <w:r w:rsidR="002409EF">
        <w:fldChar w:fldCharType="end"/>
      </w:r>
      <w:r>
        <w:t>.</w:t>
      </w:r>
    </w:p>
    <w:p w14:paraId="26452189" w14:textId="77777777" w:rsidR="00DD5136" w:rsidRDefault="00DD5136" w:rsidP="00DD5136">
      <w:pPr>
        <w:pStyle w:val="Heading3"/>
      </w:pPr>
      <w:bookmarkStart w:id="1554" w:name="_Toc459399336"/>
      <w:r>
        <w:t>March 8 / Phamenoth</w:t>
      </w:r>
      <w:r w:rsidR="005329C1">
        <w:t xml:space="preserve"> 12</w:t>
      </w:r>
      <w:r>
        <w:t>: Commemoration of Archangel Michael</w:t>
      </w:r>
      <w:bookmarkEnd w:id="1554"/>
    </w:p>
    <w:p w14:paraId="74433A7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5A39A98" w14:textId="77777777" w:rsidTr="0082304E">
        <w:trPr>
          <w:cantSplit/>
          <w:jc w:val="center"/>
        </w:trPr>
        <w:tc>
          <w:tcPr>
            <w:tcW w:w="288" w:type="dxa"/>
          </w:tcPr>
          <w:p w14:paraId="52262871" w14:textId="77777777" w:rsidR="0089025C" w:rsidRDefault="0089025C" w:rsidP="0082304E">
            <w:pPr>
              <w:pStyle w:val="CopticCross"/>
            </w:pPr>
          </w:p>
        </w:tc>
        <w:tc>
          <w:tcPr>
            <w:tcW w:w="3960" w:type="dxa"/>
          </w:tcPr>
          <w:p w14:paraId="1CEA48CD" w14:textId="77777777" w:rsidR="0089025C" w:rsidRDefault="0089025C" w:rsidP="00C83ECE">
            <w:pPr>
              <w:pStyle w:val="EngHang"/>
            </w:pPr>
            <w:r>
              <w:t>Through the intercessions</w:t>
            </w:r>
          </w:p>
          <w:p w14:paraId="62F79A77" w14:textId="77777777" w:rsidR="0089025C" w:rsidRDefault="0089025C" w:rsidP="00C83ECE">
            <w:pPr>
              <w:pStyle w:val="EngHang"/>
            </w:pPr>
            <w:r>
              <w:t>Of the Four Incorporeal Beasts,</w:t>
            </w:r>
          </w:p>
          <w:p w14:paraId="4FEDB7B2" w14:textId="77777777" w:rsidR="0089025C" w:rsidRDefault="0089025C" w:rsidP="00C83ECE">
            <w:pPr>
              <w:pStyle w:val="EngHang"/>
            </w:pPr>
            <w:r>
              <w:t>The ministering flames of fire,</w:t>
            </w:r>
          </w:p>
          <w:p w14:paraId="6DAD1A27" w14:textId="77777777" w:rsidR="0089025C" w:rsidRDefault="0089025C" w:rsidP="0082304E">
            <w:pPr>
              <w:pStyle w:val="EngHangEnd"/>
            </w:pPr>
            <w:r>
              <w:t>O Lord, grant us the forgiveness of our sins.</w:t>
            </w:r>
          </w:p>
        </w:tc>
        <w:tc>
          <w:tcPr>
            <w:tcW w:w="288" w:type="dxa"/>
          </w:tcPr>
          <w:p w14:paraId="24D138FD" w14:textId="77777777" w:rsidR="0089025C" w:rsidRDefault="0089025C" w:rsidP="0082304E"/>
        </w:tc>
        <w:tc>
          <w:tcPr>
            <w:tcW w:w="288" w:type="dxa"/>
          </w:tcPr>
          <w:p w14:paraId="09840E44" w14:textId="77777777" w:rsidR="0089025C" w:rsidRDefault="0089025C" w:rsidP="0082304E">
            <w:pPr>
              <w:pStyle w:val="CopticCross"/>
            </w:pPr>
          </w:p>
        </w:tc>
        <w:tc>
          <w:tcPr>
            <w:tcW w:w="3960" w:type="dxa"/>
          </w:tcPr>
          <w:p w14:paraId="2A23FDB4" w14:textId="77777777" w:rsidR="0089025C" w:rsidRDefault="0089025C" w:rsidP="00C83ECE">
            <w:pPr>
              <w:pStyle w:val="CopticVersemulti-line"/>
            </w:pPr>
            <w:r>
              <w:t>Ϩⲓⲧⲉⲛ ⲛⲓⲡ̀ⲣⲉⲥⲃⲓⲁ̀</w:t>
            </w:r>
          </w:p>
          <w:p w14:paraId="41C8A24E" w14:textId="77777777" w:rsidR="0089025C" w:rsidRDefault="0089025C" w:rsidP="00C83ECE">
            <w:pPr>
              <w:pStyle w:val="CopticVersemulti-line"/>
            </w:pPr>
            <w:r>
              <w:t>ⲛ̀ⲧⲉ ⲡⲓϥ̀ⲧⲟⲩ ⲛ̀ⲍⲱⲟⲛ ⲛ̀ⲁⲥⲱⲙⲁⲧⲟⲥ</w:t>
            </w:r>
          </w:p>
          <w:p w14:paraId="490761DA" w14:textId="77777777" w:rsidR="0089025C" w:rsidRDefault="0089025C" w:rsidP="00C83ECE">
            <w:pPr>
              <w:pStyle w:val="CopticVersemulti-line"/>
            </w:pPr>
            <w:r>
              <w:t>ⲛ̀ⲗⲓⲧⲟⲩⲣⲅⲟⲥ ⲛ̀ϣⲁϩ ⲛ̀ⲭ̀ⲣⲟⲙ:</w:t>
            </w:r>
          </w:p>
          <w:p w14:paraId="3B41C807" w14:textId="77777777" w:rsidR="0089025C" w:rsidRPr="00C35319" w:rsidRDefault="0089025C" w:rsidP="00C83ECE">
            <w:pPr>
              <w:pStyle w:val="CopticHangingVerse"/>
            </w:pPr>
            <w:r>
              <w:t>Ⲡϭⲟⲓⲥ ⲁⲣⲓϩ̀ⲙⲟⲧ ⲛⲁⲛ ⲙ̀ⲡⲓⲭⲱ ⲉ̀ⲃⲟⲗ ⲛ̀ⲧⲉ ⲛⲉⲛⲛⲟⲃⲓ.</w:t>
            </w:r>
          </w:p>
        </w:tc>
      </w:tr>
    </w:tbl>
    <w:p w14:paraId="506EA231"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152D95" w14:textId="77777777" w:rsidTr="00C83ECE">
        <w:trPr>
          <w:cantSplit/>
          <w:jc w:val="center"/>
        </w:trPr>
        <w:tc>
          <w:tcPr>
            <w:tcW w:w="288" w:type="dxa"/>
          </w:tcPr>
          <w:p w14:paraId="3F511DFF" w14:textId="77777777" w:rsidR="0089025C" w:rsidRDefault="0089025C" w:rsidP="00C83ECE">
            <w:pPr>
              <w:pStyle w:val="CopticCross"/>
            </w:pPr>
          </w:p>
        </w:tc>
        <w:tc>
          <w:tcPr>
            <w:tcW w:w="3960" w:type="dxa"/>
          </w:tcPr>
          <w:p w14:paraId="25F8A491" w14:textId="77777777" w:rsidR="0089025C" w:rsidRDefault="0089025C" w:rsidP="00C83ECE">
            <w:pPr>
              <w:pStyle w:val="EngHang"/>
            </w:pPr>
            <w:r>
              <w:t>Hail to the four incorporeal living beasts,</w:t>
            </w:r>
          </w:p>
          <w:p w14:paraId="4ECE1BDA" w14:textId="77777777" w:rsidR="0089025C" w:rsidRDefault="0089025C" w:rsidP="00C83ECE">
            <w:pPr>
              <w:pStyle w:val="EngHang"/>
            </w:pPr>
            <w:r>
              <w:t>Carrying the throne of God,</w:t>
            </w:r>
          </w:p>
          <w:p w14:paraId="540F577B" w14:textId="77777777" w:rsidR="0089025C" w:rsidRDefault="0089025C" w:rsidP="00C83ECE">
            <w:pPr>
              <w:pStyle w:val="EngHang"/>
            </w:pPr>
            <w:r>
              <w:t>A lion’s face, and a calf’s face,</w:t>
            </w:r>
          </w:p>
          <w:p w14:paraId="6B9BE8FD" w14:textId="77777777" w:rsidR="0089025C" w:rsidRDefault="0089025C" w:rsidP="00C83ECE">
            <w:pPr>
              <w:pStyle w:val="EngHangEnd"/>
            </w:pPr>
            <w:r>
              <w:t>A man’s face, and an eagle’s face.</w:t>
            </w:r>
          </w:p>
        </w:tc>
        <w:tc>
          <w:tcPr>
            <w:tcW w:w="288" w:type="dxa"/>
          </w:tcPr>
          <w:p w14:paraId="574633E9" w14:textId="77777777" w:rsidR="0089025C" w:rsidRDefault="0089025C" w:rsidP="00C83ECE"/>
        </w:tc>
        <w:tc>
          <w:tcPr>
            <w:tcW w:w="288" w:type="dxa"/>
          </w:tcPr>
          <w:p w14:paraId="3B42512E" w14:textId="77777777" w:rsidR="0089025C" w:rsidRDefault="0089025C" w:rsidP="00C83ECE">
            <w:pPr>
              <w:pStyle w:val="CopticCross"/>
            </w:pPr>
          </w:p>
        </w:tc>
        <w:tc>
          <w:tcPr>
            <w:tcW w:w="3960" w:type="dxa"/>
          </w:tcPr>
          <w:p w14:paraId="7A311BE3" w14:textId="77777777" w:rsidR="0089025C" w:rsidRDefault="0089025C" w:rsidP="00C83ECE">
            <w:pPr>
              <w:pStyle w:val="CopticVersemulti-line"/>
            </w:pPr>
            <w:r>
              <w:t>Ⲭⲉⲣⲉ ⲡⲓϥ̀ⲧⲟⲩ ⲛ̀ⲍⲱⲟⲛ ⲛ̀ⲁ̀ⲥⲱⲙⲁⲧⲟⲥ:</w:t>
            </w:r>
          </w:p>
          <w:p w14:paraId="4907CCEC" w14:textId="77777777" w:rsidR="0089025C" w:rsidRDefault="0089025C" w:rsidP="00C83ECE">
            <w:pPr>
              <w:pStyle w:val="CopticVersemulti-line"/>
            </w:pPr>
            <w:r>
              <w:t>ⲉⲧϥⲁⲓ ϧⲁ ⲡⲓϩⲁⲣⲙⲁ ⲛ̀ⲧⲉ Ⲫϯ:</w:t>
            </w:r>
          </w:p>
          <w:p w14:paraId="4B4D6482" w14:textId="77777777" w:rsidR="0089025C" w:rsidRDefault="0089025C" w:rsidP="00C83ECE">
            <w:pPr>
              <w:pStyle w:val="CopticVersemulti-line"/>
            </w:pPr>
            <w:r>
              <w:t>ⲟⲩϩⲟ ⲙ̀ⲙⲟⲩⲓ̀ ⲛⲉⲙ ⲟⲩϩⲟ ⲙ̀ⲙⲁⲥⲓ:</w:t>
            </w:r>
          </w:p>
          <w:p w14:paraId="7315A2D8" w14:textId="77777777" w:rsidR="0089025C" w:rsidRPr="00C35319" w:rsidRDefault="0089025C" w:rsidP="00C83ECE">
            <w:pPr>
              <w:pStyle w:val="CopticHangingVerse"/>
            </w:pPr>
            <w:r>
              <w:t>ⲛⲉⲙ ⲟⲩϩⲟ ⲛ̀ⲣⲱⲙⲓ ⲛⲉⲙ ⲟⲩϩⲟ ⲛ̀ⲁ̀ⲏ̀ⲧⲟⲥ.</w:t>
            </w:r>
          </w:p>
        </w:tc>
      </w:tr>
    </w:tbl>
    <w:p w14:paraId="6782835F" w14:textId="77777777" w:rsidR="0089025C" w:rsidRDefault="0089025C" w:rsidP="0082304E">
      <w:pPr>
        <w:pStyle w:val="Heading4"/>
      </w:pPr>
      <w:r>
        <w:t>The Gospel Response for the Four Incorporeal Beasts</w:t>
      </w:r>
    </w:p>
    <w:p w14:paraId="14F6AFFA" w14:textId="77777777" w:rsidR="0089025C" w:rsidRPr="00C14556" w:rsidRDefault="0089025C" w:rsidP="00C14556">
      <w:pPr>
        <w:pStyle w:val="Rubric"/>
      </w:pPr>
      <w:r>
        <w:t>The last verse of the Doxology may be inserted into the Annual Gospel Response.</w:t>
      </w:r>
    </w:p>
    <w:p w14:paraId="45245CCF" w14:textId="4C024E13" w:rsidR="00DD5136" w:rsidRDefault="0089025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55" w:name="_Toc459399337"/>
      <w:r>
        <w:t>March 9 / Phamenoth 13: Return of St. Macarius the Great and St. Macarius of Alexandria from Exile</w:t>
      </w:r>
      <w:bookmarkEnd w:id="1555"/>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025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025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025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025C">
        <w:rPr>
          <w:noProof/>
        </w:rPr>
        <w:t>824</w:t>
      </w:r>
      <w:r w:rsidR="002409EF">
        <w:fldChar w:fldCharType="end"/>
      </w:r>
      <w:r>
        <w:t>.</w:t>
      </w:r>
    </w:p>
    <w:p w14:paraId="15396FC9" w14:textId="77777777" w:rsidR="007F571C" w:rsidRDefault="007F571C" w:rsidP="007F571C">
      <w:pPr>
        <w:pStyle w:val="Heading3"/>
      </w:pPr>
      <w:bookmarkStart w:id="1556" w:name="_Toc459399338"/>
      <w:r>
        <w:t>March 15 / Phamenoth 19: Martyrdom of St. Aristobulus the Apostle</w:t>
      </w:r>
      <w:bookmarkEnd w:id="1556"/>
    </w:p>
    <w:p w14:paraId="57821F33" w14:textId="0186B207" w:rsidR="00191A26" w:rsidRDefault="00191A26" w:rsidP="00191A26">
      <w:pPr>
        <w:pStyle w:val="Rubric"/>
      </w:pPr>
      <w:bookmarkStart w:id="1557" w:name="_Toc410196213"/>
      <w:bookmarkStart w:id="1558" w:name="_Toc410196455"/>
      <w:bookmarkStart w:id="1559" w:name="_Toc410196957"/>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5F3D5AC" w14:textId="77777777" w:rsidR="005329C1" w:rsidRDefault="005329C1" w:rsidP="005329C1">
      <w:pPr>
        <w:pStyle w:val="Heading3"/>
      </w:pPr>
      <w:bookmarkStart w:id="1560" w:name="_Toc459399339"/>
      <w:r>
        <w:t>March 17 / Phamenoth 21: Commemoration of the Theotokos</w:t>
      </w:r>
      <w:bookmarkEnd w:id="1560"/>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FA5DE0B" w14:textId="77777777" w:rsidR="00C30529" w:rsidRDefault="00C30529" w:rsidP="00C30529">
      <w:pPr>
        <w:pStyle w:val="Heading3"/>
      </w:pPr>
      <w:bookmarkStart w:id="1561" w:name="_Ref434563557"/>
      <w:bookmarkStart w:id="1562" w:name="_Toc459399340"/>
      <w:r>
        <w:t>March 23 / Phamenoth 27: St. Macarius the Great</w:t>
      </w:r>
      <w:bookmarkEnd w:id="1561"/>
      <w:bookmarkEnd w:id="1562"/>
    </w:p>
    <w:p w14:paraId="19445963" w14:textId="77777777" w:rsidR="003E7329" w:rsidRDefault="003E7329" w:rsidP="003E7329">
      <w:pPr>
        <w:pStyle w:val="Heading4"/>
      </w:pPr>
      <w:bookmarkStart w:id="1563" w:name="_Ref434490507"/>
      <w:r>
        <w:t>The Doxology of St. Macarius the Great</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8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8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70" w:name="_Ref434490525"/>
      <w:r>
        <w:t>Another Doxology of St. Macarius the Great</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71" w:name="_Ref434490542"/>
      <w:r>
        <w:t>Another</w:t>
      </w:r>
      <w:r w:rsidR="00C30529">
        <w:t xml:space="preserve"> Doxology</w:t>
      </w:r>
      <w:r>
        <w:t xml:space="preserve"> of St. Macarius the Great</w:t>
      </w:r>
      <w:r>
        <w:rPr>
          <w:rStyle w:val="FootnoteReference"/>
        </w:rPr>
        <w:footnoteReference w:id="984"/>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2" w:name="_Toc459399341"/>
      <w:r>
        <w:t xml:space="preserve">March 25 / Phamenoth 29: </w:t>
      </w:r>
      <w:r w:rsidR="00495F1A">
        <w:t>Annunciation</w:t>
      </w:r>
      <w:bookmarkEnd w:id="1557"/>
      <w:bookmarkEnd w:id="1558"/>
      <w:bookmarkEnd w:id="1559"/>
      <w:bookmarkEnd w:id="1572"/>
    </w:p>
    <w:p w14:paraId="2B8989CB" w14:textId="77777777" w:rsidR="004246C3" w:rsidRDefault="004246C3" w:rsidP="004246C3">
      <w:pPr>
        <w:pStyle w:val="Heading4"/>
      </w:pPr>
      <w:bookmarkStart w:id="1573"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4" w:name="_Ref459399117"/>
      <w:r>
        <w:t>The Doxology</w:t>
      </w:r>
      <w:r w:rsidR="00E21EA3">
        <w:t xml:space="preserve"> for the Annunciation</w:t>
      </w:r>
      <w:bookmarkEnd w:id="1573"/>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5" w:name="_Ref434475566"/>
      <w:bookmarkStart w:id="1576" w:name="_Toc410196214"/>
      <w:bookmarkStart w:id="1577" w:name="_Toc410196456"/>
      <w:bookmarkStart w:id="1578" w:name="_Toc410196958"/>
      <w:r>
        <w:t>The Psali Adam</w:t>
      </w:r>
      <w:r w:rsidR="006C1B94">
        <w:t xml:space="preserve"> for Annunciation</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9"/>
            <w:r>
              <w:t>Head</w:t>
            </w:r>
            <w:commentRangeEnd w:id="1579"/>
            <w:r>
              <w:rPr>
                <w:rStyle w:val="CommentReference"/>
              </w:rPr>
              <w:commentReference w:id="157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80" w:name="_Ref434475591"/>
      <w:r>
        <w:t>The Psali Batos</w:t>
      </w:r>
      <w:r w:rsidR="006C1B94">
        <w:t xml:space="preserve"> for Annunciation</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81"/>
            <w:r>
              <w:t>ruler</w:t>
            </w:r>
            <w:commentRangeEnd w:id="1581"/>
            <w:r>
              <w:rPr>
                <w:rStyle w:val="CommentReference"/>
              </w:rPr>
              <w:commentReference w:id="158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8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82"/>
            <w:r>
              <w:t xml:space="preserve">peoples </w:t>
            </w:r>
            <w:commentRangeEnd w:id="1582"/>
            <w:r>
              <w:rPr>
                <w:rStyle w:val="CommentReference"/>
              </w:rPr>
              <w:commentReference w:id="158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3"/>
            <w:r>
              <w:t>burned</w:t>
            </w:r>
            <w:commentRangeEnd w:id="1583"/>
            <w:r>
              <w:rPr>
                <w:rStyle w:val="CommentReference"/>
              </w:rPr>
              <w:commentReference w:id="158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4"/>
            <w:r>
              <w:t>Servant</w:t>
            </w:r>
            <w:commentRangeEnd w:id="1584"/>
            <w:r>
              <w:rPr>
                <w:rStyle w:val="CommentReference"/>
              </w:rPr>
              <w:commentReference w:id="158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5"/>
            <w:r>
              <w:t xml:space="preserve">Ⲫⲱⲕ </w:t>
            </w:r>
            <w:commentRangeEnd w:id="1585"/>
            <w:r>
              <w:rPr>
                <w:rStyle w:val="CommentReference"/>
                <w:rFonts w:ascii="Times New Roman" w:hAnsi="Times New Roman"/>
              </w:rPr>
              <w:commentReference w:id="158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6" w:name="_Ref434562998"/>
      <w:bookmarkStart w:id="1587" w:name="_Toc459399342"/>
      <w:r>
        <w:t xml:space="preserve">March 26 / Phamenoth 30: </w:t>
      </w:r>
      <w:r w:rsidR="00D31016">
        <w:t>Arch</w:t>
      </w:r>
      <w:r>
        <w:t>angel Gabriel</w:t>
      </w:r>
      <w:bookmarkEnd w:id="1586"/>
      <w:bookmarkEnd w:id="1587"/>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025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89025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025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025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025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8" w:name="_Toc459399343"/>
      <w:r>
        <w:t xml:space="preserve">March 28 / Pharamuthi 2: Martyrdom of St. James </w:t>
      </w:r>
      <w:r w:rsidR="008762FF">
        <w:t xml:space="preserve">the son of </w:t>
      </w:r>
      <w:r w:rsidR="002E495E">
        <w:t>Zebedee</w:t>
      </w:r>
      <w:r>
        <w:t>, the Apostles</w:t>
      </w:r>
      <w:bookmarkEnd w:id="1588"/>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9" w:name="_Toc459399208"/>
      <w:bookmarkStart w:id="1590" w:name="April"/>
      <w:bookmarkEnd w:id="1546"/>
      <w:r>
        <w:t>April</w:t>
      </w:r>
      <w:bookmarkEnd w:id="1576"/>
      <w:bookmarkEnd w:id="1577"/>
      <w:bookmarkEnd w:id="157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9"/>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89025C">
              <w:rPr>
                <w:noProof/>
                <w:webHidden/>
              </w:rPr>
              <w:t>818</w:t>
            </w:r>
            <w:r w:rsidR="00513E2D">
              <w:rPr>
                <w:noProof/>
                <w:webHidden/>
              </w:rPr>
              <w:fldChar w:fldCharType="end"/>
            </w:r>
          </w:hyperlink>
        </w:p>
        <w:p w14:paraId="5E3593DE" w14:textId="3FCA51FE" w:rsidR="00513E2D" w:rsidRDefault="00C96D10">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48768F4E" w14:textId="6E1543A7" w:rsidR="00513E2D" w:rsidRDefault="00C96D10">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07646D25" w14:textId="395059AD" w:rsidR="00513E2D" w:rsidRDefault="00C96D10">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32BBD4B2" w14:textId="70C5739E" w:rsidR="00513E2D" w:rsidRDefault="00C96D10">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6ADB899A" w14:textId="05CE3862" w:rsidR="00513E2D" w:rsidRDefault="00C96D10">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89025C">
              <w:rPr>
                <w:noProof/>
                <w:webHidden/>
              </w:rPr>
              <w:t>820</w:t>
            </w:r>
            <w:r w:rsidR="00513E2D">
              <w:rPr>
                <w:noProof/>
                <w:webHidden/>
              </w:rPr>
              <w:fldChar w:fldCharType="end"/>
            </w:r>
          </w:hyperlink>
        </w:p>
        <w:p w14:paraId="033ACA17" w14:textId="1DC83F7B" w:rsidR="00513E2D" w:rsidRDefault="00C96D10">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016792A0" w14:textId="4E5025E2" w:rsidR="00513E2D" w:rsidRDefault="00C96D10">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7D70B56D" w14:textId="30F8700A" w:rsidR="00513E2D" w:rsidRDefault="00C96D10">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67ED1B5D" w14:textId="7B151D9D" w:rsidR="00513E2D" w:rsidRDefault="00C96D10">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0E3FA6DD" w14:textId="3EB8590C" w:rsidR="00513E2D" w:rsidRDefault="00C96D10">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3AF12B3A" w14:textId="5BE5208B" w:rsidR="00513E2D" w:rsidRDefault="00C96D10">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91" w:name="_Toc459399344"/>
      <w:r>
        <w:t>April 1 / Pharamuthi 6</w:t>
      </w:r>
      <w:r w:rsidR="006E4762">
        <w:t xml:space="preserve">: </w:t>
      </w:r>
      <w:r>
        <w:t>Saint Mary of Egypt</w:t>
      </w:r>
      <w:bookmarkEnd w:id="1591"/>
    </w:p>
    <w:p w14:paraId="70D0F650" w14:textId="77777777" w:rsidR="00254945" w:rsidRDefault="00254945" w:rsidP="00254945">
      <w:pPr>
        <w:pStyle w:val="Heading4"/>
      </w:pPr>
      <w:bookmarkStart w:id="1592" w:name="_Ref434491512"/>
      <w:r>
        <w:t>The Doxology</w:t>
      </w:r>
      <w:r w:rsidR="00810F04">
        <w:t xml:space="preserve"> for St. Mary of Egypt</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3" w:name="_Toc459399345"/>
      <w:r>
        <w:t>April 7 / Pharamuthi 12: Commemoration of Archangel Michael</w:t>
      </w:r>
      <w:bookmarkEnd w:id="1593"/>
    </w:p>
    <w:p w14:paraId="4512ADE9"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B21EE3F" w14:textId="77777777" w:rsidTr="0082304E">
        <w:trPr>
          <w:cantSplit/>
          <w:jc w:val="center"/>
        </w:trPr>
        <w:tc>
          <w:tcPr>
            <w:tcW w:w="288" w:type="dxa"/>
          </w:tcPr>
          <w:p w14:paraId="78A68D85" w14:textId="77777777" w:rsidR="0089025C" w:rsidRDefault="0089025C" w:rsidP="0082304E">
            <w:pPr>
              <w:pStyle w:val="CopticCross"/>
            </w:pPr>
          </w:p>
        </w:tc>
        <w:tc>
          <w:tcPr>
            <w:tcW w:w="3960" w:type="dxa"/>
          </w:tcPr>
          <w:p w14:paraId="28902B44" w14:textId="77777777" w:rsidR="0089025C" w:rsidRDefault="0089025C" w:rsidP="00C83ECE">
            <w:pPr>
              <w:pStyle w:val="EngHang"/>
            </w:pPr>
            <w:r>
              <w:t>Through the intercessions</w:t>
            </w:r>
          </w:p>
          <w:p w14:paraId="3DD8A499" w14:textId="77777777" w:rsidR="0089025C" w:rsidRDefault="0089025C" w:rsidP="00C83ECE">
            <w:pPr>
              <w:pStyle w:val="EngHang"/>
            </w:pPr>
            <w:r>
              <w:t>Of the Four Incorporeal Beasts,</w:t>
            </w:r>
          </w:p>
          <w:p w14:paraId="3B2F53B4" w14:textId="77777777" w:rsidR="0089025C" w:rsidRDefault="0089025C" w:rsidP="00C83ECE">
            <w:pPr>
              <w:pStyle w:val="EngHang"/>
            </w:pPr>
            <w:r>
              <w:t>The ministering flames of fire,</w:t>
            </w:r>
          </w:p>
          <w:p w14:paraId="21AAFD3B" w14:textId="77777777" w:rsidR="0089025C" w:rsidRDefault="0089025C" w:rsidP="0082304E">
            <w:pPr>
              <w:pStyle w:val="EngHangEnd"/>
            </w:pPr>
            <w:r>
              <w:t>O Lord, grant us the forgiveness of our sins.</w:t>
            </w:r>
          </w:p>
        </w:tc>
        <w:tc>
          <w:tcPr>
            <w:tcW w:w="288" w:type="dxa"/>
          </w:tcPr>
          <w:p w14:paraId="37C175EF" w14:textId="77777777" w:rsidR="0089025C" w:rsidRDefault="0089025C" w:rsidP="0082304E"/>
        </w:tc>
        <w:tc>
          <w:tcPr>
            <w:tcW w:w="288" w:type="dxa"/>
          </w:tcPr>
          <w:p w14:paraId="13D61FD4" w14:textId="77777777" w:rsidR="0089025C" w:rsidRDefault="0089025C" w:rsidP="0082304E">
            <w:pPr>
              <w:pStyle w:val="CopticCross"/>
            </w:pPr>
          </w:p>
        </w:tc>
        <w:tc>
          <w:tcPr>
            <w:tcW w:w="3960" w:type="dxa"/>
          </w:tcPr>
          <w:p w14:paraId="188FBEDE" w14:textId="77777777" w:rsidR="0089025C" w:rsidRDefault="0089025C" w:rsidP="00C83ECE">
            <w:pPr>
              <w:pStyle w:val="CopticVersemulti-line"/>
            </w:pPr>
            <w:r>
              <w:t>Ϩⲓⲧⲉⲛ ⲛⲓⲡ̀ⲣⲉⲥⲃⲓⲁ̀</w:t>
            </w:r>
          </w:p>
          <w:p w14:paraId="5D99FCA0" w14:textId="77777777" w:rsidR="0089025C" w:rsidRDefault="0089025C" w:rsidP="00C83ECE">
            <w:pPr>
              <w:pStyle w:val="CopticVersemulti-line"/>
            </w:pPr>
            <w:r>
              <w:t>ⲛ̀ⲧⲉ ⲡⲓϥ̀ⲧⲟⲩ ⲛ̀ⲍⲱⲟⲛ ⲛ̀ⲁⲥⲱⲙⲁⲧⲟⲥ</w:t>
            </w:r>
          </w:p>
          <w:p w14:paraId="777D65E1" w14:textId="77777777" w:rsidR="0089025C" w:rsidRDefault="0089025C" w:rsidP="00C83ECE">
            <w:pPr>
              <w:pStyle w:val="CopticVersemulti-line"/>
            </w:pPr>
            <w:r>
              <w:t>ⲛ̀ⲗⲓⲧⲟⲩⲣⲅⲟⲥ ⲛ̀ϣⲁϩ ⲛ̀ⲭ̀ⲣⲟⲙ:</w:t>
            </w:r>
          </w:p>
          <w:p w14:paraId="20BA6E30" w14:textId="77777777" w:rsidR="0089025C" w:rsidRPr="00C35319" w:rsidRDefault="0089025C" w:rsidP="00C83ECE">
            <w:pPr>
              <w:pStyle w:val="CopticHangingVerse"/>
            </w:pPr>
            <w:r>
              <w:t>Ⲡϭⲟⲓⲥ ⲁⲣⲓϩ̀ⲙⲟⲧ ⲛⲁⲛ ⲙ̀ⲡⲓⲭⲱ ⲉ̀ⲃⲟⲗ ⲛ̀ⲧⲉ ⲛⲉⲛⲛⲟⲃⲓ.</w:t>
            </w:r>
          </w:p>
        </w:tc>
      </w:tr>
    </w:tbl>
    <w:p w14:paraId="4FBDB35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F05CA64" w14:textId="77777777" w:rsidTr="00C83ECE">
        <w:trPr>
          <w:cantSplit/>
          <w:jc w:val="center"/>
        </w:trPr>
        <w:tc>
          <w:tcPr>
            <w:tcW w:w="288" w:type="dxa"/>
          </w:tcPr>
          <w:p w14:paraId="3B94E864" w14:textId="77777777" w:rsidR="0089025C" w:rsidRDefault="0089025C" w:rsidP="00C83ECE">
            <w:pPr>
              <w:pStyle w:val="CopticCross"/>
            </w:pPr>
          </w:p>
        </w:tc>
        <w:tc>
          <w:tcPr>
            <w:tcW w:w="3960" w:type="dxa"/>
          </w:tcPr>
          <w:p w14:paraId="5AA4267C" w14:textId="77777777" w:rsidR="0089025C" w:rsidRDefault="0089025C" w:rsidP="00C83ECE">
            <w:pPr>
              <w:pStyle w:val="EngHang"/>
            </w:pPr>
            <w:r>
              <w:t>Hail to the four incorporeal living beasts,</w:t>
            </w:r>
          </w:p>
          <w:p w14:paraId="66653AF0" w14:textId="77777777" w:rsidR="0089025C" w:rsidRDefault="0089025C" w:rsidP="00C83ECE">
            <w:pPr>
              <w:pStyle w:val="EngHang"/>
            </w:pPr>
            <w:r>
              <w:t>Carrying the throne of God,</w:t>
            </w:r>
          </w:p>
          <w:p w14:paraId="5492E580" w14:textId="77777777" w:rsidR="0089025C" w:rsidRDefault="0089025C" w:rsidP="00C83ECE">
            <w:pPr>
              <w:pStyle w:val="EngHang"/>
            </w:pPr>
            <w:r>
              <w:t>A lion’s face, and a calf’s face,</w:t>
            </w:r>
          </w:p>
          <w:p w14:paraId="227B30F3" w14:textId="77777777" w:rsidR="0089025C" w:rsidRDefault="0089025C" w:rsidP="00C83ECE">
            <w:pPr>
              <w:pStyle w:val="EngHangEnd"/>
            </w:pPr>
            <w:r>
              <w:t>A man’s face, and an eagle’s face.</w:t>
            </w:r>
          </w:p>
        </w:tc>
        <w:tc>
          <w:tcPr>
            <w:tcW w:w="288" w:type="dxa"/>
          </w:tcPr>
          <w:p w14:paraId="6B119EC2" w14:textId="77777777" w:rsidR="0089025C" w:rsidRDefault="0089025C" w:rsidP="00C83ECE"/>
        </w:tc>
        <w:tc>
          <w:tcPr>
            <w:tcW w:w="288" w:type="dxa"/>
          </w:tcPr>
          <w:p w14:paraId="1E04796E" w14:textId="77777777" w:rsidR="0089025C" w:rsidRDefault="0089025C" w:rsidP="00C83ECE">
            <w:pPr>
              <w:pStyle w:val="CopticCross"/>
            </w:pPr>
          </w:p>
        </w:tc>
        <w:tc>
          <w:tcPr>
            <w:tcW w:w="3960" w:type="dxa"/>
          </w:tcPr>
          <w:p w14:paraId="2CB33BAA" w14:textId="77777777" w:rsidR="0089025C" w:rsidRDefault="0089025C" w:rsidP="00C83ECE">
            <w:pPr>
              <w:pStyle w:val="CopticVersemulti-line"/>
            </w:pPr>
            <w:r>
              <w:t>Ⲭⲉⲣⲉ ⲡⲓϥ̀ⲧⲟⲩ ⲛ̀ⲍⲱⲟⲛ ⲛ̀ⲁ̀ⲥⲱⲙⲁⲧⲟⲥ:</w:t>
            </w:r>
          </w:p>
          <w:p w14:paraId="7304C644" w14:textId="77777777" w:rsidR="0089025C" w:rsidRDefault="0089025C" w:rsidP="00C83ECE">
            <w:pPr>
              <w:pStyle w:val="CopticVersemulti-line"/>
            </w:pPr>
            <w:r>
              <w:t>ⲉⲧϥⲁⲓ ϧⲁ ⲡⲓϩⲁⲣⲙⲁ ⲛ̀ⲧⲉ Ⲫϯ:</w:t>
            </w:r>
          </w:p>
          <w:p w14:paraId="193712EB" w14:textId="77777777" w:rsidR="0089025C" w:rsidRDefault="0089025C" w:rsidP="00C83ECE">
            <w:pPr>
              <w:pStyle w:val="CopticVersemulti-line"/>
            </w:pPr>
            <w:r>
              <w:t>ⲟⲩϩⲟ ⲙ̀ⲙⲟⲩⲓ̀ ⲛⲉⲙ ⲟⲩϩⲟ ⲙ̀ⲙⲁⲥⲓ:</w:t>
            </w:r>
          </w:p>
          <w:p w14:paraId="70DD90B8" w14:textId="77777777" w:rsidR="0089025C" w:rsidRPr="00C35319" w:rsidRDefault="0089025C" w:rsidP="00C83ECE">
            <w:pPr>
              <w:pStyle w:val="CopticHangingVerse"/>
            </w:pPr>
            <w:r>
              <w:t>ⲛⲉⲙ ⲟⲩϩⲟ ⲛ̀ⲣⲱⲙⲓ ⲛⲉⲙ ⲟⲩϩⲟ ⲛ̀ⲁ̀ⲏ̀ⲧⲟⲥ.</w:t>
            </w:r>
          </w:p>
        </w:tc>
      </w:tr>
    </w:tbl>
    <w:p w14:paraId="1C325FBB" w14:textId="77777777" w:rsidR="0089025C" w:rsidRDefault="0089025C" w:rsidP="0082304E">
      <w:pPr>
        <w:pStyle w:val="Heading4"/>
      </w:pPr>
      <w:r>
        <w:t>The Gospel Response for the Four Incorporeal Beasts</w:t>
      </w:r>
    </w:p>
    <w:p w14:paraId="538F5715" w14:textId="77777777" w:rsidR="0089025C" w:rsidRPr="00C14556" w:rsidRDefault="0089025C" w:rsidP="00C14556">
      <w:pPr>
        <w:pStyle w:val="Rubric"/>
      </w:pPr>
      <w:r>
        <w:t>The last verse of the Doxology may be inserted into the Annual Gospel Response.</w:t>
      </w:r>
    </w:p>
    <w:p w14:paraId="456231B0" w14:textId="2E9BD520"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94" w:name="_Toc459399346"/>
      <w:r>
        <w:t>April 10 / Pharamuthi 15: Consecrating of the Church of St. Agabus the Apostle</w:t>
      </w:r>
      <w:bookmarkEnd w:id="1594"/>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232F53" w14:textId="77777777" w:rsidR="00072324" w:rsidRDefault="00072324" w:rsidP="00072324">
      <w:pPr>
        <w:pStyle w:val="Heading3"/>
      </w:pPr>
      <w:bookmarkStart w:id="1595" w:name="_Toc459399347"/>
      <w:r>
        <w:t xml:space="preserve">April 12 / Pharamuthi 17: Martyrdom of St. </w:t>
      </w:r>
      <w:commentRangeStart w:id="1596"/>
      <w:r>
        <w:t xml:space="preserve">James </w:t>
      </w:r>
      <w:commentRangeEnd w:id="1596"/>
      <w:r>
        <w:rPr>
          <w:rStyle w:val="CommentReference"/>
          <w:rFonts w:eastAsiaTheme="minorHAnsi" w:cstheme="minorBidi"/>
          <w:b w:val="0"/>
          <w:bCs w:val="0"/>
        </w:rPr>
        <w:commentReference w:id="1596"/>
      </w:r>
      <w:r>
        <w:t xml:space="preserve">the brother of </w:t>
      </w:r>
      <w:r w:rsidR="002E495E">
        <w:t>the Lord the bishop of Jerusalem</w:t>
      </w:r>
      <w:bookmarkEnd w:id="1595"/>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55F566A" w14:textId="77777777" w:rsidR="005329C1" w:rsidRDefault="005329C1" w:rsidP="005329C1">
      <w:pPr>
        <w:pStyle w:val="Heading3"/>
      </w:pPr>
      <w:bookmarkStart w:id="1597" w:name="_Toc459399348"/>
      <w:r>
        <w:t>April 16 / Pharamuthi 21: Commemoration of the Theotokos</w:t>
      </w:r>
      <w:bookmarkEnd w:id="1597"/>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6EB9DA3" w14:textId="77777777" w:rsidR="00AF6D10" w:rsidRDefault="00AF6D10" w:rsidP="00AF6D10">
      <w:pPr>
        <w:pStyle w:val="Heading3"/>
      </w:pPr>
      <w:bookmarkStart w:id="1598" w:name="_Ref434560035"/>
      <w:bookmarkStart w:id="1599" w:name="_Toc459399349"/>
      <w:r>
        <w:t>April 18 / Pharamuthi 23: Martyrdom of St. George the Prince of the Martyrs</w:t>
      </w:r>
      <w:bookmarkEnd w:id="1598"/>
      <w:bookmarkEnd w:id="1599"/>
    </w:p>
    <w:p w14:paraId="480B7CF0" w14:textId="77777777" w:rsidR="00AF6D10" w:rsidRDefault="00AF6D10" w:rsidP="00AF6D10">
      <w:pPr>
        <w:pStyle w:val="Heading4"/>
      </w:pPr>
      <w:bookmarkStart w:id="1600" w:name="_Ref434489211"/>
      <w:r>
        <w:t>Another Doxology of St. George</w:t>
      </w:r>
      <w:bookmarkEnd w:id="1600"/>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025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025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01" w:name="_Toc459399350"/>
      <w:r>
        <w:t>April 24 / Pharamuthi 29: Commemoration of the Annunciation, Nativity, and Resurrection on the 29</w:t>
      </w:r>
      <w:r w:rsidRPr="00C0205C">
        <w:rPr>
          <w:vertAlign w:val="superscript"/>
        </w:rPr>
        <w:t>th</w:t>
      </w:r>
      <w:r>
        <w:t xml:space="preserve"> of Every Month</w:t>
      </w:r>
      <w:bookmarkEnd w:id="1601"/>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955026C" w14:textId="77777777" w:rsidR="00072324" w:rsidRDefault="00072324" w:rsidP="00072324">
      <w:pPr>
        <w:pStyle w:val="Heading3"/>
      </w:pPr>
      <w:bookmarkStart w:id="1602" w:name="_Toc459399351"/>
      <w:r>
        <w:t xml:space="preserve">April 24 / Pharamuthi 29: </w:t>
      </w:r>
      <w:r w:rsidR="00B52D77">
        <w:t xml:space="preserve">Also the </w:t>
      </w:r>
      <w:r>
        <w:t>Departure of St. Erastus the Apostle</w:t>
      </w:r>
      <w:bookmarkEnd w:id="1602"/>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0EC74FD" w14:textId="77777777" w:rsidR="00072324" w:rsidRDefault="00072324" w:rsidP="00072324">
      <w:pPr>
        <w:pStyle w:val="Heading3"/>
      </w:pPr>
      <w:bookmarkStart w:id="1603" w:name="_Ref434562195"/>
      <w:bookmarkStart w:id="1604" w:name="_Toc459399352"/>
      <w:r>
        <w:t>April 25 / Pharamuthi 30: Martyrdom of St. Mark the Evangelist</w:t>
      </w:r>
      <w:bookmarkEnd w:id="1603"/>
      <w:bookmarkEnd w:id="1604"/>
    </w:p>
    <w:p w14:paraId="1A50F251" w14:textId="77777777" w:rsidR="00072324" w:rsidRDefault="00B46E6E" w:rsidP="00072324">
      <w:pPr>
        <w:pStyle w:val="Heading4"/>
      </w:pPr>
      <w:bookmarkStart w:id="1605" w:name="_Ref434488936"/>
      <w:r>
        <w:t>Another</w:t>
      </w:r>
      <w:r w:rsidR="00072324">
        <w:t xml:space="preserve"> Doxology</w:t>
      </w:r>
      <w:r>
        <w:t xml:space="preserve"> of St. Mark</w:t>
      </w:r>
      <w:bookmarkEnd w:id="1605"/>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025C">
        <w:t>The Doxology of St. Mark</w:t>
      </w:r>
      <w:r>
        <w:fldChar w:fldCharType="end"/>
      </w:r>
      <w:r>
        <w:t xml:space="preserve">, page </w:t>
      </w:r>
      <w:r>
        <w:fldChar w:fldCharType="begin"/>
      </w:r>
      <w:r>
        <w:instrText xml:space="preserve"> PAGEREF _Ref434488814 \h </w:instrText>
      </w:r>
      <w:r>
        <w:fldChar w:fldCharType="separate"/>
      </w:r>
      <w:r w:rsidR="0089025C">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6" w:name="_Toc459399353"/>
      <w:r>
        <w:t>April 26 / Pashons 1: Nativity of the Theotokos</w:t>
      </w:r>
      <w:bookmarkEnd w:id="1606"/>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44CD75" w14:textId="77777777" w:rsidR="00160DE3" w:rsidRDefault="00160DE3" w:rsidP="00160DE3">
      <w:pPr>
        <w:pStyle w:val="Heading3"/>
      </w:pPr>
      <w:bookmarkStart w:id="1607" w:name="_Toc459399354"/>
      <w:r>
        <w:t>April 28 /</w:t>
      </w:r>
      <w:r w:rsidR="00F66BB3">
        <w:t xml:space="preserve"> Pashons 3: Departure of St. Jas</w:t>
      </w:r>
      <w:r>
        <w:t>on the Disciple</w:t>
      </w:r>
      <w:bookmarkEnd w:id="1607"/>
    </w:p>
    <w:p w14:paraId="588AE276" w14:textId="12BC87E2" w:rsidR="00191A26" w:rsidRDefault="00191A26" w:rsidP="00191A26">
      <w:pPr>
        <w:pStyle w:val="Rubric"/>
      </w:pPr>
      <w:bookmarkStart w:id="1608" w:name="_Toc410196215"/>
      <w:bookmarkStart w:id="1609" w:name="_Toc410196457"/>
      <w:bookmarkStart w:id="1610" w:name="_Toc410196959"/>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1EA45A" w14:textId="77777777" w:rsidR="00F66BB3" w:rsidRDefault="00F66BB3" w:rsidP="00F66BB3">
      <w:pPr>
        <w:pStyle w:val="Heading3"/>
      </w:pPr>
      <w:bookmarkStart w:id="1611" w:name="_Toc459399355"/>
      <w:r>
        <w:t>April 28 / Pashons 3: Also St. Theodore</w:t>
      </w:r>
      <w:r w:rsidR="00AF6F9B">
        <w:t xml:space="preserve"> the Disciple of St. Pachom</w:t>
      </w:r>
      <w:bookmarkEnd w:id="161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2" w:name="_Toc459399209"/>
      <w:bookmarkStart w:id="1613" w:name="May"/>
      <w:bookmarkEnd w:id="1590"/>
      <w:r>
        <w:t>May</w:t>
      </w:r>
      <w:r w:rsidR="00495F1A">
        <w:t xml:space="preserve"> or </w:t>
      </w:r>
      <w:bookmarkEnd w:id="1608"/>
      <w:bookmarkEnd w:id="1609"/>
      <w:bookmarkEnd w:id="1610"/>
      <w:r w:rsidRPr="00FB5E62">
        <w:rPr>
          <w:rFonts w:ascii="FreeSerifAvvaShenouda" w:eastAsia="Arial Unicode MS" w:hAnsi="FreeSerifAvvaShenouda" w:cs="FreeSerifAvvaShenouda"/>
          <w:lang w:val="en-US"/>
        </w:rPr>
        <w:t>Ⲡⲁϣⲁⲛⲥ</w:t>
      </w:r>
      <w:bookmarkEnd w:id="1612"/>
    </w:p>
    <w:bookmarkStart w:id="1614" w:name="_Ref434563583" w:displacedByCustomXml="next"/>
    <w:bookmarkStart w:id="1615" w:name="_Toc410196960" w:displacedByCustomXml="next"/>
    <w:bookmarkStart w:id="1616" w:name="_Toc410196458" w:displacedByCustomXml="next"/>
    <w:bookmarkStart w:id="1617"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2AEAA7DD" w14:textId="1A12115A" w:rsidR="00513E2D" w:rsidRDefault="00C96D10">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07368528" w14:textId="57FCA9EB" w:rsidR="00513E2D" w:rsidRDefault="00C96D10">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89025C">
              <w:rPr>
                <w:noProof/>
                <w:webHidden/>
              </w:rPr>
              <w:t>828</w:t>
            </w:r>
            <w:r w:rsidR="00513E2D">
              <w:rPr>
                <w:noProof/>
                <w:webHidden/>
              </w:rPr>
              <w:fldChar w:fldCharType="end"/>
            </w:r>
          </w:hyperlink>
        </w:p>
        <w:p w14:paraId="519F0807" w14:textId="54141D54" w:rsidR="00513E2D" w:rsidRDefault="00C96D10">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5D03CCBB" w14:textId="3E4ADA45" w:rsidR="00513E2D" w:rsidRDefault="00C96D10">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75D21A1E" w14:textId="32F22CCB" w:rsidR="00513E2D" w:rsidRDefault="00C96D10">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1840D83A" w14:textId="04668CEB" w:rsidR="00513E2D" w:rsidRDefault="00C96D10">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89025C">
              <w:rPr>
                <w:noProof/>
                <w:webHidden/>
              </w:rPr>
              <w:t>830</w:t>
            </w:r>
            <w:r w:rsidR="00513E2D">
              <w:rPr>
                <w:noProof/>
                <w:webHidden/>
              </w:rPr>
              <w:fldChar w:fldCharType="end"/>
            </w:r>
          </w:hyperlink>
        </w:p>
        <w:p w14:paraId="0AB3EF22" w14:textId="36C99DA7" w:rsidR="00513E2D" w:rsidRDefault="00C96D10">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33E99876" w14:textId="134D2075" w:rsidR="00513E2D" w:rsidRDefault="00C96D10">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238AA7AF" w14:textId="6DEF51E2" w:rsidR="00513E2D" w:rsidRDefault="00C96D10">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194F9CA0" w14:textId="5BB32484" w:rsidR="00513E2D" w:rsidRDefault="00C96D10">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89025C">
              <w:rPr>
                <w:noProof/>
                <w:webHidden/>
              </w:rPr>
              <w:t>832</w:t>
            </w:r>
            <w:r w:rsidR="00513E2D">
              <w:rPr>
                <w:noProof/>
                <w:webHidden/>
              </w:rPr>
              <w:fldChar w:fldCharType="end"/>
            </w:r>
          </w:hyperlink>
        </w:p>
        <w:p w14:paraId="1E385482" w14:textId="6E9F3674" w:rsidR="00513E2D" w:rsidRDefault="00C96D10">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89025C">
              <w:rPr>
                <w:noProof/>
                <w:webHidden/>
              </w:rPr>
              <w:t>840</w:t>
            </w:r>
            <w:r w:rsidR="00513E2D">
              <w:rPr>
                <w:noProof/>
                <w:webHidden/>
              </w:rPr>
              <w:fldChar w:fldCharType="end"/>
            </w:r>
          </w:hyperlink>
        </w:p>
        <w:p w14:paraId="720EC369" w14:textId="2661464D" w:rsidR="00513E2D" w:rsidRDefault="00C96D10">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89025C">
              <w:rPr>
                <w:noProof/>
                <w:webHidden/>
              </w:rPr>
              <w:t>841</w:t>
            </w:r>
            <w:r w:rsidR="00513E2D">
              <w:rPr>
                <w:noProof/>
                <w:webHidden/>
              </w:rPr>
              <w:fldChar w:fldCharType="end"/>
            </w:r>
          </w:hyperlink>
        </w:p>
        <w:p w14:paraId="3B6B7839" w14:textId="3A445E39" w:rsidR="00513E2D" w:rsidRDefault="00C96D10">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89025C">
              <w:rPr>
                <w:noProof/>
                <w:webHidden/>
              </w:rPr>
              <w:t>842</w:t>
            </w:r>
            <w:r w:rsidR="00513E2D">
              <w:rPr>
                <w:noProof/>
                <w:webHidden/>
              </w:rPr>
              <w:fldChar w:fldCharType="end"/>
            </w:r>
          </w:hyperlink>
        </w:p>
        <w:p w14:paraId="24EFFDE6" w14:textId="7ACFE326" w:rsidR="00513E2D" w:rsidRDefault="00C96D10">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25EC1635" w14:textId="796DA1FE" w:rsidR="00513E2D" w:rsidRDefault="00C96D10">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6D1CA4D3" w14:textId="743C12D3" w:rsidR="00513E2D" w:rsidRDefault="00C96D10">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89025C">
              <w:rPr>
                <w:noProof/>
                <w:webHidden/>
              </w:rPr>
              <w:t>844</w:t>
            </w:r>
            <w:r w:rsidR="00513E2D">
              <w:rPr>
                <w:noProof/>
                <w:webHidden/>
              </w:rPr>
              <w:fldChar w:fldCharType="end"/>
            </w:r>
          </w:hyperlink>
        </w:p>
        <w:p w14:paraId="7EEC2DFB" w14:textId="22684109" w:rsidR="00513E2D" w:rsidRDefault="00C96D10">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45ACF5C9" w14:textId="0122E7B5" w:rsidR="00513E2D" w:rsidRDefault="00C96D10">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175E06C0" w14:textId="64308AD6" w:rsidR="00513E2D" w:rsidRDefault="00C96D10">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0D35A85A" w14:textId="1F9A9D8F" w:rsidR="00513E2D" w:rsidRDefault="00C96D10">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89025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8" w:name="_Ref436250616"/>
      <w:bookmarkStart w:id="1619" w:name="_Toc459399356"/>
      <w:r>
        <w:t>May 1 / Pashons 6: St. Macarius of Alexandria, the Presbyter</w:t>
      </w:r>
      <w:bookmarkEnd w:id="1614"/>
      <w:bookmarkEnd w:id="1618"/>
      <w:bookmarkEnd w:id="1619"/>
    </w:p>
    <w:p w14:paraId="65054283" w14:textId="77777777" w:rsidR="00137929" w:rsidRDefault="00137929" w:rsidP="00137929">
      <w:pPr>
        <w:pStyle w:val="Heading4"/>
      </w:pPr>
      <w:bookmarkStart w:id="1620" w:name="_Ref434490596"/>
      <w:r>
        <w:t>The Doxology</w:t>
      </w:r>
      <w:r w:rsidR="00B46E6E">
        <w:t xml:space="preserve"> for St. Macarius of Alexandria, the Presbyter</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21" w:name="_Ref434560539"/>
      <w:bookmarkStart w:id="1622" w:name="_Toc459399357"/>
      <w:r>
        <w:t>May 2 / Pashons 7: St. Athanasius the Apostolic</w:t>
      </w:r>
      <w:bookmarkEnd w:id="1621"/>
      <w:bookmarkEnd w:id="1622"/>
    </w:p>
    <w:p w14:paraId="5C918841" w14:textId="77777777" w:rsidR="00EE657B" w:rsidRDefault="00EE657B" w:rsidP="00EE657B">
      <w:pPr>
        <w:pStyle w:val="Heading4"/>
      </w:pPr>
      <w:bookmarkStart w:id="1623" w:name="_Ref434492183"/>
      <w:r>
        <w:t>The Doxology</w:t>
      </w:r>
      <w:r w:rsidR="00B82753">
        <w:t xml:space="preserve"> for St. Athanasius the Apostolic</w:t>
      </w:r>
      <w:bookmarkEnd w:id="1623"/>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025C">
        <w:t>The Doxology of St. Athanasius the Apostolic</w:t>
      </w:r>
      <w:r>
        <w:fldChar w:fldCharType="end"/>
      </w:r>
      <w:r>
        <w:t xml:space="preserve">, page </w:t>
      </w:r>
      <w:r>
        <w:fldChar w:fldCharType="begin"/>
      </w:r>
      <w:r>
        <w:instrText xml:space="preserve"> PAGEREF _Ref434492161 \h </w:instrText>
      </w:r>
      <w:r>
        <w:fldChar w:fldCharType="separate"/>
      </w:r>
      <w:r w:rsidR="0089025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4" w:name="_Ref434492196"/>
      <w:r>
        <w:t>Another</w:t>
      </w:r>
      <w:r w:rsidR="0047441D">
        <w:t xml:space="preserve"> Doxology</w:t>
      </w:r>
      <w:r>
        <w:t xml:space="preserve"> for St. Athanasius the Apostolic</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86"/>
            </w:r>
            <w:r>
              <w:t>;</w:t>
            </w:r>
          </w:p>
          <w:p w14:paraId="38DFDD79" w14:textId="77777777" w:rsidR="0047441D" w:rsidRDefault="0047441D" w:rsidP="0047441D">
            <w:pPr>
              <w:pStyle w:val="EngHang"/>
            </w:pPr>
            <w:r>
              <w:t>He sent them “the Father of Peace</w:t>
            </w:r>
            <w:r>
              <w:rPr>
                <w:rStyle w:val="FootnoteReference"/>
              </w:rPr>
              <w:footnoteReference w:id="98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5" w:name="_Toc459399358"/>
      <w:r>
        <w:t>May 7 / Pashons 12: Commemoration of Archangel Michael</w:t>
      </w:r>
      <w:bookmarkEnd w:id="1625"/>
    </w:p>
    <w:p w14:paraId="070DEC1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5B213A8C" w14:textId="77777777" w:rsidTr="0082304E">
        <w:trPr>
          <w:cantSplit/>
          <w:jc w:val="center"/>
        </w:trPr>
        <w:tc>
          <w:tcPr>
            <w:tcW w:w="288" w:type="dxa"/>
          </w:tcPr>
          <w:p w14:paraId="3C2619D9" w14:textId="77777777" w:rsidR="0089025C" w:rsidRDefault="0089025C" w:rsidP="0082304E">
            <w:pPr>
              <w:pStyle w:val="CopticCross"/>
            </w:pPr>
          </w:p>
        </w:tc>
        <w:tc>
          <w:tcPr>
            <w:tcW w:w="3960" w:type="dxa"/>
          </w:tcPr>
          <w:p w14:paraId="1CBA7339" w14:textId="77777777" w:rsidR="0089025C" w:rsidRDefault="0089025C" w:rsidP="00C83ECE">
            <w:pPr>
              <w:pStyle w:val="EngHang"/>
            </w:pPr>
            <w:r>
              <w:t>Through the intercessions</w:t>
            </w:r>
          </w:p>
          <w:p w14:paraId="37E31FEF" w14:textId="77777777" w:rsidR="0089025C" w:rsidRDefault="0089025C" w:rsidP="00C83ECE">
            <w:pPr>
              <w:pStyle w:val="EngHang"/>
            </w:pPr>
            <w:r>
              <w:t>Of the Four Incorporeal Beasts,</w:t>
            </w:r>
          </w:p>
          <w:p w14:paraId="1F4CDF94" w14:textId="77777777" w:rsidR="0089025C" w:rsidRDefault="0089025C" w:rsidP="00C83ECE">
            <w:pPr>
              <w:pStyle w:val="EngHang"/>
            </w:pPr>
            <w:r>
              <w:t>The ministering flames of fire,</w:t>
            </w:r>
          </w:p>
          <w:p w14:paraId="6329FCBE" w14:textId="77777777" w:rsidR="0089025C" w:rsidRDefault="0089025C" w:rsidP="0082304E">
            <w:pPr>
              <w:pStyle w:val="EngHangEnd"/>
            </w:pPr>
            <w:r>
              <w:t>O Lord, grant us the forgiveness of our sins.</w:t>
            </w:r>
          </w:p>
        </w:tc>
        <w:tc>
          <w:tcPr>
            <w:tcW w:w="288" w:type="dxa"/>
          </w:tcPr>
          <w:p w14:paraId="5CD1E5E7" w14:textId="77777777" w:rsidR="0089025C" w:rsidRDefault="0089025C" w:rsidP="0082304E"/>
        </w:tc>
        <w:tc>
          <w:tcPr>
            <w:tcW w:w="288" w:type="dxa"/>
          </w:tcPr>
          <w:p w14:paraId="7B6DC9CC" w14:textId="77777777" w:rsidR="0089025C" w:rsidRDefault="0089025C" w:rsidP="0082304E">
            <w:pPr>
              <w:pStyle w:val="CopticCross"/>
            </w:pPr>
          </w:p>
        </w:tc>
        <w:tc>
          <w:tcPr>
            <w:tcW w:w="3960" w:type="dxa"/>
          </w:tcPr>
          <w:p w14:paraId="3DE3931E" w14:textId="77777777" w:rsidR="0089025C" w:rsidRDefault="0089025C" w:rsidP="00C83ECE">
            <w:pPr>
              <w:pStyle w:val="CopticVersemulti-line"/>
            </w:pPr>
            <w:r>
              <w:t>Ϩⲓⲧⲉⲛ ⲛⲓⲡ̀ⲣⲉⲥⲃⲓⲁ̀</w:t>
            </w:r>
          </w:p>
          <w:p w14:paraId="5E8FB10D" w14:textId="77777777" w:rsidR="0089025C" w:rsidRDefault="0089025C" w:rsidP="00C83ECE">
            <w:pPr>
              <w:pStyle w:val="CopticVersemulti-line"/>
            </w:pPr>
            <w:r>
              <w:t>ⲛ̀ⲧⲉ ⲡⲓϥ̀ⲧⲟⲩ ⲛ̀ⲍⲱⲟⲛ ⲛ̀ⲁⲥⲱⲙⲁⲧⲟⲥ</w:t>
            </w:r>
          </w:p>
          <w:p w14:paraId="498820AE" w14:textId="77777777" w:rsidR="0089025C" w:rsidRDefault="0089025C" w:rsidP="00C83ECE">
            <w:pPr>
              <w:pStyle w:val="CopticVersemulti-line"/>
            </w:pPr>
            <w:r>
              <w:t>ⲛ̀ⲗⲓⲧⲟⲩⲣⲅⲟⲥ ⲛ̀ϣⲁϩ ⲛ̀ⲭ̀ⲣⲟⲙ:</w:t>
            </w:r>
          </w:p>
          <w:p w14:paraId="065A8EB4" w14:textId="77777777" w:rsidR="0089025C" w:rsidRPr="00C35319" w:rsidRDefault="0089025C" w:rsidP="00C83ECE">
            <w:pPr>
              <w:pStyle w:val="CopticHangingVerse"/>
            </w:pPr>
            <w:r>
              <w:t>Ⲡϭⲟⲓⲥ ⲁⲣⲓϩ̀ⲙⲟⲧ ⲛⲁⲛ ⲙ̀ⲡⲓⲭⲱ ⲉ̀ⲃⲟⲗ ⲛ̀ⲧⲉ ⲛⲉⲛⲛⲟⲃⲓ.</w:t>
            </w:r>
          </w:p>
        </w:tc>
      </w:tr>
    </w:tbl>
    <w:p w14:paraId="24CFFEAD"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E622D82" w14:textId="77777777" w:rsidTr="00C83ECE">
        <w:trPr>
          <w:cantSplit/>
          <w:jc w:val="center"/>
        </w:trPr>
        <w:tc>
          <w:tcPr>
            <w:tcW w:w="288" w:type="dxa"/>
          </w:tcPr>
          <w:p w14:paraId="5A6A0950" w14:textId="77777777" w:rsidR="0089025C" w:rsidRDefault="0089025C" w:rsidP="00C83ECE">
            <w:pPr>
              <w:pStyle w:val="CopticCross"/>
            </w:pPr>
          </w:p>
        </w:tc>
        <w:tc>
          <w:tcPr>
            <w:tcW w:w="3960" w:type="dxa"/>
          </w:tcPr>
          <w:p w14:paraId="30F4336E" w14:textId="77777777" w:rsidR="0089025C" w:rsidRDefault="0089025C" w:rsidP="00C83ECE">
            <w:pPr>
              <w:pStyle w:val="EngHang"/>
            </w:pPr>
            <w:r>
              <w:t>Hail to the four incorporeal living beasts,</w:t>
            </w:r>
          </w:p>
          <w:p w14:paraId="2365D5FC" w14:textId="77777777" w:rsidR="0089025C" w:rsidRDefault="0089025C" w:rsidP="00C83ECE">
            <w:pPr>
              <w:pStyle w:val="EngHang"/>
            </w:pPr>
            <w:r>
              <w:t>Carrying the throne of God,</w:t>
            </w:r>
          </w:p>
          <w:p w14:paraId="14CEE1EB" w14:textId="77777777" w:rsidR="0089025C" w:rsidRDefault="0089025C" w:rsidP="00C83ECE">
            <w:pPr>
              <w:pStyle w:val="EngHang"/>
            </w:pPr>
            <w:r>
              <w:t>A lion’s face, and a calf’s face,</w:t>
            </w:r>
          </w:p>
          <w:p w14:paraId="5FBD9EC7" w14:textId="77777777" w:rsidR="0089025C" w:rsidRDefault="0089025C" w:rsidP="00C83ECE">
            <w:pPr>
              <w:pStyle w:val="EngHangEnd"/>
            </w:pPr>
            <w:r>
              <w:t>A man’s face, and an eagle’s face.</w:t>
            </w:r>
          </w:p>
        </w:tc>
        <w:tc>
          <w:tcPr>
            <w:tcW w:w="288" w:type="dxa"/>
          </w:tcPr>
          <w:p w14:paraId="08813128" w14:textId="77777777" w:rsidR="0089025C" w:rsidRDefault="0089025C" w:rsidP="00C83ECE"/>
        </w:tc>
        <w:tc>
          <w:tcPr>
            <w:tcW w:w="288" w:type="dxa"/>
          </w:tcPr>
          <w:p w14:paraId="5F477E7B" w14:textId="77777777" w:rsidR="0089025C" w:rsidRDefault="0089025C" w:rsidP="00C83ECE">
            <w:pPr>
              <w:pStyle w:val="CopticCross"/>
            </w:pPr>
          </w:p>
        </w:tc>
        <w:tc>
          <w:tcPr>
            <w:tcW w:w="3960" w:type="dxa"/>
          </w:tcPr>
          <w:p w14:paraId="54CC224E" w14:textId="77777777" w:rsidR="0089025C" w:rsidRDefault="0089025C" w:rsidP="00C83ECE">
            <w:pPr>
              <w:pStyle w:val="CopticVersemulti-line"/>
            </w:pPr>
            <w:r>
              <w:t>Ⲭⲉⲣⲉ ⲡⲓϥ̀ⲧⲟⲩ ⲛ̀ⲍⲱⲟⲛ ⲛ̀ⲁ̀ⲥⲱⲙⲁⲧⲟⲥ:</w:t>
            </w:r>
          </w:p>
          <w:p w14:paraId="364CDA36" w14:textId="77777777" w:rsidR="0089025C" w:rsidRDefault="0089025C" w:rsidP="00C83ECE">
            <w:pPr>
              <w:pStyle w:val="CopticVersemulti-line"/>
            </w:pPr>
            <w:r>
              <w:t>ⲉⲧϥⲁⲓ ϧⲁ ⲡⲓϩⲁⲣⲙⲁ ⲛ̀ⲧⲉ Ⲫϯ:</w:t>
            </w:r>
          </w:p>
          <w:p w14:paraId="3D5C1538" w14:textId="77777777" w:rsidR="0089025C" w:rsidRDefault="0089025C" w:rsidP="00C83ECE">
            <w:pPr>
              <w:pStyle w:val="CopticVersemulti-line"/>
            </w:pPr>
            <w:r>
              <w:t>ⲟⲩϩⲟ ⲙ̀ⲙⲟⲩⲓ̀ ⲛⲉⲙ ⲟⲩϩⲟ ⲙ̀ⲙⲁⲥⲓ:</w:t>
            </w:r>
          </w:p>
          <w:p w14:paraId="10A6E9C0" w14:textId="77777777" w:rsidR="0089025C" w:rsidRPr="00C35319" w:rsidRDefault="0089025C" w:rsidP="00C83ECE">
            <w:pPr>
              <w:pStyle w:val="CopticHangingVerse"/>
            </w:pPr>
            <w:r>
              <w:t>ⲛⲉⲙ ⲟⲩϩⲟ ⲛ̀ⲣⲱⲙⲓ ⲛⲉⲙ ⲟⲩϩⲟ ⲛ̀ⲁ̀ⲏ̀ⲧⲟⲥ.</w:t>
            </w:r>
          </w:p>
        </w:tc>
      </w:tr>
    </w:tbl>
    <w:p w14:paraId="4778CE5C" w14:textId="77777777" w:rsidR="0089025C" w:rsidRDefault="0089025C" w:rsidP="0082304E">
      <w:pPr>
        <w:pStyle w:val="Heading4"/>
      </w:pPr>
      <w:r>
        <w:t>The Gospel Response for the Four Incorporeal Beasts</w:t>
      </w:r>
    </w:p>
    <w:p w14:paraId="00917C43" w14:textId="77777777" w:rsidR="0089025C" w:rsidRPr="00C14556" w:rsidRDefault="0089025C" w:rsidP="00C14556">
      <w:pPr>
        <w:pStyle w:val="Rubric"/>
      </w:pPr>
      <w:r>
        <w:t>The last verse of the Doxology may be inserted into the Annual Gospel Response.</w:t>
      </w:r>
    </w:p>
    <w:p w14:paraId="0F7BBC47" w14:textId="64E5840F"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626" w:name="_Toc459399359"/>
      <w:r>
        <w:t>May 7 / Pashons 12: Also the Consecration of the Church of St. Demiana</w:t>
      </w:r>
      <w:bookmarkEnd w:id="1626"/>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025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025C">
        <w:rPr>
          <w:noProof/>
        </w:rPr>
        <w:t>782</w:t>
      </w:r>
      <w:r w:rsidR="002409EF">
        <w:fldChar w:fldCharType="end"/>
      </w:r>
      <w:r>
        <w:t>.</w:t>
      </w:r>
    </w:p>
    <w:p w14:paraId="3E105B3E" w14:textId="77777777" w:rsidR="00220DFD" w:rsidRDefault="00220DFD" w:rsidP="00220DFD">
      <w:pPr>
        <w:pStyle w:val="Heading3"/>
      </w:pPr>
      <w:bookmarkStart w:id="1627" w:name="_Toc459399360"/>
      <w:r>
        <w:t>May 8 / Pashons 13 St. Junia of the Seventy Two Disciples</w:t>
      </w:r>
      <w:bookmarkEnd w:id="1627"/>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D1738E1" w14:textId="77777777" w:rsidR="00220DFD" w:rsidRDefault="00220DFD" w:rsidP="00220DFD">
      <w:pPr>
        <w:pStyle w:val="Heading3"/>
      </w:pPr>
      <w:bookmarkStart w:id="1628" w:name="_Toc459399361"/>
      <w:r>
        <w:t xml:space="preserve">May 8 / Pashons 13 Also St. </w:t>
      </w:r>
      <w:commentRangeStart w:id="1629"/>
      <w:r>
        <w:t>Arsenius</w:t>
      </w:r>
      <w:commentRangeEnd w:id="1629"/>
      <w:r>
        <w:rPr>
          <w:rStyle w:val="CommentReference"/>
          <w:rFonts w:eastAsiaTheme="minorHAnsi" w:cstheme="minorBidi"/>
          <w:b w:val="0"/>
          <w:bCs w:val="0"/>
        </w:rPr>
        <w:commentReference w:id="1629"/>
      </w:r>
      <w:bookmarkEnd w:id="1628"/>
    </w:p>
    <w:p w14:paraId="2EEE01C8" w14:textId="77777777" w:rsidR="00220DFD" w:rsidRDefault="00220DFD" w:rsidP="00220DFD">
      <w:pPr>
        <w:pStyle w:val="Heading4"/>
      </w:pPr>
      <w:bookmarkStart w:id="1630" w:name="_Ref434490892"/>
      <w:r>
        <w:t>The Doxology</w:t>
      </w:r>
      <w:r w:rsidR="00810F04">
        <w:t xml:space="preserve"> for St. Arsenius</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31" w:name="_Toc459399362"/>
      <w:r>
        <w:t>May 9 / Pashons 14: St. Pachomius</w:t>
      </w:r>
      <w:bookmarkEnd w:id="1631"/>
    </w:p>
    <w:p w14:paraId="1731E46B" w14:textId="77777777" w:rsidR="00C30529" w:rsidRDefault="00C30529" w:rsidP="00C30529">
      <w:pPr>
        <w:pStyle w:val="Heading4"/>
      </w:pPr>
      <w:bookmarkStart w:id="1632" w:name="_Ref434491150"/>
      <w:r>
        <w:t>The Doxology</w:t>
      </w:r>
      <w:r w:rsidR="00810F04">
        <w:t xml:space="preserve"> for St. Pachomius</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3" w:name="_Toc459399363"/>
      <w:r>
        <w:t>May 11 / Pashons 16: Commemoration of St. John the Evangelist</w:t>
      </w:r>
      <w:bookmarkEnd w:id="1633"/>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025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025C">
        <w:rPr>
          <w:noProof/>
        </w:rPr>
        <w:t>727</w:t>
      </w:r>
      <w:r w:rsidR="002409EF">
        <w:fldChar w:fldCharType="end"/>
      </w:r>
      <w:r>
        <w:t>.</w:t>
      </w:r>
    </w:p>
    <w:p w14:paraId="194D23B6" w14:textId="77777777" w:rsidR="005329C1" w:rsidRDefault="005329C1" w:rsidP="005329C1">
      <w:pPr>
        <w:pStyle w:val="Heading3"/>
      </w:pPr>
      <w:bookmarkStart w:id="1634" w:name="_Toc459399364"/>
      <w:r>
        <w:t>May 16 / Pashons 21: Commemoration of the Theotokos</w:t>
      </w:r>
      <w:bookmarkEnd w:id="1634"/>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950977D" w14:textId="77777777" w:rsidR="00160DE3" w:rsidRDefault="00160DE3" w:rsidP="00160DE3">
      <w:pPr>
        <w:pStyle w:val="Heading3"/>
      </w:pPr>
      <w:bookmarkStart w:id="1635" w:name="_Toc459399365"/>
      <w:r>
        <w:t xml:space="preserve">May 17 / Pashons 22: Departure of St. Andronicus the </w:t>
      </w:r>
      <w:r w:rsidR="00191A26">
        <w:t>Disciple</w:t>
      </w:r>
      <w:bookmarkEnd w:id="1635"/>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E2A1C06" w14:textId="77777777" w:rsidR="00495F1A" w:rsidRDefault="00C30529" w:rsidP="00495F1A">
      <w:pPr>
        <w:pStyle w:val="Heading3"/>
      </w:pPr>
      <w:bookmarkStart w:id="1636" w:name="_Toc459399366"/>
      <w:r>
        <w:t xml:space="preserve">May 19 / Pashons 24: </w:t>
      </w:r>
      <w:r w:rsidR="00495F1A">
        <w:t>The Entrance into Egypt</w:t>
      </w:r>
      <w:bookmarkEnd w:id="1617"/>
      <w:bookmarkEnd w:id="1616"/>
      <w:bookmarkEnd w:id="1615"/>
      <w:bookmarkEnd w:id="1636"/>
    </w:p>
    <w:p w14:paraId="608201BF" w14:textId="77777777" w:rsidR="00C30529" w:rsidRDefault="00C30529" w:rsidP="00C30529">
      <w:pPr>
        <w:pStyle w:val="Heading4"/>
      </w:pPr>
      <w:bookmarkStart w:id="1637" w:name="_Ref434477906"/>
      <w:r>
        <w:t>The Doxology</w:t>
      </w:r>
      <w:r w:rsidR="00E21EA3">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8" w:name="_Ref434476089"/>
      <w:r>
        <w:t>The Psali Adam</w:t>
      </w:r>
      <w:r w:rsidR="006C1B94">
        <w:t xml:space="preserve"> for the Entrance into Egypt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9" w:name="_Ref434476112"/>
      <w:r>
        <w:t>The Psali Batos</w:t>
      </w:r>
      <w:r w:rsidR="006C1B94">
        <w:t xml:space="preserve"> for the Entrance into Egypt</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40"/>
            <w:r>
              <w:t>approached</w:t>
            </w:r>
            <w:commentRangeEnd w:id="1640"/>
            <w:r>
              <w:rPr>
                <w:rStyle w:val="CommentReference"/>
              </w:rPr>
              <w:commentReference w:id="164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41"/>
            <w:r>
              <w:t xml:space="preserve">Ⲫⲱⲕ </w:t>
            </w:r>
            <w:commentRangeEnd w:id="1641"/>
            <w:r>
              <w:rPr>
                <w:rStyle w:val="CommentReference"/>
                <w:rFonts w:ascii="Times New Roman" w:hAnsi="Times New Roman"/>
              </w:rPr>
              <w:commentReference w:id="164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2" w:name="_Toc459399367"/>
      <w:r>
        <w:t>May 19 / Pashons 24: Also, St. Pashnouni, the Monk and Martyr</w:t>
      </w:r>
      <w:bookmarkEnd w:id="1642"/>
    </w:p>
    <w:p w14:paraId="408F0E44" w14:textId="77777777" w:rsidR="00A055D8" w:rsidRDefault="00A055D8" w:rsidP="00A055D8">
      <w:pPr>
        <w:pStyle w:val="Heading4"/>
      </w:pPr>
      <w:bookmarkStart w:id="1643" w:name="_Ref434491429"/>
      <w:r>
        <w:t>The Doxology</w:t>
      </w:r>
      <w:r w:rsidR="00810F04">
        <w:t xml:space="preserve"> for St. Pashnouni</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4" w:name="_Toc459399368"/>
      <w:r>
        <w:t xml:space="preserve">May 21 / Pashons 26: </w:t>
      </w:r>
      <w:r w:rsidR="00072324">
        <w:t>Martyrdom of St. Thomas the Apostle</w:t>
      </w:r>
      <w:bookmarkEnd w:id="1644"/>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401C91D" w14:textId="77777777" w:rsidR="007A6E4F" w:rsidRDefault="007A6E4F" w:rsidP="00160DE3">
      <w:pPr>
        <w:pStyle w:val="Heading3"/>
      </w:pPr>
      <w:bookmarkStart w:id="1645" w:name="_Toc459399369"/>
      <w:r>
        <w:t>May 22 / Pashons 27: St. Thomas the Anchorite</w:t>
      </w:r>
      <w:bookmarkEnd w:id="1645"/>
    </w:p>
    <w:p w14:paraId="638D349A" w14:textId="77777777" w:rsidR="007A6E4F" w:rsidRDefault="007A6E4F" w:rsidP="007A6E4F">
      <w:pPr>
        <w:pStyle w:val="Heading4"/>
      </w:pPr>
      <w:bookmarkStart w:id="1646" w:name="_Ref434490403"/>
      <w:r>
        <w:t>The Doxology</w:t>
      </w:r>
      <w:r w:rsidR="00B46E6E">
        <w:t xml:space="preserve"> for St. Thomas the Anchorite</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7"/>
            <w:r>
              <w:t>Like amber</w:t>
            </w:r>
          </w:p>
          <w:p w14:paraId="2CE5E879" w14:textId="77777777" w:rsidR="007A6E4F" w:rsidRDefault="007A6E4F" w:rsidP="007A6E4F">
            <w:pPr>
              <w:pStyle w:val="EngHangEnd"/>
            </w:pPr>
            <w:r>
              <w:t>Spreading in paradise.</w:t>
            </w:r>
            <w:commentRangeEnd w:id="1647"/>
            <w:r>
              <w:rPr>
                <w:rStyle w:val="CommentReference"/>
                <w:rFonts w:ascii="Times New Roman" w:eastAsiaTheme="minorHAnsi" w:hAnsi="Times New Roman" w:cstheme="minorBidi"/>
                <w:color w:val="auto"/>
              </w:rPr>
              <w:commentReference w:id="164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8" w:name="_Toc459399370"/>
      <w:r>
        <w:t>May 24 (25) / Pashons 29: Commemoration of the Annunciation, Nativity, and Resurrection on the 29</w:t>
      </w:r>
      <w:r w:rsidRPr="00C0205C">
        <w:rPr>
          <w:vertAlign w:val="superscript"/>
        </w:rPr>
        <w:t>th</w:t>
      </w:r>
      <w:r>
        <w:t xml:space="preserve"> of Every Month</w:t>
      </w:r>
      <w:bookmarkEnd w:id="1648"/>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5949E7" w14:textId="702B32CB" w:rsidR="00D552F6" w:rsidRDefault="00D552F6" w:rsidP="00D552F6">
      <w:pPr>
        <w:pStyle w:val="Heading3"/>
      </w:pPr>
      <w:bookmarkStart w:id="1649" w:name="_Toc459399371"/>
      <w:r>
        <w:t xml:space="preserve">May 24 (25) / Pashons 29: Also St. </w:t>
      </w:r>
      <w:r w:rsidR="00F525F0">
        <w:t>Simeon</w:t>
      </w:r>
      <w:r>
        <w:t xml:space="preserve"> the Stylite</w:t>
      </w:r>
      <w:bookmarkEnd w:id="1649"/>
    </w:p>
    <w:p w14:paraId="6BC6625E" w14:textId="07CBC558" w:rsidR="00F525F0" w:rsidRPr="00F525F0" w:rsidRDefault="00F525F0" w:rsidP="00F525F0">
      <w:pPr>
        <w:pStyle w:val="Heading4"/>
      </w:pPr>
      <w:bookmarkStart w:id="1650" w:name="_Ref439328220"/>
      <w:r>
        <w:t>The Doxology for St. Simeon the Stylite</w:t>
      </w:r>
      <w:r w:rsidR="00BD2B3F">
        <w:rPr>
          <w:rStyle w:val="FootnoteReference"/>
        </w:rPr>
        <w:footnoteReference w:id="988"/>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51" w:name="_Toc459399372"/>
      <w:r>
        <w:t>May 25 / Pashons 30: Departure of St. Fournous the Disciple</w:t>
      </w:r>
      <w:bookmarkEnd w:id="1651"/>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FCC02EA" w14:textId="77777777" w:rsidR="00F26510" w:rsidRDefault="00F26510" w:rsidP="00F26510">
      <w:pPr>
        <w:pStyle w:val="Heading3"/>
      </w:pPr>
      <w:bookmarkStart w:id="1652" w:name="_Toc459399373"/>
      <w:r>
        <w:t>May 27 / Paoni 2: St. Commemoration of the Appearance of the Bodies of St. John the Baptist and Elisha the Prophet</w:t>
      </w:r>
      <w:bookmarkEnd w:id="1652"/>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7D3D9074" w14:textId="77777777" w:rsidR="00601ED3" w:rsidRDefault="00601ED3" w:rsidP="00601ED3">
      <w:pPr>
        <w:pStyle w:val="Heading3"/>
      </w:pPr>
      <w:bookmarkStart w:id="1653" w:name="_Toc459399374"/>
      <w:r>
        <w:t>May 28 / Paoni 3: Consecration of St. George’s Church</w:t>
      </w:r>
      <w:bookmarkEnd w:id="1653"/>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025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025C">
        <w:rPr>
          <w:noProof/>
        </w:rPr>
        <w:t>820</w:t>
      </w:r>
      <w:r w:rsidR="002409EF">
        <w:fldChar w:fldCharType="end"/>
      </w:r>
      <w:r>
        <w:t>.</w:t>
      </w:r>
    </w:p>
    <w:p w14:paraId="2D4ABA3A" w14:textId="77777777" w:rsidR="00C30529" w:rsidRDefault="00C30529" w:rsidP="00C30529">
      <w:pPr>
        <w:pStyle w:val="Heading3"/>
      </w:pPr>
      <w:bookmarkStart w:id="1654" w:name="_Toc459399375"/>
      <w:r>
        <w:t xml:space="preserve">May 28 / Paoni 3: </w:t>
      </w:r>
      <w:r w:rsidR="00601ED3">
        <w:t xml:space="preserve">Also </w:t>
      </w:r>
      <w:r>
        <w:t>St. Abraam of Fayyoum</w:t>
      </w:r>
      <w:bookmarkEnd w:id="1654"/>
    </w:p>
    <w:p w14:paraId="26D71FAF" w14:textId="77777777" w:rsidR="00C30529" w:rsidRDefault="00C30529" w:rsidP="00C30529">
      <w:pPr>
        <w:pStyle w:val="Heading4"/>
      </w:pPr>
      <w:bookmarkStart w:id="1655" w:name="_Ref434492469"/>
      <w:r>
        <w:t>The Doxology</w:t>
      </w:r>
      <w:r w:rsidR="00B82753">
        <w:t xml:space="preserve"> for St. Abraam of Fayyoum</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9" w:name="_Toc459399376"/>
      <w:r>
        <w:t>May 30 / Paoni 5: Consecration of the Church of St. Victor</w:t>
      </w:r>
      <w:bookmarkEnd w:id="1659"/>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025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025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60" w:name="_Toc410196217"/>
      <w:bookmarkStart w:id="1661" w:name="_Toc410196459"/>
      <w:bookmarkStart w:id="1662" w:name="_Toc410196961"/>
      <w:bookmarkStart w:id="1663" w:name="_Toc459399210"/>
      <w:bookmarkStart w:id="1664" w:name="June"/>
      <w:bookmarkEnd w:id="1613"/>
      <w:r>
        <w:t>June</w:t>
      </w:r>
      <w:bookmarkEnd w:id="1660"/>
      <w:bookmarkEnd w:id="1661"/>
      <w:bookmarkEnd w:id="1662"/>
      <w:r w:rsidR="00C30529">
        <w:t xml:space="preserve"> or </w:t>
      </w:r>
      <w:r w:rsidR="00C30529">
        <w:rPr>
          <w:rFonts w:ascii="FreeSerifAvvaShenouda" w:hAnsi="FreeSerifAvvaShenouda" w:cs="FreeSerifAvvaShenouda"/>
        </w:rPr>
        <w:t>Ⲡⲁⲱⲛⲉ</w:t>
      </w:r>
      <w:bookmarkEnd w:id="1663"/>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89025C">
              <w:rPr>
                <w:noProof/>
                <w:webHidden/>
              </w:rPr>
              <w:t>848</w:t>
            </w:r>
            <w:r w:rsidR="00513E2D">
              <w:rPr>
                <w:noProof/>
                <w:webHidden/>
              </w:rPr>
              <w:fldChar w:fldCharType="end"/>
            </w:r>
          </w:hyperlink>
        </w:p>
        <w:p w14:paraId="1D727B0E" w14:textId="1705C1AD" w:rsidR="00513E2D" w:rsidRDefault="00C96D10">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89025C">
              <w:rPr>
                <w:noProof/>
                <w:webHidden/>
              </w:rPr>
              <w:t>855</w:t>
            </w:r>
            <w:r w:rsidR="00513E2D">
              <w:rPr>
                <w:noProof/>
                <w:webHidden/>
              </w:rPr>
              <w:fldChar w:fldCharType="end"/>
            </w:r>
          </w:hyperlink>
        </w:p>
        <w:p w14:paraId="4BE77950" w14:textId="093004CE" w:rsidR="00513E2D" w:rsidRDefault="00C96D10">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89025C">
              <w:rPr>
                <w:noProof/>
                <w:webHidden/>
              </w:rPr>
              <w:t>856</w:t>
            </w:r>
            <w:r w:rsidR="00513E2D">
              <w:rPr>
                <w:noProof/>
                <w:webHidden/>
              </w:rPr>
              <w:fldChar w:fldCharType="end"/>
            </w:r>
          </w:hyperlink>
        </w:p>
        <w:p w14:paraId="0A25D8DE" w14:textId="1995E1D6" w:rsidR="00513E2D" w:rsidRDefault="00C96D10">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89025C">
              <w:rPr>
                <w:noProof/>
                <w:webHidden/>
              </w:rPr>
              <w:t>857</w:t>
            </w:r>
            <w:r w:rsidR="00513E2D">
              <w:rPr>
                <w:noProof/>
                <w:webHidden/>
              </w:rPr>
              <w:fldChar w:fldCharType="end"/>
            </w:r>
          </w:hyperlink>
        </w:p>
        <w:p w14:paraId="68FD7837" w14:textId="40160557" w:rsidR="00513E2D" w:rsidRDefault="00C96D10">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5EF9BF54" w14:textId="168BE99C" w:rsidR="00513E2D" w:rsidRDefault="00C96D10">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2E2DE231" w14:textId="29F8E1FA" w:rsidR="00513E2D" w:rsidRDefault="00C96D10">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314B4220" w14:textId="01C80CA1" w:rsidR="00513E2D" w:rsidRDefault="00C96D10">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2F3494AD" w14:textId="77DDBEE7" w:rsidR="00513E2D" w:rsidRDefault="00C96D10">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F387C87" w14:textId="22CFF863" w:rsidR="00513E2D" w:rsidRDefault="00C96D10">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50E0C0E" w14:textId="75DE2F4B" w:rsidR="00513E2D" w:rsidRDefault="00C96D10">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F133BB" w14:textId="2DD0239A" w:rsidR="00513E2D" w:rsidRDefault="00C96D10">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6E5A3AB6" w14:textId="09CE3A09" w:rsidR="00513E2D" w:rsidRDefault="00C96D10">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68B57A6" w14:textId="3D22CA12" w:rsidR="00513E2D" w:rsidRDefault="00C96D10">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7AAE34C5" w14:textId="22B6FF87" w:rsidR="00513E2D" w:rsidRDefault="00C96D10">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82B75FC" w14:textId="771A2473" w:rsidR="00513E2D" w:rsidRDefault="00C96D10">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5A0750" w14:textId="1D74A8A8" w:rsidR="00513E2D" w:rsidRDefault="00C96D10">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6D73578" w14:textId="341B02DA" w:rsidR="00513E2D" w:rsidRDefault="00C96D10">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92B1948" w14:textId="10A8949D" w:rsidR="00513E2D" w:rsidRDefault="00C96D10">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575AD16" w14:textId="4E23D226" w:rsidR="00513E2D" w:rsidRDefault="00C96D10">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89025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5" w:name="_Toc459399377"/>
      <w:r>
        <w:t>The Apostles' Fast</w:t>
      </w:r>
      <w:bookmarkEnd w:id="1665"/>
    </w:p>
    <w:p w14:paraId="06362FF7" w14:textId="77777777" w:rsidR="00654C55" w:rsidRDefault="00654C55" w:rsidP="00654C55">
      <w:pPr>
        <w:pStyle w:val="Heading4"/>
      </w:pPr>
      <w:bookmarkStart w:id="1666" w:name="_Ref434476183"/>
      <w:r>
        <w:t>The Psali Adam</w:t>
      </w:r>
      <w:r w:rsidR="006C1B94">
        <w:t xml:space="preserve"> for the Apostles’ Fast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7" w:name="_Ref434476204"/>
      <w:r>
        <w:t>The Psali Batos</w:t>
      </w:r>
      <w:r w:rsidR="006C1B94">
        <w:t xml:space="preserve"> for the Apostles’ Fast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8"/>
            <w:r>
              <w:t xml:space="preserve">the </w:t>
            </w:r>
            <w:commentRangeEnd w:id="1668"/>
            <w:r>
              <w:rPr>
                <w:rStyle w:val="CommentReference"/>
              </w:rPr>
              <w:commentReference w:id="166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9" w:name="_Toc459399378"/>
      <w:r>
        <w:t>June 6 / Paoni 12: Commemoration of Archangel Michael</w:t>
      </w:r>
      <w:bookmarkEnd w:id="1669"/>
    </w:p>
    <w:p w14:paraId="07E7A0F4"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17C8C6" w14:textId="77777777" w:rsidTr="0082304E">
        <w:trPr>
          <w:cantSplit/>
          <w:jc w:val="center"/>
        </w:trPr>
        <w:tc>
          <w:tcPr>
            <w:tcW w:w="288" w:type="dxa"/>
          </w:tcPr>
          <w:p w14:paraId="5C166D68" w14:textId="77777777" w:rsidR="0089025C" w:rsidRDefault="0089025C" w:rsidP="0082304E">
            <w:pPr>
              <w:pStyle w:val="CopticCross"/>
            </w:pPr>
          </w:p>
        </w:tc>
        <w:tc>
          <w:tcPr>
            <w:tcW w:w="3960" w:type="dxa"/>
          </w:tcPr>
          <w:p w14:paraId="63701488" w14:textId="77777777" w:rsidR="0089025C" w:rsidRDefault="0089025C" w:rsidP="00C83ECE">
            <w:pPr>
              <w:pStyle w:val="EngHang"/>
            </w:pPr>
            <w:r>
              <w:t>Through the intercessions</w:t>
            </w:r>
          </w:p>
          <w:p w14:paraId="5DD098DF" w14:textId="77777777" w:rsidR="0089025C" w:rsidRDefault="0089025C" w:rsidP="00C83ECE">
            <w:pPr>
              <w:pStyle w:val="EngHang"/>
            </w:pPr>
            <w:r>
              <w:t>Of the Four Incorporeal Beasts,</w:t>
            </w:r>
          </w:p>
          <w:p w14:paraId="26857955" w14:textId="77777777" w:rsidR="0089025C" w:rsidRDefault="0089025C" w:rsidP="00C83ECE">
            <w:pPr>
              <w:pStyle w:val="EngHang"/>
            </w:pPr>
            <w:r>
              <w:t>The ministering flames of fire,</w:t>
            </w:r>
          </w:p>
          <w:p w14:paraId="698C6EF1" w14:textId="77777777" w:rsidR="0089025C" w:rsidRDefault="0089025C" w:rsidP="0082304E">
            <w:pPr>
              <w:pStyle w:val="EngHangEnd"/>
            </w:pPr>
            <w:r>
              <w:t>O Lord, grant us the forgiveness of our sins.</w:t>
            </w:r>
          </w:p>
        </w:tc>
        <w:tc>
          <w:tcPr>
            <w:tcW w:w="288" w:type="dxa"/>
          </w:tcPr>
          <w:p w14:paraId="4B89152D" w14:textId="77777777" w:rsidR="0089025C" w:rsidRDefault="0089025C" w:rsidP="0082304E"/>
        </w:tc>
        <w:tc>
          <w:tcPr>
            <w:tcW w:w="288" w:type="dxa"/>
          </w:tcPr>
          <w:p w14:paraId="64FE4253" w14:textId="77777777" w:rsidR="0089025C" w:rsidRDefault="0089025C" w:rsidP="0082304E">
            <w:pPr>
              <w:pStyle w:val="CopticCross"/>
            </w:pPr>
          </w:p>
        </w:tc>
        <w:tc>
          <w:tcPr>
            <w:tcW w:w="3960" w:type="dxa"/>
          </w:tcPr>
          <w:p w14:paraId="09436856" w14:textId="77777777" w:rsidR="0089025C" w:rsidRDefault="0089025C" w:rsidP="00C83ECE">
            <w:pPr>
              <w:pStyle w:val="CopticVersemulti-line"/>
            </w:pPr>
            <w:r>
              <w:t>Ϩⲓⲧⲉⲛ ⲛⲓⲡ̀ⲣⲉⲥⲃⲓⲁ̀</w:t>
            </w:r>
          </w:p>
          <w:p w14:paraId="7A065A38" w14:textId="77777777" w:rsidR="0089025C" w:rsidRDefault="0089025C" w:rsidP="00C83ECE">
            <w:pPr>
              <w:pStyle w:val="CopticVersemulti-line"/>
            </w:pPr>
            <w:r>
              <w:t>ⲛ̀ⲧⲉ ⲡⲓϥ̀ⲧⲟⲩ ⲛ̀ⲍⲱⲟⲛ ⲛ̀ⲁⲥⲱⲙⲁⲧⲟⲥ</w:t>
            </w:r>
          </w:p>
          <w:p w14:paraId="60C01246" w14:textId="77777777" w:rsidR="0089025C" w:rsidRDefault="0089025C" w:rsidP="00C83ECE">
            <w:pPr>
              <w:pStyle w:val="CopticVersemulti-line"/>
            </w:pPr>
            <w:r>
              <w:t>ⲛ̀ⲗⲓⲧⲟⲩⲣⲅⲟⲥ ⲛ̀ϣⲁϩ ⲛ̀ⲭ̀ⲣⲟⲙ:</w:t>
            </w:r>
          </w:p>
          <w:p w14:paraId="4389F20E" w14:textId="77777777" w:rsidR="0089025C" w:rsidRPr="00C35319" w:rsidRDefault="0089025C" w:rsidP="00C83ECE">
            <w:pPr>
              <w:pStyle w:val="CopticHangingVerse"/>
            </w:pPr>
            <w:r>
              <w:t>Ⲡϭⲟⲓⲥ ⲁⲣⲓϩ̀ⲙⲟⲧ ⲛⲁⲛ ⲙ̀ⲡⲓⲭⲱ ⲉ̀ⲃⲟⲗ ⲛ̀ⲧⲉ ⲛⲉⲛⲛⲟⲃⲓ.</w:t>
            </w:r>
          </w:p>
        </w:tc>
      </w:tr>
    </w:tbl>
    <w:p w14:paraId="117E049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74227C" w14:textId="77777777" w:rsidTr="00C83ECE">
        <w:trPr>
          <w:cantSplit/>
          <w:jc w:val="center"/>
        </w:trPr>
        <w:tc>
          <w:tcPr>
            <w:tcW w:w="288" w:type="dxa"/>
          </w:tcPr>
          <w:p w14:paraId="2A81B75E" w14:textId="77777777" w:rsidR="0089025C" w:rsidRDefault="0089025C" w:rsidP="00C83ECE">
            <w:pPr>
              <w:pStyle w:val="CopticCross"/>
            </w:pPr>
          </w:p>
        </w:tc>
        <w:tc>
          <w:tcPr>
            <w:tcW w:w="3960" w:type="dxa"/>
          </w:tcPr>
          <w:p w14:paraId="4D646DAF" w14:textId="77777777" w:rsidR="0089025C" w:rsidRDefault="0089025C" w:rsidP="00C83ECE">
            <w:pPr>
              <w:pStyle w:val="EngHang"/>
            </w:pPr>
            <w:r>
              <w:t>Hail to the four incorporeal living beasts,</w:t>
            </w:r>
          </w:p>
          <w:p w14:paraId="20D0B8EE" w14:textId="77777777" w:rsidR="0089025C" w:rsidRDefault="0089025C" w:rsidP="00C83ECE">
            <w:pPr>
              <w:pStyle w:val="EngHang"/>
            </w:pPr>
            <w:r>
              <w:t>Carrying the throne of God,</w:t>
            </w:r>
          </w:p>
          <w:p w14:paraId="02533A96" w14:textId="77777777" w:rsidR="0089025C" w:rsidRDefault="0089025C" w:rsidP="00C83ECE">
            <w:pPr>
              <w:pStyle w:val="EngHang"/>
            </w:pPr>
            <w:r>
              <w:t>A lion’s face, and a calf’s face,</w:t>
            </w:r>
          </w:p>
          <w:p w14:paraId="4DFB41D7" w14:textId="77777777" w:rsidR="0089025C" w:rsidRDefault="0089025C" w:rsidP="00C83ECE">
            <w:pPr>
              <w:pStyle w:val="EngHangEnd"/>
            </w:pPr>
            <w:r>
              <w:t>A man’s face, and an eagle’s face.</w:t>
            </w:r>
          </w:p>
        </w:tc>
        <w:tc>
          <w:tcPr>
            <w:tcW w:w="288" w:type="dxa"/>
          </w:tcPr>
          <w:p w14:paraId="3B19BB89" w14:textId="77777777" w:rsidR="0089025C" w:rsidRDefault="0089025C" w:rsidP="00C83ECE"/>
        </w:tc>
        <w:tc>
          <w:tcPr>
            <w:tcW w:w="288" w:type="dxa"/>
          </w:tcPr>
          <w:p w14:paraId="653C4CDC" w14:textId="77777777" w:rsidR="0089025C" w:rsidRDefault="0089025C" w:rsidP="00C83ECE">
            <w:pPr>
              <w:pStyle w:val="CopticCross"/>
            </w:pPr>
          </w:p>
        </w:tc>
        <w:tc>
          <w:tcPr>
            <w:tcW w:w="3960" w:type="dxa"/>
          </w:tcPr>
          <w:p w14:paraId="555D88CF" w14:textId="77777777" w:rsidR="0089025C" w:rsidRDefault="0089025C" w:rsidP="00C83ECE">
            <w:pPr>
              <w:pStyle w:val="CopticVersemulti-line"/>
            </w:pPr>
            <w:r>
              <w:t>Ⲭⲉⲣⲉ ⲡⲓϥ̀ⲧⲟⲩ ⲛ̀ⲍⲱⲟⲛ ⲛ̀ⲁ̀ⲥⲱⲙⲁⲧⲟⲥ:</w:t>
            </w:r>
          </w:p>
          <w:p w14:paraId="005654D4" w14:textId="77777777" w:rsidR="0089025C" w:rsidRDefault="0089025C" w:rsidP="00C83ECE">
            <w:pPr>
              <w:pStyle w:val="CopticVersemulti-line"/>
            </w:pPr>
            <w:r>
              <w:t>ⲉⲧϥⲁⲓ ϧⲁ ⲡⲓϩⲁⲣⲙⲁ ⲛ̀ⲧⲉ Ⲫϯ:</w:t>
            </w:r>
          </w:p>
          <w:p w14:paraId="0B010483" w14:textId="77777777" w:rsidR="0089025C" w:rsidRDefault="0089025C" w:rsidP="00C83ECE">
            <w:pPr>
              <w:pStyle w:val="CopticVersemulti-line"/>
            </w:pPr>
            <w:r>
              <w:t>ⲟⲩϩⲟ ⲙ̀ⲙⲟⲩⲓ̀ ⲛⲉⲙ ⲟⲩϩⲟ ⲙ̀ⲙⲁⲥⲓ:</w:t>
            </w:r>
          </w:p>
          <w:p w14:paraId="4116D19C" w14:textId="77777777" w:rsidR="0089025C" w:rsidRPr="00C35319" w:rsidRDefault="0089025C" w:rsidP="00C83ECE">
            <w:pPr>
              <w:pStyle w:val="CopticHangingVerse"/>
            </w:pPr>
            <w:r>
              <w:t>ⲛⲉⲙ ⲟⲩϩⲟ ⲛ̀ⲣⲱⲙⲓ ⲛⲉⲙ ⲟⲩϩⲟ ⲛ̀ⲁ̀ⲏ̀ⲧⲟⲥ.</w:t>
            </w:r>
          </w:p>
        </w:tc>
      </w:tr>
    </w:tbl>
    <w:p w14:paraId="395BAAEA" w14:textId="77777777" w:rsidR="0089025C" w:rsidRDefault="0089025C" w:rsidP="0082304E">
      <w:pPr>
        <w:pStyle w:val="Heading4"/>
      </w:pPr>
      <w:r>
        <w:t>The Gospel Response for the Four Incorporeal Beasts</w:t>
      </w:r>
    </w:p>
    <w:p w14:paraId="0CB8B1DF" w14:textId="77777777" w:rsidR="0089025C" w:rsidRPr="00C14556" w:rsidRDefault="0089025C" w:rsidP="00C14556">
      <w:pPr>
        <w:pStyle w:val="Rubric"/>
      </w:pPr>
      <w:r>
        <w:t>The last verse of the Doxology may be inserted into the Annual Gospel Response.</w:t>
      </w:r>
    </w:p>
    <w:p w14:paraId="1BB435AB" w14:textId="1C5F6565"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70" w:name="_Toc459399379"/>
      <w:r>
        <w:t>June 7 / Paoni 13: Archangel Gabriel</w:t>
      </w:r>
      <w:r w:rsidR="00D31016">
        <w:t>, the Evangelist of Daniel</w:t>
      </w:r>
      <w:bookmarkEnd w:id="1670"/>
    </w:p>
    <w:p w14:paraId="00F4ACC1" w14:textId="77777777" w:rsidR="00595AF3" w:rsidRPr="00980D99" w:rsidRDefault="00595AF3" w:rsidP="00595AF3">
      <w:pPr>
        <w:pStyle w:val="Heading4"/>
      </w:pPr>
      <w:bookmarkStart w:id="1671" w:name="_Ref434488149"/>
      <w:r>
        <w:t>The Doxology</w:t>
      </w:r>
      <w:r w:rsidR="00B46E6E">
        <w:t xml:space="preserve"> for Archangel Gabriel, the Evangelist of Daniel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9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9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9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2" w:name="_Ref434564551"/>
      <w:bookmarkStart w:id="1673" w:name="_Toc459399380"/>
      <w:r>
        <w:t>June 8 / Paoni 14: Sts. Apakir and John</w:t>
      </w:r>
      <w:bookmarkEnd w:id="1672"/>
      <w:bookmarkEnd w:id="1673"/>
    </w:p>
    <w:p w14:paraId="25CBD4EF" w14:textId="77777777" w:rsidR="006A0D7C" w:rsidRPr="00980D99" w:rsidRDefault="006A0D7C" w:rsidP="006A0D7C">
      <w:pPr>
        <w:pStyle w:val="Heading4"/>
      </w:pPr>
      <w:bookmarkStart w:id="1674" w:name="_Ref434489722"/>
      <w:r>
        <w:t>The Doxology</w:t>
      </w:r>
      <w:r w:rsidR="00B46E6E">
        <w:t xml:space="preserve"> for Sts. Apakir and John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5" w:name="_Toc459399381"/>
      <w:r>
        <w:rPr>
          <w:lang w:val="en-US"/>
        </w:rPr>
        <w:t>June 9 / Paoni 15: Handing over of St. Mark's Relics</w:t>
      </w:r>
      <w:bookmarkEnd w:id="1675"/>
    </w:p>
    <w:p w14:paraId="12A16B61" w14:textId="77777777" w:rsidR="00980D99" w:rsidRDefault="00980D99" w:rsidP="00980D99">
      <w:pPr>
        <w:pStyle w:val="Heading3"/>
        <w:rPr>
          <w:lang w:val="en-US"/>
        </w:rPr>
      </w:pPr>
      <w:bookmarkStart w:id="1676" w:name="_Toc459399382"/>
      <w:r>
        <w:rPr>
          <w:lang w:val="en-US"/>
        </w:rPr>
        <w:t>June 11 / Paoni 17: Return of St. Mark's Relics</w:t>
      </w:r>
      <w:bookmarkEnd w:id="1676"/>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025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025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7" w:name="_Toc459399383"/>
      <w:r>
        <w:rPr>
          <w:lang w:val="en-US"/>
        </w:rPr>
        <w:t>June 13 / Paoni 19: Martyrdom of St. George of Zahim</w:t>
      </w:r>
      <w:bookmarkEnd w:id="1677"/>
    </w:p>
    <w:p w14:paraId="4EBBC2F1" w14:textId="77777777" w:rsidR="006D27E4" w:rsidRPr="00980D99" w:rsidRDefault="006D27E4" w:rsidP="006D27E4">
      <w:pPr>
        <w:pStyle w:val="Heading4"/>
      </w:pPr>
      <w:bookmarkStart w:id="1678" w:name="_Ref434489925"/>
      <w:r>
        <w:t>The Doxology</w:t>
      </w:r>
      <w:r w:rsidR="00B46E6E">
        <w:t xml:space="preserve"> for St. George of Zahim</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9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9" w:name="_Toc459399384"/>
      <w:r>
        <w:t>June 15 / Paoni 21: Commemoration of the Theotokos</w:t>
      </w:r>
      <w:bookmarkEnd w:id="1679"/>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EECE7CB" w14:textId="77777777" w:rsidR="00027E5B" w:rsidRDefault="00027E5B" w:rsidP="00027E5B">
      <w:pPr>
        <w:pStyle w:val="Heading3"/>
      </w:pPr>
      <w:bookmarkStart w:id="1680" w:name="_Toc459399385"/>
      <w:r>
        <w:t>June 16 / Paoni 22: Consecration of a Church of St. Cosmas and Damian, Their Brothers and Their Mother</w:t>
      </w:r>
      <w:bookmarkEnd w:id="1680"/>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025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025C">
        <w:rPr>
          <w:noProof/>
        </w:rPr>
        <w:t>654</w:t>
      </w:r>
      <w:r w:rsidR="002409EF">
        <w:fldChar w:fldCharType="end"/>
      </w:r>
      <w:r>
        <w:t>.</w:t>
      </w:r>
    </w:p>
    <w:p w14:paraId="2E5DB3E3" w14:textId="77777777" w:rsidR="00980D99" w:rsidRDefault="00980D99" w:rsidP="00980D99">
      <w:pPr>
        <w:pStyle w:val="Heading3"/>
        <w:rPr>
          <w:lang w:val="en-US"/>
        </w:rPr>
      </w:pPr>
      <w:bookmarkStart w:id="1681" w:name="_Toc459399386"/>
      <w:r>
        <w:rPr>
          <w:lang w:val="en-US"/>
        </w:rPr>
        <w:t xml:space="preserve">June 18 / Paoni 24: </w:t>
      </w:r>
      <w:r w:rsidR="001B4E41">
        <w:rPr>
          <w:lang w:val="en-US"/>
        </w:rPr>
        <w:t xml:space="preserve">The Strong </w:t>
      </w:r>
      <w:r>
        <w:rPr>
          <w:lang w:val="en-US"/>
        </w:rPr>
        <w:t>St. Moses</w:t>
      </w:r>
      <w:bookmarkEnd w:id="1681"/>
    </w:p>
    <w:p w14:paraId="5BCAE9A6" w14:textId="77777777" w:rsidR="00980D99" w:rsidRDefault="00980D99" w:rsidP="00980D99">
      <w:pPr>
        <w:pStyle w:val="Heading4"/>
        <w:rPr>
          <w:lang w:val="en-US"/>
        </w:rPr>
      </w:pPr>
      <w:bookmarkStart w:id="1682" w:name="_Ref434491006"/>
      <w:r>
        <w:rPr>
          <w:lang w:val="en-US"/>
        </w:rPr>
        <w:t>The Doxology</w:t>
      </w:r>
      <w:r w:rsidR="00810F04">
        <w:rPr>
          <w:lang w:val="en-US"/>
        </w:rPr>
        <w:t xml:space="preserve"> for the Strong St. Moses</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9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9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9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3" w:name="_Toc459399387"/>
      <w:r>
        <w:rPr>
          <w:lang w:val="en-US"/>
        </w:rPr>
        <w:t>June 19 / Paoni 25: Martyrdom of St</w:t>
      </w:r>
      <w:r w:rsidR="00191A26">
        <w:rPr>
          <w:lang w:val="en-US"/>
        </w:rPr>
        <w:t>. Jude the Disciple and Epistle-</w:t>
      </w:r>
      <w:r>
        <w:rPr>
          <w:lang w:val="en-US"/>
        </w:rPr>
        <w:t>Writer</w:t>
      </w:r>
      <w:bookmarkEnd w:id="1693"/>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BDA9DC2" w14:textId="77777777" w:rsidR="00980D99" w:rsidRDefault="00980D99" w:rsidP="00980D99">
      <w:pPr>
        <w:pStyle w:val="Heading3"/>
      </w:pPr>
      <w:bookmarkStart w:id="1694" w:name="_Toc459399388"/>
      <w:r>
        <w:t xml:space="preserve">June 20 / Paoni 26: </w:t>
      </w:r>
      <w:r w:rsidR="00237D47">
        <w:t xml:space="preserve">Consecration of the Church of </w:t>
      </w:r>
      <w:r>
        <w:t>Archangel Gabriel</w:t>
      </w:r>
      <w:bookmarkEnd w:id="1694"/>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89025C">
        <w:t>March 26 / Phamenoth 30: Archangel Gabriel</w:t>
      </w:r>
      <w:r>
        <w:fldChar w:fldCharType="end"/>
      </w:r>
      <w:r>
        <w:t xml:space="preserve">, page </w:t>
      </w:r>
      <w:r>
        <w:fldChar w:fldCharType="begin"/>
      </w:r>
      <w:r>
        <w:instrText xml:space="preserve"> PAGEREF _Ref434562998 \h </w:instrText>
      </w:r>
      <w:r>
        <w:fldChar w:fldCharType="separate"/>
      </w:r>
      <w:r w:rsidR="0089025C">
        <w:rPr>
          <w:noProof/>
        </w:rPr>
        <w:t>816</w:t>
      </w:r>
      <w:r>
        <w:fldChar w:fldCharType="end"/>
      </w:r>
      <w:r>
        <w:t>.</w:t>
      </w:r>
    </w:p>
    <w:p w14:paraId="4ADB6B3C" w14:textId="77777777" w:rsidR="00072324" w:rsidRDefault="00072324" w:rsidP="00072324">
      <w:pPr>
        <w:pStyle w:val="Heading3"/>
        <w:rPr>
          <w:lang w:val="en-US"/>
        </w:rPr>
      </w:pPr>
      <w:bookmarkStart w:id="1695" w:name="_Toc459399389"/>
      <w:r>
        <w:rPr>
          <w:lang w:val="en-US"/>
        </w:rPr>
        <w:t>June 21 / Paoni 27: Martyrdom of St. Ananias the Apostle</w:t>
      </w:r>
      <w:bookmarkEnd w:id="1695"/>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9109F37" w14:textId="77777777" w:rsidR="00B52D77" w:rsidRDefault="00B52D77" w:rsidP="00B52D77">
      <w:pPr>
        <w:pStyle w:val="Heading3"/>
      </w:pPr>
      <w:bookmarkStart w:id="1696" w:name="_Toc459399390"/>
      <w:r>
        <w:t>June 23 / Paoni 29: Commemoration of the Annunciation, Nativity, and Resurrection on the 29</w:t>
      </w:r>
      <w:r w:rsidRPr="00C0205C">
        <w:rPr>
          <w:vertAlign w:val="superscript"/>
        </w:rPr>
        <w:t>th</w:t>
      </w:r>
      <w:r>
        <w:t xml:space="preserve"> of Every Month</w:t>
      </w:r>
      <w:bookmarkEnd w:id="1696"/>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573C8122" w14:textId="77777777" w:rsidR="00980D99" w:rsidRDefault="00980D99" w:rsidP="00980D99">
      <w:pPr>
        <w:pStyle w:val="Heading3"/>
        <w:rPr>
          <w:lang w:val="en-US"/>
        </w:rPr>
      </w:pPr>
      <w:bookmarkStart w:id="1697" w:name="_Toc459399391"/>
      <w:r>
        <w:rPr>
          <w:lang w:val="en-US"/>
        </w:rPr>
        <w:t>June 24 / Paoni 30: The Nativity of St. John the Baptist</w:t>
      </w:r>
      <w:bookmarkEnd w:id="1697"/>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04E70998" w14:textId="77777777" w:rsidR="005B716A" w:rsidRDefault="005B716A" w:rsidP="005B716A">
      <w:pPr>
        <w:pStyle w:val="Heading3"/>
      </w:pPr>
      <w:bookmarkStart w:id="1698" w:name="_Toc459399392"/>
      <w:r>
        <w:t>June 26 / Epip 2: Departure of St. Thaddaeus the Apostle</w:t>
      </w:r>
      <w:bookmarkEnd w:id="1698"/>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EF24D29" w14:textId="77777777" w:rsidR="00980D99" w:rsidRDefault="00980D99" w:rsidP="00980D99">
      <w:pPr>
        <w:pStyle w:val="Heading3"/>
      </w:pPr>
      <w:bookmarkStart w:id="1699" w:name="_Toc459399393"/>
      <w:r>
        <w:t>June 27 / Epip 3: St. Cyril of Alexandria</w:t>
      </w:r>
      <w:bookmarkEnd w:id="169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700" w:name="_Toc459399394"/>
      <w:r>
        <w:t>June 28 / Epip 4: Sts. Apakir and John</w:t>
      </w:r>
      <w:bookmarkEnd w:id="1700"/>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025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025C">
        <w:rPr>
          <w:noProof/>
        </w:rPr>
        <w:t>857</w:t>
      </w:r>
      <w:r w:rsidR="00237D47">
        <w:fldChar w:fldCharType="end"/>
      </w:r>
      <w:r>
        <w:t>.</w:t>
      </w:r>
    </w:p>
    <w:p w14:paraId="1F7BEA33" w14:textId="77777777" w:rsidR="00980D99" w:rsidRDefault="00980D99" w:rsidP="00980D99">
      <w:pPr>
        <w:pStyle w:val="Heading3"/>
        <w:rPr>
          <w:lang w:val="en-US"/>
        </w:rPr>
      </w:pPr>
      <w:bookmarkStart w:id="1701"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01"/>
    </w:p>
    <w:p w14:paraId="6FD478B9" w14:textId="77777777" w:rsidR="004C7F73" w:rsidRDefault="004C7F73" w:rsidP="004C7F73">
      <w:pPr>
        <w:pStyle w:val="Heading4"/>
      </w:pPr>
      <w:bookmarkStart w:id="1702" w:name="_Ref434477973"/>
      <w:r>
        <w:t>The Doxology of Sts. Peter and Paul</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3"/>
            <w:r>
              <w:t>Are the working husbandmen</w:t>
            </w:r>
            <w:commentRangeEnd w:id="1703"/>
            <w:r>
              <w:rPr>
                <w:rStyle w:val="CommentReference"/>
                <w:rFonts w:ascii="Times New Roman" w:eastAsiaTheme="minorHAnsi" w:hAnsi="Times New Roman" w:cstheme="minorBidi"/>
                <w:color w:val="auto"/>
              </w:rPr>
              <w:commentReference w:id="170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4"/>
            <w:r>
              <w:t xml:space="preserve">With </w:t>
            </w:r>
            <w:commentRangeEnd w:id="1704"/>
            <w:r>
              <w:rPr>
                <w:rStyle w:val="CommentReference"/>
                <w:rFonts w:ascii="Times New Roman" w:eastAsiaTheme="minorHAnsi" w:hAnsi="Times New Roman" w:cstheme="minorBidi"/>
                <w:color w:val="auto"/>
              </w:rPr>
              <w:commentReference w:id="170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5"/>
            <w:commentRangeStart w:id="1706"/>
            <w:r>
              <w:t xml:space="preserve">sound </w:t>
            </w:r>
            <w:commentRangeEnd w:id="1705"/>
            <w:r>
              <w:rPr>
                <w:rStyle w:val="CommentReference"/>
                <w:rFonts w:ascii="Times New Roman" w:eastAsiaTheme="minorHAnsi" w:hAnsi="Times New Roman" w:cstheme="minorBidi"/>
                <w:color w:val="auto"/>
              </w:rPr>
              <w:commentReference w:id="1705"/>
            </w:r>
            <w:commentRangeEnd w:id="1706"/>
            <w:r>
              <w:rPr>
                <w:rStyle w:val="CommentReference"/>
                <w:rFonts w:ascii="Times New Roman" w:eastAsiaTheme="minorHAnsi" w:hAnsi="Times New Roman" w:cstheme="minorBidi"/>
                <w:color w:val="auto"/>
              </w:rPr>
              <w:commentReference w:id="170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7" w:name="_Ref434488724"/>
      <w:r>
        <w:t>The Doxology of St. Paul</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9"/>
            <w:r>
              <w:t xml:space="preserve">To </w:t>
            </w:r>
            <w:commentRangeEnd w:id="1709"/>
            <w:r>
              <w:rPr>
                <w:rStyle w:val="CommentReference"/>
                <w:rFonts w:ascii="Times New Roman" w:eastAsiaTheme="minorHAnsi" w:hAnsi="Times New Roman" w:cstheme="minorBidi"/>
                <w:color w:val="auto"/>
              </w:rPr>
              <w:commentReference w:id="1709"/>
            </w:r>
            <w:r>
              <w:t xml:space="preserve">all the </w:t>
            </w:r>
            <w:commentRangeStart w:id="1710"/>
            <w:r>
              <w:t>Gentiles</w:t>
            </w:r>
            <w:commentRangeEnd w:id="1710"/>
            <w:r>
              <w:rPr>
                <w:rStyle w:val="CommentReference"/>
                <w:rFonts w:ascii="Times New Roman" w:eastAsiaTheme="minorHAnsi" w:hAnsi="Times New Roman" w:cstheme="minorBidi"/>
                <w:color w:val="auto"/>
              </w:rPr>
              <w:commentReference w:id="171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11"/>
            <w:r>
              <w:t>To be completely filled</w:t>
            </w:r>
          </w:p>
          <w:p w14:paraId="68A85021" w14:textId="77777777" w:rsidR="00306181" w:rsidRDefault="00306181" w:rsidP="00306181">
            <w:pPr>
              <w:pStyle w:val="EngHangEnd"/>
            </w:pPr>
            <w:r>
              <w:t>With God in love.</w:t>
            </w:r>
            <w:commentRangeEnd w:id="1711"/>
            <w:r>
              <w:rPr>
                <w:rStyle w:val="CommentReference"/>
                <w:rFonts w:ascii="Times New Roman" w:eastAsiaTheme="minorHAnsi" w:hAnsi="Times New Roman" w:cstheme="minorBidi"/>
                <w:color w:val="auto"/>
              </w:rPr>
              <w:commentReference w:id="171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2" w:name="_Ref434476236"/>
      <w:r>
        <w:t>The Psali Adam</w:t>
      </w:r>
      <w:r w:rsidR="006C1B94">
        <w:t xml:space="preserve"> for the Apostles’ Feast</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3" w:name="_Ref434476261"/>
      <w:r>
        <w:t>The Psali Batos</w:t>
      </w:r>
      <w:r w:rsidR="006C1B94">
        <w:t xml:space="preserve"> for the Apostles’ Feast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4" w:name="_Toc459399396"/>
      <w:r>
        <w:rPr>
          <w:lang w:val="en-US"/>
        </w:rPr>
        <w:t>June 30 / Epip 6: Martyrdom of St. Aoulimpas the Apostle</w:t>
      </w:r>
      <w:bookmarkEnd w:id="1714"/>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5" w:name="_Toc410196218"/>
      <w:bookmarkStart w:id="1716" w:name="_Toc410196460"/>
      <w:bookmarkStart w:id="1717" w:name="_Toc410196962"/>
      <w:bookmarkStart w:id="1718" w:name="_Toc459399211"/>
      <w:bookmarkStart w:id="1719" w:name="July"/>
      <w:bookmarkEnd w:id="1664"/>
      <w:r>
        <w:t>July</w:t>
      </w:r>
      <w:bookmarkEnd w:id="1715"/>
      <w:bookmarkEnd w:id="1716"/>
      <w:bookmarkEnd w:id="1717"/>
      <w:r w:rsidR="00980D99">
        <w:t xml:space="preserve"> or </w:t>
      </w:r>
      <w:r w:rsidR="00980D99">
        <w:rPr>
          <w:rFonts w:ascii="FreeSerifAvvaShenouda" w:hAnsi="FreeSerifAvvaShenouda" w:cs="FreeSerifAvvaShenouda"/>
        </w:rPr>
        <w:t>Ⲉⲡⲏⲡ</w:t>
      </w:r>
      <w:bookmarkEnd w:id="1718"/>
    </w:p>
    <w:bookmarkStart w:id="1720" w:name="_Ref434562742" w:displacedByCustomXml="next"/>
    <w:bookmarkStart w:id="1721" w:name="_Toc410196965" w:displacedByCustomXml="next"/>
    <w:bookmarkStart w:id="1722" w:name="_Toc410196463" w:displacedByCustomXml="next"/>
    <w:bookmarkStart w:id="1723"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89025C">
              <w:rPr>
                <w:noProof/>
                <w:webHidden/>
              </w:rPr>
              <w:t>875</w:t>
            </w:r>
            <w:r w:rsidR="00513E2D">
              <w:rPr>
                <w:noProof/>
                <w:webHidden/>
              </w:rPr>
              <w:fldChar w:fldCharType="end"/>
            </w:r>
          </w:hyperlink>
        </w:p>
        <w:p w14:paraId="271206DE" w14:textId="66646551" w:rsidR="00513E2D" w:rsidRDefault="00C96D10">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799E3C60" w14:textId="091FC13B" w:rsidR="00513E2D" w:rsidRDefault="00C96D10">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467F24E3" w14:textId="3D88D739" w:rsidR="00513E2D" w:rsidRDefault="00C96D10">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16B6F59B" w14:textId="60130236" w:rsidR="00513E2D" w:rsidRDefault="00C96D10">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03F8E652" w14:textId="02765E39" w:rsidR="00513E2D" w:rsidRDefault="00C96D10">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7EA8954D" w14:textId="0E5AC4FC" w:rsidR="00513E2D" w:rsidRDefault="00C96D10">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474B00C" w14:textId="7CF0E343" w:rsidR="00513E2D" w:rsidRDefault="00C96D10">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B92869D" w14:textId="2D702F54" w:rsidR="00513E2D" w:rsidRDefault="00C96D10">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2F430F1A" w14:textId="489B046E" w:rsidR="00513E2D" w:rsidRDefault="00C96D10">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3AA718A9" w14:textId="42040DA6" w:rsidR="00513E2D" w:rsidRDefault="00C96D10">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89025C">
              <w:rPr>
                <w:noProof/>
                <w:webHidden/>
              </w:rPr>
              <w:t>883</w:t>
            </w:r>
            <w:r w:rsidR="00513E2D">
              <w:rPr>
                <w:noProof/>
                <w:webHidden/>
              </w:rPr>
              <w:fldChar w:fldCharType="end"/>
            </w:r>
          </w:hyperlink>
        </w:p>
        <w:p w14:paraId="3769D86C" w14:textId="182158FE" w:rsidR="00513E2D" w:rsidRDefault="00C96D10">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89025C">
              <w:rPr>
                <w:noProof/>
                <w:webHidden/>
              </w:rPr>
              <w:t>884</w:t>
            </w:r>
            <w:r w:rsidR="00513E2D">
              <w:rPr>
                <w:noProof/>
                <w:webHidden/>
              </w:rPr>
              <w:fldChar w:fldCharType="end"/>
            </w:r>
          </w:hyperlink>
        </w:p>
        <w:p w14:paraId="72A07695" w14:textId="420254C3" w:rsidR="00513E2D" w:rsidRDefault="00C96D10">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10F219AF" w14:textId="6E723436" w:rsidR="00513E2D" w:rsidRDefault="00C96D10">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32D00340" w14:textId="63C221E7" w:rsidR="00513E2D" w:rsidRDefault="00C96D10">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1197C53" w14:textId="4C84A085" w:rsidR="00513E2D" w:rsidRDefault="00C96D10">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9C36054" w14:textId="2FEA8F5B" w:rsidR="00513E2D" w:rsidRDefault="00C96D10">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4" w:name="_Ref436250323"/>
      <w:bookmarkStart w:id="1725" w:name="_Toc459399397"/>
      <w:r>
        <w:rPr>
          <w:rFonts w:ascii="Times New Roman" w:hAnsi="Times New Roman" w:cs="Times New Roman"/>
        </w:rPr>
        <w:t>July 1 / Epip 7: St. Shenoute</w:t>
      </w:r>
      <w:bookmarkEnd w:id="1720"/>
      <w:bookmarkEnd w:id="1724"/>
      <w:bookmarkEnd w:id="1725"/>
    </w:p>
    <w:p w14:paraId="5B5A5AD3" w14:textId="77777777" w:rsidR="00980D99" w:rsidRDefault="00980D99" w:rsidP="00980D99">
      <w:pPr>
        <w:pStyle w:val="Heading4"/>
        <w:rPr>
          <w:lang w:val="en-US"/>
        </w:rPr>
      </w:pPr>
      <w:bookmarkStart w:id="1726" w:name="_Ref434491186"/>
      <w:r>
        <w:rPr>
          <w:lang w:val="en-US"/>
        </w:rPr>
        <w:t>The Doxology</w:t>
      </w:r>
      <w:r w:rsidR="00810F04">
        <w:rPr>
          <w:lang w:val="en-US"/>
        </w:rPr>
        <w:t xml:space="preserve"> for St. Shenoute</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9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9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30" w:name="_Ref434491207"/>
      <w:r>
        <w:rPr>
          <w:lang w:val="en-US"/>
        </w:rPr>
        <w:t>A Doxology for St. Besa</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31" w:name="_Toc459399398"/>
      <w:r>
        <w:rPr>
          <w:rFonts w:ascii="Times New Roman" w:hAnsi="Times New Roman" w:cs="Times New Roman"/>
        </w:rPr>
        <w:t>July 1 / Epip 7: Also St. Ignatius</w:t>
      </w:r>
      <w:bookmarkEnd w:id="1731"/>
    </w:p>
    <w:p w14:paraId="08CD1881" w14:textId="77777777" w:rsidR="00980D99" w:rsidRDefault="00980D99" w:rsidP="00980D99">
      <w:pPr>
        <w:pStyle w:val="Heading3"/>
        <w:rPr>
          <w:lang w:val="en-US"/>
        </w:rPr>
      </w:pPr>
      <w:bookmarkStart w:id="1732" w:name="_Ref434560325"/>
      <w:bookmarkStart w:id="1733" w:name="_Toc459399399"/>
      <w:r>
        <w:rPr>
          <w:lang w:val="en-US"/>
        </w:rPr>
        <w:t>July 2 / Epip 8: St. Pishoy</w:t>
      </w:r>
      <w:bookmarkEnd w:id="1732"/>
      <w:bookmarkEnd w:id="1733"/>
    </w:p>
    <w:p w14:paraId="3F31CCDA" w14:textId="77777777" w:rsidR="00980D99" w:rsidRDefault="00980D99" w:rsidP="00980D99">
      <w:pPr>
        <w:pStyle w:val="Heading4"/>
        <w:rPr>
          <w:lang w:val="en-US"/>
        </w:rPr>
      </w:pPr>
      <w:bookmarkStart w:id="1734" w:name="_Ref434490783"/>
      <w:r>
        <w:rPr>
          <w:lang w:val="en-US"/>
        </w:rPr>
        <w:t>The Doxology</w:t>
      </w:r>
      <w:r w:rsidR="00810F04">
        <w:rPr>
          <w:lang w:val="en-US"/>
        </w:rPr>
        <w:t xml:space="preserve"> for St. Pishoy</w:t>
      </w:r>
      <w:bookmarkEnd w:id="1734"/>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025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025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0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0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4" w:name="_Toc459399400"/>
      <w:r>
        <w:t>The Virgin’s Fast</w:t>
      </w:r>
      <w:bookmarkEnd w:id="1723"/>
      <w:bookmarkEnd w:id="1722"/>
      <w:bookmarkEnd w:id="1721"/>
      <w:bookmarkEnd w:id="1744"/>
    </w:p>
    <w:p w14:paraId="67B94F6A" w14:textId="77777777" w:rsidR="005B716A" w:rsidRDefault="005B716A" w:rsidP="005B716A">
      <w:pPr>
        <w:pStyle w:val="Heading3"/>
        <w:rPr>
          <w:lang w:val="en-US"/>
        </w:rPr>
      </w:pPr>
      <w:bookmarkStart w:id="1745" w:name="_Toc459399401"/>
      <w:r>
        <w:rPr>
          <w:lang w:val="en-US"/>
        </w:rPr>
        <w:t>July 3 / Epip 9: Martyrdom of</w:t>
      </w:r>
      <w:r w:rsidR="00FE0AE4">
        <w:rPr>
          <w:lang w:val="en-US"/>
        </w:rPr>
        <w:t xml:space="preserve"> </w:t>
      </w:r>
      <w:r>
        <w:rPr>
          <w:lang w:val="en-US"/>
        </w:rPr>
        <w:t>St. Simon Cleophas the Apostle</w:t>
      </w:r>
      <w:bookmarkEnd w:id="1745"/>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9F0F33E" w14:textId="77777777" w:rsidR="00DD5136" w:rsidRDefault="00DD5136" w:rsidP="00DD5136">
      <w:pPr>
        <w:pStyle w:val="Heading3"/>
      </w:pPr>
      <w:bookmarkStart w:id="1746" w:name="_Toc459399402"/>
      <w:r>
        <w:t>July 6 / Epip 12: Commemoration of Archangel Michael</w:t>
      </w:r>
      <w:bookmarkEnd w:id="1746"/>
    </w:p>
    <w:p w14:paraId="6423257B"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29C6776" w14:textId="77777777" w:rsidTr="0082304E">
        <w:trPr>
          <w:cantSplit/>
          <w:jc w:val="center"/>
        </w:trPr>
        <w:tc>
          <w:tcPr>
            <w:tcW w:w="288" w:type="dxa"/>
          </w:tcPr>
          <w:p w14:paraId="3361BE2B" w14:textId="77777777" w:rsidR="0089025C" w:rsidRDefault="0089025C" w:rsidP="0082304E">
            <w:pPr>
              <w:pStyle w:val="CopticCross"/>
            </w:pPr>
          </w:p>
        </w:tc>
        <w:tc>
          <w:tcPr>
            <w:tcW w:w="3960" w:type="dxa"/>
          </w:tcPr>
          <w:p w14:paraId="47C95355" w14:textId="77777777" w:rsidR="0089025C" w:rsidRDefault="0089025C" w:rsidP="00C83ECE">
            <w:pPr>
              <w:pStyle w:val="EngHang"/>
            </w:pPr>
            <w:r>
              <w:t>Through the intercessions</w:t>
            </w:r>
          </w:p>
          <w:p w14:paraId="118ECA4F" w14:textId="77777777" w:rsidR="0089025C" w:rsidRDefault="0089025C" w:rsidP="00C83ECE">
            <w:pPr>
              <w:pStyle w:val="EngHang"/>
            </w:pPr>
            <w:r>
              <w:t>Of the Four Incorporeal Beasts,</w:t>
            </w:r>
          </w:p>
          <w:p w14:paraId="2DF3F7CA" w14:textId="77777777" w:rsidR="0089025C" w:rsidRDefault="0089025C" w:rsidP="00C83ECE">
            <w:pPr>
              <w:pStyle w:val="EngHang"/>
            </w:pPr>
            <w:r>
              <w:t>The ministering flames of fire,</w:t>
            </w:r>
          </w:p>
          <w:p w14:paraId="0375D7FA" w14:textId="77777777" w:rsidR="0089025C" w:rsidRDefault="0089025C" w:rsidP="0082304E">
            <w:pPr>
              <w:pStyle w:val="EngHangEnd"/>
            </w:pPr>
            <w:r>
              <w:t>O Lord, grant us the forgiveness of our sins.</w:t>
            </w:r>
          </w:p>
        </w:tc>
        <w:tc>
          <w:tcPr>
            <w:tcW w:w="288" w:type="dxa"/>
          </w:tcPr>
          <w:p w14:paraId="5AEB5242" w14:textId="77777777" w:rsidR="0089025C" w:rsidRDefault="0089025C" w:rsidP="0082304E"/>
        </w:tc>
        <w:tc>
          <w:tcPr>
            <w:tcW w:w="288" w:type="dxa"/>
          </w:tcPr>
          <w:p w14:paraId="10BF8FE9" w14:textId="77777777" w:rsidR="0089025C" w:rsidRDefault="0089025C" w:rsidP="0082304E">
            <w:pPr>
              <w:pStyle w:val="CopticCross"/>
            </w:pPr>
          </w:p>
        </w:tc>
        <w:tc>
          <w:tcPr>
            <w:tcW w:w="3960" w:type="dxa"/>
          </w:tcPr>
          <w:p w14:paraId="2000A0A2" w14:textId="77777777" w:rsidR="0089025C" w:rsidRDefault="0089025C" w:rsidP="00C83ECE">
            <w:pPr>
              <w:pStyle w:val="CopticVersemulti-line"/>
            </w:pPr>
            <w:r>
              <w:t>Ϩⲓⲧⲉⲛ ⲛⲓⲡ̀ⲣⲉⲥⲃⲓⲁ̀</w:t>
            </w:r>
          </w:p>
          <w:p w14:paraId="531F292A" w14:textId="77777777" w:rsidR="0089025C" w:rsidRDefault="0089025C" w:rsidP="00C83ECE">
            <w:pPr>
              <w:pStyle w:val="CopticVersemulti-line"/>
            </w:pPr>
            <w:r>
              <w:t>ⲛ̀ⲧⲉ ⲡⲓϥ̀ⲧⲟⲩ ⲛ̀ⲍⲱⲟⲛ ⲛ̀ⲁⲥⲱⲙⲁⲧⲟⲥ</w:t>
            </w:r>
          </w:p>
          <w:p w14:paraId="6D7B0094" w14:textId="77777777" w:rsidR="0089025C" w:rsidRDefault="0089025C" w:rsidP="00C83ECE">
            <w:pPr>
              <w:pStyle w:val="CopticVersemulti-line"/>
            </w:pPr>
            <w:r>
              <w:t>ⲛ̀ⲗⲓⲧⲟⲩⲣⲅⲟⲥ ⲛ̀ϣⲁϩ ⲛ̀ⲭ̀ⲣⲟⲙ:</w:t>
            </w:r>
          </w:p>
          <w:p w14:paraId="22D2232E" w14:textId="77777777" w:rsidR="0089025C" w:rsidRPr="00C35319" w:rsidRDefault="0089025C" w:rsidP="00C83ECE">
            <w:pPr>
              <w:pStyle w:val="CopticHangingVerse"/>
            </w:pPr>
            <w:r>
              <w:t>Ⲡϭⲟⲓⲥ ⲁⲣⲓϩ̀ⲙⲟⲧ ⲛⲁⲛ ⲙ̀ⲡⲓⲭⲱ ⲉ̀ⲃⲟⲗ ⲛ̀ⲧⲉ ⲛⲉⲛⲛⲟⲃⲓ.</w:t>
            </w:r>
          </w:p>
        </w:tc>
      </w:tr>
    </w:tbl>
    <w:p w14:paraId="753A0C34"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B0E996E" w14:textId="77777777" w:rsidTr="00C83ECE">
        <w:trPr>
          <w:cantSplit/>
          <w:jc w:val="center"/>
        </w:trPr>
        <w:tc>
          <w:tcPr>
            <w:tcW w:w="288" w:type="dxa"/>
          </w:tcPr>
          <w:p w14:paraId="4EF32E49" w14:textId="77777777" w:rsidR="0089025C" w:rsidRDefault="0089025C" w:rsidP="00C83ECE">
            <w:pPr>
              <w:pStyle w:val="CopticCross"/>
            </w:pPr>
          </w:p>
        </w:tc>
        <w:tc>
          <w:tcPr>
            <w:tcW w:w="3960" w:type="dxa"/>
          </w:tcPr>
          <w:p w14:paraId="6243890C" w14:textId="77777777" w:rsidR="0089025C" w:rsidRDefault="0089025C" w:rsidP="00C83ECE">
            <w:pPr>
              <w:pStyle w:val="EngHang"/>
            </w:pPr>
            <w:r>
              <w:t>Hail to the four incorporeal living beasts,</w:t>
            </w:r>
          </w:p>
          <w:p w14:paraId="53ED8C17" w14:textId="77777777" w:rsidR="0089025C" w:rsidRDefault="0089025C" w:rsidP="00C83ECE">
            <w:pPr>
              <w:pStyle w:val="EngHang"/>
            </w:pPr>
            <w:r>
              <w:t>Carrying the throne of God,</w:t>
            </w:r>
          </w:p>
          <w:p w14:paraId="5B243C6C" w14:textId="77777777" w:rsidR="0089025C" w:rsidRDefault="0089025C" w:rsidP="00C83ECE">
            <w:pPr>
              <w:pStyle w:val="EngHang"/>
            </w:pPr>
            <w:r>
              <w:t>A lion’s face, and a calf’s face,</w:t>
            </w:r>
          </w:p>
          <w:p w14:paraId="182EF4EC" w14:textId="77777777" w:rsidR="0089025C" w:rsidRDefault="0089025C" w:rsidP="00C83ECE">
            <w:pPr>
              <w:pStyle w:val="EngHangEnd"/>
            </w:pPr>
            <w:r>
              <w:t>A man’s face, and an eagle’s face.</w:t>
            </w:r>
          </w:p>
        </w:tc>
        <w:tc>
          <w:tcPr>
            <w:tcW w:w="288" w:type="dxa"/>
          </w:tcPr>
          <w:p w14:paraId="5C76B49C" w14:textId="77777777" w:rsidR="0089025C" w:rsidRDefault="0089025C" w:rsidP="00C83ECE"/>
        </w:tc>
        <w:tc>
          <w:tcPr>
            <w:tcW w:w="288" w:type="dxa"/>
          </w:tcPr>
          <w:p w14:paraId="50FBAB53" w14:textId="77777777" w:rsidR="0089025C" w:rsidRDefault="0089025C" w:rsidP="00C83ECE">
            <w:pPr>
              <w:pStyle w:val="CopticCross"/>
            </w:pPr>
          </w:p>
        </w:tc>
        <w:tc>
          <w:tcPr>
            <w:tcW w:w="3960" w:type="dxa"/>
          </w:tcPr>
          <w:p w14:paraId="61E86325" w14:textId="77777777" w:rsidR="0089025C" w:rsidRDefault="0089025C" w:rsidP="00C83ECE">
            <w:pPr>
              <w:pStyle w:val="CopticVersemulti-line"/>
            </w:pPr>
            <w:r>
              <w:t>Ⲭⲉⲣⲉ ⲡⲓϥ̀ⲧⲟⲩ ⲛ̀ⲍⲱⲟⲛ ⲛ̀ⲁ̀ⲥⲱⲙⲁⲧⲟⲥ:</w:t>
            </w:r>
          </w:p>
          <w:p w14:paraId="2B307409" w14:textId="77777777" w:rsidR="0089025C" w:rsidRDefault="0089025C" w:rsidP="00C83ECE">
            <w:pPr>
              <w:pStyle w:val="CopticVersemulti-line"/>
            </w:pPr>
            <w:r>
              <w:t>ⲉⲧϥⲁⲓ ϧⲁ ⲡⲓϩⲁⲣⲙⲁ ⲛ̀ⲧⲉ Ⲫϯ:</w:t>
            </w:r>
          </w:p>
          <w:p w14:paraId="7CE03ED4" w14:textId="77777777" w:rsidR="0089025C" w:rsidRDefault="0089025C" w:rsidP="00C83ECE">
            <w:pPr>
              <w:pStyle w:val="CopticVersemulti-line"/>
            </w:pPr>
            <w:r>
              <w:t>ⲟⲩϩⲟ ⲙ̀ⲙⲟⲩⲓ̀ ⲛⲉⲙ ⲟⲩϩⲟ ⲙ̀ⲙⲁⲥⲓ:</w:t>
            </w:r>
          </w:p>
          <w:p w14:paraId="41D748BF" w14:textId="77777777" w:rsidR="0089025C" w:rsidRPr="00C35319" w:rsidRDefault="0089025C" w:rsidP="00C83ECE">
            <w:pPr>
              <w:pStyle w:val="CopticHangingVerse"/>
            </w:pPr>
            <w:r>
              <w:t>ⲛⲉⲙ ⲟⲩϩⲟ ⲛ̀ⲣⲱⲙⲓ ⲛⲉⲙ ⲟⲩϩⲟ ⲛ̀ⲁ̀ⲏ̀ⲧⲟⲥ.</w:t>
            </w:r>
          </w:p>
        </w:tc>
      </w:tr>
    </w:tbl>
    <w:p w14:paraId="7A210D30" w14:textId="77777777" w:rsidR="0089025C" w:rsidRDefault="0089025C" w:rsidP="0082304E">
      <w:pPr>
        <w:pStyle w:val="Heading4"/>
      </w:pPr>
      <w:r>
        <w:t>The Gospel Response for the Four Incorporeal Beasts</w:t>
      </w:r>
    </w:p>
    <w:p w14:paraId="6103F0EF" w14:textId="77777777" w:rsidR="0089025C" w:rsidRPr="00C14556" w:rsidRDefault="0089025C" w:rsidP="00C14556">
      <w:pPr>
        <w:pStyle w:val="Rubric"/>
      </w:pPr>
      <w:r>
        <w:t>The last verse of the Doxology may be inserted into the Annual Gospel Response.</w:t>
      </w:r>
    </w:p>
    <w:p w14:paraId="5BB08031" w14:textId="1050DF58"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47" w:name="_Toc459399403"/>
      <w:r>
        <w:t>July 12 / Epip 18: Martyrdom of St. James the Apostle, the Bishop of Jerusalem</w:t>
      </w:r>
      <w:bookmarkEnd w:id="1747"/>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0614C9" w14:textId="77777777" w:rsidR="009C1989" w:rsidRDefault="009C1989" w:rsidP="009C1989">
      <w:pPr>
        <w:pStyle w:val="Heading3"/>
      </w:pPr>
      <w:bookmarkStart w:id="1748" w:name="_Ref434562330"/>
      <w:bookmarkStart w:id="1749" w:name="_Toc459399404"/>
      <w:r>
        <w:t>July 14 / Epip 20: Martyrdom of St. Theodore of Shotep, the General</w:t>
      </w:r>
      <w:bookmarkEnd w:id="1748"/>
      <w:bookmarkEnd w:id="1749"/>
    </w:p>
    <w:p w14:paraId="7B584133" w14:textId="77777777" w:rsidR="009C1989" w:rsidRDefault="009C1989" w:rsidP="009C1989">
      <w:pPr>
        <w:pStyle w:val="Heading4"/>
      </w:pPr>
      <w:bookmarkStart w:id="1750" w:name="_Ref434489277"/>
      <w:r>
        <w:t>The Doxology of St. Theodore of Shotep, the General</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51" w:name="_Ref434489296"/>
      <w:r>
        <w:t>Another Doxology of St. Theodore of Shotep, the General</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2"/>
            <w:r>
              <w:t>struggler</w:t>
            </w:r>
            <w:commentRangeEnd w:id="1752"/>
            <w:r>
              <w:rPr>
                <w:rStyle w:val="CommentReference"/>
                <w:rFonts w:ascii="Times New Roman" w:eastAsiaTheme="minorHAnsi" w:hAnsi="Times New Roman" w:cstheme="minorBidi"/>
                <w:color w:val="auto"/>
              </w:rPr>
              <w:commentReference w:id="175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3" w:name="_Toc459399405"/>
      <w:r>
        <w:t>July 15 / Epip 21: Commemoration of the Theotokos</w:t>
      </w:r>
      <w:bookmarkEnd w:id="1753"/>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562046" w14:textId="77777777" w:rsidR="0078548F" w:rsidRDefault="0078548F" w:rsidP="0078548F">
      <w:pPr>
        <w:pStyle w:val="Heading3"/>
      </w:pPr>
      <w:bookmarkStart w:id="1754" w:name="_Ref434562663"/>
      <w:bookmarkStart w:id="1755" w:name="_Toc459399406"/>
      <w:r>
        <w:t>July 17 / Epip 23: The Martyrdom of St. Marina</w:t>
      </w:r>
      <w:bookmarkEnd w:id="1754"/>
      <w:bookmarkEnd w:id="1755"/>
    </w:p>
    <w:p w14:paraId="71210AE6" w14:textId="77777777" w:rsidR="0078548F" w:rsidRDefault="0078548F" w:rsidP="0078548F">
      <w:pPr>
        <w:pStyle w:val="Heading4"/>
      </w:pPr>
      <w:bookmarkStart w:id="1756" w:name="_Ref434490204"/>
      <w:r>
        <w:t>The Doxology</w:t>
      </w:r>
      <w:r w:rsidR="00B46E6E">
        <w:t xml:space="preserve"> for St. Marina</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7" w:name="_Toc459399407"/>
      <w:r>
        <w:t>July 18 / Epip 24: The Martyrdom of Abba Noub</w:t>
      </w:r>
      <w:bookmarkEnd w:id="1757"/>
    </w:p>
    <w:p w14:paraId="45A4C76D" w14:textId="77777777" w:rsidR="00951605" w:rsidRDefault="00951605" w:rsidP="00951605">
      <w:pPr>
        <w:pStyle w:val="Heading4"/>
      </w:pPr>
      <w:bookmarkStart w:id="1758" w:name="_Ref434489534"/>
      <w:r>
        <w:t>The Doxology</w:t>
      </w:r>
      <w:r w:rsidR="00B46E6E">
        <w:t xml:space="preserve"> for Abba Noub</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9"/>
            <w:r>
              <w:t>Abba Noub</w:t>
            </w:r>
            <w:commentRangeEnd w:id="1759"/>
            <w:r>
              <w:rPr>
                <w:rStyle w:val="CommentReference"/>
                <w:rFonts w:ascii="Times New Roman" w:eastAsiaTheme="minorHAnsi" w:hAnsi="Times New Roman" w:cstheme="minorBidi"/>
                <w:color w:val="auto"/>
              </w:rPr>
              <w:commentReference w:id="175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60"/>
            <w:r>
              <w:t xml:space="preserve">upright </w:t>
            </w:r>
            <w:commentRangeEnd w:id="1760"/>
            <w:r>
              <w:rPr>
                <w:rStyle w:val="CommentReference"/>
                <w:rFonts w:ascii="Times New Roman" w:eastAsiaTheme="minorHAnsi" w:hAnsi="Times New Roman" w:cstheme="minorBidi"/>
                <w:color w:val="auto"/>
              </w:rPr>
              <w:commentReference w:id="176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61" w:name="_Toc459399408"/>
      <w:r>
        <w:t>July 20 / Epip 26: Joseph the Carpenter</w:t>
      </w:r>
      <w:bookmarkEnd w:id="1761"/>
    </w:p>
    <w:p w14:paraId="5DE3B33E" w14:textId="77777777" w:rsidR="00BF240D" w:rsidRDefault="00BF240D" w:rsidP="00BF240D">
      <w:pPr>
        <w:pStyle w:val="Heading4"/>
      </w:pPr>
      <w:bookmarkStart w:id="1762" w:name="_Ref434488476"/>
      <w:r>
        <w:t>The Doxology</w:t>
      </w:r>
      <w:r w:rsidR="00B46E6E">
        <w:t xml:space="preserve"> for St. Joseph the Carpenter</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0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3" w:name="_Toc459399409"/>
      <w:bookmarkStart w:id="1764" w:name="_Toc410196222"/>
      <w:bookmarkStart w:id="1765" w:name="_Toc410196464"/>
      <w:bookmarkStart w:id="1766" w:name="_Toc410196966"/>
      <w:r>
        <w:t>July 20 / Epip 26: Also St. Frumentius (Abune Selama), the First Bishop of Ethiopia</w:t>
      </w:r>
      <w:bookmarkEnd w:id="1763"/>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025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025C">
        <w:rPr>
          <w:noProof/>
        </w:rPr>
        <w:t>827</w:t>
      </w:r>
      <w:r w:rsidR="00237D47">
        <w:fldChar w:fldCharType="end"/>
      </w:r>
      <w:r>
        <w:t>.</w:t>
      </w:r>
    </w:p>
    <w:p w14:paraId="74ECF631" w14:textId="77777777" w:rsidR="00C325FC" w:rsidRDefault="00C325FC" w:rsidP="005B716A">
      <w:pPr>
        <w:pStyle w:val="Heading3"/>
      </w:pPr>
      <w:bookmarkStart w:id="1767" w:name="_Toc459399410"/>
      <w:r>
        <w:t>July 22 / Epip 28: Departure of St. Mary Magdalene</w:t>
      </w:r>
      <w:bookmarkEnd w:id="1767"/>
    </w:p>
    <w:p w14:paraId="41ADBBFF" w14:textId="77777777" w:rsidR="00C325FC" w:rsidRDefault="00C325FC" w:rsidP="00C325FC">
      <w:pPr>
        <w:pStyle w:val="Heading4"/>
      </w:pPr>
      <w:bookmarkStart w:id="1768" w:name="_Ref434489077"/>
      <w:r>
        <w:t>The Doxology</w:t>
      </w:r>
      <w:r w:rsidR="00B46E6E">
        <w:t xml:space="preserve"> for St. Mary Magdalene</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9"/>
            <w:r>
              <w:t xml:space="preserve">ϯⲁⲅⲓⲁ </w:t>
            </w:r>
            <w:commentRangeEnd w:id="1769"/>
            <w:r>
              <w:rPr>
                <w:rStyle w:val="CommentReference"/>
                <w:rFonts w:ascii="Times New Roman" w:hAnsi="Times New Roman" w:cstheme="minorBidi"/>
                <w:noProof w:val="0"/>
              </w:rPr>
              <w:commentReference w:id="176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70"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70"/>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8B57972" w14:textId="77777777" w:rsidR="005B716A" w:rsidRDefault="005B716A" w:rsidP="005B716A">
      <w:pPr>
        <w:pStyle w:val="Heading3"/>
      </w:pPr>
      <w:bookmarkStart w:id="1771" w:name="_Toc459399412"/>
      <w:r>
        <w:t xml:space="preserve">July 23 / Epip 29: </w:t>
      </w:r>
      <w:r w:rsidR="00B52D77">
        <w:t xml:space="preserve">Also the </w:t>
      </w:r>
      <w:r>
        <w:t>Translocation of the Relics of St. Andrew, the Apostle</w:t>
      </w:r>
      <w:bookmarkEnd w:id="1771"/>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CDA1374" w14:textId="77777777" w:rsidR="00960235" w:rsidRDefault="00960235" w:rsidP="00960235">
      <w:pPr>
        <w:pStyle w:val="Heading3"/>
      </w:pPr>
      <w:bookmarkStart w:id="1772" w:name="_Toc459399413"/>
      <w:r>
        <w:t>July 28 / Mesori 4: Consecration of the Church of St. Anthony</w:t>
      </w:r>
      <w:bookmarkEnd w:id="1772"/>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025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025C">
        <w:rPr>
          <w:noProof/>
        </w:rPr>
        <w:t>788</w:t>
      </w:r>
      <w:r w:rsidR="00237D47">
        <w:fldChar w:fldCharType="end"/>
      </w:r>
      <w:bookmarkEnd w:id="1719"/>
      <w:r>
        <w:t>.</w:t>
      </w:r>
    </w:p>
    <w:p w14:paraId="62D72F65" w14:textId="77777777" w:rsidR="00495F1A" w:rsidRPr="00980D99" w:rsidRDefault="00495F1A" w:rsidP="00495F1A">
      <w:pPr>
        <w:pStyle w:val="Heading2"/>
        <w:rPr>
          <w:lang w:val="en-US"/>
        </w:rPr>
      </w:pPr>
      <w:bookmarkStart w:id="1773" w:name="_Toc459399212"/>
      <w:bookmarkStart w:id="1774" w:name="August"/>
      <w:r>
        <w:t>August</w:t>
      </w:r>
      <w:bookmarkEnd w:id="1764"/>
      <w:bookmarkEnd w:id="1765"/>
      <w:bookmarkEnd w:id="176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3"/>
    </w:p>
    <w:bookmarkStart w:id="1775" w:name="_Toc410196967" w:displacedByCustomXml="next"/>
    <w:bookmarkStart w:id="1776" w:name="_Toc410196465" w:displacedByCustomXml="next"/>
    <w:bookmarkStart w:id="1777"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38EA33E1" w14:textId="052987C9" w:rsidR="00513E2D" w:rsidRDefault="00C96D10">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BD50327" w14:textId="418260F1" w:rsidR="00513E2D" w:rsidRDefault="00C96D10">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5E69C6E" w14:textId="10E6C7D7" w:rsidR="00513E2D" w:rsidRDefault="00C96D10">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89025C">
              <w:rPr>
                <w:noProof/>
                <w:webHidden/>
              </w:rPr>
              <w:t>898</w:t>
            </w:r>
            <w:r w:rsidR="00513E2D">
              <w:rPr>
                <w:noProof/>
                <w:webHidden/>
              </w:rPr>
              <w:fldChar w:fldCharType="end"/>
            </w:r>
          </w:hyperlink>
        </w:p>
        <w:p w14:paraId="7B0BD058" w14:textId="44936261" w:rsidR="00513E2D" w:rsidRDefault="00C96D10">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0F44BC81" w14:textId="48AA3234" w:rsidR="00513E2D" w:rsidRDefault="00C96D10">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5B005024" w14:textId="06ED1231" w:rsidR="00513E2D" w:rsidRDefault="00C96D10">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360F6685" w14:textId="50AAC83D" w:rsidR="00513E2D" w:rsidRDefault="00C96D10">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89025C">
              <w:rPr>
                <w:noProof/>
                <w:webHidden/>
              </w:rPr>
              <w:t>908</w:t>
            </w:r>
            <w:r w:rsidR="00513E2D">
              <w:rPr>
                <w:noProof/>
                <w:webHidden/>
              </w:rPr>
              <w:fldChar w:fldCharType="end"/>
            </w:r>
          </w:hyperlink>
        </w:p>
        <w:p w14:paraId="07DCD64F" w14:textId="5A7A144A" w:rsidR="00513E2D" w:rsidRDefault="00C96D10">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3E164DF2" w14:textId="1A2C0B72" w:rsidR="00513E2D" w:rsidRDefault="00C96D10">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78B90E0F" w14:textId="2994A2C6" w:rsidR="00513E2D" w:rsidRDefault="00C96D10">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6E5D4AC9" w14:textId="05AB3CA5" w:rsidR="00513E2D" w:rsidRDefault="00C96D10">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0C0AEC3F" w14:textId="261DAC84" w:rsidR="00513E2D" w:rsidRDefault="00C96D10">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89025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8" w:name="_Toc459399414"/>
      <w:r>
        <w:t>August 1 / Mesori 8: The Confession of St. Peter</w:t>
      </w:r>
      <w:bookmarkEnd w:id="1778"/>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025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025C">
        <w:rPr>
          <w:noProof/>
        </w:rPr>
        <w:t>862</w:t>
      </w:r>
      <w:r w:rsidR="00237D47">
        <w:fldChar w:fldCharType="end"/>
      </w:r>
      <w:r>
        <w:t>.</w:t>
      </w:r>
    </w:p>
    <w:p w14:paraId="21A226CF" w14:textId="77777777" w:rsidR="00DD5136" w:rsidRDefault="00DD5136" w:rsidP="00DD5136">
      <w:pPr>
        <w:pStyle w:val="Heading3"/>
      </w:pPr>
      <w:bookmarkStart w:id="1779" w:name="_Toc459399415"/>
      <w:r>
        <w:t>August 5 / Mesori 12: Commemoration of Archangel Michael</w:t>
      </w:r>
      <w:bookmarkEnd w:id="1779"/>
    </w:p>
    <w:p w14:paraId="2F8E6FCA"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536FCDA" w14:textId="77777777" w:rsidTr="0082304E">
        <w:trPr>
          <w:cantSplit/>
          <w:jc w:val="center"/>
        </w:trPr>
        <w:tc>
          <w:tcPr>
            <w:tcW w:w="288" w:type="dxa"/>
          </w:tcPr>
          <w:p w14:paraId="06637513" w14:textId="77777777" w:rsidR="0089025C" w:rsidRDefault="0089025C" w:rsidP="0082304E">
            <w:pPr>
              <w:pStyle w:val="CopticCross"/>
            </w:pPr>
          </w:p>
        </w:tc>
        <w:tc>
          <w:tcPr>
            <w:tcW w:w="3960" w:type="dxa"/>
          </w:tcPr>
          <w:p w14:paraId="308F0177" w14:textId="77777777" w:rsidR="0089025C" w:rsidRDefault="0089025C" w:rsidP="00C83ECE">
            <w:pPr>
              <w:pStyle w:val="EngHang"/>
            </w:pPr>
            <w:r>
              <w:t>Through the intercessions</w:t>
            </w:r>
          </w:p>
          <w:p w14:paraId="79380878" w14:textId="77777777" w:rsidR="0089025C" w:rsidRDefault="0089025C" w:rsidP="00C83ECE">
            <w:pPr>
              <w:pStyle w:val="EngHang"/>
            </w:pPr>
            <w:r>
              <w:t>Of the Four Incorporeal Beasts,</w:t>
            </w:r>
          </w:p>
          <w:p w14:paraId="75A9E66A" w14:textId="77777777" w:rsidR="0089025C" w:rsidRDefault="0089025C" w:rsidP="00C83ECE">
            <w:pPr>
              <w:pStyle w:val="EngHang"/>
            </w:pPr>
            <w:r>
              <w:t>The ministering flames of fire,</w:t>
            </w:r>
          </w:p>
          <w:p w14:paraId="11F97668" w14:textId="77777777" w:rsidR="0089025C" w:rsidRDefault="0089025C" w:rsidP="0082304E">
            <w:pPr>
              <w:pStyle w:val="EngHangEnd"/>
            </w:pPr>
            <w:r>
              <w:t>O Lord, grant us the forgiveness of our sins.</w:t>
            </w:r>
          </w:p>
        </w:tc>
        <w:tc>
          <w:tcPr>
            <w:tcW w:w="288" w:type="dxa"/>
          </w:tcPr>
          <w:p w14:paraId="2A403E09" w14:textId="77777777" w:rsidR="0089025C" w:rsidRDefault="0089025C" w:rsidP="0082304E"/>
        </w:tc>
        <w:tc>
          <w:tcPr>
            <w:tcW w:w="288" w:type="dxa"/>
          </w:tcPr>
          <w:p w14:paraId="7D98B954" w14:textId="77777777" w:rsidR="0089025C" w:rsidRDefault="0089025C" w:rsidP="0082304E">
            <w:pPr>
              <w:pStyle w:val="CopticCross"/>
            </w:pPr>
          </w:p>
        </w:tc>
        <w:tc>
          <w:tcPr>
            <w:tcW w:w="3960" w:type="dxa"/>
          </w:tcPr>
          <w:p w14:paraId="670AD874" w14:textId="77777777" w:rsidR="0089025C" w:rsidRDefault="0089025C" w:rsidP="00C83ECE">
            <w:pPr>
              <w:pStyle w:val="CopticVersemulti-line"/>
            </w:pPr>
            <w:r>
              <w:t>Ϩⲓⲧⲉⲛ ⲛⲓⲡ̀ⲣⲉⲥⲃⲓⲁ̀</w:t>
            </w:r>
          </w:p>
          <w:p w14:paraId="261ECD9B" w14:textId="77777777" w:rsidR="0089025C" w:rsidRDefault="0089025C" w:rsidP="00C83ECE">
            <w:pPr>
              <w:pStyle w:val="CopticVersemulti-line"/>
            </w:pPr>
            <w:r>
              <w:t>ⲛ̀ⲧⲉ ⲡⲓϥ̀ⲧⲟⲩ ⲛ̀ⲍⲱⲟⲛ ⲛ̀ⲁⲥⲱⲙⲁⲧⲟⲥ</w:t>
            </w:r>
          </w:p>
          <w:p w14:paraId="06C289A1" w14:textId="77777777" w:rsidR="0089025C" w:rsidRDefault="0089025C" w:rsidP="00C83ECE">
            <w:pPr>
              <w:pStyle w:val="CopticVersemulti-line"/>
            </w:pPr>
            <w:r>
              <w:t>ⲛ̀ⲗⲓⲧⲟⲩⲣⲅⲟⲥ ⲛ̀ϣⲁϩ ⲛ̀ⲭ̀ⲣⲟⲙ:</w:t>
            </w:r>
          </w:p>
          <w:p w14:paraId="7026A28D" w14:textId="77777777" w:rsidR="0089025C" w:rsidRPr="00C35319" w:rsidRDefault="0089025C" w:rsidP="00C83ECE">
            <w:pPr>
              <w:pStyle w:val="CopticHangingVerse"/>
            </w:pPr>
            <w:r>
              <w:t>Ⲡϭⲟⲓⲥ ⲁⲣⲓϩ̀ⲙⲟⲧ ⲛⲁⲛ ⲙ̀ⲡⲓⲭⲱ ⲉ̀ⲃⲟⲗ ⲛ̀ⲧⲉ ⲛⲉⲛⲛⲟⲃⲓ.</w:t>
            </w:r>
          </w:p>
        </w:tc>
      </w:tr>
    </w:tbl>
    <w:p w14:paraId="798EF3F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BCEB3AF" w14:textId="77777777" w:rsidTr="00C83ECE">
        <w:trPr>
          <w:cantSplit/>
          <w:jc w:val="center"/>
        </w:trPr>
        <w:tc>
          <w:tcPr>
            <w:tcW w:w="288" w:type="dxa"/>
          </w:tcPr>
          <w:p w14:paraId="7C320A1E" w14:textId="77777777" w:rsidR="0089025C" w:rsidRDefault="0089025C" w:rsidP="00C83ECE">
            <w:pPr>
              <w:pStyle w:val="CopticCross"/>
            </w:pPr>
          </w:p>
        </w:tc>
        <w:tc>
          <w:tcPr>
            <w:tcW w:w="3960" w:type="dxa"/>
          </w:tcPr>
          <w:p w14:paraId="26BB1484" w14:textId="77777777" w:rsidR="0089025C" w:rsidRDefault="0089025C" w:rsidP="00C83ECE">
            <w:pPr>
              <w:pStyle w:val="EngHang"/>
            </w:pPr>
            <w:r>
              <w:t>Hail to the four incorporeal living beasts,</w:t>
            </w:r>
          </w:p>
          <w:p w14:paraId="720EC9EB" w14:textId="77777777" w:rsidR="0089025C" w:rsidRDefault="0089025C" w:rsidP="00C83ECE">
            <w:pPr>
              <w:pStyle w:val="EngHang"/>
            </w:pPr>
            <w:r>
              <w:t>Carrying the throne of God,</w:t>
            </w:r>
          </w:p>
          <w:p w14:paraId="3C651E87" w14:textId="77777777" w:rsidR="0089025C" w:rsidRDefault="0089025C" w:rsidP="00C83ECE">
            <w:pPr>
              <w:pStyle w:val="EngHang"/>
            </w:pPr>
            <w:r>
              <w:t>A lion’s face, and a calf’s face,</w:t>
            </w:r>
          </w:p>
          <w:p w14:paraId="0E50F916" w14:textId="77777777" w:rsidR="0089025C" w:rsidRDefault="0089025C" w:rsidP="00C83ECE">
            <w:pPr>
              <w:pStyle w:val="EngHangEnd"/>
            </w:pPr>
            <w:r>
              <w:t>A man’s face, and an eagle’s face.</w:t>
            </w:r>
          </w:p>
        </w:tc>
        <w:tc>
          <w:tcPr>
            <w:tcW w:w="288" w:type="dxa"/>
          </w:tcPr>
          <w:p w14:paraId="537084E0" w14:textId="77777777" w:rsidR="0089025C" w:rsidRDefault="0089025C" w:rsidP="00C83ECE"/>
        </w:tc>
        <w:tc>
          <w:tcPr>
            <w:tcW w:w="288" w:type="dxa"/>
          </w:tcPr>
          <w:p w14:paraId="1EA674F2" w14:textId="77777777" w:rsidR="0089025C" w:rsidRDefault="0089025C" w:rsidP="00C83ECE">
            <w:pPr>
              <w:pStyle w:val="CopticCross"/>
            </w:pPr>
          </w:p>
        </w:tc>
        <w:tc>
          <w:tcPr>
            <w:tcW w:w="3960" w:type="dxa"/>
          </w:tcPr>
          <w:p w14:paraId="72E12D25" w14:textId="77777777" w:rsidR="0089025C" w:rsidRDefault="0089025C" w:rsidP="00C83ECE">
            <w:pPr>
              <w:pStyle w:val="CopticVersemulti-line"/>
            </w:pPr>
            <w:r>
              <w:t>Ⲭⲉⲣⲉ ⲡⲓϥ̀ⲧⲟⲩ ⲛ̀ⲍⲱⲟⲛ ⲛ̀ⲁ̀ⲥⲱⲙⲁⲧⲟⲥ:</w:t>
            </w:r>
          </w:p>
          <w:p w14:paraId="438DDE5A" w14:textId="77777777" w:rsidR="0089025C" w:rsidRDefault="0089025C" w:rsidP="00C83ECE">
            <w:pPr>
              <w:pStyle w:val="CopticVersemulti-line"/>
            </w:pPr>
            <w:r>
              <w:t>ⲉⲧϥⲁⲓ ϧⲁ ⲡⲓϩⲁⲣⲙⲁ ⲛ̀ⲧⲉ Ⲫϯ:</w:t>
            </w:r>
          </w:p>
          <w:p w14:paraId="3497EA8D" w14:textId="77777777" w:rsidR="0089025C" w:rsidRDefault="0089025C" w:rsidP="00C83ECE">
            <w:pPr>
              <w:pStyle w:val="CopticVersemulti-line"/>
            </w:pPr>
            <w:r>
              <w:t>ⲟⲩϩⲟ ⲙ̀ⲙⲟⲩⲓ̀ ⲛⲉⲙ ⲟⲩϩⲟ ⲙ̀ⲙⲁⲥⲓ:</w:t>
            </w:r>
          </w:p>
          <w:p w14:paraId="430E047B" w14:textId="77777777" w:rsidR="0089025C" w:rsidRPr="00C35319" w:rsidRDefault="0089025C" w:rsidP="00C83ECE">
            <w:pPr>
              <w:pStyle w:val="CopticHangingVerse"/>
            </w:pPr>
            <w:r>
              <w:t>ⲛⲉⲙ ⲟⲩϩⲟ ⲛ̀ⲣⲱⲙⲓ ⲛⲉⲙ ⲟⲩϩⲟ ⲛ̀ⲁ̀ⲏ̀ⲧⲟⲥ.</w:t>
            </w:r>
          </w:p>
        </w:tc>
      </w:tr>
    </w:tbl>
    <w:p w14:paraId="13D0019D" w14:textId="77777777" w:rsidR="0089025C" w:rsidRDefault="0089025C" w:rsidP="0082304E">
      <w:pPr>
        <w:pStyle w:val="Heading4"/>
      </w:pPr>
      <w:r>
        <w:t>The Gospel Response for the Four Incorporeal Beasts</w:t>
      </w:r>
    </w:p>
    <w:p w14:paraId="2DDAB0FD" w14:textId="77777777" w:rsidR="0089025C" w:rsidRPr="00C14556" w:rsidRDefault="0089025C" w:rsidP="00C14556">
      <w:pPr>
        <w:pStyle w:val="Rubric"/>
      </w:pPr>
      <w:r>
        <w:t>The last verse of the Doxology may be inserted into the Annual Gospel Response.</w:t>
      </w:r>
    </w:p>
    <w:p w14:paraId="64B788FF" w14:textId="784968C4"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80" w:name="_Toc459399416"/>
      <w:r>
        <w:t xml:space="preserve">August 6 / Mesori 13: </w:t>
      </w:r>
      <w:r w:rsidR="00495F1A">
        <w:t>The Transfiguration</w:t>
      </w:r>
      <w:bookmarkEnd w:id="1777"/>
      <w:bookmarkEnd w:id="1776"/>
      <w:bookmarkEnd w:id="1775"/>
      <w:bookmarkEnd w:id="1780"/>
    </w:p>
    <w:p w14:paraId="1EF4D652" w14:textId="77777777" w:rsidR="00980D99" w:rsidRDefault="00980D99" w:rsidP="00980D99">
      <w:pPr>
        <w:pStyle w:val="Heading4"/>
      </w:pPr>
      <w:bookmarkStart w:id="1781" w:name="_Ref434478012"/>
      <w:r>
        <w:t>The Doxology</w:t>
      </w:r>
      <w:r w:rsidR="00E21EA3">
        <w:t xml:space="preserve"> of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2" w:name="_Ref434476299"/>
      <w:r>
        <w:t>The Psali Adam</w:t>
      </w:r>
      <w:r w:rsidR="006C1B94">
        <w:t xml:space="preserve"> for the Transfiguration</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3" w:name="_Ref434476316"/>
      <w:r>
        <w:t>The Psali Batos</w:t>
      </w:r>
      <w:r w:rsidR="006C1B94">
        <w:t xml:space="preserve"> for the Transfiguration</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4" w:name="_Toc410196224"/>
      <w:bookmarkStart w:id="1785" w:name="_Toc410196466"/>
      <w:bookmarkStart w:id="1786" w:name="_Toc410196968"/>
      <w:bookmarkStart w:id="1787" w:name="_Ref435642801"/>
      <w:bookmarkStart w:id="1788" w:name="_Ref435642808"/>
      <w:bookmarkStart w:id="1789" w:name="_Toc459399417"/>
      <w:r>
        <w:t xml:space="preserve">August 9 / Mesori 16: </w:t>
      </w:r>
      <w:r w:rsidR="00495F1A">
        <w:t>The Assumption of the Virgin</w:t>
      </w:r>
      <w:bookmarkEnd w:id="1784"/>
      <w:bookmarkEnd w:id="1785"/>
      <w:bookmarkEnd w:id="1786"/>
      <w:bookmarkEnd w:id="1787"/>
      <w:bookmarkEnd w:id="1788"/>
      <w:bookmarkEnd w:id="1789"/>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D26BE2A" w14:textId="4FF0A956" w:rsidR="007E24F9" w:rsidRDefault="007E24F9" w:rsidP="007E24F9">
      <w:pPr>
        <w:pStyle w:val="Heading4"/>
      </w:pPr>
      <w:bookmarkStart w:id="1790" w:name="_Ref435642763"/>
      <w:r>
        <w:t xml:space="preserve">The Psali </w:t>
      </w:r>
      <w:commentRangeStart w:id="1791"/>
      <w:r>
        <w:t xml:space="preserve">Adam </w:t>
      </w:r>
      <w:commentRangeEnd w:id="1791"/>
      <w:r>
        <w:rPr>
          <w:rStyle w:val="CommentReference"/>
          <w:rFonts w:eastAsiaTheme="minorHAnsi" w:cstheme="minorBidi"/>
          <w:b w:val="0"/>
          <w:bCs w:val="0"/>
          <w:iCs w:val="0"/>
          <w:color w:val="auto"/>
        </w:rPr>
        <w:commentReference w:id="1791"/>
      </w:r>
      <w:r>
        <w:t>for the Virgin</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2"/>
            <w:r>
              <w:t>With divine hands.”</w:t>
            </w:r>
            <w:commentRangeEnd w:id="1792"/>
            <w:r>
              <w:rPr>
                <w:rStyle w:val="CommentReference"/>
                <w:rFonts w:ascii="Times New Roman" w:eastAsiaTheme="minorHAnsi" w:hAnsi="Times New Roman" w:cstheme="minorBidi"/>
                <w:color w:val="auto"/>
              </w:rPr>
              <w:commentReference w:id="179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3" w:name="_Ref435734818"/>
      <w:r>
        <w:t>The Psali Batos for the Virgin</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0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4"/>
            <w:r>
              <w:t>forever</w:t>
            </w:r>
            <w:commentRangeEnd w:id="1794"/>
            <w:r>
              <w:rPr>
                <w:rStyle w:val="CommentReference"/>
                <w:rFonts w:ascii="Times New Roman" w:eastAsiaTheme="minorHAnsi" w:hAnsi="Times New Roman" w:cstheme="minorBidi"/>
                <w:color w:val="auto"/>
              </w:rPr>
              <w:commentReference w:id="179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5"/>
            <w:r>
              <w:t>In the unshakable places.</w:t>
            </w:r>
            <w:commentRangeEnd w:id="1795"/>
            <w:r>
              <w:rPr>
                <w:rStyle w:val="CommentReference"/>
                <w:rFonts w:ascii="Times New Roman" w:eastAsiaTheme="minorHAnsi" w:hAnsi="Times New Roman" w:cstheme="minorBidi"/>
                <w:color w:val="auto"/>
              </w:rPr>
              <w:commentReference w:id="179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6"/>
            <w:r>
              <w:t>Your name adorns our works.</w:t>
            </w:r>
            <w:commentRangeEnd w:id="1796"/>
            <w:r>
              <w:rPr>
                <w:rStyle w:val="CommentReference"/>
                <w:rFonts w:ascii="Times New Roman" w:eastAsiaTheme="minorHAnsi" w:hAnsi="Times New Roman" w:cstheme="minorBidi"/>
                <w:color w:val="auto"/>
              </w:rPr>
              <w:commentReference w:id="179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7"/>
            <w:r>
              <w:t xml:space="preserve">Interceding </w:t>
            </w:r>
            <w:commentRangeEnd w:id="1797"/>
            <w:r>
              <w:rPr>
                <w:rStyle w:val="CommentReference"/>
                <w:rFonts w:ascii="Times New Roman" w:eastAsiaTheme="minorHAnsi" w:hAnsi="Times New Roman" w:cstheme="minorBidi"/>
                <w:color w:val="auto"/>
              </w:rPr>
              <w:commentReference w:id="179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8" w:name="_Toc459399418"/>
      <w:r>
        <w:t>August 12 / Mesori 19: Translocation of the Relics of St. Macarius the Great</w:t>
      </w:r>
      <w:bookmarkEnd w:id="1798"/>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025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025C">
        <w:rPr>
          <w:noProof/>
        </w:rPr>
        <w:t>802</w:t>
      </w:r>
      <w:r w:rsidR="00237D47">
        <w:fldChar w:fldCharType="end"/>
      </w:r>
      <w:r w:rsidR="00237D47">
        <w:t>.</w:t>
      </w:r>
    </w:p>
    <w:p w14:paraId="7069CDB9" w14:textId="77777777" w:rsidR="005329C1" w:rsidRDefault="005329C1" w:rsidP="005329C1">
      <w:pPr>
        <w:pStyle w:val="Heading3"/>
      </w:pPr>
      <w:bookmarkStart w:id="1799" w:name="_Toc459399419"/>
      <w:r>
        <w:t>August 14 / Mesori 21: Commemoration of the Theotokos</w:t>
      </w:r>
      <w:bookmarkEnd w:id="1799"/>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48CB18D" w14:textId="77777777" w:rsidR="009F60F1" w:rsidRDefault="009F60F1" w:rsidP="009F60F1">
      <w:pPr>
        <w:pStyle w:val="Heading3"/>
      </w:pPr>
      <w:bookmarkStart w:id="1800" w:name="_Ref434563030"/>
      <w:bookmarkStart w:id="1801" w:name="_Toc459399420"/>
      <w:r>
        <w:t>August 17 / Mesori 24: Departure of St. Takle Haymanot</w:t>
      </w:r>
      <w:bookmarkEnd w:id="1800"/>
      <w:bookmarkEnd w:id="1801"/>
    </w:p>
    <w:p w14:paraId="34845613" w14:textId="77777777" w:rsidR="009F60F1" w:rsidRDefault="009F60F1" w:rsidP="009F60F1">
      <w:pPr>
        <w:pStyle w:val="Heading4"/>
      </w:pPr>
      <w:bookmarkStart w:id="1802" w:name="_Ref434492302"/>
      <w:r>
        <w:t>The Doxology</w:t>
      </w:r>
      <w:r w:rsidR="00B82753">
        <w:t xml:space="preserve"> for St. Takle Haymanot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3" w:name="_Toc459399421"/>
      <w:r>
        <w:t>August 21 / Mesori 28: The Patriarchs: Abraham, Isaac, and Jacob</w:t>
      </w:r>
      <w:bookmarkEnd w:id="1803"/>
    </w:p>
    <w:p w14:paraId="1D063B19" w14:textId="77777777" w:rsidR="00431ABD" w:rsidRDefault="00431ABD" w:rsidP="00431ABD">
      <w:pPr>
        <w:pStyle w:val="Heading4"/>
      </w:pPr>
      <w:bookmarkStart w:id="1804" w:name="_Ref434492413"/>
      <w:r>
        <w:t>The Doxology</w:t>
      </w:r>
      <w:r w:rsidR="00B82753">
        <w:t xml:space="preserve"> for the Patriarchs: Abraham, Isaac, and Jacob</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5" w:name="_Toc459399422"/>
      <w:r>
        <w:t>August 22 / Mesori 29: Commemoration of the Annunciation, Nativity, and Resurrection on the 29</w:t>
      </w:r>
      <w:r w:rsidRPr="00C0205C">
        <w:rPr>
          <w:vertAlign w:val="superscript"/>
        </w:rPr>
        <w:t>th</w:t>
      </w:r>
      <w:r>
        <w:t xml:space="preserve"> of Every Month</w:t>
      </w:r>
      <w:bookmarkEnd w:id="1805"/>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71EB5850" w14:textId="77777777" w:rsidR="0070722E" w:rsidRDefault="0070722E" w:rsidP="0070722E">
      <w:pPr>
        <w:pStyle w:val="Heading3"/>
      </w:pPr>
      <w:bookmarkStart w:id="1806" w:name="_Toc459399423"/>
      <w:r>
        <w:t xml:space="preserve">August 22 / Mesori 29: </w:t>
      </w:r>
      <w:r w:rsidR="007D439A">
        <w:t xml:space="preserve">Also the </w:t>
      </w:r>
      <w:r>
        <w:t>Translocation of the Relics of St. John the Short to Scetis</w:t>
      </w:r>
      <w:bookmarkEnd w:id="1806"/>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025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025C">
        <w:rPr>
          <w:noProof/>
        </w:rPr>
        <w:t>637</w:t>
      </w:r>
      <w:r w:rsidR="00237D47">
        <w:fldChar w:fldCharType="end"/>
      </w:r>
      <w:r>
        <w:t>.</w:t>
      </w:r>
    </w:p>
    <w:p w14:paraId="7E90B074" w14:textId="77777777" w:rsidR="00D46726" w:rsidRDefault="00D46726" w:rsidP="00D46726">
      <w:pPr>
        <w:pStyle w:val="Heading3"/>
      </w:pPr>
      <w:bookmarkStart w:id="1807" w:name="_Toc459399424"/>
      <w:r>
        <w:t>August 25 / Little Month 2: Departure of St. Titus the Apostle</w:t>
      </w:r>
      <w:bookmarkEnd w:id="1807"/>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AA6933" w14:textId="77777777" w:rsidR="00C30039" w:rsidRDefault="00C30039" w:rsidP="00C30039">
      <w:pPr>
        <w:pStyle w:val="Heading3"/>
      </w:pPr>
      <w:bookmarkStart w:id="1808" w:name="_Toc459399425"/>
      <w:r>
        <w:t>August 26 / Little Month 3: Archangel Raphael</w:t>
      </w:r>
      <w:bookmarkEnd w:id="1808"/>
    </w:p>
    <w:p w14:paraId="0292BCC5" w14:textId="77777777" w:rsidR="00C30039" w:rsidRDefault="00C30039" w:rsidP="00C30039">
      <w:pPr>
        <w:pStyle w:val="Heading4"/>
      </w:pPr>
      <w:bookmarkStart w:id="1809" w:name="_Ref434488208"/>
      <w:r>
        <w:t>The Doxology</w:t>
      </w:r>
      <w:r w:rsidR="00B46E6E">
        <w:t xml:space="preserve"> for Archangel Raphael</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10" w:name="_Toc459399426"/>
      <w:r>
        <w:t>August 28 / Little Month 5</w:t>
      </w:r>
      <w:r w:rsidR="00980D99">
        <w:t>: St. Parsouma</w:t>
      </w:r>
      <w:bookmarkEnd w:id="1810"/>
    </w:p>
    <w:p w14:paraId="32F5CFB7" w14:textId="77777777" w:rsidR="00980D99" w:rsidRDefault="00980D99" w:rsidP="00980D99">
      <w:pPr>
        <w:pStyle w:val="Heading4"/>
      </w:pPr>
      <w:bookmarkStart w:id="1811" w:name="_Ref434491294"/>
      <w:r>
        <w:t>The Doxology</w:t>
      </w:r>
      <w:r w:rsidR="00810F04">
        <w:t xml:space="preserve"> for St. Parsouma</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0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5"/>
            <w:r>
              <w:t xml:space="preserve">ⲙ̀Ⲡⲭ̄ⲥ̄ </w:t>
            </w:r>
            <w:commentRangeEnd w:id="1815"/>
            <w:r>
              <w:rPr>
                <w:rStyle w:val="CommentReference"/>
                <w:rFonts w:ascii="Times New Roman" w:hAnsi="Times New Roman" w:cstheme="minorBidi"/>
                <w:noProof w:val="0"/>
              </w:rPr>
              <w:commentReference w:id="181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6"/>
            <w:r>
              <w:t xml:space="preserve">ⲡⲉⲛⲥⲱⲧⲏⲣ </w:t>
            </w:r>
            <w:commentRangeEnd w:id="1816"/>
            <w:r>
              <w:rPr>
                <w:rStyle w:val="CommentReference"/>
                <w:rFonts w:ascii="Times New Roman" w:hAnsi="Times New Roman" w:cstheme="minorBidi"/>
                <w:noProof w:val="0"/>
              </w:rPr>
              <w:commentReference w:id="181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7" w:name="_Toc410196981"/>
      <w:bookmarkStart w:id="1818" w:name="_Toc459399213"/>
      <w:bookmarkStart w:id="1819" w:name="_Toc410196226"/>
      <w:bookmarkStart w:id="1820" w:name="_Toc410196468"/>
      <w:bookmarkStart w:id="1821" w:name="_Toc410196970"/>
      <w:bookmarkStart w:id="1822" w:name="Pascal"/>
      <w:bookmarkEnd w:id="1774"/>
      <w:r>
        <w:t xml:space="preserve">Hymns for December or </w:t>
      </w:r>
      <w:r>
        <w:rPr>
          <w:rFonts w:ascii="FreeSerifAvvaShenouda" w:hAnsi="FreeSerifAvvaShenouda" w:cs="FreeSerifAvvaShenouda"/>
        </w:rPr>
        <w:t>Ⲕⲟⲓⲁϩⲕ</w:t>
      </w:r>
      <w:bookmarkEnd w:id="1817"/>
      <w:bookmarkEnd w:id="1818"/>
    </w:p>
    <w:p w14:paraId="235F00C1" w14:textId="77777777" w:rsidR="00513E2D" w:rsidRDefault="00513E2D" w:rsidP="00513E2D">
      <w:pPr>
        <w:pStyle w:val="Heading3"/>
      </w:pPr>
      <w:bookmarkStart w:id="1823" w:name="_Toc459399427"/>
      <w:r>
        <w:t>The Order of 7/4</w:t>
      </w:r>
      <w:bookmarkEnd w:id="1823"/>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89025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89025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89025C">
        <w:t>Psalm</w:t>
      </w:r>
      <w:r w:rsidR="0089025C" w:rsidRPr="00AB1781">
        <w:t xml:space="preserve"> 50</w:t>
      </w:r>
      <w:r w:rsidR="0089025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89025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89025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89025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89025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89025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89025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89025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89025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89025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89025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89025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89025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89025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89025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89025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89025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89025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89025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89025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89025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89025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89025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89025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89025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89025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fldChar w:fldCharType="begin"/>
      </w:r>
      <w:r w:rsidRPr="005E37D0">
        <w:instrText xml:space="preserve"> REF _Ref452619819 \h </w:instrText>
      </w:r>
      <w:r>
        <w:instrText xml:space="preserve"> \* MERGEFORMAT </w:instrText>
      </w:r>
      <w:r w:rsidRPr="005E37D0">
        <w:fldChar w:fldCharType="separate"/>
      </w:r>
      <w:r w:rsidR="0089025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89025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89025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89025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89025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89025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89025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89025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89025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89025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89025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89025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89025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89025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89025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89025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89025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89025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89025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89025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89025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89025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89025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89025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89025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89025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89025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89025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89025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89025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89025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89025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89025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89025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89025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89025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89025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89025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89025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89025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89025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89025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89025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89025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89025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89025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89025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89025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89025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89025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89025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89025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89025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89025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89025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89025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89025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89025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89025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89025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89025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89025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89025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89025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89025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89025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89025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89025C">
        <w:rPr>
          <w:noProof/>
        </w:rPr>
        <w:t>6</w:t>
      </w:r>
      <w:r w:rsidRPr="005E37D0">
        <w:fldChar w:fldCharType="end"/>
      </w:r>
    </w:p>
    <w:p w14:paraId="4A2BC0B7" w14:textId="77777777" w:rsidR="00513E2D" w:rsidRDefault="00513E2D" w:rsidP="00513E2D">
      <w:pPr>
        <w:pStyle w:val="Heading3"/>
      </w:pPr>
      <w:bookmarkStart w:id="1824" w:name="_Ref452619392"/>
      <w:bookmarkStart w:id="1825" w:name="_Toc459399428"/>
      <w:r>
        <w:t>The December or Koiak Canticle</w:t>
      </w:r>
      <w:bookmarkEnd w:id="1824"/>
      <w:bookmarkEnd w:id="1825"/>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0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06"/>
      </w:r>
      <w:r>
        <w:t>, manifest Yourself</w:t>
      </w:r>
      <w:r>
        <w:rPr>
          <w:rStyle w:val="FootnoteReference"/>
        </w:rPr>
        <w:footnoteReference w:id="100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0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1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1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1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1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1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15"/>
      </w:r>
    </w:p>
    <w:p w14:paraId="327A6659" w14:textId="77777777" w:rsidR="00513E2D" w:rsidRPr="00AB1781" w:rsidRDefault="00513E2D" w:rsidP="00513E2D">
      <w:pPr>
        <w:pStyle w:val="EnglishHangNoCoptic"/>
      </w:pPr>
      <w:r>
        <w:tab/>
        <w:t>and, “a man was born in her,”</w:t>
      </w:r>
      <w:r>
        <w:rPr>
          <w:rStyle w:val="FootnoteReference"/>
        </w:rPr>
        <w:footnoteReference w:id="101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1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18"/>
      </w:r>
      <w:r>
        <w:t xml:space="preserve"> flames of fire.</w:t>
      </w:r>
      <w:r w:rsidRPr="00AB1781">
        <w:rPr>
          <w:rStyle w:val="FootnoteReference"/>
        </w:rPr>
        <w:footnoteReference w:id="101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2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6"/>
      <w:r>
        <w:t>102</w:t>
      </w:r>
      <w:commentRangeEnd w:id="1826"/>
      <w:r>
        <w:rPr>
          <w:rStyle w:val="CommentReference"/>
          <w:rFonts w:eastAsiaTheme="minorHAnsi" w:cstheme="minorBidi"/>
          <w:color w:val="auto"/>
          <w:lang w:val="en-CA"/>
        </w:rPr>
        <w:commentReference w:id="1826"/>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2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2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23"/>
      </w:r>
      <w:r>
        <w:t xml:space="preserve"> (Ps 67:12)</w:t>
      </w:r>
    </w:p>
    <w:p w14:paraId="1E04067B" w14:textId="77777777" w:rsidR="00513E2D" w:rsidRDefault="00513E2D" w:rsidP="00513E2D">
      <w:pPr>
        <w:pStyle w:val="EnglishHangEndNoCoptic"/>
      </w:pPr>
      <w:r>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2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2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2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2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3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3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32"/>
      </w:r>
      <w:r>
        <w:t>,</w:t>
      </w:r>
      <w:r w:rsidRPr="00AB1781">
        <w:t xml:space="preserve"> all you </w:t>
      </w:r>
      <w:r>
        <w:t>upright in</w:t>
      </w:r>
      <w:r w:rsidRPr="00AB1781">
        <w:t xml:space="preserve"> heart.</w:t>
      </w:r>
      <w:r w:rsidRPr="00AB1781">
        <w:rPr>
          <w:rStyle w:val="FootnoteReference"/>
        </w:rPr>
        <w:footnoteReference w:id="103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3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3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3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7" w:name="_Ref452619413"/>
      <w:bookmarkStart w:id="1828" w:name="_Toc459399429"/>
      <w:r>
        <w:t>Psali Before the First Canticle (Agios O Theos)</w:t>
      </w:r>
      <w:bookmarkEnd w:id="1827"/>
      <w:bookmarkEnd w:id="18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9" w:name="_Ref452619578"/>
      <w:bookmarkStart w:id="1830" w:name="_Toc459399430"/>
      <w:r>
        <w:rPr>
          <w:sz w:val="24"/>
        </w:rPr>
        <w:t>Psali Adam After the First Canticle</w:t>
      </w:r>
      <w:bookmarkEnd w:id="1829"/>
      <w:bookmarkEnd w:id="18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4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4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31" w:name="_Ref452619819"/>
      <w:bookmarkStart w:id="1832" w:name="_Toc459399431"/>
      <w:r>
        <w:rPr>
          <w:sz w:val="24"/>
        </w:rPr>
        <w:t>Psali Adam On (Before) the Second Canticle</w:t>
      </w:r>
      <w:bookmarkEnd w:id="1831"/>
      <w:bookmarkEnd w:id="1832"/>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4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3" w:name="_Ref435645565"/>
      <w:bookmarkStart w:id="1834" w:name="_Toc459399432"/>
      <w:r>
        <w:rPr>
          <w:sz w:val="24"/>
        </w:rPr>
        <w:t>Psali Adam After the</w:t>
      </w:r>
      <w:r>
        <w:t xml:space="preserve"> Second Cantilce</w:t>
      </w:r>
      <w:bookmarkEnd w:id="1833"/>
      <w:bookmarkEnd w:id="18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5" w:name="_Ref452620167"/>
      <w:bookmarkStart w:id="1836" w:name="_Toc459399433"/>
      <w:bookmarkStart w:id="1837" w:name="_Ref435645593"/>
      <w:r>
        <w:t>The Psali Adam On (Before) the Third Canticle</w:t>
      </w:r>
      <w:bookmarkEnd w:id="1835"/>
      <w:bookmarkEnd w:id="18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8" w:name="_Ref452620325"/>
      <w:bookmarkStart w:id="1839" w:name="_Toc459399434"/>
      <w:r>
        <w:t>Psali Batos</w:t>
      </w:r>
      <w:r>
        <w:rPr>
          <w:lang w:val="en-US"/>
        </w:rPr>
        <w:t xml:space="preserve"> On (After) the Third Canticle</w:t>
      </w:r>
      <w:bookmarkEnd w:id="1837"/>
      <w:bookmarkEnd w:id="1838"/>
      <w:bookmarkEnd w:id="18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40" w:name="_Ref452620881"/>
      <w:bookmarkStart w:id="1841" w:name="_Toc459399435"/>
      <w:r>
        <w:t>Hymn on the Sunday Psali</w:t>
      </w:r>
      <w:bookmarkEnd w:id="1840"/>
      <w:bookmarkEnd w:id="1841"/>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2" w:name="_Ref452620856"/>
      <w:bookmarkStart w:id="1843" w:name="_Toc459399436"/>
      <w:r>
        <w:t>Interpretation on (After) the Sunday Theotokia Part 1</w:t>
      </w:r>
      <w:bookmarkEnd w:id="1842"/>
      <w:bookmarkEnd w:id="1843"/>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4" w:name="_Toc459399437"/>
      <w:r>
        <w:t>Interpretation on (After) the Sunday Theotokia Part 2</w:t>
      </w:r>
      <w:bookmarkEnd w:id="1844"/>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5" w:name="_Toc459399438"/>
      <w:r>
        <w:t>Interpretation on (After) the Sunday Theotokia Part 3</w:t>
      </w:r>
      <w:bookmarkEnd w:id="1845"/>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6" w:name="_Toc459399439"/>
      <w:r>
        <w:t>Interpretation on (After) the Sunday Theotokia Part 4</w:t>
      </w:r>
      <w:bookmarkEnd w:id="1846"/>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7" w:name="_Toc459399440"/>
      <w:r>
        <w:t>Interpretation on (After) the Sunday Theotokia Part 5</w:t>
      </w:r>
      <w:bookmarkEnd w:id="1847"/>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8" w:name="_Toc459399441"/>
      <w:r>
        <w:t>Interpretation on (After) the Sunday Theotokia Part 6</w:t>
      </w:r>
      <w:bookmarkEnd w:id="1848"/>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9" w:name="_Toc459399442"/>
      <w:r>
        <w:t>Interpretation on (After) the Sunday Theotokia Part 7 (modern)</w:t>
      </w:r>
      <w:bookmarkEnd w:id="1849"/>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50" w:name="_Ref452619669"/>
      <w:bookmarkStart w:id="1851" w:name="_Toc459399443"/>
      <w:r>
        <w:t>Hymn on the Monday Theotokia</w:t>
      </w:r>
      <w:bookmarkEnd w:id="1850"/>
      <w:bookmarkEnd w:id="1851"/>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2" w:name="_Ref452619779"/>
      <w:bookmarkStart w:id="1853" w:name="_Toc459399444"/>
      <w:r>
        <w:t>Hymn on the Tuesday Theotokia</w:t>
      </w:r>
      <w:bookmarkEnd w:id="1852"/>
      <w:bookmarkEnd w:id="1853"/>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4" w:name="_Ref452620017"/>
      <w:bookmarkStart w:id="1855" w:name="_Toc459399445"/>
      <w:r>
        <w:t>Hymn on the Wednesday Theotokia</w:t>
      </w:r>
      <w:bookmarkEnd w:id="1854"/>
      <w:bookmarkEnd w:id="1855"/>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6" w:name="_Ref435645467"/>
      <w:bookmarkStart w:id="1857" w:name="_Toc459399446"/>
      <w:r>
        <w:t>Hymn on the Thursday Theotokia (The Fiery Bush)</w:t>
      </w:r>
      <w:bookmarkEnd w:id="1856"/>
      <w:bookmarkEnd w:id="1857"/>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4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4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8" w:name="_Ref452620495"/>
      <w:bookmarkStart w:id="1859" w:name="_Toc459399447"/>
      <w:r>
        <w:t>Hymn on the Friday Theotokia</w:t>
      </w:r>
      <w:bookmarkEnd w:id="1858"/>
      <w:bookmarkEnd w:id="1859"/>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60" w:name="_Ref452620614"/>
      <w:bookmarkStart w:id="1861" w:name="_Toc459399448"/>
      <w:r>
        <w:t>Hymn on the Saturday Theotokia</w:t>
      </w:r>
      <w:bookmarkEnd w:id="1860"/>
      <w:bookmarkEnd w:id="1861"/>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4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2" w:name="_Ref452620695"/>
      <w:bookmarkStart w:id="1863" w:name="_Toc459399449"/>
      <w:r>
        <w:t>The First Batos Lobsh</w:t>
      </w:r>
      <w:bookmarkEnd w:id="1862"/>
      <w:bookmarkEnd w:id="1863"/>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4" w:name="_Ref452620704"/>
      <w:bookmarkStart w:id="1865" w:name="_Toc459399450"/>
      <w:r>
        <w:t>The Second Batos Lobsh</w:t>
      </w:r>
      <w:bookmarkEnd w:id="1864"/>
      <w:bookmarkEnd w:id="1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6" w:name="_Toc459399214"/>
      <w:r>
        <w:t>The Pascal Cycle</w:t>
      </w:r>
      <w:bookmarkEnd w:id="1819"/>
      <w:bookmarkEnd w:id="1820"/>
      <w:bookmarkEnd w:id="1821"/>
      <w:bookmarkEnd w:id="1866"/>
    </w:p>
    <w:bookmarkStart w:id="1867" w:name="_Toc410196971" w:displacedByCustomXml="next"/>
    <w:bookmarkStart w:id="1868" w:name="_Toc410196469" w:displacedByCustomXml="next"/>
    <w:bookmarkStart w:id="1869"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701160BD" w14:textId="3AFD712B" w:rsidR="00513E2D" w:rsidRDefault="00C96D10">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89025C">
              <w:rPr>
                <w:noProof/>
                <w:webHidden/>
              </w:rPr>
              <w:t>915</w:t>
            </w:r>
            <w:r w:rsidR="00513E2D">
              <w:rPr>
                <w:noProof/>
                <w:webHidden/>
              </w:rPr>
              <w:fldChar w:fldCharType="end"/>
            </w:r>
          </w:hyperlink>
        </w:p>
        <w:p w14:paraId="65B913FD" w14:textId="0C2BC758" w:rsidR="00513E2D" w:rsidRDefault="00C96D10">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89025C">
              <w:rPr>
                <w:noProof/>
                <w:webHidden/>
              </w:rPr>
              <w:t>923</w:t>
            </w:r>
            <w:r w:rsidR="00513E2D">
              <w:rPr>
                <w:noProof/>
                <w:webHidden/>
              </w:rPr>
              <w:fldChar w:fldCharType="end"/>
            </w:r>
          </w:hyperlink>
        </w:p>
        <w:p w14:paraId="0840CF51" w14:textId="22C9D0E0" w:rsidR="00513E2D" w:rsidRDefault="00C96D10">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89025C">
              <w:rPr>
                <w:noProof/>
                <w:webHidden/>
              </w:rPr>
              <w:t>930</w:t>
            </w:r>
            <w:r w:rsidR="00513E2D">
              <w:rPr>
                <w:noProof/>
                <w:webHidden/>
              </w:rPr>
              <w:fldChar w:fldCharType="end"/>
            </w:r>
          </w:hyperlink>
        </w:p>
        <w:p w14:paraId="395E1A50" w14:textId="5A8844CD" w:rsidR="00513E2D" w:rsidRDefault="00C96D10">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89025C">
              <w:rPr>
                <w:noProof/>
                <w:webHidden/>
              </w:rPr>
              <w:t>934</w:t>
            </w:r>
            <w:r w:rsidR="00513E2D">
              <w:rPr>
                <w:noProof/>
                <w:webHidden/>
              </w:rPr>
              <w:fldChar w:fldCharType="end"/>
            </w:r>
          </w:hyperlink>
        </w:p>
        <w:p w14:paraId="6A243844" w14:textId="60AFAFDB" w:rsidR="00513E2D" w:rsidRDefault="00C96D10">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89025C">
              <w:rPr>
                <w:noProof/>
                <w:webHidden/>
              </w:rPr>
              <w:t>938</w:t>
            </w:r>
            <w:r w:rsidR="00513E2D">
              <w:rPr>
                <w:noProof/>
                <w:webHidden/>
              </w:rPr>
              <w:fldChar w:fldCharType="end"/>
            </w:r>
          </w:hyperlink>
        </w:p>
        <w:p w14:paraId="0A8F744E" w14:textId="7551D185" w:rsidR="00513E2D" w:rsidRDefault="00C96D10">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89025C">
              <w:rPr>
                <w:noProof/>
                <w:webHidden/>
              </w:rPr>
              <w:t>942</w:t>
            </w:r>
            <w:r w:rsidR="00513E2D">
              <w:rPr>
                <w:noProof/>
                <w:webHidden/>
              </w:rPr>
              <w:fldChar w:fldCharType="end"/>
            </w:r>
          </w:hyperlink>
        </w:p>
        <w:p w14:paraId="3C6D8185" w14:textId="4BB07DC0" w:rsidR="00513E2D" w:rsidRDefault="00C96D10">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89025C">
              <w:rPr>
                <w:noProof/>
                <w:webHidden/>
              </w:rPr>
              <w:t>946</w:t>
            </w:r>
            <w:r w:rsidR="00513E2D">
              <w:rPr>
                <w:noProof/>
                <w:webHidden/>
              </w:rPr>
              <w:fldChar w:fldCharType="end"/>
            </w:r>
          </w:hyperlink>
        </w:p>
        <w:p w14:paraId="500E9319" w14:textId="2688DA12" w:rsidR="00513E2D" w:rsidRDefault="00C96D10">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89025C">
              <w:rPr>
                <w:noProof/>
                <w:webHidden/>
              </w:rPr>
              <w:t>951</w:t>
            </w:r>
            <w:r w:rsidR="00513E2D">
              <w:rPr>
                <w:noProof/>
                <w:webHidden/>
              </w:rPr>
              <w:fldChar w:fldCharType="end"/>
            </w:r>
          </w:hyperlink>
        </w:p>
        <w:p w14:paraId="5A2E005F" w14:textId="29540172" w:rsidR="00513E2D" w:rsidRDefault="00C96D10">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89025C">
              <w:rPr>
                <w:noProof/>
                <w:webHidden/>
              </w:rPr>
              <w:t>959</w:t>
            </w:r>
            <w:r w:rsidR="00513E2D">
              <w:rPr>
                <w:noProof/>
                <w:webHidden/>
              </w:rPr>
              <w:fldChar w:fldCharType="end"/>
            </w:r>
          </w:hyperlink>
        </w:p>
        <w:p w14:paraId="31D111A2" w14:textId="1ACC4630" w:rsidR="00513E2D" w:rsidRDefault="00C96D10">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89025C">
              <w:rPr>
                <w:noProof/>
                <w:webHidden/>
              </w:rPr>
              <w:t>962</w:t>
            </w:r>
            <w:r w:rsidR="00513E2D">
              <w:rPr>
                <w:noProof/>
                <w:webHidden/>
              </w:rPr>
              <w:fldChar w:fldCharType="end"/>
            </w:r>
          </w:hyperlink>
        </w:p>
        <w:p w14:paraId="3C9E3484" w14:textId="7B3B56B1" w:rsidR="00513E2D" w:rsidRDefault="00C96D10">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89025C">
              <w:rPr>
                <w:noProof/>
                <w:webHidden/>
              </w:rPr>
              <w:t>965</w:t>
            </w:r>
            <w:r w:rsidR="00513E2D">
              <w:rPr>
                <w:noProof/>
                <w:webHidden/>
              </w:rPr>
              <w:fldChar w:fldCharType="end"/>
            </w:r>
          </w:hyperlink>
        </w:p>
        <w:p w14:paraId="1C517C6E" w14:textId="0EE1ECB8" w:rsidR="00513E2D" w:rsidRDefault="00C96D10">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89025C">
              <w:rPr>
                <w:noProof/>
                <w:webHidden/>
              </w:rPr>
              <w:t>967</w:t>
            </w:r>
            <w:r w:rsidR="00513E2D">
              <w:rPr>
                <w:noProof/>
                <w:webHidden/>
              </w:rPr>
              <w:fldChar w:fldCharType="end"/>
            </w:r>
          </w:hyperlink>
        </w:p>
        <w:p w14:paraId="7D1F3E95" w14:textId="02F067A1" w:rsidR="00513E2D" w:rsidRDefault="00C96D10">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89025C">
              <w:rPr>
                <w:noProof/>
                <w:webHidden/>
              </w:rPr>
              <w:t>969</w:t>
            </w:r>
            <w:r w:rsidR="00513E2D">
              <w:rPr>
                <w:noProof/>
                <w:webHidden/>
              </w:rPr>
              <w:fldChar w:fldCharType="end"/>
            </w:r>
          </w:hyperlink>
        </w:p>
        <w:p w14:paraId="32B0C3EE" w14:textId="0FC7DCE7" w:rsidR="00513E2D" w:rsidRDefault="00C96D10">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89025C">
              <w:rPr>
                <w:noProof/>
                <w:webHidden/>
              </w:rPr>
              <w:t>972</w:t>
            </w:r>
            <w:r w:rsidR="00513E2D">
              <w:rPr>
                <w:noProof/>
                <w:webHidden/>
              </w:rPr>
              <w:fldChar w:fldCharType="end"/>
            </w:r>
          </w:hyperlink>
        </w:p>
        <w:p w14:paraId="42594738" w14:textId="1905C235" w:rsidR="00513E2D" w:rsidRDefault="00C96D10">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89025C">
              <w:rPr>
                <w:noProof/>
                <w:webHidden/>
              </w:rPr>
              <w:t>975</w:t>
            </w:r>
            <w:r w:rsidR="00513E2D">
              <w:rPr>
                <w:noProof/>
                <w:webHidden/>
              </w:rPr>
              <w:fldChar w:fldCharType="end"/>
            </w:r>
          </w:hyperlink>
        </w:p>
        <w:p w14:paraId="760E0D4D" w14:textId="28382CA8" w:rsidR="00513E2D" w:rsidRDefault="00C96D10">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89025C">
              <w:rPr>
                <w:noProof/>
                <w:webHidden/>
              </w:rPr>
              <w:t>977</w:t>
            </w:r>
            <w:r w:rsidR="00513E2D">
              <w:rPr>
                <w:noProof/>
                <w:webHidden/>
              </w:rPr>
              <w:fldChar w:fldCharType="end"/>
            </w:r>
          </w:hyperlink>
        </w:p>
        <w:p w14:paraId="14213AA3" w14:textId="7BF65813" w:rsidR="00513E2D" w:rsidRDefault="00C96D10">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89025C">
              <w:rPr>
                <w:noProof/>
                <w:webHidden/>
              </w:rPr>
              <w:t>982</w:t>
            </w:r>
            <w:r w:rsidR="00513E2D">
              <w:rPr>
                <w:noProof/>
                <w:webHidden/>
              </w:rPr>
              <w:fldChar w:fldCharType="end"/>
            </w:r>
          </w:hyperlink>
        </w:p>
        <w:p w14:paraId="59D335D6" w14:textId="250E5ECC" w:rsidR="00513E2D" w:rsidRDefault="00C96D10">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89025C">
              <w:rPr>
                <w:noProof/>
                <w:webHidden/>
              </w:rPr>
              <w:t>984</w:t>
            </w:r>
            <w:r w:rsidR="00513E2D">
              <w:rPr>
                <w:noProof/>
                <w:webHidden/>
              </w:rPr>
              <w:fldChar w:fldCharType="end"/>
            </w:r>
          </w:hyperlink>
        </w:p>
        <w:p w14:paraId="16C53C8B" w14:textId="4019D960" w:rsidR="00513E2D" w:rsidRDefault="00C96D10">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89025C">
              <w:rPr>
                <w:noProof/>
                <w:webHidden/>
              </w:rPr>
              <w:t>989</w:t>
            </w:r>
            <w:r w:rsidR="00513E2D">
              <w:rPr>
                <w:noProof/>
                <w:webHidden/>
              </w:rPr>
              <w:fldChar w:fldCharType="end"/>
            </w:r>
          </w:hyperlink>
        </w:p>
        <w:p w14:paraId="27B06642" w14:textId="4D562398" w:rsidR="00513E2D" w:rsidRDefault="00C96D10">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89025C">
              <w:rPr>
                <w:noProof/>
                <w:webHidden/>
              </w:rPr>
              <w:t>997</w:t>
            </w:r>
            <w:r w:rsidR="00513E2D">
              <w:rPr>
                <w:noProof/>
                <w:webHidden/>
              </w:rPr>
              <w:fldChar w:fldCharType="end"/>
            </w:r>
          </w:hyperlink>
        </w:p>
        <w:p w14:paraId="354FA993" w14:textId="300B55DA" w:rsidR="00513E2D" w:rsidRDefault="00C96D10">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89025C">
              <w:rPr>
                <w:noProof/>
                <w:webHidden/>
              </w:rPr>
              <w:t>1002</w:t>
            </w:r>
            <w:r w:rsidR="00513E2D">
              <w:rPr>
                <w:noProof/>
                <w:webHidden/>
              </w:rPr>
              <w:fldChar w:fldCharType="end"/>
            </w:r>
          </w:hyperlink>
        </w:p>
        <w:p w14:paraId="4C293DB3" w14:textId="3DE539FA" w:rsidR="00513E2D" w:rsidRDefault="00C96D10">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89025C">
              <w:rPr>
                <w:noProof/>
                <w:webHidden/>
              </w:rPr>
              <w:t>1007</w:t>
            </w:r>
            <w:r w:rsidR="00513E2D">
              <w:rPr>
                <w:noProof/>
                <w:webHidden/>
              </w:rPr>
              <w:fldChar w:fldCharType="end"/>
            </w:r>
          </w:hyperlink>
        </w:p>
        <w:p w14:paraId="6530D8F0" w14:textId="4E7BC027" w:rsidR="00513E2D" w:rsidRDefault="00C96D10">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89025C">
              <w:rPr>
                <w:noProof/>
                <w:webHidden/>
              </w:rPr>
              <w:t>1009</w:t>
            </w:r>
            <w:r w:rsidR="00513E2D">
              <w:rPr>
                <w:noProof/>
                <w:webHidden/>
              </w:rPr>
              <w:fldChar w:fldCharType="end"/>
            </w:r>
          </w:hyperlink>
        </w:p>
        <w:p w14:paraId="1DFF5205" w14:textId="7549F015" w:rsidR="00513E2D" w:rsidRDefault="00C96D10">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89025C">
              <w:rPr>
                <w:noProof/>
                <w:webHidden/>
              </w:rPr>
              <w:t>1014</w:t>
            </w:r>
            <w:r w:rsidR="00513E2D">
              <w:rPr>
                <w:noProof/>
                <w:webHidden/>
              </w:rPr>
              <w:fldChar w:fldCharType="end"/>
            </w:r>
          </w:hyperlink>
        </w:p>
        <w:p w14:paraId="66FA53B2" w14:textId="119AAB94" w:rsidR="00513E2D" w:rsidRDefault="00C96D10">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2C69B140" w14:textId="3DCE2590" w:rsidR="00513E2D" w:rsidRDefault="00C96D10">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6DC1B911" w14:textId="672E602A" w:rsidR="00513E2D" w:rsidRDefault="00C96D10">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89025C">
              <w:rPr>
                <w:noProof/>
                <w:webHidden/>
              </w:rPr>
              <w:t>1036</w:t>
            </w:r>
            <w:r w:rsidR="00513E2D">
              <w:rPr>
                <w:noProof/>
                <w:webHidden/>
              </w:rPr>
              <w:fldChar w:fldCharType="end"/>
            </w:r>
          </w:hyperlink>
        </w:p>
        <w:p w14:paraId="3BE5B2B1" w14:textId="2B72C33C" w:rsidR="00513E2D" w:rsidRDefault="00C96D10">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89025C">
              <w:rPr>
                <w:noProof/>
                <w:webHidden/>
              </w:rPr>
              <w:t>1041</w:t>
            </w:r>
            <w:r w:rsidR="00513E2D">
              <w:rPr>
                <w:noProof/>
                <w:webHidden/>
              </w:rPr>
              <w:fldChar w:fldCharType="end"/>
            </w:r>
          </w:hyperlink>
        </w:p>
        <w:p w14:paraId="76051154" w14:textId="01FF8CB0" w:rsidR="00513E2D" w:rsidRDefault="00C96D10">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89025C">
              <w:rPr>
                <w:noProof/>
                <w:webHidden/>
              </w:rPr>
              <w:t>1049</w:t>
            </w:r>
            <w:r w:rsidR="00513E2D">
              <w:rPr>
                <w:noProof/>
                <w:webHidden/>
              </w:rPr>
              <w:fldChar w:fldCharType="end"/>
            </w:r>
          </w:hyperlink>
        </w:p>
        <w:p w14:paraId="3B76CC56" w14:textId="73BD1737" w:rsidR="00513E2D" w:rsidRDefault="00C96D10">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89025C">
              <w:rPr>
                <w:noProof/>
                <w:webHidden/>
              </w:rPr>
              <w:t>1057</w:t>
            </w:r>
            <w:r w:rsidR="00513E2D">
              <w:rPr>
                <w:noProof/>
                <w:webHidden/>
              </w:rPr>
              <w:fldChar w:fldCharType="end"/>
            </w:r>
          </w:hyperlink>
        </w:p>
        <w:p w14:paraId="5789CCCB" w14:textId="3AEA57D3" w:rsidR="00513E2D" w:rsidRDefault="00C96D10">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89025C">
              <w:rPr>
                <w:noProof/>
                <w:webHidden/>
              </w:rPr>
              <w:t>1068</w:t>
            </w:r>
            <w:r w:rsidR="00513E2D">
              <w:rPr>
                <w:noProof/>
                <w:webHidden/>
              </w:rPr>
              <w:fldChar w:fldCharType="end"/>
            </w:r>
          </w:hyperlink>
        </w:p>
        <w:p w14:paraId="5C826182" w14:textId="418737FD" w:rsidR="00513E2D" w:rsidRDefault="00C96D10">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89025C">
              <w:rPr>
                <w:noProof/>
                <w:webHidden/>
              </w:rPr>
              <w:t>1070</w:t>
            </w:r>
            <w:r w:rsidR="00513E2D">
              <w:rPr>
                <w:noProof/>
                <w:webHidden/>
              </w:rPr>
              <w:fldChar w:fldCharType="end"/>
            </w:r>
          </w:hyperlink>
        </w:p>
        <w:p w14:paraId="10E3A94C" w14:textId="550400EA" w:rsidR="00513E2D" w:rsidRDefault="00C96D10">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89025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70" w:name="_Toc459399451"/>
      <w:r>
        <w:t>Jonah’s Fast</w:t>
      </w:r>
      <w:bookmarkEnd w:id="1869"/>
      <w:bookmarkEnd w:id="1868"/>
      <w:bookmarkEnd w:id="1867"/>
      <w:bookmarkEnd w:id="1870"/>
    </w:p>
    <w:p w14:paraId="7A658690" w14:textId="77777777" w:rsidR="001E5E16" w:rsidRPr="001E5E16" w:rsidRDefault="001E5E16" w:rsidP="001E5E16">
      <w:pPr>
        <w:pStyle w:val="Heading4"/>
      </w:pPr>
      <w:bookmarkStart w:id="1871" w:name="_Ref434478053"/>
      <w:r>
        <w:t>The Doxology</w:t>
      </w:r>
      <w:r w:rsidR="00E21EA3">
        <w:t xml:space="preserve"> of Jonah’s Fast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2" w:name="_Toc410196228"/>
      <w:bookmarkStart w:id="1873" w:name="_Toc410196470"/>
      <w:bookmarkStart w:id="1874" w:name="_Toc410196972"/>
      <w:bookmarkStart w:id="1875" w:name="_Toc459399452"/>
      <w:r>
        <w:t>Jonah’s Feast</w:t>
      </w:r>
      <w:bookmarkEnd w:id="1872"/>
      <w:bookmarkEnd w:id="1873"/>
      <w:bookmarkEnd w:id="1874"/>
      <w:bookmarkEnd w:id="1875"/>
    </w:p>
    <w:p w14:paraId="6EE6C439" w14:textId="77777777" w:rsidR="00495F1A" w:rsidRDefault="00495F1A" w:rsidP="00495F1A">
      <w:pPr>
        <w:pStyle w:val="Heading3"/>
      </w:pPr>
      <w:bookmarkStart w:id="1876" w:name="_Toc410196229"/>
      <w:bookmarkStart w:id="1877" w:name="_Toc410196471"/>
      <w:bookmarkStart w:id="1878" w:name="_Toc410196973"/>
      <w:bookmarkStart w:id="1879" w:name="_Toc459399453"/>
      <w:r>
        <w:t>Great Lent</w:t>
      </w:r>
      <w:bookmarkEnd w:id="1876"/>
      <w:bookmarkEnd w:id="1877"/>
      <w:bookmarkEnd w:id="1878"/>
      <w:bookmarkEnd w:id="1879"/>
    </w:p>
    <w:p w14:paraId="2602B6E5" w14:textId="77777777" w:rsidR="00EC2AEB" w:rsidRPr="001E5E16" w:rsidRDefault="00EC2AEB" w:rsidP="00EC2AEB">
      <w:pPr>
        <w:pStyle w:val="Heading4"/>
      </w:pPr>
      <w:bookmarkStart w:id="1880" w:name="_Ref434478080"/>
      <w:r>
        <w:t>The Doxology</w:t>
      </w:r>
      <w:r w:rsidR="00420CFA">
        <w:t xml:space="preserve"> for Saturday and Sunday</w:t>
      </w:r>
      <w:r w:rsidR="00E21EA3">
        <w:t xml:space="preserve"> in Great Lent</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1" w:name="_Ref434478104"/>
      <w:r>
        <w:t>The Doxology</w:t>
      </w:r>
      <w:r w:rsidR="00E21EA3">
        <w:t xml:space="preserve"> for Weekdays in Great Lent</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2"/>
            <w:r>
              <w:t>ⲛⲓⲉ̀ⲛⲉϩ</w:t>
            </w:r>
            <w:commentRangeEnd w:id="1882"/>
            <w:r>
              <w:rPr>
                <w:rStyle w:val="CommentReference"/>
                <w:rFonts w:ascii="Times New Roman" w:hAnsi="Times New Roman" w:cstheme="minorBidi"/>
                <w:noProof w:val="0"/>
              </w:rPr>
              <w:commentReference w:id="1882"/>
            </w:r>
            <w:r>
              <w:t>.</w:t>
            </w:r>
          </w:p>
        </w:tc>
      </w:tr>
    </w:tbl>
    <w:p w14:paraId="1A70F51E" w14:textId="77777777" w:rsidR="00420CFA" w:rsidRPr="001E5E16" w:rsidRDefault="00420CFA" w:rsidP="00420CFA">
      <w:pPr>
        <w:pStyle w:val="Heading4"/>
      </w:pPr>
      <w:bookmarkStart w:id="1883" w:name="_Ref434478128"/>
      <w:r>
        <w:t>A Second Doxology for Weekdays</w:t>
      </w:r>
      <w:r w:rsidR="00E21EA3">
        <w:t xml:space="preserve"> in Great Lent</w:t>
      </w:r>
      <w:bookmarkEnd w:id="1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4"/>
            <w:r>
              <w:t xml:space="preserve">He </w:t>
            </w:r>
            <w:r w:rsidR="00253DD3">
              <w:t>humiliated</w:t>
            </w:r>
          </w:p>
          <w:p w14:paraId="774AFAE4" w14:textId="77777777" w:rsidR="00420CFA" w:rsidRDefault="00420CFA" w:rsidP="00420CFA">
            <w:pPr>
              <w:pStyle w:val="EngHangEnd"/>
            </w:pPr>
            <w:r>
              <w:t>The Tempter</w:t>
            </w:r>
            <w:commentRangeEnd w:id="1884"/>
            <w:r>
              <w:rPr>
                <w:rStyle w:val="CommentReference"/>
              </w:rPr>
              <w:commentReference w:id="188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5"/>
            <w:r>
              <w:t>“Fast in watchfulness</w:t>
            </w:r>
          </w:p>
          <w:p w14:paraId="6B2FDE71" w14:textId="77777777" w:rsidR="00420CFA" w:rsidRDefault="00420CFA" w:rsidP="00420CFA">
            <w:pPr>
              <w:pStyle w:val="EngHangEnd"/>
            </w:pPr>
            <w:r>
              <w:t>By day and by night.”</w:t>
            </w:r>
            <w:commentRangeEnd w:id="1885"/>
            <w:r>
              <w:rPr>
                <w:rStyle w:val="CommentReference"/>
              </w:rPr>
              <w:commentReference w:id="188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6" w:name="_Ref434478147"/>
      <w:r>
        <w:t>A Third</w:t>
      </w:r>
      <w:r w:rsidR="00420CFA">
        <w:t xml:space="preserve"> Doxology</w:t>
      </w:r>
      <w:r>
        <w:t xml:space="preserve"> for Weekdays</w:t>
      </w:r>
      <w:r w:rsidR="00E21EA3">
        <w:t xml:space="preserve"> in Great Lent</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7" w:name="_Ref434478172"/>
      <w:r>
        <w:t xml:space="preserve">The </w:t>
      </w:r>
      <w:r w:rsidR="007A72D2">
        <w:t xml:space="preserve">Fourth </w:t>
      </w:r>
      <w:r>
        <w:t>Doxology</w:t>
      </w:r>
      <w:r w:rsidR="007A72D2">
        <w:t xml:space="preserve"> </w:t>
      </w:r>
      <w:r w:rsidR="00E21EA3">
        <w:t>for Great Lent</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8"/>
            <w:r>
              <w:t xml:space="preserve">Ϯⲛⲏⲥⲧⲓⲁ̀ </w:t>
            </w:r>
            <w:commentRangeEnd w:id="1888"/>
            <w:r>
              <w:rPr>
                <w:rStyle w:val="CommentReference"/>
                <w:rFonts w:ascii="Times New Roman" w:hAnsi="Times New Roman" w:cstheme="minorBidi"/>
                <w:noProof w:val="0"/>
              </w:rPr>
              <w:commentReference w:id="188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9"/>
            <w:r>
              <w:t>pretense</w:t>
            </w:r>
            <w:commentRangeEnd w:id="1889"/>
            <w:r>
              <w:rPr>
                <w:rStyle w:val="CommentReference"/>
              </w:rPr>
              <w:commentReference w:id="188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90"/>
            <w:r>
              <w:t>strugglers</w:t>
            </w:r>
            <w:commentRangeEnd w:id="1890"/>
            <w:r>
              <w:rPr>
                <w:rStyle w:val="CommentReference"/>
              </w:rPr>
              <w:commentReference w:id="189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1"/>
            <w:r>
              <w:t>martyrdom</w:t>
            </w:r>
            <w:commentRangeEnd w:id="1891"/>
            <w:r>
              <w:rPr>
                <w:rStyle w:val="CommentReference"/>
              </w:rPr>
              <w:commentReference w:id="189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2"/>
            <w:r>
              <w:t xml:space="preserve">carries </w:t>
            </w:r>
            <w:commentRangeEnd w:id="1892"/>
            <w:r>
              <w:rPr>
                <w:rStyle w:val="CommentReference"/>
              </w:rPr>
              <w:commentReference w:id="189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3"/>
            <w:r>
              <w:t>assembly</w:t>
            </w:r>
            <w:commentRangeEnd w:id="1893"/>
            <w:r>
              <w:rPr>
                <w:rStyle w:val="CommentReference"/>
              </w:rPr>
              <w:commentReference w:id="1893"/>
            </w:r>
            <w:r>
              <w:t>,</w:t>
            </w:r>
          </w:p>
          <w:p w14:paraId="33941A18" w14:textId="77777777" w:rsidR="006A78B4" w:rsidRDefault="006A78B4" w:rsidP="006A78B4">
            <w:pPr>
              <w:pStyle w:val="EngHangEnd"/>
            </w:pPr>
            <w:r>
              <w:t xml:space="preserve">From now until the </w:t>
            </w:r>
            <w:commentRangeStart w:id="1894"/>
            <w:r>
              <w:t>ages of ages</w:t>
            </w:r>
            <w:commentRangeEnd w:id="1894"/>
            <w:r>
              <w:rPr>
                <w:rStyle w:val="CommentReference"/>
              </w:rPr>
              <w:commentReference w:id="189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5" w:name="_Ref434476347"/>
      <w:r>
        <w:t>The Psali Adam</w:t>
      </w:r>
      <w:r w:rsidR="006C1B94">
        <w:t xml:space="preserve"> for Great Lent</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6" w:name="_Ref434476369"/>
      <w:r>
        <w:t>The Psali Batos</w:t>
      </w:r>
      <w:r w:rsidR="006C1B94">
        <w:t xml:space="preserve"> for Great Lent</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7" w:name="_Toc410196230"/>
      <w:bookmarkStart w:id="1898" w:name="_Toc410196472"/>
      <w:bookmarkStart w:id="1899" w:name="_Toc410196974"/>
      <w:bookmarkStart w:id="1900" w:name="_Toc459399454"/>
      <w:r>
        <w:t>Lazarus Saturday</w:t>
      </w:r>
      <w:bookmarkEnd w:id="1897"/>
      <w:bookmarkEnd w:id="1898"/>
      <w:bookmarkEnd w:id="1899"/>
      <w:bookmarkEnd w:id="1900"/>
    </w:p>
    <w:p w14:paraId="536840DE" w14:textId="77777777" w:rsidR="00EC2AEB" w:rsidRPr="001E5E16" w:rsidRDefault="00EC2AEB" w:rsidP="00EC2AEB">
      <w:pPr>
        <w:pStyle w:val="Heading4"/>
      </w:pPr>
      <w:bookmarkStart w:id="1901" w:name="_Ref434478195"/>
      <w:r>
        <w:t>The Doxology</w:t>
      </w:r>
      <w:r w:rsidR="00E21EA3">
        <w:t xml:space="preserve"> for Lazarus Saturday</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2" w:name="_Ref434476394"/>
      <w:r>
        <w:t>The Psali Batos</w:t>
      </w:r>
      <w:r w:rsidR="006C1B94">
        <w:t xml:space="preserve"> for Lazarus Saturday</w:t>
      </w:r>
      <w:bookmarkEnd w:id="1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3"/>
            <w:r>
              <w:t>With glory befitting You</w:t>
            </w:r>
            <w:commentRangeEnd w:id="1903"/>
            <w:r>
              <w:rPr>
                <w:rStyle w:val="CommentReference"/>
              </w:rPr>
              <w:commentReference w:id="190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4" w:name="_Toc410196231"/>
      <w:bookmarkStart w:id="1905" w:name="_Toc410196473"/>
      <w:bookmarkStart w:id="1906" w:name="_Toc410196975"/>
      <w:bookmarkStart w:id="1907" w:name="_Toc459399455"/>
      <w:r>
        <w:t>Palm Sunday</w:t>
      </w:r>
      <w:bookmarkEnd w:id="1904"/>
      <w:bookmarkEnd w:id="1905"/>
      <w:bookmarkEnd w:id="1906"/>
      <w:bookmarkEnd w:id="1907"/>
    </w:p>
    <w:p w14:paraId="5FD5B809" w14:textId="77777777" w:rsidR="00EC2AEB" w:rsidRPr="001E5E16" w:rsidRDefault="00EC2AEB" w:rsidP="00EC2AEB">
      <w:pPr>
        <w:pStyle w:val="Heading4"/>
      </w:pPr>
      <w:bookmarkStart w:id="1908" w:name="_Ref434478217"/>
      <w:r>
        <w:t xml:space="preserve">The </w:t>
      </w:r>
      <w:r w:rsidR="00FA139D">
        <w:t xml:space="preserve">First </w:t>
      </w:r>
      <w:r>
        <w:t>Doxology</w:t>
      </w:r>
      <w:r w:rsidR="00E21EA3">
        <w:t xml:space="preserve"> for Palm Sunday</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9"/>
            <w:r>
              <w:t>To the ages.</w:t>
            </w:r>
            <w:commentRangeEnd w:id="1909"/>
            <w:r>
              <w:rPr>
                <w:rStyle w:val="CommentReference"/>
              </w:rPr>
              <w:commentReference w:id="190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10" w:name="_Ref434478234"/>
      <w:r>
        <w:t>The Second Doxology</w:t>
      </w:r>
      <w:r w:rsidR="00E21EA3">
        <w:t xml:space="preserve"> for Palm Sunday</w:t>
      </w:r>
      <w:bookmarkEnd w:id="1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1" w:name="_Ref434478255"/>
      <w:r>
        <w:t>The Third Doxology</w:t>
      </w:r>
      <w:r w:rsidR="00E21EA3">
        <w:t xml:space="preserve"> for Palm Sunday</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2"/>
            <w:r>
              <w:t xml:space="preserve">is </w:t>
            </w:r>
            <w:commentRangeEnd w:id="1912"/>
            <w:r>
              <w:rPr>
                <w:rStyle w:val="CommentReference"/>
              </w:rPr>
              <w:commentReference w:id="191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3" w:name="_Ref434476417"/>
      <w:r>
        <w:t>The Psali Adam</w:t>
      </w:r>
      <w:r w:rsidR="006C1B94">
        <w:t xml:space="preserve"> for Palm Sunday</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4"/>
            <w:r>
              <w:t xml:space="preserve">Offer </w:t>
            </w:r>
            <w:commentRangeEnd w:id="1914"/>
            <w:r>
              <w:rPr>
                <w:rStyle w:val="CommentReference"/>
              </w:rPr>
              <w:commentReference w:id="191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5"/>
            <w:r>
              <w:t>Kranion</w:t>
            </w:r>
            <w:commentRangeEnd w:id="1915"/>
            <w:r>
              <w:rPr>
                <w:rStyle w:val="CommentReference"/>
              </w:rPr>
              <w:commentReference w:id="191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916" w:name="_Toc459399456"/>
      <w:bookmarkStart w:id="1917" w:name="_Toc410196232"/>
      <w:bookmarkStart w:id="1918" w:name="_Toc410196474"/>
      <w:bookmarkStart w:id="1919" w:name="_Toc410196976"/>
      <w:r>
        <w:t>Joyous Saturday</w:t>
      </w:r>
      <w:bookmarkEnd w:id="1916"/>
    </w:p>
    <w:p w14:paraId="65F4337A" w14:textId="2CA465AF" w:rsidR="003E106D" w:rsidRDefault="003E106D" w:rsidP="003E106D">
      <w:pPr>
        <w:pStyle w:val="Heading4"/>
      </w:pPr>
      <w:bookmarkStart w:id="1920" w:name="_Ref435562018"/>
      <w:r>
        <w:t>The Psali Batos for the Joyous Saturday</w:t>
      </w:r>
      <w:bookmarkEnd w:id="1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1"/>
            <w:r>
              <w:t xml:space="preserve">abolished </w:t>
            </w:r>
            <w:commentRangeEnd w:id="1921"/>
            <w:r>
              <w:rPr>
                <w:rStyle w:val="CommentReference"/>
              </w:rPr>
              <w:commentReference w:id="192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2"/>
            <w:r>
              <w:t>power</w:t>
            </w:r>
            <w:commentRangeEnd w:id="1922"/>
            <w:r>
              <w:rPr>
                <w:rStyle w:val="CommentReference"/>
              </w:rPr>
              <w:commentReference w:id="192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23" w:name="_Toc459399457"/>
      <w:r>
        <w:t>Resurrection</w:t>
      </w:r>
      <w:bookmarkEnd w:id="1917"/>
      <w:bookmarkEnd w:id="1918"/>
      <w:bookmarkEnd w:id="1919"/>
      <w:r w:rsidR="003E106D">
        <w:t xml:space="preserve"> Sunday</w:t>
      </w:r>
      <w:bookmarkEnd w:id="1923"/>
    </w:p>
    <w:p w14:paraId="48D283B9" w14:textId="77777777" w:rsidR="00EC2AEB" w:rsidRPr="001E5E16" w:rsidRDefault="00EC2AEB" w:rsidP="00EC2AEB">
      <w:pPr>
        <w:pStyle w:val="Heading4"/>
      </w:pPr>
      <w:bookmarkStart w:id="1924" w:name="_Ref434478294"/>
      <w:r>
        <w:t>The Doxology</w:t>
      </w:r>
      <w:r w:rsidR="00E21EA3">
        <w:t xml:space="preserve"> for the Resurrection</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5"/>
            <w:r>
              <w:t>Name</w:t>
            </w:r>
            <w:commentRangeEnd w:id="1925"/>
            <w:r>
              <w:rPr>
                <w:rStyle w:val="CommentReference"/>
              </w:rPr>
              <w:commentReference w:id="192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26" w:name="_Ref434478317"/>
      <w:r>
        <w:t>A</w:t>
      </w:r>
      <w:r w:rsidR="00E21EA3">
        <w:t>nother</w:t>
      </w:r>
      <w:r>
        <w:t xml:space="preserve"> Doxology</w:t>
      </w:r>
      <w:r w:rsidR="00E21EA3">
        <w:t xml:space="preserve"> for the Resurrection</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27" w:name="_Ref434478347"/>
      <w:r>
        <w:t>A Doxology for Archangel Michael</w:t>
      </w:r>
      <w:r w:rsidR="00E21EA3">
        <w:t xml:space="preserve"> for the Resurrection</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28" w:name="_Ref434476440"/>
      <w:r>
        <w:t>The Psali Adam</w:t>
      </w:r>
      <w:r w:rsidR="006C1B94">
        <w:t xml:space="preserve"> for the Resurrection</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29" w:name="_Ref434476459"/>
      <w:r>
        <w:t>The Psali Batos</w:t>
      </w:r>
      <w:r w:rsidR="006C1B94">
        <w:t xml:space="preserve"> for the Resurrection</w:t>
      </w:r>
      <w:bookmarkEnd w:id="1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30" w:name="_Toc410196233"/>
      <w:bookmarkStart w:id="1931" w:name="_Toc410196475"/>
      <w:bookmarkStart w:id="1932" w:name="_Toc410196977"/>
      <w:bookmarkStart w:id="1933" w:name="_Toc459399458"/>
      <w:r>
        <w:t>Thomas Sunday</w:t>
      </w:r>
      <w:bookmarkEnd w:id="1930"/>
      <w:bookmarkEnd w:id="1931"/>
      <w:bookmarkEnd w:id="1932"/>
      <w:bookmarkEnd w:id="1933"/>
    </w:p>
    <w:p w14:paraId="1CFE554E" w14:textId="77777777" w:rsidR="00EC2AEB" w:rsidRDefault="00EC2AEB" w:rsidP="00EC2AEB">
      <w:pPr>
        <w:pStyle w:val="Heading4"/>
      </w:pPr>
      <w:bookmarkStart w:id="1934" w:name="_Ref434478375"/>
      <w:r>
        <w:t>The Doxology</w:t>
      </w:r>
      <w:r w:rsidR="00E21EA3">
        <w:t xml:space="preserve"> for Thomas Sunday</w:t>
      </w:r>
      <w:bookmarkEnd w:id="1934"/>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025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025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5"/>
            <w:r>
              <w:t xml:space="preserve">Jesus </w:t>
            </w:r>
            <w:commentRangeEnd w:id="1935"/>
            <w:r>
              <w:rPr>
                <w:rStyle w:val="CommentReference"/>
                <w:rFonts w:ascii="Times New Roman" w:hAnsi="Times New Roman"/>
              </w:rPr>
              <w:commentReference w:id="193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6" w:name="_Toc410196235"/>
      <w:bookmarkStart w:id="1937" w:name="_Toc410196477"/>
      <w:bookmarkStart w:id="1938" w:name="_Toc410196979"/>
      <w:bookmarkStart w:id="1939" w:name="_Toc459399459"/>
      <w:r>
        <w:t>Ascension</w:t>
      </w:r>
      <w:bookmarkEnd w:id="1936"/>
      <w:bookmarkEnd w:id="1937"/>
      <w:bookmarkEnd w:id="1938"/>
      <w:bookmarkEnd w:id="1939"/>
    </w:p>
    <w:p w14:paraId="41C1E8F1" w14:textId="77777777" w:rsidR="00EC2AEB" w:rsidRPr="001E5E16" w:rsidRDefault="00EC2AEB" w:rsidP="00EC2AEB">
      <w:pPr>
        <w:pStyle w:val="Heading4"/>
      </w:pPr>
      <w:bookmarkStart w:id="1940" w:name="_Ref434478556"/>
      <w:r>
        <w:t>The Doxology</w:t>
      </w:r>
      <w:r w:rsidR="00CC1CA8">
        <w:t xml:space="preserve"> for the Ascension</w:t>
      </w:r>
      <w:bookmarkEnd w:id="1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1"/>
            <w:r>
              <w:t>Name</w:t>
            </w:r>
            <w:commentRangeEnd w:id="1941"/>
            <w:r>
              <w:rPr>
                <w:rStyle w:val="CommentReference"/>
              </w:rPr>
              <w:commentReference w:id="194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2"/>
            <w:r>
              <w:t>to Him</w:t>
            </w:r>
            <w:commentRangeEnd w:id="1942"/>
            <w:r>
              <w:rPr>
                <w:rStyle w:val="CommentReference"/>
              </w:rPr>
              <w:commentReference w:id="194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3"/>
            <w:r>
              <w:t>might</w:t>
            </w:r>
            <w:commentRangeEnd w:id="1943"/>
            <w:r>
              <w:rPr>
                <w:rStyle w:val="CommentReference"/>
              </w:rPr>
              <w:commentReference w:id="194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4"/>
            <w:r>
              <w:t xml:space="preserve">Jesus </w:t>
            </w:r>
            <w:commentRangeEnd w:id="1944"/>
            <w:r>
              <w:rPr>
                <w:rStyle w:val="CommentReference"/>
                <w:rFonts w:ascii="Times New Roman" w:hAnsi="Times New Roman"/>
              </w:rPr>
              <w:commentReference w:id="194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5" w:name="_Ref434476482"/>
      <w:r>
        <w:t>The Psali Adam</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6" w:name="_Ref434476541"/>
      <w:r>
        <w:t>The Psali Batos</w:t>
      </w:r>
      <w:r w:rsidR="006C1B94">
        <w:t xml:space="preserve"> for the Ascension</w:t>
      </w:r>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7"/>
            <w:r>
              <w:t>miracles</w:t>
            </w:r>
            <w:commentRangeEnd w:id="1947"/>
            <w:r>
              <w:rPr>
                <w:rStyle w:val="CommentReference"/>
              </w:rPr>
              <w:commentReference w:id="194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8" w:name="_Toc410196236"/>
      <w:bookmarkStart w:id="1949" w:name="_Toc410196478"/>
      <w:bookmarkStart w:id="1950" w:name="_Toc410196980"/>
      <w:bookmarkStart w:id="1951" w:name="_Toc459399460"/>
      <w:r>
        <w:t>Pentecost</w:t>
      </w:r>
      <w:bookmarkEnd w:id="1948"/>
      <w:bookmarkEnd w:id="1949"/>
      <w:bookmarkEnd w:id="1950"/>
      <w:bookmarkEnd w:id="1951"/>
    </w:p>
    <w:p w14:paraId="79712352" w14:textId="77777777" w:rsidR="00EC2AEB" w:rsidRPr="001E5E16" w:rsidRDefault="00EC2AEB" w:rsidP="00EC2AEB">
      <w:pPr>
        <w:pStyle w:val="Heading4"/>
      </w:pPr>
      <w:bookmarkStart w:id="1952" w:name="_Ref434478581"/>
      <w:r>
        <w:t>The Doxology</w:t>
      </w:r>
      <w:r w:rsidR="00CC1CA8">
        <w:t xml:space="preserve"> for Pentecost</w:t>
      </w:r>
      <w:bookmarkEnd w:id="1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3"/>
            <w:r>
              <w:t>Name</w:t>
            </w:r>
            <w:commentRangeEnd w:id="1953"/>
            <w:r>
              <w:rPr>
                <w:rStyle w:val="CommentReference"/>
              </w:rPr>
              <w:commentReference w:id="195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4"/>
            <w:r>
              <w:t>to Him</w:t>
            </w:r>
            <w:commentRangeEnd w:id="1954"/>
            <w:r>
              <w:rPr>
                <w:rStyle w:val="CommentReference"/>
              </w:rPr>
              <w:commentReference w:id="195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5"/>
            <w:r>
              <w:t>might</w:t>
            </w:r>
            <w:commentRangeEnd w:id="1955"/>
            <w:r>
              <w:rPr>
                <w:rStyle w:val="CommentReference"/>
              </w:rPr>
              <w:commentReference w:id="195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6" w:name="_Ref434476566"/>
      <w:r>
        <w:t>The Psali Adam</w:t>
      </w:r>
      <w:r w:rsidR="006C1B94">
        <w:t xml:space="preserve"> for Pentecost</w:t>
      </w:r>
      <w:bookmarkEnd w:id="1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57" w:name="_Toc459399215"/>
      <w:bookmarkEnd w:id="173"/>
      <w:bookmarkEnd w:id="174"/>
      <w:bookmarkEnd w:id="175"/>
      <w:bookmarkEnd w:id="1822"/>
      <w:r>
        <w:t>Index of Psalis</w:t>
      </w:r>
      <w:bookmarkEnd w:id="1957"/>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025C">
        <w:t>The Psali Adam for the Ecclesiastical New Year</w:t>
      </w:r>
      <w:r>
        <w:fldChar w:fldCharType="end"/>
      </w:r>
      <w:r>
        <w:tab/>
      </w:r>
      <w:r>
        <w:fldChar w:fldCharType="begin"/>
      </w:r>
      <w:r>
        <w:instrText xml:space="preserve"> PAGEREF _Ref434473482 \h </w:instrText>
      </w:r>
      <w:r>
        <w:fldChar w:fldCharType="separate"/>
      </w:r>
      <w:r w:rsidR="0089025C">
        <w:rPr>
          <w:noProof/>
        </w:rPr>
        <w:t>585</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025C">
        <w:t>The Psali Batos for the Ecclesiastical New Year</w:t>
      </w:r>
      <w:r>
        <w:fldChar w:fldCharType="end"/>
      </w:r>
      <w:r>
        <w:tab/>
      </w:r>
      <w:r>
        <w:fldChar w:fldCharType="begin"/>
      </w:r>
      <w:r>
        <w:instrText xml:space="preserve"> PAGEREF _Ref434473530 \h </w:instrText>
      </w:r>
      <w:r>
        <w:fldChar w:fldCharType="separate"/>
      </w:r>
      <w:r w:rsidR="0089025C">
        <w:rPr>
          <w:noProof/>
        </w:rPr>
        <w:t>590</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025C">
        <w:t>The Psali Adam for the Feast of the Cross</w:t>
      </w:r>
      <w:r>
        <w:fldChar w:fldCharType="end"/>
      </w:r>
      <w:r>
        <w:tab/>
      </w:r>
      <w:r>
        <w:fldChar w:fldCharType="begin"/>
      </w:r>
      <w:r>
        <w:instrText xml:space="preserve"> PAGEREF _Ref434474964 \h </w:instrText>
      </w:r>
      <w:r>
        <w:fldChar w:fldCharType="separate"/>
      </w:r>
      <w:r w:rsidR="0089025C">
        <w:rPr>
          <w:noProof/>
        </w:rPr>
        <w:t>606</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025C">
        <w:t>The Psali Batos for the Feast of the Cross</w:t>
      </w:r>
      <w:r>
        <w:fldChar w:fldCharType="end"/>
      </w:r>
      <w:r>
        <w:tab/>
      </w:r>
      <w:r>
        <w:fldChar w:fldCharType="begin"/>
      </w:r>
      <w:r>
        <w:instrText xml:space="preserve"> PAGEREF _Ref434474992 \h </w:instrText>
      </w:r>
      <w:r>
        <w:fldChar w:fldCharType="separate"/>
      </w:r>
      <w:r w:rsidR="0089025C">
        <w:rPr>
          <w:noProof/>
        </w:rPr>
        <w:t>610</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025C">
        <w:t>The Psali Adam for the 29</w:t>
      </w:r>
      <w:r w:rsidR="0089025C" w:rsidRPr="00C0205C">
        <w:rPr>
          <w:vertAlign w:val="superscript"/>
        </w:rPr>
        <w:t>th</w:t>
      </w:r>
      <w:r w:rsidR="0089025C">
        <w:t xml:space="preserve"> of Every Coptic Month</w:t>
      </w:r>
      <w:r>
        <w:fldChar w:fldCharType="end"/>
      </w:r>
      <w:r>
        <w:tab/>
      </w:r>
      <w:r>
        <w:fldChar w:fldCharType="begin"/>
      </w:r>
      <w:r>
        <w:instrText xml:space="preserve"> PAGEREF _Ref435003845 \h </w:instrText>
      </w:r>
      <w:r>
        <w:fldChar w:fldCharType="separate"/>
      </w:r>
      <w:r w:rsidR="0089025C">
        <w:rPr>
          <w:noProof/>
        </w:rPr>
        <w:t>621</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025C">
        <w:t>The Psali Batos for the 29</w:t>
      </w:r>
      <w:r w:rsidR="0089025C" w:rsidRPr="00C0205C">
        <w:rPr>
          <w:vertAlign w:val="superscript"/>
        </w:rPr>
        <w:t>th</w:t>
      </w:r>
      <w:r w:rsidR="0089025C">
        <w:t xml:space="preserve"> of Every Month</w:t>
      </w:r>
      <w:r>
        <w:fldChar w:fldCharType="end"/>
      </w:r>
      <w:r>
        <w:tab/>
      </w:r>
      <w:r>
        <w:fldChar w:fldCharType="begin"/>
      </w:r>
      <w:r>
        <w:instrText xml:space="preserve"> PAGEREF _Ref435003860 \h </w:instrText>
      </w:r>
      <w:r>
        <w:fldChar w:fldCharType="separate"/>
      </w:r>
      <w:r w:rsidR="0089025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025C">
        <w:t>The Sunday Psali Adam for Nativity</w:t>
      </w:r>
      <w:r>
        <w:fldChar w:fldCharType="end"/>
      </w:r>
      <w:r>
        <w:tab/>
      </w:r>
      <w:r>
        <w:fldChar w:fldCharType="begin"/>
      </w:r>
      <w:r>
        <w:instrText xml:space="preserve"> PAGEREF _Ref434475057 \h </w:instrText>
      </w:r>
      <w:r>
        <w:fldChar w:fldCharType="separate"/>
      </w:r>
      <w:r w:rsidR="0089025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025C">
        <w:t>The Monday Psali Adam for Nativity</w:t>
      </w:r>
      <w:r>
        <w:fldChar w:fldCharType="end"/>
      </w:r>
      <w:r>
        <w:tab/>
      </w:r>
      <w:r>
        <w:fldChar w:fldCharType="begin"/>
      </w:r>
      <w:r>
        <w:instrText xml:space="preserve"> PAGEREF _Ref434475083 \h </w:instrText>
      </w:r>
      <w:r>
        <w:fldChar w:fldCharType="separate"/>
      </w:r>
      <w:r w:rsidR="0089025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025C">
        <w:t>The Tuesday Psali Adam for Nativity</w:t>
      </w:r>
      <w:r>
        <w:fldChar w:fldCharType="end"/>
      </w:r>
      <w:r>
        <w:tab/>
      </w:r>
      <w:r>
        <w:fldChar w:fldCharType="begin"/>
      </w:r>
      <w:r>
        <w:instrText xml:space="preserve"> PAGEREF _Ref434475102 \h </w:instrText>
      </w:r>
      <w:r>
        <w:fldChar w:fldCharType="separate"/>
      </w:r>
      <w:r w:rsidR="0089025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025C">
        <w:t>The Wednesday Psali Batos for Nativity</w:t>
      </w:r>
      <w:r>
        <w:fldChar w:fldCharType="end"/>
      </w:r>
      <w:r>
        <w:tab/>
      </w:r>
      <w:r>
        <w:fldChar w:fldCharType="begin"/>
      </w:r>
      <w:r>
        <w:instrText xml:space="preserve"> PAGEREF _Ref434475128 \h </w:instrText>
      </w:r>
      <w:r>
        <w:fldChar w:fldCharType="separate"/>
      </w:r>
      <w:r w:rsidR="0089025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025C">
        <w:t>The Thursday Psali Batos for Nativity</w:t>
      </w:r>
      <w:r>
        <w:fldChar w:fldCharType="end"/>
      </w:r>
      <w:r>
        <w:tab/>
      </w:r>
      <w:r>
        <w:fldChar w:fldCharType="begin"/>
      </w:r>
      <w:r>
        <w:instrText xml:space="preserve"> PAGEREF _Ref434475150 \h </w:instrText>
      </w:r>
      <w:r>
        <w:fldChar w:fldCharType="separate"/>
      </w:r>
      <w:r w:rsidR="0089025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025C">
        <w:t>The Friday Psali Batos for Nativity</w:t>
      </w:r>
      <w:r>
        <w:fldChar w:fldCharType="end"/>
      </w:r>
      <w:r>
        <w:tab/>
      </w:r>
      <w:r>
        <w:fldChar w:fldCharType="begin"/>
      </w:r>
      <w:r>
        <w:instrText xml:space="preserve"> PAGEREF _Ref434475177 \h </w:instrText>
      </w:r>
      <w:r>
        <w:fldChar w:fldCharType="separate"/>
      </w:r>
      <w:r w:rsidR="0089025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025C">
        <w:t>The Saturday Psali Batos for Nativity</w:t>
      </w:r>
      <w:r>
        <w:fldChar w:fldCharType="end"/>
      </w:r>
      <w:r>
        <w:tab/>
      </w:r>
      <w:r>
        <w:fldChar w:fldCharType="begin"/>
      </w:r>
      <w:r>
        <w:instrText xml:space="preserve"> PAGEREF _Ref434475196 \h </w:instrText>
      </w:r>
      <w:r>
        <w:fldChar w:fldCharType="separate"/>
      </w:r>
      <w:r w:rsidR="0089025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025C">
        <w:t>The Psali Adam for the Circumcision</w:t>
      </w:r>
      <w:r>
        <w:fldChar w:fldCharType="end"/>
      </w:r>
      <w:r>
        <w:tab/>
      </w:r>
      <w:r>
        <w:fldChar w:fldCharType="begin"/>
      </w:r>
      <w:r>
        <w:instrText xml:space="preserve"> PAGEREF _Ref434475229 \h </w:instrText>
      </w:r>
      <w:r>
        <w:fldChar w:fldCharType="separate"/>
      </w:r>
      <w:r w:rsidR="0089025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025C">
        <w:t>The Psali Batos for the Circumcision</w:t>
      </w:r>
      <w:r>
        <w:fldChar w:fldCharType="end"/>
      </w:r>
      <w:r>
        <w:tab/>
      </w:r>
      <w:r>
        <w:fldChar w:fldCharType="begin"/>
      </w:r>
      <w:r>
        <w:instrText xml:space="preserve"> PAGEREF _Ref434475252 \h </w:instrText>
      </w:r>
      <w:r>
        <w:fldChar w:fldCharType="separate"/>
      </w:r>
      <w:r w:rsidR="0089025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025C">
        <w:t>The Sunday Psali Adam for Theophany</w:t>
      </w:r>
      <w:r>
        <w:fldChar w:fldCharType="end"/>
      </w:r>
      <w:r>
        <w:tab/>
      </w:r>
      <w:r>
        <w:fldChar w:fldCharType="begin"/>
      </w:r>
      <w:r>
        <w:instrText xml:space="preserve"> PAGEREF _Ref434475280 \h </w:instrText>
      </w:r>
      <w:r>
        <w:fldChar w:fldCharType="separate"/>
      </w:r>
      <w:r w:rsidR="0089025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025C">
        <w:t>The Monday Psali Adam for Theophany</w:t>
      </w:r>
      <w:r>
        <w:fldChar w:fldCharType="end"/>
      </w:r>
      <w:r>
        <w:tab/>
      </w:r>
      <w:r>
        <w:fldChar w:fldCharType="begin"/>
      </w:r>
      <w:r>
        <w:instrText xml:space="preserve"> PAGEREF _Ref434475309 \h </w:instrText>
      </w:r>
      <w:r>
        <w:fldChar w:fldCharType="separate"/>
      </w:r>
      <w:r w:rsidR="0089025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025C">
        <w:t>The Tuesday Psali Adam for Theophany</w:t>
      </w:r>
      <w:r>
        <w:fldChar w:fldCharType="end"/>
      </w:r>
      <w:r>
        <w:tab/>
      </w:r>
      <w:r>
        <w:fldChar w:fldCharType="begin"/>
      </w:r>
      <w:r>
        <w:instrText xml:space="preserve"> PAGEREF _Ref434475331 \h </w:instrText>
      </w:r>
      <w:r>
        <w:fldChar w:fldCharType="separate"/>
      </w:r>
      <w:r w:rsidR="0089025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025C">
        <w:t>The Wednesday Psali Batos for Theophany</w:t>
      </w:r>
      <w:r>
        <w:fldChar w:fldCharType="end"/>
      </w:r>
      <w:r>
        <w:tab/>
      </w:r>
      <w:r>
        <w:fldChar w:fldCharType="begin"/>
      </w:r>
      <w:r>
        <w:instrText xml:space="preserve"> PAGEREF _Ref434475362 \h </w:instrText>
      </w:r>
      <w:r>
        <w:fldChar w:fldCharType="separate"/>
      </w:r>
      <w:r w:rsidR="0089025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025C">
        <w:t>The Thursday Psali Batos for Theophany</w:t>
      </w:r>
      <w:r>
        <w:fldChar w:fldCharType="end"/>
      </w:r>
      <w:r>
        <w:tab/>
      </w:r>
      <w:r>
        <w:fldChar w:fldCharType="begin"/>
      </w:r>
      <w:r>
        <w:instrText xml:space="preserve"> PAGEREF _Ref434475388 \h </w:instrText>
      </w:r>
      <w:r>
        <w:fldChar w:fldCharType="separate"/>
      </w:r>
      <w:r w:rsidR="0089025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025C">
        <w:t>The Friday Psali Batos for Theophany</w:t>
      </w:r>
      <w:r>
        <w:fldChar w:fldCharType="end"/>
      </w:r>
      <w:r>
        <w:tab/>
      </w:r>
      <w:r>
        <w:fldChar w:fldCharType="begin"/>
      </w:r>
      <w:r>
        <w:instrText xml:space="preserve"> PAGEREF _Ref434475411 \h </w:instrText>
      </w:r>
      <w:r>
        <w:fldChar w:fldCharType="separate"/>
      </w:r>
      <w:r w:rsidR="0089025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025C">
        <w:t>The Saturday Psali Batos for Theophany</w:t>
      </w:r>
      <w:r>
        <w:fldChar w:fldCharType="end"/>
      </w:r>
      <w:r>
        <w:tab/>
      </w:r>
      <w:r>
        <w:fldChar w:fldCharType="begin"/>
      </w:r>
      <w:r>
        <w:instrText xml:space="preserve"> PAGEREF _Ref434475434 \h </w:instrText>
      </w:r>
      <w:r>
        <w:fldChar w:fldCharType="separate"/>
      </w:r>
      <w:r w:rsidR="0089025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025C">
        <w:t>The Psali Adam for the Wedding of Cana</w:t>
      </w:r>
      <w:r>
        <w:fldChar w:fldCharType="end"/>
      </w:r>
      <w:r>
        <w:tab/>
      </w:r>
      <w:r>
        <w:fldChar w:fldCharType="begin"/>
      </w:r>
      <w:r>
        <w:instrText xml:space="preserve"> PAGEREF _Ref434475472 \h </w:instrText>
      </w:r>
      <w:r>
        <w:fldChar w:fldCharType="separate"/>
      </w:r>
      <w:r w:rsidR="0089025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025C">
        <w:t>The Psali Batos for the Wedding of Cana</w:t>
      </w:r>
      <w:r>
        <w:fldChar w:fldCharType="end"/>
      </w:r>
      <w:r>
        <w:tab/>
      </w:r>
      <w:r>
        <w:fldChar w:fldCharType="begin"/>
      </w:r>
      <w:r>
        <w:instrText xml:space="preserve"> PAGEREF _Ref434475500 \h </w:instrText>
      </w:r>
      <w:r>
        <w:fldChar w:fldCharType="separate"/>
      </w:r>
      <w:r w:rsidR="0089025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025C">
        <w:t>The Psali Adam for Annunciation</w:t>
      </w:r>
      <w:r>
        <w:fldChar w:fldCharType="end"/>
      </w:r>
      <w:r>
        <w:tab/>
      </w:r>
      <w:r>
        <w:fldChar w:fldCharType="begin"/>
      </w:r>
      <w:r>
        <w:instrText xml:space="preserve"> PAGEREF _Ref434475566 \h </w:instrText>
      </w:r>
      <w:r>
        <w:fldChar w:fldCharType="separate"/>
      </w:r>
      <w:r w:rsidR="0089025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025C">
        <w:t>The Psali Batos for Annunciation</w:t>
      </w:r>
      <w:r>
        <w:fldChar w:fldCharType="end"/>
      </w:r>
      <w:r>
        <w:tab/>
      </w:r>
      <w:r>
        <w:fldChar w:fldCharType="begin"/>
      </w:r>
      <w:r>
        <w:instrText xml:space="preserve"> PAGEREF _Ref434475591 \h </w:instrText>
      </w:r>
      <w:r>
        <w:fldChar w:fldCharType="separate"/>
      </w:r>
      <w:r w:rsidR="0089025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025C">
        <w:t>The Psali Adam for the Entrance into Egypt</w:t>
      </w:r>
      <w:r>
        <w:fldChar w:fldCharType="end"/>
      </w:r>
      <w:r>
        <w:tab/>
      </w:r>
      <w:r>
        <w:fldChar w:fldCharType="begin"/>
      </w:r>
      <w:r>
        <w:instrText xml:space="preserve"> PAGEREF _Ref434476089 \h </w:instrText>
      </w:r>
      <w:r>
        <w:fldChar w:fldCharType="separate"/>
      </w:r>
      <w:r w:rsidR="0089025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025C">
        <w:t>The Psali Batos for the Entrance into Egypt</w:t>
      </w:r>
      <w:r>
        <w:fldChar w:fldCharType="end"/>
      </w:r>
      <w:r>
        <w:tab/>
      </w:r>
      <w:r>
        <w:fldChar w:fldCharType="begin"/>
      </w:r>
      <w:r>
        <w:instrText xml:space="preserve"> PAGEREF _Ref434476112 \h </w:instrText>
      </w:r>
      <w:r>
        <w:fldChar w:fldCharType="separate"/>
      </w:r>
      <w:r w:rsidR="0089025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025C">
        <w:t>The Psali Adam for the Apostles’ Fast</w:t>
      </w:r>
      <w:r>
        <w:fldChar w:fldCharType="end"/>
      </w:r>
      <w:r>
        <w:tab/>
      </w:r>
      <w:r>
        <w:fldChar w:fldCharType="begin"/>
      </w:r>
      <w:r>
        <w:instrText xml:space="preserve"> PAGEREF _Ref434476183 \h </w:instrText>
      </w:r>
      <w:r>
        <w:fldChar w:fldCharType="separate"/>
      </w:r>
      <w:r w:rsidR="0089025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025C">
        <w:t>The Psali Batos for the Apostles’ Fast</w:t>
      </w:r>
      <w:r>
        <w:fldChar w:fldCharType="end"/>
      </w:r>
      <w:r>
        <w:tab/>
      </w:r>
      <w:r>
        <w:fldChar w:fldCharType="begin"/>
      </w:r>
      <w:r>
        <w:instrText xml:space="preserve"> PAGEREF _Ref434476204 \h </w:instrText>
      </w:r>
      <w:r>
        <w:fldChar w:fldCharType="separate"/>
      </w:r>
      <w:r w:rsidR="0089025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025C">
        <w:t>The Psali Adam for the Apostles’ Feast</w:t>
      </w:r>
      <w:r>
        <w:fldChar w:fldCharType="end"/>
      </w:r>
      <w:r>
        <w:tab/>
      </w:r>
      <w:r>
        <w:fldChar w:fldCharType="begin"/>
      </w:r>
      <w:r>
        <w:instrText xml:space="preserve"> PAGEREF _Ref434476236 \h </w:instrText>
      </w:r>
      <w:r>
        <w:fldChar w:fldCharType="separate"/>
      </w:r>
      <w:r w:rsidR="0089025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025C">
        <w:t>The Psali Batos for the Apostles’ Feast</w:t>
      </w:r>
      <w:r>
        <w:fldChar w:fldCharType="end"/>
      </w:r>
      <w:r>
        <w:tab/>
      </w:r>
      <w:r>
        <w:fldChar w:fldCharType="begin"/>
      </w:r>
      <w:r>
        <w:instrText xml:space="preserve"> PAGEREF _Ref434476261 \h </w:instrText>
      </w:r>
      <w:r>
        <w:fldChar w:fldCharType="separate"/>
      </w:r>
      <w:r w:rsidR="0089025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025C">
        <w:t>The Psali Adam for the Transfiguration</w:t>
      </w:r>
      <w:r>
        <w:fldChar w:fldCharType="end"/>
      </w:r>
      <w:r>
        <w:tab/>
      </w:r>
      <w:r>
        <w:fldChar w:fldCharType="begin"/>
      </w:r>
      <w:r>
        <w:instrText xml:space="preserve"> PAGEREF _Ref434476299 \h </w:instrText>
      </w:r>
      <w:r>
        <w:fldChar w:fldCharType="separate"/>
      </w:r>
      <w:r w:rsidR="0089025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025C">
        <w:t>The Psali Batos for the Transfiguration</w:t>
      </w:r>
      <w:r>
        <w:fldChar w:fldCharType="end"/>
      </w:r>
      <w:r>
        <w:tab/>
      </w:r>
      <w:r>
        <w:fldChar w:fldCharType="begin"/>
      </w:r>
      <w:r>
        <w:instrText xml:space="preserve"> PAGEREF _Ref434476316 \h </w:instrText>
      </w:r>
      <w:r>
        <w:fldChar w:fldCharType="separate"/>
      </w:r>
      <w:r w:rsidR="0089025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025C">
        <w:t>The Psali Adam for Great Lent</w:t>
      </w:r>
      <w:r>
        <w:fldChar w:fldCharType="end"/>
      </w:r>
      <w:r>
        <w:tab/>
      </w:r>
      <w:r>
        <w:fldChar w:fldCharType="begin"/>
      </w:r>
      <w:r>
        <w:instrText xml:space="preserve"> PAGEREF _Ref434476347 \h </w:instrText>
      </w:r>
      <w:r>
        <w:fldChar w:fldCharType="separate"/>
      </w:r>
      <w:r w:rsidR="0089025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025C">
        <w:t>The Psali Batos for Great Lent</w:t>
      </w:r>
      <w:r>
        <w:fldChar w:fldCharType="end"/>
      </w:r>
      <w:r>
        <w:tab/>
      </w:r>
      <w:r>
        <w:fldChar w:fldCharType="begin"/>
      </w:r>
      <w:r>
        <w:instrText xml:space="preserve"> PAGEREF _Ref434476369 \h </w:instrText>
      </w:r>
      <w:r>
        <w:fldChar w:fldCharType="separate"/>
      </w:r>
      <w:r w:rsidR="0089025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025C">
        <w:t>The Psali Batos for Lazarus Saturday</w:t>
      </w:r>
      <w:r>
        <w:fldChar w:fldCharType="end"/>
      </w:r>
      <w:r>
        <w:tab/>
      </w:r>
      <w:r>
        <w:fldChar w:fldCharType="begin"/>
      </w:r>
      <w:r>
        <w:instrText xml:space="preserve"> PAGEREF _Ref434476394 \h </w:instrText>
      </w:r>
      <w:r>
        <w:fldChar w:fldCharType="separate"/>
      </w:r>
      <w:r w:rsidR="0089025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025C">
        <w:t>The Psali Adam for Palm Sunday</w:t>
      </w:r>
      <w:r>
        <w:fldChar w:fldCharType="end"/>
      </w:r>
      <w:r>
        <w:tab/>
      </w:r>
      <w:r>
        <w:fldChar w:fldCharType="begin"/>
      </w:r>
      <w:r>
        <w:instrText xml:space="preserve"> PAGEREF _Ref434476417 \h </w:instrText>
      </w:r>
      <w:r>
        <w:fldChar w:fldCharType="separate"/>
      </w:r>
      <w:r w:rsidR="0089025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025C">
        <w:t>The Psali Batos for the Joyous Saturday</w:t>
      </w:r>
      <w:r>
        <w:fldChar w:fldCharType="end"/>
      </w:r>
      <w:r>
        <w:tab/>
      </w:r>
      <w:r>
        <w:fldChar w:fldCharType="begin"/>
      </w:r>
      <w:r>
        <w:instrText xml:space="preserve"> PAGEREF _Ref435562018 \h </w:instrText>
      </w:r>
      <w:r>
        <w:fldChar w:fldCharType="separate"/>
      </w:r>
      <w:r w:rsidR="0089025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025C">
        <w:t>The Psali Adam for the Resurrection</w:t>
      </w:r>
      <w:r>
        <w:fldChar w:fldCharType="end"/>
      </w:r>
      <w:r>
        <w:tab/>
      </w:r>
      <w:r>
        <w:fldChar w:fldCharType="begin"/>
      </w:r>
      <w:r>
        <w:instrText xml:space="preserve"> PAGEREF _Ref434476440 \h </w:instrText>
      </w:r>
      <w:r>
        <w:fldChar w:fldCharType="separate"/>
      </w:r>
      <w:r w:rsidR="0089025C">
        <w:rPr>
          <w:noProof/>
        </w:rPr>
        <w:t>1061</w:t>
      </w:r>
      <w:r>
        <w:fldChar w:fldCharType="end"/>
      </w:r>
    </w:p>
    <w:p w14:paraId="7201C2B6" w14:textId="01B987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89025C">
        <w:t>The Psali Batos for the Resurrection</w:t>
      </w:r>
      <w:r>
        <w:fldChar w:fldCharType="end"/>
      </w:r>
      <w:r>
        <w:tab/>
      </w:r>
      <w:r>
        <w:fldChar w:fldCharType="begin"/>
      </w:r>
      <w:r>
        <w:instrText xml:space="preserve"> PAGEREF _Ref434476459 \h </w:instrText>
      </w:r>
      <w:r>
        <w:fldChar w:fldCharType="separate"/>
      </w:r>
      <w:r w:rsidR="0089025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025C">
        <w:t>The Psali Adam for the Ascension</w:t>
      </w:r>
      <w:r>
        <w:fldChar w:fldCharType="end"/>
      </w:r>
      <w:r>
        <w:tab/>
      </w:r>
      <w:r>
        <w:fldChar w:fldCharType="begin"/>
      </w:r>
      <w:r>
        <w:instrText xml:space="preserve"> PAGEREF _Ref434476482 \h </w:instrText>
      </w:r>
      <w:r>
        <w:fldChar w:fldCharType="separate"/>
      </w:r>
      <w:r w:rsidR="0089025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025C">
        <w:t>The Psali Batos for the Ascension</w:t>
      </w:r>
      <w:r>
        <w:fldChar w:fldCharType="end"/>
      </w:r>
      <w:r>
        <w:tab/>
      </w:r>
      <w:r>
        <w:fldChar w:fldCharType="begin"/>
      </w:r>
      <w:r>
        <w:instrText xml:space="preserve"> PAGEREF _Ref434476541 \h </w:instrText>
      </w:r>
      <w:r>
        <w:fldChar w:fldCharType="separate"/>
      </w:r>
      <w:r w:rsidR="0089025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025C">
        <w:t>The Psali Adam for Pentecost</w:t>
      </w:r>
      <w:r>
        <w:fldChar w:fldCharType="end"/>
      </w:r>
      <w:r>
        <w:tab/>
      </w:r>
      <w:r>
        <w:fldChar w:fldCharType="begin"/>
      </w:r>
      <w:r>
        <w:instrText xml:space="preserve"> PAGEREF _Ref434476566 \h </w:instrText>
      </w:r>
      <w:r>
        <w:fldChar w:fldCharType="separate"/>
      </w:r>
      <w:r w:rsidR="0089025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025C">
        <w:t>The Psali Adam for the Virgin</w:t>
      </w:r>
      <w:r>
        <w:fldChar w:fldCharType="end"/>
      </w:r>
      <w:r>
        <w:tab/>
      </w:r>
      <w:r>
        <w:fldChar w:fldCharType="begin"/>
      </w:r>
      <w:r>
        <w:instrText xml:space="preserve"> PAGEREF _Ref435642763 \h </w:instrText>
      </w:r>
      <w:r>
        <w:fldChar w:fldCharType="separate"/>
      </w:r>
      <w:r w:rsidR="0089025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025C">
        <w:t>The Psali Batos for the Virgin</w:t>
      </w:r>
      <w:r>
        <w:fldChar w:fldCharType="end"/>
      </w:r>
      <w:r>
        <w:tab/>
      </w:r>
      <w:r>
        <w:fldChar w:fldCharType="begin"/>
      </w:r>
      <w:r>
        <w:instrText xml:space="preserve"> PAGEREF _Ref435734818 \h </w:instrText>
      </w:r>
      <w:r>
        <w:fldChar w:fldCharType="separate"/>
      </w:r>
      <w:r w:rsidR="0089025C">
        <w:rPr>
          <w:noProof/>
        </w:rPr>
        <w:t>902</w:t>
      </w:r>
      <w:r>
        <w:fldChar w:fldCharType="end"/>
      </w:r>
    </w:p>
    <w:p w14:paraId="3F93C9B6" w14:textId="77777777" w:rsidR="00B411C9" w:rsidRDefault="00B411C9" w:rsidP="00B411C9">
      <w:pPr>
        <w:pStyle w:val="Heading2"/>
      </w:pPr>
      <w:bookmarkStart w:id="1958" w:name="_Toc459399216"/>
      <w:r>
        <w:t>Index of Doxologies</w:t>
      </w:r>
      <w:bookmarkEnd w:id="1958"/>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025C">
        <w:t>The Introduction to the Doxologies</w:t>
      </w:r>
      <w:r>
        <w:fldChar w:fldCharType="end"/>
      </w:r>
      <w:r>
        <w:tab/>
      </w:r>
      <w:r>
        <w:fldChar w:fldCharType="begin"/>
      </w:r>
      <w:r>
        <w:instrText xml:space="preserve"> PAGEREF _Ref434477171 \h </w:instrText>
      </w:r>
      <w:r>
        <w:fldChar w:fldCharType="separate"/>
      </w:r>
      <w:r w:rsidR="0089025C">
        <w:rPr>
          <w:noProof/>
        </w:rPr>
        <w:t>543</w:t>
      </w:r>
      <w:r>
        <w:fldChar w:fldCharType="end"/>
      </w:r>
    </w:p>
    <w:p w14:paraId="6914D076" w14:textId="77777777" w:rsidR="00E21EA3" w:rsidRDefault="00E21EA3" w:rsidP="00E21EA3">
      <w:pPr>
        <w:pStyle w:val="Heading3"/>
      </w:pPr>
      <w:bookmarkStart w:id="1959" w:name="_Ref435642966"/>
      <w:r>
        <w:t>Seasonal Doxologies</w:t>
      </w:r>
      <w:bookmarkEnd w:id="1959"/>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89025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89025C">
        <w:rPr>
          <w:noProof/>
        </w:rPr>
        <w:t>584</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89025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89025C">
        <w:rPr>
          <w:noProof/>
        </w:rPr>
        <w:t>603</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89025C">
        <w:t xml:space="preserve">The First Doxology of December or </w:t>
      </w:r>
      <w:r w:rsidR="0089025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89025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025C">
        <w:t xml:space="preserve">The Second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025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025C">
        <w:t xml:space="preserve">The Third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025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025C">
        <w:t xml:space="preserve">The Fourth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025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025C">
        <w:t xml:space="preserve">The Fifth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025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025C">
        <w:t xml:space="preserve">The Sixth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025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025C">
        <w:t>The Doxology for the Preparation Day of Nativity</w:t>
      </w:r>
      <w:r>
        <w:fldChar w:fldCharType="end"/>
      </w:r>
      <w:r>
        <w:tab/>
      </w:r>
      <w:r>
        <w:fldChar w:fldCharType="begin"/>
      </w:r>
      <w:r>
        <w:instrText xml:space="preserve"> PAGEREF _Ref434477504 \h </w:instrText>
      </w:r>
      <w:r>
        <w:fldChar w:fldCharType="separate"/>
      </w:r>
      <w:r w:rsidR="0089025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025C">
        <w:t>The First Doxology for Nativity</w:t>
      </w:r>
      <w:r>
        <w:fldChar w:fldCharType="end"/>
      </w:r>
      <w:r>
        <w:tab/>
      </w:r>
      <w:r>
        <w:fldChar w:fldCharType="begin"/>
      </w:r>
      <w:r>
        <w:instrText xml:space="preserve"> PAGEREF _Ref434477532 \h </w:instrText>
      </w:r>
      <w:r>
        <w:fldChar w:fldCharType="separate"/>
      </w:r>
      <w:r w:rsidR="0089025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025C">
        <w:t>The Second Doxology for Nativity</w:t>
      </w:r>
      <w:r>
        <w:fldChar w:fldCharType="end"/>
      </w:r>
      <w:r>
        <w:tab/>
      </w:r>
      <w:r>
        <w:fldChar w:fldCharType="begin"/>
      </w:r>
      <w:r>
        <w:instrText xml:space="preserve"> PAGEREF _Ref434477542 \h </w:instrText>
      </w:r>
      <w:r>
        <w:fldChar w:fldCharType="separate"/>
      </w:r>
      <w:r w:rsidR="0089025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025C">
        <w:t>The Third Doxology for Nativity</w:t>
      </w:r>
      <w:r>
        <w:fldChar w:fldCharType="end"/>
      </w:r>
      <w:r>
        <w:tab/>
      </w:r>
      <w:r>
        <w:fldChar w:fldCharType="begin"/>
      </w:r>
      <w:r>
        <w:instrText xml:space="preserve"> PAGEREF _Ref434477554 \h </w:instrText>
      </w:r>
      <w:r>
        <w:fldChar w:fldCharType="separate"/>
      </w:r>
      <w:r w:rsidR="0089025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025C">
        <w:t>The Doxology for the Circumcision</w:t>
      </w:r>
      <w:r>
        <w:fldChar w:fldCharType="end"/>
      </w:r>
      <w:r>
        <w:tab/>
      </w:r>
      <w:r>
        <w:fldChar w:fldCharType="begin"/>
      </w:r>
      <w:r>
        <w:instrText xml:space="preserve"> PAGEREF _Ref434477590 \h </w:instrText>
      </w:r>
      <w:r>
        <w:fldChar w:fldCharType="separate"/>
      </w:r>
      <w:r w:rsidR="0089025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025C">
        <w:t>An Abridged Doxology for Theophany</w:t>
      </w:r>
      <w:r>
        <w:fldChar w:fldCharType="end"/>
      </w:r>
      <w:r>
        <w:tab/>
      </w:r>
      <w:r>
        <w:fldChar w:fldCharType="begin"/>
      </w:r>
      <w:r>
        <w:instrText xml:space="preserve"> PAGEREF _Ref434477630 \h </w:instrText>
      </w:r>
      <w:r>
        <w:fldChar w:fldCharType="separate"/>
      </w:r>
      <w:r w:rsidR="0089025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025C">
        <w:t>The First Doxology for Theophany</w:t>
      </w:r>
      <w:r>
        <w:fldChar w:fldCharType="end"/>
      </w:r>
      <w:r>
        <w:tab/>
      </w:r>
      <w:r>
        <w:fldChar w:fldCharType="begin"/>
      </w:r>
      <w:r>
        <w:instrText xml:space="preserve"> PAGEREF _Ref434477641 \h </w:instrText>
      </w:r>
      <w:r>
        <w:fldChar w:fldCharType="separate"/>
      </w:r>
      <w:r w:rsidR="0089025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025C">
        <w:t>The Second Doxology for Theophany</w:t>
      </w:r>
      <w:r>
        <w:fldChar w:fldCharType="end"/>
      </w:r>
      <w:r>
        <w:tab/>
      </w:r>
      <w:r>
        <w:fldChar w:fldCharType="begin"/>
      </w:r>
      <w:r>
        <w:instrText xml:space="preserve"> PAGEREF _Ref434477660 \h </w:instrText>
      </w:r>
      <w:r>
        <w:fldChar w:fldCharType="separate"/>
      </w:r>
      <w:r w:rsidR="0089025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025C">
        <w:t>The Doxology for the Wedding of Cana</w:t>
      </w:r>
      <w:r>
        <w:fldChar w:fldCharType="end"/>
      </w:r>
      <w:r>
        <w:tab/>
      </w:r>
      <w:r>
        <w:fldChar w:fldCharType="begin"/>
      </w:r>
      <w:r>
        <w:instrText xml:space="preserve"> PAGEREF _Ref434477774 \h </w:instrText>
      </w:r>
      <w:r>
        <w:fldChar w:fldCharType="separate"/>
      </w:r>
      <w:r w:rsidR="0089025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025C">
        <w:t>The Doxology for the Entrance into the Temple</w:t>
      </w:r>
      <w:r>
        <w:fldChar w:fldCharType="end"/>
      </w:r>
      <w:r>
        <w:tab/>
      </w:r>
      <w:r>
        <w:fldChar w:fldCharType="begin"/>
      </w:r>
      <w:r>
        <w:instrText xml:space="preserve"> PAGEREF _Ref434477815 \h </w:instrText>
      </w:r>
      <w:r>
        <w:fldChar w:fldCharType="separate"/>
      </w:r>
      <w:r w:rsidR="0089025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89025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89025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025C">
        <w:t>The Doxology for the Entrance into Egypt</w:t>
      </w:r>
      <w:r>
        <w:fldChar w:fldCharType="end"/>
      </w:r>
      <w:r>
        <w:tab/>
      </w:r>
      <w:r>
        <w:fldChar w:fldCharType="begin"/>
      </w:r>
      <w:r>
        <w:instrText xml:space="preserve"> PAGEREF _Ref434477906 \h </w:instrText>
      </w:r>
      <w:r>
        <w:fldChar w:fldCharType="separate"/>
      </w:r>
      <w:r w:rsidR="0089025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025C">
        <w:t>The Doxology of the Transfiguration</w:t>
      </w:r>
      <w:r>
        <w:fldChar w:fldCharType="end"/>
      </w:r>
      <w:r>
        <w:tab/>
      </w:r>
      <w:r>
        <w:fldChar w:fldCharType="begin"/>
      </w:r>
      <w:r>
        <w:instrText xml:space="preserve"> PAGEREF _Ref434478012 \h </w:instrText>
      </w:r>
      <w:r>
        <w:fldChar w:fldCharType="separate"/>
      </w:r>
      <w:r w:rsidR="0089025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025C">
        <w:t>The Doxology of Jonah’s Fast</w:t>
      </w:r>
      <w:r>
        <w:fldChar w:fldCharType="end"/>
      </w:r>
      <w:r>
        <w:tab/>
      </w:r>
      <w:r>
        <w:fldChar w:fldCharType="begin"/>
      </w:r>
      <w:r>
        <w:instrText xml:space="preserve"> PAGEREF _Ref434478053 \h </w:instrText>
      </w:r>
      <w:r>
        <w:fldChar w:fldCharType="separate"/>
      </w:r>
      <w:r w:rsidR="0089025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025C">
        <w:t>The Doxology for Saturday and Sunday in Great Lent</w:t>
      </w:r>
      <w:r>
        <w:fldChar w:fldCharType="end"/>
      </w:r>
      <w:r>
        <w:tab/>
      </w:r>
      <w:r>
        <w:fldChar w:fldCharType="begin"/>
      </w:r>
      <w:r>
        <w:instrText xml:space="preserve"> PAGEREF _Ref434478080 \h </w:instrText>
      </w:r>
      <w:r>
        <w:fldChar w:fldCharType="separate"/>
      </w:r>
      <w:r w:rsidR="0089025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025C">
        <w:t>The Doxology for Weekdays in Great Lent</w:t>
      </w:r>
      <w:r>
        <w:fldChar w:fldCharType="end"/>
      </w:r>
      <w:r>
        <w:tab/>
      </w:r>
      <w:r>
        <w:fldChar w:fldCharType="begin"/>
      </w:r>
      <w:r>
        <w:instrText xml:space="preserve"> PAGEREF _Ref434478104 \h </w:instrText>
      </w:r>
      <w:r>
        <w:fldChar w:fldCharType="separate"/>
      </w:r>
      <w:r w:rsidR="0089025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025C">
        <w:t>A Second Doxology for Weekdays in Great Lent</w:t>
      </w:r>
      <w:r>
        <w:fldChar w:fldCharType="end"/>
      </w:r>
      <w:r>
        <w:tab/>
      </w:r>
      <w:r>
        <w:fldChar w:fldCharType="begin"/>
      </w:r>
      <w:r>
        <w:instrText xml:space="preserve"> PAGEREF _Ref434478128 \h </w:instrText>
      </w:r>
      <w:r>
        <w:fldChar w:fldCharType="separate"/>
      </w:r>
      <w:r w:rsidR="0089025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025C">
        <w:t>A Third Doxology for Weekdays in Great Lent</w:t>
      </w:r>
      <w:r>
        <w:fldChar w:fldCharType="end"/>
      </w:r>
      <w:r>
        <w:tab/>
      </w:r>
      <w:r>
        <w:fldChar w:fldCharType="begin"/>
      </w:r>
      <w:r>
        <w:instrText xml:space="preserve"> PAGEREF _Ref434478147 \h </w:instrText>
      </w:r>
      <w:r>
        <w:fldChar w:fldCharType="separate"/>
      </w:r>
      <w:r w:rsidR="0089025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025C">
        <w:t>The Fourth Doxology for Great Lent</w:t>
      </w:r>
      <w:r>
        <w:fldChar w:fldCharType="end"/>
      </w:r>
      <w:r>
        <w:tab/>
      </w:r>
      <w:r>
        <w:fldChar w:fldCharType="begin"/>
      </w:r>
      <w:r>
        <w:instrText xml:space="preserve"> PAGEREF _Ref434478172 \h </w:instrText>
      </w:r>
      <w:r>
        <w:fldChar w:fldCharType="separate"/>
      </w:r>
      <w:r w:rsidR="0089025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025C">
        <w:t>The First Doxology for Palm Sunday</w:t>
      </w:r>
      <w:r>
        <w:fldChar w:fldCharType="end"/>
      </w:r>
      <w:r>
        <w:tab/>
      </w:r>
      <w:r>
        <w:fldChar w:fldCharType="begin"/>
      </w:r>
      <w:r>
        <w:instrText xml:space="preserve"> PAGEREF _Ref434478217 \h </w:instrText>
      </w:r>
      <w:r>
        <w:fldChar w:fldCharType="separate"/>
      </w:r>
      <w:r w:rsidR="0089025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025C">
        <w:t>The Second Doxology for Palm Sunday</w:t>
      </w:r>
      <w:r>
        <w:fldChar w:fldCharType="end"/>
      </w:r>
      <w:r>
        <w:tab/>
      </w:r>
      <w:r>
        <w:fldChar w:fldCharType="begin"/>
      </w:r>
      <w:r>
        <w:instrText xml:space="preserve"> PAGEREF _Ref434478234 \h </w:instrText>
      </w:r>
      <w:r>
        <w:fldChar w:fldCharType="separate"/>
      </w:r>
      <w:r w:rsidR="0089025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025C">
        <w:t>The Third Doxology for Palm Sunday</w:t>
      </w:r>
      <w:r>
        <w:fldChar w:fldCharType="end"/>
      </w:r>
      <w:r>
        <w:tab/>
      </w:r>
      <w:r>
        <w:fldChar w:fldCharType="begin"/>
      </w:r>
      <w:r>
        <w:instrText xml:space="preserve"> PAGEREF _Ref434478255 \h </w:instrText>
      </w:r>
      <w:r>
        <w:fldChar w:fldCharType="separate"/>
      </w:r>
      <w:r w:rsidR="0089025C">
        <w:rPr>
          <w:noProof/>
        </w:rPr>
        <w:t>1044</w:t>
      </w:r>
      <w:r>
        <w:fldChar w:fldCharType="end"/>
      </w:r>
    </w:p>
    <w:p w14:paraId="257EE84D" w14:textId="6B24B813"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89025C">
        <w:t>The Doxology for the Resurrection</w:t>
      </w:r>
      <w:r>
        <w:fldChar w:fldCharType="end"/>
      </w:r>
      <w:r>
        <w:tab/>
      </w:r>
      <w:r>
        <w:fldChar w:fldCharType="begin"/>
      </w:r>
      <w:r>
        <w:instrText xml:space="preserve"> PAGEREF _Ref434478294 \h </w:instrText>
      </w:r>
      <w:r>
        <w:fldChar w:fldCharType="separate"/>
      </w:r>
      <w:r w:rsidR="0089025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025C">
        <w:t>Another Doxology for the Resurrection</w:t>
      </w:r>
      <w:r>
        <w:fldChar w:fldCharType="end"/>
      </w:r>
      <w:r>
        <w:tab/>
      </w:r>
      <w:r>
        <w:fldChar w:fldCharType="begin"/>
      </w:r>
      <w:r>
        <w:instrText xml:space="preserve"> PAGEREF _Ref434478317 \h </w:instrText>
      </w:r>
      <w:r>
        <w:fldChar w:fldCharType="separate"/>
      </w:r>
      <w:r w:rsidR="0089025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025C">
        <w:t>A Doxology for Archangel Michael for the Resurrection</w:t>
      </w:r>
      <w:r>
        <w:fldChar w:fldCharType="end"/>
      </w:r>
      <w:r>
        <w:tab/>
      </w:r>
      <w:r>
        <w:fldChar w:fldCharType="begin"/>
      </w:r>
      <w:r>
        <w:instrText xml:space="preserve"> PAGEREF _Ref434478347 \h </w:instrText>
      </w:r>
      <w:r>
        <w:fldChar w:fldCharType="separate"/>
      </w:r>
      <w:r w:rsidR="0089025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025C">
        <w:t>The Doxology for Thomas Sunday</w:t>
      </w:r>
      <w:r>
        <w:fldChar w:fldCharType="end"/>
      </w:r>
      <w:r>
        <w:tab/>
      </w:r>
      <w:r>
        <w:fldChar w:fldCharType="begin"/>
      </w:r>
      <w:r>
        <w:instrText xml:space="preserve"> PAGEREF _Ref434478375 \h </w:instrText>
      </w:r>
      <w:r>
        <w:fldChar w:fldCharType="separate"/>
      </w:r>
      <w:r w:rsidR="0089025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025C">
        <w:t>The Doxology for the Ascension</w:t>
      </w:r>
      <w:r>
        <w:fldChar w:fldCharType="end"/>
      </w:r>
      <w:r>
        <w:tab/>
      </w:r>
      <w:r>
        <w:fldChar w:fldCharType="begin"/>
      </w:r>
      <w:r>
        <w:instrText xml:space="preserve"> PAGEREF _Ref434478556 \h </w:instrText>
      </w:r>
      <w:r>
        <w:fldChar w:fldCharType="separate"/>
      </w:r>
      <w:r w:rsidR="0089025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025C">
        <w:t>The Doxology for Pentecost</w:t>
      </w:r>
      <w:r>
        <w:fldChar w:fldCharType="end"/>
      </w:r>
      <w:r>
        <w:tab/>
      </w:r>
      <w:r>
        <w:fldChar w:fldCharType="begin"/>
      </w:r>
      <w:r>
        <w:instrText xml:space="preserve"> PAGEREF _Ref434478581 \h </w:instrText>
      </w:r>
      <w:r>
        <w:fldChar w:fldCharType="separate"/>
      </w:r>
      <w:r w:rsidR="0089025C">
        <w:rPr>
          <w:noProof/>
        </w:rPr>
        <w:t>1080</w:t>
      </w:r>
      <w:r>
        <w:fldChar w:fldCharType="end"/>
      </w:r>
    </w:p>
    <w:p w14:paraId="4285BFE1" w14:textId="77777777" w:rsidR="00E21EA3" w:rsidRDefault="00E21EA3" w:rsidP="00E21EA3">
      <w:pPr>
        <w:pStyle w:val="Heading3"/>
      </w:pPr>
      <w:bookmarkStart w:id="1960" w:name="_Ref435643009"/>
      <w:r>
        <w:t>Saints’ Doxologies</w:t>
      </w:r>
      <w:bookmarkEnd w:id="1960"/>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F4564C">
        <w:t>The Evening Doxology of the Virgin</w:t>
      </w:r>
      <w:r>
        <w:fldChar w:fldCharType="end"/>
      </w:r>
      <w:r>
        <w:tab/>
      </w:r>
      <w:r>
        <w:fldChar w:fldCharType="begin"/>
      </w:r>
      <w:r>
        <w:instrText xml:space="preserve"> PAGEREF _Ref434487836 \h </w:instrText>
      </w:r>
      <w:r>
        <w:fldChar w:fldCharType="separate"/>
      </w:r>
      <w:r w:rsidR="00F4564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F4564C" w:rsidRPr="00F4564C">
        <w:t>The Doxology of the Virgin for Midnight Praise</w:t>
      </w:r>
      <w:r>
        <w:fldChar w:fldCharType="end"/>
      </w:r>
      <w:r>
        <w:tab/>
      </w:r>
      <w:r>
        <w:fldChar w:fldCharType="begin"/>
      </w:r>
      <w:r>
        <w:instrText xml:space="preserve"> PAGEREF _Ref434487891 \h </w:instrText>
      </w:r>
      <w:r>
        <w:fldChar w:fldCharType="separate"/>
      </w:r>
      <w:r w:rsidR="00F4564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F4564C">
        <w:t>The Morning Doxology of the Virgin</w:t>
      </w:r>
      <w:r>
        <w:fldChar w:fldCharType="end"/>
      </w:r>
      <w:r>
        <w:tab/>
      </w:r>
      <w:r>
        <w:fldChar w:fldCharType="begin"/>
      </w:r>
      <w:r>
        <w:instrText xml:space="preserve"> PAGEREF _Ref434487846 \h </w:instrText>
      </w:r>
      <w:r>
        <w:fldChar w:fldCharType="separate"/>
      </w:r>
      <w:r w:rsidR="00F4564C">
        <w:rPr>
          <w:noProof/>
        </w:rPr>
        <w:t>545</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t>The Doxology of the Entry of the Theotokos into the Temple</w:t>
      </w:r>
      <w:r>
        <w:fldChar w:fldCharType="end"/>
      </w:r>
      <w:r>
        <w:tab/>
      </w:r>
      <w:r>
        <w:fldChar w:fldCharType="begin"/>
      </w:r>
      <w:r>
        <w:instrText xml:space="preserve"> PAGEREF _Ref470555203 \h </w:instrText>
      </w:r>
      <w:r>
        <w:fldChar w:fldCharType="separate"/>
      </w:r>
      <w:r>
        <w:rPr>
          <w:noProof/>
        </w:rPr>
        <w:t>668</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F4564C">
        <w:t>The Doxology for Archangel Michael</w:t>
      </w:r>
      <w:r>
        <w:fldChar w:fldCharType="end"/>
      </w:r>
      <w:r>
        <w:tab/>
      </w:r>
      <w:r>
        <w:fldChar w:fldCharType="begin"/>
      </w:r>
      <w:r>
        <w:instrText xml:space="preserve"> PAGEREF _Ref434487967 \h </w:instrText>
      </w:r>
      <w:r>
        <w:fldChar w:fldCharType="separate"/>
      </w:r>
      <w:r w:rsidR="00F4564C">
        <w:rPr>
          <w:noProof/>
        </w:rPr>
        <w:t>648</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F4564C">
        <w:t xml:space="preserve">The Doxology of Archangel Gabriel for December or </w:t>
      </w:r>
      <w:r w:rsidR="00F456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4564C">
        <w:rPr>
          <w:noProof/>
        </w:rPr>
        <w:t>684</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F4564C">
        <w:t>The Doxology for Archangel Gabriel, the Evangelist of Daniel</w:t>
      </w:r>
      <w:r>
        <w:fldChar w:fldCharType="end"/>
      </w:r>
      <w:r>
        <w:tab/>
      </w:r>
      <w:r>
        <w:fldChar w:fldCharType="begin"/>
      </w:r>
      <w:r>
        <w:instrText xml:space="preserve"> PAGEREF _Ref434488149 \h </w:instrText>
      </w:r>
      <w:r>
        <w:fldChar w:fldCharType="separate"/>
      </w:r>
      <w:r w:rsidR="00F4564C">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F4564C">
        <w:t>The Doxology for Michael and Gabriel</w:t>
      </w:r>
      <w:r>
        <w:fldChar w:fldCharType="end"/>
      </w:r>
      <w:r>
        <w:tab/>
      </w:r>
      <w:r>
        <w:fldChar w:fldCharType="begin"/>
      </w:r>
      <w:r>
        <w:instrText xml:space="preserve"> PAGEREF _Ref434487984 \h </w:instrText>
      </w:r>
      <w:r>
        <w:fldChar w:fldCharType="separate"/>
      </w:r>
      <w:r w:rsidR="00F4564C">
        <w:rPr>
          <w:noProof/>
        </w:rPr>
        <w:t>649</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F4564C">
        <w:t>The Doxology for Archangel Raphael</w:t>
      </w:r>
      <w:r>
        <w:fldChar w:fldCharType="end"/>
      </w:r>
      <w:r>
        <w:tab/>
      </w:r>
      <w:r>
        <w:fldChar w:fldCharType="begin"/>
      </w:r>
      <w:r>
        <w:instrText xml:space="preserve"> PAGEREF _Ref434488208 \h </w:instrText>
      </w:r>
      <w:r>
        <w:fldChar w:fldCharType="separate"/>
      </w:r>
      <w:r w:rsidR="00F4564C">
        <w:rPr>
          <w:noProof/>
        </w:rPr>
        <w:t>915</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F4564C">
        <w:t>The Doxology for Archangel Suriel</w:t>
      </w:r>
      <w:r>
        <w:fldChar w:fldCharType="end"/>
      </w:r>
      <w:r>
        <w:tab/>
      </w:r>
      <w:r>
        <w:fldChar w:fldCharType="begin"/>
      </w:r>
      <w:r>
        <w:instrText xml:space="preserve"> PAGEREF _Ref434488250 \h </w:instrText>
      </w:r>
      <w:r>
        <w:fldChar w:fldCharType="separate"/>
      </w:r>
      <w:r w:rsidR="00F4564C">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F4564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F4564C">
        <w:rPr>
          <w:noProof/>
        </w:rPr>
        <w:t>646</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F4564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F4564C">
        <w:rPr>
          <w:noProof/>
        </w:rPr>
        <w:t>660</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F4564C">
        <w:t>The Doxology of the Heavenly</w:t>
      </w:r>
      <w:r>
        <w:fldChar w:fldCharType="end"/>
      </w:r>
      <w:r>
        <w:tab/>
      </w:r>
      <w:r>
        <w:fldChar w:fldCharType="begin"/>
      </w:r>
      <w:r>
        <w:instrText xml:space="preserve"> PAGEREF _Ref434488390 \h </w:instrText>
      </w:r>
      <w:r>
        <w:fldChar w:fldCharType="separate"/>
      </w:r>
      <w:r w:rsidR="00F4564C">
        <w:rPr>
          <w:noProof/>
        </w:rPr>
        <w:t>562</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F4564C">
        <w:t>The Doxology of St. John the Baptist</w:t>
      </w:r>
      <w:r>
        <w:fldChar w:fldCharType="end"/>
      </w:r>
      <w:r>
        <w:tab/>
      </w:r>
      <w:r>
        <w:fldChar w:fldCharType="begin"/>
      </w:r>
      <w:r>
        <w:instrText xml:space="preserve"> PAGEREF _Ref434488524 \h </w:instrText>
      </w:r>
      <w:r>
        <w:fldChar w:fldCharType="separate"/>
      </w:r>
      <w:r w:rsidR="00F4564C">
        <w:rPr>
          <w:noProof/>
        </w:rPr>
        <w:t>563</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F4564C">
        <w:t>Another Doxology of St. John the Baptist</w:t>
      </w:r>
      <w:r>
        <w:fldChar w:fldCharType="end"/>
      </w:r>
      <w:r>
        <w:tab/>
      </w:r>
      <w:r>
        <w:fldChar w:fldCharType="begin"/>
      </w:r>
      <w:r>
        <w:instrText xml:space="preserve"> PAGEREF _Ref434488546 \h </w:instrText>
      </w:r>
      <w:r>
        <w:fldChar w:fldCharType="separate"/>
      </w:r>
      <w:r w:rsidR="00F4564C">
        <w:rPr>
          <w:noProof/>
        </w:rPr>
        <w:t>564</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F4564C">
        <w:t>The Doxology for the One Hundred and Forty Four Thousand</w:t>
      </w:r>
      <w:r>
        <w:fldChar w:fldCharType="end"/>
      </w:r>
      <w:r>
        <w:tab/>
      </w:r>
      <w:r>
        <w:fldChar w:fldCharType="begin"/>
      </w:r>
      <w:r>
        <w:instrText xml:space="preserve"> PAGEREF _Ref434488616 \h </w:instrText>
      </w:r>
      <w:r>
        <w:fldChar w:fldCharType="separate"/>
      </w:r>
      <w:r w:rsidR="00F4564C">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F4564C">
        <w:t>A Doxology for the Apostles</w:t>
      </w:r>
      <w:r>
        <w:fldChar w:fldCharType="end"/>
      </w:r>
      <w:r>
        <w:tab/>
      </w:r>
      <w:r>
        <w:fldChar w:fldCharType="begin"/>
      </w:r>
      <w:r>
        <w:instrText xml:space="preserve"> PAGEREF _Ref434488644 \h </w:instrText>
      </w:r>
      <w:r>
        <w:fldChar w:fldCharType="separate"/>
      </w:r>
      <w:r w:rsidR="00F4564C">
        <w:rPr>
          <w:noProof/>
        </w:rPr>
        <w:t>565</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F4564C">
        <w:t>Another Doxology for the Apostles</w:t>
      </w:r>
      <w:r>
        <w:fldChar w:fldCharType="end"/>
      </w:r>
      <w:r>
        <w:tab/>
      </w:r>
      <w:r>
        <w:fldChar w:fldCharType="begin"/>
      </w:r>
      <w:r>
        <w:instrText xml:space="preserve"> PAGEREF _Ref434488657 \h </w:instrText>
      </w:r>
      <w:r>
        <w:fldChar w:fldCharType="separate"/>
      </w:r>
      <w:r w:rsidR="00F4564C">
        <w:rPr>
          <w:noProof/>
        </w:rPr>
        <w:t>565</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F4564C">
        <w:t>The Doxology of Sts. Peter and Paul</w:t>
      </w:r>
      <w:r>
        <w:fldChar w:fldCharType="end"/>
      </w:r>
      <w:r>
        <w:tab/>
      </w:r>
      <w:r>
        <w:fldChar w:fldCharType="begin"/>
      </w:r>
      <w:r>
        <w:instrText xml:space="preserve"> PAGEREF _Ref434477973 \h </w:instrText>
      </w:r>
      <w:r>
        <w:fldChar w:fldCharType="separate"/>
      </w:r>
      <w:r w:rsidR="00F4564C">
        <w:rPr>
          <w:noProof/>
        </w:rPr>
        <w:t>868</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F4564C">
        <w:t>The Doxology of St. Paul</w:t>
      </w:r>
      <w:r>
        <w:fldChar w:fldCharType="end"/>
      </w:r>
      <w:r>
        <w:tab/>
      </w:r>
      <w:r>
        <w:fldChar w:fldCharType="begin"/>
      </w:r>
      <w:r>
        <w:instrText xml:space="preserve"> PAGEREF _Ref434488724 \h </w:instrText>
      </w:r>
      <w:r>
        <w:fldChar w:fldCharType="separate"/>
      </w:r>
      <w:r w:rsidR="00F4564C">
        <w:rPr>
          <w:noProof/>
        </w:rPr>
        <w:t>870</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F4564C">
        <w:t>The Doxology for St. John the Evangelist</w:t>
      </w:r>
      <w:r>
        <w:fldChar w:fldCharType="end"/>
      </w:r>
      <w:r>
        <w:tab/>
      </w:r>
      <w:r>
        <w:fldChar w:fldCharType="begin"/>
      </w:r>
      <w:r>
        <w:instrText xml:space="preserve"> PAGEREF _Ref434488768 \h </w:instrText>
      </w:r>
      <w:r>
        <w:fldChar w:fldCharType="separate"/>
      </w:r>
      <w:r w:rsidR="00F4564C">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F4564C">
        <w:t>The Doxology of St. Mark</w:t>
      </w:r>
      <w:r>
        <w:fldChar w:fldCharType="end"/>
      </w:r>
      <w:r>
        <w:tab/>
      </w:r>
      <w:r>
        <w:fldChar w:fldCharType="begin"/>
      </w:r>
      <w:r>
        <w:instrText xml:space="preserve"> PAGEREF _Ref434488814 \h </w:instrText>
      </w:r>
      <w:r>
        <w:fldChar w:fldCharType="separate"/>
      </w:r>
      <w:r w:rsidR="00F4564C">
        <w:rPr>
          <w:noProof/>
        </w:rPr>
        <w:t>566</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F4564C">
        <w:t>Another Doxology of St. Mark</w:t>
      </w:r>
      <w:r>
        <w:fldChar w:fldCharType="end"/>
      </w:r>
      <w:r>
        <w:tab/>
      </w:r>
      <w:r>
        <w:fldChar w:fldCharType="begin"/>
      </w:r>
      <w:r>
        <w:instrText xml:space="preserve"> PAGEREF _Ref434488936 \h </w:instrText>
      </w:r>
      <w:r>
        <w:fldChar w:fldCharType="separate"/>
      </w:r>
      <w:r w:rsidR="00F4564C">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F4564C">
        <w:t>The Doxology of Any Apostle</w:t>
      </w:r>
      <w:r>
        <w:fldChar w:fldCharType="end"/>
      </w:r>
      <w:r>
        <w:tab/>
      </w:r>
      <w:r>
        <w:fldChar w:fldCharType="begin"/>
      </w:r>
      <w:r>
        <w:instrText xml:space="preserve"> PAGEREF _Ref434488992 \h </w:instrText>
      </w:r>
      <w:r>
        <w:fldChar w:fldCharType="separate"/>
      </w:r>
      <w:r w:rsidR="00F4564C">
        <w:rPr>
          <w:noProof/>
        </w:rPr>
        <w:t>567</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F4564C">
        <w:t>The Doxology of St. Stephen</w:t>
      </w:r>
      <w:r>
        <w:fldChar w:fldCharType="end"/>
      </w:r>
      <w:r>
        <w:tab/>
      </w:r>
      <w:r>
        <w:fldChar w:fldCharType="begin"/>
      </w:r>
      <w:r>
        <w:instrText xml:space="preserve"> PAGEREF _Ref434489014 \h </w:instrText>
      </w:r>
      <w:r>
        <w:fldChar w:fldCharType="separate"/>
      </w:r>
      <w:r w:rsidR="00F4564C">
        <w:rPr>
          <w:noProof/>
        </w:rPr>
        <w:t>568</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F4564C">
        <w:t>The Doxology for St. Philip the Deacon</w:t>
      </w:r>
      <w:r>
        <w:fldChar w:fldCharType="end"/>
      </w:r>
      <w:r>
        <w:tab/>
      </w:r>
      <w:r>
        <w:fldChar w:fldCharType="begin"/>
      </w:r>
      <w:r>
        <w:instrText xml:space="preserve"> PAGEREF _Ref465591592 \h </w:instrText>
      </w:r>
      <w:r>
        <w:fldChar w:fldCharType="separate"/>
      </w:r>
      <w:r w:rsidR="00F4564C">
        <w:rPr>
          <w:noProof/>
        </w:rPr>
        <w:t>638</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F4564C">
        <w:t>The Doxology for St. Joseph the Carpenter</w:t>
      </w:r>
      <w:r>
        <w:fldChar w:fldCharType="end"/>
      </w:r>
      <w:r>
        <w:tab/>
      </w:r>
      <w:r>
        <w:fldChar w:fldCharType="begin"/>
      </w:r>
      <w:r>
        <w:instrText xml:space="preserve"> PAGEREF _Ref434488476 \h </w:instrText>
      </w:r>
      <w:r>
        <w:fldChar w:fldCharType="separate"/>
      </w:r>
      <w:r w:rsidR="00F4564C">
        <w:rPr>
          <w:noProof/>
        </w:rPr>
        <w:t>890</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F4564C">
        <w:t>The Doxology for St. Mary Magdalene</w:t>
      </w:r>
      <w:r>
        <w:fldChar w:fldCharType="end"/>
      </w:r>
      <w:r>
        <w:tab/>
      </w:r>
      <w:r>
        <w:fldChar w:fldCharType="begin"/>
      </w:r>
      <w:r>
        <w:instrText xml:space="preserve"> PAGEREF _Ref434489077 \h </w:instrText>
      </w:r>
      <w:r>
        <w:fldChar w:fldCharType="separate"/>
      </w:r>
      <w:r w:rsidR="00F4564C">
        <w:rPr>
          <w:noProof/>
        </w:rPr>
        <w:t>892</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F4564C">
        <w:t>The Doxology for Lazarus Saturday</w:t>
      </w:r>
      <w:r>
        <w:fldChar w:fldCharType="end"/>
      </w:r>
      <w:r>
        <w:tab/>
      </w:r>
      <w:r>
        <w:fldChar w:fldCharType="begin"/>
      </w:r>
      <w:r>
        <w:instrText xml:space="preserve"> PAGEREF _Ref434478195 \h </w:instrText>
      </w:r>
      <w:r>
        <w:fldChar w:fldCharType="separate"/>
      </w:r>
      <w:r w:rsidR="00F4564C">
        <w:rPr>
          <w:noProof/>
        </w:rPr>
        <w:t>1042</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F4564C">
        <w:t>The Doxology of St. George</w:t>
      </w:r>
      <w:r>
        <w:fldChar w:fldCharType="end"/>
      </w:r>
      <w:r>
        <w:tab/>
      </w:r>
      <w:r>
        <w:fldChar w:fldCharType="begin"/>
      </w:r>
      <w:r>
        <w:instrText xml:space="preserve"> PAGEREF _Ref434489170 \h </w:instrText>
      </w:r>
      <w:r>
        <w:fldChar w:fldCharType="separate"/>
      </w:r>
      <w:r w:rsidR="00F4564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F4564C">
        <w:t>Another Doxology of St. George</w:t>
      </w:r>
      <w:r>
        <w:fldChar w:fldCharType="end"/>
      </w:r>
      <w:r>
        <w:tab/>
      </w:r>
      <w:r>
        <w:fldChar w:fldCharType="begin"/>
      </w:r>
      <w:r>
        <w:instrText xml:space="preserve"> PAGEREF _Ref434489211 \h </w:instrText>
      </w:r>
      <w:r>
        <w:fldChar w:fldCharType="separate"/>
      </w:r>
      <w:r w:rsidR="00F4564C">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t>The Doxology of St. Ignatius</w:t>
      </w:r>
      <w:r>
        <w:fldChar w:fldCharType="end"/>
      </w:r>
      <w:r>
        <w:tab/>
      </w:r>
      <w:r>
        <w:fldChar w:fldCharType="begin"/>
      </w:r>
      <w:r>
        <w:instrText xml:space="preserve"> PAGEREF _Ref472885708 \h </w:instrText>
      </w:r>
      <w:r>
        <w:fldChar w:fldCharType="separate"/>
      </w:r>
      <w:r>
        <w:rPr>
          <w:noProof/>
        </w:rPr>
        <w:t>698</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F4564C">
        <w:t>The Doxology of St. Theodore of Shotep, the General</w:t>
      </w:r>
      <w:r>
        <w:fldChar w:fldCharType="end"/>
      </w:r>
      <w:r>
        <w:tab/>
      </w:r>
      <w:r>
        <w:fldChar w:fldCharType="begin"/>
      </w:r>
      <w:r>
        <w:instrText xml:space="preserve"> PAGEREF _Ref434489277 \h </w:instrText>
      </w:r>
      <w:r>
        <w:fldChar w:fldCharType="separate"/>
      </w:r>
      <w:r w:rsidR="00F4564C">
        <w:rPr>
          <w:noProof/>
        </w:rPr>
        <w:t>886</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F4564C">
        <w:t>Another Doxology of St. Theodore of Shotep, the General</w:t>
      </w:r>
      <w:r>
        <w:fldChar w:fldCharType="end"/>
      </w:r>
      <w:r>
        <w:tab/>
      </w:r>
      <w:r>
        <w:fldChar w:fldCharType="begin"/>
      </w:r>
      <w:r>
        <w:instrText xml:space="preserve"> PAGEREF _Ref434489296 \h </w:instrText>
      </w:r>
      <w:r>
        <w:fldChar w:fldCharType="separate"/>
      </w:r>
      <w:r w:rsidR="00F4564C">
        <w:rPr>
          <w:noProof/>
        </w:rPr>
        <w:t>886</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F4564C">
        <w:t>The Doxology for St. Theodore Anatoly</w:t>
      </w:r>
      <w:r>
        <w:fldChar w:fldCharType="end"/>
      </w:r>
      <w:r>
        <w:tab/>
      </w:r>
      <w:r>
        <w:fldChar w:fldCharType="begin"/>
      </w:r>
      <w:r>
        <w:instrText xml:space="preserve"> PAGEREF _Ref434489376 \h </w:instrText>
      </w:r>
      <w:r>
        <w:fldChar w:fldCharType="separate"/>
      </w:r>
      <w:r w:rsidR="00F4564C">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F4564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F4564C">
        <w:rPr>
          <w:noProof/>
        </w:rPr>
        <w:t>662</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F4564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F4564C">
        <w:rPr>
          <w:noProof/>
        </w:rPr>
        <w:t>654</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F4564C">
        <w:t>The Doxology for Abba Noub</w:t>
      </w:r>
      <w:r>
        <w:fldChar w:fldCharType="end"/>
      </w:r>
      <w:r>
        <w:tab/>
      </w:r>
      <w:r>
        <w:fldChar w:fldCharType="begin"/>
      </w:r>
      <w:r>
        <w:instrText xml:space="preserve"> PAGEREF _Ref434489534 \h </w:instrText>
      </w:r>
      <w:r>
        <w:fldChar w:fldCharType="separate"/>
      </w:r>
      <w:r w:rsidR="00F4564C">
        <w:rPr>
          <w:noProof/>
        </w:rPr>
        <w:t>889</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F4564C">
        <w:t>The Doxology for St. Victor</w:t>
      </w:r>
      <w:r>
        <w:fldChar w:fldCharType="end"/>
      </w:r>
      <w:r>
        <w:tab/>
      </w:r>
      <w:r>
        <w:fldChar w:fldCharType="begin"/>
      </w:r>
      <w:r>
        <w:instrText xml:space="preserve"> PAGEREF _Ref434489590 \h </w:instrText>
      </w:r>
      <w:r>
        <w:fldChar w:fldCharType="separate"/>
      </w:r>
      <w:r w:rsidR="00F4564C">
        <w:rPr>
          <w:noProof/>
        </w:rPr>
        <w:t>685</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F4564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F4564C">
        <w:rPr>
          <w:noProof/>
        </w:rPr>
        <w:t>634</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F4564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F4564C">
        <w:rPr>
          <w:noProof/>
        </w:rPr>
        <w:t>658</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F4564C">
        <w:t>The Doxology for Sts. Apakir and John</w:t>
      </w:r>
      <w:r>
        <w:fldChar w:fldCharType="end"/>
      </w:r>
      <w:r>
        <w:tab/>
      </w:r>
      <w:r>
        <w:fldChar w:fldCharType="begin"/>
      </w:r>
      <w:r>
        <w:instrText xml:space="preserve"> PAGEREF _Ref434489722 \h </w:instrText>
      </w:r>
      <w:r>
        <w:fldChar w:fldCharType="separate"/>
      </w:r>
      <w:r w:rsidR="00F4564C">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F4564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F4564C">
        <w:rPr>
          <w:noProof/>
        </w:rPr>
        <w:t>666</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F4564C">
        <w:t>The Doxology for St. Maurice and the Theban Legion</w:t>
      </w:r>
      <w:r>
        <w:fldChar w:fldCharType="end"/>
      </w:r>
      <w:r>
        <w:tab/>
      </w:r>
      <w:r>
        <w:fldChar w:fldCharType="begin"/>
      </w:r>
      <w:r>
        <w:instrText xml:space="preserve"> PAGEREF _Ref434489859 \h </w:instrText>
      </w:r>
      <w:r>
        <w:fldChar w:fldCharType="separate"/>
      </w:r>
      <w:r w:rsidR="00F4564C">
        <w:rPr>
          <w:noProof/>
        </w:rPr>
        <w:t>618</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F4564C">
        <w:t>Another Doxology of St. Maurice</w:t>
      </w:r>
      <w:r>
        <w:fldChar w:fldCharType="end"/>
      </w:r>
      <w:r>
        <w:tab/>
      </w:r>
      <w:r>
        <w:fldChar w:fldCharType="begin"/>
      </w:r>
      <w:r>
        <w:instrText xml:space="preserve"> PAGEREF _Ref434489873 \h </w:instrText>
      </w:r>
      <w:r>
        <w:fldChar w:fldCharType="separate"/>
      </w:r>
      <w:r w:rsidR="00F4564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F4564C">
        <w:t>The Doxology for St. George of Zahim</w:t>
      </w:r>
      <w:r>
        <w:fldChar w:fldCharType="end"/>
      </w:r>
      <w:r>
        <w:tab/>
      </w:r>
      <w:r>
        <w:fldChar w:fldCharType="begin"/>
      </w:r>
      <w:r>
        <w:instrText xml:space="preserve"> PAGEREF _Ref434489925 \h </w:instrText>
      </w:r>
      <w:r>
        <w:fldChar w:fldCharType="separate"/>
      </w:r>
      <w:r w:rsidR="00F4564C">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t>The Doxology for St. James the Sawn-Asunder</w:t>
      </w:r>
      <w:r>
        <w:fldChar w:fldCharType="end"/>
      </w:r>
      <w:r>
        <w:tab/>
      </w:r>
      <w:r>
        <w:fldChar w:fldCharType="begin"/>
      </w:r>
      <w:r>
        <w:instrText xml:space="preserve"> PAGEREF _Ref468565824 \h </w:instrText>
      </w:r>
      <w:r>
        <w:fldChar w:fldCharType="separate"/>
      </w:r>
      <w:r>
        <w:rPr>
          <w:noProof/>
        </w:rPr>
        <w:t>665</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t>The Doxology for St. Peter the Seal of the Martyrs</w:t>
      </w:r>
      <w:r>
        <w:fldChar w:fldCharType="end"/>
      </w:r>
      <w:r>
        <w:tab/>
      </w:r>
      <w:r>
        <w:fldChar w:fldCharType="begin"/>
      </w:r>
      <w:r>
        <w:instrText xml:space="preserve"> PAGEREF _Ref472885608 \h </w:instrText>
      </w:r>
      <w:r>
        <w:fldChar w:fldCharType="separate"/>
      </w:r>
      <w:r>
        <w:rPr>
          <w:noProof/>
        </w:rPr>
        <w:t>668</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F4564C">
        <w:t>The Doxology of St. Demiana</w:t>
      </w:r>
      <w:r>
        <w:fldChar w:fldCharType="end"/>
      </w:r>
      <w:r>
        <w:tab/>
      </w:r>
      <w:r>
        <w:fldChar w:fldCharType="begin"/>
      </w:r>
      <w:r>
        <w:instrText xml:space="preserve"> PAGEREF _Ref434490082 \h </w:instrText>
      </w:r>
      <w:r>
        <w:fldChar w:fldCharType="separate"/>
      </w:r>
      <w:r w:rsidR="00F4564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F4564C">
        <w:t>Another Doxology of St. Demiana</w:t>
      </w:r>
      <w:r>
        <w:fldChar w:fldCharType="end"/>
      </w:r>
      <w:r>
        <w:tab/>
      </w:r>
      <w:r>
        <w:fldChar w:fldCharType="begin"/>
      </w:r>
      <w:r>
        <w:instrText xml:space="preserve"> PAGEREF _Ref434490124 \h </w:instrText>
      </w:r>
      <w:r>
        <w:fldChar w:fldCharType="separate"/>
      </w:r>
      <w:r w:rsidR="00F4564C">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F4564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F4564C">
        <w:rPr>
          <w:noProof/>
        </w:rPr>
        <w:t>687</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F4564C">
        <w:t>The Doxology for St. Marina</w:t>
      </w:r>
      <w:r>
        <w:fldChar w:fldCharType="end"/>
      </w:r>
      <w:r>
        <w:tab/>
      </w:r>
      <w:r>
        <w:fldChar w:fldCharType="begin"/>
      </w:r>
      <w:r>
        <w:instrText xml:space="preserve"> PAGEREF _Ref434490204 \h </w:instrText>
      </w:r>
      <w:r>
        <w:fldChar w:fldCharType="separate"/>
      </w:r>
      <w:r w:rsidR="00F4564C">
        <w:rPr>
          <w:noProof/>
        </w:rPr>
        <w:t>888</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F4564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F4564C">
        <w:rPr>
          <w:noProof/>
        </w:rPr>
        <w:t>600</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F4564C">
        <w:t>The Doxology of the Martyrs</w:t>
      </w:r>
      <w:r>
        <w:fldChar w:fldCharType="end"/>
      </w:r>
      <w:r>
        <w:tab/>
      </w:r>
      <w:r>
        <w:fldChar w:fldCharType="begin"/>
      </w:r>
      <w:r>
        <w:instrText xml:space="preserve"> PAGEREF _Ref434489950 \h </w:instrText>
      </w:r>
      <w:r>
        <w:fldChar w:fldCharType="separate"/>
      </w:r>
      <w:r w:rsidR="00F4564C">
        <w:rPr>
          <w:noProof/>
        </w:rPr>
        <w:t>572</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F4564C">
        <w:t>The Doxology for St. Anthony the Great</w:t>
      </w:r>
      <w:r>
        <w:fldChar w:fldCharType="end"/>
      </w:r>
      <w:r>
        <w:tab/>
      </w:r>
      <w:r>
        <w:fldChar w:fldCharType="begin"/>
      </w:r>
      <w:r>
        <w:instrText xml:space="preserve"> PAGEREF _Ref434490340 \h </w:instrText>
      </w:r>
      <w:r>
        <w:fldChar w:fldCharType="separate"/>
      </w:r>
      <w:r w:rsidR="00F4564C">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F4564C">
        <w:t>The Doxology for St. Paul the Anchorite</w:t>
      </w:r>
      <w:r>
        <w:fldChar w:fldCharType="end"/>
      </w:r>
      <w:r>
        <w:tab/>
      </w:r>
      <w:r>
        <w:fldChar w:fldCharType="begin"/>
      </w:r>
      <w:r>
        <w:instrText xml:space="preserve"> PAGEREF _Ref434490368 \h </w:instrText>
      </w:r>
      <w:r>
        <w:fldChar w:fldCharType="separate"/>
      </w:r>
      <w:r w:rsidR="00F4564C">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F4564C">
        <w:t>The Doxology of St. Anthony and St. Paul</w:t>
      </w:r>
      <w:r>
        <w:fldChar w:fldCharType="end"/>
      </w:r>
      <w:r>
        <w:tab/>
      </w:r>
      <w:r>
        <w:fldChar w:fldCharType="begin"/>
      </w:r>
      <w:r>
        <w:instrText xml:space="preserve"> PAGEREF _Ref434490311 \h </w:instrText>
      </w:r>
      <w:r>
        <w:fldChar w:fldCharType="separate"/>
      </w:r>
      <w:r w:rsidR="00F4564C">
        <w:rPr>
          <w:noProof/>
        </w:rPr>
        <w:t>577</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F4564C">
        <w:rPr>
          <w:lang w:val="en-US"/>
        </w:rPr>
        <w:t>The Doxology for St. Pishoy</w:t>
      </w:r>
      <w:r>
        <w:fldChar w:fldCharType="end"/>
      </w:r>
      <w:r>
        <w:tab/>
      </w:r>
      <w:r>
        <w:fldChar w:fldCharType="begin"/>
      </w:r>
      <w:r>
        <w:instrText xml:space="preserve"> PAGEREF _Ref434490783 \h </w:instrText>
      </w:r>
      <w:r>
        <w:fldChar w:fldCharType="separate"/>
      </w:r>
      <w:r w:rsidR="00F4564C">
        <w:rPr>
          <w:noProof/>
        </w:rPr>
        <w:t>883</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F4564C">
        <w:t>The Doxology of St. Pishoy and St. Paul of Tammah</w:t>
      </w:r>
      <w:r>
        <w:fldChar w:fldCharType="end"/>
      </w:r>
      <w:r>
        <w:tab/>
      </w:r>
      <w:r>
        <w:fldChar w:fldCharType="begin"/>
      </w:r>
      <w:r>
        <w:instrText xml:space="preserve"> PAGEREF _Ref434490826 \h </w:instrText>
      </w:r>
      <w:r>
        <w:fldChar w:fldCharType="separate"/>
      </w:r>
      <w:r w:rsidR="00F4564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F4564C">
        <w:t>The Doxology of St. Macarius the Great</w:t>
      </w:r>
      <w:r>
        <w:fldChar w:fldCharType="end"/>
      </w:r>
      <w:r>
        <w:tab/>
      </w:r>
      <w:r>
        <w:fldChar w:fldCharType="begin"/>
      </w:r>
      <w:r>
        <w:instrText xml:space="preserve"> PAGEREF _Ref434490507 \h </w:instrText>
      </w:r>
      <w:r>
        <w:fldChar w:fldCharType="separate"/>
      </w:r>
      <w:r w:rsidR="00F4564C">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F4564C">
        <w:t>Another Doxology of St. Macarius the Great</w:t>
      </w:r>
      <w:r>
        <w:fldChar w:fldCharType="end"/>
      </w:r>
      <w:r>
        <w:tab/>
      </w:r>
      <w:r>
        <w:fldChar w:fldCharType="begin"/>
      </w:r>
      <w:r>
        <w:instrText xml:space="preserve"> PAGEREF _Ref434490525 \h </w:instrText>
      </w:r>
      <w:r>
        <w:fldChar w:fldCharType="separate"/>
      </w:r>
      <w:r w:rsidR="00F4564C">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F4564C">
        <w:t>Another Doxology of St. Macarius the Great</w:t>
      </w:r>
      <w:r>
        <w:fldChar w:fldCharType="end"/>
      </w:r>
      <w:r>
        <w:tab/>
      </w:r>
      <w:r>
        <w:fldChar w:fldCharType="begin"/>
      </w:r>
      <w:r>
        <w:instrText xml:space="preserve"> PAGEREF _Ref434490542 \h </w:instrText>
      </w:r>
      <w:r>
        <w:fldChar w:fldCharType="separate"/>
      </w:r>
      <w:r w:rsidR="00F4564C">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F4564C">
        <w:t>The Doxology for St. Macarius of Alexandria, the Presbyter</w:t>
      </w:r>
      <w:r>
        <w:fldChar w:fldCharType="end"/>
      </w:r>
      <w:r>
        <w:tab/>
      </w:r>
      <w:r>
        <w:fldChar w:fldCharType="begin"/>
      </w:r>
      <w:r>
        <w:instrText xml:space="preserve"> PAGEREF _Ref434490596 \h </w:instrText>
      </w:r>
      <w:r>
        <w:fldChar w:fldCharType="separate"/>
      </w:r>
      <w:r w:rsidR="00F4564C">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F4564C">
        <w:t>The Doxology for St. Macarius the Bishop of Edkow</w:t>
      </w:r>
      <w:r>
        <w:fldChar w:fldCharType="end"/>
      </w:r>
      <w:r>
        <w:tab/>
      </w:r>
      <w:r>
        <w:fldChar w:fldCharType="begin"/>
      </w:r>
      <w:r>
        <w:instrText xml:space="preserve"> PAGEREF _Ref434490474 \h </w:instrText>
      </w:r>
      <w:r>
        <w:fldChar w:fldCharType="separate"/>
      </w:r>
      <w:r w:rsidR="00F4564C">
        <w:rPr>
          <w:noProof/>
        </w:rPr>
        <w:t>644</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F4564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F4564C">
        <w:rPr>
          <w:noProof/>
        </w:rPr>
        <w:t>639</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F4564C">
        <w:t>The Doxology for St. Thomas the Anchorite</w:t>
      </w:r>
      <w:r>
        <w:fldChar w:fldCharType="end"/>
      </w:r>
      <w:r>
        <w:tab/>
      </w:r>
      <w:r>
        <w:fldChar w:fldCharType="begin"/>
      </w:r>
      <w:r>
        <w:instrText xml:space="preserve"> PAGEREF _Ref434490403 \h </w:instrText>
      </w:r>
      <w:r>
        <w:fldChar w:fldCharType="separate"/>
      </w:r>
      <w:r w:rsidR="00F4564C">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F4564C">
        <w:t>The Doxology for St. Arsenius</w:t>
      </w:r>
      <w:r>
        <w:fldChar w:fldCharType="end"/>
      </w:r>
      <w:r>
        <w:tab/>
      </w:r>
      <w:r>
        <w:fldChar w:fldCharType="begin"/>
      </w:r>
      <w:r>
        <w:instrText xml:space="preserve"> PAGEREF _Ref434490892 \h </w:instrText>
      </w:r>
      <w:r>
        <w:fldChar w:fldCharType="separate"/>
      </w:r>
      <w:r w:rsidR="00F4564C">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F4564C">
        <w:t>The Doxology for Sts. Maximus and Dometius</w:t>
      </w:r>
      <w:r>
        <w:fldChar w:fldCharType="end"/>
      </w:r>
      <w:r>
        <w:tab/>
      </w:r>
      <w:r>
        <w:fldChar w:fldCharType="begin"/>
      </w:r>
      <w:r>
        <w:instrText xml:space="preserve"> PAGEREF _Ref434490957 \h </w:instrText>
      </w:r>
      <w:r>
        <w:fldChar w:fldCharType="separate"/>
      </w:r>
      <w:r w:rsidR="00F4564C">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F4564C" w:rsidRPr="00F4564C">
        <w:t>The Doxology for the Strong St. Moses</w:t>
      </w:r>
      <w:r>
        <w:fldChar w:fldCharType="end"/>
      </w:r>
      <w:r>
        <w:tab/>
      </w:r>
      <w:r>
        <w:fldChar w:fldCharType="begin"/>
      </w:r>
      <w:r>
        <w:instrText xml:space="preserve"> PAGEREF _Ref434491006 \h </w:instrText>
      </w:r>
      <w:r>
        <w:fldChar w:fldCharType="separate"/>
      </w:r>
      <w:r w:rsidR="00F4564C">
        <w:rPr>
          <w:noProof/>
        </w:rPr>
        <w:t>865</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F4564C">
        <w:t>The Doxology for St. John Kami</w:t>
      </w:r>
      <w:r>
        <w:fldChar w:fldCharType="end"/>
      </w:r>
      <w:r>
        <w:tab/>
      </w:r>
      <w:r>
        <w:fldChar w:fldCharType="begin"/>
      </w:r>
      <w:r>
        <w:instrText xml:space="preserve"> PAGEREF _Ref434491108 \h </w:instrText>
      </w:r>
      <w:r>
        <w:fldChar w:fldCharType="separate"/>
      </w:r>
      <w:r w:rsidR="00F4564C">
        <w:rPr>
          <w:noProof/>
        </w:rPr>
        <w:t>692</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F4564C">
        <w:t>The Doxology for St. Pachomius</w:t>
      </w:r>
      <w:r>
        <w:fldChar w:fldCharType="end"/>
      </w:r>
      <w:r>
        <w:tab/>
      </w:r>
      <w:r>
        <w:fldChar w:fldCharType="begin"/>
      </w:r>
      <w:r>
        <w:instrText xml:space="preserve"> PAGEREF _Ref434491150 \h </w:instrText>
      </w:r>
      <w:r>
        <w:fldChar w:fldCharType="separate"/>
      </w:r>
      <w:r w:rsidR="00F4564C">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F4564C">
        <w:rPr>
          <w:lang w:val="en-US"/>
        </w:rPr>
        <w:t>The Doxology for St. Shenoute</w:t>
      </w:r>
      <w:r>
        <w:fldChar w:fldCharType="end"/>
      </w:r>
      <w:r>
        <w:tab/>
      </w:r>
      <w:r>
        <w:fldChar w:fldCharType="begin"/>
      </w:r>
      <w:r>
        <w:instrText xml:space="preserve"> PAGEREF _Ref434491186 \h </w:instrText>
      </w:r>
      <w:r>
        <w:fldChar w:fldCharType="separate"/>
      </w:r>
      <w:r w:rsidR="00F4564C">
        <w:rPr>
          <w:noProof/>
        </w:rPr>
        <w:t>881</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F4564C">
        <w:rPr>
          <w:lang w:val="en-US"/>
        </w:rPr>
        <w:t>A Doxology for St. Besa</w:t>
      </w:r>
      <w:r>
        <w:fldChar w:fldCharType="end"/>
      </w:r>
      <w:r>
        <w:tab/>
      </w:r>
      <w:r>
        <w:fldChar w:fldCharType="begin"/>
      </w:r>
      <w:r>
        <w:instrText xml:space="preserve"> PAGEREF _Ref434491207 \h </w:instrText>
      </w:r>
      <w:r>
        <w:fldChar w:fldCharType="separate"/>
      </w:r>
      <w:r w:rsidR="00F4564C">
        <w:rPr>
          <w:noProof/>
        </w:rPr>
        <w:t>882</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F4564C">
        <w:t>The Doxology for Sts. Apollo and Apip</w:t>
      </w:r>
      <w:r>
        <w:fldChar w:fldCharType="end"/>
      </w:r>
      <w:r>
        <w:tab/>
      </w:r>
      <w:r>
        <w:fldChar w:fldCharType="begin"/>
      </w:r>
      <w:r>
        <w:instrText xml:space="preserve"> PAGEREF _Ref434492837 \h </w:instrText>
      </w:r>
      <w:r>
        <w:fldChar w:fldCharType="separate"/>
      </w:r>
      <w:r w:rsidR="00F4564C">
        <w:rPr>
          <w:noProof/>
        </w:rPr>
        <w:t>643</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F4564C">
        <w:t>The Doxology for St. Samuel the Confessor</w:t>
      </w:r>
      <w:r>
        <w:fldChar w:fldCharType="end"/>
      </w:r>
      <w:r>
        <w:tab/>
      </w:r>
      <w:r>
        <w:fldChar w:fldCharType="begin"/>
      </w:r>
      <w:r>
        <w:instrText xml:space="preserve"> PAGEREF _Ref434491260 \h </w:instrText>
      </w:r>
      <w:r>
        <w:fldChar w:fldCharType="separate"/>
      </w:r>
      <w:r w:rsidR="00F4564C">
        <w:rPr>
          <w:noProof/>
        </w:rPr>
        <w:t>689</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F4564C">
        <w:t>The Doxology for St. Parsouma</w:t>
      </w:r>
      <w:r>
        <w:fldChar w:fldCharType="end"/>
      </w:r>
      <w:r>
        <w:tab/>
      </w:r>
      <w:r>
        <w:fldChar w:fldCharType="begin"/>
      </w:r>
      <w:r>
        <w:instrText xml:space="preserve"> PAGEREF _Ref434491294 \h </w:instrText>
      </w:r>
      <w:r>
        <w:fldChar w:fldCharType="separate"/>
      </w:r>
      <w:r w:rsidR="00F4564C">
        <w:rPr>
          <w:noProof/>
        </w:rPr>
        <w:t>917</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F4564C">
        <w:t>The Doxology for St. Teji (Reweiss)</w:t>
      </w:r>
      <w:r>
        <w:fldChar w:fldCharType="end"/>
      </w:r>
      <w:r>
        <w:tab/>
      </w:r>
      <w:r>
        <w:fldChar w:fldCharType="begin"/>
      </w:r>
      <w:r>
        <w:instrText xml:space="preserve"> PAGEREF _Ref434491337 \h </w:instrText>
      </w:r>
      <w:r>
        <w:fldChar w:fldCharType="separate"/>
      </w:r>
      <w:r w:rsidR="00F4564C">
        <w:rPr>
          <w:noProof/>
        </w:rPr>
        <w:t>641</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F4564C">
        <w:t>The Doxology for St. Pashnouni</w:t>
      </w:r>
      <w:r>
        <w:fldChar w:fldCharType="end"/>
      </w:r>
      <w:r>
        <w:tab/>
      </w:r>
      <w:r>
        <w:fldChar w:fldCharType="begin"/>
      </w:r>
      <w:r>
        <w:instrText xml:space="preserve"> PAGEREF _Ref434491429 \h </w:instrText>
      </w:r>
      <w:r>
        <w:fldChar w:fldCharType="separate"/>
      </w:r>
      <w:r w:rsidR="00F4564C">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F4564C">
        <w:t>The Doxology for St. Simeon the Stylite</w:t>
      </w:r>
      <w:r>
        <w:fldChar w:fldCharType="end"/>
      </w:r>
      <w:r>
        <w:tab/>
      </w:r>
      <w:r>
        <w:fldChar w:fldCharType="begin"/>
      </w:r>
      <w:r>
        <w:instrText xml:space="preserve"> PAGEREF _Ref439328220 \h </w:instrText>
      </w:r>
      <w:r>
        <w:fldChar w:fldCharType="separate"/>
      </w:r>
      <w:r w:rsidR="00F4564C">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F4564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F4564C">
        <w:rPr>
          <w:noProof/>
        </w:rPr>
        <w:t>598</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F4564C">
        <w:t>The Doxology for St. Mary of Egypt</w:t>
      </w:r>
      <w:r>
        <w:fldChar w:fldCharType="end"/>
      </w:r>
      <w:r>
        <w:tab/>
      </w:r>
      <w:r>
        <w:fldChar w:fldCharType="begin"/>
      </w:r>
      <w:r>
        <w:instrText xml:space="preserve"> PAGEREF _Ref434491512 \h </w:instrText>
      </w:r>
      <w:r>
        <w:fldChar w:fldCharType="separate"/>
      </w:r>
      <w:r w:rsidR="00F4564C">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F4564C">
        <w:t>The Doxology for St. Pelagia</w:t>
      </w:r>
      <w:r>
        <w:fldChar w:fldCharType="end"/>
      </w:r>
      <w:r>
        <w:tab/>
      </w:r>
      <w:r>
        <w:fldChar w:fldCharType="begin"/>
      </w:r>
      <w:r>
        <w:instrText xml:space="preserve"> PAGEREF _Ref465591664 \h </w:instrText>
      </w:r>
      <w:r>
        <w:fldChar w:fldCharType="separate"/>
      </w:r>
      <w:r w:rsidR="00F4564C">
        <w:rPr>
          <w:noProof/>
        </w:rPr>
        <w:t>636</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F4564C">
        <w:t>The Doxology of St. Athanasius the Apostolic</w:t>
      </w:r>
      <w:r>
        <w:fldChar w:fldCharType="end"/>
      </w:r>
      <w:r>
        <w:tab/>
      </w:r>
      <w:r>
        <w:fldChar w:fldCharType="begin"/>
      </w:r>
      <w:r>
        <w:instrText xml:space="preserve"> PAGEREF _Ref434492161 \h </w:instrText>
      </w:r>
      <w:r>
        <w:fldChar w:fldCharType="separate"/>
      </w:r>
      <w:r w:rsidR="00F4564C">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F4564C">
        <w:t>The Doxology for St. Athanasius the Apostolic</w:t>
      </w:r>
      <w:r>
        <w:fldChar w:fldCharType="end"/>
      </w:r>
      <w:r>
        <w:tab/>
      </w:r>
      <w:r>
        <w:fldChar w:fldCharType="begin"/>
      </w:r>
      <w:r>
        <w:instrText xml:space="preserve"> PAGEREF _Ref434492183 \h </w:instrText>
      </w:r>
      <w:r>
        <w:fldChar w:fldCharType="separate"/>
      </w:r>
      <w:r w:rsidR="00F4564C">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F4564C">
        <w:t>Another Doxology for St. Athanasius the Apostolic</w:t>
      </w:r>
      <w:r>
        <w:fldChar w:fldCharType="end"/>
      </w:r>
      <w:r>
        <w:tab/>
      </w:r>
      <w:r>
        <w:fldChar w:fldCharType="begin"/>
      </w:r>
      <w:r>
        <w:instrText xml:space="preserve"> PAGEREF _Ref434492196 \h </w:instrText>
      </w:r>
      <w:r>
        <w:fldChar w:fldCharType="separate"/>
      </w:r>
      <w:r w:rsidR="00F4564C">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F4564C">
        <w:t>The Doxology for St. Severus</w:t>
      </w:r>
      <w:r>
        <w:fldChar w:fldCharType="end"/>
      </w:r>
      <w:r>
        <w:tab/>
      </w:r>
      <w:r>
        <w:fldChar w:fldCharType="begin"/>
      </w:r>
      <w:r>
        <w:instrText xml:space="preserve"> PAGEREF _Ref434492249 \h </w:instrText>
      </w:r>
      <w:r>
        <w:fldChar w:fldCharType="separate"/>
      </w:r>
      <w:r w:rsidR="00F4564C">
        <w:rPr>
          <w:noProof/>
        </w:rPr>
        <w:t>631</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F4564C">
        <w:t>The Doxology for St. John Chrysostom</w:t>
      </w:r>
      <w:r>
        <w:fldChar w:fldCharType="end"/>
      </w:r>
      <w:r>
        <w:tab/>
      </w:r>
      <w:r>
        <w:fldChar w:fldCharType="begin"/>
      </w:r>
      <w:r>
        <w:instrText xml:space="preserve"> PAGEREF _Ref467356854 \h </w:instrText>
      </w:r>
      <w:r>
        <w:fldChar w:fldCharType="separate"/>
      </w:r>
      <w:r w:rsidR="00F4564C">
        <w:rPr>
          <w:noProof/>
        </w:rPr>
        <w:t>656</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F4564C">
        <w:t>The Doxology for St. Gregory the Wonderworker</w:t>
      </w:r>
      <w:r>
        <w:fldChar w:fldCharType="end"/>
      </w:r>
      <w:r>
        <w:tab/>
      </w:r>
      <w:r>
        <w:fldChar w:fldCharType="begin"/>
      </w:r>
      <w:r>
        <w:instrText xml:space="preserve"> PAGEREF _Ref468134316 \h </w:instrText>
      </w:r>
      <w:r>
        <w:fldChar w:fldCharType="separate"/>
      </w:r>
      <w:r w:rsidR="00F4564C">
        <w:rPr>
          <w:noProof/>
        </w:rPr>
        <w:t>657</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t>The Doxology for St. Gregory of Nyssa</w:t>
      </w:r>
      <w:r>
        <w:fldChar w:fldCharType="end"/>
      </w:r>
      <w:r>
        <w:tab/>
      </w:r>
      <w:r>
        <w:fldChar w:fldCharType="begin"/>
      </w:r>
      <w:r>
        <w:instrText xml:space="preserve"> PAGEREF _Ref468565896 \h </w:instrText>
      </w:r>
      <w:r>
        <w:fldChar w:fldCharType="separate"/>
      </w:r>
      <w:r>
        <w:rPr>
          <w:noProof/>
        </w:rPr>
        <w:t>664</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t>The Doxology of St. Gregory the Armenian</w:t>
      </w:r>
      <w:r>
        <w:fldChar w:fldCharType="end"/>
      </w:r>
      <w:r>
        <w:tab/>
      </w:r>
      <w:r>
        <w:fldChar w:fldCharType="begin"/>
      </w:r>
      <w:r>
        <w:instrText xml:space="preserve"> PAGEREF _Ref470555434 \h </w:instrText>
      </w:r>
      <w:r>
        <w:fldChar w:fldCharType="separate"/>
      </w:r>
      <w:r>
        <w:rPr>
          <w:noProof/>
        </w:rPr>
        <w:t>693</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t>The Doxology of St. Ambrose</w:t>
      </w:r>
      <w:r>
        <w:fldChar w:fldCharType="end"/>
      </w:r>
      <w:r>
        <w:tab/>
      </w:r>
      <w:r>
        <w:fldChar w:fldCharType="begin"/>
      </w:r>
      <w:r>
        <w:instrText xml:space="preserve"> PAGEREF _Ref470555388 \h </w:instrText>
      </w:r>
      <w:r>
        <w:fldChar w:fldCharType="separate"/>
      </w:r>
      <w:r>
        <w:rPr>
          <w:noProof/>
        </w:rPr>
        <w:t>692</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t>The Doxology of St. Spyridon</w:t>
      </w:r>
      <w:r>
        <w:fldChar w:fldCharType="end"/>
      </w:r>
      <w:r>
        <w:tab/>
      </w:r>
      <w:r>
        <w:fldChar w:fldCharType="begin"/>
      </w:r>
      <w:r>
        <w:instrText xml:space="preserve"> PAGEREF _Ref470555491 \h </w:instrText>
      </w:r>
      <w:r>
        <w:fldChar w:fldCharType="separate"/>
      </w:r>
      <w:r>
        <w:rPr>
          <w:noProof/>
        </w:rPr>
        <w:t>694</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t>The Doxology of St. Nicholas</w:t>
      </w:r>
      <w:r>
        <w:fldChar w:fldCharType="end"/>
      </w:r>
      <w:r>
        <w:tab/>
      </w:r>
      <w:r>
        <w:fldChar w:fldCharType="begin"/>
      </w:r>
      <w:r>
        <w:instrText xml:space="preserve"> PAGEREF _Ref470555294 \h </w:instrText>
      </w:r>
      <w:r>
        <w:fldChar w:fldCharType="separate"/>
      </w:r>
      <w:r>
        <w:rPr>
          <w:noProof/>
        </w:rPr>
        <w:t>691</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F4564C">
        <w:t>The Doxology for St. Takle Haymanot</w:t>
      </w:r>
      <w:r>
        <w:fldChar w:fldCharType="end"/>
      </w:r>
      <w:r>
        <w:tab/>
      </w:r>
      <w:r>
        <w:fldChar w:fldCharType="begin"/>
      </w:r>
      <w:r>
        <w:instrText xml:space="preserve"> PAGEREF _Ref434492302 \h </w:instrText>
      </w:r>
      <w:r>
        <w:fldChar w:fldCharType="separate"/>
      </w:r>
      <w:r w:rsidR="00F4564C">
        <w:rPr>
          <w:noProof/>
        </w:rPr>
        <w:t>912</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F4564C">
        <w:t>The Doxology of St. Simon the Tanner</w:t>
      </w:r>
      <w:r>
        <w:fldChar w:fldCharType="end"/>
      </w:r>
      <w:r>
        <w:tab/>
      </w:r>
      <w:r>
        <w:fldChar w:fldCharType="begin"/>
      </w:r>
      <w:r>
        <w:instrText xml:space="preserve"> PAGEREF _Ref434492343 \h </w:instrText>
      </w:r>
      <w:r>
        <w:fldChar w:fldCharType="separate"/>
      </w:r>
      <w:r w:rsidR="00F4564C">
        <w:rPr>
          <w:noProof/>
        </w:rPr>
        <w:t>686</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F4564C">
        <w:t>The Doxology for St. Cyril VI</w:t>
      </w:r>
      <w:r>
        <w:fldChar w:fldCharType="end"/>
      </w:r>
      <w:r>
        <w:tab/>
      </w:r>
      <w:r>
        <w:fldChar w:fldCharType="begin"/>
      </w:r>
      <w:r>
        <w:instrText xml:space="preserve"> PAGEREF _Ref434492506 \h </w:instrText>
      </w:r>
      <w:r>
        <w:fldChar w:fldCharType="separate"/>
      </w:r>
      <w:r w:rsidR="00F4564C">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F4564C">
        <w:t>The Doxology for St. Abraam of Fayyoum</w:t>
      </w:r>
      <w:r>
        <w:fldChar w:fldCharType="end"/>
      </w:r>
      <w:r>
        <w:tab/>
      </w:r>
      <w:r>
        <w:fldChar w:fldCharType="begin"/>
      </w:r>
      <w:r>
        <w:instrText xml:space="preserve"> PAGEREF _Ref434492469 \h </w:instrText>
      </w:r>
      <w:r>
        <w:fldChar w:fldCharType="separate"/>
      </w:r>
      <w:r w:rsidR="00F4564C">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F4564C">
        <w:t>The Doxology for St. Martin of Tours</w:t>
      </w:r>
      <w:r>
        <w:fldChar w:fldCharType="end"/>
      </w:r>
      <w:r>
        <w:tab/>
      </w:r>
      <w:r>
        <w:fldChar w:fldCharType="begin"/>
      </w:r>
      <w:r>
        <w:instrText xml:space="preserve"> PAGEREF _Ref439518461 \h </w:instrText>
      </w:r>
      <w:r>
        <w:fldChar w:fldCharType="separate"/>
      </w:r>
      <w:r w:rsidR="00F4564C">
        <w:rPr>
          <w:noProof/>
        </w:rPr>
        <w:t>652</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F4564C">
        <w:t>The Doxology for St. Chad of Mercia</w:t>
      </w:r>
      <w:r>
        <w:fldChar w:fldCharType="end"/>
      </w:r>
      <w:r>
        <w:tab/>
      </w:r>
      <w:r>
        <w:fldChar w:fldCharType="begin"/>
      </w:r>
      <w:r>
        <w:instrText xml:space="preserve"> PAGEREF _Ref434492702 \h </w:instrText>
      </w:r>
      <w:r>
        <w:fldChar w:fldCharType="separate"/>
      </w:r>
      <w:r w:rsidR="00F4564C">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F4564C">
        <w:t>The Doxology for the Patriarchs: Abraham, Isaac, and Jacob</w:t>
      </w:r>
      <w:r>
        <w:fldChar w:fldCharType="end"/>
      </w:r>
      <w:r>
        <w:tab/>
      </w:r>
      <w:r>
        <w:fldChar w:fldCharType="begin"/>
      </w:r>
      <w:r>
        <w:instrText xml:space="preserve"> PAGEREF _Ref434492413 \h </w:instrText>
      </w:r>
      <w:r>
        <w:fldChar w:fldCharType="separate"/>
      </w:r>
      <w:r w:rsidR="00F4564C">
        <w:rPr>
          <w:noProof/>
        </w:rPr>
        <w:t>914</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F4564C">
        <w:t>The Doxology of the Cross Bearers</w:t>
      </w:r>
      <w:r>
        <w:fldChar w:fldCharType="end"/>
      </w:r>
      <w:r>
        <w:tab/>
      </w:r>
      <w:r>
        <w:fldChar w:fldCharType="begin"/>
      </w:r>
      <w:r>
        <w:instrText xml:space="preserve"> PAGEREF _Ref434492536 \h </w:instrText>
      </w:r>
      <w:r>
        <w:fldChar w:fldCharType="separate"/>
      </w:r>
      <w:r w:rsidR="00F4564C">
        <w:rPr>
          <w:noProof/>
        </w:rPr>
        <w:t>580</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F4564C">
        <w:t>The Doxology for a Hierarch Who is Present</w:t>
      </w:r>
      <w:r>
        <w:fldChar w:fldCharType="end"/>
      </w:r>
      <w:r>
        <w:tab/>
      </w:r>
      <w:r>
        <w:fldChar w:fldCharType="begin"/>
      </w:r>
      <w:r>
        <w:instrText xml:space="preserve"> PAGEREF _Ref434492645 \h </w:instrText>
      </w:r>
      <w:r>
        <w:fldChar w:fldCharType="separate"/>
      </w:r>
      <w:r w:rsidR="00F4564C">
        <w:rPr>
          <w:noProof/>
        </w:rPr>
        <w:t>581</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1" w:name="_Toc459399217"/>
      <w:r>
        <w:t>Non-Traditional</w:t>
      </w:r>
      <w:bookmarkEnd w:id="1961"/>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2" w:name="_Toc459399218"/>
      <w:r>
        <w:rPr>
          <w:lang w:val="en-GB"/>
        </w:rPr>
        <w:t>Reader’s Service</w:t>
      </w:r>
      <w:bookmarkEnd w:id="1962"/>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A08DFDE" w14:textId="77777777" w:rsidR="0089025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025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025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32107902"/>
        <w:docPartObj>
          <w:docPartGallery w:val="Table of Contents"/>
          <w:docPartUnique/>
        </w:docPartObj>
      </w:sdtPr>
      <w:sdtEndPr/>
      <w:sdtContent>
        <w:p w14:paraId="4DD80F9A"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Vespers Praise</w:t>
          </w:r>
          <w:r>
            <w:rPr>
              <w:noProof/>
              <w:webHidden/>
            </w:rPr>
            <w:tab/>
            <w:t>5</w:t>
          </w:r>
        </w:p>
        <w:p w14:paraId="74DB54F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 xml:space="preserve">The Psalms of the Eleventh </w:t>
          </w:r>
          <w:r w:rsidRPr="00285DAC">
            <w:rPr>
              <w:noProof/>
            </w:rPr>
            <w:t>Hour (Little Vespers)</w:t>
          </w:r>
          <w:r>
            <w:rPr>
              <w:noProof/>
              <w:webHidden/>
            </w:rPr>
            <w:tab/>
            <w:t>10</w:t>
          </w:r>
        </w:p>
        <w:p w14:paraId="1D56A52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The Raising of Evening</w:t>
          </w:r>
          <w:r w:rsidRPr="00285DAC">
            <w:rPr>
              <w:noProof/>
            </w:rPr>
            <w:t xml:space="preserve"> Incense</w:t>
          </w:r>
          <w:r>
            <w:rPr>
              <w:noProof/>
              <w:webHidden/>
            </w:rPr>
            <w:tab/>
            <w:t>16</w:t>
          </w:r>
        </w:p>
        <w:p w14:paraId="200994F8" w14:textId="77777777" w:rsidR="0089025C" w:rsidRPr="0089025C" w:rsidRDefault="00C96D10" w:rsidP="0089025C">
          <w:pPr>
            <w:pStyle w:val="TOC3"/>
            <w:tabs>
              <w:tab w:val="right" w:leader="dot" w:pos="8846"/>
            </w:tabs>
            <w:rPr>
              <w:rFonts w:asciiTheme="minorHAnsi" w:eastAsiaTheme="minorEastAsia" w:hAnsiTheme="minorHAnsi"/>
              <w:sz w:val="22"/>
              <w:lang w:val="en-US"/>
            </w:rPr>
          </w:pPr>
        </w:p>
      </w:sdtContent>
    </w:sdt>
    <w:p w14:paraId="2AA4A77E" w14:textId="77777777" w:rsidR="0089025C" w:rsidRDefault="0089025C" w:rsidP="0089025C">
      <w:pPr>
        <w:pStyle w:val="TOC3"/>
        <w:tabs>
          <w:tab w:val="right" w:leader="dot" w:pos="8846"/>
        </w:tabs>
      </w:pPr>
      <w:r w:rsidRPr="0089025C">
        <w:rPr>
          <w:rStyle w:val="Hyperlink"/>
        </w:rPr>
        <w:t>It could be argued that Vespers Praise should</w:t>
      </w:r>
      <w:r>
        <w:rPr>
          <w:noProof/>
        </w:rPr>
        <w:t xml:space="preserve"> come</w:t>
      </w:r>
      <w:r w:rsidRPr="0089025C">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9BA457F" w14:textId="77777777" w:rsidR="0089025C" w:rsidRPr="0089025C" w:rsidRDefault="0089025C" w:rsidP="0089025C">
      <w:pPr>
        <w:pStyle w:val="TOC3"/>
        <w:tabs>
          <w:tab w:val="right" w:leader="dot" w:pos="8846"/>
        </w:tabs>
        <w:rPr>
          <w:rStyle w:val="Hyperlink"/>
        </w:rPr>
      </w:pPr>
      <w:r w:rsidRPr="0089025C">
        <w:rPr>
          <w:rStyle w:val="Hyperlink"/>
        </w:rPr>
        <w:br w:type="page"/>
      </w:r>
    </w:p>
    <w:p w14:paraId="536ADEC3" w14:textId="6B1FB59A" w:rsidR="00513E2D" w:rsidRDefault="0089025C" w:rsidP="00513E2D">
      <w:pPr>
        <w:pStyle w:val="Rubric"/>
        <w:rPr>
          <w:lang w:val="en-US"/>
        </w:rPr>
      </w:pPr>
      <w:r w:rsidRPr="0089025C">
        <w:rPr>
          <w:rStyle w:val="Hyperlink"/>
        </w:rPr>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89025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89025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r>
        <w:rPr>
          <w:lang w:val="en-US"/>
        </w:rPr>
        <w:t>.</w:t>
      </w:r>
    </w:p>
    <w:p w14:paraId="64A06B0B" w14:textId="77777777" w:rsidR="0089025C" w:rsidRDefault="00513E2D" w:rsidP="00837F89">
      <w:pPr>
        <w:pStyle w:val="Body"/>
      </w:pPr>
      <w:r>
        <w:t xml:space="preserve">In the morning, recite </w:t>
      </w:r>
      <w:r>
        <w:fldChar w:fldCharType="begin"/>
      </w:r>
      <w:r>
        <w:instrText xml:space="preserve"> REF _Ref412098903 \h </w:instrText>
      </w:r>
      <w:r>
        <w:fldChar w:fldCharType="separate"/>
      </w:r>
      <w:r w:rsidR="0089025C">
        <w:br w:type="page"/>
      </w:r>
    </w:p>
    <w:p w14:paraId="27E7A771" w14:textId="3C11D708" w:rsidR="00513E2D" w:rsidRDefault="0089025C" w:rsidP="00513E2D">
      <w:pPr>
        <w:pStyle w:val="Rubric"/>
      </w:pPr>
      <w:r>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95E57D6" w14:textId="77777777" w:rsidR="0089025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0540854"/>
        <w:docPartObj>
          <w:docPartGallery w:val="Table of Contents"/>
          <w:docPartUnique/>
        </w:docPartObj>
      </w:sdtPr>
      <w:sdtEndPr>
        <w:rPr>
          <w:b/>
          <w:bCs/>
          <w:noProof/>
        </w:rPr>
      </w:sdtEndPr>
      <w:sdtContent>
        <w:p w14:paraId="2DDAF8F5"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Psalms of Prime</w:t>
          </w:r>
          <w:r>
            <w:rPr>
              <w:noProof/>
              <w:webHidden/>
            </w:rPr>
            <w:tab/>
            <w:t>49</w:t>
          </w:r>
        </w:p>
        <w:p w14:paraId="448DA21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Doxology of Prime</w:t>
          </w:r>
          <w:r>
            <w:rPr>
              <w:noProof/>
              <w:webHidden/>
            </w:rPr>
            <w:tab/>
            <w:t>55</w:t>
          </w:r>
        </w:p>
        <w:p w14:paraId="089083C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Raising of Morning Incense</w:t>
          </w:r>
          <w:r>
            <w:rPr>
              <w:noProof/>
              <w:webHidden/>
            </w:rPr>
            <w:tab/>
            <w:t>66</w:t>
          </w:r>
        </w:p>
        <w:p w14:paraId="2B1C5C4F" w14:textId="77777777" w:rsidR="0089025C" w:rsidRDefault="00C96D10" w:rsidP="009800DB"/>
      </w:sdtContent>
    </w:sdt>
    <w:p w14:paraId="7A0E1591" w14:textId="77777777" w:rsidR="0089025C" w:rsidRDefault="0089025C" w:rsidP="00AB3348">
      <w:r>
        <w:br w:type="page"/>
      </w:r>
    </w:p>
    <w:p w14:paraId="7606F17C" w14:textId="2E027967" w:rsidR="00513E2D" w:rsidRPr="007E0213" w:rsidRDefault="0089025C" w:rsidP="00513E2D">
      <w:pPr>
        <w:pStyle w:val="Rubric"/>
        <w:rPr>
          <w:lang w:val="en-GB"/>
        </w:rPr>
      </w:pPr>
      <w:r>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9C75750" w14:textId="77777777" w:rsidR="0089025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025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025C">
        <w:br w:type="page"/>
      </w:r>
    </w:p>
    <w:p w14:paraId="6B1C629D" w14:textId="697ED001" w:rsidR="00513E2D" w:rsidRDefault="0089025C" w:rsidP="00513E2D">
      <w:pPr>
        <w:pStyle w:val="Rubric"/>
        <w:rPr>
          <w:lang w:val="en-GB"/>
        </w:rPr>
      </w:pPr>
      <w:r>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FCF8674" w14:textId="77777777" w:rsidR="0089025C" w:rsidRDefault="00513E2D" w:rsidP="006869EE">
      <w:pPr>
        <w:pStyle w:val="Body"/>
        <w:rPr>
          <w:lang w:val="en-GB"/>
        </w:rPr>
      </w:pPr>
      <w:r>
        <w:t xml:space="preserve">Recite </w:t>
      </w:r>
      <w:r>
        <w:fldChar w:fldCharType="begin"/>
      </w:r>
      <w:r>
        <w:instrText xml:space="preserve"> REF _Ref435789927 \h </w:instrText>
      </w:r>
      <w:r>
        <w:fldChar w:fldCharType="separate"/>
      </w:r>
      <w:r w:rsidR="0089025C">
        <w:rPr>
          <w:lang w:val="en-GB"/>
        </w:rPr>
        <w:t>Graciously accord, O Lord, to keep us this night without sin. You are blessed, O Lord, God of our fathers, and Your Holy Name is greatly blessed and full of glory forever. Amen.</w:t>
      </w:r>
    </w:p>
    <w:p w14:paraId="2765BD53" w14:textId="77777777" w:rsidR="0089025C" w:rsidRDefault="0089025C" w:rsidP="006869EE">
      <w:pPr>
        <w:pStyle w:val="Body"/>
        <w:rPr>
          <w:lang w:val="en-GB"/>
        </w:rPr>
      </w:pPr>
      <w:r>
        <w:rPr>
          <w:lang w:val="en-GB"/>
        </w:rPr>
        <w:t>Let Your mercy be upon us, O Lord, even as we have set our hope in You. For the eyes of everyone wait upon You, for You give them their food in due season.</w:t>
      </w:r>
    </w:p>
    <w:p w14:paraId="051CE0F0" w14:textId="77777777" w:rsidR="0089025C" w:rsidRDefault="0089025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FEE0B1D" w14:textId="77777777" w:rsidR="0089025C" w:rsidRDefault="0089025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A2D2CA8" w14:textId="77777777" w:rsidR="0089025C" w:rsidRDefault="0089025C" w:rsidP="006869EE">
      <w:pPr>
        <w:pStyle w:val="Body"/>
        <w:rPr>
          <w:lang w:val="en-GB"/>
        </w:rPr>
      </w:pPr>
      <w:r>
        <w:rPr>
          <w:lang w:val="en-GB"/>
        </w:rPr>
        <w:t>Your mercy, O Lord, endures forever. O despise not the works of Your hands.</w:t>
      </w:r>
    </w:p>
    <w:p w14:paraId="2216E9B2" w14:textId="77777777" w:rsidR="0089025C" w:rsidRDefault="0089025C" w:rsidP="006869EE">
      <w:pPr>
        <w:pStyle w:val="Body"/>
        <w:rPr>
          <w:lang w:val="en-GB"/>
        </w:rPr>
      </w:pPr>
      <w:r>
        <w:rPr>
          <w:lang w:val="en-GB"/>
        </w:rPr>
        <w:t>Lord, You have been our refuge in all generations. I said, “Be merciful to me, heal my soul; for I have sinned against You.”</w:t>
      </w:r>
    </w:p>
    <w:p w14:paraId="64102223" w14:textId="77777777" w:rsidR="0089025C" w:rsidRDefault="0089025C"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FA75B3" w14:textId="77777777" w:rsidR="0089025C" w:rsidRDefault="0089025C" w:rsidP="006869EE">
      <w:pPr>
        <w:pStyle w:val="Body"/>
        <w:rPr>
          <w:lang w:val="en-GB"/>
        </w:rPr>
      </w:pPr>
      <w:r>
        <w:rPr>
          <w:lang w:val="en-GB"/>
        </w:rPr>
        <w:t>Blessing belongs to You, praise belongs to You praise, glory belongs to You, O Father, Son and Holy Spirit, now, and forever and ever. Amen.</w:t>
      </w:r>
    </w:p>
    <w:p w14:paraId="78823DD3" w14:textId="77777777" w:rsidR="0089025C" w:rsidRPr="008D61EA" w:rsidRDefault="0089025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FE9AE6D" w14:textId="77777777" w:rsidR="0089025C" w:rsidRDefault="0089025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2D56ECD" w14:textId="77777777" w:rsidR="0089025C" w:rsidRDefault="0089025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1089B31" w14:textId="77777777" w:rsidR="0089025C" w:rsidRDefault="0089025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89025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55"/>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89025C">
        <w:t>The Psalms of the Third Hour</w:t>
      </w:r>
      <w:r>
        <w:fldChar w:fldCharType="end"/>
      </w:r>
      <w:r>
        <w:t xml:space="preserve">, page </w:t>
      </w:r>
      <w:r>
        <w:fldChar w:fldCharType="begin"/>
      </w:r>
      <w:r>
        <w:instrText xml:space="preserve"> PAGEREF _Ref435800057 \h </w:instrText>
      </w:r>
      <w:r>
        <w:fldChar w:fldCharType="separate"/>
      </w:r>
      <w:r w:rsidR="0089025C">
        <w:rPr>
          <w:noProof/>
        </w:rPr>
        <w:t>67</w:t>
      </w:r>
      <w:r>
        <w:fldChar w:fldCharType="end"/>
      </w:r>
      <w:r>
        <w:t xml:space="preserve">, and continue with </w:t>
      </w:r>
      <w:r>
        <w:fldChar w:fldCharType="begin"/>
      </w:r>
      <w:r>
        <w:instrText xml:space="preserve"> REF _Ref435800080 \h </w:instrText>
      </w:r>
      <w:r>
        <w:fldChar w:fldCharType="separate"/>
      </w:r>
      <w:r w:rsidR="0089025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3" w:name="_Toc459399219"/>
      <w:r>
        <w:t>Prayers for Needs</w:t>
      </w:r>
      <w:bookmarkEnd w:id="1963"/>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89025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89025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7FC949A6" w14:textId="77777777" w:rsidR="0089025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73D8FFB" w14:textId="77777777" w:rsidTr="00266A55">
        <w:trPr>
          <w:cantSplit/>
          <w:jc w:val="center"/>
        </w:trPr>
        <w:tc>
          <w:tcPr>
            <w:tcW w:w="288" w:type="dxa"/>
          </w:tcPr>
          <w:p w14:paraId="272D0748" w14:textId="77777777" w:rsidR="0089025C" w:rsidRDefault="0089025C" w:rsidP="00266A55">
            <w:pPr>
              <w:pStyle w:val="CopticCross"/>
            </w:pPr>
          </w:p>
        </w:tc>
        <w:tc>
          <w:tcPr>
            <w:tcW w:w="3960" w:type="dxa"/>
          </w:tcPr>
          <w:p w14:paraId="057D0DBB" w14:textId="77777777" w:rsidR="0089025C" w:rsidRPr="007425E1" w:rsidRDefault="0089025C" w:rsidP="00266A55">
            <w:pPr>
              <w:pStyle w:val="EngHang"/>
            </w:pPr>
            <w:r w:rsidRPr="007425E1">
              <w:t xml:space="preserve">We worship </w:t>
            </w:r>
            <w:r>
              <w:t>You</w:t>
            </w:r>
            <w:r w:rsidRPr="007425E1">
              <w:t>, O Christ,</w:t>
            </w:r>
          </w:p>
          <w:p w14:paraId="298477BB" w14:textId="77777777" w:rsidR="0089025C" w:rsidRPr="007425E1" w:rsidRDefault="0089025C" w:rsidP="00266A55">
            <w:pPr>
              <w:pStyle w:val="EngHang"/>
            </w:pPr>
            <w:r w:rsidRPr="007425E1">
              <w:t xml:space="preserve">With </w:t>
            </w:r>
            <w:r>
              <w:t>Your</w:t>
            </w:r>
            <w:r w:rsidRPr="007425E1">
              <w:t xml:space="preserve"> Good Father,</w:t>
            </w:r>
          </w:p>
          <w:p w14:paraId="59F20EA2" w14:textId="77777777" w:rsidR="0089025C" w:rsidRPr="007425E1" w:rsidRDefault="0089025C" w:rsidP="00266A55">
            <w:pPr>
              <w:pStyle w:val="EngHang"/>
            </w:pPr>
            <w:r w:rsidRPr="007425E1">
              <w:t>And the Holy Spirit,</w:t>
            </w:r>
          </w:p>
          <w:p w14:paraId="3628448E" w14:textId="77777777" w:rsidR="0089025C" w:rsidRDefault="0089025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1DABE0C" w14:textId="77777777" w:rsidR="0089025C" w:rsidRDefault="0089025C" w:rsidP="00266A55"/>
        </w:tc>
        <w:tc>
          <w:tcPr>
            <w:tcW w:w="288" w:type="dxa"/>
          </w:tcPr>
          <w:p w14:paraId="7FB9B09E" w14:textId="77777777" w:rsidR="0089025C" w:rsidRDefault="0089025C" w:rsidP="00266A55">
            <w:pPr>
              <w:pStyle w:val="CopticCross"/>
            </w:pPr>
          </w:p>
        </w:tc>
        <w:tc>
          <w:tcPr>
            <w:tcW w:w="3960" w:type="dxa"/>
          </w:tcPr>
          <w:p w14:paraId="11B98A92" w14:textId="77777777" w:rsidR="0089025C" w:rsidRDefault="0089025C" w:rsidP="00266A55">
            <w:pPr>
              <w:pStyle w:val="CopticVersemulti-line"/>
            </w:pPr>
            <w:r>
              <w:t>Ⲧⲉⲛⲟⲩⲱϣⲧ ⲙ̀ⲙⲟⲕ ⲱ̀ Ⲡⲓⲭ̀ⲣⲓⲥⲧⲟⲥ:</w:t>
            </w:r>
          </w:p>
          <w:p w14:paraId="1605CF8B" w14:textId="77777777" w:rsidR="0089025C" w:rsidRDefault="0089025C" w:rsidP="00266A55">
            <w:pPr>
              <w:pStyle w:val="CopticVersemulti-line"/>
            </w:pPr>
            <w:r>
              <w:t>ⲛⲉⲙ Ⲡⲉⲕⲓⲱⲧ ⲛ̀ⲁ̀ⲅⲁⲑⲟⲥ:</w:t>
            </w:r>
          </w:p>
          <w:p w14:paraId="77F7CC6D" w14:textId="77777777" w:rsidR="0089025C" w:rsidRDefault="0089025C" w:rsidP="00266A55">
            <w:pPr>
              <w:pStyle w:val="CopticVersemulti-line"/>
            </w:pPr>
            <w:r>
              <w:t>ⲛⲉⲙ Ⲡⲓⲡ̀ⲛⲉⲩⲙⲁ ⲉⲑⲟⲩⲁⲃ:</w:t>
            </w:r>
          </w:p>
          <w:p w14:paraId="786A75FE" w14:textId="77777777" w:rsidR="0089025C" w:rsidRDefault="0089025C" w:rsidP="00266A55">
            <w:pPr>
              <w:pStyle w:val="CopticHangingVerse"/>
            </w:pPr>
            <w:r>
              <w:t>ϫⲉ (_____) ⲁⲕⲥⲱϯ ⲙ̀ⲙⲟⲛ ⲛⲁⲓ ⲛⲁⲛ.</w:t>
            </w:r>
          </w:p>
        </w:tc>
      </w:tr>
    </w:tbl>
    <w:p w14:paraId="26839B4F" w14:textId="063AEB8D" w:rsidR="00513E2D" w:rsidRDefault="0089025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025C">
        <w:rPr>
          <w:lang w:val="en-GB"/>
        </w:rPr>
        <w:t>Graciously Accord</w:t>
      </w:r>
      <w:r>
        <w:fldChar w:fldCharType="end"/>
      </w:r>
      <w:r>
        <w:t xml:space="preserve">, page </w:t>
      </w:r>
      <w:r>
        <w:fldChar w:fldCharType="begin"/>
      </w:r>
      <w:r>
        <w:instrText xml:space="preserve"> PAGEREF _Ref435789903 \h </w:instrText>
      </w:r>
      <w:r>
        <w:fldChar w:fldCharType="separate"/>
      </w:r>
      <w:r w:rsidR="0089025C">
        <w:rPr>
          <w:noProof/>
        </w:rPr>
        <w:t>540</w:t>
      </w:r>
      <w:r>
        <w:fldChar w:fldCharType="end"/>
      </w:r>
      <w:r>
        <w:t xml:space="preserve">. If integrating with the Morning hour, </w:t>
      </w:r>
      <w:r>
        <w:fldChar w:fldCharType="begin"/>
      </w:r>
      <w:r>
        <w:instrText xml:space="preserve"> REF _Ref442856274 \h </w:instrText>
      </w:r>
      <w:r>
        <w:fldChar w:fldCharType="separate"/>
      </w:r>
      <w:r w:rsidR="0089025C">
        <w:t>The Gloria</w:t>
      </w:r>
      <w:r>
        <w:fldChar w:fldCharType="end"/>
      </w:r>
      <w:r>
        <w:t xml:space="preserve">, page </w:t>
      </w:r>
      <w:r>
        <w:fldChar w:fldCharType="begin"/>
      </w:r>
      <w:r>
        <w:instrText xml:space="preserve"> PAGEREF _Ref442856274 \h </w:instrText>
      </w:r>
      <w:r>
        <w:fldChar w:fldCharType="separate"/>
      </w:r>
      <w:r w:rsidR="0089025C">
        <w:rPr>
          <w:noProof/>
        </w:rPr>
        <w:t>541</w:t>
      </w:r>
      <w:r>
        <w:fldChar w:fldCharType="end"/>
      </w:r>
      <w:r>
        <w:t>.</w:t>
      </w:r>
    </w:p>
    <w:p w14:paraId="370A695B" w14:textId="7D9878E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89025C">
        <w:t>The Trisagion</w:t>
      </w:r>
      <w:r>
        <w:fldChar w:fldCharType="end"/>
      </w:r>
      <w:r>
        <w:t xml:space="preserve">, </w:t>
      </w:r>
      <w:r>
        <w:fldChar w:fldCharType="begin"/>
      </w:r>
      <w:r>
        <w:instrText xml:space="preserve"> PAGEREF _Ref442856358 \h </w:instrText>
      </w:r>
      <w:r>
        <w:fldChar w:fldCharType="separate"/>
      </w:r>
      <w:r w:rsidR="0089025C">
        <w:rPr>
          <w:noProof/>
        </w:rPr>
        <w:t>541</w:t>
      </w:r>
      <w:r>
        <w:fldChar w:fldCharType="end"/>
      </w:r>
      <w:r>
        <w:t xml:space="preserve">, followed by </w:t>
      </w:r>
      <w:r>
        <w:fldChar w:fldCharType="begin"/>
      </w:r>
      <w:r>
        <w:instrText xml:space="preserve"> REF _Ref442856453 \h </w:instrText>
      </w:r>
      <w:r>
        <w:fldChar w:fldCharType="separate"/>
      </w:r>
      <w:r w:rsidR="0089025C">
        <w:t>Hail to You</w:t>
      </w:r>
      <w:r>
        <w:fldChar w:fldCharType="end"/>
      </w:r>
      <w:r>
        <w:t xml:space="preserve">, page </w:t>
      </w:r>
      <w:r>
        <w:fldChar w:fldCharType="begin"/>
      </w:r>
      <w:r>
        <w:instrText xml:space="preserve"> PAGEREF _Ref442856453 \p \h </w:instrText>
      </w:r>
      <w:r>
        <w:fldChar w:fldCharType="separate"/>
      </w:r>
      <w:r w:rsidR="0089025C">
        <w:rPr>
          <w:noProof/>
        </w:rPr>
        <w:t>on page 542</w:t>
      </w:r>
      <w:r>
        <w:fldChar w:fldCharType="end"/>
      </w:r>
      <w:r>
        <w:t xml:space="preserve">, </w:t>
      </w:r>
      <w:r>
        <w:fldChar w:fldCharType="begin"/>
      </w:r>
      <w:r>
        <w:instrText xml:space="preserve"> REF _Ref435799700 \h </w:instrText>
      </w:r>
      <w:r>
        <w:fldChar w:fldCharType="separate"/>
      </w:r>
      <w:r w:rsidR="0089025C">
        <w:t>The Doxologies</w:t>
      </w:r>
      <w:r>
        <w:fldChar w:fldCharType="end"/>
      </w:r>
      <w:r>
        <w:t xml:space="preserve">, </w:t>
      </w:r>
      <w:r>
        <w:fldChar w:fldCharType="begin"/>
      </w:r>
      <w:r>
        <w:instrText xml:space="preserve"> PAGEREF _Ref435799700 \h </w:instrText>
      </w:r>
      <w:r>
        <w:fldChar w:fldCharType="separate"/>
      </w:r>
      <w:r w:rsidR="0089025C">
        <w:rPr>
          <w:noProof/>
        </w:rPr>
        <w:t>544</w:t>
      </w:r>
      <w:r>
        <w:fldChar w:fldCharType="end"/>
      </w:r>
      <w:r>
        <w:t xml:space="preserve">, </w:t>
      </w:r>
      <w:r>
        <w:fldChar w:fldCharType="begin"/>
      </w:r>
      <w:r>
        <w:instrText xml:space="preserve"> REF _Ref435799710 \h </w:instrText>
      </w:r>
      <w:r>
        <w:fldChar w:fldCharType="separate"/>
      </w:r>
      <w:r w:rsidR="0089025C">
        <w:t>The Orthodox Creed</w:t>
      </w:r>
      <w:r>
        <w:fldChar w:fldCharType="end"/>
      </w:r>
      <w:r>
        <w:t xml:space="preserve">, </w:t>
      </w:r>
      <w:r>
        <w:fldChar w:fldCharType="begin"/>
      </w:r>
      <w:r>
        <w:instrText xml:space="preserve"> PAGEREF _Ref435799710 \h </w:instrText>
      </w:r>
      <w:r>
        <w:fldChar w:fldCharType="separate"/>
      </w:r>
      <w:r w:rsidR="0089025C">
        <w:rPr>
          <w:noProof/>
        </w:rPr>
        <w:t>549</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89025C">
        <w:t>God Have mercy upon us</w:t>
      </w:r>
      <w:r>
        <w:fldChar w:fldCharType="end"/>
      </w:r>
      <w:r>
        <w:t xml:space="preserve">, page </w:t>
      </w:r>
      <w:r>
        <w:fldChar w:fldCharType="begin"/>
      </w:r>
      <w:r>
        <w:instrText xml:space="preserve"> PAGEREF _Ref442856751 \h </w:instrText>
      </w:r>
      <w:r>
        <w:fldChar w:fldCharType="separate"/>
      </w:r>
      <w:r w:rsidR="0089025C">
        <w:rPr>
          <w:noProof/>
        </w:rPr>
        <w:t>549</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025C">
        <w:t>The Prayer for the Gospel</w:t>
      </w:r>
      <w:r>
        <w:fldChar w:fldCharType="end"/>
      </w:r>
      <w:r>
        <w:t xml:space="preserve">, page </w:t>
      </w:r>
      <w:r>
        <w:fldChar w:fldCharType="begin"/>
      </w:r>
      <w:r>
        <w:instrText xml:space="preserve"> PAGEREF _Ref442856856 \h </w:instrText>
      </w:r>
      <w:r>
        <w:fldChar w:fldCharType="separate"/>
      </w:r>
      <w:r w:rsidR="0089025C">
        <w:rPr>
          <w:noProof/>
        </w:rPr>
        <w:t>551</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89025C">
        <w:rPr>
          <w:noProof/>
        </w:rPr>
        <w:t>553</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89025C">
        <w:rPr>
          <w:noProof/>
        </w:rPr>
        <w:t>557</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56"/>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4"/>
            <w:r w:rsidRPr="007425E1">
              <w:t xml:space="preserve">May </w:t>
            </w:r>
            <w:commentRangeEnd w:id="1964"/>
            <w:r>
              <w:rPr>
                <w:rStyle w:val="CommentReference"/>
                <w:rFonts w:eastAsiaTheme="minorHAnsi" w:cstheme="minorBidi"/>
                <w:color w:val="auto"/>
                <w:lang w:val="en-CA"/>
              </w:rPr>
              <w:commentReference w:id="1964"/>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025C">
        <w:t>The Prayer of the Hours</w:t>
      </w:r>
      <w:r>
        <w:fldChar w:fldCharType="end"/>
      </w:r>
      <w:r>
        <w:t xml:space="preserve">, page </w:t>
      </w:r>
      <w:r>
        <w:fldChar w:fldCharType="begin"/>
      </w:r>
      <w:r>
        <w:instrText xml:space="preserve"> PAGEREF _Ref411969145 \h </w:instrText>
      </w:r>
      <w:r>
        <w:fldChar w:fldCharType="separate"/>
      </w:r>
      <w:r w:rsidR="0089025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350773" w:rsidRDefault="00350773"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350773" w:rsidRDefault="00350773">
      <w:pPr>
        <w:pStyle w:val="CommentText"/>
      </w:pPr>
      <w:r>
        <w:rPr>
          <w:rStyle w:val="CommentReference"/>
        </w:rPr>
        <w:annotationRef/>
      </w:r>
      <w:r>
        <w:t>Compare to various translations</w:t>
      </w:r>
    </w:p>
  </w:comment>
  <w:comment w:id="91" w:author="Windows User" w:date="2015-10-30T12:37:00Z" w:initials="WU">
    <w:p w14:paraId="00B9961B" w14:textId="77777777" w:rsidR="00350773" w:rsidRDefault="00350773">
      <w:pPr>
        <w:pStyle w:val="CommentText"/>
      </w:pPr>
      <w:r>
        <w:rPr>
          <w:rStyle w:val="CommentReference"/>
        </w:rPr>
        <w:annotationRef/>
      </w:r>
      <w:r>
        <w:t>Is this supposed to be doubled?</w:t>
      </w:r>
    </w:p>
  </w:comment>
  <w:comment w:id="92" w:author="Windows User" w:date="2015-11-27T20:09:00Z" w:initials="WU">
    <w:p w14:paraId="218998C8" w14:textId="77777777" w:rsidR="00350773" w:rsidRDefault="00350773"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350773" w:rsidRDefault="00350773">
      <w:pPr>
        <w:pStyle w:val="CommentText"/>
      </w:pPr>
      <w:r>
        <w:rPr>
          <w:rStyle w:val="CommentReference"/>
        </w:rPr>
        <w:annotationRef/>
      </w:r>
      <w:r>
        <w:t>Does this go before Creed?</w:t>
      </w:r>
    </w:p>
  </w:comment>
  <w:comment w:id="96" w:author="Windows User" w:date="2015-11-06T13:03:00Z" w:initials="WU">
    <w:p w14:paraId="6B9D0F75" w14:textId="77777777" w:rsidR="00350773" w:rsidRDefault="00350773">
      <w:pPr>
        <w:pStyle w:val="CommentText"/>
      </w:pPr>
      <w:r>
        <w:rPr>
          <w:rStyle w:val="CommentReference"/>
        </w:rPr>
        <w:annotationRef/>
      </w:r>
      <w:r>
        <w:t>Coptic reader has Ps 3 here!</w:t>
      </w:r>
    </w:p>
  </w:comment>
  <w:comment w:id="113" w:author="Windows User" w:date="2015-11-02T08:54:00Z" w:initials="WU">
    <w:p w14:paraId="0366F544" w14:textId="77777777" w:rsidR="00350773" w:rsidRDefault="00350773">
      <w:pPr>
        <w:pStyle w:val="CommentText"/>
      </w:pPr>
      <w:r>
        <w:rPr>
          <w:rStyle w:val="CommentReference"/>
        </w:rPr>
        <w:annotationRef/>
      </w:r>
      <w:r>
        <w:t>Is there a phrase missing here?</w:t>
      </w:r>
    </w:p>
  </w:comment>
  <w:comment w:id="119" w:author="Windows User" w:date="2015-10-30T08:56:00Z" w:initials="WU">
    <w:p w14:paraId="1FDBEBA0" w14:textId="77777777" w:rsidR="00350773" w:rsidRDefault="00350773">
      <w:pPr>
        <w:pStyle w:val="CommentText"/>
      </w:pPr>
      <w:r>
        <w:rPr>
          <w:rStyle w:val="CommentReference"/>
        </w:rPr>
        <w:annotationRef/>
      </w:r>
      <w:r>
        <w:t>Should Glory be be here?</w:t>
      </w:r>
    </w:p>
  </w:comment>
  <w:comment w:id="124" w:author="Brett Slote" w:date="2016-05-02T12:37:00Z" w:initials="BS">
    <w:p w14:paraId="6A57FE90" w14:textId="269377C2" w:rsidR="00350773" w:rsidRDefault="00350773">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350773" w:rsidRDefault="00350773"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350773" w:rsidRDefault="00350773" w:rsidP="000C38C3">
      <w:pPr>
        <w:pStyle w:val="CommentText"/>
      </w:pPr>
      <w:r>
        <w:rPr>
          <w:rStyle w:val="CommentReference"/>
        </w:rPr>
        <w:annotationRef/>
      </w:r>
      <w:r>
        <w:t>works or deeds?</w:t>
      </w:r>
    </w:p>
  </w:comment>
  <w:comment w:id="127" w:author="Windows User" w:date="2015-11-21T13:24:00Z" w:initials="WU">
    <w:p w14:paraId="00EA2A44" w14:textId="77777777" w:rsidR="00350773" w:rsidRDefault="00350773" w:rsidP="000C38C3">
      <w:pPr>
        <w:pStyle w:val="CommentText"/>
      </w:pPr>
      <w:r>
        <w:rPr>
          <w:rStyle w:val="CommentReference"/>
        </w:rPr>
        <w:annotationRef/>
      </w:r>
      <w:r>
        <w:t>review</w:t>
      </w:r>
    </w:p>
  </w:comment>
  <w:comment w:id="128" w:author="Windows User" w:date="2015-10-30T08:56:00Z" w:initials="BS">
    <w:p w14:paraId="326418FE" w14:textId="77777777" w:rsidR="00350773" w:rsidRDefault="00350773" w:rsidP="000C38C3">
      <w:pPr>
        <w:pStyle w:val="CommentText"/>
      </w:pPr>
      <w:r>
        <w:rPr>
          <w:rStyle w:val="CommentReference"/>
        </w:rPr>
        <w:annotationRef/>
      </w:r>
      <w:r>
        <w:t>does Coptic have 'high'?</w:t>
      </w:r>
    </w:p>
  </w:comment>
  <w:comment w:id="129" w:author="Windows User" w:date="2015-11-21T13:24:00Z" w:initials="WU">
    <w:p w14:paraId="451F9B25" w14:textId="77777777" w:rsidR="00350773" w:rsidRDefault="00350773" w:rsidP="000C38C3">
      <w:pPr>
        <w:pStyle w:val="CommentText"/>
      </w:pPr>
      <w:r>
        <w:rPr>
          <w:rStyle w:val="CommentReference"/>
        </w:rPr>
        <w:annotationRef/>
      </w:r>
      <w:r>
        <w:t>review, add variant</w:t>
      </w:r>
    </w:p>
  </w:comment>
  <w:comment w:id="130" w:author="Windows User" w:date="2015-10-30T08:56:00Z" w:initials="BS">
    <w:p w14:paraId="688FBBBC" w14:textId="77777777" w:rsidR="00350773" w:rsidRDefault="00350773"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350773" w:rsidRDefault="00350773">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350773" w:rsidRDefault="00350773" w:rsidP="000278EC">
      <w:pPr>
        <w:pStyle w:val="CommentText"/>
      </w:pPr>
      <w:r>
        <w:rPr>
          <w:rStyle w:val="CommentReference"/>
        </w:rPr>
        <w:annotationRef/>
      </w:r>
      <w:r>
        <w:t>Gives light? Enlightens?</w:t>
      </w:r>
    </w:p>
  </w:comment>
  <w:comment w:id="168" w:author="Windows User" w:date="2015-10-30T08:56:00Z" w:initials="WU">
    <w:p w14:paraId="274DD96D" w14:textId="77777777" w:rsidR="00350773" w:rsidRDefault="00350773">
      <w:pPr>
        <w:pStyle w:val="CommentText"/>
      </w:pPr>
      <w:r>
        <w:rPr>
          <w:rStyle w:val="CommentReference"/>
        </w:rPr>
        <w:annotationRef/>
      </w:r>
      <w:r>
        <w:t>split after this vs?</w:t>
      </w:r>
    </w:p>
  </w:comment>
  <w:comment w:id="203" w:author="Windows User" w:date="2015-11-04T08:53:00Z" w:initials="WU">
    <w:p w14:paraId="057654D4" w14:textId="77777777" w:rsidR="00350773" w:rsidRDefault="00350773">
      <w:pPr>
        <w:pStyle w:val="CommentText"/>
      </w:pPr>
      <w:r>
        <w:rPr>
          <w:rStyle w:val="CommentReference"/>
        </w:rPr>
        <w:annotationRef/>
      </w:r>
      <w:r>
        <w:t>Life giver or giver of life?</w:t>
      </w:r>
    </w:p>
  </w:comment>
  <w:comment w:id="214" w:author="Windows User" w:date="2015-10-30T08:56:00Z" w:initials="BS">
    <w:p w14:paraId="681427A6" w14:textId="77777777" w:rsidR="00350773" w:rsidRDefault="00350773">
      <w:pPr>
        <w:pStyle w:val="CommentText"/>
      </w:pPr>
      <w:r>
        <w:rPr>
          <w:rStyle w:val="CommentReference"/>
        </w:rPr>
        <w:annotationRef/>
      </w:r>
      <w:r>
        <w:t>coptic has confess</w:t>
      </w:r>
    </w:p>
  </w:comment>
  <w:comment w:id="243" w:author="Microsoft Office User" w:date="2015-12-11T19:51:00Z" w:initials="Office">
    <w:p w14:paraId="593CF0B5" w14:textId="77777777" w:rsidR="00704CAA" w:rsidRDefault="00704CAA" w:rsidP="00704CAA">
      <w:pPr>
        <w:pStyle w:val="CommentText"/>
      </w:pPr>
      <w:r>
        <w:rPr>
          <w:rStyle w:val="CommentReference"/>
        </w:rPr>
        <w:annotationRef/>
      </w:r>
      <w:r>
        <w:t>this one needs rewording</w:t>
      </w:r>
    </w:p>
  </w:comment>
  <w:comment w:id="352" w:author="Windows User" w:date="2015-11-02T12:45:00Z" w:initials="WU">
    <w:p w14:paraId="7D99A743" w14:textId="77777777" w:rsidR="00350773" w:rsidRDefault="00350773"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350773" w:rsidRDefault="00350773" w:rsidP="00D31F38">
      <w:pPr>
        <w:pStyle w:val="CommentText"/>
      </w:pPr>
      <w:r>
        <w:rPr>
          <w:rStyle w:val="CommentReference"/>
        </w:rPr>
        <w:annotationRef/>
      </w:r>
      <w:r>
        <w:t>flesh or body?</w:t>
      </w:r>
    </w:p>
  </w:comment>
  <w:comment w:id="354" w:author="Windows User" w:date="2015-10-30T08:56:00Z" w:initials="WU">
    <w:p w14:paraId="0375B80F" w14:textId="77777777" w:rsidR="00350773" w:rsidRDefault="00350773" w:rsidP="00D31F38">
      <w:pPr>
        <w:pStyle w:val="CommentText"/>
      </w:pPr>
      <w:r>
        <w:rPr>
          <w:rStyle w:val="CommentReference"/>
        </w:rPr>
        <w:annotationRef/>
      </w:r>
      <w:r>
        <w:t>Send up, or ascribe?</w:t>
      </w:r>
    </w:p>
  </w:comment>
  <w:comment w:id="355" w:author="Windows User" w:date="2015-10-30T08:56:00Z" w:initials="WU">
    <w:p w14:paraId="5622D018" w14:textId="77777777" w:rsidR="00350773" w:rsidRDefault="00350773" w:rsidP="00D31F38">
      <w:pPr>
        <w:pStyle w:val="CommentText"/>
      </w:pPr>
      <w:r>
        <w:rPr>
          <w:rStyle w:val="CommentReference"/>
        </w:rPr>
        <w:annotationRef/>
      </w:r>
      <w:r>
        <w:t>doxology or glorification?</w:t>
      </w:r>
    </w:p>
  </w:comment>
  <w:comment w:id="356" w:author="Windows User" w:date="2015-10-30T08:56:00Z" w:initials="WU">
    <w:p w14:paraId="10960ED9" w14:textId="77777777" w:rsidR="00350773" w:rsidRDefault="00350773"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350773" w:rsidRDefault="00350773" w:rsidP="00D31F38">
      <w:pPr>
        <w:pStyle w:val="CommentText"/>
      </w:pPr>
      <w:r>
        <w:rPr>
          <w:rStyle w:val="CommentReference"/>
        </w:rPr>
        <w:annotationRef/>
      </w:r>
      <w:r>
        <w:t>You?</w:t>
      </w:r>
    </w:p>
  </w:comment>
  <w:comment w:id="358" w:author="Windows User" w:date="2015-10-30T08:56:00Z" w:initials="WU">
    <w:p w14:paraId="744CF838" w14:textId="77777777" w:rsidR="00350773" w:rsidRDefault="00350773"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350773" w:rsidRDefault="00350773"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350773" w:rsidRDefault="00350773" w:rsidP="00D31F38">
      <w:pPr>
        <w:pStyle w:val="CommentText"/>
      </w:pPr>
      <w:r>
        <w:rPr>
          <w:rStyle w:val="CommentReference"/>
        </w:rPr>
        <w:annotationRef/>
      </w:r>
      <w:r>
        <w:t>supplication or cry?</w:t>
      </w:r>
    </w:p>
  </w:comment>
  <w:comment w:id="361" w:author="Windows User" w:date="2015-10-30T08:56:00Z" w:initials="WU">
    <w:p w14:paraId="4FD2340C" w14:textId="77777777" w:rsidR="00350773" w:rsidRDefault="00350773"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350773" w:rsidRDefault="00350773" w:rsidP="00D31F38">
      <w:pPr>
        <w:pStyle w:val="CommentText"/>
      </w:pPr>
      <w:r>
        <w:rPr>
          <w:rStyle w:val="CommentReference"/>
        </w:rPr>
        <w:annotationRef/>
      </w:r>
      <w:r>
        <w:t>revive or deliver?</w:t>
      </w:r>
    </w:p>
  </w:comment>
  <w:comment w:id="363" w:author="Windows User" w:date="2015-10-30T08:56:00Z" w:initials="WU">
    <w:p w14:paraId="45934B86" w14:textId="77777777" w:rsidR="00350773" w:rsidRDefault="00350773"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350773" w:rsidRDefault="00350773" w:rsidP="00D31F38">
      <w:pPr>
        <w:pStyle w:val="CommentText"/>
      </w:pPr>
      <w:r>
        <w:rPr>
          <w:rStyle w:val="CommentReference"/>
        </w:rPr>
        <w:annotationRef/>
      </w:r>
      <w:r>
        <w:t>blessing or praise?</w:t>
      </w:r>
    </w:p>
  </w:comment>
  <w:comment w:id="365" w:author="Windows User" w:date="2015-10-30T08:56:00Z" w:initials="WU">
    <w:p w14:paraId="30167A78" w14:textId="77777777" w:rsidR="00350773" w:rsidRDefault="00350773"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350773" w:rsidRDefault="00350773" w:rsidP="00D31F38">
      <w:pPr>
        <w:pStyle w:val="CommentText"/>
      </w:pPr>
      <w:r>
        <w:rPr>
          <w:rStyle w:val="CommentReference"/>
        </w:rPr>
        <w:annotationRef/>
      </w:r>
      <w:r>
        <w:t>rightous, true, or truth?</w:t>
      </w:r>
    </w:p>
  </w:comment>
  <w:comment w:id="367" w:author="Windows User" w:date="2015-10-30T08:56:00Z" w:initials="WU">
    <w:p w14:paraId="668FF70C" w14:textId="77777777" w:rsidR="00350773" w:rsidRDefault="00350773" w:rsidP="00D31F38">
      <w:pPr>
        <w:pStyle w:val="CommentText"/>
      </w:pPr>
      <w:r>
        <w:rPr>
          <w:rStyle w:val="CommentReference"/>
        </w:rPr>
        <w:annotationRef/>
      </w:r>
      <w:r>
        <w:t>meditation, or delight?</w:t>
      </w:r>
    </w:p>
  </w:comment>
  <w:comment w:id="368" w:author="Windows User" w:date="2015-10-30T08:56:00Z" w:initials="WU">
    <w:p w14:paraId="3C05865D" w14:textId="77777777" w:rsidR="00350773" w:rsidRDefault="00350773" w:rsidP="00D31F38">
      <w:pPr>
        <w:pStyle w:val="CommentText"/>
      </w:pPr>
      <w:r>
        <w:rPr>
          <w:rStyle w:val="CommentReference"/>
        </w:rPr>
        <w:annotationRef/>
      </w:r>
      <w:r>
        <w:t>forever or always?</w:t>
      </w:r>
    </w:p>
  </w:comment>
  <w:comment w:id="369" w:author="Windows User" w:date="2015-10-30T08:56:00Z" w:initials="WU">
    <w:p w14:paraId="3B00730E" w14:textId="77777777" w:rsidR="00350773" w:rsidRDefault="00350773" w:rsidP="00D31F38">
      <w:pPr>
        <w:pStyle w:val="CommentText"/>
      </w:pPr>
      <w:r>
        <w:rPr>
          <w:rStyle w:val="CommentReference"/>
        </w:rPr>
        <w:annotationRef/>
      </w:r>
      <w:r>
        <w:t>and forever?</w:t>
      </w:r>
    </w:p>
  </w:comment>
  <w:comment w:id="370" w:author="Windows User" w:date="2015-10-30T08:56:00Z" w:initials="WU">
    <w:p w14:paraId="1B4AAEB0" w14:textId="77777777" w:rsidR="00350773" w:rsidRDefault="00350773" w:rsidP="00D31F38">
      <w:pPr>
        <w:pStyle w:val="CommentText"/>
      </w:pPr>
      <w:r>
        <w:rPr>
          <w:rStyle w:val="CommentReference"/>
        </w:rPr>
        <w:annotationRef/>
      </w:r>
      <w:r>
        <w:t>be?</w:t>
      </w:r>
    </w:p>
  </w:comment>
  <w:comment w:id="371" w:author="Windows User" w:date="2015-10-30T08:56:00Z" w:initials="WU">
    <w:p w14:paraId="1B1C5E2C" w14:textId="77777777" w:rsidR="00350773" w:rsidRDefault="00350773" w:rsidP="00D31F38">
      <w:pPr>
        <w:pStyle w:val="CommentText"/>
      </w:pPr>
      <w:r>
        <w:rPr>
          <w:rStyle w:val="CommentReference"/>
        </w:rPr>
        <w:annotationRef/>
      </w:r>
      <w:r>
        <w:t>be?</w:t>
      </w:r>
    </w:p>
  </w:comment>
  <w:comment w:id="372" w:author="Windows User" w:date="2015-10-30T08:56:00Z" w:initials="WU">
    <w:p w14:paraId="2A55755C" w14:textId="77777777" w:rsidR="00350773" w:rsidRDefault="00350773"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350773" w:rsidRDefault="00350773" w:rsidP="00D31F38">
      <w:pPr>
        <w:pStyle w:val="CommentText"/>
      </w:pPr>
      <w:r>
        <w:rPr>
          <w:rStyle w:val="CommentReference"/>
        </w:rPr>
        <w:annotationRef/>
      </w:r>
      <w:r>
        <w:t>utter or declare?</w:t>
      </w:r>
    </w:p>
  </w:comment>
  <w:comment w:id="381" w:author="Windows User" w:date="2015-10-30T08:56:00Z" w:initials="BS">
    <w:p w14:paraId="5E20C97F" w14:textId="77777777" w:rsidR="00350773" w:rsidRDefault="00350773" w:rsidP="00D31F38">
      <w:pPr>
        <w:pStyle w:val="CommentText"/>
      </w:pPr>
      <w:r>
        <w:rPr>
          <w:rStyle w:val="CommentReference"/>
        </w:rPr>
        <w:annotationRef/>
      </w:r>
      <w:r>
        <w:t>look at? look upon? regard?</w:t>
      </w:r>
    </w:p>
  </w:comment>
  <w:comment w:id="382" w:author="Windows User" w:date="2015-10-30T08:56:00Z" w:initials="BS">
    <w:p w14:paraId="2ADF0207" w14:textId="77777777" w:rsidR="00350773" w:rsidRDefault="00350773" w:rsidP="00D31F38">
      <w:pPr>
        <w:pStyle w:val="CommentText"/>
      </w:pPr>
      <w:r>
        <w:rPr>
          <w:rStyle w:val="CommentReference"/>
        </w:rPr>
        <w:annotationRef/>
      </w:r>
      <w:r>
        <w:t>no one?</w:t>
      </w:r>
    </w:p>
  </w:comment>
  <w:comment w:id="383" w:author="Windows User" w:date="2015-10-30T08:56:00Z" w:initials="BS">
    <w:p w14:paraId="485D87CE" w14:textId="77777777" w:rsidR="00350773" w:rsidRDefault="00350773" w:rsidP="00D31F38">
      <w:pPr>
        <w:pStyle w:val="CommentText"/>
      </w:pPr>
      <w:r>
        <w:rPr>
          <w:rStyle w:val="CommentReference"/>
        </w:rPr>
        <w:annotationRef/>
      </w:r>
      <w:r>
        <w:t>in?</w:t>
      </w:r>
    </w:p>
    <w:p w14:paraId="472FCBB1" w14:textId="77777777" w:rsidR="00350773" w:rsidRDefault="00350773" w:rsidP="00D31F38">
      <w:pPr>
        <w:pStyle w:val="CommentText"/>
      </w:pPr>
    </w:p>
  </w:comment>
  <w:comment w:id="384" w:author="Windows User" w:date="2015-10-30T08:56:00Z" w:initials="BS">
    <w:p w14:paraId="0FA627AF" w14:textId="77777777" w:rsidR="00350773" w:rsidRDefault="00350773" w:rsidP="00D31F38">
      <w:pPr>
        <w:pStyle w:val="CommentText"/>
      </w:pPr>
      <w:r>
        <w:rPr>
          <w:rStyle w:val="CommentReference"/>
        </w:rPr>
        <w:annotationRef/>
      </w:r>
      <w:r>
        <w:t>before?</w:t>
      </w:r>
    </w:p>
  </w:comment>
  <w:comment w:id="385" w:author="Windows User" w:date="2015-10-30T08:56:00Z" w:initials="BS">
    <w:p w14:paraId="744D2B01" w14:textId="77777777" w:rsidR="00350773" w:rsidRDefault="00350773"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350773" w:rsidRDefault="00350773"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350773" w:rsidRDefault="00350773"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350773" w:rsidRDefault="00350773"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350773" w:rsidRDefault="00350773" w:rsidP="00D31F38">
      <w:pPr>
        <w:pStyle w:val="CommentText"/>
      </w:pPr>
      <w:r>
        <w:rPr>
          <w:rStyle w:val="CommentReference"/>
        </w:rPr>
        <w:annotationRef/>
      </w:r>
      <w:r>
        <w:t>spices or ointment</w:t>
      </w:r>
    </w:p>
  </w:comment>
  <w:comment w:id="390" w:author="Windows User" w:date="2015-10-30T08:56:00Z" w:initials="BS">
    <w:p w14:paraId="5C973492" w14:textId="77777777" w:rsidR="00350773" w:rsidRDefault="00350773" w:rsidP="00D31F38">
      <w:pPr>
        <w:pStyle w:val="CommentText"/>
      </w:pPr>
      <w:r>
        <w:rPr>
          <w:rStyle w:val="CommentReference"/>
        </w:rPr>
        <w:annotationRef/>
      </w:r>
      <w:r>
        <w:t>Is risen or has risen?</w:t>
      </w:r>
    </w:p>
  </w:comment>
  <w:comment w:id="391" w:author="Windows User" w:date="2015-10-30T08:56:00Z" w:initials="BS">
    <w:p w14:paraId="2FC8AFF7" w14:textId="77777777" w:rsidR="00350773" w:rsidRDefault="00350773"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350773" w:rsidRDefault="0035077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350773" w:rsidRDefault="00350773" w:rsidP="00D31F38">
      <w:pPr>
        <w:pStyle w:val="CommentText"/>
      </w:pPr>
      <w:r>
        <w:rPr>
          <w:rStyle w:val="CommentReference"/>
        </w:rPr>
        <w:annotationRef/>
      </w:r>
      <w:r>
        <w:t xml:space="preserve">decay? </w:t>
      </w:r>
    </w:p>
  </w:comment>
  <w:comment w:id="395" w:author="Windows User" w:date="2015-10-30T08:56:00Z" w:initials="WU">
    <w:p w14:paraId="70A28C39" w14:textId="77777777" w:rsidR="00350773" w:rsidRDefault="00350773"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350773" w:rsidRDefault="00350773"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350773" w:rsidRDefault="00350773"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350773" w:rsidRDefault="00350773"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350773" w:rsidRDefault="00350773"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350773" w:rsidRDefault="00350773" w:rsidP="00D31F38">
      <w:pPr>
        <w:pStyle w:val="CommentText"/>
      </w:pPr>
      <w:r>
        <w:rPr>
          <w:rStyle w:val="CommentReference"/>
        </w:rPr>
        <w:annotationRef/>
      </w:r>
      <w:r>
        <w:t>crushed or destroyed?</w:t>
      </w:r>
    </w:p>
  </w:comment>
  <w:comment w:id="401" w:author="Windows User" w:date="2015-10-30T08:56:00Z" w:initials="WU">
    <w:p w14:paraId="2D37744E" w14:textId="77777777" w:rsidR="00350773" w:rsidRDefault="00350773"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350773" w:rsidRDefault="00350773" w:rsidP="00D31F38">
      <w:pPr>
        <w:pStyle w:val="CommentText"/>
      </w:pPr>
      <w:r>
        <w:rPr>
          <w:rStyle w:val="CommentReference"/>
        </w:rPr>
        <w:annotationRef/>
      </w:r>
      <w:r>
        <w:t>sent or sent forth?</w:t>
      </w:r>
    </w:p>
  </w:comment>
  <w:comment w:id="403" w:author="Windows User" w:date="2015-10-30T08:56:00Z" w:initials="WU">
    <w:p w14:paraId="6E78BA80" w14:textId="77777777" w:rsidR="00350773" w:rsidRDefault="00350773" w:rsidP="00D31F38">
      <w:pPr>
        <w:pStyle w:val="CommentText"/>
      </w:pPr>
      <w:r>
        <w:rPr>
          <w:rStyle w:val="CommentReference"/>
        </w:rPr>
        <w:annotationRef/>
      </w:r>
      <w:r>
        <w:t>or saints? ft note?</w:t>
      </w:r>
    </w:p>
  </w:comment>
  <w:comment w:id="404" w:author="Windows User" w:date="2015-10-30T08:56:00Z" w:initials="WU">
    <w:p w14:paraId="2897BA2F" w14:textId="77777777" w:rsidR="00350773" w:rsidRDefault="00350773"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350773" w:rsidRDefault="00350773" w:rsidP="00D31F38">
      <w:pPr>
        <w:pStyle w:val="CommentText"/>
      </w:pPr>
      <w:r>
        <w:rPr>
          <w:rStyle w:val="CommentReference"/>
        </w:rPr>
        <w:annotationRef/>
      </w:r>
      <w:r>
        <w:t>redeemed? or chose?</w:t>
      </w:r>
    </w:p>
  </w:comment>
  <w:comment w:id="406" w:author="Windows User" w:date="2015-10-30T08:56:00Z" w:initials="WU">
    <w:p w14:paraId="0E9DC1B8" w14:textId="77777777" w:rsidR="00350773" w:rsidRDefault="00350773"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350773" w:rsidRDefault="00350773" w:rsidP="00D31F38">
      <w:pPr>
        <w:pStyle w:val="CommentText"/>
      </w:pPr>
      <w:r>
        <w:rPr>
          <w:rStyle w:val="CommentReference"/>
        </w:rPr>
        <w:annotationRef/>
      </w:r>
      <w:r>
        <w:t>Nets has pangs.</w:t>
      </w:r>
    </w:p>
  </w:comment>
  <w:comment w:id="408" w:author="Windows User" w:date="2015-10-30T08:56:00Z" w:initials="WU">
    <w:p w14:paraId="6297DC8C" w14:textId="77777777" w:rsidR="00350773" w:rsidRDefault="00350773"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350773" w:rsidRDefault="00350773"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350773" w:rsidRDefault="00350773"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350773" w:rsidRDefault="00350773" w:rsidP="00D31F38">
      <w:pPr>
        <w:pStyle w:val="CommentText"/>
      </w:pPr>
      <w:r>
        <w:rPr>
          <w:rStyle w:val="CommentReference"/>
        </w:rPr>
        <w:annotationRef/>
      </w:r>
      <w:r>
        <w:t>For? or Since?</w:t>
      </w:r>
    </w:p>
  </w:comment>
  <w:comment w:id="412" w:author="Windows User" w:date="2015-10-30T08:56:00Z" w:initials="WU">
    <w:p w14:paraId="031A7CF6" w14:textId="77777777" w:rsidR="00350773" w:rsidRDefault="00350773"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350773" w:rsidRDefault="00350773">
      <w:pPr>
        <w:pStyle w:val="CommentText"/>
      </w:pPr>
      <w:r>
        <w:rPr>
          <w:rStyle w:val="CommentReference"/>
        </w:rPr>
        <w:annotationRef/>
      </w:r>
      <w:r>
        <w:t>Or “he has greatly glorified Himself, as NETS?</w:t>
      </w:r>
    </w:p>
  </w:comment>
  <w:comment w:id="414" w:author="Windows User" w:date="2015-10-30T08:56:00Z" w:initials="WU">
    <w:p w14:paraId="2A38A2FD" w14:textId="77777777" w:rsidR="00350773" w:rsidRDefault="00350773"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350773" w:rsidRDefault="00350773"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350773" w:rsidRDefault="00350773" w:rsidP="00D31F38">
      <w:pPr>
        <w:pStyle w:val="CommentText"/>
      </w:pPr>
      <w:r>
        <w:rPr>
          <w:rStyle w:val="CommentReference"/>
        </w:rPr>
        <w:annotationRef/>
      </w:r>
      <w:r>
        <w:t>path or walkway?</w:t>
      </w:r>
    </w:p>
  </w:comment>
  <w:comment w:id="423" w:author="Brett Slote" w:date="2015-10-30T08:56:00Z" w:initials="BS">
    <w:p w14:paraId="049D3BBD" w14:textId="77777777" w:rsidR="00350773" w:rsidRDefault="00350773"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350773" w:rsidRDefault="00350773"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350773" w:rsidRDefault="00350773"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350773" w:rsidRDefault="00350773" w:rsidP="00D31F38">
      <w:pPr>
        <w:pStyle w:val="CommentText"/>
      </w:pPr>
      <w:r>
        <w:rPr>
          <w:rStyle w:val="CommentReference"/>
        </w:rPr>
        <w:annotationRef/>
      </w:r>
      <w:r>
        <w:t>praising or singing?</w:t>
      </w:r>
    </w:p>
  </w:comment>
  <w:comment w:id="427" w:author="Windows User" w:date="2015-10-30T08:56:00Z" w:initials="WU">
    <w:p w14:paraId="56B7B31B" w14:textId="77777777" w:rsidR="00350773" w:rsidRDefault="00350773" w:rsidP="00D31F38">
      <w:pPr>
        <w:pStyle w:val="CommentText"/>
      </w:pPr>
      <w:r>
        <w:rPr>
          <w:rStyle w:val="CommentReference"/>
        </w:rPr>
        <w:annotationRef/>
      </w:r>
      <w:r>
        <w:t>I think this should be sing to</w:t>
      </w:r>
    </w:p>
  </w:comment>
  <w:comment w:id="441" w:author="Windows User" w:date="2015-11-21T12:59:00Z" w:initials="WU">
    <w:p w14:paraId="5262F523" w14:textId="77777777" w:rsidR="00350773" w:rsidRDefault="00350773" w:rsidP="00344A59">
      <w:pPr>
        <w:pStyle w:val="CommentText"/>
      </w:pPr>
      <w:r>
        <w:rPr>
          <w:rStyle w:val="CommentReference"/>
        </w:rPr>
        <w:annotationRef/>
      </w:r>
      <w:r>
        <w:t>check</w:t>
      </w:r>
    </w:p>
  </w:comment>
  <w:comment w:id="448" w:author="Windows User" w:date="2015-10-30T08:56:00Z" w:initials="BS">
    <w:p w14:paraId="396316C8" w14:textId="77777777" w:rsidR="00350773" w:rsidRDefault="00350773" w:rsidP="00344A59">
      <w:pPr>
        <w:pStyle w:val="CommentText"/>
      </w:pPr>
      <w:r>
        <w:rPr>
          <w:rStyle w:val="CommentReference"/>
        </w:rPr>
        <w:annotationRef/>
      </w:r>
      <w:r>
        <w:t>clearly the missing vs above belongs</w:t>
      </w:r>
    </w:p>
  </w:comment>
  <w:comment w:id="460" w:author="Windows User" w:date="2015-10-30T08:56:00Z" w:initials="BS">
    <w:p w14:paraId="19C504AB" w14:textId="77777777" w:rsidR="00350773" w:rsidRDefault="0035077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1" w:author="Windows User" w:date="2015-10-30T08:56:00Z" w:initials="BS">
    <w:p w14:paraId="3650E160" w14:textId="77777777" w:rsidR="00350773" w:rsidRDefault="00350773" w:rsidP="00D31F38">
      <w:pPr>
        <w:pStyle w:val="CommentText"/>
      </w:pPr>
      <w:r>
        <w:rPr>
          <w:rStyle w:val="CommentReference"/>
        </w:rPr>
        <w:annotationRef/>
      </w:r>
      <w:r>
        <w:t>heavens?</w:t>
      </w:r>
    </w:p>
  </w:comment>
  <w:comment w:id="462" w:author="Windows User" w:date="2015-10-30T08:56:00Z" w:initials="BS">
    <w:p w14:paraId="57E2DDC4" w14:textId="77777777" w:rsidR="00350773" w:rsidRDefault="00350773" w:rsidP="00D31F38">
      <w:pPr>
        <w:pStyle w:val="CommentText"/>
      </w:pPr>
      <w:r>
        <w:rPr>
          <w:rStyle w:val="CommentReference"/>
        </w:rPr>
        <w:annotationRef/>
      </w:r>
      <w:r>
        <w:t>NETS omits clouds</w:t>
      </w:r>
    </w:p>
  </w:comment>
  <w:comment w:id="463" w:author="Windows User" w:date="2015-10-30T08:56:00Z" w:initials="BS">
    <w:p w14:paraId="35628364" w14:textId="77777777" w:rsidR="00350773" w:rsidRDefault="00350773" w:rsidP="00D31F38">
      <w:pPr>
        <w:pStyle w:val="CommentText"/>
      </w:pPr>
      <w:r>
        <w:rPr>
          <w:rStyle w:val="CommentReference"/>
        </w:rPr>
        <w:annotationRef/>
      </w:r>
      <w:r>
        <w:t>NETS omits this vs</w:t>
      </w:r>
    </w:p>
  </w:comment>
  <w:comment w:id="464" w:author="Windows User" w:date="2015-10-30T08:56:00Z" w:initials="BS">
    <w:p w14:paraId="1F576F58" w14:textId="77777777" w:rsidR="00350773" w:rsidRDefault="00350773" w:rsidP="00D31F38">
      <w:pPr>
        <w:pStyle w:val="CommentText"/>
      </w:pPr>
      <w:r>
        <w:rPr>
          <w:rStyle w:val="CommentReference"/>
        </w:rPr>
        <w:annotationRef/>
      </w:r>
      <w:r>
        <w:t>NETS has falling snow which matches AI hoar frosts.</w:t>
      </w:r>
    </w:p>
  </w:comment>
  <w:comment w:id="465" w:author="Windows User" w:date="2015-10-30T08:56:00Z" w:initials="BS">
    <w:p w14:paraId="7857388A" w14:textId="77777777" w:rsidR="00350773" w:rsidRDefault="00350773" w:rsidP="00D31F38">
      <w:pPr>
        <w:pStyle w:val="CommentText"/>
      </w:pPr>
      <w:r>
        <w:rPr>
          <w:rStyle w:val="CommentReference"/>
        </w:rPr>
        <w:annotationRef/>
      </w:r>
      <w:r>
        <w:t>reversed ice and hoarfrosts of this vs and last to match NETS. Coptic?</w:t>
      </w:r>
    </w:p>
  </w:comment>
  <w:comment w:id="466" w:author="Windows User" w:date="2015-10-30T08:56:00Z" w:initials="BS">
    <w:p w14:paraId="45210177" w14:textId="77777777" w:rsidR="00350773" w:rsidRDefault="00350773" w:rsidP="00D31F38">
      <w:pPr>
        <w:pStyle w:val="CommentText"/>
      </w:pPr>
      <w:r>
        <w:rPr>
          <w:rStyle w:val="CommentReference"/>
        </w:rPr>
        <w:annotationRef/>
      </w:r>
      <w:r>
        <w:t>NETS switches this vs with next</w:t>
      </w:r>
    </w:p>
  </w:comment>
  <w:comment w:id="467" w:author="Windows User" w:date="2015-10-30T08:56:00Z" w:initials="BS">
    <w:p w14:paraId="66BEE13E" w14:textId="77777777" w:rsidR="00350773" w:rsidRDefault="00350773" w:rsidP="00D31F38">
      <w:pPr>
        <w:pStyle w:val="CommentText"/>
      </w:pPr>
      <w:r>
        <w:rPr>
          <w:rStyle w:val="CommentReference"/>
        </w:rPr>
        <w:annotationRef/>
      </w:r>
      <w:r>
        <w:t>NETS has sea-monsters</w:t>
      </w:r>
    </w:p>
  </w:comment>
  <w:comment w:id="468" w:author="Windows User" w:date="2015-10-30T08:56:00Z" w:initials="BS">
    <w:p w14:paraId="43D401E2" w14:textId="77777777" w:rsidR="00350773" w:rsidRDefault="00350773" w:rsidP="00D31F38">
      <w:pPr>
        <w:pStyle w:val="CommentText"/>
      </w:pPr>
      <w:r>
        <w:rPr>
          <w:rStyle w:val="CommentReference"/>
        </w:rPr>
        <w:annotationRef/>
      </w:r>
      <w:r>
        <w:t>NETS has four-footed and wild animals of the land</w:t>
      </w:r>
    </w:p>
  </w:comment>
  <w:comment w:id="469" w:author="Windows User" w:date="2015-10-30T08:56:00Z" w:initials="BS">
    <w:p w14:paraId="37590655" w14:textId="77777777" w:rsidR="00350773" w:rsidRDefault="00350773" w:rsidP="00D31F38">
      <w:pPr>
        <w:pStyle w:val="CommentText"/>
      </w:pPr>
      <w:r>
        <w:rPr>
          <w:rStyle w:val="CommentReference"/>
        </w:rPr>
        <w:annotationRef/>
      </w:r>
      <w:r>
        <w:t>NETS has all humans on earth</w:t>
      </w:r>
    </w:p>
  </w:comment>
  <w:comment w:id="470" w:author="Windows User" w:date="2015-10-30T08:56:00Z" w:initials="BS">
    <w:p w14:paraId="6D54AC70" w14:textId="77777777" w:rsidR="00350773" w:rsidRDefault="00350773" w:rsidP="00D31F38">
      <w:pPr>
        <w:pStyle w:val="CommentText"/>
      </w:pPr>
      <w:r>
        <w:rPr>
          <w:rStyle w:val="CommentReference"/>
        </w:rPr>
        <w:annotationRef/>
      </w:r>
      <w:r>
        <w:t>NETS has "priests, slaves of the Lord", then omits next vs.</w:t>
      </w:r>
    </w:p>
  </w:comment>
  <w:comment w:id="471" w:author="Windows User" w:date="2015-10-30T08:56:00Z" w:initials="BS">
    <w:p w14:paraId="6468426A" w14:textId="77777777" w:rsidR="00350773" w:rsidRDefault="00350773" w:rsidP="00D31F38">
      <w:pPr>
        <w:pStyle w:val="CommentText"/>
      </w:pPr>
      <w:r>
        <w:rPr>
          <w:rStyle w:val="CommentReference"/>
        </w:rPr>
        <w:annotationRef/>
      </w:r>
      <w:r>
        <w:t>NETS ends quite differently</w:t>
      </w:r>
    </w:p>
  </w:comment>
  <w:comment w:id="477" w:author="Windows User" w:date="2015-10-30T08:56:00Z" w:initials="BS">
    <w:p w14:paraId="72C14B6E" w14:textId="77777777" w:rsidR="00350773" w:rsidRDefault="0035077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8" w:author="Windows User" w:date="2015-10-30T08:56:00Z" w:initials="BS">
    <w:p w14:paraId="43306FA7" w14:textId="77777777" w:rsidR="00350773" w:rsidRDefault="00350773" w:rsidP="003758F4">
      <w:pPr>
        <w:pStyle w:val="CommentText"/>
      </w:pPr>
      <w:r>
        <w:rPr>
          <w:rStyle w:val="CommentReference"/>
        </w:rPr>
        <w:annotationRef/>
      </w:r>
      <w:r>
        <w:t>heavens?</w:t>
      </w:r>
    </w:p>
  </w:comment>
  <w:comment w:id="479" w:author="Windows User" w:date="2015-10-30T08:56:00Z" w:initials="BS">
    <w:p w14:paraId="18B419AF" w14:textId="77777777" w:rsidR="00350773" w:rsidRDefault="00350773" w:rsidP="003758F4">
      <w:pPr>
        <w:pStyle w:val="CommentText"/>
      </w:pPr>
      <w:r>
        <w:rPr>
          <w:rStyle w:val="CommentReference"/>
        </w:rPr>
        <w:annotationRef/>
      </w:r>
      <w:r>
        <w:t>NETS has falling snow which matches AI hoar frosts.</w:t>
      </w:r>
    </w:p>
  </w:comment>
  <w:comment w:id="480" w:author="Windows User" w:date="2015-10-30T08:56:00Z" w:initials="BS">
    <w:p w14:paraId="504A050C" w14:textId="77777777" w:rsidR="00350773" w:rsidRDefault="00350773" w:rsidP="003758F4">
      <w:pPr>
        <w:pStyle w:val="CommentText"/>
      </w:pPr>
      <w:r>
        <w:rPr>
          <w:rStyle w:val="CommentReference"/>
        </w:rPr>
        <w:annotationRef/>
      </w:r>
      <w:r>
        <w:t>reversed ice and hoarfrosts of this vs and last to match NETS. Coptic?</w:t>
      </w:r>
    </w:p>
  </w:comment>
  <w:comment w:id="481" w:author="Windows User" w:date="2015-10-30T08:56:00Z" w:initials="BS">
    <w:p w14:paraId="42B07939" w14:textId="77777777" w:rsidR="00350773" w:rsidRDefault="00350773" w:rsidP="003758F4">
      <w:pPr>
        <w:pStyle w:val="CommentText"/>
      </w:pPr>
      <w:r>
        <w:rPr>
          <w:rStyle w:val="CommentReference"/>
        </w:rPr>
        <w:annotationRef/>
      </w:r>
      <w:r>
        <w:t>NETS switches this vs with next</w:t>
      </w:r>
    </w:p>
  </w:comment>
  <w:comment w:id="482" w:author="Windows User" w:date="2015-10-30T08:56:00Z" w:initials="BS">
    <w:p w14:paraId="0D31DB4D" w14:textId="77777777" w:rsidR="00350773" w:rsidRDefault="00350773" w:rsidP="003758F4">
      <w:pPr>
        <w:pStyle w:val="CommentText"/>
      </w:pPr>
      <w:r>
        <w:rPr>
          <w:rStyle w:val="CommentReference"/>
        </w:rPr>
        <w:annotationRef/>
      </w:r>
      <w:r>
        <w:t>NETS has all humans on earth</w:t>
      </w:r>
    </w:p>
  </w:comment>
  <w:comment w:id="483" w:author="Windows User" w:date="2015-10-30T08:56:00Z" w:initials="BS">
    <w:p w14:paraId="4CB6D1D8" w14:textId="77777777" w:rsidR="00350773" w:rsidRDefault="00350773" w:rsidP="003758F4">
      <w:pPr>
        <w:pStyle w:val="CommentText"/>
      </w:pPr>
      <w:r>
        <w:rPr>
          <w:rStyle w:val="CommentReference"/>
        </w:rPr>
        <w:annotationRef/>
      </w:r>
      <w:r>
        <w:t>NETS has "priests, slaves of the Lord", then omits next vs.</w:t>
      </w:r>
    </w:p>
  </w:comment>
  <w:comment w:id="484" w:author="Windows User" w:date="2015-10-30T08:56:00Z" w:initials="BS">
    <w:p w14:paraId="1C9D2024" w14:textId="77777777" w:rsidR="00350773" w:rsidRDefault="00350773" w:rsidP="003758F4">
      <w:pPr>
        <w:pStyle w:val="CommentText"/>
      </w:pPr>
      <w:r>
        <w:rPr>
          <w:rStyle w:val="CommentReference"/>
        </w:rPr>
        <w:annotationRef/>
      </w:r>
      <w:r>
        <w:t>NETS ends quite differently</w:t>
      </w:r>
    </w:p>
  </w:comment>
  <w:comment w:id="486" w:author="Windows User" w:date="2015-10-30T08:56:00Z" w:initials="BS">
    <w:p w14:paraId="499D113D" w14:textId="77777777" w:rsidR="00350773" w:rsidRDefault="00350773" w:rsidP="00D31F38">
      <w:pPr>
        <w:pStyle w:val="CommentText"/>
      </w:pPr>
      <w:r>
        <w:rPr>
          <w:rStyle w:val="CommentReference"/>
        </w:rPr>
        <w:annotationRef/>
      </w:r>
      <w:r>
        <w:t>giver, or maker?</w:t>
      </w:r>
    </w:p>
  </w:comment>
  <w:comment w:id="487" w:author="Windows User" w:date="2015-10-30T08:56:00Z" w:initials="BS">
    <w:p w14:paraId="29AB3125" w14:textId="77777777" w:rsidR="00350773" w:rsidRDefault="00350773" w:rsidP="00D31F38">
      <w:pPr>
        <w:pStyle w:val="CommentText"/>
      </w:pPr>
      <w:r>
        <w:rPr>
          <w:rStyle w:val="CommentReference"/>
        </w:rPr>
        <w:annotationRef/>
      </w:r>
      <w:r>
        <w:t>even NETS has Hananias</w:t>
      </w:r>
    </w:p>
  </w:comment>
  <w:comment w:id="488" w:author="Windows User" w:date="2015-10-30T08:56:00Z" w:initials="BS">
    <w:p w14:paraId="27892612" w14:textId="77777777" w:rsidR="00350773" w:rsidRDefault="00350773" w:rsidP="00D31F38">
      <w:pPr>
        <w:pStyle w:val="CommentText"/>
      </w:pPr>
      <w:r>
        <w:rPr>
          <w:rStyle w:val="CommentReference"/>
        </w:rPr>
        <w:annotationRef/>
      </w:r>
      <w:r>
        <w:t>does Coptic have evening first?</w:t>
      </w:r>
    </w:p>
  </w:comment>
  <w:comment w:id="489" w:author="Windows User" w:date="2015-10-30T08:56:00Z" w:initials="BS">
    <w:p w14:paraId="53863AE8" w14:textId="77777777" w:rsidR="00350773" w:rsidRDefault="00350773" w:rsidP="00D31F38">
      <w:pPr>
        <w:pStyle w:val="CommentText"/>
      </w:pPr>
      <w:r>
        <w:rPr>
          <w:rStyle w:val="CommentReference"/>
        </w:rPr>
        <w:annotationRef/>
      </w:r>
      <w:r>
        <w:t>Coptic doesn't have "Our God"</w:t>
      </w:r>
    </w:p>
  </w:comment>
  <w:comment w:id="490" w:author="Windows User" w:date="2015-10-30T08:56:00Z" w:initials="BS">
    <w:p w14:paraId="5F8EC33A" w14:textId="77777777" w:rsidR="00350773" w:rsidRDefault="00350773" w:rsidP="00D31F38">
      <w:pPr>
        <w:pStyle w:val="CommentText"/>
      </w:pPr>
      <w:r>
        <w:rPr>
          <w:rStyle w:val="CommentReference"/>
        </w:rPr>
        <w:annotationRef/>
      </w:r>
      <w:r>
        <w:t>celebrate or proclaim?</w:t>
      </w:r>
    </w:p>
  </w:comment>
  <w:comment w:id="491" w:author="Windows User" w:date="2015-10-30T08:56:00Z" w:initials="BS">
    <w:p w14:paraId="02E465F6" w14:textId="77777777" w:rsidR="00350773" w:rsidRDefault="00350773" w:rsidP="00D31F38">
      <w:pPr>
        <w:pStyle w:val="CommentText"/>
      </w:pPr>
      <w:r>
        <w:rPr>
          <w:rStyle w:val="CommentReference"/>
        </w:rPr>
        <w:annotationRef/>
      </w:r>
      <w:r>
        <w:t>persevere or be sober?</w:t>
      </w:r>
    </w:p>
  </w:comment>
  <w:comment w:id="492" w:author="Windows User" w:date="2015-10-30T08:56:00Z" w:initials="BS">
    <w:p w14:paraId="0F283256" w14:textId="77777777" w:rsidR="00350773" w:rsidRDefault="00350773" w:rsidP="00D31F38">
      <w:pPr>
        <w:pStyle w:val="CommentText"/>
      </w:pPr>
      <w:r>
        <w:rPr>
          <w:rStyle w:val="CommentReference"/>
        </w:rPr>
        <w:annotationRef/>
      </w:r>
      <w:r>
        <w:t>Coptic has presbyters, not priests (oweeb)</w:t>
      </w:r>
    </w:p>
  </w:comment>
  <w:comment w:id="493" w:author="Windows User" w:date="2015-10-30T08:56:00Z" w:initials="BS">
    <w:p w14:paraId="141FC7EB" w14:textId="77777777" w:rsidR="00350773" w:rsidRDefault="00350773" w:rsidP="00D31F38">
      <w:pPr>
        <w:pStyle w:val="CommentText"/>
      </w:pPr>
      <w:r>
        <w:rPr>
          <w:rStyle w:val="CommentReference"/>
        </w:rPr>
        <w:annotationRef/>
      </w:r>
      <w:r>
        <w:t>esmo is bless, not praise...</w:t>
      </w:r>
    </w:p>
  </w:comment>
  <w:comment w:id="494" w:author="Windows User" w:date="2015-10-30T08:56:00Z" w:initials="BS">
    <w:p w14:paraId="22452F1B" w14:textId="77777777" w:rsidR="00350773" w:rsidRDefault="00350773" w:rsidP="00D31F38">
      <w:pPr>
        <w:pStyle w:val="CommentText"/>
      </w:pPr>
      <w:r>
        <w:rPr>
          <w:rStyle w:val="CommentReference"/>
        </w:rPr>
        <w:annotationRef/>
      </w:r>
      <w:r>
        <w:t>Coptic doesn't look like day to day... "Until this day" doesn't make as much sense... is there something less literal but closer to the maning?</w:t>
      </w:r>
    </w:p>
  </w:comment>
  <w:comment w:id="495" w:author="Windows User" w:date="2015-10-30T08:56:00Z" w:initials="BS">
    <w:p w14:paraId="532CE324" w14:textId="77777777" w:rsidR="00350773" w:rsidRDefault="00350773" w:rsidP="00D31F38">
      <w:pPr>
        <w:pStyle w:val="CommentText"/>
      </w:pPr>
      <w:r>
        <w:rPr>
          <w:rStyle w:val="CommentReference"/>
        </w:rPr>
        <w:annotationRef/>
      </w:r>
      <w:r>
        <w:t>Is LA right with breaths and spirits?</w:t>
      </w:r>
    </w:p>
  </w:comment>
  <w:comment w:id="496" w:author="Windows User" w:date="2015-10-30T08:56:00Z" w:initials="BS">
    <w:p w14:paraId="7C12CF17" w14:textId="77777777" w:rsidR="00350773" w:rsidRDefault="00350773" w:rsidP="00D31F38">
      <w:pPr>
        <w:pStyle w:val="CommentText"/>
      </w:pPr>
      <w:r>
        <w:rPr>
          <w:rStyle w:val="CommentReference"/>
        </w:rPr>
        <w:annotationRef/>
      </w:r>
      <w:r>
        <w:t>doesn't look like waters... is it ssea?</w:t>
      </w:r>
    </w:p>
  </w:comment>
  <w:comment w:id="497" w:author="Windows User" w:date="2015-10-30T08:56:00Z" w:initials="BS">
    <w:p w14:paraId="789F9E96" w14:textId="77777777" w:rsidR="00350773" w:rsidRDefault="00350773" w:rsidP="00D31F38">
      <w:pPr>
        <w:pStyle w:val="CommentText"/>
      </w:pPr>
      <w:r>
        <w:rPr>
          <w:rStyle w:val="CommentReference"/>
        </w:rPr>
        <w:annotationRef/>
      </w:r>
      <w:r>
        <w:t>I still don't get of all the things we would see after seeing all the praise of nature would be "Bless the Lord you birds".</w:t>
      </w:r>
    </w:p>
  </w:comment>
  <w:comment w:id="498" w:author="Windows User" w:date="2015-10-30T08:56:00Z" w:initials="BS">
    <w:p w14:paraId="1E93DCCD" w14:textId="77777777" w:rsidR="00350773" w:rsidRDefault="00350773" w:rsidP="00D31F38">
      <w:pPr>
        <w:pStyle w:val="CommentText"/>
      </w:pPr>
      <w:r>
        <w:rPr>
          <w:rStyle w:val="CommentReference"/>
        </w:rPr>
        <w:annotationRef/>
      </w:r>
      <w:r>
        <w:t>disobedient? heretics?</w:t>
      </w:r>
    </w:p>
  </w:comment>
  <w:comment w:id="499" w:author="Windows User" w:date="2015-10-30T08:56:00Z" w:initials="BS">
    <w:p w14:paraId="298A6523" w14:textId="77777777" w:rsidR="00350773" w:rsidRDefault="00350773" w:rsidP="00D31F38">
      <w:pPr>
        <w:pStyle w:val="CommentText"/>
      </w:pPr>
      <w:r>
        <w:rPr>
          <w:rStyle w:val="CommentReference"/>
        </w:rPr>
        <w:annotationRef/>
      </w:r>
      <w:r>
        <w:t>souls or spirits?</w:t>
      </w:r>
    </w:p>
  </w:comment>
  <w:comment w:id="500" w:author="Windows User" w:date="2015-10-30T08:56:00Z" w:initials="BS">
    <w:p w14:paraId="3D56C030" w14:textId="77777777" w:rsidR="00350773" w:rsidRDefault="00350773" w:rsidP="00D31F38">
      <w:pPr>
        <w:pStyle w:val="CommentText"/>
      </w:pPr>
      <w:r>
        <w:rPr>
          <w:rStyle w:val="CommentReference"/>
        </w:rPr>
        <w:annotationRef/>
      </w:r>
      <w:r>
        <w:t>humble or contrite?</w:t>
      </w:r>
    </w:p>
  </w:comment>
  <w:comment w:id="501" w:author="Windows User" w:date="2015-10-30T08:56:00Z" w:initials="BS">
    <w:p w14:paraId="4417CE6C" w14:textId="77777777" w:rsidR="00350773" w:rsidRDefault="00350773" w:rsidP="00D31F38">
      <w:pPr>
        <w:pStyle w:val="CommentText"/>
      </w:pPr>
      <w:r>
        <w:rPr>
          <w:rStyle w:val="CommentReference"/>
        </w:rPr>
        <w:annotationRef/>
      </w:r>
      <w:r>
        <w:t>hearts?</w:t>
      </w:r>
    </w:p>
  </w:comment>
  <w:comment w:id="502" w:author="Windows User" w:date="2015-10-30T08:56:00Z" w:initials="BS">
    <w:p w14:paraId="6056EF08" w14:textId="77777777" w:rsidR="00350773" w:rsidRDefault="00350773" w:rsidP="00D31F38">
      <w:pPr>
        <w:pStyle w:val="CommentText"/>
      </w:pPr>
      <w:r>
        <w:rPr>
          <w:rStyle w:val="CommentReference"/>
        </w:rPr>
        <w:annotationRef/>
      </w:r>
      <w:r>
        <w:t>this or LA?</w:t>
      </w:r>
    </w:p>
  </w:comment>
  <w:comment w:id="503" w:author="Windows User" w:date="2015-10-30T08:56:00Z" w:initials="BS">
    <w:p w14:paraId="021CF208" w14:textId="77777777" w:rsidR="00350773" w:rsidRDefault="00350773" w:rsidP="00D31F38">
      <w:pPr>
        <w:pStyle w:val="CommentText"/>
      </w:pPr>
      <w:r>
        <w:rPr>
          <w:rStyle w:val="CommentReference"/>
        </w:rPr>
        <w:annotationRef/>
      </w:r>
      <w:r>
        <w:t>righteous of, or who revere</w:t>
      </w:r>
    </w:p>
  </w:comment>
  <w:comment w:id="504" w:author="Windows User" w:date="2015-10-30T08:56:00Z" w:initials="BS">
    <w:p w14:paraId="2B7DD481" w14:textId="77777777" w:rsidR="00350773" w:rsidRDefault="00350773" w:rsidP="00D31F38">
      <w:pPr>
        <w:pStyle w:val="CommentText"/>
      </w:pPr>
      <w:r>
        <w:rPr>
          <w:rStyle w:val="CommentReference"/>
        </w:rPr>
        <w:annotationRef/>
      </w:r>
      <w:r>
        <w:t>this, or accountable? or something else?</w:t>
      </w:r>
    </w:p>
  </w:comment>
  <w:comment w:id="505" w:author="Windows User" w:date="2015-10-30T08:56:00Z" w:initials="BS">
    <w:p w14:paraId="154E2A2A" w14:textId="77777777" w:rsidR="00350773" w:rsidRDefault="00350773" w:rsidP="00D31F38">
      <w:pPr>
        <w:pStyle w:val="CommentText"/>
      </w:pPr>
      <w:r>
        <w:rPr>
          <w:rStyle w:val="CommentReference"/>
        </w:rPr>
        <w:annotationRef/>
      </w:r>
      <w:r>
        <w:t>that he may praise and say?</w:t>
      </w:r>
    </w:p>
  </w:comment>
  <w:comment w:id="523" w:author="Windows User" w:date="2015-11-21T13:00:00Z" w:initials="WU">
    <w:p w14:paraId="72B45ACE" w14:textId="77777777" w:rsidR="00350773" w:rsidRDefault="00350773" w:rsidP="00D31F38">
      <w:pPr>
        <w:pStyle w:val="CommentText"/>
      </w:pPr>
      <w:r>
        <w:rPr>
          <w:rStyle w:val="CommentReference"/>
        </w:rPr>
        <w:annotationRef/>
      </w:r>
      <w:r>
        <w:t>Check, and 2 above.</w:t>
      </w:r>
    </w:p>
  </w:comment>
  <w:comment w:id="524" w:author="Brett Slote" w:date="2015-10-30T08:56:00Z" w:initials="BS">
    <w:p w14:paraId="0C0C90F8" w14:textId="77777777" w:rsidR="00350773" w:rsidRDefault="00350773" w:rsidP="00D31F38">
      <w:pPr>
        <w:pStyle w:val="CommentText"/>
      </w:pPr>
      <w:r>
        <w:rPr>
          <w:rStyle w:val="CommentReference"/>
        </w:rPr>
        <w:annotationRef/>
      </w:r>
      <w:r>
        <w:t>Fred wants 'O' here, saying it matches the Coptic... but it isn't in the Coptic!</w:t>
      </w:r>
    </w:p>
  </w:comment>
  <w:comment w:id="525" w:author="Windows User" w:date="2015-11-21T13:00:00Z" w:initials="WU">
    <w:p w14:paraId="59221E95" w14:textId="77777777" w:rsidR="00350773" w:rsidRDefault="00350773" w:rsidP="00D31F38">
      <w:pPr>
        <w:pStyle w:val="CommentText"/>
      </w:pPr>
      <w:r>
        <w:rPr>
          <w:rStyle w:val="CommentReference"/>
        </w:rPr>
        <w:annotationRef/>
      </w:r>
      <w:r>
        <w:t>check</w:t>
      </w:r>
    </w:p>
  </w:comment>
  <w:comment w:id="526" w:author="Windows User" w:date="2015-11-21T13:00:00Z" w:initials="WU">
    <w:p w14:paraId="0CFC2594" w14:textId="77777777" w:rsidR="00350773" w:rsidRDefault="00350773" w:rsidP="00D31F38">
      <w:pPr>
        <w:pStyle w:val="CommentText"/>
      </w:pPr>
      <w:r>
        <w:rPr>
          <w:rStyle w:val="CommentReference"/>
        </w:rPr>
        <w:annotationRef/>
      </w:r>
      <w:r>
        <w:t>check</w:t>
      </w:r>
    </w:p>
  </w:comment>
  <w:comment w:id="527" w:author="Windows User" w:date="2015-11-21T13:01:00Z" w:initials="WU">
    <w:p w14:paraId="403A6460" w14:textId="77777777" w:rsidR="00350773" w:rsidRDefault="00350773" w:rsidP="00D31F38">
      <w:pPr>
        <w:pStyle w:val="CommentText"/>
      </w:pPr>
      <w:r>
        <w:rPr>
          <w:rStyle w:val="CommentReference"/>
        </w:rPr>
        <w:annotationRef/>
      </w:r>
      <w:r>
        <w:t>check, find Copitic</w:t>
      </w:r>
    </w:p>
  </w:comment>
  <w:comment w:id="528" w:author="Windows User" w:date="2015-10-30T08:56:00Z" w:initials="BS">
    <w:p w14:paraId="1B2986E7" w14:textId="77777777" w:rsidR="00350773" w:rsidRDefault="00350773" w:rsidP="00D31F38">
      <w:pPr>
        <w:pStyle w:val="CommentText"/>
      </w:pPr>
      <w:r>
        <w:rPr>
          <w:rStyle w:val="CommentReference"/>
        </w:rPr>
        <w:annotationRef/>
      </w:r>
      <w:r>
        <w:t>why do books not have a vs for the bishop???</w:t>
      </w:r>
    </w:p>
  </w:comment>
  <w:comment w:id="529" w:author="Windows User" w:date="2015-10-30T08:56:00Z" w:initials="BS">
    <w:p w14:paraId="2328FF19" w14:textId="77777777" w:rsidR="00350773" w:rsidRDefault="00350773" w:rsidP="00D31F38">
      <w:pPr>
        <w:pStyle w:val="CommentText"/>
      </w:pPr>
      <w:r>
        <w:rPr>
          <w:rStyle w:val="CommentReference"/>
        </w:rPr>
        <w:annotationRef/>
      </w:r>
      <w:r>
        <w:t>add</w:t>
      </w:r>
    </w:p>
  </w:comment>
  <w:comment w:id="532" w:author="Windows User" w:date="2015-10-30T08:56:00Z" w:initials="BS">
    <w:p w14:paraId="76CF17E1" w14:textId="77777777" w:rsidR="00350773" w:rsidRDefault="00350773" w:rsidP="00D31F38">
      <w:pPr>
        <w:pStyle w:val="CommentText"/>
      </w:pPr>
      <w:r>
        <w:rPr>
          <w:rStyle w:val="CommentReference"/>
        </w:rPr>
        <w:annotationRef/>
      </w:r>
      <w:r>
        <w:t>the first two sections each have 7 verses. Maybe each section had seven verses and then became inflated? Keeping 7 vs in each section</w:t>
      </w:r>
    </w:p>
  </w:comment>
  <w:comment w:id="533" w:author="Windows User" w:date="2015-10-30T08:56:00Z" w:initials="BS">
    <w:p w14:paraId="01D3FC9E" w14:textId="77777777" w:rsidR="00350773" w:rsidRDefault="00350773" w:rsidP="00D31F38">
      <w:pPr>
        <w:pStyle w:val="CommentText"/>
      </w:pPr>
      <w:r>
        <w:rPr>
          <w:rStyle w:val="CommentReference"/>
        </w:rPr>
        <w:annotationRef/>
      </w:r>
      <w:r>
        <w:t>Communion or commemoration?</w:t>
      </w:r>
    </w:p>
  </w:comment>
  <w:comment w:id="534" w:author="Windows User" w:date="2015-11-21T13:01:00Z" w:initials="WU">
    <w:p w14:paraId="3C8EDFD6" w14:textId="77777777" w:rsidR="00350773" w:rsidRDefault="00350773" w:rsidP="00D31F38">
      <w:pPr>
        <w:pStyle w:val="CommentText"/>
      </w:pPr>
      <w:r>
        <w:rPr>
          <w:rStyle w:val="CommentReference"/>
        </w:rPr>
        <w:annotationRef/>
      </w:r>
      <w:r>
        <w:t>Check, and 2 above</w:t>
      </w:r>
    </w:p>
  </w:comment>
  <w:comment w:id="535" w:author="Brett Slote" w:date="2015-10-30T08:56:00Z" w:initials="BS">
    <w:p w14:paraId="502DF58D" w14:textId="77777777" w:rsidR="00350773" w:rsidRDefault="00350773" w:rsidP="00D31F38">
      <w:pPr>
        <w:pStyle w:val="CommentText"/>
      </w:pPr>
      <w:r>
        <w:rPr>
          <w:rStyle w:val="CommentReference"/>
        </w:rPr>
        <w:annotationRef/>
      </w:r>
      <w:r>
        <w:t>Fred wants 'O' here, saying it matches the Coptic... but it isn't in the Coptic!</w:t>
      </w:r>
    </w:p>
  </w:comment>
  <w:comment w:id="536" w:author="Windows User" w:date="2015-11-21T13:02:00Z" w:initials="WU">
    <w:p w14:paraId="0E3206C8" w14:textId="77777777" w:rsidR="00350773" w:rsidRDefault="00350773" w:rsidP="00D31F38">
      <w:pPr>
        <w:pStyle w:val="CommentText"/>
      </w:pPr>
      <w:r>
        <w:rPr>
          <w:rStyle w:val="CommentReference"/>
        </w:rPr>
        <w:annotationRef/>
      </w:r>
      <w:r>
        <w:t>check</w:t>
      </w:r>
    </w:p>
  </w:comment>
  <w:comment w:id="537" w:author="Windows User" w:date="2015-10-30T08:56:00Z" w:initials="BS">
    <w:p w14:paraId="303AD0FE" w14:textId="77777777" w:rsidR="00350773" w:rsidRDefault="0035077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8" w:author="Windows User" w:date="2015-11-21T13:02:00Z" w:initials="WU">
    <w:p w14:paraId="5B706BCD" w14:textId="77777777" w:rsidR="00350773" w:rsidRDefault="00350773" w:rsidP="00D31F38">
      <w:pPr>
        <w:pStyle w:val="CommentText"/>
      </w:pPr>
      <w:r>
        <w:rPr>
          <w:rStyle w:val="CommentReference"/>
        </w:rPr>
        <w:annotationRef/>
      </w:r>
      <w:r>
        <w:t>check.  Add Coptic</w:t>
      </w:r>
    </w:p>
  </w:comment>
  <w:comment w:id="544" w:author="Windows User" w:date="2015-11-02T12:45:00Z" w:initials="BS">
    <w:p w14:paraId="02E474EA" w14:textId="77777777" w:rsidR="00350773" w:rsidRDefault="00350773" w:rsidP="00D31F38">
      <w:pPr>
        <w:pStyle w:val="CommentText"/>
      </w:pPr>
      <w:r>
        <w:rPr>
          <w:rStyle w:val="CommentReference"/>
        </w:rPr>
        <w:annotationRef/>
      </w:r>
      <w:r>
        <w:t>Godhead or Divinity?</w:t>
      </w:r>
    </w:p>
  </w:comment>
  <w:comment w:id="545" w:author="Windows User" w:date="2015-10-30T08:56:00Z" w:initials="BS">
    <w:p w14:paraId="1165D588" w14:textId="77777777" w:rsidR="00350773" w:rsidRDefault="0035077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6" w:author="Windows User" w:date="2015-10-30T08:56:00Z" w:initials="BS">
    <w:p w14:paraId="0ABD6F72" w14:textId="77777777" w:rsidR="00350773" w:rsidRDefault="00350773" w:rsidP="00D31F38">
      <w:pPr>
        <w:pStyle w:val="CommentText"/>
      </w:pPr>
      <w:r>
        <w:rPr>
          <w:rStyle w:val="CommentReference"/>
        </w:rPr>
        <w:annotationRef/>
      </w:r>
      <w:r>
        <w:t>faithful or trusted? faithful sounds better as it is her action and not ours, as trusted.</w:t>
      </w:r>
    </w:p>
  </w:comment>
  <w:comment w:id="559" w:author="Windows User" w:date="2015-10-30T08:56:00Z" w:initials="BS">
    <w:p w14:paraId="07EF5E65" w14:textId="77777777" w:rsidR="00350773" w:rsidRDefault="00350773" w:rsidP="00D31F38">
      <w:pPr>
        <w:pStyle w:val="CommentText"/>
      </w:pPr>
      <w:r>
        <w:rPr>
          <w:rStyle w:val="CommentReference"/>
        </w:rPr>
        <w:annotationRef/>
      </w:r>
      <w:r>
        <w:t>MT (KJV) and Ra lack. NETS has and so does Coptic.</w:t>
      </w:r>
    </w:p>
  </w:comment>
  <w:comment w:id="560" w:author="Windows User" w:date="2015-11-21T13:03:00Z" w:initials="WU">
    <w:p w14:paraId="0505077C" w14:textId="77777777" w:rsidR="00350773" w:rsidRDefault="00350773" w:rsidP="00D31F38">
      <w:pPr>
        <w:pStyle w:val="CommentText"/>
      </w:pPr>
      <w:r>
        <w:rPr>
          <w:rStyle w:val="CommentReference"/>
        </w:rPr>
        <w:annotationRef/>
      </w:r>
      <w:r>
        <w:t>check</w:t>
      </w:r>
    </w:p>
  </w:comment>
  <w:comment w:id="561" w:author="Windows User" w:date="2015-11-21T13:03:00Z" w:initials="WU">
    <w:p w14:paraId="2CFCDBC4" w14:textId="77777777" w:rsidR="00350773" w:rsidRDefault="00350773" w:rsidP="00D31F38">
      <w:pPr>
        <w:pStyle w:val="CommentText"/>
      </w:pPr>
      <w:r>
        <w:rPr>
          <w:rStyle w:val="CommentReference"/>
        </w:rPr>
        <w:annotationRef/>
      </w:r>
      <w:r>
        <w:t>check</w:t>
      </w:r>
    </w:p>
  </w:comment>
  <w:comment w:id="562" w:author="Windows User" w:date="2015-11-21T13:04:00Z" w:initials="WU">
    <w:p w14:paraId="7B87BF1F" w14:textId="77777777" w:rsidR="00350773" w:rsidRDefault="00350773" w:rsidP="00D31F38">
      <w:pPr>
        <w:pStyle w:val="CommentText"/>
      </w:pPr>
      <w:r>
        <w:rPr>
          <w:rStyle w:val="CommentReference"/>
        </w:rPr>
        <w:annotationRef/>
      </w:r>
      <w:r>
        <w:t>check</w:t>
      </w:r>
    </w:p>
  </w:comment>
  <w:comment w:id="563" w:author="Windows User" w:date="2015-10-30T08:56:00Z" w:initials="BS">
    <w:p w14:paraId="469A8399" w14:textId="77777777" w:rsidR="00350773" w:rsidRDefault="00350773" w:rsidP="00D31F38">
      <w:pPr>
        <w:pStyle w:val="CommentText"/>
      </w:pPr>
      <w:r>
        <w:rPr>
          <w:rStyle w:val="CommentReference"/>
        </w:rPr>
        <w:annotationRef/>
      </w:r>
      <w:r>
        <w:t>Coptic varies greatly from NETS</w:t>
      </w:r>
    </w:p>
  </w:comment>
  <w:comment w:id="569" w:author="Windows User" w:date="2015-10-30T08:56:00Z" w:initials="BS">
    <w:p w14:paraId="30B7538F" w14:textId="77777777" w:rsidR="00350773" w:rsidRDefault="00350773" w:rsidP="00D31F38">
      <w:pPr>
        <w:pStyle w:val="CommentText"/>
      </w:pPr>
      <w:r>
        <w:rPr>
          <w:rStyle w:val="CommentReference"/>
        </w:rPr>
        <w:annotationRef/>
      </w:r>
      <w:r>
        <w:t>NETS has dance... also drum &amp; harp...</w:t>
      </w:r>
    </w:p>
  </w:comment>
  <w:comment w:id="570" w:author="Windows User" w:date="2015-10-30T08:56:00Z" w:initials="BS">
    <w:p w14:paraId="040D59AA" w14:textId="77777777" w:rsidR="00350773" w:rsidRDefault="00350773" w:rsidP="00D31F38">
      <w:pPr>
        <w:pStyle w:val="CommentText"/>
      </w:pPr>
      <w:r>
        <w:rPr>
          <w:rStyle w:val="CommentReference"/>
        </w:rPr>
        <w:annotationRef/>
      </w:r>
      <w:r>
        <w:t>NETS and LA have boast in glory...</w:t>
      </w:r>
    </w:p>
  </w:comment>
  <w:comment w:id="571" w:author="Windows User" w:date="2015-10-30T08:56:00Z" w:initials="BS">
    <w:p w14:paraId="0F357187" w14:textId="77777777" w:rsidR="00350773" w:rsidRDefault="00350773" w:rsidP="00D31F38">
      <w:pPr>
        <w:pStyle w:val="CommentText"/>
      </w:pPr>
      <w:r>
        <w:rPr>
          <w:rStyle w:val="CommentReference"/>
        </w:rPr>
        <w:annotationRef/>
      </w:r>
      <w:r>
        <w:t>NETS has rejoice. Coptis looks to me like glorify... Sing aloud? Rejoice?</w:t>
      </w:r>
    </w:p>
  </w:comment>
  <w:comment w:id="572" w:author="Windows User" w:date="2015-10-30T08:56:00Z" w:initials="BS">
    <w:p w14:paraId="10510650" w14:textId="77777777" w:rsidR="00350773" w:rsidRDefault="00350773" w:rsidP="00D31F38">
      <w:pPr>
        <w:pStyle w:val="CommentText"/>
      </w:pPr>
      <w:r>
        <w:rPr>
          <w:rStyle w:val="CommentReference"/>
        </w:rPr>
        <w:annotationRef/>
      </w:r>
      <w:r>
        <w:t>NETS has throats too. I'm leaving mouths. Throats is too literal. Not how we say it in English...</w:t>
      </w:r>
    </w:p>
  </w:comment>
  <w:comment w:id="573" w:author="Windows User" w:date="2015-10-30T08:56:00Z" w:initials="BS">
    <w:p w14:paraId="0F6BDC5E" w14:textId="77777777" w:rsidR="00350773" w:rsidRDefault="00350773" w:rsidP="00D31F38">
      <w:pPr>
        <w:pStyle w:val="CommentText"/>
      </w:pPr>
      <w:r>
        <w:rPr>
          <w:rStyle w:val="CommentReference"/>
        </w:rPr>
        <w:annotationRef/>
      </w:r>
      <w:r>
        <w:t>NETS has rebukes. punishments?</w:t>
      </w:r>
    </w:p>
  </w:comment>
  <w:comment w:id="579" w:author="Windows User" w:date="2015-10-30T08:56:00Z" w:initials="BS">
    <w:p w14:paraId="37F1C98E" w14:textId="77777777" w:rsidR="00350773" w:rsidRDefault="00350773" w:rsidP="00D31F38">
      <w:pPr>
        <w:pStyle w:val="CommentText"/>
      </w:pPr>
      <w:r>
        <w:rPr>
          <w:rStyle w:val="CommentReference"/>
        </w:rPr>
        <w:annotationRef/>
      </w:r>
      <w:r>
        <w:t>psaltry? or lyre?</w:t>
      </w:r>
    </w:p>
  </w:comment>
  <w:comment w:id="592" w:author="Windows User" w:date="2015-11-21T13:04:00Z" w:initials="WU">
    <w:p w14:paraId="43A5D1B1" w14:textId="77777777" w:rsidR="00350773" w:rsidRDefault="00350773" w:rsidP="00E35F1F">
      <w:pPr>
        <w:pStyle w:val="CommentText"/>
      </w:pPr>
      <w:r>
        <w:rPr>
          <w:rStyle w:val="CommentReference"/>
        </w:rPr>
        <w:annotationRef/>
      </w:r>
      <w:r>
        <w:t>check</w:t>
      </w:r>
    </w:p>
  </w:comment>
  <w:comment w:id="593" w:author="Windows User" w:date="2015-11-21T13:04:00Z" w:initials="WU">
    <w:p w14:paraId="4B6A4DE4" w14:textId="77777777" w:rsidR="00350773" w:rsidRDefault="00350773" w:rsidP="00E35F1F">
      <w:pPr>
        <w:pStyle w:val="CommentText"/>
      </w:pPr>
      <w:r>
        <w:rPr>
          <w:rStyle w:val="CommentReference"/>
        </w:rPr>
        <w:annotationRef/>
      </w:r>
      <w:r>
        <w:t>check</w:t>
      </w:r>
    </w:p>
  </w:comment>
  <w:comment w:id="594" w:author="Windows User" w:date="2015-10-30T08:56:00Z" w:initials="BS">
    <w:p w14:paraId="483AEE75" w14:textId="77777777" w:rsidR="00350773" w:rsidRDefault="00350773" w:rsidP="00E35F1F">
      <w:pPr>
        <w:pStyle w:val="CommentText"/>
      </w:pPr>
      <w:r>
        <w:rPr>
          <w:rStyle w:val="CommentReference"/>
        </w:rPr>
        <w:annotationRef/>
      </w:r>
      <w:r>
        <w:t>tense? praise or will praise?</w:t>
      </w:r>
    </w:p>
  </w:comment>
  <w:comment w:id="595" w:author="Windows User" w:date="2015-10-30T08:56:00Z" w:initials="BS">
    <w:p w14:paraId="17DAD50D" w14:textId="77777777" w:rsidR="00350773" w:rsidRDefault="00350773" w:rsidP="00E35F1F">
      <w:pPr>
        <w:pStyle w:val="CommentText"/>
      </w:pPr>
      <w:r>
        <w:rPr>
          <w:rStyle w:val="CommentReference"/>
        </w:rPr>
        <w:annotationRef/>
      </w:r>
      <w:r>
        <w:t>earth? land? creation?</w:t>
      </w:r>
    </w:p>
  </w:comment>
  <w:comment w:id="596" w:author="Windows User" w:date="2015-11-21T13:05:00Z" w:initials="WU">
    <w:p w14:paraId="412BFF55" w14:textId="77777777" w:rsidR="00350773" w:rsidRDefault="00350773" w:rsidP="00E35F1F">
      <w:pPr>
        <w:pStyle w:val="CommentText"/>
      </w:pPr>
      <w:r>
        <w:rPr>
          <w:rStyle w:val="CommentReference"/>
        </w:rPr>
        <w:annotationRef/>
      </w:r>
      <w:r>
        <w:t>check</w:t>
      </w:r>
    </w:p>
  </w:comment>
  <w:comment w:id="597" w:author="Windows User" w:date="2015-10-30T08:56:00Z" w:initials="BS">
    <w:p w14:paraId="4FEF2EC7" w14:textId="77777777" w:rsidR="00350773" w:rsidRDefault="00350773" w:rsidP="00E35F1F">
      <w:pPr>
        <w:pStyle w:val="CommentText"/>
      </w:pPr>
      <w:r>
        <w:rPr>
          <w:rStyle w:val="CommentReference"/>
        </w:rPr>
        <w:annotationRef/>
      </w:r>
      <w:r>
        <w:t>make haste is a little archaic. But hurry is way too colloquial. Quicken doesn't sound right.</w:t>
      </w:r>
    </w:p>
  </w:comment>
  <w:comment w:id="598" w:author="Windows User" w:date="2015-10-30T08:56:00Z" w:initials="BS">
    <w:p w14:paraId="25E26C66" w14:textId="77777777" w:rsidR="00350773" w:rsidRDefault="00350773" w:rsidP="00E35F1F">
      <w:pPr>
        <w:pStyle w:val="CommentText"/>
      </w:pPr>
      <w:r>
        <w:rPr>
          <w:rStyle w:val="CommentReference"/>
        </w:rPr>
        <w:annotationRef/>
      </w:r>
      <w:r>
        <w:t>should either be diverse here or different elsewhere</w:t>
      </w:r>
    </w:p>
  </w:comment>
  <w:comment w:id="599" w:author="Windows User" w:date="2015-10-30T08:56:00Z" w:initials="BS">
    <w:p w14:paraId="7A65524D" w14:textId="77777777" w:rsidR="00350773" w:rsidRDefault="00350773" w:rsidP="00E35F1F">
      <w:pPr>
        <w:pStyle w:val="CommentText"/>
      </w:pPr>
      <w:r>
        <w:rPr>
          <w:rStyle w:val="CommentReference"/>
        </w:rPr>
        <w:annotationRef/>
      </w:r>
      <w:r>
        <w:t>truth or righteousness? Or justice?</w:t>
      </w:r>
    </w:p>
  </w:comment>
  <w:comment w:id="600" w:author="Windows User" w:date="2015-10-30T08:56:00Z" w:initials="BS">
    <w:p w14:paraId="1C135E98" w14:textId="77777777" w:rsidR="00350773" w:rsidRDefault="00350773" w:rsidP="00E35F1F">
      <w:pPr>
        <w:pStyle w:val="CommentText"/>
      </w:pPr>
      <w:r>
        <w:rPr>
          <w:rStyle w:val="CommentReference"/>
        </w:rPr>
        <w:annotationRef/>
      </w:r>
      <w:r>
        <w:t>patience or longsuffering?</w:t>
      </w:r>
    </w:p>
  </w:comment>
  <w:comment w:id="601" w:author="Windows User" w:date="2015-10-30T08:56:00Z" w:initials="BS">
    <w:p w14:paraId="2E20A232" w14:textId="77777777" w:rsidR="00350773" w:rsidRDefault="00350773" w:rsidP="00E35F1F">
      <w:pPr>
        <w:pStyle w:val="CommentText"/>
      </w:pPr>
      <w:r>
        <w:rPr>
          <w:rStyle w:val="CommentReference"/>
        </w:rPr>
        <w:annotationRef/>
      </w:r>
      <w:r>
        <w:t>just "at the first watch"?</w:t>
      </w:r>
    </w:p>
  </w:comment>
  <w:comment w:id="602" w:author="Windows User" w:date="2015-10-30T08:56:00Z" w:initials="BS">
    <w:p w14:paraId="34FB1BC0" w14:textId="77777777" w:rsidR="00350773" w:rsidRDefault="00350773" w:rsidP="00E35F1F">
      <w:pPr>
        <w:pStyle w:val="CommentText"/>
      </w:pPr>
      <w:r>
        <w:rPr>
          <w:rStyle w:val="CommentReference"/>
        </w:rPr>
        <w:annotationRef/>
      </w:r>
      <w:r>
        <w:t>sweet, or easy?</w:t>
      </w:r>
    </w:p>
  </w:comment>
  <w:comment w:id="603" w:author="Windows User" w:date="2015-10-30T08:56:00Z" w:initials="BS">
    <w:p w14:paraId="20646872" w14:textId="77777777" w:rsidR="00350773" w:rsidRDefault="00350773" w:rsidP="00E35F1F">
      <w:pPr>
        <w:pStyle w:val="CommentText"/>
      </w:pPr>
      <w:r>
        <w:rPr>
          <w:rStyle w:val="CommentReference"/>
        </w:rPr>
        <w:annotationRef/>
      </w:r>
      <w:r>
        <w:t>less accurate than beloved, but sounds a lot better..</w:t>
      </w:r>
    </w:p>
  </w:comment>
  <w:comment w:id="604" w:author="Windows User" w:date="2015-10-30T08:56:00Z" w:initials="BS">
    <w:p w14:paraId="4707B322" w14:textId="77777777" w:rsidR="00350773" w:rsidRDefault="00350773" w:rsidP="00E35F1F">
      <w:pPr>
        <w:pStyle w:val="CommentText"/>
      </w:pPr>
      <w:r>
        <w:rPr>
          <w:rStyle w:val="CommentReference"/>
        </w:rPr>
        <w:annotationRef/>
      </w:r>
      <w:r>
        <w:t>sound better if omit of?</w:t>
      </w:r>
    </w:p>
  </w:comment>
  <w:comment w:id="605" w:author="Windows User" w:date="2015-10-30T08:56:00Z" w:initials="BS">
    <w:p w14:paraId="0D6FF167" w14:textId="77777777" w:rsidR="00350773" w:rsidRDefault="00350773" w:rsidP="00E35F1F">
      <w:pPr>
        <w:pStyle w:val="CommentText"/>
      </w:pPr>
      <w:r>
        <w:rPr>
          <w:rStyle w:val="CommentReference"/>
        </w:rPr>
        <w:annotationRef/>
      </w:r>
      <w:r>
        <w:t>truth, or righteousness?</w:t>
      </w:r>
    </w:p>
  </w:comment>
  <w:comment w:id="606" w:author="Windows User" w:date="2015-10-30T08:56:00Z" w:initials="BS">
    <w:p w14:paraId="1A8CABED" w14:textId="77777777" w:rsidR="00350773" w:rsidRDefault="00350773" w:rsidP="00E35F1F">
      <w:pPr>
        <w:pStyle w:val="CommentText"/>
      </w:pPr>
      <w:r>
        <w:rPr>
          <w:rStyle w:val="CommentReference"/>
        </w:rPr>
        <w:annotationRef/>
      </w:r>
      <w:r>
        <w:t>true, or perfecvt?</w:t>
      </w:r>
    </w:p>
  </w:comment>
  <w:comment w:id="607" w:author="Windows User" w:date="2015-10-30T08:56:00Z" w:initials="BS">
    <w:p w14:paraId="21AC5CB8" w14:textId="77777777" w:rsidR="00350773" w:rsidRDefault="00350773" w:rsidP="00E35F1F">
      <w:pPr>
        <w:pStyle w:val="CommentText"/>
      </w:pPr>
      <w:r>
        <w:rPr>
          <w:rStyle w:val="CommentReference"/>
        </w:rPr>
        <w:annotationRef/>
      </w:r>
      <w:r>
        <w:t>and?</w:t>
      </w:r>
    </w:p>
  </w:comment>
  <w:comment w:id="608" w:author="Windows User" w:date="2015-10-30T08:56:00Z" w:initials="BS">
    <w:p w14:paraId="6C6DCC78" w14:textId="77777777" w:rsidR="00350773" w:rsidRDefault="00350773" w:rsidP="00E35F1F">
      <w:pPr>
        <w:pStyle w:val="CommentText"/>
      </w:pPr>
      <w:r>
        <w:rPr>
          <w:rStyle w:val="CommentReference"/>
        </w:rPr>
        <w:annotationRef/>
      </w:r>
      <w:r>
        <w:t>gather is in first line in Coptic, but tune flows better here..</w:t>
      </w:r>
    </w:p>
  </w:comment>
  <w:comment w:id="609" w:author="Windows User" w:date="2015-10-30T08:56:00Z" w:initials="BS">
    <w:p w14:paraId="4B49F853" w14:textId="77777777" w:rsidR="00350773" w:rsidRDefault="00350773" w:rsidP="00E35F1F">
      <w:pPr>
        <w:pStyle w:val="CommentText"/>
      </w:pPr>
      <w:r>
        <w:rPr>
          <w:rStyle w:val="CommentReference"/>
        </w:rPr>
        <w:annotationRef/>
      </w:r>
      <w:r>
        <w:t>will?</w:t>
      </w:r>
    </w:p>
  </w:comment>
  <w:comment w:id="610" w:author="Windows User" w:date="2015-10-30T08:56:00Z" w:initials="BS">
    <w:p w14:paraId="6FC8752C" w14:textId="77777777" w:rsidR="00350773" w:rsidRDefault="00350773" w:rsidP="00E35F1F">
      <w:pPr>
        <w:pStyle w:val="CommentText"/>
      </w:pPr>
      <w:r>
        <w:rPr>
          <w:rStyle w:val="CommentReference"/>
        </w:rPr>
        <w:annotationRef/>
      </w:r>
      <w:r>
        <w:t>save? keep? deliver?</w:t>
      </w:r>
    </w:p>
  </w:comment>
  <w:comment w:id="611" w:author="Windows User" w:date="2015-10-30T08:56:00Z" w:initials="BS">
    <w:p w14:paraId="7843FDD6" w14:textId="77777777" w:rsidR="00350773" w:rsidRDefault="00350773" w:rsidP="00E35F1F">
      <w:pPr>
        <w:pStyle w:val="CommentText"/>
      </w:pPr>
      <w:r>
        <w:rPr>
          <w:rStyle w:val="CommentReference"/>
        </w:rPr>
        <w:annotationRef/>
      </w:r>
      <w:r>
        <w:t>need a convention for making "ak ee". {}? bold?</w:t>
      </w:r>
    </w:p>
  </w:comment>
  <w:comment w:id="612" w:author="Windows User" w:date="2015-10-30T08:56:00Z" w:initials="BS">
    <w:p w14:paraId="636DE776" w14:textId="77777777" w:rsidR="00350773" w:rsidRDefault="00350773" w:rsidP="00E35F1F">
      <w:pPr>
        <w:pStyle w:val="CommentText"/>
      </w:pPr>
      <w:r>
        <w:rPr>
          <w:rStyle w:val="CommentReference"/>
        </w:rPr>
        <w:annotationRef/>
      </w:r>
      <w:r>
        <w:t>I like it better with "be" in... thoughts?</w:t>
      </w:r>
    </w:p>
  </w:comment>
  <w:comment w:id="624" w:author="Windows User" w:date="2015-11-02T12:45:00Z" w:initials="BS">
    <w:p w14:paraId="0A55894A" w14:textId="77777777" w:rsidR="00350773" w:rsidRDefault="00350773" w:rsidP="00E35F1F">
      <w:pPr>
        <w:pStyle w:val="CommentText"/>
      </w:pPr>
      <w:r>
        <w:rPr>
          <w:rStyle w:val="CommentReference"/>
        </w:rPr>
        <w:annotationRef/>
      </w:r>
      <w:r>
        <w:t>this splitting of the verses doesn't follow the Coptic... does it really flow much better, or is it just that I'm more used to it?</w:t>
      </w:r>
    </w:p>
  </w:comment>
  <w:comment w:id="625" w:author="Windows User" w:date="2015-10-30T08:56:00Z" w:initials="BS">
    <w:p w14:paraId="0E80932F" w14:textId="77777777" w:rsidR="00350773" w:rsidRDefault="00350773" w:rsidP="00E35F1F">
      <w:pPr>
        <w:pStyle w:val="CommentText"/>
      </w:pPr>
      <w:r>
        <w:rPr>
          <w:rStyle w:val="CommentReference"/>
        </w:rPr>
        <w:annotationRef/>
      </w:r>
      <w:r>
        <w:t>does coptic bear out? Feels much more right to me.</w:t>
      </w:r>
    </w:p>
  </w:comment>
  <w:comment w:id="626" w:author="Windows User" w:date="2015-10-30T08:56:00Z" w:initials="BS">
    <w:p w14:paraId="759B277F" w14:textId="77777777" w:rsidR="00350773" w:rsidRDefault="00350773" w:rsidP="00E35F1F">
      <w:pPr>
        <w:pStyle w:val="CommentText"/>
      </w:pPr>
      <w:r>
        <w:rPr>
          <w:rStyle w:val="CommentReference"/>
        </w:rPr>
        <w:annotationRef/>
      </w:r>
      <w:r>
        <w:t>tense?</w:t>
      </w:r>
    </w:p>
  </w:comment>
  <w:comment w:id="627" w:author="Windows User" w:date="2015-10-30T08:56:00Z" w:initials="BS">
    <w:p w14:paraId="5C472088" w14:textId="77777777" w:rsidR="00350773" w:rsidRDefault="00350773" w:rsidP="00E35F1F">
      <w:pPr>
        <w:pStyle w:val="CommentText"/>
      </w:pPr>
      <w:r>
        <w:rPr>
          <w:rStyle w:val="CommentReference"/>
        </w:rPr>
        <w:annotationRef/>
      </w:r>
      <w:r>
        <w:t>exalt or magnify?</w:t>
      </w:r>
    </w:p>
  </w:comment>
  <w:comment w:id="628" w:author="Windows User" w:date="2015-10-30T08:56:00Z" w:initials="BS">
    <w:p w14:paraId="2FB7E2BD" w14:textId="77777777" w:rsidR="00350773" w:rsidRDefault="00350773" w:rsidP="00E35F1F">
      <w:pPr>
        <w:pStyle w:val="CommentText"/>
      </w:pPr>
      <w:r>
        <w:rPr>
          <w:rStyle w:val="CommentReference"/>
        </w:rPr>
        <w:annotationRef/>
      </w:r>
      <w:r>
        <w:t>or iwn?</w:t>
      </w:r>
    </w:p>
  </w:comment>
  <w:comment w:id="632" w:author="Windows User" w:date="2015-10-30T08:56:00Z" w:initials="BS">
    <w:p w14:paraId="3C8244A0" w14:textId="77777777" w:rsidR="00350773" w:rsidRDefault="00350773" w:rsidP="00E35F1F">
      <w:pPr>
        <w:pStyle w:val="CommentText"/>
      </w:pPr>
      <w:r>
        <w:rPr>
          <w:rStyle w:val="CommentReference"/>
        </w:rPr>
        <w:annotationRef/>
      </w:r>
      <w:r>
        <w:t>does type capture "it foretold the sign" in more contemporary language than "a figure"</w:t>
      </w:r>
    </w:p>
  </w:comment>
  <w:comment w:id="633" w:author="Windows User" w:date="2015-10-30T08:56:00Z" w:initials="BS">
    <w:p w14:paraId="6C8F9167" w14:textId="77777777" w:rsidR="00350773" w:rsidRDefault="00350773" w:rsidP="00E35F1F">
      <w:pPr>
        <w:pStyle w:val="CommentText"/>
      </w:pPr>
      <w:r>
        <w:rPr>
          <w:rStyle w:val="CommentReference"/>
        </w:rPr>
        <w:annotationRef/>
      </w:r>
      <w:r>
        <w:t>correct that no mention of nature?</w:t>
      </w:r>
    </w:p>
  </w:comment>
  <w:comment w:id="634" w:author="Windows User" w:date="2015-10-30T08:56:00Z" w:initials="BS">
    <w:p w14:paraId="5ACA101B" w14:textId="77777777" w:rsidR="00350773" w:rsidRDefault="00350773" w:rsidP="00E35F1F">
      <w:pPr>
        <w:pStyle w:val="CommentText"/>
      </w:pPr>
      <w:r>
        <w:rPr>
          <w:rStyle w:val="CommentReference"/>
        </w:rPr>
        <w:annotationRef/>
      </w:r>
      <w:r>
        <w:t>holy or pure? divinity or godhead?</w:t>
      </w:r>
    </w:p>
  </w:comment>
  <w:comment w:id="635" w:author="Windows User" w:date="2015-10-30T08:56:00Z" w:initials="BS">
    <w:p w14:paraId="14D8C709" w14:textId="77777777" w:rsidR="00350773" w:rsidRDefault="00350773" w:rsidP="00E35F1F">
      <w:pPr>
        <w:pStyle w:val="CommentText"/>
      </w:pPr>
      <w:r>
        <w:rPr>
          <w:rStyle w:val="CommentReference"/>
        </w:rPr>
        <w:annotationRef/>
      </w:r>
      <w:r>
        <w:t>born or begotten? begotten without seeed or without mixture of substance?</w:t>
      </w:r>
    </w:p>
  </w:comment>
  <w:comment w:id="636" w:author="Windows User" w:date="2015-10-30T08:56:00Z" w:initials="BS">
    <w:p w14:paraId="5B5854F9" w14:textId="77777777" w:rsidR="00350773" w:rsidRDefault="00350773" w:rsidP="00E35F1F">
      <w:pPr>
        <w:pStyle w:val="CommentText"/>
      </w:pPr>
      <w:r>
        <w:rPr>
          <w:rStyle w:val="CommentReference"/>
        </w:rPr>
        <w:annotationRef/>
      </w:r>
      <w:r>
        <w:t>coessential or consubstantial?</w:t>
      </w:r>
    </w:p>
  </w:comment>
  <w:comment w:id="637" w:author="Windows User" w:date="2015-10-30T08:56:00Z" w:initials="BS">
    <w:p w14:paraId="66C0B0D7" w14:textId="77777777" w:rsidR="00350773" w:rsidRDefault="00350773" w:rsidP="00E35F1F">
      <w:pPr>
        <w:pStyle w:val="CommentText"/>
      </w:pPr>
      <w:r>
        <w:rPr>
          <w:rStyle w:val="CommentReference"/>
        </w:rPr>
        <w:annotationRef/>
      </w:r>
      <w:r>
        <w:t>made one or joined?</w:t>
      </w:r>
    </w:p>
  </w:comment>
  <w:comment w:id="638" w:author="Windows User" w:date="2015-10-30T08:56:00Z" w:initials="BS">
    <w:p w14:paraId="094D26E3" w14:textId="77777777" w:rsidR="00350773" w:rsidRDefault="00350773" w:rsidP="00E35F1F">
      <w:pPr>
        <w:pStyle w:val="CommentText"/>
      </w:pPr>
      <w:r>
        <w:rPr>
          <w:rStyle w:val="CommentReference"/>
        </w:rPr>
        <w:annotationRef/>
      </w:r>
      <w:r>
        <w:t>does this rephrasing capture it ok?</w:t>
      </w:r>
    </w:p>
  </w:comment>
  <w:comment w:id="639" w:author="Windows User" w:date="2015-10-30T08:56:00Z" w:initials="BS">
    <w:p w14:paraId="6FD992D3" w14:textId="77777777" w:rsidR="00350773" w:rsidRDefault="00350773" w:rsidP="00E35F1F">
      <w:pPr>
        <w:pStyle w:val="CommentText"/>
      </w:pPr>
      <w:r>
        <w:rPr>
          <w:rStyle w:val="CommentReference"/>
        </w:rPr>
        <w:annotationRef/>
      </w:r>
      <w:r>
        <w:t>something clearer than putplue?</w:t>
      </w:r>
    </w:p>
  </w:comment>
  <w:comment w:id="640" w:author="Windows User" w:date="2015-10-30T08:56:00Z" w:initials="BS">
    <w:p w14:paraId="08E2A9FB" w14:textId="77777777" w:rsidR="00350773" w:rsidRDefault="00350773" w:rsidP="00E35F1F">
      <w:pPr>
        <w:pStyle w:val="CommentText"/>
      </w:pPr>
      <w:r>
        <w:rPr>
          <w:rStyle w:val="CommentReference"/>
        </w:rPr>
        <w:annotationRef/>
      </w:r>
      <w:r>
        <w:t>woven or fine?</w:t>
      </w:r>
    </w:p>
  </w:comment>
  <w:comment w:id="641" w:author="Windows User" w:date="2015-10-30T08:56:00Z" w:initials="BS">
    <w:p w14:paraId="7A9FC970" w14:textId="77777777" w:rsidR="00350773" w:rsidRDefault="00350773" w:rsidP="00E35F1F">
      <w:pPr>
        <w:pStyle w:val="CommentText"/>
      </w:pPr>
      <w:r>
        <w:rPr>
          <w:rStyle w:val="CommentReference"/>
        </w:rPr>
        <w:annotationRef/>
      </w:r>
      <w:r>
        <w:t>palin</w:t>
      </w:r>
    </w:p>
  </w:comment>
  <w:comment w:id="642" w:author="Windows User" w:date="2015-10-30T08:56:00Z" w:initials="BS">
    <w:p w14:paraId="5EFFC3EC" w14:textId="77777777" w:rsidR="00350773" w:rsidRDefault="00350773" w:rsidP="00E35F1F">
      <w:pPr>
        <w:pStyle w:val="CommentText"/>
      </w:pPr>
      <w:r>
        <w:rPr>
          <w:rStyle w:val="CommentReference"/>
        </w:rPr>
        <w:annotationRef/>
      </w:r>
      <w:r>
        <w:t>exalt or magnify?</w:t>
      </w:r>
    </w:p>
  </w:comment>
  <w:comment w:id="643" w:author="Windows User" w:date="2015-10-30T08:56:00Z" w:initials="BS">
    <w:p w14:paraId="150C26DA" w14:textId="77777777" w:rsidR="00350773" w:rsidRDefault="00350773" w:rsidP="00E35F1F">
      <w:pPr>
        <w:pStyle w:val="CommentText"/>
      </w:pPr>
      <w:r>
        <w:rPr>
          <w:rStyle w:val="CommentReference"/>
        </w:rPr>
        <w:annotationRef/>
      </w:r>
      <w:r>
        <w:t>or iwn?</w:t>
      </w:r>
    </w:p>
  </w:comment>
  <w:comment w:id="647" w:author="Windows User" w:date="2015-10-30T08:56:00Z" w:initials="BS">
    <w:p w14:paraId="0E3B452D" w14:textId="77777777" w:rsidR="00350773" w:rsidRDefault="0035077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8" w:author="Windows User" w:date="2015-10-30T08:56:00Z" w:initials="BS">
    <w:p w14:paraId="12D989DF" w14:textId="77777777" w:rsidR="00350773" w:rsidRDefault="00350773" w:rsidP="00E35F1F">
      <w:pPr>
        <w:pStyle w:val="CommentText"/>
      </w:pPr>
      <w:r>
        <w:rPr>
          <w:rStyle w:val="CommentReference"/>
        </w:rPr>
        <w:annotationRef/>
      </w:r>
      <w:r>
        <w:t>forged or beaten?</w:t>
      </w:r>
    </w:p>
  </w:comment>
  <w:comment w:id="649" w:author="Windows User" w:date="2015-10-30T08:56:00Z" w:initials="BS">
    <w:p w14:paraId="3E8ADE2B" w14:textId="77777777" w:rsidR="00350773" w:rsidRDefault="00350773" w:rsidP="00E35F1F">
      <w:pPr>
        <w:pStyle w:val="CommentText"/>
      </w:pPr>
      <w:r>
        <w:rPr>
          <w:rStyle w:val="CommentReference"/>
        </w:rPr>
        <w:annotationRef/>
      </w:r>
      <w:r>
        <w:t>omit? always and move up mercy seat?</w:t>
      </w:r>
    </w:p>
  </w:comment>
  <w:comment w:id="650" w:author="Windows User" w:date="2015-10-30T08:56:00Z" w:initials="BS">
    <w:p w14:paraId="7079ED43" w14:textId="77777777" w:rsidR="00350773" w:rsidRDefault="00350773" w:rsidP="00E35F1F">
      <w:pPr>
        <w:pStyle w:val="CommentText"/>
      </w:pPr>
      <w:r>
        <w:rPr>
          <w:rStyle w:val="CommentReference"/>
        </w:rPr>
        <w:annotationRef/>
      </w:r>
      <w:r>
        <w:t>tense? past makes a lot more sense</w:t>
      </w:r>
    </w:p>
  </w:comment>
  <w:comment w:id="651" w:author="Windows User" w:date="2015-10-30T08:56:00Z" w:initials="BS">
    <w:p w14:paraId="109014C9" w14:textId="77777777" w:rsidR="00350773" w:rsidRDefault="00350773" w:rsidP="00E35F1F">
      <w:pPr>
        <w:pStyle w:val="CommentText"/>
      </w:pPr>
      <w:r>
        <w:rPr>
          <w:rStyle w:val="CommentReference"/>
        </w:rPr>
        <w:annotationRef/>
      </w:r>
      <w:r>
        <w:t>why does Abouna omit sin?</w:t>
      </w:r>
    </w:p>
  </w:comment>
  <w:comment w:id="652" w:author="Windows User" w:date="2015-10-30T08:56:00Z" w:initials="BS">
    <w:p w14:paraId="027A16CD" w14:textId="77777777" w:rsidR="00350773" w:rsidRDefault="00350773" w:rsidP="00E35F1F">
      <w:pPr>
        <w:pStyle w:val="CommentText"/>
      </w:pPr>
      <w:r>
        <w:rPr>
          <w:rStyle w:val="CommentReference"/>
        </w:rPr>
        <w:annotationRef/>
      </w:r>
      <w:r>
        <w:t>exalt or magnify?</w:t>
      </w:r>
    </w:p>
  </w:comment>
  <w:comment w:id="653" w:author="Windows User" w:date="2015-10-30T08:56:00Z" w:initials="BS">
    <w:p w14:paraId="20C9574B" w14:textId="77777777" w:rsidR="00350773" w:rsidRDefault="00350773" w:rsidP="00E35F1F">
      <w:pPr>
        <w:pStyle w:val="CommentText"/>
      </w:pPr>
      <w:r>
        <w:rPr>
          <w:rStyle w:val="CommentReference"/>
        </w:rPr>
        <w:annotationRef/>
      </w:r>
      <w:r>
        <w:t>or iwn?</w:t>
      </w:r>
    </w:p>
  </w:comment>
  <w:comment w:id="657" w:author="Windows User" w:date="2015-10-30T08:56:00Z" w:initials="BS">
    <w:p w14:paraId="6726A127" w14:textId="77777777" w:rsidR="00350773" w:rsidRDefault="00350773" w:rsidP="00E35F1F">
      <w:pPr>
        <w:pStyle w:val="CommentText"/>
      </w:pPr>
      <w:r>
        <w:rPr>
          <w:rStyle w:val="CommentReference"/>
        </w:rPr>
        <w:annotationRef/>
      </w:r>
      <w:r>
        <w:t>That your name be called... sounds like an expression that should just be that you be called in english. Thoughts?</w:t>
      </w:r>
    </w:p>
  </w:comment>
  <w:comment w:id="658" w:author="Windows User" w:date="2015-10-30T08:56:00Z" w:initials="BS">
    <w:p w14:paraId="50013BE5" w14:textId="77777777" w:rsidR="00350773" w:rsidRDefault="00350773" w:rsidP="00E35F1F">
      <w:pPr>
        <w:pStyle w:val="CommentText"/>
      </w:pPr>
      <w:r>
        <w:rPr>
          <w:rStyle w:val="CommentReference"/>
        </w:rPr>
        <w:annotationRef/>
      </w:r>
      <w:r>
        <w:t>for isn't accurate... but sounds better</w:t>
      </w:r>
    </w:p>
  </w:comment>
  <w:comment w:id="659" w:author="Windows User" w:date="2015-10-30T08:56:00Z" w:initials="BS">
    <w:p w14:paraId="5A639B27" w14:textId="77777777" w:rsidR="00350773" w:rsidRDefault="00350773" w:rsidP="00E35F1F">
      <w:pPr>
        <w:pStyle w:val="CommentText"/>
      </w:pPr>
      <w:r>
        <w:rPr>
          <w:rStyle w:val="CommentReference"/>
        </w:rPr>
        <w:annotationRef/>
      </w:r>
      <w:r>
        <w:t>exalt or magnify?</w:t>
      </w:r>
    </w:p>
  </w:comment>
  <w:comment w:id="660" w:author="Windows User" w:date="2015-10-30T08:56:00Z" w:initials="BS">
    <w:p w14:paraId="3A4414A4" w14:textId="77777777" w:rsidR="00350773" w:rsidRDefault="00350773" w:rsidP="00E35F1F">
      <w:pPr>
        <w:pStyle w:val="CommentText"/>
      </w:pPr>
      <w:r>
        <w:rPr>
          <w:rStyle w:val="CommentReference"/>
        </w:rPr>
        <w:annotationRef/>
      </w:r>
      <w:r>
        <w:t>or iwn?</w:t>
      </w:r>
    </w:p>
  </w:comment>
  <w:comment w:id="664" w:author="Windows User" w:date="2015-10-30T08:56:00Z" w:initials="BS">
    <w:p w14:paraId="60D89983" w14:textId="77777777" w:rsidR="00350773" w:rsidRDefault="00350773" w:rsidP="00E35F1F">
      <w:pPr>
        <w:pStyle w:val="CommentText"/>
      </w:pPr>
      <w:r>
        <w:rPr>
          <w:rStyle w:val="CommentReference"/>
        </w:rPr>
        <w:annotationRef/>
      </w:r>
      <w:r>
        <w:t>perpetual lamp?</w:t>
      </w:r>
    </w:p>
  </w:comment>
  <w:comment w:id="665" w:author="Windows User" w:date="2015-10-30T08:56:00Z" w:initials="BS">
    <w:p w14:paraId="708630CC" w14:textId="77777777" w:rsidR="00350773" w:rsidRDefault="00350773" w:rsidP="00E35F1F">
      <w:pPr>
        <w:pStyle w:val="CommentText"/>
      </w:pPr>
      <w:r>
        <w:rPr>
          <w:rStyle w:val="CommentReference"/>
        </w:rPr>
        <w:annotationRef/>
      </w:r>
      <w:r>
        <w:t>parousia?</w:t>
      </w:r>
    </w:p>
  </w:comment>
  <w:comment w:id="666" w:author="Windows User" w:date="2015-10-30T08:56:00Z" w:initials="BS">
    <w:p w14:paraId="670AE5C3" w14:textId="77777777" w:rsidR="00350773" w:rsidRDefault="00350773" w:rsidP="00E35F1F">
      <w:pPr>
        <w:pStyle w:val="CommentText"/>
      </w:pPr>
      <w:r>
        <w:rPr>
          <w:rStyle w:val="CommentReference"/>
        </w:rPr>
        <w:annotationRef/>
      </w:r>
      <w:r>
        <w:t>tense?</w:t>
      </w:r>
    </w:p>
  </w:comment>
  <w:comment w:id="667" w:author="Windows User" w:date="2015-10-30T08:56:00Z" w:initials="BS">
    <w:p w14:paraId="281D5A29" w14:textId="77777777" w:rsidR="00350773" w:rsidRDefault="00350773" w:rsidP="00E35F1F">
      <w:pPr>
        <w:pStyle w:val="CommentText"/>
      </w:pPr>
      <w:r>
        <w:rPr>
          <w:rStyle w:val="CommentReference"/>
        </w:rPr>
        <w:annotationRef/>
      </w:r>
      <w:r>
        <w:t>enlightens?</w:t>
      </w:r>
    </w:p>
  </w:comment>
  <w:comment w:id="668" w:author="Windows User" w:date="2015-10-30T08:56:00Z" w:initials="BS">
    <w:p w14:paraId="09189517" w14:textId="77777777" w:rsidR="00350773" w:rsidRDefault="00350773" w:rsidP="00E35F1F">
      <w:pPr>
        <w:pStyle w:val="CommentText"/>
      </w:pPr>
      <w:r>
        <w:rPr>
          <w:rStyle w:val="CommentReference"/>
        </w:rPr>
        <w:annotationRef/>
      </w:r>
      <w:r>
        <w:t>exalt or magnify?</w:t>
      </w:r>
    </w:p>
  </w:comment>
  <w:comment w:id="669" w:author="Windows User" w:date="2015-10-30T08:56:00Z" w:initials="BS">
    <w:p w14:paraId="0F1C3DB1" w14:textId="77777777" w:rsidR="00350773" w:rsidRDefault="00350773" w:rsidP="00E35F1F">
      <w:pPr>
        <w:pStyle w:val="CommentText"/>
      </w:pPr>
      <w:r>
        <w:rPr>
          <w:rStyle w:val="CommentReference"/>
        </w:rPr>
        <w:annotationRef/>
      </w:r>
      <w:r>
        <w:t>or iwn?</w:t>
      </w:r>
    </w:p>
  </w:comment>
  <w:comment w:id="673" w:author="Windows User" w:date="2015-10-30T08:56:00Z" w:initials="BS">
    <w:p w14:paraId="49777AD4" w14:textId="77777777" w:rsidR="00350773" w:rsidRDefault="00350773" w:rsidP="00E35F1F">
      <w:pPr>
        <w:pStyle w:val="CommentText"/>
      </w:pPr>
      <w:r>
        <w:rPr>
          <w:rStyle w:val="CommentReference"/>
        </w:rPr>
        <w:annotationRef/>
      </w:r>
      <w:r>
        <w:t>this order better or worse?</w:t>
      </w:r>
    </w:p>
  </w:comment>
  <w:comment w:id="674" w:author="Windows User" w:date="2015-10-30T08:56:00Z" w:initials="BS">
    <w:p w14:paraId="07AFF474" w14:textId="77777777" w:rsidR="00350773" w:rsidRDefault="00350773" w:rsidP="00E35F1F">
      <w:pPr>
        <w:pStyle w:val="CommentText"/>
      </w:pPr>
      <w:r>
        <w:rPr>
          <w:rStyle w:val="CommentReference"/>
        </w:rPr>
        <w:annotationRef/>
      </w:r>
      <w:r>
        <w:t>I think upon should stay here</w:t>
      </w:r>
    </w:p>
  </w:comment>
  <w:comment w:id="675" w:author="Windows User" w:date="2015-10-30T08:56:00Z" w:initials="BS">
    <w:p w14:paraId="0441CD07" w14:textId="77777777" w:rsidR="00350773" w:rsidRDefault="00350773" w:rsidP="00E35F1F">
      <w:pPr>
        <w:pStyle w:val="CommentText"/>
      </w:pPr>
      <w:r>
        <w:rPr>
          <w:rStyle w:val="CommentReference"/>
        </w:rPr>
        <w:annotationRef/>
      </w:r>
      <w:r>
        <w:t>exalt or magnify?</w:t>
      </w:r>
    </w:p>
  </w:comment>
  <w:comment w:id="676" w:author="Windows User" w:date="2015-10-30T08:56:00Z" w:initials="BS">
    <w:p w14:paraId="6B633293" w14:textId="77777777" w:rsidR="00350773" w:rsidRDefault="00350773" w:rsidP="00E35F1F">
      <w:pPr>
        <w:pStyle w:val="CommentText"/>
      </w:pPr>
      <w:r>
        <w:rPr>
          <w:rStyle w:val="CommentReference"/>
        </w:rPr>
        <w:annotationRef/>
      </w:r>
      <w:r>
        <w:t>or iwn?</w:t>
      </w:r>
    </w:p>
  </w:comment>
  <w:comment w:id="684" w:author="Windows User" w:date="2015-10-30T08:56:00Z" w:initials="BS">
    <w:p w14:paraId="5798119C" w14:textId="77777777" w:rsidR="00350773" w:rsidRDefault="00350773" w:rsidP="00E35F1F">
      <w:pPr>
        <w:pStyle w:val="CommentText"/>
      </w:pPr>
      <w:r>
        <w:rPr>
          <w:rStyle w:val="CommentReference"/>
        </w:rPr>
        <w:annotationRef/>
      </w:r>
      <w:r>
        <w:t>The phrase is "Our God in truth". Placing a coma before "in truth" makis it sound like "in truth withotu the seed of man"</w:t>
      </w:r>
    </w:p>
  </w:comment>
  <w:comment w:id="685" w:author="Windows User" w:date="2015-10-30T08:56:00Z" w:initials="BS">
    <w:p w14:paraId="7FE87033" w14:textId="77777777" w:rsidR="00350773" w:rsidRDefault="00350773" w:rsidP="00E35F1F">
      <w:pPr>
        <w:pStyle w:val="CommentText"/>
      </w:pPr>
      <w:r>
        <w:rPr>
          <w:rStyle w:val="CommentReference"/>
        </w:rPr>
        <w:annotationRef/>
      </w:r>
      <w:r>
        <w:t>While being virgin is correct. But it sounds strange. being a virgin is less accurate. Being virginal?</w:t>
      </w:r>
    </w:p>
  </w:comment>
  <w:comment w:id="686" w:author="Windows User" w:date="2015-10-30T08:56:00Z" w:initials="BS">
    <w:p w14:paraId="13254F43" w14:textId="77777777" w:rsidR="00350773" w:rsidRDefault="00350773" w:rsidP="00E35F1F">
      <w:pPr>
        <w:pStyle w:val="CommentText"/>
      </w:pPr>
      <w:r>
        <w:rPr>
          <w:rStyle w:val="CommentReference"/>
        </w:rPr>
        <w:annotationRef/>
      </w:r>
      <w:r>
        <w:t>I like holy better than saint. But it isn't very consistent since Abouna renders it saint everywhere else...</w:t>
      </w:r>
    </w:p>
  </w:comment>
  <w:comment w:id="687" w:author="Windows User" w:date="2015-10-30T08:56:00Z" w:initials="BS">
    <w:p w14:paraId="195E8533" w14:textId="77777777" w:rsidR="00350773" w:rsidRDefault="00350773" w:rsidP="00E35F1F">
      <w:pPr>
        <w:pStyle w:val="CommentText"/>
      </w:pPr>
      <w:r>
        <w:rPr>
          <w:rStyle w:val="CommentReference"/>
        </w:rPr>
        <w:annotationRef/>
      </w:r>
      <w:r>
        <w:t>what word works here? dwelling doesn't. it would have to be dwelling place, which is too long.</w:t>
      </w:r>
    </w:p>
  </w:comment>
  <w:comment w:id="688" w:author="Windows User" w:date="2015-10-30T08:56:00Z" w:initials="BS">
    <w:p w14:paraId="5A28B06B" w14:textId="77777777" w:rsidR="00350773" w:rsidRDefault="00350773" w:rsidP="00E35F1F">
      <w:pPr>
        <w:pStyle w:val="CommentText"/>
      </w:pPr>
      <w:r>
        <w:rPr>
          <w:rStyle w:val="CommentReference"/>
        </w:rPr>
        <w:annotationRef/>
      </w:r>
      <w:r>
        <w:t>exalt or magnify?</w:t>
      </w:r>
    </w:p>
  </w:comment>
  <w:comment w:id="689" w:author="Windows User" w:date="2015-10-30T08:56:00Z" w:initials="BS">
    <w:p w14:paraId="6604F03B" w14:textId="77777777" w:rsidR="00350773" w:rsidRDefault="00350773" w:rsidP="00E35F1F">
      <w:pPr>
        <w:pStyle w:val="CommentText"/>
      </w:pPr>
      <w:r>
        <w:rPr>
          <w:rStyle w:val="CommentReference"/>
        </w:rPr>
        <w:annotationRef/>
      </w:r>
      <w:r>
        <w:t>or iwn?</w:t>
      </w:r>
    </w:p>
  </w:comment>
  <w:comment w:id="693" w:author="Windows User" w:date="2015-10-30T08:56:00Z" w:initials="BS">
    <w:p w14:paraId="6680EED5" w14:textId="77777777" w:rsidR="00350773" w:rsidRDefault="00350773" w:rsidP="00E35F1F">
      <w:pPr>
        <w:pStyle w:val="CommentText"/>
      </w:pPr>
      <w:r>
        <w:rPr>
          <w:rStyle w:val="CommentReference"/>
        </w:rPr>
        <w:annotationRef/>
      </w:r>
      <w:r>
        <w:t>does this work?</w:t>
      </w:r>
    </w:p>
  </w:comment>
  <w:comment w:id="694" w:author="Windows User" w:date="2015-10-30T08:56:00Z" w:initials="BS">
    <w:p w14:paraId="7B5754B1" w14:textId="77777777" w:rsidR="00350773" w:rsidRDefault="00350773" w:rsidP="00E35F1F">
      <w:pPr>
        <w:pStyle w:val="CommentText"/>
      </w:pPr>
      <w:r>
        <w:rPr>
          <w:rStyle w:val="CommentReference"/>
        </w:rPr>
        <w:annotationRef/>
      </w:r>
      <w:r>
        <w:t>is this right?</w:t>
      </w:r>
    </w:p>
  </w:comment>
  <w:comment w:id="695" w:author="Windows User" w:date="2015-10-30T08:56:00Z" w:initials="BS">
    <w:p w14:paraId="6058F90B" w14:textId="77777777" w:rsidR="00350773" w:rsidRDefault="00350773" w:rsidP="00E35F1F">
      <w:pPr>
        <w:pStyle w:val="CommentText"/>
      </w:pPr>
      <w:r>
        <w:rPr>
          <w:rStyle w:val="CommentReference"/>
        </w:rPr>
        <w:annotationRef/>
      </w:r>
      <w:r>
        <w:t>?</w:t>
      </w:r>
    </w:p>
  </w:comment>
  <w:comment w:id="696" w:author="Windows User" w:date="2015-10-30T08:56:00Z" w:initials="BS">
    <w:p w14:paraId="505706D1" w14:textId="77777777" w:rsidR="00350773" w:rsidRDefault="00350773" w:rsidP="00E35F1F">
      <w:pPr>
        <w:pStyle w:val="CommentText"/>
      </w:pPr>
      <w:r>
        <w:rPr>
          <w:rStyle w:val="CommentReference"/>
        </w:rPr>
        <w:annotationRef/>
      </w:r>
      <w:r>
        <w:t>about or to?</w:t>
      </w:r>
    </w:p>
  </w:comment>
  <w:comment w:id="697" w:author="Windows User" w:date="2015-10-30T08:56:00Z" w:initials="BS">
    <w:p w14:paraId="35AD6860" w14:textId="77777777" w:rsidR="00350773" w:rsidRDefault="00350773" w:rsidP="00E35F1F">
      <w:pPr>
        <w:pStyle w:val="CommentText"/>
      </w:pPr>
      <w:r>
        <w:rPr>
          <w:rStyle w:val="CommentReference"/>
        </w:rPr>
        <w:annotationRef/>
      </w:r>
      <w:r>
        <w:t>proclaim or cry?</w:t>
      </w:r>
    </w:p>
  </w:comment>
  <w:comment w:id="698" w:author="Windows User" w:date="2015-10-30T08:56:00Z" w:initials="BS">
    <w:p w14:paraId="588A0CA8" w14:textId="77777777" w:rsidR="00350773" w:rsidRDefault="00350773" w:rsidP="00E35F1F">
      <w:pPr>
        <w:pStyle w:val="CommentText"/>
      </w:pPr>
      <w:r>
        <w:rPr>
          <w:rStyle w:val="CommentReference"/>
        </w:rPr>
        <w:annotationRef/>
      </w:r>
      <w:r>
        <w:t>??</w:t>
      </w:r>
    </w:p>
  </w:comment>
  <w:comment w:id="699" w:author="Windows User" w:date="2015-10-30T08:56:00Z" w:initials="BS">
    <w:p w14:paraId="43146472" w14:textId="77777777" w:rsidR="00350773" w:rsidRDefault="00350773" w:rsidP="00E35F1F">
      <w:pPr>
        <w:pStyle w:val="CommentText"/>
      </w:pPr>
      <w:r>
        <w:rPr>
          <w:rStyle w:val="CommentReference"/>
        </w:rPr>
        <w:annotationRef/>
      </w:r>
      <w:r>
        <w:t>just?</w:t>
      </w:r>
    </w:p>
  </w:comment>
  <w:comment w:id="700" w:author="Windows User" w:date="2015-10-30T08:56:00Z" w:initials="BS">
    <w:p w14:paraId="005E33F9" w14:textId="77777777" w:rsidR="00350773" w:rsidRDefault="00350773" w:rsidP="00E35F1F">
      <w:pPr>
        <w:pStyle w:val="CommentText"/>
      </w:pPr>
      <w:r>
        <w:rPr>
          <w:rStyle w:val="CommentReference"/>
        </w:rPr>
        <w:annotationRef/>
      </w:r>
      <w:r>
        <w:t>chaste or meek?</w:t>
      </w:r>
    </w:p>
  </w:comment>
  <w:comment w:id="701" w:author="Windows User" w:date="2015-10-30T08:56:00Z" w:initials="BS">
    <w:p w14:paraId="38FC80AB" w14:textId="77777777" w:rsidR="00350773" w:rsidRDefault="00350773" w:rsidP="00E35F1F">
      <w:pPr>
        <w:pStyle w:val="CommentText"/>
      </w:pPr>
      <w:r>
        <w:rPr>
          <w:rStyle w:val="CommentReference"/>
        </w:rPr>
        <w:annotationRef/>
      </w:r>
      <w:r>
        <w:t>St. Isaac? Holy issac?</w:t>
      </w:r>
    </w:p>
  </w:comment>
  <w:comment w:id="702" w:author="Windows User" w:date="2015-10-30T08:56:00Z" w:initials="BS">
    <w:p w14:paraId="49E0F637" w14:textId="77777777" w:rsidR="00350773" w:rsidRDefault="00350773" w:rsidP="00E35F1F">
      <w:pPr>
        <w:pStyle w:val="CommentText"/>
      </w:pPr>
      <w:r>
        <w:rPr>
          <w:rStyle w:val="CommentReference"/>
        </w:rPr>
        <w:annotationRef/>
      </w:r>
      <w:r>
        <w:t>ten thousand time?</w:t>
      </w:r>
    </w:p>
  </w:comment>
  <w:comment w:id="703" w:author="Windows User" w:date="2015-10-30T08:56:00Z" w:initials="BS">
    <w:p w14:paraId="565278E4" w14:textId="77777777" w:rsidR="00350773" w:rsidRDefault="00350773" w:rsidP="00E35F1F">
      <w:pPr>
        <w:pStyle w:val="CommentText"/>
      </w:pPr>
      <w:r>
        <w:rPr>
          <w:rStyle w:val="CommentReference"/>
        </w:rPr>
        <w:annotationRef/>
      </w:r>
      <w:r>
        <w:t>probably don't want to say despot.</w:t>
      </w:r>
    </w:p>
  </w:comment>
  <w:comment w:id="704" w:author="Windows User" w:date="2015-10-30T08:56:00Z" w:initials="BS">
    <w:p w14:paraId="34F4A5A9" w14:textId="77777777" w:rsidR="00350773" w:rsidRDefault="00350773" w:rsidP="00E35F1F">
      <w:pPr>
        <w:pStyle w:val="CommentText"/>
      </w:pPr>
      <w:r>
        <w:rPr>
          <w:rStyle w:val="CommentReference"/>
        </w:rPr>
        <w:annotationRef/>
      </w:r>
      <w:r>
        <w:t>honour or pride?</w:t>
      </w:r>
    </w:p>
  </w:comment>
  <w:comment w:id="705" w:author="Windows User" w:date="2015-10-30T08:56:00Z" w:initials="BS">
    <w:p w14:paraId="28840E47" w14:textId="77777777" w:rsidR="00350773" w:rsidRDefault="00350773" w:rsidP="00E35F1F">
      <w:pPr>
        <w:pStyle w:val="CommentText"/>
      </w:pPr>
      <w:r>
        <w:rPr>
          <w:rStyle w:val="CommentReference"/>
        </w:rPr>
        <w:annotationRef/>
      </w:r>
      <w:r>
        <w:t>spouse or friend???</w:t>
      </w:r>
    </w:p>
  </w:comment>
  <w:comment w:id="706" w:author="Windows User" w:date="2015-10-30T08:56:00Z" w:initials="BS">
    <w:p w14:paraId="6D247103" w14:textId="77777777" w:rsidR="00350773" w:rsidRDefault="00350773" w:rsidP="00E35F1F">
      <w:pPr>
        <w:pStyle w:val="CommentText"/>
      </w:pPr>
      <w:r>
        <w:rPr>
          <w:rStyle w:val="CommentReference"/>
        </w:rPr>
        <w:annotationRef/>
      </w:r>
      <w:r>
        <w:t>word can be health or salvation... but health would parallel healing in next verse??? should it be salvation?</w:t>
      </w:r>
    </w:p>
  </w:comment>
  <w:comment w:id="707" w:author="Windows User" w:date="2015-10-30T08:56:00Z" w:initials="BS">
    <w:p w14:paraId="2A107B46" w14:textId="77777777" w:rsidR="00350773" w:rsidRDefault="00350773" w:rsidP="00E35F1F">
      <w:pPr>
        <w:pStyle w:val="CommentText"/>
      </w:pPr>
      <w:r>
        <w:rPr>
          <w:rStyle w:val="CommentReference"/>
        </w:rPr>
        <w:annotationRef/>
      </w:r>
      <w:r>
        <w:t>unity or oneness? indescribable or unparalleled?</w:t>
      </w:r>
    </w:p>
  </w:comment>
  <w:comment w:id="708" w:author="Windows User" w:date="2015-10-30T08:56:00Z" w:initials="BS">
    <w:p w14:paraId="5555F795" w14:textId="77777777" w:rsidR="00350773" w:rsidRDefault="00350773" w:rsidP="00E35F1F">
      <w:pPr>
        <w:pStyle w:val="CommentText"/>
      </w:pPr>
      <w:r>
        <w:rPr>
          <w:rStyle w:val="CommentReference"/>
        </w:rPr>
        <w:annotationRef/>
      </w:r>
      <w:r>
        <w:t>mingling of substance or human seed? kind of a big difference.</w:t>
      </w:r>
    </w:p>
  </w:comment>
  <w:comment w:id="709" w:author="Microsoft Office User" w:date="2016-08-19T20:02:00Z" w:initials="Office">
    <w:p w14:paraId="43574A61" w14:textId="0B98052D" w:rsidR="00350773" w:rsidRDefault="00350773">
      <w:pPr>
        <w:pStyle w:val="CommentText"/>
      </w:pPr>
      <w:r>
        <w:rPr>
          <w:rStyle w:val="CommentReference"/>
        </w:rPr>
        <w:annotationRef/>
      </w:r>
      <w:r>
        <w:t>check</w:t>
      </w:r>
    </w:p>
  </w:comment>
  <w:comment w:id="710" w:author="Windows User" w:date="2015-10-30T08:56:00Z" w:initials="BS">
    <w:p w14:paraId="5E07F016" w14:textId="77777777" w:rsidR="00350773" w:rsidRDefault="00350773" w:rsidP="00E35F1F">
      <w:pPr>
        <w:pStyle w:val="CommentText"/>
      </w:pPr>
      <w:r>
        <w:rPr>
          <w:rStyle w:val="CommentReference"/>
        </w:rPr>
        <w:annotationRef/>
      </w:r>
      <w:r>
        <w:t>pray or interceed? With or before?</w:t>
      </w:r>
    </w:p>
  </w:comment>
  <w:comment w:id="717" w:author="Windows User" w:date="2015-10-30T08:56:00Z" w:initials="WU">
    <w:p w14:paraId="7192577A" w14:textId="77777777" w:rsidR="00350773" w:rsidRDefault="00350773" w:rsidP="00E35F1F">
      <w:pPr>
        <w:pStyle w:val="CommentText"/>
      </w:pPr>
      <w:r>
        <w:rPr>
          <w:rStyle w:val="CommentReference"/>
        </w:rPr>
        <w:annotationRef/>
      </w:r>
      <w:r>
        <w:t>Are exalted abve. Are honoured more. Parallel structure. More honoured doesn’t flow as well because it doesn’t parallel the structure</w:t>
      </w:r>
    </w:p>
  </w:comment>
  <w:comment w:id="718" w:author="Windows User" w:date="2015-10-30T08:56:00Z" w:initials="WU">
    <w:p w14:paraId="1632DB35" w14:textId="77777777" w:rsidR="00350773" w:rsidRDefault="00350773" w:rsidP="00E35F1F">
      <w:pPr>
        <w:pStyle w:val="CommentText"/>
      </w:pPr>
      <w:r>
        <w:rPr>
          <w:rStyle w:val="CommentReference"/>
        </w:rPr>
        <w:annotationRef/>
      </w:r>
      <w:r>
        <w:t>Are more honoured?</w:t>
      </w:r>
    </w:p>
  </w:comment>
  <w:comment w:id="719" w:author="Windows User" w:date="2015-10-30T08:56:00Z" w:initials="WU">
    <w:p w14:paraId="38104BB5" w14:textId="77777777" w:rsidR="00350773" w:rsidRDefault="00350773" w:rsidP="00E35F1F">
      <w:pPr>
        <w:pStyle w:val="CommentText"/>
      </w:pPr>
      <w:r>
        <w:rPr>
          <w:rStyle w:val="CommentReference"/>
        </w:rPr>
        <w:annotationRef/>
      </w:r>
      <w:r>
        <w:t xml:space="preserve">Means or path? Means with freedom of speech is not a sclear as a way orpath that has a freedom of speech. </w:t>
      </w:r>
    </w:p>
  </w:comment>
  <w:comment w:id="726" w:author="Windows User" w:date="2015-10-30T08:56:00Z" w:initials="WU">
    <w:p w14:paraId="64353538" w14:textId="77777777" w:rsidR="00350773" w:rsidRDefault="00350773" w:rsidP="00E35F1F">
      <w:pPr>
        <w:pStyle w:val="CommentText"/>
      </w:pPr>
      <w:r>
        <w:rPr>
          <w:rStyle w:val="CommentReference"/>
        </w:rPr>
        <w:annotationRef/>
      </w:r>
      <w:r>
        <w:t>Above heaven or above the heavens. Not above the heaven.</w:t>
      </w:r>
    </w:p>
  </w:comment>
  <w:comment w:id="727" w:author="Windows User" w:date="2015-10-30T08:56:00Z" w:initials="WU">
    <w:p w14:paraId="684796B5" w14:textId="77777777" w:rsidR="00350773" w:rsidRDefault="00350773" w:rsidP="00E35F1F">
      <w:pPr>
        <w:pStyle w:val="CommentText"/>
      </w:pPr>
      <w:r>
        <w:rPr>
          <w:rStyle w:val="CommentReference"/>
        </w:rPr>
        <w:annotationRef/>
      </w:r>
      <w:r>
        <w:t>Reuse of truth is very awkward</w:t>
      </w:r>
    </w:p>
  </w:comment>
  <w:comment w:id="731" w:author="Windows User" w:date="2015-10-30T08:56:00Z" w:initials="WU">
    <w:p w14:paraId="1D6D9724" w14:textId="77777777" w:rsidR="00350773" w:rsidRDefault="00350773" w:rsidP="00E35F1F">
      <w:pPr>
        <w:pStyle w:val="CommentText"/>
      </w:pPr>
      <w:r>
        <w:rPr>
          <w:rStyle w:val="CommentReference"/>
        </w:rPr>
        <w:annotationRef/>
      </w:r>
      <w:r>
        <w:t>The Virgin Mary?</w:t>
      </w:r>
    </w:p>
  </w:comment>
  <w:comment w:id="732" w:author="Windows User" w:date="2015-10-30T08:56:00Z" w:initials="WU">
    <w:p w14:paraId="104BFD73" w14:textId="77777777" w:rsidR="00350773" w:rsidRDefault="00350773" w:rsidP="00E35F1F">
      <w:pPr>
        <w:pStyle w:val="CommentText"/>
      </w:pPr>
      <w:r>
        <w:rPr>
          <w:rStyle w:val="CommentReference"/>
        </w:rPr>
        <w:annotationRef/>
      </w:r>
      <w:r>
        <w:t>And the Mercy Seat / with the Cherubs? Less literal, but makes more sense.</w:t>
      </w:r>
    </w:p>
  </w:comment>
  <w:comment w:id="733" w:author="Windows User" w:date="2015-10-30T08:56:00Z" w:initials="WU">
    <w:p w14:paraId="4E46CF30" w14:textId="77777777" w:rsidR="00350773" w:rsidRDefault="00350773" w:rsidP="00E35F1F">
      <w:pPr>
        <w:pStyle w:val="CommentText"/>
      </w:pPr>
      <w:r>
        <w:rPr>
          <w:rStyle w:val="CommentReference"/>
        </w:rPr>
        <w:annotationRef/>
      </w:r>
      <w:r>
        <w:t>Jar or vessel for the sake of youth who think marijuana?</w:t>
      </w:r>
    </w:p>
  </w:comment>
  <w:comment w:id="734" w:author="Windows User" w:date="2015-10-30T08:56:00Z" w:initials="WU">
    <w:p w14:paraId="0D8736F0" w14:textId="77777777" w:rsidR="00350773" w:rsidRDefault="00350773" w:rsidP="00E35F1F">
      <w:pPr>
        <w:pStyle w:val="CommentText"/>
      </w:pPr>
      <w:r>
        <w:rPr>
          <w:rStyle w:val="CommentReference"/>
        </w:rPr>
        <w:annotationRef/>
      </w:r>
      <w:r>
        <w:t>Not lampstand?</w:t>
      </w:r>
    </w:p>
  </w:comment>
  <w:comment w:id="738" w:author="Windows User" w:date="2015-10-30T08:56:00Z" w:initials="WU">
    <w:p w14:paraId="71035455" w14:textId="77777777" w:rsidR="00350773" w:rsidRDefault="00350773" w:rsidP="00E35F1F">
      <w:pPr>
        <w:pStyle w:val="CommentText"/>
      </w:pPr>
      <w:r>
        <w:rPr>
          <w:rStyle w:val="CommentReference"/>
        </w:rPr>
        <w:annotationRef/>
      </w:r>
      <w:r>
        <w:t>Need to decide whether to capitalize and be Consistent.</w:t>
      </w:r>
    </w:p>
  </w:comment>
  <w:comment w:id="739" w:author="Windows User" w:date="2015-10-30T08:56:00Z" w:initials="WU">
    <w:p w14:paraId="27C7371E" w14:textId="77777777" w:rsidR="00350773" w:rsidRDefault="0035077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0" w:author="Windows User" w:date="2015-10-30T08:56:00Z" w:initials="WU">
    <w:p w14:paraId="209A45A7" w14:textId="77777777" w:rsidR="00350773" w:rsidRDefault="00350773" w:rsidP="00E35F1F">
      <w:pPr>
        <w:pStyle w:val="CommentText"/>
      </w:pPr>
      <w:r>
        <w:rPr>
          <w:rStyle w:val="CommentReference"/>
        </w:rPr>
        <w:annotationRef/>
      </w:r>
      <w:r>
        <w:t>Tense(s) of this vs?</w:t>
      </w:r>
    </w:p>
  </w:comment>
  <w:comment w:id="744" w:author="Windows User" w:date="2015-10-30T08:56:00Z" w:initials="WU">
    <w:p w14:paraId="596EE3A5" w14:textId="77777777" w:rsidR="00350773" w:rsidRDefault="00350773" w:rsidP="00E35F1F">
      <w:pPr>
        <w:pStyle w:val="CommentText"/>
      </w:pPr>
      <w:r>
        <w:rPr>
          <w:rStyle w:val="CommentReference"/>
        </w:rPr>
        <w:annotationRef/>
      </w:r>
      <w:r>
        <w:t>If no coma, then that. If coma, then which.</w:t>
      </w:r>
    </w:p>
  </w:comment>
  <w:comment w:id="745" w:author="Windows User" w:date="2015-11-21T13:10:00Z" w:initials="WU">
    <w:p w14:paraId="0E2011D4" w14:textId="77777777" w:rsidR="00350773" w:rsidRPr="00745B45" w:rsidRDefault="00350773"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6" w:author="Windows User" w:date="2015-10-30T08:56:00Z" w:initials="WU">
    <w:p w14:paraId="7F58A02B" w14:textId="77777777" w:rsidR="00350773" w:rsidRDefault="00350773" w:rsidP="00E35F1F">
      <w:pPr>
        <w:pStyle w:val="CommentText"/>
      </w:pPr>
      <w:r>
        <w:rPr>
          <w:rStyle w:val="CommentReference"/>
        </w:rPr>
        <w:annotationRef/>
      </w:r>
      <w:r>
        <w:t>Ok for traditional English. But in current usage hasn’t it narrowed to taste rather than still including smell? Armona?</w:t>
      </w:r>
    </w:p>
  </w:comment>
  <w:comment w:id="747" w:author="Windows User" w:date="2015-10-30T08:56:00Z" w:initials="WU">
    <w:p w14:paraId="06058DA2" w14:textId="77777777" w:rsidR="00350773" w:rsidRDefault="00350773" w:rsidP="00E35F1F">
      <w:pPr>
        <w:pStyle w:val="CommentText"/>
      </w:pPr>
      <w:r>
        <w:rPr>
          <w:rStyle w:val="CommentReference"/>
        </w:rPr>
        <w:annotationRef/>
      </w:r>
      <w:r>
        <w:t>This makes little sense. An estate is just a state, a status… you can restore to a first status, but not to a status</w:t>
      </w:r>
    </w:p>
  </w:comment>
  <w:comment w:id="757" w:author="Windows User" w:date="2015-10-30T08:56:00Z" w:initials="WU">
    <w:p w14:paraId="1E1724A5" w14:textId="77777777" w:rsidR="00350773" w:rsidRDefault="00350773" w:rsidP="00E35F1F">
      <w:pPr>
        <w:pStyle w:val="CommentText"/>
      </w:pPr>
      <w:r>
        <w:rPr>
          <w:rStyle w:val="CommentReference"/>
        </w:rPr>
        <w:annotationRef/>
      </w:r>
      <w:r>
        <w:t>Care or concern?</w:t>
      </w:r>
    </w:p>
  </w:comment>
  <w:comment w:id="758" w:author="Windows User" w:date="2015-10-30T08:56:00Z" w:initials="WU">
    <w:p w14:paraId="78E58888" w14:textId="77777777" w:rsidR="00350773" w:rsidRDefault="00350773" w:rsidP="00E35F1F">
      <w:pPr>
        <w:pStyle w:val="CommentText"/>
      </w:pPr>
      <w:r>
        <w:rPr>
          <w:rStyle w:val="CommentReference"/>
        </w:rPr>
        <w:annotationRef/>
      </w:r>
      <w:r>
        <w:t>Uhm…. ? Coptic clearly says Sabbaton…. But wasn’t it the first day?</w:t>
      </w:r>
    </w:p>
  </w:comment>
  <w:comment w:id="767" w:author="Windows User" w:date="2015-10-30T08:56:00Z" w:initials="WU">
    <w:p w14:paraId="18B3CB42" w14:textId="77777777" w:rsidR="00350773" w:rsidRDefault="00350773" w:rsidP="00E35F1F">
      <w:pPr>
        <w:pStyle w:val="CommentText"/>
      </w:pPr>
      <w:r>
        <w:rPr>
          <w:rStyle w:val="CommentReference"/>
        </w:rPr>
        <w:annotationRef/>
      </w:r>
      <w:r>
        <w:t>Exceedingly? Too? So?</w:t>
      </w:r>
    </w:p>
  </w:comment>
  <w:comment w:id="768" w:author="Windows User" w:date="2015-10-30T08:56:00Z" w:initials="WU">
    <w:p w14:paraId="6849FDD2" w14:textId="77777777" w:rsidR="00350773" w:rsidRDefault="00350773" w:rsidP="00E35F1F">
      <w:pPr>
        <w:pStyle w:val="CommentText"/>
      </w:pPr>
      <w:r>
        <w:rPr>
          <w:rStyle w:val="CommentReference"/>
        </w:rPr>
        <w:annotationRef/>
      </w:r>
      <w:r>
        <w:t>Ramez, I or me?</w:t>
      </w:r>
    </w:p>
  </w:comment>
  <w:comment w:id="769" w:author="Windows User" w:date="2015-10-30T08:56:00Z" w:initials="WU">
    <w:p w14:paraId="799B59FF" w14:textId="77777777" w:rsidR="00350773" w:rsidRDefault="00350773" w:rsidP="00E35F1F">
      <w:pPr>
        <w:pStyle w:val="CommentText"/>
      </w:pPr>
      <w:r>
        <w:rPr>
          <w:rStyle w:val="CommentReference"/>
        </w:rPr>
        <w:annotationRef/>
      </w:r>
      <w:r>
        <w:t>Teach to offer repentance or instruct in repentance?</w:t>
      </w:r>
    </w:p>
  </w:comment>
  <w:comment w:id="770" w:author="Windows User" w:date="2015-10-30T08:56:00Z" w:initials="WU">
    <w:p w14:paraId="57D87D60" w14:textId="77777777" w:rsidR="00350773" w:rsidRDefault="00350773" w:rsidP="00E35F1F">
      <w:pPr>
        <w:pStyle w:val="CommentText"/>
      </w:pPr>
      <w:r>
        <w:rPr>
          <w:rStyle w:val="CommentReference"/>
        </w:rPr>
        <w:annotationRef/>
      </w:r>
      <w:r>
        <w:t>That a sinner die would make this consistent.</w:t>
      </w:r>
    </w:p>
  </w:comment>
  <w:comment w:id="771" w:author="Windows User" w:date="2015-10-30T08:56:00Z" w:initials="WU">
    <w:p w14:paraId="274EC1E4" w14:textId="77777777" w:rsidR="00350773" w:rsidRDefault="00350773" w:rsidP="00E35F1F">
      <w:pPr>
        <w:pStyle w:val="CommentText"/>
      </w:pPr>
      <w:r>
        <w:rPr>
          <w:rStyle w:val="CommentReference"/>
        </w:rPr>
        <w:annotationRef/>
      </w:r>
      <w:r>
        <w:t>Kind-hearted or merciful?</w:t>
      </w:r>
    </w:p>
  </w:comment>
  <w:comment w:id="772" w:author="Windows User" w:date="2015-10-30T08:56:00Z" w:initials="WU">
    <w:p w14:paraId="1370FE87" w14:textId="77777777" w:rsidR="00350773" w:rsidRDefault="00350773" w:rsidP="00E35F1F">
      <w:pPr>
        <w:pStyle w:val="CommentText"/>
      </w:pPr>
      <w:r>
        <w:rPr>
          <w:rStyle w:val="CommentReference"/>
        </w:rPr>
        <w:annotationRef/>
      </w:r>
      <w:r>
        <w:t>Compassions or tender mercies?</w:t>
      </w:r>
    </w:p>
  </w:comment>
  <w:comment w:id="773" w:author="Windows User" w:date="2015-10-30T08:56:00Z" w:initials="WU">
    <w:p w14:paraId="70E14B72" w14:textId="77777777" w:rsidR="00350773" w:rsidRDefault="00350773" w:rsidP="00E35F1F">
      <w:pPr>
        <w:pStyle w:val="CommentText"/>
      </w:pPr>
      <w:r>
        <w:rPr>
          <w:rStyle w:val="CommentReference"/>
        </w:rPr>
        <w:annotationRef/>
      </w:r>
      <w:r>
        <w:t>May He or that He may</w:t>
      </w:r>
    </w:p>
  </w:comment>
  <w:comment w:id="785" w:author="Windows User" w:date="2015-10-30T08:56:00Z" w:initials="BS">
    <w:p w14:paraId="1CD83694" w14:textId="77777777" w:rsidR="00350773" w:rsidRDefault="00350773" w:rsidP="00E35F1F">
      <w:pPr>
        <w:pStyle w:val="CommentText"/>
      </w:pPr>
      <w:r>
        <w:rPr>
          <w:rStyle w:val="CommentReference"/>
        </w:rPr>
        <w:annotationRef/>
      </w:r>
      <w:r>
        <w:t>very greatly is redundant...</w:t>
      </w:r>
    </w:p>
  </w:comment>
  <w:comment w:id="786" w:author="Windows User" w:date="2015-10-30T08:56:00Z" w:initials="BS">
    <w:p w14:paraId="2DB29619" w14:textId="77777777" w:rsidR="00350773" w:rsidRDefault="00350773" w:rsidP="00E35F1F">
      <w:pPr>
        <w:pStyle w:val="CommentText"/>
      </w:pPr>
      <w:r>
        <w:rPr>
          <w:rStyle w:val="CommentReference"/>
        </w:rPr>
        <w:annotationRef/>
      </w:r>
      <w:r>
        <w:t>above? in?</w:t>
      </w:r>
    </w:p>
  </w:comment>
  <w:comment w:id="787" w:author="Windows User" w:date="2015-10-30T08:56:00Z" w:initials="BS">
    <w:p w14:paraId="3734F7C0" w14:textId="77777777" w:rsidR="00350773" w:rsidRDefault="00350773" w:rsidP="00E35F1F">
      <w:pPr>
        <w:pStyle w:val="CommentText"/>
      </w:pPr>
      <w:r>
        <w:rPr>
          <w:rStyle w:val="CommentReference"/>
        </w:rPr>
        <w:annotationRef/>
      </w:r>
      <w:r>
        <w:t>dikeos is usually rended 'righteous'. Is there good cause to use 'just' here?</w:t>
      </w:r>
    </w:p>
  </w:comment>
  <w:comment w:id="788" w:author="Windows User" w:date="2015-10-30T08:56:00Z" w:initials="BS">
    <w:p w14:paraId="06116336" w14:textId="77777777" w:rsidR="00350773" w:rsidRDefault="00350773" w:rsidP="00E35F1F">
      <w:pPr>
        <w:pStyle w:val="CommentText"/>
      </w:pPr>
      <w:r>
        <w:rPr>
          <w:rStyle w:val="CommentReference"/>
        </w:rPr>
        <w:annotationRef/>
      </w:r>
      <w:r>
        <w:t>mediated or put into practice?</w:t>
      </w:r>
    </w:p>
  </w:comment>
  <w:comment w:id="789" w:author="Windows User" w:date="2015-10-30T08:56:00Z" w:initials="BS">
    <w:p w14:paraId="6417B5A7" w14:textId="77777777" w:rsidR="00350773" w:rsidRDefault="00350773" w:rsidP="00E35F1F">
      <w:pPr>
        <w:pStyle w:val="CommentText"/>
      </w:pPr>
      <w:r>
        <w:rPr>
          <w:rStyle w:val="CommentReference"/>
        </w:rPr>
        <w:annotationRef/>
      </w:r>
      <w:r>
        <w:t>on their lips is a common English expression that seems to have the same meaning as "in their mouths"</w:t>
      </w:r>
    </w:p>
  </w:comment>
  <w:comment w:id="790" w:author="Windows User" w:date="2015-10-30T08:56:00Z" w:initials="BS">
    <w:p w14:paraId="7CA0B9DB" w14:textId="77777777" w:rsidR="00350773" w:rsidRDefault="00350773" w:rsidP="00E35F1F">
      <w:pPr>
        <w:pStyle w:val="CommentText"/>
      </w:pPr>
      <w:r>
        <w:rPr>
          <w:rStyle w:val="CommentReference"/>
        </w:rPr>
        <w:annotationRef/>
      </w:r>
      <w:r>
        <w:t>The tree of immortality would flow better in English.</w:t>
      </w:r>
    </w:p>
  </w:comment>
  <w:comment w:id="791" w:author="Windows User" w:date="2015-10-30T08:56:00Z" w:initials="BS">
    <w:p w14:paraId="3D06FFDE" w14:textId="77777777" w:rsidR="00350773" w:rsidRDefault="00350773" w:rsidP="00E35F1F">
      <w:pPr>
        <w:pStyle w:val="CommentText"/>
      </w:pPr>
      <w:r>
        <w:rPr>
          <w:rStyle w:val="CommentReference"/>
        </w:rPr>
        <w:annotationRef/>
      </w:r>
      <w:r>
        <w:t>thoughts or senses?</w:t>
      </w:r>
    </w:p>
  </w:comment>
  <w:comment w:id="792" w:author="Windows User" w:date="2015-10-30T08:56:00Z" w:initials="BS">
    <w:p w14:paraId="5092C47C" w14:textId="77777777" w:rsidR="00350773" w:rsidRDefault="00350773" w:rsidP="00E35F1F">
      <w:pPr>
        <w:pStyle w:val="CommentText"/>
      </w:pPr>
      <w:r>
        <w:rPr>
          <w:rStyle w:val="CommentReference"/>
        </w:rPr>
        <w:annotationRef/>
      </w:r>
      <w:r>
        <w:t>lay? set? cast?</w:t>
      </w:r>
    </w:p>
  </w:comment>
  <w:comment w:id="793" w:author="Windows User" w:date="2015-10-30T08:56:00Z" w:initials="BS">
    <w:p w14:paraId="2988A4E9" w14:textId="77777777" w:rsidR="00350773" w:rsidRDefault="00350773" w:rsidP="00E35F1F">
      <w:pPr>
        <w:pStyle w:val="CommentText"/>
      </w:pPr>
      <w:r>
        <w:rPr>
          <w:rStyle w:val="CommentReference"/>
        </w:rPr>
        <w:annotationRef/>
      </w:r>
      <w:r>
        <w:t>more common word... does it capture meaning well enough?</w:t>
      </w:r>
    </w:p>
  </w:comment>
  <w:comment w:id="794" w:author="Windows User" w:date="2015-10-30T08:56:00Z" w:initials="BS">
    <w:p w14:paraId="7A2B4CA4" w14:textId="77777777" w:rsidR="00350773" w:rsidRDefault="00350773" w:rsidP="00E35F1F">
      <w:pPr>
        <w:pStyle w:val="CommentText"/>
      </w:pPr>
      <w:r>
        <w:rPr>
          <w:rStyle w:val="CommentReference"/>
        </w:rPr>
        <w:annotationRef/>
      </w:r>
      <w:r>
        <w:t>types?</w:t>
      </w:r>
    </w:p>
  </w:comment>
  <w:comment w:id="803" w:author="Windows User" w:date="2015-10-30T08:56:00Z" w:initials="BS">
    <w:p w14:paraId="6A283326" w14:textId="77777777" w:rsidR="00350773" w:rsidRDefault="00350773" w:rsidP="00E35F1F">
      <w:pPr>
        <w:pStyle w:val="CommentText"/>
      </w:pPr>
      <w:r>
        <w:rPr>
          <w:rStyle w:val="CommentReference"/>
        </w:rPr>
        <w:annotationRef/>
      </w:r>
      <w:r>
        <w:t>Coptic clearly says beginning... is there anything in it about authority as the other translations have?</w:t>
      </w:r>
    </w:p>
  </w:comment>
  <w:comment w:id="804" w:author="Windows User" w:date="2015-10-30T08:56:00Z" w:initials="BS">
    <w:p w14:paraId="233F3783" w14:textId="77777777" w:rsidR="00350773" w:rsidRDefault="00350773" w:rsidP="00E35F1F">
      <w:pPr>
        <w:pStyle w:val="CommentText"/>
      </w:pPr>
      <w:r>
        <w:rPr>
          <w:rStyle w:val="CommentReference"/>
        </w:rPr>
        <w:annotationRef/>
      </w:r>
      <w:r>
        <w:t>risen, or shone?</w:t>
      </w:r>
    </w:p>
  </w:comment>
  <w:comment w:id="808" w:author="Windows User" w:date="2015-10-30T08:56:00Z" w:initials="BS">
    <w:p w14:paraId="301FA11B" w14:textId="77777777" w:rsidR="00350773" w:rsidRDefault="00350773" w:rsidP="00D65FD4">
      <w:pPr>
        <w:pStyle w:val="CommentText"/>
      </w:pPr>
      <w:r>
        <w:rPr>
          <w:rStyle w:val="CommentReference"/>
        </w:rPr>
        <w:annotationRef/>
      </w:r>
      <w:r>
        <w:t>risen, or shone?</w:t>
      </w:r>
    </w:p>
  </w:comment>
  <w:comment w:id="812" w:author="Windows User" w:date="2015-10-30T08:56:00Z" w:initials="BS">
    <w:p w14:paraId="4B4155FC" w14:textId="77777777" w:rsidR="00350773" w:rsidRDefault="00350773" w:rsidP="00E35F1F">
      <w:pPr>
        <w:pStyle w:val="CommentText"/>
      </w:pPr>
      <w:r>
        <w:rPr>
          <w:rStyle w:val="CommentReference"/>
        </w:rPr>
        <w:annotationRef/>
      </w:r>
      <w:r>
        <w:t>cap?</w:t>
      </w:r>
    </w:p>
  </w:comment>
  <w:comment w:id="813" w:author="Windows User" w:date="2015-10-30T08:56:00Z" w:initials="BS">
    <w:p w14:paraId="248C83A2" w14:textId="77777777" w:rsidR="00350773" w:rsidRDefault="00350773" w:rsidP="00E35F1F">
      <w:pPr>
        <w:pStyle w:val="CommentText"/>
      </w:pPr>
      <w:r>
        <w:rPr>
          <w:rStyle w:val="CommentReference"/>
        </w:rPr>
        <w:annotationRef/>
      </w:r>
      <w:r>
        <w:t>save? redeem?</w:t>
      </w:r>
    </w:p>
  </w:comment>
  <w:comment w:id="814" w:author="Windows User" w:date="2015-10-30T08:56:00Z" w:initials="BS">
    <w:p w14:paraId="4C7BFCC0" w14:textId="77777777" w:rsidR="00350773" w:rsidRDefault="00350773" w:rsidP="00D65FD4">
      <w:pPr>
        <w:pStyle w:val="CommentText"/>
      </w:pPr>
      <w:r>
        <w:rPr>
          <w:rStyle w:val="CommentReference"/>
        </w:rPr>
        <w:annotationRef/>
      </w:r>
      <w:r>
        <w:t>risen, or shone?</w:t>
      </w:r>
    </w:p>
  </w:comment>
  <w:comment w:id="818" w:author="Windows User" w:date="2015-10-30T08:56:00Z" w:initials="BS">
    <w:p w14:paraId="2390D3F4" w14:textId="77777777" w:rsidR="00350773" w:rsidRDefault="00350773" w:rsidP="00E35F1F">
      <w:pPr>
        <w:pStyle w:val="CommentText"/>
      </w:pPr>
      <w:r>
        <w:rPr>
          <w:rStyle w:val="CommentReference"/>
        </w:rPr>
        <w:annotationRef/>
      </w:r>
      <w:r>
        <w:t>or should " be down here</w:t>
      </w:r>
    </w:p>
  </w:comment>
  <w:comment w:id="819" w:author="Windows User" w:date="2015-10-30T08:56:00Z" w:initials="BS">
    <w:p w14:paraId="6D6C2E53" w14:textId="77777777" w:rsidR="00350773" w:rsidRDefault="00350773" w:rsidP="00D65FD4">
      <w:pPr>
        <w:pStyle w:val="CommentText"/>
      </w:pPr>
      <w:r>
        <w:rPr>
          <w:rStyle w:val="CommentReference"/>
        </w:rPr>
        <w:annotationRef/>
      </w:r>
      <w:r>
        <w:t>risen, or shone?</w:t>
      </w:r>
    </w:p>
  </w:comment>
  <w:comment w:id="823" w:author="Windows User" w:date="2015-10-30T08:56:00Z" w:initials="BS">
    <w:p w14:paraId="061FF9BB" w14:textId="77777777" w:rsidR="00350773" w:rsidRDefault="00350773" w:rsidP="00E35F1F">
      <w:pPr>
        <w:pStyle w:val="CommentText"/>
      </w:pPr>
      <w:r>
        <w:rPr>
          <w:rStyle w:val="CommentReference"/>
        </w:rPr>
        <w:annotationRef/>
      </w:r>
      <w:r>
        <w:t>was overcame or did overcome? very different...</w:t>
      </w:r>
    </w:p>
  </w:comment>
  <w:comment w:id="824" w:author="Windows User" w:date="2015-10-30T08:56:00Z" w:initials="BS">
    <w:p w14:paraId="031DAA7E" w14:textId="77777777" w:rsidR="00350773" w:rsidRDefault="00350773" w:rsidP="00D65FD4">
      <w:pPr>
        <w:pStyle w:val="CommentText"/>
      </w:pPr>
      <w:r>
        <w:rPr>
          <w:rStyle w:val="CommentReference"/>
        </w:rPr>
        <w:annotationRef/>
      </w:r>
      <w:r>
        <w:t>risen, or shone?</w:t>
      </w:r>
    </w:p>
  </w:comment>
  <w:comment w:id="828" w:author="Windows User" w:date="2015-10-30T08:56:00Z" w:initials="BS">
    <w:p w14:paraId="13BC365B" w14:textId="77777777" w:rsidR="00350773" w:rsidRDefault="00350773" w:rsidP="00E35F1F">
      <w:pPr>
        <w:pStyle w:val="CommentText"/>
      </w:pPr>
      <w:r>
        <w:rPr>
          <w:rStyle w:val="CommentReference"/>
        </w:rPr>
        <w:annotationRef/>
      </w:r>
      <w:r>
        <w:t>awkward, but changing to a perfect man or man perfectly destroys meaning...</w:t>
      </w:r>
    </w:p>
  </w:comment>
  <w:comment w:id="829" w:author="Windows User" w:date="2015-10-30T08:56:00Z" w:initials="BS">
    <w:p w14:paraId="367DF61C" w14:textId="77777777" w:rsidR="00350773" w:rsidRDefault="00350773" w:rsidP="00E35F1F">
      <w:pPr>
        <w:pStyle w:val="CommentText"/>
      </w:pPr>
      <w:r>
        <w:rPr>
          <w:rStyle w:val="CommentReference"/>
        </w:rPr>
        <w:annotationRef/>
      </w:r>
      <w:r>
        <w:t>L.A. is quite different fo rthis vs...</w:t>
      </w:r>
    </w:p>
  </w:comment>
  <w:comment w:id="830" w:author="Windows User" w:date="2015-10-30T08:56:00Z" w:initials="BS">
    <w:p w14:paraId="614A33D0" w14:textId="77777777" w:rsidR="00350773" w:rsidRDefault="00350773" w:rsidP="00D65FD4">
      <w:pPr>
        <w:pStyle w:val="CommentText"/>
      </w:pPr>
      <w:r>
        <w:rPr>
          <w:rStyle w:val="CommentReference"/>
        </w:rPr>
        <w:annotationRef/>
      </w:r>
      <w:r>
        <w:t>risen, or shone?</w:t>
      </w:r>
    </w:p>
  </w:comment>
  <w:comment w:id="834" w:author="Windows User" w:date="2015-10-30T08:56:00Z" w:initials="BS">
    <w:p w14:paraId="690C098D" w14:textId="77777777" w:rsidR="00350773" w:rsidRDefault="00350773" w:rsidP="00D65FD4">
      <w:pPr>
        <w:pStyle w:val="CommentText"/>
      </w:pPr>
      <w:r>
        <w:rPr>
          <w:rStyle w:val="CommentReference"/>
        </w:rPr>
        <w:annotationRef/>
      </w:r>
      <w:r>
        <w:t>risen, or shone?</w:t>
      </w:r>
    </w:p>
  </w:comment>
  <w:comment w:id="838" w:author="Windows User" w:date="2015-10-30T08:56:00Z" w:initials="BS">
    <w:p w14:paraId="47406125" w14:textId="77777777" w:rsidR="00350773" w:rsidRDefault="00350773" w:rsidP="00E35F1F">
      <w:pPr>
        <w:pStyle w:val="CommentText"/>
      </w:pPr>
      <w:r>
        <w:rPr>
          <w:rStyle w:val="CommentReference"/>
        </w:rPr>
        <w:annotationRef/>
      </w:r>
      <w:r>
        <w:t>dividing wall?</w:t>
      </w:r>
    </w:p>
  </w:comment>
  <w:comment w:id="839" w:author="Windows User" w:date="2015-10-30T08:56:00Z" w:initials="BS">
    <w:p w14:paraId="3115FE96" w14:textId="77777777" w:rsidR="00350773" w:rsidRDefault="00350773" w:rsidP="00D65FD4">
      <w:pPr>
        <w:pStyle w:val="CommentText"/>
      </w:pPr>
      <w:r>
        <w:rPr>
          <w:rStyle w:val="CommentReference"/>
        </w:rPr>
        <w:annotationRef/>
      </w:r>
      <w:r>
        <w:t>risen, or shone?</w:t>
      </w:r>
    </w:p>
  </w:comment>
  <w:comment w:id="843" w:author="Windows User" w:date="2015-10-30T08:56:00Z" w:initials="BS">
    <w:p w14:paraId="0BDB9E8A" w14:textId="77777777" w:rsidR="00350773" w:rsidRDefault="00350773" w:rsidP="00E35F1F">
      <w:pPr>
        <w:pStyle w:val="CommentText"/>
      </w:pPr>
      <w:r>
        <w:rPr>
          <w:rStyle w:val="CommentReference"/>
        </w:rPr>
        <w:annotationRef/>
      </w:r>
      <w:r>
        <w:t>what does han mean? can we say teh angels of light?</w:t>
      </w:r>
    </w:p>
  </w:comment>
  <w:comment w:id="844" w:author="Windows User" w:date="2015-10-30T08:56:00Z" w:initials="BS">
    <w:p w14:paraId="035DBC4C" w14:textId="77777777" w:rsidR="00350773" w:rsidRDefault="00350773" w:rsidP="00E35F1F">
      <w:pPr>
        <w:pStyle w:val="CommentText"/>
      </w:pPr>
      <w:r>
        <w:rPr>
          <w:rStyle w:val="CommentReference"/>
        </w:rPr>
        <w:annotationRef/>
      </w:r>
      <w:r>
        <w:t>sing hymns to be consistent with above?</w:t>
      </w:r>
    </w:p>
  </w:comment>
  <w:comment w:id="845" w:author="Windows User" w:date="2015-10-30T08:56:00Z" w:initials="BS">
    <w:p w14:paraId="3E0D70DF" w14:textId="77777777" w:rsidR="00350773" w:rsidRDefault="00350773" w:rsidP="00E35F1F">
      <w:pPr>
        <w:pStyle w:val="CommentText"/>
      </w:pPr>
      <w:r>
        <w:rPr>
          <w:rStyle w:val="CommentReference"/>
        </w:rPr>
        <w:annotationRef/>
      </w:r>
      <w:r>
        <w:t>should be arose to match parallel with next vs... but makes no sense in English. Arose within Mary or shone from Mary.</w:t>
      </w:r>
    </w:p>
  </w:comment>
  <w:comment w:id="846" w:author="Windows User" w:date="2015-10-30T08:56:00Z" w:initials="BS">
    <w:p w14:paraId="24AFFCDF" w14:textId="77777777" w:rsidR="00350773" w:rsidRDefault="00350773" w:rsidP="00E35F1F">
      <w:pPr>
        <w:pStyle w:val="CommentText"/>
      </w:pPr>
      <w:r>
        <w:rPr>
          <w:rStyle w:val="CommentReference"/>
        </w:rPr>
        <w:annotationRef/>
      </w:r>
      <w:r>
        <w:t>Is "je" enough justification to prepend 'saying'?</w:t>
      </w:r>
    </w:p>
  </w:comment>
  <w:comment w:id="847" w:author="Windows User" w:date="2015-10-30T08:56:00Z" w:initials="BS">
    <w:p w14:paraId="0E84B308" w14:textId="77777777" w:rsidR="00350773" w:rsidRDefault="00350773" w:rsidP="00E35F1F">
      <w:pPr>
        <w:pStyle w:val="CommentText"/>
      </w:pPr>
      <w:r>
        <w:rPr>
          <w:rStyle w:val="CommentReference"/>
        </w:rPr>
        <w:annotationRef/>
      </w:r>
      <w:r>
        <w:t>abouna's doxology of prime has 'that' here I think...</w:t>
      </w:r>
    </w:p>
  </w:comment>
  <w:comment w:id="848" w:author="Windows User" w:date="2015-10-30T08:56:00Z" w:initials="BS">
    <w:p w14:paraId="13D50058" w14:textId="77777777" w:rsidR="00350773" w:rsidRDefault="00350773" w:rsidP="00E35F1F">
      <w:pPr>
        <w:pStyle w:val="CommentText"/>
      </w:pPr>
      <w:r>
        <w:rPr>
          <w:rStyle w:val="CommentReference"/>
        </w:rPr>
        <w:annotationRef/>
      </w:r>
      <w:r>
        <w:t>or "sining"?</w:t>
      </w:r>
    </w:p>
  </w:comment>
  <w:comment w:id="849" w:author="Windows User" w:date="2015-10-30T08:56:00Z" w:initials="BS">
    <w:p w14:paraId="112875D2" w14:textId="77777777" w:rsidR="00350773" w:rsidRDefault="00350773" w:rsidP="00D65FD4">
      <w:pPr>
        <w:pStyle w:val="CommentText"/>
      </w:pPr>
      <w:r>
        <w:rPr>
          <w:rStyle w:val="CommentReference"/>
        </w:rPr>
        <w:annotationRef/>
      </w:r>
      <w:r>
        <w:t>risen, or shone?</w:t>
      </w:r>
    </w:p>
  </w:comment>
  <w:comment w:id="854" w:author="Windows User" w:date="2015-10-30T08:56:00Z" w:initials="BS">
    <w:p w14:paraId="1CF8EF29" w14:textId="77777777" w:rsidR="00350773" w:rsidRDefault="00350773" w:rsidP="00E35F1F">
      <w:pPr>
        <w:pStyle w:val="CommentText"/>
      </w:pPr>
      <w:r>
        <w:rPr>
          <w:rStyle w:val="CommentReference"/>
        </w:rPr>
        <w:annotationRef/>
      </w:r>
      <w:r>
        <w:t>any sense of authority in coptic?</w:t>
      </w:r>
    </w:p>
  </w:comment>
  <w:comment w:id="855" w:author="Windows User" w:date="2015-11-02T12:45:00Z" w:initials="BS">
    <w:p w14:paraId="14FBB1F8" w14:textId="77777777" w:rsidR="00350773" w:rsidRDefault="00350773" w:rsidP="00E35F1F">
      <w:pPr>
        <w:pStyle w:val="CommentText"/>
      </w:pPr>
      <w:r>
        <w:rPr>
          <w:rStyle w:val="CommentReference"/>
        </w:rPr>
        <w:annotationRef/>
      </w:r>
      <w:r>
        <w:t>or saint mary? I prefer the holy... but we should be consistent one way or the other.</w:t>
      </w:r>
    </w:p>
  </w:comment>
  <w:comment w:id="856" w:author="Windows User" w:date="2015-10-30T08:56:00Z" w:initials="BS">
    <w:p w14:paraId="16E721CE" w14:textId="77777777" w:rsidR="00350773" w:rsidRDefault="0035077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8" w:author="Windows User" w:date="2015-10-30T08:56:00Z" w:initials="BS">
    <w:p w14:paraId="3C08A3D8" w14:textId="77777777" w:rsidR="00350773" w:rsidRDefault="00350773" w:rsidP="00E35F1F">
      <w:pPr>
        <w:pStyle w:val="CommentText"/>
      </w:pPr>
      <w:r>
        <w:rPr>
          <w:rStyle w:val="CommentReference"/>
        </w:rPr>
        <w:annotationRef/>
      </w:r>
      <w:r>
        <w:t>tense is flipping so much vs to vs. Any way to make more consistent?</w:t>
      </w:r>
    </w:p>
  </w:comment>
  <w:comment w:id="869" w:author="Windows User" w:date="2015-11-02T12:41:00Z" w:initials="BS">
    <w:p w14:paraId="32825E4D" w14:textId="77777777" w:rsidR="00350773" w:rsidRDefault="00350773" w:rsidP="00E35F1F">
      <w:pPr>
        <w:pStyle w:val="CommentText"/>
      </w:pPr>
      <w:r>
        <w:rPr>
          <w:rStyle w:val="CommentReference"/>
        </w:rPr>
        <w:annotationRef/>
      </w:r>
      <w:r>
        <w:t>cold frost? frosty cold? too many ands.</w:t>
      </w:r>
    </w:p>
  </w:comment>
  <w:comment w:id="870" w:author="Windows User" w:date="2015-10-30T08:56:00Z" w:initials="BS">
    <w:p w14:paraId="4E6878BA" w14:textId="77777777" w:rsidR="00350773" w:rsidRDefault="00350773" w:rsidP="00E35F1F">
      <w:pPr>
        <w:pStyle w:val="CommentText"/>
      </w:pPr>
      <w:r>
        <w:rPr>
          <w:rStyle w:val="CommentReference"/>
        </w:rPr>
        <w:annotationRef/>
      </w:r>
      <w:r>
        <w:t>In is probably more right... I probably shouldn't have changed that...</w:t>
      </w:r>
    </w:p>
  </w:comment>
  <w:comment w:id="887" w:author="Brett Slote" w:date="2015-10-30T08:56:00Z" w:initials="BS">
    <w:p w14:paraId="18EC5FB9" w14:textId="77777777" w:rsidR="00350773" w:rsidRDefault="00350773" w:rsidP="00E35F1F">
      <w:pPr>
        <w:pStyle w:val="CommentText"/>
      </w:pPr>
      <w:r>
        <w:rPr>
          <w:rStyle w:val="CommentReference"/>
        </w:rPr>
        <w:annotationRef/>
      </w:r>
      <w:r>
        <w:t>Received or bought?</w:t>
      </w:r>
    </w:p>
  </w:comment>
  <w:comment w:id="894" w:author="Brett Slote" w:date="2015-10-30T08:56:00Z" w:initials="BS">
    <w:p w14:paraId="6DDFB160" w14:textId="77777777" w:rsidR="00350773" w:rsidRDefault="00350773" w:rsidP="00E35F1F">
      <w:pPr>
        <w:pStyle w:val="CommentText"/>
      </w:pPr>
      <w:r>
        <w:rPr>
          <w:rStyle w:val="CommentReference"/>
        </w:rPr>
        <w:annotationRef/>
      </w:r>
      <w:r>
        <w:t>Uncircumscript?</w:t>
      </w:r>
    </w:p>
  </w:comment>
  <w:comment w:id="897" w:author="Brett Slote" w:date="2015-10-30T08:56:00Z" w:initials="BS">
    <w:p w14:paraId="39A4B3F9" w14:textId="77777777" w:rsidR="00350773" w:rsidRDefault="00350773" w:rsidP="00E35F1F">
      <w:pPr>
        <w:pStyle w:val="CommentText"/>
      </w:pPr>
      <w:r>
        <w:rPr>
          <w:rStyle w:val="CommentReference"/>
        </w:rPr>
        <w:annotationRef/>
      </w:r>
      <w:r>
        <w:t>Orthodox?</w:t>
      </w:r>
    </w:p>
  </w:comment>
  <w:comment w:id="898" w:author="Brett Slote" w:date="2015-10-30T08:56:00Z" w:initials="BS">
    <w:p w14:paraId="7E993A49" w14:textId="77777777" w:rsidR="00350773" w:rsidRDefault="00350773" w:rsidP="00E35F1F">
      <w:pPr>
        <w:pStyle w:val="CommentText"/>
      </w:pPr>
      <w:r>
        <w:rPr>
          <w:rStyle w:val="CommentReference"/>
        </w:rPr>
        <w:annotationRef/>
      </w:r>
      <w:r>
        <w:t>Faith?</w:t>
      </w:r>
    </w:p>
  </w:comment>
  <w:comment w:id="901" w:author="Brett Slote" w:date="2015-10-30T08:56:00Z" w:initials="BS">
    <w:p w14:paraId="575DF2C3" w14:textId="77777777" w:rsidR="00350773" w:rsidRDefault="00350773" w:rsidP="00E35F1F">
      <w:pPr>
        <w:pStyle w:val="CommentText"/>
      </w:pPr>
      <w:r>
        <w:rPr>
          <w:rStyle w:val="CommentReference"/>
        </w:rPr>
        <w:annotationRef/>
      </w:r>
      <w:r>
        <w:t>Need a consistent policy</w:t>
      </w:r>
    </w:p>
  </w:comment>
  <w:comment w:id="905" w:author="Brett Slote" w:date="2015-10-30T08:56:00Z" w:initials="BS">
    <w:p w14:paraId="4A370093" w14:textId="77777777" w:rsidR="00350773" w:rsidRDefault="00350773" w:rsidP="00E35F1F">
      <w:pPr>
        <w:pStyle w:val="CommentText"/>
      </w:pPr>
      <w:r>
        <w:rPr>
          <w:rStyle w:val="CommentReference"/>
        </w:rPr>
        <w:annotationRef/>
      </w:r>
      <w:r>
        <w:t>Ramez, He or Him?</w:t>
      </w:r>
    </w:p>
  </w:comment>
  <w:comment w:id="906" w:author="Brett Slote" w:date="2015-10-30T08:56:00Z" w:initials="BS">
    <w:p w14:paraId="3B1DEA29" w14:textId="77777777" w:rsidR="00350773" w:rsidRDefault="00350773" w:rsidP="00E35F1F">
      <w:pPr>
        <w:pStyle w:val="CommentText"/>
      </w:pPr>
      <w:r>
        <w:rPr>
          <w:rStyle w:val="CommentReference"/>
        </w:rPr>
        <w:annotationRef/>
      </w:r>
      <w:r>
        <w:t>On? By?</w:t>
      </w:r>
    </w:p>
  </w:comment>
  <w:comment w:id="907" w:author="Windows User" w:date="2015-11-21T13:15:00Z" w:initials="WU">
    <w:p w14:paraId="05ACE9CF" w14:textId="77777777" w:rsidR="00350773" w:rsidRDefault="00350773" w:rsidP="00E35F1F">
      <w:pPr>
        <w:pStyle w:val="CommentText"/>
      </w:pPr>
      <w:r>
        <w:rPr>
          <w:rStyle w:val="CommentReference"/>
        </w:rPr>
        <w:annotationRef/>
      </w:r>
      <w:r>
        <w:t>check</w:t>
      </w:r>
    </w:p>
  </w:comment>
  <w:comment w:id="915" w:author="Windows User" w:date="2015-10-30T08:56:00Z" w:initials="BS">
    <w:p w14:paraId="5592658B" w14:textId="77777777" w:rsidR="00350773" w:rsidRDefault="00350773" w:rsidP="00E35F1F">
      <w:pPr>
        <w:pStyle w:val="CommentText"/>
      </w:pPr>
      <w:r>
        <w:rPr>
          <w:rStyle w:val="CommentReference"/>
        </w:rPr>
        <w:annotationRef/>
      </w:r>
      <w:r>
        <w:t>Are the breaths referring to the inspiration of scripture, as the other translations have, or the breath of creation cf gn 1?</w:t>
      </w:r>
    </w:p>
  </w:comment>
  <w:comment w:id="916" w:author="Windows User" w:date="2015-10-30T08:56:00Z" w:initials="BS">
    <w:p w14:paraId="6C4E59F0" w14:textId="77777777" w:rsidR="00350773" w:rsidRDefault="00350773" w:rsidP="00E35F1F">
      <w:pPr>
        <w:pStyle w:val="CommentText"/>
      </w:pPr>
      <w:r>
        <w:rPr>
          <w:rStyle w:val="CommentReference"/>
        </w:rPr>
        <w:annotationRef/>
      </w:r>
      <w:r>
        <w:t>When we love the Name of our Lord Jesus Christ, the Name of Salvation...</w:t>
      </w:r>
    </w:p>
  </w:comment>
  <w:comment w:id="917" w:author="Windows User" w:date="2015-10-30T08:56:00Z" w:initials="BS">
    <w:p w14:paraId="14DD413A" w14:textId="77777777" w:rsidR="00350773" w:rsidRDefault="00350773" w:rsidP="00E35F1F">
      <w:pPr>
        <w:pStyle w:val="CommentText"/>
      </w:pPr>
      <w:r>
        <w:rPr>
          <w:rStyle w:val="CommentReference"/>
        </w:rPr>
        <w:annotationRef/>
      </w:r>
      <w:r>
        <w:t>adjective? severe?</w:t>
      </w:r>
    </w:p>
  </w:comment>
  <w:comment w:id="926" w:author="Windows User" w:date="2015-11-21T13:15:00Z" w:initials="WU">
    <w:p w14:paraId="071C1D6C" w14:textId="77777777" w:rsidR="00350773" w:rsidRDefault="00350773" w:rsidP="00E35F1F">
      <w:pPr>
        <w:pStyle w:val="CommentText"/>
      </w:pPr>
      <w:r>
        <w:rPr>
          <w:rStyle w:val="CommentReference"/>
        </w:rPr>
        <w:annotationRef/>
      </w:r>
      <w:r>
        <w:t>check</w:t>
      </w:r>
    </w:p>
  </w:comment>
  <w:comment w:id="928" w:author="Windows User" w:date="2015-10-30T08:56:00Z" w:initials="BS">
    <w:p w14:paraId="5CA1796C" w14:textId="77777777" w:rsidR="00350773" w:rsidRDefault="00350773" w:rsidP="00E35F1F">
      <w:pPr>
        <w:pStyle w:val="CommentText"/>
      </w:pPr>
      <w:r>
        <w:rPr>
          <w:rStyle w:val="CommentReference"/>
        </w:rPr>
        <w:annotationRef/>
      </w:r>
      <w:r>
        <w:t>too literal?</w:t>
      </w:r>
    </w:p>
  </w:comment>
  <w:comment w:id="931" w:author="Windows User" w:date="2015-10-30T08:56:00Z" w:initials="BS">
    <w:p w14:paraId="39BBFF20" w14:textId="77777777" w:rsidR="00350773" w:rsidRDefault="00350773" w:rsidP="00E35F1F">
      <w:pPr>
        <w:pStyle w:val="CommentText"/>
      </w:pPr>
      <w:r>
        <w:rPr>
          <w:rStyle w:val="CommentReference"/>
        </w:rPr>
        <w:annotationRef/>
      </w:r>
      <w:r>
        <w:t>awkward</w:t>
      </w:r>
    </w:p>
  </w:comment>
  <w:comment w:id="932" w:author="Windows User" w:date="2015-10-30T08:56:00Z" w:initials="BS">
    <w:p w14:paraId="7C372EC3" w14:textId="77777777" w:rsidR="00350773" w:rsidRDefault="00350773" w:rsidP="00E35F1F">
      <w:pPr>
        <w:pStyle w:val="CommentText"/>
      </w:pPr>
      <w:r>
        <w:rPr>
          <w:rStyle w:val="CommentReference"/>
        </w:rPr>
        <w:annotationRef/>
      </w:r>
      <w:r>
        <w:t>sits, less literal, but more clear?</w:t>
      </w:r>
    </w:p>
  </w:comment>
  <w:comment w:id="933" w:author="Windows User" w:date="2015-10-30T08:56:00Z" w:initials="BS">
    <w:p w14:paraId="6C09DB42" w14:textId="77777777" w:rsidR="00350773" w:rsidRDefault="00350773" w:rsidP="00E35F1F">
      <w:pPr>
        <w:pStyle w:val="CommentText"/>
      </w:pPr>
      <w:r>
        <w:rPr>
          <w:rStyle w:val="CommentReference"/>
        </w:rPr>
        <w:annotationRef/>
      </w:r>
      <w:r>
        <w:t>awkward</w:t>
      </w:r>
    </w:p>
  </w:comment>
  <w:comment w:id="935" w:author="Windows User" w:date="2015-10-30T08:56:00Z" w:initials="BS">
    <w:p w14:paraId="512D6CE2" w14:textId="77777777" w:rsidR="00350773" w:rsidRDefault="00350773" w:rsidP="00E35F1F">
      <w:pPr>
        <w:pStyle w:val="CommentText"/>
      </w:pPr>
      <w:r>
        <w:rPr>
          <w:rStyle w:val="CommentReference"/>
        </w:rPr>
        <w:annotationRef/>
      </w:r>
      <w:r>
        <w:t>terribly awkward</w:t>
      </w:r>
    </w:p>
  </w:comment>
  <w:comment w:id="936" w:author="Windows User" w:date="2015-11-21T13:16:00Z" w:initials="WU">
    <w:p w14:paraId="56B70852" w14:textId="77777777" w:rsidR="00350773" w:rsidRDefault="00350773" w:rsidP="00E35F1F">
      <w:pPr>
        <w:pStyle w:val="CommentText"/>
      </w:pPr>
      <w:r>
        <w:rPr>
          <w:rStyle w:val="CommentReference"/>
        </w:rPr>
        <w:annotationRef/>
      </w:r>
      <w:r>
        <w:t>check</w:t>
      </w:r>
    </w:p>
  </w:comment>
  <w:comment w:id="937" w:author="Windows User" w:date="2015-11-21T13:16:00Z" w:initials="WU">
    <w:p w14:paraId="46C7130C" w14:textId="77777777" w:rsidR="00350773" w:rsidRDefault="00350773" w:rsidP="00E35F1F">
      <w:pPr>
        <w:pStyle w:val="CommentText"/>
      </w:pPr>
      <w:r>
        <w:rPr>
          <w:rStyle w:val="CommentReference"/>
        </w:rPr>
        <w:annotationRef/>
      </w:r>
      <w:r>
        <w:t>check</w:t>
      </w:r>
    </w:p>
  </w:comment>
  <w:comment w:id="938" w:author="Windows User" w:date="2015-11-21T13:16:00Z" w:initials="WU">
    <w:p w14:paraId="5E32845B" w14:textId="77777777" w:rsidR="00350773" w:rsidRDefault="00350773" w:rsidP="00E35F1F">
      <w:pPr>
        <w:pStyle w:val="CommentText"/>
      </w:pPr>
      <w:r>
        <w:rPr>
          <w:rStyle w:val="CommentReference"/>
        </w:rPr>
        <w:annotationRef/>
      </w:r>
      <w:r>
        <w:t>check</w:t>
      </w:r>
    </w:p>
  </w:comment>
  <w:comment w:id="939" w:author="Windows User" w:date="2015-11-21T13:16:00Z" w:initials="WU">
    <w:p w14:paraId="530C7E75" w14:textId="77777777" w:rsidR="00350773" w:rsidRDefault="00350773" w:rsidP="00E35F1F">
      <w:pPr>
        <w:pStyle w:val="CommentText"/>
      </w:pPr>
      <w:r>
        <w:rPr>
          <w:rStyle w:val="CommentReference"/>
        </w:rPr>
        <w:annotationRef/>
      </w:r>
      <w:r>
        <w:t>check</w:t>
      </w:r>
    </w:p>
  </w:comment>
  <w:comment w:id="941" w:author="Windows User" w:date="2015-10-30T08:56:00Z" w:initials="BS">
    <w:p w14:paraId="215C41D2" w14:textId="77777777" w:rsidR="00350773" w:rsidRDefault="00350773" w:rsidP="00E35F1F">
      <w:pPr>
        <w:pStyle w:val="CommentText"/>
      </w:pPr>
      <w:r>
        <w:rPr>
          <w:rStyle w:val="CommentReference"/>
        </w:rPr>
        <w:annotationRef/>
      </w:r>
      <w:r>
        <w:t>sat?</w:t>
      </w:r>
    </w:p>
  </w:comment>
  <w:comment w:id="942" w:author="Windows User" w:date="2015-11-21T13:17:00Z" w:initials="WU">
    <w:p w14:paraId="6B55DDAB" w14:textId="77777777" w:rsidR="00350773" w:rsidRDefault="00350773" w:rsidP="00E35F1F">
      <w:pPr>
        <w:pStyle w:val="CommentText"/>
      </w:pPr>
      <w:r>
        <w:rPr>
          <w:rStyle w:val="CommentReference"/>
        </w:rPr>
        <w:annotationRef/>
      </w:r>
      <w:r>
        <w:t>check</w:t>
      </w:r>
    </w:p>
  </w:comment>
  <w:comment w:id="943" w:author="Windows User" w:date="2015-11-21T13:17:00Z" w:initials="WU">
    <w:p w14:paraId="5825D4CB" w14:textId="77777777" w:rsidR="00350773" w:rsidRDefault="00350773" w:rsidP="00E35F1F">
      <w:pPr>
        <w:pStyle w:val="CommentText"/>
      </w:pPr>
      <w:r>
        <w:rPr>
          <w:rStyle w:val="CommentReference"/>
        </w:rPr>
        <w:annotationRef/>
      </w:r>
      <w:r>
        <w:t>check</w:t>
      </w:r>
    </w:p>
  </w:comment>
  <w:comment w:id="946" w:author="Windows User" w:date="2015-10-30T08:56:00Z" w:initials="BS">
    <w:p w14:paraId="3E614A56" w14:textId="77777777" w:rsidR="00350773" w:rsidRDefault="00350773" w:rsidP="00E35F1F">
      <w:pPr>
        <w:pStyle w:val="CommentText"/>
      </w:pPr>
      <w:r>
        <w:rPr>
          <w:rStyle w:val="CommentReference"/>
        </w:rPr>
        <w:annotationRef/>
      </w:r>
      <w:r>
        <w:t>entered and come forth, or entered through it?</w:t>
      </w:r>
    </w:p>
  </w:comment>
  <w:comment w:id="947" w:author="Windows User" w:date="2015-10-30T08:56:00Z" w:initials="BS">
    <w:p w14:paraId="356D8FDF" w14:textId="77777777" w:rsidR="00350773" w:rsidRDefault="00350773" w:rsidP="00E35F1F">
      <w:pPr>
        <w:pStyle w:val="CommentText"/>
      </w:pPr>
      <w:r>
        <w:rPr>
          <w:rStyle w:val="CommentReference"/>
        </w:rPr>
        <w:annotationRef/>
      </w:r>
      <w:r>
        <w:t>appearing?</w:t>
      </w:r>
    </w:p>
  </w:comment>
  <w:comment w:id="948" w:author="Windows User" w:date="2015-10-30T08:56:00Z" w:initials="BS">
    <w:p w14:paraId="4735348E" w14:textId="77777777" w:rsidR="00350773" w:rsidRDefault="00350773" w:rsidP="00E35F1F">
      <w:pPr>
        <w:pStyle w:val="CommentText"/>
      </w:pPr>
      <w:r>
        <w:rPr>
          <w:rStyle w:val="CommentReference"/>
        </w:rPr>
        <w:annotationRef/>
      </w:r>
      <w:r>
        <w:t>He</w:t>
      </w:r>
    </w:p>
  </w:comment>
  <w:comment w:id="955" w:author="Windows User" w:date="2015-10-30T08:56:00Z" w:initials="BS">
    <w:p w14:paraId="5F2DFD8E" w14:textId="77777777" w:rsidR="00350773" w:rsidRDefault="00350773" w:rsidP="00E35F1F">
      <w:pPr>
        <w:pStyle w:val="CommentText"/>
      </w:pPr>
      <w:r>
        <w:rPr>
          <w:rStyle w:val="CommentReference"/>
        </w:rPr>
        <w:annotationRef/>
      </w:r>
      <w:r>
        <w:t>I feel like upon sounds better here and below</w:t>
      </w:r>
    </w:p>
  </w:comment>
  <w:comment w:id="956" w:author="Brett Slote" w:date="2016-08-19T08:52:00Z" w:initials="BS">
    <w:p w14:paraId="1CA371D1" w14:textId="31C866C9" w:rsidR="00350773" w:rsidRDefault="00350773">
      <w:pPr>
        <w:pStyle w:val="CommentText"/>
      </w:pPr>
      <w:r>
        <w:rPr>
          <w:rStyle w:val="CommentReference"/>
        </w:rPr>
        <w:annotationRef/>
      </w:r>
      <w:r>
        <w:t>Should this be crush?</w:t>
      </w:r>
    </w:p>
  </w:comment>
  <w:comment w:id="957" w:author="Windows User" w:date="2015-10-30T08:56:00Z" w:initials="BS">
    <w:p w14:paraId="7D69D9EF" w14:textId="77777777" w:rsidR="00350773" w:rsidRDefault="00350773" w:rsidP="00E35F1F">
      <w:pPr>
        <w:pStyle w:val="CommentText"/>
      </w:pPr>
      <w:r>
        <w:rPr>
          <w:rStyle w:val="CommentReference"/>
        </w:rPr>
        <w:annotationRef/>
      </w:r>
      <w:r>
        <w:t>awkward. Crush under our feet or crush within us? Even if feet not literally there, needed to complete the implied thought in english.</w:t>
      </w:r>
    </w:p>
  </w:comment>
  <w:comment w:id="965" w:author="Windows User" w:date="2015-10-30T08:56:00Z" w:initials="BS">
    <w:p w14:paraId="60DA9970" w14:textId="77777777" w:rsidR="00350773" w:rsidRDefault="00350773" w:rsidP="00E35F1F">
      <w:pPr>
        <w:pStyle w:val="CommentText"/>
      </w:pPr>
      <w:r>
        <w:rPr>
          <w:rStyle w:val="CommentReference"/>
        </w:rPr>
        <w:annotationRef/>
      </w:r>
      <w:r>
        <w:t>a? I know virgin doesn't sound right. Nor virginal. But a virgin seems to cheapen the thought...</w:t>
      </w:r>
    </w:p>
  </w:comment>
  <w:comment w:id="967" w:author="Windows User" w:date="2015-10-30T08:56:00Z" w:initials="BS">
    <w:p w14:paraId="3D3D58F2" w14:textId="77777777" w:rsidR="00350773" w:rsidRDefault="00350773" w:rsidP="00E35F1F">
      <w:pPr>
        <w:pStyle w:val="CommentText"/>
      </w:pPr>
      <w:r>
        <w:rPr>
          <w:rStyle w:val="CommentReference"/>
        </w:rPr>
        <w:annotationRef/>
      </w:r>
      <w:r>
        <w:t>annulled has connotation from catholicism of never having been. I like abolished better. Sounds more poetic like too.</w:t>
      </w:r>
    </w:p>
  </w:comment>
  <w:comment w:id="970" w:author="Windows User" w:date="2015-10-30T08:56:00Z" w:initials="BS">
    <w:p w14:paraId="758A0E08" w14:textId="77777777" w:rsidR="00350773" w:rsidRDefault="00350773" w:rsidP="00E35F1F">
      <w:pPr>
        <w:pStyle w:val="CommentText"/>
      </w:pPr>
      <w:r>
        <w:rPr>
          <w:rStyle w:val="CommentReference"/>
        </w:rPr>
        <w:annotationRef/>
      </w:r>
      <w:r>
        <w:t>yes, it is a continuous thought. But this and next are complete sentences in themselves.</w:t>
      </w:r>
    </w:p>
  </w:comment>
  <w:comment w:id="971" w:author="Windows User" w:date="2015-10-30T08:56:00Z" w:initials="BS">
    <w:p w14:paraId="4C494C1B" w14:textId="77777777" w:rsidR="00350773" w:rsidRDefault="00350773" w:rsidP="00E35F1F">
      <w:pPr>
        <w:pStyle w:val="CommentText"/>
      </w:pPr>
      <w:r>
        <w:rPr>
          <w:rStyle w:val="CommentReference"/>
        </w:rPr>
        <w:annotationRef/>
      </w:r>
      <w:r>
        <w:t>revealed almost makes sense here... but not with the next line having "said"</w:t>
      </w:r>
    </w:p>
  </w:comment>
  <w:comment w:id="972" w:author="Windows User" w:date="2015-10-30T08:56:00Z" w:initials="BS">
    <w:p w14:paraId="32F983BF" w14:textId="77777777" w:rsidR="00350773" w:rsidRDefault="00350773" w:rsidP="00E35F1F">
      <w:pPr>
        <w:pStyle w:val="CommentText"/>
      </w:pPr>
      <w:r>
        <w:rPr>
          <w:rStyle w:val="CommentReference"/>
        </w:rPr>
        <w:annotationRef/>
      </w:r>
      <w:r>
        <w:t>repeat quotes or contiguious?</w:t>
      </w:r>
    </w:p>
  </w:comment>
  <w:comment w:id="973" w:author="Windows User" w:date="2015-10-30T08:56:00Z" w:initials="BS">
    <w:p w14:paraId="29400B5B" w14:textId="77777777" w:rsidR="00350773" w:rsidRDefault="00350773" w:rsidP="00E35F1F">
      <w:pPr>
        <w:pStyle w:val="CommentText"/>
      </w:pPr>
      <w:r>
        <w:rPr>
          <w:rStyle w:val="CommentReference"/>
        </w:rPr>
        <w:annotationRef/>
      </w:r>
      <w:r>
        <w:t>in strength?</w:t>
      </w:r>
    </w:p>
  </w:comment>
  <w:comment w:id="974" w:author="Windows User" w:date="2015-10-30T08:56:00Z" w:initials="BS">
    <w:p w14:paraId="19007B27" w14:textId="77777777" w:rsidR="00350773" w:rsidRDefault="00350773" w:rsidP="00E35F1F">
      <w:pPr>
        <w:pStyle w:val="CommentText"/>
      </w:pPr>
      <w:r>
        <w:rPr>
          <w:rStyle w:val="CommentReference"/>
        </w:rPr>
        <w:annotationRef/>
      </w:r>
      <w:r>
        <w:t>in the tune it just sounds more emphatic dropping the "both"</w:t>
      </w:r>
    </w:p>
  </w:comment>
  <w:comment w:id="976" w:author="Windows User" w:date="2015-10-30T08:56:00Z" w:initials="BS">
    <w:p w14:paraId="42813985" w14:textId="77777777" w:rsidR="00350773" w:rsidRDefault="00350773" w:rsidP="00E35F1F">
      <w:pPr>
        <w:pStyle w:val="CommentText"/>
      </w:pPr>
      <w:r>
        <w:rPr>
          <w:rStyle w:val="CommentReference"/>
        </w:rPr>
        <w:annotationRef/>
      </w:r>
      <w:r>
        <w:t>theotokos, not mav em ef Nooti</w:t>
      </w:r>
    </w:p>
  </w:comment>
  <w:comment w:id="977" w:author="Windows User" w:date="2015-10-30T08:56:00Z" w:initials="BS">
    <w:p w14:paraId="72887F8D" w14:textId="77777777" w:rsidR="00350773" w:rsidRDefault="00350773" w:rsidP="00E35F1F">
      <w:pPr>
        <w:pStyle w:val="CommentText"/>
      </w:pPr>
      <w:r>
        <w:rPr>
          <w:rStyle w:val="CommentReference"/>
        </w:rPr>
        <w:annotationRef/>
      </w:r>
      <w:r>
        <w:t>in?</w:t>
      </w:r>
    </w:p>
  </w:comment>
  <w:comment w:id="979" w:author="Windows User" w:date="2015-10-30T08:56:00Z" w:initials="BS">
    <w:p w14:paraId="79923510" w14:textId="77777777" w:rsidR="00350773" w:rsidRDefault="00350773" w:rsidP="00E35F1F">
      <w:pPr>
        <w:pStyle w:val="CommentText"/>
      </w:pPr>
      <w:r>
        <w:rPr>
          <w:rStyle w:val="CommentReference"/>
        </w:rPr>
        <w:annotationRef/>
      </w:r>
      <w:r>
        <w:t>it's literally "And" but that leaves too much grammatical ambiguity that tends towards nonsensical parsing.</w:t>
      </w:r>
    </w:p>
  </w:comment>
  <w:comment w:id="980" w:author="Windows User" w:date="2015-10-30T08:56:00Z" w:initials="BS">
    <w:p w14:paraId="790A95EE" w14:textId="77777777" w:rsidR="00350773" w:rsidRDefault="00350773" w:rsidP="00E35F1F">
      <w:pPr>
        <w:pStyle w:val="CommentText"/>
      </w:pPr>
      <w:r>
        <w:rPr>
          <w:rStyle w:val="CommentReference"/>
        </w:rPr>
        <w:annotationRef/>
      </w:r>
      <w:r>
        <w:t>tense?</w:t>
      </w:r>
    </w:p>
  </w:comment>
  <w:comment w:id="982" w:author="Windows User" w:date="2015-10-30T08:56:00Z" w:initials="BS">
    <w:p w14:paraId="2626B3B0" w14:textId="77777777" w:rsidR="00350773" w:rsidRDefault="00350773" w:rsidP="00E35F1F">
      <w:pPr>
        <w:pStyle w:val="CommentText"/>
      </w:pPr>
      <w:r>
        <w:rPr>
          <w:rStyle w:val="CommentReference"/>
        </w:rPr>
        <w:annotationRef/>
      </w:r>
      <w:r>
        <w:t>too far for a pronoun</w:t>
      </w:r>
    </w:p>
  </w:comment>
  <w:comment w:id="983" w:author="Windows User" w:date="2015-10-30T08:56:00Z" w:initials="BS">
    <w:p w14:paraId="35C833E4" w14:textId="77777777" w:rsidR="00350773" w:rsidRDefault="00350773" w:rsidP="00E35F1F">
      <w:pPr>
        <w:pStyle w:val="CommentText"/>
      </w:pPr>
      <w:r>
        <w:rPr>
          <w:rStyle w:val="CommentReference"/>
        </w:rPr>
        <w:annotationRef/>
      </w:r>
      <w:r>
        <w:t>deemed or made?</w:t>
      </w:r>
    </w:p>
  </w:comment>
  <w:comment w:id="985" w:author="Windows User" w:date="2015-10-30T08:56:00Z" w:initials="BS">
    <w:p w14:paraId="5C7B7A35" w14:textId="77777777" w:rsidR="00350773" w:rsidRDefault="00350773" w:rsidP="00E35F1F">
      <w:pPr>
        <w:pStyle w:val="CommentText"/>
      </w:pPr>
      <w:r>
        <w:rPr>
          <w:rStyle w:val="CommentReference"/>
        </w:rPr>
        <w:annotationRef/>
      </w:r>
      <w:r>
        <w:t>coptic is heavens of heavens, but we usually say heaven of heavens.</w:t>
      </w:r>
    </w:p>
  </w:comment>
  <w:comment w:id="987" w:author="Windows User" w:date="2015-10-30T08:56:00Z" w:initials="BS">
    <w:p w14:paraId="080C2EEE" w14:textId="77777777" w:rsidR="00350773" w:rsidRDefault="00350773" w:rsidP="00E35F1F">
      <w:pPr>
        <w:pStyle w:val="CommentText"/>
      </w:pPr>
      <w:r>
        <w:rPr>
          <w:rStyle w:val="CommentReference"/>
        </w:rPr>
        <w:annotationRef/>
      </w:r>
      <w:r>
        <w:t>rises or shines?</w:t>
      </w:r>
    </w:p>
  </w:comment>
  <w:comment w:id="990" w:author="Windows User" w:date="2015-10-30T08:56:00Z" w:initials="BS">
    <w:p w14:paraId="5671149C" w14:textId="77777777" w:rsidR="00350773" w:rsidRDefault="00350773" w:rsidP="00E35F1F">
      <w:pPr>
        <w:pStyle w:val="CommentText"/>
      </w:pPr>
      <w:r>
        <w:rPr>
          <w:rStyle w:val="CommentReference"/>
        </w:rPr>
        <w:annotationRef/>
      </w:r>
      <w:r>
        <w:t>destroyed or damaged?</w:t>
      </w:r>
    </w:p>
  </w:comment>
  <w:comment w:id="998" w:author="Windows User" w:date="2015-10-30T08:56:00Z" w:initials="BS">
    <w:p w14:paraId="4B308EB2" w14:textId="77777777" w:rsidR="00350773" w:rsidRDefault="00350773" w:rsidP="00E35F1F">
      <w:pPr>
        <w:pStyle w:val="CommentText"/>
      </w:pPr>
      <w:r>
        <w:rPr>
          <w:rStyle w:val="CommentReference"/>
        </w:rPr>
        <w:annotationRef/>
      </w:r>
      <w:r>
        <w:t>servant, or slave?</w:t>
      </w:r>
    </w:p>
  </w:comment>
  <w:comment w:id="999" w:author="Windows User" w:date="2015-10-30T08:56:00Z" w:initials="BS">
    <w:p w14:paraId="20DF1D54" w14:textId="77777777" w:rsidR="00350773" w:rsidRDefault="00350773" w:rsidP="00E35F1F">
      <w:pPr>
        <w:pStyle w:val="CommentText"/>
      </w:pPr>
      <w:r>
        <w:rPr>
          <w:rStyle w:val="CommentReference"/>
        </w:rPr>
        <w:annotationRef/>
      </w:r>
      <w:r>
        <w:t>Feels way too literal</w:t>
      </w:r>
    </w:p>
  </w:comment>
  <w:comment w:id="1000" w:author="Windows User" w:date="2015-11-21T13:18:00Z" w:initials="WU">
    <w:p w14:paraId="2A74F11D" w14:textId="77777777" w:rsidR="00350773" w:rsidRDefault="00350773" w:rsidP="00E35F1F">
      <w:pPr>
        <w:pStyle w:val="CommentText"/>
      </w:pPr>
      <w:r>
        <w:rPr>
          <w:rStyle w:val="CommentReference"/>
        </w:rPr>
        <w:annotationRef/>
      </w:r>
      <w:r>
        <w:t>check</w:t>
      </w:r>
    </w:p>
  </w:comment>
  <w:comment w:id="1008" w:author="Windows User" w:date="2015-10-30T08:56:00Z" w:initials="BS">
    <w:p w14:paraId="6352B7F4" w14:textId="77777777" w:rsidR="00350773" w:rsidRDefault="0035077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0" w:author="Windows User" w:date="2015-10-30T08:56:00Z" w:initials="BS">
    <w:p w14:paraId="77680459" w14:textId="77777777" w:rsidR="00350773" w:rsidRDefault="00350773" w:rsidP="00E35F1F">
      <w:pPr>
        <w:pStyle w:val="CommentText"/>
      </w:pPr>
      <w:r>
        <w:rPr>
          <w:rStyle w:val="CommentReference"/>
        </w:rPr>
        <w:annotationRef/>
      </w:r>
      <w:r>
        <w:t>was incarnate or took flesh? Need a decision for this common phrase.</w:t>
      </w:r>
    </w:p>
  </w:comment>
  <w:comment w:id="1016" w:author="Windows User" w:date="2015-10-30T08:56:00Z" w:initials="BS">
    <w:p w14:paraId="61EAF48D" w14:textId="77777777" w:rsidR="00350773" w:rsidRDefault="00350773" w:rsidP="00E35F1F">
      <w:pPr>
        <w:pStyle w:val="CommentText"/>
      </w:pPr>
      <w:r>
        <w:rPr>
          <w:rStyle w:val="CommentReference"/>
        </w:rPr>
        <w:annotationRef/>
      </w:r>
      <w:r>
        <w:t>Altar/The place where the Sacrifice is offered, is clearly not right. But Temple? Or Holy of Holies?</w:t>
      </w:r>
    </w:p>
  </w:comment>
  <w:comment w:id="1019" w:author="Windows User" w:date="2015-10-30T08:56:00Z" w:initials="BS">
    <w:p w14:paraId="0DB4A25D" w14:textId="77777777" w:rsidR="00350773" w:rsidRDefault="00350773" w:rsidP="00E35F1F">
      <w:pPr>
        <w:pStyle w:val="CommentText"/>
      </w:pPr>
      <w:r>
        <w:rPr>
          <w:rStyle w:val="CommentReference"/>
        </w:rPr>
        <w:annotationRef/>
      </w:r>
      <w:r>
        <w:t>I think infinite captures the meaning of uncircumscript in a more approachable way.</w:t>
      </w:r>
    </w:p>
  </w:comment>
  <w:comment w:id="1020" w:author="Windows User" w:date="2015-10-30T08:56:00Z" w:initials="BS">
    <w:p w14:paraId="65C574CB" w14:textId="77777777" w:rsidR="00350773" w:rsidRDefault="00350773" w:rsidP="00E35F1F">
      <w:pPr>
        <w:pStyle w:val="CommentText"/>
      </w:pPr>
      <w:r>
        <w:rPr>
          <w:rStyle w:val="CommentReference"/>
        </w:rPr>
        <w:annotationRef/>
      </w:r>
      <w:r>
        <w:t>net or hook?</w:t>
      </w:r>
    </w:p>
  </w:comment>
  <w:comment w:id="1021" w:author="Windows User" w:date="2015-10-30T08:56:00Z" w:initials="BS">
    <w:p w14:paraId="631E73A0" w14:textId="77777777" w:rsidR="00350773" w:rsidRDefault="00350773" w:rsidP="00E35F1F">
      <w:pPr>
        <w:pStyle w:val="CommentText"/>
      </w:pPr>
      <w:r>
        <w:rPr>
          <w:rStyle w:val="CommentReference"/>
        </w:rPr>
        <w:annotationRef/>
      </w:r>
      <w:r>
        <w:t>Instructing them in the worship?</w:t>
      </w:r>
    </w:p>
  </w:comment>
  <w:comment w:id="1022" w:author="Windows User" w:date="2015-10-30T08:56:00Z" w:initials="BS">
    <w:p w14:paraId="22469FD6" w14:textId="77777777" w:rsidR="00350773" w:rsidRDefault="00350773" w:rsidP="00E35F1F">
      <w:pPr>
        <w:pStyle w:val="CommentText"/>
      </w:pPr>
      <w:r>
        <w:rPr>
          <w:rStyle w:val="CommentReference"/>
        </w:rPr>
        <w:annotationRef/>
      </w:r>
      <w:r>
        <w:t>what does this mean?</w:t>
      </w:r>
    </w:p>
  </w:comment>
  <w:comment w:id="1023" w:author="Windows User" w:date="2015-10-30T08:56:00Z" w:initials="BS">
    <w:p w14:paraId="0A6E9F00" w14:textId="77777777" w:rsidR="00350773" w:rsidRDefault="00350773" w:rsidP="00E35F1F">
      <w:pPr>
        <w:pStyle w:val="CommentText"/>
      </w:pPr>
      <w:r>
        <w:rPr>
          <w:rStyle w:val="CommentReference"/>
        </w:rPr>
        <w:annotationRef/>
      </w:r>
      <w:r>
        <w:t>Path? Or Way? i.e. Christ?</w:t>
      </w:r>
    </w:p>
  </w:comment>
  <w:comment w:id="1024" w:author="Windows User" w:date="2015-10-30T08:56:00Z" w:initials="BS">
    <w:p w14:paraId="50D676B3" w14:textId="77777777" w:rsidR="00350773" w:rsidRDefault="00350773" w:rsidP="00E35F1F">
      <w:pPr>
        <w:pStyle w:val="CommentText"/>
      </w:pPr>
      <w:r>
        <w:rPr>
          <w:rStyle w:val="CommentReference"/>
        </w:rPr>
        <w:annotationRef/>
      </w:r>
      <w:r>
        <w:t>forward to? Or towards?</w:t>
      </w:r>
    </w:p>
  </w:comment>
  <w:comment w:id="1025" w:author="Windows User" w:date="2015-10-30T08:56:00Z" w:initials="BS">
    <w:p w14:paraId="4E94979B" w14:textId="77777777" w:rsidR="00350773" w:rsidRDefault="00350773" w:rsidP="00E35F1F">
      <w:pPr>
        <w:pStyle w:val="CommentText"/>
      </w:pPr>
      <w:r>
        <w:rPr>
          <w:rStyle w:val="CommentReference"/>
        </w:rPr>
        <w:annotationRef/>
      </w:r>
      <w:r>
        <w:t>gladness</w:t>
      </w:r>
    </w:p>
  </w:comment>
  <w:comment w:id="1033" w:author="Windows User" w:date="2015-10-30T08:56:00Z" w:initials="BS">
    <w:p w14:paraId="3588E256" w14:textId="77777777" w:rsidR="00350773" w:rsidRDefault="00350773" w:rsidP="00E35F1F">
      <w:pPr>
        <w:pStyle w:val="CommentText"/>
      </w:pPr>
      <w:r>
        <w:rPr>
          <w:rStyle w:val="CommentReference"/>
        </w:rPr>
        <w:annotationRef/>
      </w:r>
      <w:r>
        <w:t>Inclined to switch to L.A. ordering, but probably better to be consistent with Black.</w:t>
      </w:r>
    </w:p>
  </w:comment>
  <w:comment w:id="1034" w:author="Windows User" w:date="2015-10-30T08:56:00Z" w:initials="BS">
    <w:p w14:paraId="5F5FCC97" w14:textId="77777777" w:rsidR="00350773" w:rsidRDefault="00350773" w:rsidP="00E35F1F">
      <w:pPr>
        <w:pStyle w:val="CommentText"/>
      </w:pPr>
      <w:r>
        <w:rPr>
          <w:rStyle w:val="CommentReference"/>
        </w:rPr>
        <w:annotationRef/>
      </w:r>
      <w:r>
        <w:t>Everyday or a day?</w:t>
      </w:r>
    </w:p>
  </w:comment>
  <w:comment w:id="1035" w:author="Windows User" w:date="2015-10-30T08:56:00Z" w:initials="BS">
    <w:p w14:paraId="7938A467" w14:textId="77777777" w:rsidR="00350773" w:rsidRDefault="00350773" w:rsidP="00E35F1F">
      <w:pPr>
        <w:pStyle w:val="CommentText"/>
      </w:pPr>
      <w:r>
        <w:rPr>
          <w:rStyle w:val="CommentReference"/>
        </w:rPr>
        <w:annotationRef/>
      </w:r>
      <w:r>
        <w:t>not delight. Maybe joy instead of esctasy?</w:t>
      </w:r>
    </w:p>
  </w:comment>
  <w:comment w:id="1036" w:author="Windows User" w:date="2015-10-30T08:56:00Z" w:initials="BS">
    <w:p w14:paraId="0D0804AC" w14:textId="77777777" w:rsidR="00350773" w:rsidRDefault="00350773" w:rsidP="00E35F1F">
      <w:pPr>
        <w:pStyle w:val="CommentText"/>
      </w:pPr>
      <w:r>
        <w:rPr>
          <w:rStyle w:val="CommentReference"/>
        </w:rPr>
        <w:annotationRef/>
      </w:r>
      <w:r>
        <w:t>glory, splendor or beauty?</w:t>
      </w:r>
    </w:p>
  </w:comment>
  <w:comment w:id="1037" w:author="Windows User" w:date="2015-10-30T08:56:00Z" w:initials="BS">
    <w:p w14:paraId="07A7FAB4" w14:textId="77777777" w:rsidR="00350773" w:rsidRDefault="00350773" w:rsidP="00E35F1F">
      <w:pPr>
        <w:pStyle w:val="CommentText"/>
      </w:pPr>
      <w:r>
        <w:rPr>
          <w:rStyle w:val="CommentReference"/>
        </w:rPr>
        <w:annotationRef/>
      </w:r>
      <w:r>
        <w:t>from or and?</w:t>
      </w:r>
    </w:p>
  </w:comment>
  <w:comment w:id="1038" w:author="Windows User" w:date="2015-10-30T08:56:00Z" w:initials="BS">
    <w:p w14:paraId="5249720E" w14:textId="77777777" w:rsidR="00350773" w:rsidRDefault="00350773" w:rsidP="00E35F1F">
      <w:pPr>
        <w:pStyle w:val="CommentText"/>
      </w:pPr>
      <w:r>
        <w:rPr>
          <w:rStyle w:val="CommentReference"/>
        </w:rPr>
        <w:annotationRef/>
      </w:r>
      <w:r>
        <w:t>What prophet? Why did abouna redact this?</w:t>
      </w:r>
    </w:p>
  </w:comment>
  <w:comment w:id="1039" w:author="Windows User" w:date="2015-10-30T08:56:00Z" w:initials="BS">
    <w:p w14:paraId="66A9526F" w14:textId="77777777" w:rsidR="00350773" w:rsidRDefault="00350773" w:rsidP="00E35F1F">
      <w:pPr>
        <w:pStyle w:val="CommentText"/>
      </w:pPr>
      <w:r>
        <w:rPr>
          <w:rStyle w:val="CommentReference"/>
        </w:rPr>
        <w:annotationRef/>
      </w:r>
      <w:r>
        <w:t>Doesn't this say you are beyond beginning, or something to that effect? Beyond the beginning from which even time arose?</w:t>
      </w:r>
    </w:p>
  </w:comment>
  <w:comment w:id="1040" w:author="Windows User" w:date="2015-10-30T08:56:00Z" w:initials="BS">
    <w:p w14:paraId="08CC53E1" w14:textId="77777777" w:rsidR="00350773" w:rsidRDefault="00350773" w:rsidP="00E35F1F">
      <w:pPr>
        <w:pStyle w:val="CommentText"/>
      </w:pPr>
      <w:r>
        <w:rPr>
          <w:rStyle w:val="CommentReference"/>
        </w:rPr>
        <w:annotationRef/>
      </w:r>
      <w:r>
        <w:t>is this right?</w:t>
      </w:r>
    </w:p>
  </w:comment>
  <w:comment w:id="1041" w:author="Windows User" w:date="2015-10-30T08:56:00Z" w:initials="BS">
    <w:p w14:paraId="21BA9344" w14:textId="77777777" w:rsidR="00350773" w:rsidRDefault="00350773" w:rsidP="00E35F1F">
      <w:pPr>
        <w:pStyle w:val="CommentText"/>
      </w:pPr>
      <w:r>
        <w:rPr>
          <w:rStyle w:val="CommentReference"/>
        </w:rPr>
        <w:annotationRef/>
      </w:r>
      <w:r>
        <w:t>isn't it of?</w:t>
      </w:r>
    </w:p>
  </w:comment>
  <w:comment w:id="1042" w:author="Windows User" w:date="2015-10-30T08:56:00Z" w:initials="BS">
    <w:p w14:paraId="0DB057D8" w14:textId="77777777" w:rsidR="00350773" w:rsidRDefault="00350773" w:rsidP="00E35F1F">
      <w:pPr>
        <w:pStyle w:val="CommentText"/>
      </w:pPr>
      <w:r>
        <w:rPr>
          <w:rStyle w:val="CommentReference"/>
        </w:rPr>
        <w:annotationRef/>
      </w:r>
      <w:r>
        <w:t>isn't it blesses?</w:t>
      </w:r>
    </w:p>
  </w:comment>
  <w:comment w:id="1043" w:author="Windows User" w:date="2015-10-30T08:56:00Z" w:initials="BS">
    <w:p w14:paraId="4126BF87" w14:textId="77777777" w:rsidR="00350773" w:rsidRDefault="00350773" w:rsidP="00E35F1F">
      <w:pPr>
        <w:pStyle w:val="CommentText"/>
      </w:pPr>
      <w:r>
        <w:rPr>
          <w:rStyle w:val="CommentReference"/>
        </w:rPr>
        <w:annotationRef/>
      </w:r>
      <w:r>
        <w:t>blessing or blessing?</w:t>
      </w:r>
    </w:p>
  </w:comment>
  <w:comment w:id="1044" w:author="Windows User" w:date="2015-10-30T08:56:00Z" w:initials="BS">
    <w:p w14:paraId="068E7184" w14:textId="77777777" w:rsidR="00350773" w:rsidRDefault="00350773" w:rsidP="00E35F1F">
      <w:pPr>
        <w:pStyle w:val="CommentText"/>
      </w:pPr>
      <w:r>
        <w:rPr>
          <w:rStyle w:val="CommentReference"/>
        </w:rPr>
        <w:annotationRef/>
      </w:r>
      <w:r>
        <w:t>the other translations seem not to like abouna's contractions...</w:t>
      </w:r>
    </w:p>
  </w:comment>
  <w:comment w:id="1045" w:author="Windows User" w:date="2015-10-30T08:56:00Z" w:initials="BS">
    <w:p w14:paraId="21A595C5" w14:textId="77777777" w:rsidR="00350773" w:rsidRDefault="00350773" w:rsidP="00E35F1F">
      <w:pPr>
        <w:pStyle w:val="CommentText"/>
      </w:pPr>
      <w:r>
        <w:rPr>
          <w:rStyle w:val="CommentReference"/>
        </w:rPr>
        <w:annotationRef/>
      </w:r>
      <w:r>
        <w:t>perfect or true?</w:t>
      </w:r>
    </w:p>
  </w:comment>
  <w:comment w:id="1048" w:author="Windows User" w:date="2015-11-21T13:21:00Z" w:initials="WU">
    <w:p w14:paraId="686F5E9C" w14:textId="77777777" w:rsidR="00350773" w:rsidRDefault="00350773" w:rsidP="00E35F1F">
      <w:pPr>
        <w:pStyle w:val="CommentText"/>
      </w:pPr>
      <w:r>
        <w:rPr>
          <w:rStyle w:val="CommentReference"/>
        </w:rPr>
        <w:annotationRef/>
      </w:r>
    </w:p>
  </w:comment>
  <w:comment w:id="1055" w:author="Windows User" w:date="2015-10-30T08:56:00Z" w:initials="BS">
    <w:p w14:paraId="138D81C8" w14:textId="77777777" w:rsidR="00350773" w:rsidRDefault="00350773" w:rsidP="00E35F1F">
      <w:pPr>
        <w:pStyle w:val="CommentText"/>
      </w:pPr>
      <w:r>
        <w:rPr>
          <w:rStyle w:val="CommentReference"/>
        </w:rPr>
        <w:annotationRef/>
      </w:r>
      <w:r>
        <w:t>which word is right?</w:t>
      </w:r>
    </w:p>
  </w:comment>
  <w:comment w:id="1056" w:author="Windows User" w:date="2015-10-30T08:56:00Z" w:initials="BS">
    <w:p w14:paraId="36B899D8" w14:textId="77777777" w:rsidR="00350773" w:rsidRDefault="00350773" w:rsidP="00E35F1F">
      <w:pPr>
        <w:pStyle w:val="CommentText"/>
      </w:pPr>
      <w:r>
        <w:rPr>
          <w:rStyle w:val="CommentReference"/>
        </w:rPr>
        <w:annotationRef/>
      </w:r>
      <w:r>
        <w:t>wise?</w:t>
      </w:r>
    </w:p>
  </w:comment>
  <w:comment w:id="1058" w:author="Windows User" w:date="2015-10-30T08:56:00Z" w:initials="BS">
    <w:p w14:paraId="62F2B22F" w14:textId="77777777" w:rsidR="00350773" w:rsidRDefault="00350773" w:rsidP="00E35F1F">
      <w:pPr>
        <w:pStyle w:val="CommentText"/>
      </w:pPr>
      <w:r>
        <w:rPr>
          <w:rStyle w:val="CommentReference"/>
        </w:rPr>
        <w:annotationRef/>
      </w:r>
      <w:r>
        <w:t>bride, or bridal chamber?</w:t>
      </w:r>
    </w:p>
  </w:comment>
  <w:comment w:id="1059" w:author="Windows User" w:date="2015-10-30T08:56:00Z" w:initials="BS">
    <w:p w14:paraId="13AA9031" w14:textId="77777777" w:rsidR="00350773" w:rsidRDefault="00350773" w:rsidP="00E35F1F">
      <w:pPr>
        <w:pStyle w:val="CommentText"/>
      </w:pPr>
      <w:r>
        <w:rPr>
          <w:rStyle w:val="CommentReference"/>
        </w:rPr>
        <w:annotationRef/>
      </w:r>
      <w:r>
        <w:t>truth, logos, or true logos?</w:t>
      </w:r>
    </w:p>
  </w:comment>
  <w:comment w:id="1060" w:author="Windows User" w:date="2015-10-30T08:56:00Z" w:initials="BS">
    <w:p w14:paraId="116A567C" w14:textId="77777777" w:rsidR="00350773" w:rsidRDefault="00350773" w:rsidP="00E35F1F">
      <w:pPr>
        <w:pStyle w:val="CommentText"/>
      </w:pPr>
      <w:r>
        <w:rPr>
          <w:rStyle w:val="CommentReference"/>
        </w:rPr>
        <w:annotationRef/>
      </w:r>
      <w:r>
        <w:t>redeemed or saved?</w:t>
      </w:r>
    </w:p>
  </w:comment>
  <w:comment w:id="1062" w:author="Windows User" w:date="2015-10-30T08:56:00Z" w:initials="BS">
    <w:p w14:paraId="37848CBE" w14:textId="77777777" w:rsidR="00350773" w:rsidRDefault="00350773" w:rsidP="00E35F1F">
      <w:pPr>
        <w:pStyle w:val="CommentText"/>
      </w:pPr>
      <w:r>
        <w:rPr>
          <w:rStyle w:val="CommentReference"/>
        </w:rPr>
        <w:annotationRef/>
      </w:r>
      <w:r>
        <w:t>for us or unto us?</w:t>
      </w:r>
    </w:p>
  </w:comment>
  <w:comment w:id="1065" w:author="Windows User" w:date="2015-10-30T08:56:00Z" w:initials="BS">
    <w:p w14:paraId="7318299D" w14:textId="77777777" w:rsidR="00350773" w:rsidRDefault="00350773" w:rsidP="00E35F1F">
      <w:pPr>
        <w:pStyle w:val="CommentText"/>
      </w:pPr>
      <w:r>
        <w:rPr>
          <w:rStyle w:val="CommentReference"/>
        </w:rPr>
        <w:annotationRef/>
      </w:r>
      <w:r>
        <w:t>what does eshleelooi mean?</w:t>
      </w:r>
    </w:p>
  </w:comment>
  <w:comment w:id="1066" w:author="Windows User" w:date="2015-10-30T08:56:00Z" w:initials="BS">
    <w:p w14:paraId="01016F04" w14:textId="77777777" w:rsidR="00350773" w:rsidRDefault="00350773" w:rsidP="00E35F1F">
      <w:pPr>
        <w:pStyle w:val="CommentText"/>
      </w:pPr>
      <w:r>
        <w:rPr>
          <w:rStyle w:val="CommentReference"/>
        </w:rPr>
        <w:annotationRef/>
      </w:r>
      <w:r>
        <w:t>save or redeem?</w:t>
      </w:r>
    </w:p>
  </w:comment>
  <w:comment w:id="1068" w:author="Windows User" w:date="2015-10-30T08:56:00Z" w:initials="BS">
    <w:p w14:paraId="2F0C8D0C" w14:textId="77777777" w:rsidR="00350773" w:rsidRDefault="00350773" w:rsidP="00E35F1F">
      <w:pPr>
        <w:pStyle w:val="CommentText"/>
      </w:pPr>
      <w:r>
        <w:rPr>
          <w:rStyle w:val="CommentReference"/>
        </w:rPr>
        <w:annotationRef/>
      </w:r>
      <w:r>
        <w:t>paradoxically or miraculously?</w:t>
      </w:r>
    </w:p>
  </w:comment>
  <w:comment w:id="1069" w:author="Windows User" w:date="2015-10-30T08:56:00Z" w:initials="BS">
    <w:p w14:paraId="0F8BDFBA" w14:textId="77777777" w:rsidR="00350773" w:rsidRDefault="00350773" w:rsidP="00E35F1F">
      <w:pPr>
        <w:pStyle w:val="CommentText"/>
      </w:pPr>
      <w:r>
        <w:rPr>
          <w:rStyle w:val="CommentReference"/>
        </w:rPr>
        <w:annotationRef/>
      </w:r>
      <w:r>
        <w:t>I get that this is perfectly valid English without 'is'. But too hard to follow fast.</w:t>
      </w:r>
    </w:p>
  </w:comment>
  <w:comment w:id="1071" w:author="Windows User" w:date="2015-10-30T08:56:00Z" w:initials="BS">
    <w:p w14:paraId="0412A3CD" w14:textId="77777777" w:rsidR="00350773" w:rsidRDefault="00350773" w:rsidP="00E35F1F">
      <w:pPr>
        <w:pStyle w:val="CommentText"/>
      </w:pPr>
      <w:r>
        <w:rPr>
          <w:rStyle w:val="CommentReference"/>
        </w:rPr>
        <w:annotationRef/>
      </w:r>
      <w:r>
        <w:t>this seems to be parallel to gold on all sides rather than gold roundabout it.</w:t>
      </w:r>
    </w:p>
  </w:comment>
  <w:comment w:id="1072" w:author="Windows User" w:date="2015-10-30T08:56:00Z" w:initials="BS">
    <w:p w14:paraId="5A22944C" w14:textId="77777777" w:rsidR="00350773" w:rsidRDefault="00350773" w:rsidP="00E35F1F">
      <w:pPr>
        <w:pStyle w:val="CommentText"/>
      </w:pPr>
      <w:r>
        <w:rPr>
          <w:rStyle w:val="CommentReference"/>
        </w:rPr>
        <w:annotationRef/>
      </w:r>
      <w:r>
        <w:t>Saviour or redeemer?</w:t>
      </w:r>
    </w:p>
  </w:comment>
  <w:comment w:id="1074" w:author="Windows User" w:date="2015-10-30T08:56:00Z" w:initials="BS">
    <w:p w14:paraId="7BA01F3B" w14:textId="77777777" w:rsidR="00350773" w:rsidRDefault="00350773" w:rsidP="00E35F1F">
      <w:pPr>
        <w:pStyle w:val="CommentText"/>
      </w:pPr>
      <w:r>
        <w:rPr>
          <w:rStyle w:val="CommentReference"/>
        </w:rPr>
        <w:annotationRef/>
      </w:r>
      <w:r>
        <w:t>isn't this compassion? not nishti nai...</w:t>
      </w:r>
    </w:p>
  </w:comment>
  <w:comment w:id="1077" w:author="Windows User" w:date="2015-10-30T08:56:00Z" w:initials="BS">
    <w:p w14:paraId="48DB0714" w14:textId="77777777" w:rsidR="00350773" w:rsidRDefault="0035077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8" w:author="Windows User" w:date="2015-10-30T08:56:00Z" w:initials="BS">
    <w:p w14:paraId="15AB72CB" w14:textId="77777777" w:rsidR="00350773" w:rsidRDefault="00350773" w:rsidP="00E35F1F">
      <w:pPr>
        <w:pStyle w:val="CommentText"/>
      </w:pPr>
      <w:r>
        <w:rPr>
          <w:rStyle w:val="CommentReference"/>
        </w:rPr>
        <w:annotationRef/>
      </w:r>
      <w:r>
        <w:t>should be lampstand, not candle stick, here and throughout.</w:t>
      </w:r>
    </w:p>
  </w:comment>
  <w:comment w:id="1079" w:author="Windows User" w:date="2015-10-30T08:56:00Z" w:initials="BS">
    <w:p w14:paraId="6D5F9821" w14:textId="77777777" w:rsidR="00350773" w:rsidRDefault="00350773" w:rsidP="00E35F1F">
      <w:pPr>
        <w:pStyle w:val="CommentText"/>
      </w:pPr>
      <w:r>
        <w:rPr>
          <w:rStyle w:val="CommentReference"/>
        </w:rPr>
        <w:annotationRef/>
      </w:r>
      <w:r>
        <w:t>Ok, not saluted... Greeted, or I would prefer hailed...</w:t>
      </w:r>
    </w:p>
  </w:comment>
  <w:comment w:id="1080" w:author="Windows User" w:date="2015-10-30T08:56:00Z" w:initials="BS">
    <w:p w14:paraId="075C27A6" w14:textId="77777777" w:rsidR="00350773" w:rsidRDefault="00350773" w:rsidP="00E35F1F">
      <w:pPr>
        <w:pStyle w:val="CommentText"/>
      </w:pPr>
      <w:r>
        <w:rPr>
          <w:rStyle w:val="CommentReference"/>
        </w:rPr>
        <w:annotationRef/>
      </w:r>
      <w:r>
        <w:t>The Father was overjoyed, in your conception????</w:t>
      </w:r>
    </w:p>
  </w:comment>
  <w:comment w:id="1081" w:author="Windows User" w:date="2015-10-30T08:56:00Z" w:initials="BS">
    <w:p w14:paraId="7569AFF1" w14:textId="77777777" w:rsidR="00350773" w:rsidRDefault="00350773" w:rsidP="00E35F1F">
      <w:pPr>
        <w:pStyle w:val="CommentText"/>
      </w:pPr>
      <w:r>
        <w:rPr>
          <w:rStyle w:val="CommentReference"/>
        </w:rPr>
        <w:annotationRef/>
      </w:r>
      <w:r>
        <w:t>appearing doesn't sound right for parousia... coming or advent?</w:t>
      </w:r>
    </w:p>
  </w:comment>
  <w:comment w:id="1082" w:author="Windows User" w:date="2015-11-21T13:22:00Z" w:initials="WU">
    <w:p w14:paraId="728FA9EF" w14:textId="77777777" w:rsidR="00350773" w:rsidRDefault="00350773" w:rsidP="00E35F1F">
      <w:pPr>
        <w:pStyle w:val="CommentText"/>
      </w:pPr>
      <w:r>
        <w:rPr>
          <w:rStyle w:val="CommentReference"/>
        </w:rPr>
        <w:annotationRef/>
      </w:r>
      <w:r w:rsidRPr="00582AD7">
        <w:t>(ⲡⲉⲥⲱⲙⲁ??)</w:t>
      </w:r>
    </w:p>
  </w:comment>
  <w:comment w:id="1083" w:author="Windows User" w:date="2015-10-30T08:56:00Z" w:initials="BS">
    <w:p w14:paraId="0C77198F" w14:textId="77777777" w:rsidR="00350773" w:rsidRDefault="00350773" w:rsidP="00E35F1F">
      <w:pPr>
        <w:pStyle w:val="CommentText"/>
      </w:pPr>
      <w:r>
        <w:rPr>
          <w:rStyle w:val="CommentReference"/>
        </w:rPr>
        <w:annotationRef/>
      </w:r>
      <w:r>
        <w:t>kinda funny in English to switch pronoun from Lord to Virgin in one scentence.</w:t>
      </w:r>
    </w:p>
  </w:comment>
  <w:comment w:id="1086" w:author="Windows User" w:date="2015-10-30T08:56:00Z" w:initials="BS">
    <w:p w14:paraId="501C2D6F" w14:textId="77777777" w:rsidR="00350773" w:rsidRDefault="00350773" w:rsidP="00E35F1F">
      <w:pPr>
        <w:pStyle w:val="CommentText"/>
      </w:pPr>
      <w:r>
        <w:rPr>
          <w:rStyle w:val="CommentReference"/>
        </w:rPr>
        <w:annotationRef/>
      </w:r>
      <w:r>
        <w:t>I really didn't like preached... Is this to literal though? Maybe L.A. is better.</w:t>
      </w:r>
    </w:p>
  </w:comment>
  <w:comment w:id="1087" w:author="Windows User" w:date="2015-10-30T08:56:00Z" w:initials="BS">
    <w:p w14:paraId="6407D4C9" w14:textId="77777777" w:rsidR="00350773" w:rsidRDefault="00350773" w:rsidP="00E35F1F">
      <w:pPr>
        <w:pStyle w:val="CommentText"/>
      </w:pPr>
      <w:r>
        <w:rPr>
          <w:rStyle w:val="CommentReference"/>
        </w:rPr>
        <w:annotationRef/>
      </w:r>
      <w:r>
        <w:t>these thereofs are so awkward... but I can't think of a better phrasing right now.</w:t>
      </w:r>
    </w:p>
  </w:comment>
  <w:comment w:id="1088" w:author="Windows User" w:date="2015-11-21T13:23:00Z" w:initials="WU">
    <w:p w14:paraId="1B7B1E94" w14:textId="77777777" w:rsidR="00350773" w:rsidRDefault="00350773" w:rsidP="00E35F1F">
      <w:pPr>
        <w:pStyle w:val="CommentText"/>
      </w:pPr>
      <w:r>
        <w:rPr>
          <w:rStyle w:val="CommentReference"/>
        </w:rPr>
        <w:annotationRef/>
      </w:r>
      <w:r>
        <w:t>review</w:t>
      </w:r>
    </w:p>
  </w:comment>
  <w:comment w:id="1097" w:author="Windows User" w:date="2015-10-30T08:56:00Z" w:initials="BS">
    <w:p w14:paraId="5D50DB65" w14:textId="77777777" w:rsidR="00350773" w:rsidRDefault="00350773" w:rsidP="00E35F1F">
      <w:pPr>
        <w:pStyle w:val="CommentText"/>
      </w:pPr>
      <w:r>
        <w:rPr>
          <w:rStyle w:val="CommentReference"/>
        </w:rPr>
        <w:annotationRef/>
      </w:r>
      <w:r>
        <w:t>this seems kind of loose... is it ok?</w:t>
      </w:r>
    </w:p>
  </w:comment>
  <w:comment w:id="1098" w:author="Windows User" w:date="2015-10-30T08:56:00Z" w:initials="BS">
    <w:p w14:paraId="01FDA469" w14:textId="77777777" w:rsidR="00350773" w:rsidRDefault="00350773" w:rsidP="00E35F1F">
      <w:pPr>
        <w:pStyle w:val="CommentText"/>
      </w:pPr>
      <w:r>
        <w:rPr>
          <w:rStyle w:val="CommentReference"/>
        </w:rPr>
        <w:annotationRef/>
      </w:r>
      <w:r>
        <w:t>works or deeds?</w:t>
      </w:r>
    </w:p>
  </w:comment>
  <w:comment w:id="1099" w:author="Windows User" w:date="2015-11-21T13:24:00Z" w:initials="WU">
    <w:p w14:paraId="7A990723" w14:textId="77777777" w:rsidR="00350773" w:rsidRDefault="00350773" w:rsidP="00E35F1F">
      <w:pPr>
        <w:pStyle w:val="CommentText"/>
      </w:pPr>
      <w:r>
        <w:rPr>
          <w:rStyle w:val="CommentReference"/>
        </w:rPr>
        <w:annotationRef/>
      </w:r>
      <w:r>
        <w:t>review</w:t>
      </w:r>
    </w:p>
  </w:comment>
  <w:comment w:id="1100" w:author="Windows User" w:date="2015-10-30T08:56:00Z" w:initials="BS">
    <w:p w14:paraId="5BB3D65B" w14:textId="77777777" w:rsidR="00350773" w:rsidRDefault="00350773" w:rsidP="00E35F1F">
      <w:pPr>
        <w:pStyle w:val="CommentText"/>
      </w:pPr>
      <w:r>
        <w:rPr>
          <w:rStyle w:val="CommentReference"/>
        </w:rPr>
        <w:annotationRef/>
      </w:r>
      <w:r>
        <w:t>does Coptic have 'high'?</w:t>
      </w:r>
    </w:p>
  </w:comment>
  <w:comment w:id="1101" w:author="Windows User" w:date="2015-11-21T13:24:00Z" w:initials="WU">
    <w:p w14:paraId="1D334F95" w14:textId="77777777" w:rsidR="00350773" w:rsidRDefault="00350773" w:rsidP="00E35F1F">
      <w:pPr>
        <w:pStyle w:val="CommentText"/>
      </w:pPr>
      <w:r>
        <w:rPr>
          <w:rStyle w:val="CommentReference"/>
        </w:rPr>
        <w:annotationRef/>
      </w:r>
      <w:r>
        <w:t>review, add variant</w:t>
      </w:r>
    </w:p>
  </w:comment>
  <w:comment w:id="1102" w:author="Windows User" w:date="2015-10-30T08:56:00Z" w:initials="BS">
    <w:p w14:paraId="5480B788" w14:textId="77777777" w:rsidR="00350773" w:rsidRDefault="00350773" w:rsidP="00E35F1F">
      <w:pPr>
        <w:pStyle w:val="CommentText"/>
      </w:pPr>
      <w:r>
        <w:rPr>
          <w:rStyle w:val="CommentReference"/>
        </w:rPr>
        <w:annotationRef/>
      </w:r>
      <w:r>
        <w:t>bless or praise? inconsistent rendering of esmo</w:t>
      </w:r>
    </w:p>
  </w:comment>
  <w:comment w:id="1106" w:author="Windows User" w:date="2015-10-30T08:56:00Z" w:initials="WU">
    <w:p w14:paraId="326EFA42" w14:textId="77777777" w:rsidR="00350773" w:rsidRDefault="00350773" w:rsidP="006869EE">
      <w:pPr>
        <w:pStyle w:val="CommentText"/>
      </w:pPr>
      <w:r>
        <w:rPr>
          <w:rStyle w:val="CommentReference"/>
        </w:rPr>
        <w:annotationRef/>
      </w:r>
      <w:r>
        <w:t>Add notes where to insert Doxology of Prime… And Vespers Prase?</w:t>
      </w:r>
    </w:p>
  </w:comment>
  <w:comment w:id="1110" w:author="Windows User" w:date="2015-10-30T08:56:00Z" w:initials="WU">
    <w:p w14:paraId="66837344" w14:textId="77777777" w:rsidR="00350773" w:rsidRDefault="00350773" w:rsidP="006869EE">
      <w:pPr>
        <w:pStyle w:val="CommentText"/>
      </w:pPr>
      <w:r>
        <w:rPr>
          <w:rStyle w:val="CommentReference"/>
        </w:rPr>
        <w:annotationRef/>
      </w:r>
      <w:r>
        <w:t>May He or that He may</w:t>
      </w:r>
    </w:p>
  </w:comment>
  <w:comment w:id="1112" w:author="Windows User" w:date="2015-10-30T08:56:00Z" w:initials="BS">
    <w:p w14:paraId="5BE9E7DF" w14:textId="77777777" w:rsidR="00350773" w:rsidRDefault="00350773" w:rsidP="006869EE">
      <w:pPr>
        <w:pStyle w:val="CommentText"/>
      </w:pPr>
      <w:r>
        <w:rPr>
          <w:rStyle w:val="CommentReference"/>
        </w:rPr>
        <w:annotationRef/>
      </w:r>
      <w:r>
        <w:t>protopresbyters?</w:t>
      </w:r>
    </w:p>
  </w:comment>
  <w:comment w:id="1113" w:author="Windows User" w:date="2015-10-30T08:56:00Z" w:initials="BS">
    <w:p w14:paraId="37712CA1" w14:textId="77777777" w:rsidR="00350773" w:rsidRDefault="00350773" w:rsidP="006869EE">
      <w:pPr>
        <w:pStyle w:val="CommentText"/>
      </w:pPr>
      <w:r>
        <w:rPr>
          <w:rStyle w:val="CommentReference"/>
        </w:rPr>
        <w:annotationRef/>
      </w:r>
      <w:r>
        <w:t>those who?</w:t>
      </w:r>
    </w:p>
  </w:comment>
  <w:comment w:id="1114" w:author="Windows User" w:date="2015-10-30T08:56:00Z" w:initials="BS">
    <w:p w14:paraId="0BC9F56F" w14:textId="77777777" w:rsidR="00350773" w:rsidRDefault="00350773" w:rsidP="006869EE">
      <w:pPr>
        <w:pStyle w:val="CommentText"/>
      </w:pPr>
      <w:r>
        <w:rPr>
          <w:rStyle w:val="CommentReference"/>
        </w:rPr>
        <w:annotationRef/>
      </w:r>
      <w:r>
        <w:t>Yourself?</w:t>
      </w:r>
    </w:p>
  </w:comment>
  <w:comment w:id="1118" w:author="Windows User" w:date="2015-11-27T20:09:00Z" w:initials="WU">
    <w:p w14:paraId="5DD947BD" w14:textId="77777777" w:rsidR="00350773" w:rsidRDefault="00350773" w:rsidP="006869EE">
      <w:pPr>
        <w:pStyle w:val="CommentText"/>
      </w:pPr>
      <w:r>
        <w:rPr>
          <w:rStyle w:val="CommentReference"/>
        </w:rPr>
        <w:annotationRef/>
      </w:r>
      <w:r>
        <w:t>Confess to the Lord or confess the Lord?</w:t>
      </w:r>
    </w:p>
  </w:comment>
  <w:comment w:id="1127" w:author="Windows User" w:date="2015-10-30T08:56:00Z" w:initials="WU">
    <w:p w14:paraId="73A20223" w14:textId="77777777" w:rsidR="00350773" w:rsidRDefault="00350773" w:rsidP="006869EE">
      <w:pPr>
        <w:pStyle w:val="CommentText"/>
      </w:pPr>
      <w:r>
        <w:rPr>
          <w:rStyle w:val="CommentReference"/>
        </w:rPr>
        <w:annotationRef/>
      </w:r>
      <w:r>
        <w:t>Funny just to have declared here with nothing else.</w:t>
      </w:r>
    </w:p>
  </w:comment>
  <w:comment w:id="1128" w:author="Windows User" w:date="2015-10-30T08:56:00Z" w:initials="WU">
    <w:p w14:paraId="2938E8CF" w14:textId="77777777" w:rsidR="00350773" w:rsidRDefault="00350773" w:rsidP="006869EE">
      <w:pPr>
        <w:pStyle w:val="CommentText"/>
      </w:pPr>
      <w:r>
        <w:rPr>
          <w:rStyle w:val="CommentReference"/>
        </w:rPr>
        <w:annotationRef/>
      </w:r>
      <w:r>
        <w:t>Good News or Glad Tidings?</w:t>
      </w:r>
    </w:p>
  </w:comment>
  <w:comment w:id="1129" w:author="Windows User" w:date="2015-10-30T08:56:00Z" w:initials="WU">
    <w:p w14:paraId="07481CDA" w14:textId="77777777" w:rsidR="00350773" w:rsidRDefault="00350773" w:rsidP="006869EE">
      <w:pPr>
        <w:pStyle w:val="CommentText"/>
      </w:pPr>
      <w:r>
        <w:rPr>
          <w:rStyle w:val="CommentReference"/>
        </w:rPr>
        <w:annotationRef/>
      </w:r>
      <w:r>
        <w:t>Which is it? Advocate or watch over us?</w:t>
      </w:r>
    </w:p>
  </w:comment>
  <w:comment w:id="1130" w:author="Windows User" w:date="2015-10-30T08:56:00Z" w:initials="WU">
    <w:p w14:paraId="74878DE4" w14:textId="77777777" w:rsidR="00350773" w:rsidRDefault="00350773" w:rsidP="006869EE">
      <w:pPr>
        <w:pStyle w:val="CommentText"/>
      </w:pPr>
      <w:r>
        <w:rPr>
          <w:rStyle w:val="CommentReference"/>
        </w:rPr>
        <w:annotationRef/>
      </w:r>
      <w:r>
        <w:t>Coptic doesn’t seem to have “Mary”</w:t>
      </w:r>
    </w:p>
  </w:comment>
  <w:comment w:id="1133" w:author="Windows User" w:date="2015-10-30T08:56:00Z" w:initials="WU">
    <w:p w14:paraId="0F5B5499" w14:textId="77777777" w:rsidR="00350773" w:rsidRDefault="00350773" w:rsidP="006869EE">
      <w:pPr>
        <w:pStyle w:val="CommentText"/>
      </w:pPr>
      <w:r>
        <w:rPr>
          <w:rStyle w:val="CommentReference"/>
        </w:rPr>
        <w:annotationRef/>
      </w:r>
      <w:r>
        <w:t>Add footnote of what this is</w:t>
      </w:r>
    </w:p>
  </w:comment>
  <w:comment w:id="1146" w:author="Windows User" w:date="2015-10-30T08:56:00Z" w:initials="WU">
    <w:p w14:paraId="6841EDAF" w14:textId="77777777" w:rsidR="00350773" w:rsidRDefault="00350773">
      <w:pPr>
        <w:pStyle w:val="CommentText"/>
      </w:pPr>
      <w:r>
        <w:rPr>
          <w:rStyle w:val="CommentReference"/>
        </w:rPr>
        <w:annotationRef/>
      </w:r>
      <w:r>
        <w:t>Isn’t this one more faithful?</w:t>
      </w:r>
    </w:p>
  </w:comment>
  <w:comment w:id="1147" w:author="Windows User" w:date="2015-10-30T08:56:00Z" w:initials="WU">
    <w:p w14:paraId="44483F5F" w14:textId="77777777" w:rsidR="00350773" w:rsidRDefault="00350773">
      <w:pPr>
        <w:pStyle w:val="CommentText"/>
      </w:pPr>
      <w:r>
        <w:rPr>
          <w:rStyle w:val="CommentReference"/>
        </w:rPr>
        <w:annotationRef/>
      </w:r>
      <w:r>
        <w:t>Which one(s) are/is right?</w:t>
      </w:r>
    </w:p>
  </w:comment>
  <w:comment w:id="1148" w:author="Windows User" w:date="2015-10-30T08:56:00Z" w:initials="WU">
    <w:p w14:paraId="22B3EF76" w14:textId="77777777" w:rsidR="00350773" w:rsidRDefault="00350773">
      <w:pPr>
        <w:pStyle w:val="CommentText"/>
      </w:pPr>
      <w:r>
        <w:rPr>
          <w:rStyle w:val="CommentReference"/>
        </w:rPr>
        <w:annotationRef/>
      </w:r>
      <w:r>
        <w:t>Coptic doesn’t seem to have “O Lord”</w:t>
      </w:r>
    </w:p>
  </w:comment>
  <w:comment w:id="1152" w:author="Windows User" w:date="2015-10-30T08:56:00Z" w:initials="WU">
    <w:p w14:paraId="6BF65470" w14:textId="77777777" w:rsidR="00350773" w:rsidRDefault="00350773">
      <w:pPr>
        <w:pStyle w:val="CommentText"/>
      </w:pPr>
      <w:r>
        <w:rPr>
          <w:rStyle w:val="CommentReference"/>
        </w:rPr>
        <w:annotationRef/>
      </w:r>
      <w:r>
        <w:t>Called or named?</w:t>
      </w:r>
    </w:p>
  </w:comment>
  <w:comment w:id="1153" w:author="Windows User" w:date="2015-10-30T08:56:00Z" w:initials="WU">
    <w:p w14:paraId="64122CF8" w14:textId="77777777" w:rsidR="00350773" w:rsidRDefault="00350773">
      <w:pPr>
        <w:pStyle w:val="CommentText"/>
      </w:pPr>
      <w:r>
        <w:rPr>
          <w:rStyle w:val="CommentReference"/>
        </w:rPr>
        <w:annotationRef/>
      </w:r>
      <w:r>
        <w:t>John loved the Lord, or the Lord loved John?</w:t>
      </w:r>
    </w:p>
  </w:comment>
  <w:comment w:id="1155" w:author="Windows User" w:date="2015-10-30T08:56:00Z" w:initials="WU">
    <w:p w14:paraId="28540FAB" w14:textId="77777777" w:rsidR="00350773" w:rsidRDefault="00350773">
      <w:pPr>
        <w:pStyle w:val="CommentText"/>
      </w:pPr>
      <w:r>
        <w:rPr>
          <w:rStyle w:val="CommentReference"/>
        </w:rPr>
        <w:annotationRef/>
      </w:r>
      <w:r>
        <w:t>Not the Lord?</w:t>
      </w:r>
    </w:p>
  </w:comment>
  <w:comment w:id="1156" w:author="Windows User" w:date="2015-10-30T08:56:00Z" w:initials="WU">
    <w:p w14:paraId="3BE9EA57" w14:textId="77777777" w:rsidR="00350773" w:rsidRDefault="00350773">
      <w:pPr>
        <w:pStyle w:val="CommentText"/>
      </w:pPr>
      <w:r>
        <w:rPr>
          <w:rStyle w:val="CommentReference"/>
        </w:rPr>
        <w:annotationRef/>
      </w:r>
      <w:r>
        <w:t>The rest missing?</w:t>
      </w:r>
    </w:p>
  </w:comment>
  <w:comment w:id="1157" w:author="Windows User" w:date="2015-10-30T08:56:00Z" w:initials="WU">
    <w:p w14:paraId="17CFCF91" w14:textId="77777777" w:rsidR="00350773" w:rsidRDefault="00350773">
      <w:pPr>
        <w:pStyle w:val="CommentText"/>
      </w:pPr>
      <w:r>
        <w:rPr>
          <w:rStyle w:val="CommentReference"/>
        </w:rPr>
        <w:annotationRef/>
      </w:r>
      <w:r>
        <w:t>Completely different…</w:t>
      </w:r>
    </w:p>
  </w:comment>
  <w:comment w:id="1158" w:author="Windows User" w:date="2015-10-30T08:56:00Z" w:initials="WU">
    <w:p w14:paraId="1A5ABDDA" w14:textId="77777777" w:rsidR="00350773" w:rsidRDefault="00350773">
      <w:pPr>
        <w:pStyle w:val="CommentText"/>
      </w:pPr>
      <w:r>
        <w:rPr>
          <w:rStyle w:val="CommentReference"/>
        </w:rPr>
        <w:annotationRef/>
      </w:r>
      <w:r>
        <w:t>Sound or voices?</w:t>
      </w:r>
    </w:p>
  </w:comment>
  <w:comment w:id="1160" w:author="Windows User" w:date="2015-10-30T08:56:00Z" w:initials="WU">
    <w:p w14:paraId="2632154F" w14:textId="77777777" w:rsidR="00350773" w:rsidRDefault="00350773">
      <w:pPr>
        <w:pStyle w:val="CommentText"/>
      </w:pPr>
      <w:r>
        <w:rPr>
          <w:rStyle w:val="CommentReference"/>
        </w:rPr>
        <w:annotationRef/>
      </w:r>
      <w:r>
        <w:t>AAP has divinely inspired.</w:t>
      </w:r>
    </w:p>
  </w:comment>
  <w:comment w:id="1162" w:author="Windows User" w:date="2015-10-30T08:56:00Z" w:initials="WU">
    <w:p w14:paraId="6A684B9E" w14:textId="77777777" w:rsidR="00350773" w:rsidRDefault="00350773">
      <w:pPr>
        <w:pStyle w:val="CommentText"/>
      </w:pPr>
      <w:r>
        <w:rPr>
          <w:rStyle w:val="CommentReference"/>
        </w:rPr>
        <w:annotationRef/>
      </w:r>
      <w:r>
        <w:t>This one needs looking at.</w:t>
      </w:r>
    </w:p>
  </w:comment>
  <w:comment w:id="1163" w:author="Windows User" w:date="2015-10-30T08:56:00Z" w:initials="WU">
    <w:p w14:paraId="3E29D706" w14:textId="77777777" w:rsidR="00350773" w:rsidRDefault="00350773">
      <w:pPr>
        <w:pStyle w:val="CommentText"/>
      </w:pPr>
      <w:r>
        <w:rPr>
          <w:rStyle w:val="CommentReference"/>
        </w:rPr>
        <w:annotationRef/>
      </w:r>
      <w:r>
        <w:t>Partners?</w:t>
      </w:r>
    </w:p>
  </w:comment>
  <w:comment w:id="1168" w:author="Windows User" w:date="2015-10-30T08:56:00Z" w:initials="WU">
    <w:p w14:paraId="662AC6DC" w14:textId="77777777" w:rsidR="00350773" w:rsidRDefault="00350773">
      <w:pPr>
        <w:pStyle w:val="CommentText"/>
      </w:pPr>
      <w:r>
        <w:rPr>
          <w:rStyle w:val="CommentReference"/>
        </w:rPr>
        <w:annotationRef/>
      </w:r>
      <w:r>
        <w:t>What land?</w:t>
      </w:r>
    </w:p>
  </w:comment>
  <w:comment w:id="1170" w:author="Windows User" w:date="2015-10-30T08:56:00Z" w:initials="WU">
    <w:p w14:paraId="121BE348" w14:textId="77777777" w:rsidR="00350773" w:rsidRDefault="00350773">
      <w:pPr>
        <w:pStyle w:val="CommentText"/>
      </w:pPr>
      <w:r>
        <w:rPr>
          <w:rStyle w:val="CommentReference"/>
        </w:rPr>
        <w:annotationRef/>
      </w:r>
      <w:r>
        <w:t>Or englighten?</w:t>
      </w:r>
    </w:p>
  </w:comment>
  <w:comment w:id="1184" w:author="Windows User" w:date="2015-10-30T08:56:00Z" w:initials="WU">
    <w:p w14:paraId="52EAF036" w14:textId="77777777" w:rsidR="00350773" w:rsidRDefault="00350773">
      <w:pPr>
        <w:pStyle w:val="CommentText"/>
      </w:pPr>
      <w:r>
        <w:rPr>
          <w:rStyle w:val="CommentReference"/>
        </w:rPr>
        <w:annotationRef/>
      </w:r>
      <w:r>
        <w:t>What should this verse be?</w:t>
      </w:r>
    </w:p>
  </w:comment>
  <w:comment w:id="1196" w:author="Windows User" w:date="2015-10-30T08:56:00Z" w:initials="BS">
    <w:p w14:paraId="1A0E2428" w14:textId="77777777" w:rsidR="00350773" w:rsidRDefault="00350773">
      <w:pPr>
        <w:pStyle w:val="CommentText"/>
      </w:pPr>
      <w:r>
        <w:rPr>
          <w:rStyle w:val="CommentReference"/>
        </w:rPr>
        <w:annotationRef/>
      </w:r>
      <w:r>
        <w:t>wiles or snares?</w:t>
      </w:r>
    </w:p>
  </w:comment>
  <w:comment w:id="1198" w:author="Windows User" w:date="2015-10-30T08:56:00Z" w:initials="BS">
    <w:p w14:paraId="2B8DD286" w14:textId="77777777" w:rsidR="00350773" w:rsidRDefault="00350773">
      <w:pPr>
        <w:pStyle w:val="CommentText"/>
      </w:pPr>
      <w:r>
        <w:rPr>
          <w:rStyle w:val="CommentReference"/>
        </w:rPr>
        <w:annotationRef/>
      </w:r>
      <w:r>
        <w:t>I typed this Coptic... so it will have typos..</w:t>
      </w:r>
    </w:p>
  </w:comment>
  <w:comment w:id="1199" w:author="Windows User" w:date="2015-10-30T08:56:00Z" w:initials="WU">
    <w:p w14:paraId="7AD216CC" w14:textId="77777777" w:rsidR="00350773" w:rsidRDefault="00350773">
      <w:pPr>
        <w:pStyle w:val="CommentText"/>
      </w:pPr>
      <w:r>
        <w:rPr>
          <w:rStyle w:val="CommentReference"/>
        </w:rPr>
        <w:annotationRef/>
      </w:r>
      <w:r>
        <w:t>You reign? The dominion is yours? Yours is the dominion?</w:t>
      </w:r>
    </w:p>
  </w:comment>
  <w:comment w:id="1201" w:author="Windows User" w:date="2015-10-30T08:56:00Z" w:initials="BS">
    <w:p w14:paraId="68C1922F" w14:textId="77777777" w:rsidR="00350773" w:rsidRDefault="00350773">
      <w:pPr>
        <w:pStyle w:val="CommentText"/>
      </w:pPr>
      <w:r>
        <w:rPr>
          <w:rStyle w:val="CommentReference"/>
        </w:rPr>
        <w:annotationRef/>
      </w:r>
      <w:r>
        <w:t>omit 'be' in contemporary?</w:t>
      </w:r>
    </w:p>
  </w:comment>
  <w:comment w:id="1202" w:author="Windows User" w:date="2015-10-30T08:56:00Z" w:initials="BS">
    <w:p w14:paraId="6511FB80" w14:textId="77777777" w:rsidR="00350773" w:rsidRDefault="00350773">
      <w:pPr>
        <w:pStyle w:val="CommentText"/>
      </w:pPr>
      <w:r>
        <w:rPr>
          <w:rStyle w:val="CommentReference"/>
        </w:rPr>
        <w:annotationRef/>
      </w:r>
      <w:r>
        <w:t>Abouna Antony: I typed this Coptic from the black book. Jenkims were very unclear. Please proof for typos.</w:t>
      </w:r>
    </w:p>
  </w:comment>
  <w:comment w:id="1203" w:author="Windows User" w:date="2015-10-30T08:56:00Z" w:initials="BS">
    <w:p w14:paraId="7DEA42F3" w14:textId="77777777" w:rsidR="00350773" w:rsidRDefault="00350773">
      <w:pPr>
        <w:pStyle w:val="CommentText"/>
      </w:pPr>
      <w:r>
        <w:rPr>
          <w:rStyle w:val="CommentReference"/>
        </w:rPr>
        <w:annotationRef/>
      </w:r>
      <w:r>
        <w:t>"is" before "the King" would make this whole vs flow as a sentence...</w:t>
      </w:r>
    </w:p>
  </w:comment>
  <w:comment w:id="1204" w:author="Windows User" w:date="2015-10-30T08:56:00Z" w:initials="BS">
    <w:p w14:paraId="1F17623C" w14:textId="77777777" w:rsidR="00350773" w:rsidRDefault="00350773">
      <w:pPr>
        <w:pStyle w:val="CommentText"/>
      </w:pPr>
      <w:r>
        <w:rPr>
          <w:rStyle w:val="CommentReference"/>
        </w:rPr>
        <w:annotationRef/>
      </w:r>
      <w:r>
        <w:t>ask more modern than entreat... but not quite right?</w:t>
      </w:r>
    </w:p>
  </w:comment>
  <w:comment w:id="1226" w:author="Windows User" w:date="2015-10-30T08:56:00Z" w:initials="WU">
    <w:p w14:paraId="5F20584F" w14:textId="77777777" w:rsidR="00350773" w:rsidRDefault="00350773">
      <w:pPr>
        <w:pStyle w:val="CommentText"/>
      </w:pPr>
      <w:r>
        <w:rPr>
          <w:rStyle w:val="CommentReference"/>
        </w:rPr>
        <w:annotationRef/>
      </w:r>
      <w:r>
        <w:t>Needs work.</w:t>
      </w:r>
    </w:p>
  </w:comment>
  <w:comment w:id="1231" w:author="Windows User" w:date="2015-10-30T08:56:00Z" w:initials="WU">
    <w:p w14:paraId="76E8B799" w14:textId="77777777" w:rsidR="00350773" w:rsidRDefault="00350773">
      <w:pPr>
        <w:pStyle w:val="CommentText"/>
      </w:pPr>
      <w:r>
        <w:rPr>
          <w:rStyle w:val="CommentReference"/>
        </w:rPr>
        <w:annotationRef/>
      </w:r>
      <w:r>
        <w:t>Should this be tho-out 5? Or 25?</w:t>
      </w:r>
    </w:p>
  </w:comment>
  <w:comment w:id="1238" w:author="Windows User" w:date="2015-11-11T11:06:00Z" w:initials="WU">
    <w:p w14:paraId="58D84DCF" w14:textId="77777777" w:rsidR="00350773" w:rsidRDefault="00350773">
      <w:pPr>
        <w:pStyle w:val="CommentText"/>
      </w:pPr>
      <w:r>
        <w:rPr>
          <w:rStyle w:val="CommentReference"/>
        </w:rPr>
        <w:annotationRef/>
      </w:r>
      <w:r>
        <w:t>Should this be last age or something?</w:t>
      </w:r>
    </w:p>
  </w:comment>
  <w:comment w:id="1240" w:author="Windows User" w:date="2015-11-11T11:00:00Z" w:initials="WU">
    <w:p w14:paraId="7D2DE752" w14:textId="77777777" w:rsidR="00350773" w:rsidRDefault="00350773">
      <w:pPr>
        <w:pStyle w:val="CommentText"/>
      </w:pPr>
      <w:r>
        <w:rPr>
          <w:rStyle w:val="CommentReference"/>
        </w:rPr>
        <w:annotationRef/>
      </w:r>
      <w:r>
        <w:t>This needs reviewing!</w:t>
      </w:r>
    </w:p>
  </w:comment>
  <w:comment w:id="1241" w:author="Windows User" w:date="2015-11-11T11:00:00Z" w:initials="WU">
    <w:p w14:paraId="65102EEC" w14:textId="77777777" w:rsidR="00350773" w:rsidRDefault="00350773">
      <w:pPr>
        <w:pStyle w:val="CommentText"/>
      </w:pPr>
      <w:r>
        <w:rPr>
          <w:rStyle w:val="CommentReference"/>
        </w:rPr>
        <w:annotationRef/>
      </w:r>
      <w:r>
        <w:t xml:space="preserve">This is probably wrong. God on high? </w:t>
      </w:r>
    </w:p>
  </w:comment>
  <w:comment w:id="1246" w:author="Windows User" w:date="2015-10-30T08:56:00Z" w:initials="WU">
    <w:p w14:paraId="38E4F092" w14:textId="77777777" w:rsidR="00350773" w:rsidRDefault="00350773">
      <w:pPr>
        <w:pStyle w:val="CommentText"/>
      </w:pPr>
      <w:r>
        <w:rPr>
          <w:rStyle w:val="CommentReference"/>
        </w:rPr>
        <w:annotationRef/>
      </w:r>
      <w:r>
        <w:t>Confirmed?</w:t>
      </w:r>
    </w:p>
  </w:comment>
  <w:comment w:id="1258" w:author="Windows User" w:date="2015-10-30T08:56:00Z" w:initials="WU">
    <w:p w14:paraId="41EDECE7" w14:textId="77777777" w:rsidR="00350773" w:rsidRDefault="00350773">
      <w:pPr>
        <w:pStyle w:val="CommentText"/>
      </w:pPr>
      <w:r>
        <w:rPr>
          <w:rStyle w:val="CommentReference"/>
        </w:rPr>
        <w:annotationRef/>
      </w:r>
      <w:r>
        <w:t>Heroes, or athletes?</w:t>
      </w:r>
    </w:p>
  </w:comment>
  <w:comment w:id="1288" w:author="Windows User" w:date="2015-10-30T08:56:00Z" w:initials="WU">
    <w:p w14:paraId="5FA627EB" w14:textId="77777777" w:rsidR="00350773" w:rsidRDefault="00350773">
      <w:pPr>
        <w:pStyle w:val="CommentText"/>
      </w:pPr>
      <w:r>
        <w:rPr>
          <w:rStyle w:val="CommentReference"/>
        </w:rPr>
        <w:annotationRef/>
      </w:r>
      <w:r>
        <w:t>Beasts or creatures?</w:t>
      </w:r>
    </w:p>
  </w:comment>
  <w:comment w:id="1289" w:author="Windows User" w:date="2015-10-30T08:56:00Z" w:initials="WU">
    <w:p w14:paraId="04563F96" w14:textId="77777777" w:rsidR="00350773" w:rsidRDefault="00350773">
      <w:pPr>
        <w:pStyle w:val="CommentText"/>
      </w:pPr>
      <w:r>
        <w:rPr>
          <w:rStyle w:val="CommentReference"/>
        </w:rPr>
        <w:annotationRef/>
      </w:r>
      <w:r>
        <w:t>Incessant? Or unceasing?</w:t>
      </w:r>
    </w:p>
  </w:comment>
  <w:comment w:id="1290" w:author="Windows User" w:date="2015-10-30T08:56:00Z" w:initials="WU">
    <w:p w14:paraId="7BD20F77" w14:textId="77777777" w:rsidR="00350773" w:rsidRDefault="00350773">
      <w:pPr>
        <w:pStyle w:val="CommentText"/>
      </w:pPr>
      <w:r>
        <w:rPr>
          <w:rStyle w:val="CommentReference"/>
        </w:rPr>
        <w:annotationRef/>
      </w:r>
      <w:r>
        <w:t>Flames of fire or fervent as fire?</w:t>
      </w:r>
    </w:p>
  </w:comment>
  <w:comment w:id="1294" w:author="Windows User" w:date="2015-10-30T08:56:00Z" w:initials="WU">
    <w:p w14:paraId="44A84E5A" w14:textId="77777777" w:rsidR="00350773" w:rsidRDefault="00350773">
      <w:pPr>
        <w:pStyle w:val="CommentText"/>
      </w:pPr>
      <w:r>
        <w:rPr>
          <w:rStyle w:val="CommentReference"/>
        </w:rPr>
        <w:annotationRef/>
      </w:r>
      <w:r>
        <w:t>Serving the Lord, or serving before the Lord?</w:t>
      </w:r>
    </w:p>
  </w:comment>
  <w:comment w:id="1309" w:author="Windows User" w:date="2015-10-30T08:56:00Z" w:initials="WU">
    <w:p w14:paraId="07D2B1EF" w14:textId="77777777" w:rsidR="00350773" w:rsidRDefault="00350773">
      <w:pPr>
        <w:pStyle w:val="CommentText"/>
      </w:pPr>
      <w:r>
        <w:rPr>
          <w:rStyle w:val="CommentReference"/>
        </w:rPr>
        <w:annotationRef/>
      </w:r>
      <w:r>
        <w:t>Or voice of God?</w:t>
      </w:r>
    </w:p>
  </w:comment>
  <w:comment w:id="1310" w:author="Windows User" w:date="2015-10-30T08:56:00Z" w:initials="WU">
    <w:p w14:paraId="3900CC21" w14:textId="77777777" w:rsidR="00350773" w:rsidRDefault="00350773">
      <w:pPr>
        <w:pStyle w:val="CommentText"/>
      </w:pPr>
      <w:r>
        <w:rPr>
          <w:rStyle w:val="CommentReference"/>
        </w:rPr>
        <w:annotationRef/>
      </w:r>
      <w:r>
        <w:t>Received or accepted?</w:t>
      </w:r>
    </w:p>
  </w:comment>
  <w:comment w:id="1316" w:author="Windows User" w:date="2015-11-06T08:39:00Z" w:initials="WU">
    <w:p w14:paraId="6EA3F191" w14:textId="77777777" w:rsidR="00350773" w:rsidRDefault="00350773">
      <w:pPr>
        <w:pStyle w:val="CommentText"/>
      </w:pPr>
      <w:r>
        <w:rPr>
          <w:rStyle w:val="CommentReference"/>
        </w:rPr>
        <w:annotationRef/>
      </w:r>
      <w:r>
        <w:t>Is this the right St. Theodore?</w:t>
      </w:r>
    </w:p>
  </w:comment>
  <w:comment w:id="1323" w:author="Windows User" w:date="2015-10-30T08:56:00Z" w:initials="WU">
    <w:p w14:paraId="227730E1" w14:textId="77777777" w:rsidR="00350773" w:rsidRDefault="00350773">
      <w:pPr>
        <w:pStyle w:val="CommentText"/>
      </w:pPr>
      <w:r>
        <w:rPr>
          <w:rStyle w:val="CommentReference"/>
        </w:rPr>
        <w:annotationRef/>
      </w:r>
      <w:r>
        <w:t>Prabios or Arabius? Doctors and physicians or physicians and well learned?</w:t>
      </w:r>
    </w:p>
  </w:comment>
  <w:comment w:id="1324" w:author="Windows User" w:date="2015-10-30T08:56:00Z" w:initials="WU">
    <w:p w14:paraId="519ADC1D" w14:textId="77777777" w:rsidR="00350773" w:rsidRDefault="00350773">
      <w:pPr>
        <w:pStyle w:val="CommentText"/>
      </w:pPr>
      <w:r>
        <w:rPr>
          <w:rStyle w:val="CommentReference"/>
        </w:rPr>
        <w:annotationRef/>
      </w:r>
      <w:r>
        <w:t>Building them upon the Name?</w:t>
      </w:r>
    </w:p>
  </w:comment>
  <w:comment w:id="1336" w:author="Windows User" w:date="2015-10-30T08:56:00Z" w:initials="WU">
    <w:p w14:paraId="3CFB1D1A" w14:textId="77777777" w:rsidR="00350773" w:rsidRDefault="00350773">
      <w:pPr>
        <w:pStyle w:val="CommentText"/>
      </w:pPr>
      <w:r>
        <w:rPr>
          <w:rStyle w:val="CommentReference"/>
        </w:rPr>
        <w:annotationRef/>
      </w:r>
      <w:r>
        <w:t>Placed or established?</w:t>
      </w:r>
    </w:p>
  </w:comment>
  <w:comment w:id="1337" w:author="Windows User" w:date="2015-10-30T08:56:00Z" w:initials="WU">
    <w:p w14:paraId="08983CC0" w14:textId="77777777" w:rsidR="00350773" w:rsidRDefault="00350773">
      <w:pPr>
        <w:pStyle w:val="CommentText"/>
      </w:pPr>
      <w:r>
        <w:rPr>
          <w:rStyle w:val="CommentReference"/>
        </w:rPr>
        <w:annotationRef/>
      </w:r>
      <w:r>
        <w:t>Or refused?</w:t>
      </w:r>
    </w:p>
  </w:comment>
  <w:comment w:id="1346" w:author="Windows User" w:date="2015-10-30T08:56:00Z" w:initials="WU">
    <w:p w14:paraId="535F3E1B" w14:textId="77777777" w:rsidR="00350773" w:rsidRDefault="00350773">
      <w:pPr>
        <w:pStyle w:val="CommentText"/>
      </w:pPr>
      <w:r>
        <w:rPr>
          <w:rStyle w:val="CommentReference"/>
        </w:rPr>
        <w:annotationRef/>
      </w:r>
      <w:r>
        <w:t>Sprung forth? Came forth? Blossomed?</w:t>
      </w:r>
    </w:p>
  </w:comment>
  <w:comment w:id="1361" w:author="Windows User" w:date="2015-10-30T08:56:00Z" w:initials="BS">
    <w:p w14:paraId="07DE8008" w14:textId="77777777" w:rsidR="00350773" w:rsidRDefault="00350773">
      <w:pPr>
        <w:pStyle w:val="CommentText"/>
      </w:pPr>
      <w:r>
        <w:rPr>
          <w:rStyle w:val="CommentReference"/>
        </w:rPr>
        <w:annotationRef/>
      </w:r>
      <w:r>
        <w:t>what does this mean?</w:t>
      </w:r>
    </w:p>
  </w:comment>
  <w:comment w:id="1362" w:author="Windows User" w:date="2015-10-30T08:56:00Z" w:initials="BS">
    <w:p w14:paraId="7DE26DCC" w14:textId="77777777" w:rsidR="00350773" w:rsidRDefault="00350773">
      <w:pPr>
        <w:pStyle w:val="CommentText"/>
      </w:pPr>
      <w:r>
        <w:rPr>
          <w:rStyle w:val="CommentReference"/>
        </w:rPr>
        <w:annotationRef/>
      </w:r>
      <w:r>
        <w:t>announced or proclaimed?</w:t>
      </w:r>
    </w:p>
  </w:comment>
  <w:comment w:id="1366" w:author="Windows User" w:date="2015-10-30T08:56:00Z" w:initials="WU">
    <w:p w14:paraId="729B2278" w14:textId="77777777" w:rsidR="00350773" w:rsidRDefault="00350773">
      <w:pPr>
        <w:pStyle w:val="CommentText"/>
      </w:pPr>
      <w:r>
        <w:rPr>
          <w:rStyle w:val="CommentReference"/>
        </w:rPr>
        <w:annotationRef/>
      </w:r>
      <w:r>
        <w:t>?</w:t>
      </w:r>
    </w:p>
  </w:comment>
  <w:comment w:id="1367" w:author="Windows User" w:date="2015-10-30T08:56:00Z" w:initials="WU">
    <w:p w14:paraId="44863D12" w14:textId="77777777" w:rsidR="00350773" w:rsidRDefault="00350773">
      <w:pPr>
        <w:pStyle w:val="CommentText"/>
      </w:pPr>
      <w:r>
        <w:rPr>
          <w:rStyle w:val="CommentReference"/>
        </w:rPr>
        <w:annotationRef/>
      </w:r>
      <w:r>
        <w:t>Bride, no, not bridegroom?</w:t>
      </w:r>
    </w:p>
  </w:comment>
  <w:comment w:id="1370" w:author="Windows User" w:date="2015-10-30T08:56:00Z" w:initials="WU">
    <w:p w14:paraId="6CE1AF88" w14:textId="77777777" w:rsidR="00350773" w:rsidRDefault="00350773">
      <w:pPr>
        <w:pStyle w:val="CommentText"/>
      </w:pPr>
      <w:r>
        <w:rPr>
          <w:rStyle w:val="CommentReference"/>
        </w:rPr>
        <w:annotationRef/>
      </w:r>
      <w:r>
        <w:t>Return?</w:t>
      </w:r>
    </w:p>
  </w:comment>
  <w:comment w:id="1371" w:author="Windows User" w:date="2015-10-30T08:56:00Z" w:initials="WU">
    <w:p w14:paraId="2917E600" w14:textId="77777777" w:rsidR="00350773" w:rsidRDefault="00350773">
      <w:pPr>
        <w:pStyle w:val="CommentText"/>
      </w:pPr>
      <w:r>
        <w:rPr>
          <w:rStyle w:val="CommentReference"/>
        </w:rPr>
        <w:annotationRef/>
      </w:r>
      <w:r>
        <w:t>Establishment? Building up?</w:t>
      </w:r>
    </w:p>
  </w:comment>
  <w:comment w:id="1373" w:author="Windows User" w:date="2015-10-30T08:56:00Z" w:initials="WU">
    <w:p w14:paraId="14DF4F91" w14:textId="77777777" w:rsidR="00350773" w:rsidRDefault="00350773">
      <w:pPr>
        <w:pStyle w:val="CommentText"/>
      </w:pPr>
      <w:r>
        <w:rPr>
          <w:rStyle w:val="CommentReference"/>
        </w:rPr>
        <w:annotationRef/>
      </w:r>
      <w:r>
        <w:t>Heavenly evangelist? Good tidings? Glad tidings? Good news?</w:t>
      </w:r>
    </w:p>
  </w:comment>
  <w:comment w:id="1374" w:author="Windows User" w:date="2015-10-30T08:56:00Z" w:initials="WU">
    <w:p w14:paraId="55FC1EAE" w14:textId="77777777" w:rsidR="00350773" w:rsidRDefault="00350773">
      <w:pPr>
        <w:pStyle w:val="CommentText"/>
      </w:pPr>
      <w:r>
        <w:rPr>
          <w:rStyle w:val="CommentReference"/>
        </w:rPr>
        <w:annotationRef/>
      </w:r>
      <w:r>
        <w:t>I don’t see “the Lord is with you” in the Coptic</w:t>
      </w:r>
    </w:p>
    <w:p w14:paraId="4431CB1C" w14:textId="77777777" w:rsidR="00350773" w:rsidRDefault="00350773">
      <w:pPr>
        <w:pStyle w:val="CommentText"/>
      </w:pPr>
    </w:p>
  </w:comment>
  <w:comment w:id="1375" w:author="Windows User" w:date="2015-10-30T08:56:00Z" w:initials="WU">
    <w:p w14:paraId="4549B91A" w14:textId="77777777" w:rsidR="00350773" w:rsidRDefault="00350773">
      <w:pPr>
        <w:pStyle w:val="CommentText"/>
      </w:pPr>
      <w:r>
        <w:rPr>
          <w:rStyle w:val="CommentReference"/>
        </w:rPr>
        <w:annotationRef/>
      </w:r>
      <w:r>
        <w:t>Heavenly herald of Good News?</w:t>
      </w:r>
    </w:p>
    <w:p w14:paraId="384F02AC" w14:textId="77777777" w:rsidR="00350773" w:rsidRDefault="00350773">
      <w:pPr>
        <w:pStyle w:val="CommentText"/>
      </w:pPr>
    </w:p>
  </w:comment>
  <w:comment w:id="1382" w:author="Windows User" w:date="2015-10-30T08:56:00Z" w:initials="WU">
    <w:p w14:paraId="4A264D5C" w14:textId="77777777" w:rsidR="00350773" w:rsidRDefault="00350773">
      <w:pPr>
        <w:pStyle w:val="CommentText"/>
      </w:pPr>
      <w:r>
        <w:rPr>
          <w:rStyle w:val="CommentReference"/>
        </w:rPr>
        <w:annotationRef/>
      </w:r>
      <w:r>
        <w:t>I think we’re doing holy for ethowab, but saint for agios… open to discussion though.</w:t>
      </w:r>
    </w:p>
  </w:comment>
  <w:comment w:id="1409" w:author="Windows User" w:date="2015-10-30T08:56:00Z" w:initials="BS">
    <w:p w14:paraId="20FFD670" w14:textId="77777777" w:rsidR="00350773" w:rsidRDefault="00350773" w:rsidP="006A0382">
      <w:pPr>
        <w:pStyle w:val="CommentText"/>
      </w:pPr>
      <w:r>
        <w:rPr>
          <w:rStyle w:val="CommentReference"/>
        </w:rPr>
        <w:annotationRef/>
      </w:r>
      <w:r>
        <w:t>theotokos, not mav em ef Nooti</w:t>
      </w:r>
    </w:p>
  </w:comment>
  <w:comment w:id="1413" w:author="Windows User" w:date="2015-10-30T08:56:00Z" w:initials="WU">
    <w:p w14:paraId="3A72AA33" w14:textId="77777777" w:rsidR="00350773" w:rsidRDefault="00350773">
      <w:pPr>
        <w:pStyle w:val="CommentText"/>
      </w:pPr>
      <w:r>
        <w:rPr>
          <w:rStyle w:val="CommentReference"/>
        </w:rPr>
        <w:annotationRef/>
      </w:r>
      <w:r>
        <w:t>Redeemed?</w:t>
      </w:r>
    </w:p>
  </w:comment>
  <w:comment w:id="1414" w:author="Windows User" w:date="2015-10-30T08:56:00Z" w:initials="WU">
    <w:p w14:paraId="5BF82FF5" w14:textId="77777777" w:rsidR="00350773" w:rsidRDefault="00350773">
      <w:pPr>
        <w:pStyle w:val="CommentText"/>
      </w:pPr>
      <w:r>
        <w:rPr>
          <w:rStyle w:val="CommentReference"/>
        </w:rPr>
        <w:annotationRef/>
      </w:r>
      <w:r>
        <w:t>For? So?</w:t>
      </w:r>
    </w:p>
  </w:comment>
  <w:comment w:id="1419" w:author="Windows User" w:date="2015-10-30T08:56:00Z" w:initials="WU">
    <w:p w14:paraId="5B54A424" w14:textId="77777777" w:rsidR="00350773" w:rsidRDefault="00350773">
      <w:pPr>
        <w:pStyle w:val="CommentText"/>
      </w:pPr>
      <w:r>
        <w:rPr>
          <w:rStyle w:val="CommentReference"/>
        </w:rPr>
        <w:annotationRef/>
      </w:r>
      <w:r>
        <w:t>Or did shine and did illuminate</w:t>
      </w:r>
    </w:p>
  </w:comment>
  <w:comment w:id="1420" w:author="Windows User" w:date="2015-10-30T08:56:00Z" w:initials="WU">
    <w:p w14:paraId="5929E69F" w14:textId="77777777" w:rsidR="00350773" w:rsidRDefault="00350773">
      <w:pPr>
        <w:pStyle w:val="CommentText"/>
      </w:pPr>
      <w:r>
        <w:rPr>
          <w:rStyle w:val="CommentReference"/>
        </w:rPr>
        <w:annotationRef/>
      </w:r>
      <w:r>
        <w:t>What should this verse be?</w:t>
      </w:r>
    </w:p>
  </w:comment>
  <w:comment w:id="1421" w:author="Windows User" w:date="2015-10-30T08:56:00Z" w:initials="WU">
    <w:p w14:paraId="37815108" w14:textId="77777777" w:rsidR="00350773" w:rsidRDefault="00350773">
      <w:pPr>
        <w:pStyle w:val="CommentText"/>
      </w:pPr>
      <w:r>
        <w:rPr>
          <w:rStyle w:val="CommentReference"/>
        </w:rPr>
        <w:annotationRef/>
      </w:r>
      <w:r>
        <w:t>Uhm… does this mean something else, because saying the seal of the door Ezekiel saw was raised seems really bad …</w:t>
      </w:r>
    </w:p>
  </w:comment>
  <w:comment w:id="1422" w:author="Windows User" w:date="2015-10-30T08:56:00Z" w:initials="WU">
    <w:p w14:paraId="770E6FA0" w14:textId="77777777" w:rsidR="00350773" w:rsidRDefault="00350773">
      <w:pPr>
        <w:pStyle w:val="CommentText"/>
      </w:pPr>
      <w:r>
        <w:rPr>
          <w:rStyle w:val="CommentReference"/>
        </w:rPr>
        <w:annotationRef/>
      </w:r>
      <w:r>
        <w:t>Who?</w:t>
      </w:r>
    </w:p>
  </w:comment>
  <w:comment w:id="1423" w:author="Windows User" w:date="2015-10-30T08:56:00Z" w:initials="WU">
    <w:p w14:paraId="7FDD5784" w14:textId="77777777" w:rsidR="00350773" w:rsidRDefault="00350773">
      <w:pPr>
        <w:pStyle w:val="CommentText"/>
      </w:pPr>
      <w:r>
        <w:rPr>
          <w:rStyle w:val="CommentReference"/>
        </w:rPr>
        <w:annotationRef/>
      </w:r>
      <w:r>
        <w:t>Different adjective</w:t>
      </w:r>
    </w:p>
  </w:comment>
  <w:comment w:id="1424" w:author="Windows User" w:date="2015-10-30T08:56:00Z" w:initials="WU">
    <w:p w14:paraId="69734FAC" w14:textId="77777777" w:rsidR="00350773" w:rsidRDefault="00350773">
      <w:pPr>
        <w:pStyle w:val="CommentText"/>
      </w:pPr>
      <w:r>
        <w:rPr>
          <w:rStyle w:val="CommentReference"/>
        </w:rPr>
        <w:annotationRef/>
      </w:r>
      <w:r>
        <w:t>Sickness?</w:t>
      </w:r>
    </w:p>
  </w:comment>
  <w:comment w:id="1427" w:author="Windows User" w:date="2015-10-30T08:56:00Z" w:initials="BS">
    <w:p w14:paraId="07C468E8" w14:textId="77777777" w:rsidR="00350773" w:rsidRDefault="0035077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30" w:author="Windows User" w:date="2015-10-30T08:56:00Z" w:initials="WU">
    <w:p w14:paraId="14F94395" w14:textId="77777777" w:rsidR="00350773" w:rsidRDefault="00350773">
      <w:pPr>
        <w:pStyle w:val="CommentText"/>
      </w:pPr>
      <w:r>
        <w:rPr>
          <w:rStyle w:val="CommentReference"/>
        </w:rPr>
        <w:annotationRef/>
      </w:r>
      <w:r>
        <w:t>What?</w:t>
      </w:r>
    </w:p>
  </w:comment>
  <w:comment w:id="1439" w:author="Windows User" w:date="2015-10-30T08:56:00Z" w:initials="WU">
    <w:p w14:paraId="39A2608E" w14:textId="77777777" w:rsidR="00350773" w:rsidRDefault="00350773">
      <w:pPr>
        <w:pStyle w:val="CommentText"/>
      </w:pPr>
      <w:r>
        <w:rPr>
          <w:rStyle w:val="CommentReference"/>
        </w:rPr>
        <w:annotationRef/>
      </w:r>
    </w:p>
  </w:comment>
  <w:comment w:id="1450" w:author="Windows User" w:date="2015-10-30T08:56:00Z" w:initials="WU">
    <w:p w14:paraId="255EEE9F" w14:textId="77777777" w:rsidR="00350773" w:rsidRDefault="00350773">
      <w:pPr>
        <w:pStyle w:val="CommentText"/>
      </w:pPr>
      <w:r>
        <w:rPr>
          <w:rStyle w:val="CommentReference"/>
        </w:rPr>
        <w:annotationRef/>
      </w:r>
      <w:r>
        <w:t>Is abouna going by a different version of the Coptic?</w:t>
      </w:r>
    </w:p>
    <w:p w14:paraId="45F504BB" w14:textId="77777777" w:rsidR="00350773" w:rsidRDefault="00350773">
      <w:pPr>
        <w:pStyle w:val="CommentText"/>
      </w:pPr>
    </w:p>
  </w:comment>
  <w:comment w:id="1452" w:author="Windows User" w:date="2015-10-30T08:56:00Z" w:initials="WU">
    <w:p w14:paraId="63C351E6" w14:textId="77777777" w:rsidR="00350773" w:rsidRDefault="00350773">
      <w:pPr>
        <w:pStyle w:val="CommentText"/>
      </w:pPr>
      <w:r>
        <w:rPr>
          <w:rStyle w:val="CommentReference"/>
        </w:rPr>
        <w:annotationRef/>
      </w:r>
      <w:r>
        <w:t>Praise and victory doesn’t make sense.</w:t>
      </w:r>
    </w:p>
  </w:comment>
  <w:comment w:id="1454" w:author="Windows User" w:date="2015-10-30T08:56:00Z" w:initials="WU">
    <w:p w14:paraId="5729C7D5" w14:textId="77777777" w:rsidR="00350773" w:rsidRDefault="00350773">
      <w:pPr>
        <w:pStyle w:val="CommentText"/>
      </w:pPr>
      <w:r>
        <w:rPr>
          <w:rStyle w:val="CommentReference"/>
        </w:rPr>
        <w:annotationRef/>
      </w:r>
      <w:r>
        <w:t>Godhead?</w:t>
      </w:r>
    </w:p>
  </w:comment>
  <w:comment w:id="1463" w:author="Windows User" w:date="2015-10-30T08:56:00Z" w:initials="WU">
    <w:p w14:paraId="78E42A11" w14:textId="77777777" w:rsidR="00350773" w:rsidRDefault="00350773">
      <w:pPr>
        <w:pStyle w:val="CommentText"/>
      </w:pPr>
      <w:r>
        <w:rPr>
          <w:rStyle w:val="CommentReference"/>
        </w:rPr>
        <w:annotationRef/>
      </w:r>
      <w:r>
        <w:t>Establish?</w:t>
      </w:r>
    </w:p>
  </w:comment>
  <w:comment w:id="1464" w:author="Windows User" w:date="2015-10-30T08:56:00Z" w:initials="WU">
    <w:p w14:paraId="642EB965" w14:textId="77777777" w:rsidR="00350773" w:rsidRDefault="00350773">
      <w:pPr>
        <w:pStyle w:val="CommentText"/>
      </w:pPr>
      <w:r>
        <w:rPr>
          <w:rStyle w:val="CommentReference"/>
        </w:rPr>
        <w:annotationRef/>
      </w:r>
      <w:r>
        <w:t>Check another source… missing puncuation</w:t>
      </w:r>
    </w:p>
  </w:comment>
  <w:comment w:id="1465" w:author="Windows User" w:date="2015-10-30T08:56:00Z" w:initials="WU">
    <w:p w14:paraId="6F8B5532" w14:textId="77777777" w:rsidR="00350773" w:rsidRDefault="00350773">
      <w:pPr>
        <w:pStyle w:val="CommentText"/>
      </w:pPr>
      <w:r>
        <w:rPr>
          <w:rStyle w:val="CommentReference"/>
        </w:rPr>
        <w:annotationRef/>
      </w:r>
      <w:r>
        <w:t>Worked?</w:t>
      </w:r>
    </w:p>
  </w:comment>
  <w:comment w:id="1466" w:author="Windows User" w:date="2015-10-30T08:56:00Z" w:initials="WU">
    <w:p w14:paraId="4F504285" w14:textId="77777777" w:rsidR="00350773" w:rsidRDefault="00350773">
      <w:pPr>
        <w:pStyle w:val="CommentText"/>
      </w:pPr>
      <w:r>
        <w:rPr>
          <w:rStyle w:val="CommentReference"/>
        </w:rPr>
        <w:annotationRef/>
      </w:r>
      <w:r>
        <w:t>Thrice holy or Trisagion?</w:t>
      </w:r>
    </w:p>
  </w:comment>
  <w:comment w:id="1468" w:author="Windows User" w:date="2015-10-30T08:56:00Z" w:initials="WU">
    <w:p w14:paraId="5514BCC2"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9" w:author="Windows User" w:date="2015-10-30T08:56:00Z" w:initials="WU">
    <w:p w14:paraId="179A5384" w14:textId="77777777" w:rsidR="00350773" w:rsidRDefault="00350773">
      <w:pPr>
        <w:pStyle w:val="CommentText"/>
      </w:pPr>
      <w:r>
        <w:rPr>
          <w:rStyle w:val="CommentReference"/>
        </w:rPr>
        <w:annotationRef/>
      </w:r>
      <w:r>
        <w:t>Right translation?</w:t>
      </w:r>
    </w:p>
  </w:comment>
  <w:comment w:id="1471" w:author="Windows User" w:date="2015-10-30T08:56:00Z" w:initials="WU">
    <w:p w14:paraId="1682BE28" w14:textId="77777777" w:rsidR="00350773" w:rsidRDefault="00350773">
      <w:pPr>
        <w:pStyle w:val="CommentText"/>
      </w:pPr>
      <w:r>
        <w:rPr>
          <w:rStyle w:val="CommentReference"/>
        </w:rPr>
        <w:annotationRef/>
      </w:r>
      <w:r>
        <w:t>What does this mean?</w:t>
      </w:r>
    </w:p>
  </w:comment>
  <w:comment w:id="1472" w:author="Windows User" w:date="2015-10-30T08:56:00Z" w:initials="WU">
    <w:p w14:paraId="30C5B7C9" w14:textId="77777777" w:rsidR="00350773" w:rsidRDefault="00350773">
      <w:pPr>
        <w:pStyle w:val="CommentText"/>
      </w:pPr>
      <w:r>
        <w:rPr>
          <w:rStyle w:val="CommentReference"/>
        </w:rPr>
        <w:annotationRef/>
      </w:r>
      <w:r>
        <w:t>To the end?</w:t>
      </w:r>
    </w:p>
  </w:comment>
  <w:comment w:id="1477" w:author="Windows User" w:date="2015-10-30T08:56:00Z" w:initials="WU">
    <w:p w14:paraId="2C2856CA" w14:textId="77777777" w:rsidR="00350773" w:rsidRDefault="00350773">
      <w:pPr>
        <w:pStyle w:val="CommentText"/>
      </w:pPr>
      <w:r>
        <w:rPr>
          <w:rStyle w:val="CommentReference"/>
        </w:rPr>
        <w:annotationRef/>
      </w:r>
      <w:r>
        <w:t>Or freedom?</w:t>
      </w:r>
    </w:p>
  </w:comment>
  <w:comment w:id="1478" w:author="Windows User" w:date="2015-10-30T08:56:00Z" w:initials="WU">
    <w:p w14:paraId="229642C6" w14:textId="77777777" w:rsidR="00350773" w:rsidRDefault="00350773">
      <w:pPr>
        <w:pStyle w:val="CommentText"/>
      </w:pPr>
      <w:r>
        <w:rPr>
          <w:rStyle w:val="CommentReference"/>
        </w:rPr>
        <w:annotationRef/>
      </w:r>
      <w:r>
        <w:t>Or establish?</w:t>
      </w:r>
    </w:p>
  </w:comment>
  <w:comment w:id="1486" w:author="Windows User" w:date="2015-10-30T08:56:00Z" w:initials="WU">
    <w:p w14:paraId="798C7307" w14:textId="77777777" w:rsidR="00350773" w:rsidRDefault="00350773">
      <w:pPr>
        <w:pStyle w:val="CommentText"/>
      </w:pPr>
      <w:r>
        <w:rPr>
          <w:rStyle w:val="CommentReference"/>
        </w:rPr>
        <w:annotationRef/>
      </w:r>
      <w:r>
        <w:t>Is this the correct date?</w:t>
      </w:r>
    </w:p>
  </w:comment>
  <w:comment w:id="1579" w:author="Windows User" w:date="2015-10-30T08:56:00Z" w:initials="WU">
    <w:p w14:paraId="1C25D03A" w14:textId="77777777" w:rsidR="00350773" w:rsidRDefault="00350773">
      <w:pPr>
        <w:pStyle w:val="CommentText"/>
      </w:pPr>
      <w:r>
        <w:rPr>
          <w:rStyle w:val="CommentReference"/>
        </w:rPr>
        <w:annotationRef/>
      </w:r>
      <w:r>
        <w:t>Can this be reworded?</w:t>
      </w:r>
    </w:p>
  </w:comment>
  <w:comment w:id="1581" w:author="Windows User" w:date="2015-10-30T08:56:00Z" w:initials="WU">
    <w:p w14:paraId="71B1FE22" w14:textId="77777777" w:rsidR="00350773" w:rsidRDefault="00350773">
      <w:pPr>
        <w:pStyle w:val="CommentText"/>
      </w:pPr>
      <w:r>
        <w:rPr>
          <w:rStyle w:val="CommentReference"/>
        </w:rPr>
        <w:annotationRef/>
      </w:r>
      <w:r>
        <w:t>Check other books for alternate word here.</w:t>
      </w:r>
    </w:p>
  </w:comment>
  <w:comment w:id="1582" w:author="Windows User" w:date="2015-10-30T08:56:00Z" w:initials="WU">
    <w:p w14:paraId="546F5FFA" w14:textId="77777777" w:rsidR="00350773" w:rsidRDefault="00350773">
      <w:pPr>
        <w:pStyle w:val="CommentText"/>
      </w:pPr>
      <w:r>
        <w:rPr>
          <w:rStyle w:val="CommentReference"/>
        </w:rPr>
        <w:annotationRef/>
      </w:r>
      <w:r>
        <w:t>Nations or peoples?</w:t>
      </w:r>
    </w:p>
  </w:comment>
  <w:comment w:id="1583" w:author="Windows User" w:date="2015-10-30T08:56:00Z" w:initials="WU">
    <w:p w14:paraId="4FC1DCF3" w14:textId="77777777" w:rsidR="00350773" w:rsidRDefault="00350773">
      <w:pPr>
        <w:pStyle w:val="CommentText"/>
      </w:pPr>
      <w:r>
        <w:rPr>
          <w:rStyle w:val="CommentReference"/>
        </w:rPr>
        <w:annotationRef/>
      </w:r>
      <w:r>
        <w:t>Burned or consumed?</w:t>
      </w:r>
    </w:p>
  </w:comment>
  <w:comment w:id="1584" w:author="Windows User" w:date="2015-10-30T08:56:00Z" w:initials="WU">
    <w:p w14:paraId="5B463C07" w14:textId="77777777" w:rsidR="00350773" w:rsidRDefault="00350773">
      <w:pPr>
        <w:pStyle w:val="CommentText"/>
      </w:pPr>
      <w:r>
        <w:rPr>
          <w:rStyle w:val="CommentReference"/>
        </w:rPr>
        <w:annotationRef/>
      </w:r>
      <w:r>
        <w:t>?</w:t>
      </w:r>
    </w:p>
  </w:comment>
  <w:comment w:id="1585" w:author="Windows User" w:date="2015-10-30T08:56:00Z" w:initials="WU">
    <w:p w14:paraId="3079CC02"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6" w:author="Windows User" w:date="2015-10-30T08:56:00Z" w:initials="WU">
    <w:p w14:paraId="4B943F0B" w14:textId="77777777" w:rsidR="00350773" w:rsidRDefault="00350773">
      <w:pPr>
        <w:pStyle w:val="CommentText"/>
      </w:pPr>
      <w:r>
        <w:rPr>
          <w:rStyle w:val="CommentReference"/>
        </w:rPr>
        <w:annotationRef/>
      </w:r>
      <w:r>
        <w:t>Synaxarium has St. James dying twice… likely one of them should be St. John!</w:t>
      </w:r>
    </w:p>
  </w:comment>
  <w:comment w:id="1629" w:author="Windows User" w:date="2015-10-30T08:56:00Z" w:initials="WU">
    <w:p w14:paraId="11436C6E" w14:textId="77777777" w:rsidR="00350773" w:rsidRDefault="00350773">
      <w:pPr>
        <w:pStyle w:val="CommentText"/>
      </w:pPr>
      <w:r>
        <w:rPr>
          <w:rStyle w:val="CommentReference"/>
        </w:rPr>
        <w:annotationRef/>
      </w:r>
      <w:r>
        <w:t>Ramez says print synacarium may have him in july</w:t>
      </w:r>
    </w:p>
  </w:comment>
  <w:comment w:id="1640" w:author="Windows User" w:date="2015-10-30T08:56:00Z" w:initials="WU">
    <w:p w14:paraId="62A36CDC" w14:textId="77777777" w:rsidR="00350773" w:rsidRDefault="00350773">
      <w:pPr>
        <w:pStyle w:val="CommentText"/>
      </w:pPr>
      <w:r>
        <w:rPr>
          <w:rStyle w:val="CommentReference"/>
        </w:rPr>
        <w:annotationRef/>
      </w:r>
      <w:r>
        <w:t>Approached? What does this vs mean?</w:t>
      </w:r>
    </w:p>
  </w:comment>
  <w:comment w:id="1641" w:author="Windows User" w:date="2015-10-30T08:56:00Z" w:initials="WU">
    <w:p w14:paraId="329416E7"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7" w:author="Windows User" w:date="2015-10-30T08:56:00Z" w:initials="WU">
    <w:p w14:paraId="763F73BB" w14:textId="77777777" w:rsidR="00350773" w:rsidRDefault="00350773">
      <w:pPr>
        <w:pStyle w:val="CommentText"/>
      </w:pPr>
      <w:r>
        <w:rPr>
          <w:rStyle w:val="CommentReference"/>
        </w:rPr>
        <w:annotationRef/>
      </w:r>
      <w:r>
        <w:t>Thoughts?</w:t>
      </w:r>
    </w:p>
  </w:comment>
  <w:comment w:id="1668" w:author="Windows User" w:date="2015-10-30T08:56:00Z" w:initials="WU">
    <w:p w14:paraId="7B47C8A3" w14:textId="77777777" w:rsidR="00350773" w:rsidRDefault="0035077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3" w:author="Windows User" w:date="2015-10-30T08:56:00Z" w:initials="WU">
    <w:p w14:paraId="0BE9113A" w14:textId="77777777" w:rsidR="00350773" w:rsidRDefault="00350773">
      <w:pPr>
        <w:pStyle w:val="CommentText"/>
      </w:pPr>
      <w:r>
        <w:rPr>
          <w:rStyle w:val="CommentReference"/>
        </w:rPr>
        <w:annotationRef/>
      </w:r>
      <w:r>
        <w:t>Completely different.</w:t>
      </w:r>
    </w:p>
  </w:comment>
  <w:comment w:id="1704" w:author="Windows User" w:date="2015-10-30T08:56:00Z" w:initials="WU">
    <w:p w14:paraId="074682DD" w14:textId="77777777" w:rsidR="00350773" w:rsidRDefault="00350773">
      <w:pPr>
        <w:pStyle w:val="CommentText"/>
      </w:pPr>
      <w:r>
        <w:rPr>
          <w:rStyle w:val="CommentReference"/>
        </w:rPr>
        <w:annotationRef/>
      </w:r>
      <w:r>
        <w:t>With or in?</w:t>
      </w:r>
    </w:p>
  </w:comment>
  <w:comment w:id="1705" w:author="Windows User" w:date="2015-10-30T08:56:00Z" w:initials="WU">
    <w:p w14:paraId="371712E1" w14:textId="77777777" w:rsidR="00350773" w:rsidRDefault="00350773">
      <w:pPr>
        <w:pStyle w:val="CommentText"/>
      </w:pPr>
      <w:r>
        <w:rPr>
          <w:rStyle w:val="CommentReference"/>
        </w:rPr>
        <w:annotationRef/>
      </w:r>
    </w:p>
  </w:comment>
  <w:comment w:id="1706" w:author="Windows User" w:date="2015-10-30T08:56:00Z" w:initials="WU">
    <w:p w14:paraId="0B3C1D3B" w14:textId="77777777" w:rsidR="00350773" w:rsidRDefault="00350773">
      <w:pPr>
        <w:pStyle w:val="CommentText"/>
      </w:pPr>
      <w:r>
        <w:rPr>
          <w:rStyle w:val="CommentReference"/>
        </w:rPr>
        <w:annotationRef/>
      </w:r>
      <w:r>
        <w:t>Sound or voice?</w:t>
      </w:r>
    </w:p>
  </w:comment>
  <w:comment w:id="1708" w:author="Windows User" w:date="2015-10-30T08:56:00Z" w:initials="WU">
    <w:p w14:paraId="1C3A0B98" w14:textId="77777777" w:rsidR="00350773" w:rsidRDefault="00350773">
      <w:pPr>
        <w:pStyle w:val="CommentText"/>
      </w:pPr>
      <w:r>
        <w:rPr>
          <w:rStyle w:val="CommentReference"/>
        </w:rPr>
        <w:annotationRef/>
      </w:r>
      <w:r>
        <w:t>Open to suggetions.</w:t>
      </w:r>
    </w:p>
  </w:comment>
  <w:comment w:id="1709" w:author="Windows User" w:date="2015-10-30T08:56:00Z" w:initials="WU">
    <w:p w14:paraId="79DB91AB" w14:textId="77777777" w:rsidR="00350773" w:rsidRDefault="00350773">
      <w:pPr>
        <w:pStyle w:val="CommentText"/>
      </w:pPr>
      <w:r>
        <w:rPr>
          <w:rStyle w:val="CommentReference"/>
        </w:rPr>
        <w:annotationRef/>
      </w:r>
      <w:r>
        <w:t>Before?</w:t>
      </w:r>
    </w:p>
  </w:comment>
  <w:comment w:id="1710" w:author="Windows User" w:date="2015-10-30T08:56:00Z" w:initials="WU">
    <w:p w14:paraId="777049F3" w14:textId="77777777" w:rsidR="00350773" w:rsidRDefault="00350773">
      <w:pPr>
        <w:pStyle w:val="CommentText"/>
      </w:pPr>
      <w:r>
        <w:rPr>
          <w:rStyle w:val="CommentReference"/>
        </w:rPr>
        <w:annotationRef/>
      </w:r>
      <w:r>
        <w:t>Nations?</w:t>
      </w:r>
    </w:p>
  </w:comment>
  <w:comment w:id="1711" w:author="Windows User" w:date="2015-10-30T08:56:00Z" w:initials="WU">
    <w:p w14:paraId="29D1E0CC" w14:textId="77777777" w:rsidR="00350773" w:rsidRDefault="00350773">
      <w:pPr>
        <w:pStyle w:val="CommentText"/>
      </w:pPr>
      <w:r>
        <w:rPr>
          <w:rStyle w:val="CommentReference"/>
        </w:rPr>
        <w:annotationRef/>
      </w:r>
      <w:r>
        <w:t>?</w:t>
      </w:r>
    </w:p>
  </w:comment>
  <w:comment w:id="1752" w:author="Windows User" w:date="2015-10-30T08:56:00Z" w:initials="WU">
    <w:p w14:paraId="73A9ACC7" w14:textId="77777777" w:rsidR="00350773" w:rsidRDefault="00350773">
      <w:pPr>
        <w:pStyle w:val="CommentText"/>
      </w:pPr>
      <w:r>
        <w:rPr>
          <w:rStyle w:val="CommentReference"/>
        </w:rPr>
        <w:annotationRef/>
      </w:r>
      <w:r>
        <w:t>?</w:t>
      </w:r>
    </w:p>
  </w:comment>
  <w:comment w:id="1759" w:author="Windows User" w:date="2015-10-30T08:56:00Z" w:initials="WU">
    <w:p w14:paraId="4F5630C0" w14:textId="77777777" w:rsidR="00350773" w:rsidRDefault="00350773">
      <w:pPr>
        <w:pStyle w:val="CommentText"/>
      </w:pPr>
      <w:r>
        <w:rPr>
          <w:rStyle w:val="CommentReference"/>
        </w:rPr>
        <w:annotationRef/>
      </w:r>
      <w:r>
        <w:t>Abba Noub, abanoub, Apa Noub, Apnoub?</w:t>
      </w:r>
    </w:p>
  </w:comment>
  <w:comment w:id="1760" w:author="Windows User" w:date="2015-10-30T08:56:00Z" w:initials="WU">
    <w:p w14:paraId="3899034D" w14:textId="77777777" w:rsidR="00350773" w:rsidRDefault="00350773">
      <w:pPr>
        <w:pStyle w:val="CommentText"/>
      </w:pPr>
      <w:r>
        <w:rPr>
          <w:rStyle w:val="CommentReference"/>
        </w:rPr>
        <w:annotationRef/>
      </w:r>
      <w:r>
        <w:t>Upright, or orthodox?</w:t>
      </w:r>
    </w:p>
  </w:comment>
  <w:comment w:id="1769" w:author="Windows User" w:date="2015-10-30T08:56:00Z" w:initials="WU">
    <w:p w14:paraId="61207ABC" w14:textId="77777777" w:rsidR="00350773" w:rsidRDefault="00350773">
      <w:pPr>
        <w:pStyle w:val="CommentText"/>
      </w:pPr>
      <w:r>
        <w:rPr>
          <w:rStyle w:val="CommentReference"/>
        </w:rPr>
        <w:annotationRef/>
      </w:r>
      <w:r>
        <w:t>Are we going with ti agia = saint and ti ethowab = the holy?</w:t>
      </w:r>
    </w:p>
  </w:comment>
  <w:comment w:id="1791" w:author="Windows User" w:date="2015-11-18T20:43:00Z" w:initials="WU">
    <w:p w14:paraId="08613E46" w14:textId="00F90E8C" w:rsidR="00350773" w:rsidRDefault="00350773">
      <w:pPr>
        <w:pStyle w:val="CommentText"/>
      </w:pPr>
      <w:r>
        <w:rPr>
          <w:rStyle w:val="CommentReference"/>
        </w:rPr>
        <w:annotationRef/>
      </w:r>
      <w:r>
        <w:t>Is this for Adam days? Or just Sundays?</w:t>
      </w:r>
    </w:p>
  </w:comment>
  <w:comment w:id="1792" w:author="Windows User" w:date="2015-11-18T20:38:00Z" w:initials="WU">
    <w:p w14:paraId="43F9C3B7" w14:textId="77777777" w:rsidR="00350773" w:rsidRDefault="00350773">
      <w:pPr>
        <w:pStyle w:val="CommentText"/>
      </w:pPr>
      <w:r>
        <w:rPr>
          <w:rStyle w:val="CommentReference"/>
        </w:rPr>
        <w:annotationRef/>
      </w:r>
      <w:r>
        <w:t>What does this mean? I feel like we put something else somewhere else</w:t>
      </w:r>
    </w:p>
  </w:comment>
  <w:comment w:id="1794" w:author="Windows User" w:date="2015-11-19T22:12:00Z" w:initials="WU">
    <w:p w14:paraId="79F037D4" w14:textId="77777777" w:rsidR="00350773" w:rsidRDefault="00350773">
      <w:pPr>
        <w:pStyle w:val="CommentText"/>
      </w:pPr>
      <w:r>
        <w:rPr>
          <w:rStyle w:val="CommentReference"/>
        </w:rPr>
        <w:annotationRef/>
      </w:r>
      <w:r>
        <w:t>Theotokos forever, or ever-Theotokos?</w:t>
      </w:r>
    </w:p>
  </w:comment>
  <w:comment w:id="1795" w:author="Windows User" w:date="2015-11-19T22:12:00Z" w:initials="WU">
    <w:p w14:paraId="7E2C6DDB" w14:textId="77777777" w:rsidR="00350773" w:rsidRDefault="00350773">
      <w:pPr>
        <w:pStyle w:val="CommentText"/>
      </w:pPr>
      <w:r>
        <w:rPr>
          <w:rStyle w:val="CommentReference"/>
        </w:rPr>
        <w:annotationRef/>
      </w:r>
      <w:r>
        <w:t>What does this mean?</w:t>
      </w:r>
    </w:p>
  </w:comment>
  <w:comment w:id="1796" w:author="Windows User" w:date="2015-11-19T22:12:00Z" w:initials="WU">
    <w:p w14:paraId="71146019" w14:textId="77777777" w:rsidR="00350773" w:rsidRDefault="00350773">
      <w:pPr>
        <w:pStyle w:val="CommentText"/>
      </w:pPr>
      <w:r>
        <w:rPr>
          <w:rStyle w:val="CommentReference"/>
        </w:rPr>
        <w:annotationRef/>
      </w:r>
      <w:r>
        <w:t>What does this mean?</w:t>
      </w:r>
    </w:p>
  </w:comment>
  <w:comment w:id="1797" w:author="Windows User" w:date="2015-11-19T22:12:00Z" w:initials="WU">
    <w:p w14:paraId="24E4F57A" w14:textId="77777777" w:rsidR="00350773" w:rsidRDefault="00350773">
      <w:pPr>
        <w:pStyle w:val="CommentText"/>
      </w:pPr>
      <w:r>
        <w:rPr>
          <w:rStyle w:val="CommentReference"/>
        </w:rPr>
        <w:annotationRef/>
      </w:r>
      <w:r>
        <w:t>Praying or interceding?</w:t>
      </w:r>
    </w:p>
  </w:comment>
  <w:comment w:id="1815" w:author="Windows User" w:date="2015-10-30T08:56:00Z" w:initials="WU">
    <w:p w14:paraId="36116F5D"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6" w:author="Windows User" w:date="2015-10-30T08:56:00Z" w:initials="WU">
    <w:p w14:paraId="55EA204B" w14:textId="77777777" w:rsidR="00350773" w:rsidRDefault="00350773">
      <w:pPr>
        <w:pStyle w:val="CommentText"/>
      </w:pPr>
      <w:r>
        <w:rPr>
          <w:rStyle w:val="CommentReference"/>
        </w:rPr>
        <w:annotationRef/>
      </w:r>
      <w:r>
        <w:t>Typo?</w:t>
      </w:r>
    </w:p>
  </w:comment>
  <w:comment w:id="1826" w:author="Brett Slote" w:date="2016-05-06T20:19:00Z" w:initials="BS">
    <w:p w14:paraId="2A94C5D4" w14:textId="77777777" w:rsidR="00350773" w:rsidRDefault="00350773" w:rsidP="00513E2D">
      <w:pPr>
        <w:pStyle w:val="CommentText"/>
      </w:pPr>
      <w:r>
        <w:rPr>
          <w:rStyle w:val="CommentReference"/>
        </w:rPr>
        <w:annotationRef/>
      </w:r>
      <w:r>
        <w:t>Check that this and next aren’t 101</w:t>
      </w:r>
    </w:p>
  </w:comment>
  <w:comment w:id="1882" w:author="Windows User" w:date="2015-10-30T08:56:00Z" w:initials="WU">
    <w:p w14:paraId="11E5D177"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4" w:author="Windows User" w:date="2015-10-30T08:56:00Z" w:initials="WU">
    <w:p w14:paraId="38A16B24" w14:textId="77777777" w:rsidR="00350773" w:rsidRDefault="00350773">
      <w:pPr>
        <w:pStyle w:val="CommentText"/>
      </w:pPr>
      <w:r>
        <w:rPr>
          <w:rStyle w:val="CommentReference"/>
        </w:rPr>
        <w:annotationRef/>
      </w:r>
      <w:r>
        <w:t>What does the Coptic say?</w:t>
      </w:r>
    </w:p>
  </w:comment>
  <w:comment w:id="1885" w:author="Windows User" w:date="2015-10-30T08:56:00Z" w:initials="WU">
    <w:p w14:paraId="239824AA" w14:textId="77777777" w:rsidR="00350773" w:rsidRDefault="00350773">
      <w:pPr>
        <w:pStyle w:val="CommentText"/>
      </w:pPr>
      <w:r>
        <w:rPr>
          <w:rStyle w:val="CommentReference"/>
        </w:rPr>
        <w:annotationRef/>
      </w:r>
      <w:r>
        <w:t>What is being quoted? 2Cor 5?</w:t>
      </w:r>
    </w:p>
  </w:comment>
  <w:comment w:id="1888" w:author="Windows User" w:date="2015-10-30T08:56:00Z" w:initials="WU">
    <w:p w14:paraId="1EC34668" w14:textId="77777777" w:rsidR="00350773" w:rsidRDefault="00350773">
      <w:pPr>
        <w:pStyle w:val="CommentText"/>
      </w:pPr>
      <w:r>
        <w:rPr>
          <w:rStyle w:val="CommentReference"/>
        </w:rPr>
        <w:annotationRef/>
      </w:r>
      <w:r>
        <w:t>This is clearly a late composition, bastardizing other hymns. “our father in heaven, the sinless one, with your good father…” right.</w:t>
      </w:r>
    </w:p>
  </w:comment>
  <w:comment w:id="1889" w:author="Windows User" w:date="2015-10-30T08:56:00Z" w:initials="WU">
    <w:p w14:paraId="4470C38C" w14:textId="77777777" w:rsidR="00350773" w:rsidRDefault="00350773">
      <w:pPr>
        <w:pStyle w:val="CommentText"/>
      </w:pPr>
      <w:r>
        <w:rPr>
          <w:rStyle w:val="CommentReference"/>
        </w:rPr>
        <w:annotationRef/>
      </w:r>
      <w:r>
        <w:t>Coptic is different from previous verse. What should English be?</w:t>
      </w:r>
    </w:p>
  </w:comment>
  <w:comment w:id="1890" w:author="Windows User" w:date="2015-10-30T08:56:00Z" w:initials="WU">
    <w:p w14:paraId="350A9B71" w14:textId="77777777" w:rsidR="00350773" w:rsidRDefault="00350773">
      <w:pPr>
        <w:pStyle w:val="CommentText"/>
      </w:pPr>
      <w:r>
        <w:rPr>
          <w:rStyle w:val="CommentReference"/>
        </w:rPr>
        <w:annotationRef/>
      </w:r>
      <w:r>
        <w:t>Or athletes? Or athletic martyrs?</w:t>
      </w:r>
    </w:p>
  </w:comment>
  <w:comment w:id="1891" w:author="Windows User" w:date="2015-10-30T08:56:00Z" w:initials="WU">
    <w:p w14:paraId="72F9FFC3" w14:textId="77777777" w:rsidR="00350773" w:rsidRDefault="00350773">
      <w:pPr>
        <w:pStyle w:val="CommentText"/>
      </w:pPr>
      <w:r>
        <w:rPr>
          <w:rStyle w:val="CommentReference"/>
        </w:rPr>
        <w:annotationRef/>
      </w:r>
      <w:r>
        <w:t>Or of the martyrs?</w:t>
      </w:r>
    </w:p>
  </w:comment>
  <w:comment w:id="1892" w:author="Windows User" w:date="2015-10-30T08:56:00Z" w:initials="WU">
    <w:p w14:paraId="7BD5C124" w14:textId="77777777" w:rsidR="00350773" w:rsidRDefault="00350773">
      <w:pPr>
        <w:pStyle w:val="CommentText"/>
      </w:pPr>
      <w:r>
        <w:rPr>
          <w:rStyle w:val="CommentReference"/>
        </w:rPr>
        <w:annotationRef/>
      </w:r>
      <w:r>
        <w:t>Carries or lifts?</w:t>
      </w:r>
    </w:p>
  </w:comment>
  <w:comment w:id="1893" w:author="Windows User" w:date="2015-10-30T08:56:00Z" w:initials="WU">
    <w:p w14:paraId="525F7218" w14:textId="77777777" w:rsidR="00350773" w:rsidRDefault="00350773">
      <w:pPr>
        <w:pStyle w:val="CommentText"/>
      </w:pPr>
      <w:r>
        <w:rPr>
          <w:rStyle w:val="CommentReference"/>
        </w:rPr>
        <w:annotationRef/>
      </w:r>
      <w:r>
        <w:t>Churches?</w:t>
      </w:r>
    </w:p>
    <w:p w14:paraId="32A8F1D7" w14:textId="77777777" w:rsidR="00350773" w:rsidRDefault="00350773">
      <w:pPr>
        <w:pStyle w:val="CommentText"/>
      </w:pPr>
    </w:p>
  </w:comment>
  <w:comment w:id="1894" w:author="Windows User" w:date="2015-10-30T08:56:00Z" w:initials="WU">
    <w:p w14:paraId="165286E5" w14:textId="77777777" w:rsidR="00350773" w:rsidRDefault="00350773">
      <w:pPr>
        <w:pStyle w:val="CommentText"/>
      </w:pPr>
      <w:r>
        <w:rPr>
          <w:rStyle w:val="CommentReference"/>
        </w:rPr>
        <w:annotationRef/>
      </w:r>
      <w:r>
        <w:t>End?</w:t>
      </w:r>
    </w:p>
  </w:comment>
  <w:comment w:id="1903" w:author="Windows User" w:date="2015-10-30T08:56:00Z" w:initials="WU">
    <w:p w14:paraId="770DC519" w14:textId="77777777" w:rsidR="00350773" w:rsidRDefault="00350773">
      <w:pPr>
        <w:pStyle w:val="CommentText"/>
      </w:pPr>
      <w:r>
        <w:rPr>
          <w:rStyle w:val="CommentReference"/>
        </w:rPr>
        <w:annotationRef/>
      </w:r>
      <w:r>
        <w:t>Or full stop. You are worthy of the glory,</w:t>
      </w:r>
    </w:p>
  </w:comment>
  <w:comment w:id="1909" w:author="Windows User" w:date="2015-10-30T08:56:00Z" w:initials="WU">
    <w:p w14:paraId="664F3BFA" w14:textId="77777777" w:rsidR="00350773" w:rsidRDefault="00350773">
      <w:pPr>
        <w:pStyle w:val="CommentText"/>
      </w:pPr>
      <w:r>
        <w:rPr>
          <w:rStyle w:val="CommentReference"/>
        </w:rPr>
        <w:annotationRef/>
      </w:r>
      <w:r>
        <w:t>?</w:t>
      </w:r>
    </w:p>
  </w:comment>
  <w:comment w:id="1912" w:author="Windows User" w:date="2015-10-30T08:56:00Z" w:initials="WU">
    <w:p w14:paraId="08BCD53E" w14:textId="77777777" w:rsidR="00350773" w:rsidRDefault="00350773">
      <w:pPr>
        <w:pStyle w:val="CommentText"/>
      </w:pPr>
      <w:r>
        <w:rPr>
          <w:rStyle w:val="CommentReference"/>
        </w:rPr>
        <w:annotationRef/>
      </w:r>
      <w:r>
        <w:t>Is? Or will be? Exalted, or highly exalted?</w:t>
      </w:r>
    </w:p>
  </w:comment>
  <w:comment w:id="1914" w:author="Windows User" w:date="2015-10-30T08:56:00Z" w:initials="WU">
    <w:p w14:paraId="4F4D62D2" w14:textId="77777777" w:rsidR="00350773" w:rsidRDefault="00350773">
      <w:pPr>
        <w:pStyle w:val="CommentText"/>
      </w:pPr>
      <w:r>
        <w:rPr>
          <w:rStyle w:val="CommentReference"/>
        </w:rPr>
        <w:annotationRef/>
      </w:r>
      <w:r>
        <w:t>Bring or offer</w:t>
      </w:r>
    </w:p>
  </w:comment>
  <w:comment w:id="1915" w:author="Windows User" w:date="2015-10-30T08:56:00Z" w:initials="WU">
    <w:p w14:paraId="66D4EE13" w14:textId="77777777" w:rsidR="00350773" w:rsidRDefault="00350773">
      <w:pPr>
        <w:pStyle w:val="CommentText"/>
      </w:pPr>
      <w:r>
        <w:rPr>
          <w:rStyle w:val="CommentReference"/>
        </w:rPr>
        <w:annotationRef/>
      </w:r>
      <w:r>
        <w:t>Spelling?</w:t>
      </w:r>
    </w:p>
  </w:comment>
  <w:comment w:id="1921" w:author="Windows User" w:date="2015-11-17T22:12:00Z" w:initials="WU">
    <w:p w14:paraId="412F0631" w14:textId="77777777" w:rsidR="00350773" w:rsidRDefault="00350773">
      <w:pPr>
        <w:pStyle w:val="CommentText"/>
      </w:pPr>
      <w:r>
        <w:rPr>
          <w:rStyle w:val="CommentReference"/>
        </w:rPr>
        <w:annotationRef/>
      </w:r>
      <w:r>
        <w:t>Literally trampled, right? Or crushed?</w:t>
      </w:r>
    </w:p>
  </w:comment>
  <w:comment w:id="1922" w:author="Windows User" w:date="2015-11-17T22:12:00Z" w:initials="WU">
    <w:p w14:paraId="135DCC31" w14:textId="77777777" w:rsidR="00350773" w:rsidRDefault="00350773">
      <w:pPr>
        <w:pStyle w:val="CommentText"/>
      </w:pPr>
      <w:r>
        <w:rPr>
          <w:rStyle w:val="CommentReference"/>
        </w:rPr>
        <w:annotationRef/>
      </w:r>
      <w:r>
        <w:t>Authority? Might? Reign?</w:t>
      </w:r>
    </w:p>
  </w:comment>
  <w:comment w:id="1925" w:author="Windows User" w:date="2015-10-30T08:56:00Z" w:initials="WU">
    <w:p w14:paraId="11BE3C4D" w14:textId="77777777" w:rsidR="00350773" w:rsidRDefault="00350773">
      <w:pPr>
        <w:pStyle w:val="CommentText"/>
      </w:pPr>
      <w:r>
        <w:rPr>
          <w:rStyle w:val="CommentReference"/>
        </w:rPr>
        <w:annotationRef/>
      </w:r>
      <w:r>
        <w:t>Name or Holy Name?</w:t>
      </w:r>
    </w:p>
  </w:comment>
  <w:comment w:id="1935" w:author="Windows User" w:date="2015-10-30T08:56:00Z" w:initials="WU">
    <w:p w14:paraId="4A1C10F1" w14:textId="77777777" w:rsidR="00350773" w:rsidRDefault="00350773">
      <w:pPr>
        <w:pStyle w:val="CommentText"/>
      </w:pPr>
      <w:r>
        <w:rPr>
          <w:rStyle w:val="CommentReference"/>
        </w:rPr>
        <w:annotationRef/>
      </w:r>
      <w:r>
        <w:t>Christ or Jesus Christ?</w:t>
      </w:r>
    </w:p>
  </w:comment>
  <w:comment w:id="1941" w:author="Windows User" w:date="2015-10-30T08:56:00Z" w:initials="WU">
    <w:p w14:paraId="31C2C585" w14:textId="77777777" w:rsidR="00350773" w:rsidRDefault="00350773">
      <w:pPr>
        <w:pStyle w:val="CommentText"/>
      </w:pPr>
      <w:r>
        <w:rPr>
          <w:rStyle w:val="CommentReference"/>
        </w:rPr>
        <w:annotationRef/>
      </w:r>
      <w:r>
        <w:t>Name or Holy Name?</w:t>
      </w:r>
    </w:p>
  </w:comment>
  <w:comment w:id="1942" w:author="Windows User" w:date="2015-10-30T08:56:00Z" w:initials="WU">
    <w:p w14:paraId="18203C3C" w14:textId="77777777" w:rsidR="00350773" w:rsidRDefault="00350773">
      <w:pPr>
        <w:pStyle w:val="CommentText"/>
      </w:pPr>
      <w:r>
        <w:rPr>
          <w:rStyle w:val="CommentReference"/>
        </w:rPr>
        <w:annotationRef/>
      </w:r>
      <w:r>
        <w:t>To Him? Or by His might/power?</w:t>
      </w:r>
    </w:p>
  </w:comment>
  <w:comment w:id="1943" w:author="Windows User" w:date="2015-10-30T08:56:00Z" w:initials="WU">
    <w:p w14:paraId="27B39720" w14:textId="77777777" w:rsidR="00350773" w:rsidRDefault="00350773">
      <w:pPr>
        <w:pStyle w:val="CommentText"/>
      </w:pPr>
      <w:r>
        <w:rPr>
          <w:rStyle w:val="CommentReference"/>
        </w:rPr>
        <w:annotationRef/>
      </w:r>
      <w:r>
        <w:t>Might, or may?</w:t>
      </w:r>
    </w:p>
  </w:comment>
  <w:comment w:id="1944" w:author="Windows User" w:date="2015-10-30T08:56:00Z" w:initials="WU">
    <w:p w14:paraId="2FB96B7C" w14:textId="77777777" w:rsidR="00350773" w:rsidRDefault="00350773" w:rsidP="00F77A5B">
      <w:pPr>
        <w:pStyle w:val="CommentText"/>
      </w:pPr>
      <w:r>
        <w:rPr>
          <w:rStyle w:val="CommentReference"/>
        </w:rPr>
        <w:annotationRef/>
      </w:r>
      <w:r>
        <w:t>Christ or Jesus Christ?</w:t>
      </w:r>
    </w:p>
  </w:comment>
  <w:comment w:id="1947" w:author="Windows User" w:date="2015-10-30T08:56:00Z" w:initials="WU">
    <w:p w14:paraId="775D4B1C" w14:textId="77777777" w:rsidR="00350773" w:rsidRDefault="00350773">
      <w:pPr>
        <w:pStyle w:val="CommentText"/>
      </w:pPr>
      <w:r>
        <w:rPr>
          <w:rStyle w:val="CommentReference"/>
        </w:rPr>
        <w:annotationRef/>
      </w:r>
      <w:r>
        <w:t>Miracles?</w:t>
      </w:r>
    </w:p>
  </w:comment>
  <w:comment w:id="1953" w:author="Windows User" w:date="2015-10-30T08:56:00Z" w:initials="WU">
    <w:p w14:paraId="511773EC" w14:textId="77777777" w:rsidR="00350773" w:rsidRDefault="00350773">
      <w:pPr>
        <w:pStyle w:val="CommentText"/>
      </w:pPr>
      <w:r>
        <w:rPr>
          <w:rStyle w:val="CommentReference"/>
        </w:rPr>
        <w:annotationRef/>
      </w:r>
      <w:r>
        <w:t>Name or Holy Name?</w:t>
      </w:r>
    </w:p>
  </w:comment>
  <w:comment w:id="1954" w:author="Windows User" w:date="2015-10-30T08:56:00Z" w:initials="WU">
    <w:p w14:paraId="0BC6FD3A" w14:textId="77777777" w:rsidR="00350773" w:rsidRDefault="00350773">
      <w:pPr>
        <w:pStyle w:val="CommentText"/>
      </w:pPr>
      <w:r>
        <w:rPr>
          <w:rStyle w:val="CommentReference"/>
        </w:rPr>
        <w:annotationRef/>
      </w:r>
      <w:r>
        <w:t>To Him? Or by His might/power?</w:t>
      </w:r>
    </w:p>
  </w:comment>
  <w:comment w:id="1955" w:author="Windows User" w:date="2015-10-30T08:56:00Z" w:initials="WU">
    <w:p w14:paraId="6BED6166" w14:textId="77777777" w:rsidR="00350773" w:rsidRDefault="00350773">
      <w:pPr>
        <w:pStyle w:val="CommentText"/>
      </w:pPr>
      <w:r>
        <w:rPr>
          <w:rStyle w:val="CommentReference"/>
        </w:rPr>
        <w:annotationRef/>
      </w:r>
      <w:r>
        <w:t>Might, or may?</w:t>
      </w:r>
    </w:p>
  </w:comment>
  <w:comment w:id="1964" w:author="Windows User" w:date="2016-02-10T12:41:00Z" w:initials="WU">
    <w:p w14:paraId="1E6C57D4" w14:textId="77777777" w:rsidR="00350773" w:rsidRDefault="00350773"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F7D32" w14:textId="77777777" w:rsidR="00C96D10" w:rsidRDefault="00C96D10" w:rsidP="006D61CA">
      <w:pPr>
        <w:spacing w:after="0" w:line="240" w:lineRule="auto"/>
      </w:pPr>
      <w:r>
        <w:separator/>
      </w:r>
    </w:p>
  </w:endnote>
  <w:endnote w:type="continuationSeparator" w:id="0">
    <w:p w14:paraId="219EC62E" w14:textId="77777777" w:rsidR="00C96D10" w:rsidRDefault="00C96D1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42287FE7" w:rsidR="00350773" w:rsidRPr="004D6538" w:rsidRDefault="0035077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B44F84">
      <w:rPr>
        <w:noProof/>
        <w:lang w:val="en-US"/>
      </w:rPr>
      <w:t>326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50773" w:rsidRPr="009654EE" w:rsidRDefault="00350773"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4277CF9" w:rsidR="00350773" w:rsidRPr="009654EE" w:rsidRDefault="0035077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04CAA">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1C1BC1A3" w:rsidR="00350773" w:rsidRPr="006D61CA" w:rsidRDefault="0035077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44F84">
      <w:rPr>
        <w:noProof/>
        <w:lang w:val="en-US"/>
      </w:rPr>
      <w:t>327</w:t>
    </w:r>
    <w:r w:rsidRPr="006D61CA">
      <w:rPr>
        <w:lang w:val="en-US"/>
      </w:rPr>
      <w:fldChar w:fldCharType="end"/>
    </w:r>
  </w:p>
  <w:p w14:paraId="1546C8BA" w14:textId="77777777" w:rsidR="00350773" w:rsidRDefault="00350773"/>
  <w:p w14:paraId="578F45FC" w14:textId="77777777" w:rsidR="00350773" w:rsidRDefault="0035077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5AC11BE4" w:rsidR="00350773" w:rsidRPr="006D61CA" w:rsidRDefault="0035077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44F84">
      <w:rPr>
        <w:noProof/>
        <w:lang w:val="en-US"/>
      </w:rPr>
      <w:t>577</w:t>
    </w:r>
    <w:r w:rsidRPr="006D61CA">
      <w:rPr>
        <w:lang w:val="en-US"/>
      </w:rPr>
      <w:fldChar w:fldCharType="end"/>
    </w:r>
  </w:p>
  <w:p w14:paraId="6E3E0469" w14:textId="77777777" w:rsidR="00350773" w:rsidRDefault="00350773"/>
  <w:p w14:paraId="5C3C24E2" w14:textId="77777777" w:rsidR="00350773" w:rsidRDefault="0035077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9451E3" w14:textId="77777777" w:rsidR="00C96D10" w:rsidRDefault="00C96D10" w:rsidP="006D61CA">
      <w:pPr>
        <w:spacing w:after="0" w:line="240" w:lineRule="auto"/>
      </w:pPr>
      <w:r>
        <w:separator/>
      </w:r>
    </w:p>
  </w:footnote>
  <w:footnote w:type="continuationSeparator" w:id="0">
    <w:p w14:paraId="102BD9D7" w14:textId="77777777" w:rsidR="00C96D10" w:rsidRDefault="00C96D10" w:rsidP="006D61CA">
      <w:pPr>
        <w:spacing w:after="0" w:line="240" w:lineRule="auto"/>
      </w:pPr>
      <w:r>
        <w:continuationSeparator/>
      </w:r>
    </w:p>
  </w:footnote>
  <w:footnote w:id="1">
    <w:p w14:paraId="16A75E0F" w14:textId="77777777" w:rsidR="00350773" w:rsidRDefault="00350773"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50773" w:rsidRDefault="00350773"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50773" w:rsidRDefault="00350773" w:rsidP="00F94412">
      <w:pPr>
        <w:pStyle w:val="footnote"/>
      </w:pPr>
      <w:r>
        <w:rPr>
          <w:rStyle w:val="FootnoteReference"/>
        </w:rPr>
        <w:footnoteRef/>
      </w:r>
      <w:r>
        <w:t xml:space="preserve"> [JS] or “assemblies”</w:t>
      </w:r>
    </w:p>
  </w:footnote>
  <w:footnote w:id="4">
    <w:p w14:paraId="5E4DFE5E" w14:textId="5E90AEFA" w:rsidR="00350773" w:rsidRPr="00926B87" w:rsidRDefault="00350773"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50773" w:rsidRDefault="00350773" w:rsidP="00031314">
      <w:pPr>
        <w:pStyle w:val="footnote"/>
      </w:pPr>
    </w:p>
  </w:footnote>
  <w:footnote w:id="5">
    <w:p w14:paraId="5EDE2D3A" w14:textId="77777777" w:rsidR="00350773" w:rsidRDefault="0035077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50773" w:rsidRDefault="00350773" w:rsidP="00323889">
      <w:pPr>
        <w:pStyle w:val="footnote"/>
      </w:pPr>
      <w:r>
        <w:rPr>
          <w:rStyle w:val="FootnoteReference"/>
        </w:rPr>
        <w:footnoteRef/>
      </w:r>
      <w:r>
        <w:t xml:space="preserve"> Or “The Lord’s Annointed”</w:t>
      </w:r>
    </w:p>
  </w:footnote>
  <w:footnote w:id="7">
    <w:p w14:paraId="31BBF667" w14:textId="77777777" w:rsidR="00350773" w:rsidRPr="00926B87" w:rsidRDefault="0035077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50773" w:rsidRDefault="00350773" w:rsidP="00441BAC">
      <w:pPr>
        <w:pStyle w:val="footnote"/>
      </w:pPr>
    </w:p>
  </w:footnote>
  <w:footnote w:id="8">
    <w:p w14:paraId="580FAEDD" w14:textId="77777777" w:rsidR="00350773" w:rsidRDefault="00350773" w:rsidP="00130E47">
      <w:pPr>
        <w:pStyle w:val="footnote"/>
      </w:pPr>
      <w:r>
        <w:rPr>
          <w:rStyle w:val="FootnoteReference"/>
        </w:rPr>
        <w:footnoteRef/>
      </w:r>
      <w:r>
        <w:t xml:space="preserve"> Or “The Lord’s Annointed”</w:t>
      </w:r>
    </w:p>
  </w:footnote>
  <w:footnote w:id="9">
    <w:p w14:paraId="74D64774" w14:textId="4A8F239B" w:rsidR="00350773" w:rsidRDefault="0035077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50773" w:rsidRDefault="0035077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350773" w:rsidRDefault="0035077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50773" w:rsidRDefault="00350773" w:rsidP="00485E0C">
      <w:pPr>
        <w:pStyle w:val="footnote"/>
      </w:pPr>
      <w:r>
        <w:rPr>
          <w:rStyle w:val="FootnoteReference"/>
          <w:rFonts w:cs="@MingLiU"/>
          <w:szCs w:val="18"/>
        </w:rPr>
        <w:footnoteRef/>
      </w:r>
      <w:r w:rsidRPr="003C6041">
        <w:t>Literally, unbroken fence</w:t>
      </w:r>
    </w:p>
  </w:footnote>
  <w:footnote w:id="13">
    <w:p w14:paraId="7C2A9DE8" w14:textId="15E62972" w:rsidR="00350773" w:rsidRDefault="0035077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350773" w:rsidRDefault="0035077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350773" w:rsidRDefault="0035077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350773" w:rsidRDefault="0035077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50773" w:rsidRDefault="00350773" w:rsidP="006800D4">
      <w:pPr>
        <w:pStyle w:val="footnote"/>
      </w:pPr>
      <w:r>
        <w:rPr>
          <w:rStyle w:val="FootnoteReference"/>
        </w:rPr>
        <w:footnoteRef/>
      </w:r>
      <w:r>
        <w:t xml:space="preserve"> Or ‘Unique’</w:t>
      </w:r>
    </w:p>
  </w:footnote>
  <w:footnote w:id="18">
    <w:p w14:paraId="4D9AA31B" w14:textId="77777777" w:rsidR="00350773" w:rsidRDefault="00350773"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50773" w:rsidRDefault="0035077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350773" w:rsidRDefault="0035077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50773" w:rsidRDefault="0035077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50773" w:rsidRDefault="0035077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350773" w:rsidRDefault="0035077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50773" w:rsidRDefault="0035077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350773" w:rsidRDefault="0035077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704CAA" w:rsidRPr="004A3E27" w:rsidRDefault="00704CAA"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704CAA" w:rsidRPr="004A3E27" w:rsidRDefault="00704CAA"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704CAA" w:rsidRPr="004A3E27" w:rsidRDefault="00704CAA"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704CAA" w:rsidRPr="004A3E27" w:rsidRDefault="00704CAA"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704CAA" w:rsidRDefault="00704CAA"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704CAA" w:rsidRPr="004A3E27" w:rsidRDefault="00704CAA"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704CAA" w:rsidRPr="004A3E27" w:rsidRDefault="00704CAA"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704CAA" w:rsidRPr="004A3E27" w:rsidRDefault="00704CAA"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704CAA" w:rsidRDefault="00704CAA" w:rsidP="00704CAA">
      <w:pPr>
        <w:pStyle w:val="footnote"/>
      </w:pPr>
      <w:r>
        <w:rPr>
          <w:rStyle w:val="FootnoteReference"/>
        </w:rPr>
        <w:footnoteRef/>
      </w:r>
      <w:r>
        <w:t xml:space="preserve"> [JS] or “enlarged me”</w:t>
      </w:r>
    </w:p>
  </w:footnote>
  <w:footnote w:id="35">
    <w:p w14:paraId="2E892BC6" w14:textId="77777777" w:rsidR="00704CAA" w:rsidRPr="004A3E27" w:rsidRDefault="00704CAA"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704CAA" w:rsidRPr="004A3E27" w:rsidRDefault="00704CAA"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704CAA" w:rsidRPr="004A3E27" w:rsidRDefault="00704CAA"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704CAA" w:rsidRPr="004A3E27" w:rsidRDefault="00704CAA"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704CAA" w:rsidRDefault="00704CAA" w:rsidP="00704CAA">
      <w:pPr>
        <w:pStyle w:val="footnote"/>
      </w:pPr>
      <w:r>
        <w:rPr>
          <w:rStyle w:val="FootnoteReference"/>
        </w:rPr>
        <w:footnoteRef/>
      </w:r>
      <w:r>
        <w:t xml:space="preserve"> [JS] literally, “face”</w:t>
      </w:r>
    </w:p>
  </w:footnote>
  <w:footnote w:id="40">
    <w:p w14:paraId="44D56170" w14:textId="77777777" w:rsidR="00704CAA" w:rsidRDefault="00704CAA"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704CAA" w:rsidRPr="004A3E27" w:rsidRDefault="00704CAA"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704CAA" w:rsidRPr="004A3E27" w:rsidRDefault="00704CAA"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704CAA" w:rsidRDefault="00704CAA" w:rsidP="00704CAA">
      <w:pPr>
        <w:pStyle w:val="footnote"/>
      </w:pPr>
      <w:r>
        <w:rPr>
          <w:rStyle w:val="FootnoteReference"/>
        </w:rPr>
        <w:footnoteRef/>
      </w:r>
      <w:r>
        <w:t xml:space="preserve"> [JS] or “and You will see me.”</w:t>
      </w:r>
    </w:p>
  </w:footnote>
  <w:footnote w:id="44">
    <w:p w14:paraId="0BF91212" w14:textId="77777777" w:rsidR="00704CAA" w:rsidRDefault="00704CAA" w:rsidP="00704CAA">
      <w:pPr>
        <w:pStyle w:val="footnote"/>
      </w:pPr>
      <w:r>
        <w:rPr>
          <w:rStyle w:val="FootnoteReference"/>
        </w:rPr>
        <w:footnoteRef/>
      </w:r>
      <w:r>
        <w:t xml:space="preserve"> [JS] or lawlessness</w:t>
      </w:r>
    </w:p>
  </w:footnote>
  <w:footnote w:id="45">
    <w:p w14:paraId="6D36F089" w14:textId="77777777" w:rsidR="00704CAA" w:rsidRDefault="00704CAA" w:rsidP="00704CAA">
      <w:pPr>
        <w:pStyle w:val="footnote"/>
      </w:pPr>
      <w:r>
        <w:rPr>
          <w:rStyle w:val="FootnoteReference"/>
        </w:rPr>
        <w:footnoteRef/>
      </w:r>
      <w:r>
        <w:t xml:space="preserve"> [JS] “do obeisance”, “worship”, referring to the physical act</w:t>
      </w:r>
    </w:p>
  </w:footnote>
  <w:footnote w:id="46">
    <w:p w14:paraId="6FB6BA38" w14:textId="77777777" w:rsidR="00704CAA" w:rsidRPr="004A3E27" w:rsidRDefault="00704CAA"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704CAA" w:rsidRDefault="00704CAA"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704CAA" w:rsidRPr="004A3E27" w:rsidRDefault="00704CAA"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704CAA" w:rsidRPr="004A3E27" w:rsidRDefault="00704CAA"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704CAA" w:rsidRDefault="00704CAA" w:rsidP="00704CAA">
      <w:pPr>
        <w:pStyle w:val="footnote"/>
      </w:pPr>
      <w:r>
        <w:rPr>
          <w:rStyle w:val="FootnoteReference"/>
        </w:rPr>
        <w:footnoteRef/>
      </w:r>
      <w:r>
        <w:t xml:space="preserve"> [JS] or “give thanks”. The word conveys “thankfully confess with praise”</w:t>
      </w:r>
    </w:p>
  </w:footnote>
  <w:footnote w:id="51">
    <w:p w14:paraId="42C6214A" w14:textId="77777777" w:rsidR="00704CAA" w:rsidRPr="004A3E27" w:rsidRDefault="00704CAA"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704CAA" w:rsidRDefault="00704CAA" w:rsidP="00704CAA">
      <w:pPr>
        <w:pStyle w:val="footnote"/>
      </w:pPr>
      <w:r>
        <w:rPr>
          <w:rStyle w:val="FootnoteReference"/>
        </w:rPr>
        <w:footnoteRef/>
      </w:r>
      <w:r>
        <w:t xml:space="preserve"> [JS] Fr. Lazarus and Brenton interpolate “my enemy”</w:t>
      </w:r>
    </w:p>
  </w:footnote>
  <w:footnote w:id="53">
    <w:p w14:paraId="53846296" w14:textId="77777777" w:rsidR="00704CAA" w:rsidRPr="004A3E27" w:rsidRDefault="00704CAA"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704CAA" w:rsidRPr="004A3E27" w:rsidRDefault="00704CAA" w:rsidP="00704CAA">
      <w:pPr>
        <w:pStyle w:val="footnote"/>
      </w:pPr>
      <w:r w:rsidRPr="004A3E27">
        <w:rPr>
          <w:rStyle w:val="FootnoteReference"/>
        </w:rPr>
        <w:footnoteRef/>
      </w:r>
      <w:r w:rsidRPr="004A3E27">
        <w:t xml:space="preserve"> Empties fall (Ephes. 5:18).</w:t>
      </w:r>
    </w:p>
  </w:footnote>
  <w:footnote w:id="55">
    <w:p w14:paraId="22338A3E" w14:textId="77777777" w:rsidR="00704CAA" w:rsidRPr="004A3E27" w:rsidRDefault="00704CAA"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704CAA" w:rsidRDefault="00704CAA" w:rsidP="00704CAA">
      <w:pPr>
        <w:pStyle w:val="footnote"/>
      </w:pPr>
      <w:r>
        <w:rPr>
          <w:rStyle w:val="FootnoteReference"/>
        </w:rPr>
        <w:footnoteRef/>
      </w:r>
      <w:r>
        <w:t xml:space="preserve"> [JS] Fr. Athanasius has “therefore I will return on high.”</w:t>
      </w:r>
    </w:p>
  </w:footnote>
  <w:footnote w:id="57">
    <w:p w14:paraId="17338257" w14:textId="77777777" w:rsidR="00704CAA" w:rsidRDefault="00704CAA" w:rsidP="00704CAA">
      <w:pPr>
        <w:pStyle w:val="footnote"/>
      </w:pPr>
      <w:r>
        <w:rPr>
          <w:rStyle w:val="FootnoteReference"/>
        </w:rPr>
        <w:footnoteRef/>
      </w:r>
      <w:r>
        <w:t xml:space="preserve"> [JS] or “give thanks to”, or “thankfully confess the Lord with Praise”</w:t>
      </w:r>
    </w:p>
  </w:footnote>
  <w:footnote w:id="58">
    <w:p w14:paraId="2E1C10DC" w14:textId="77777777" w:rsidR="00704CAA" w:rsidRPr="004A3E27" w:rsidRDefault="00704CAA"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704CAA" w:rsidRPr="004A3E27" w:rsidRDefault="00704CAA" w:rsidP="00704CAA">
      <w:pPr>
        <w:pStyle w:val="footnote"/>
      </w:pPr>
      <w:r w:rsidRPr="004A3E27">
        <w:rPr>
          <w:rStyle w:val="FootnoteReference"/>
        </w:rPr>
        <w:footnoteRef/>
      </w:r>
      <w:r w:rsidRPr="004A3E27">
        <w:t xml:space="preserve"> Mt. 21:16.</w:t>
      </w:r>
    </w:p>
  </w:footnote>
  <w:footnote w:id="60">
    <w:p w14:paraId="1F7D57C1" w14:textId="77777777" w:rsidR="00704CAA" w:rsidRPr="004A3E27" w:rsidRDefault="00704CAA"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704CAA" w:rsidRPr="004A3E27" w:rsidRDefault="00704CAA"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704CAA" w:rsidRDefault="00704CAA" w:rsidP="00704CAA">
      <w:pPr>
        <w:pStyle w:val="footnote"/>
      </w:pPr>
      <w:r>
        <w:rPr>
          <w:rStyle w:val="FootnoteReference"/>
        </w:rPr>
        <w:footnoteRef/>
      </w:r>
      <w:r>
        <w:t xml:space="preserve"> [JS] or “thank”, “I will thankfully confess You with praise”</w:t>
      </w:r>
    </w:p>
  </w:footnote>
  <w:footnote w:id="63">
    <w:p w14:paraId="25630743" w14:textId="77777777" w:rsidR="00704CAA" w:rsidRDefault="00704CAA" w:rsidP="00704CAA">
      <w:pPr>
        <w:pStyle w:val="footnote"/>
      </w:pPr>
      <w:r>
        <w:rPr>
          <w:rStyle w:val="FootnoteReference"/>
        </w:rPr>
        <w:footnoteRef/>
      </w:r>
      <w:r>
        <w:t xml:space="preserve"> [JS] Or, “I will confess You with thanksgiving”</w:t>
      </w:r>
    </w:p>
  </w:footnote>
  <w:footnote w:id="64">
    <w:p w14:paraId="631A6E6E" w14:textId="77777777" w:rsidR="00704CAA" w:rsidRDefault="00704CAA" w:rsidP="00704CAA">
      <w:pPr>
        <w:pStyle w:val="footnote"/>
      </w:pPr>
      <w:r>
        <w:rPr>
          <w:rStyle w:val="FootnoteReference"/>
        </w:rPr>
        <w:footnoteRef/>
      </w:r>
      <w:r>
        <w:t xml:space="preserve"> [JS] literally, “from before Your face”</w:t>
      </w:r>
    </w:p>
  </w:footnote>
  <w:footnote w:id="65">
    <w:p w14:paraId="080B4AAE" w14:textId="77777777" w:rsidR="00704CAA" w:rsidRPr="004A3E27" w:rsidRDefault="00704CAA"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704CAA" w:rsidRPr="004A3E27" w:rsidRDefault="00704CAA"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704CAA" w:rsidRPr="004A3E27" w:rsidRDefault="00704CAA"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704CAA" w:rsidRPr="004A3E27" w:rsidRDefault="00704CAA"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704CAA" w:rsidRDefault="00704CAA" w:rsidP="00704CAA">
      <w:pPr>
        <w:pStyle w:val="footnote"/>
      </w:pPr>
      <w:r>
        <w:rPr>
          <w:rStyle w:val="FootnoteReference"/>
        </w:rPr>
        <w:footnoteRef/>
      </w:r>
      <w:r>
        <w:t xml:space="preserve"> [JS] literally, “arm”</w:t>
      </w:r>
    </w:p>
  </w:footnote>
  <w:footnote w:id="70">
    <w:p w14:paraId="6FD3C231" w14:textId="77777777" w:rsidR="00704CAA" w:rsidRPr="004A3E27" w:rsidRDefault="00704CAA"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704CAA" w:rsidRPr="004A3E27" w:rsidRDefault="00704CAA"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704CAA" w:rsidRPr="004A3E27" w:rsidRDefault="00704CAA"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704CAA" w:rsidRDefault="00704CAA"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704CAA" w:rsidRDefault="00704CAA" w:rsidP="00704CAA">
      <w:pPr>
        <w:pStyle w:val="footnote"/>
      </w:pPr>
      <w:r>
        <w:rPr>
          <w:rStyle w:val="FootnoteReference"/>
        </w:rPr>
        <w:footnoteRef/>
      </w:r>
      <w:r>
        <w:t xml:space="preserve"> [JS] from Fr. Athanasius</w:t>
      </w:r>
    </w:p>
  </w:footnote>
  <w:footnote w:id="75">
    <w:p w14:paraId="2CDBE966" w14:textId="77777777" w:rsidR="00704CAA" w:rsidRPr="004A3E27" w:rsidRDefault="00704CAA"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704CAA" w:rsidRPr="004A3E27" w:rsidRDefault="00704CAA"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704CAA" w:rsidRPr="004A3E27" w:rsidRDefault="00704CAA"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704CAA" w:rsidRPr="004A3E27" w:rsidRDefault="00704CAA"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704CAA" w:rsidRPr="004A3E27" w:rsidRDefault="00704CAA"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704CAA" w:rsidRPr="004A3E27" w:rsidRDefault="00704CAA"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704CAA" w:rsidRPr="004A3E27" w:rsidRDefault="00704CAA"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704CAA" w:rsidRPr="004A3E27" w:rsidRDefault="00704CAA"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704CAA" w:rsidRDefault="00704CAA"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704CAA" w:rsidRPr="004A3E27" w:rsidRDefault="00704CAA"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704CAA" w:rsidRDefault="00704CAA" w:rsidP="00704CAA">
      <w:pPr>
        <w:pStyle w:val="footnote"/>
      </w:pPr>
      <w:r>
        <w:rPr>
          <w:rStyle w:val="FootnoteReference"/>
        </w:rPr>
        <w:footnoteRef/>
      </w:r>
      <w:r>
        <w:t xml:space="preserve"> [JS] or “foundation”</w:t>
      </w:r>
    </w:p>
  </w:footnote>
  <w:footnote w:id="86">
    <w:p w14:paraId="302C0916" w14:textId="77777777" w:rsidR="00704CAA" w:rsidRDefault="00704CAA"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704CAA" w:rsidRPr="004A3E27" w:rsidRDefault="00704CAA"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704CAA" w:rsidRPr="004A3E27" w:rsidRDefault="00704CAA"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704CAA" w:rsidRDefault="00704CAA" w:rsidP="00704CAA">
      <w:pPr>
        <w:pStyle w:val="footnote"/>
      </w:pPr>
      <w:r>
        <w:rPr>
          <w:rStyle w:val="FootnoteReference"/>
        </w:rPr>
        <w:footnoteRef/>
      </w:r>
      <w:r>
        <w:t xml:space="preserve"> [JS] literally, “then the sptrings of water were seen/appeared”</w:t>
      </w:r>
    </w:p>
  </w:footnote>
  <w:footnote w:id="90">
    <w:p w14:paraId="6316F340" w14:textId="77777777" w:rsidR="00704CAA" w:rsidRPr="004A3E27" w:rsidRDefault="00704CAA"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704CAA" w:rsidRPr="004A3E27" w:rsidRDefault="00704CAA"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704CAA" w:rsidRPr="004A3E27" w:rsidRDefault="00704CAA"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704CAA" w:rsidRPr="004A3E27" w:rsidRDefault="00704CAA"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704CAA" w:rsidRPr="004A3E27" w:rsidRDefault="00704CAA"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704CAA" w:rsidRDefault="00704CAA" w:rsidP="00704CAA">
      <w:pPr>
        <w:pStyle w:val="footnote"/>
      </w:pPr>
      <w:r>
        <w:rPr>
          <w:rStyle w:val="FootnoteReference"/>
        </w:rPr>
        <w:footnoteRef/>
      </w:r>
      <w:r>
        <w:t xml:space="preserve"> [JS] or “give thanks to You”, or “thankfully confess You with praise”</w:t>
      </w:r>
    </w:p>
  </w:footnote>
  <w:footnote w:id="96">
    <w:p w14:paraId="011C4A59" w14:textId="77777777" w:rsidR="00704CAA" w:rsidRPr="004A3E27" w:rsidRDefault="00704CAA"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704CAA" w:rsidRPr="004A3E27" w:rsidRDefault="00704CAA"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704CAA" w:rsidRDefault="00704CAA" w:rsidP="00704CAA">
      <w:pPr>
        <w:pStyle w:val="footnote"/>
      </w:pPr>
      <w:r>
        <w:rPr>
          <w:rStyle w:val="FootnoteReference"/>
        </w:rPr>
        <w:footnoteRef/>
      </w:r>
      <w:r>
        <w:t xml:space="preserve"> [JS] lit. day to day</w:t>
      </w:r>
    </w:p>
  </w:footnote>
  <w:footnote w:id="99">
    <w:p w14:paraId="1777238E" w14:textId="77777777" w:rsidR="00704CAA" w:rsidRDefault="00704CAA"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704CAA" w:rsidRPr="004A3E27" w:rsidRDefault="00704CAA" w:rsidP="00704CAA">
      <w:pPr>
        <w:pStyle w:val="footnote"/>
      </w:pPr>
      <w:r w:rsidRPr="004A3E27">
        <w:rPr>
          <w:rStyle w:val="FootnoteReference"/>
        </w:rPr>
        <w:footnoteRef/>
      </w:r>
      <w:r w:rsidRPr="004A3E27">
        <w:t xml:space="preserve"> Rom. 10:18.</w:t>
      </w:r>
    </w:p>
  </w:footnote>
  <w:footnote w:id="101">
    <w:p w14:paraId="047A4E68" w14:textId="77777777" w:rsidR="00704CAA" w:rsidRDefault="00704CAA" w:rsidP="00704CAA">
      <w:pPr>
        <w:pStyle w:val="footnote"/>
      </w:pPr>
      <w:r>
        <w:rPr>
          <w:rStyle w:val="FootnoteReference"/>
        </w:rPr>
        <w:footnoteRef/>
      </w:r>
      <w:r>
        <w:t xml:space="preserve"> [JS] Fr. Lazarus has “sanctuary”</w:t>
      </w:r>
    </w:p>
  </w:footnote>
  <w:footnote w:id="102">
    <w:p w14:paraId="631E8E3F" w14:textId="77777777" w:rsidR="00704CAA" w:rsidRPr="004A3E27" w:rsidRDefault="00704CAA"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704CAA" w:rsidRDefault="00704CAA" w:rsidP="00704CAA">
      <w:pPr>
        <w:pStyle w:val="footnote"/>
      </w:pPr>
      <w:r>
        <w:rPr>
          <w:rStyle w:val="FootnoteReference"/>
        </w:rPr>
        <w:footnoteRef/>
      </w:r>
      <w:r>
        <w:t xml:space="preserve"> [JS] literally “giant”</w:t>
      </w:r>
    </w:p>
  </w:footnote>
  <w:footnote w:id="104">
    <w:p w14:paraId="18416C84" w14:textId="77777777" w:rsidR="00704CAA" w:rsidRDefault="00704CAA" w:rsidP="00704CAA">
      <w:pPr>
        <w:pStyle w:val="footnote"/>
      </w:pPr>
      <w:r>
        <w:rPr>
          <w:rStyle w:val="FootnoteReference"/>
        </w:rPr>
        <w:footnoteRef/>
      </w:r>
      <w:r>
        <w:t xml:space="preserve"> [JS] or “it”</w:t>
      </w:r>
    </w:p>
  </w:footnote>
  <w:footnote w:id="105">
    <w:p w14:paraId="20ECC9DD" w14:textId="77777777" w:rsidR="00704CAA" w:rsidRPr="004A3E27" w:rsidRDefault="00704CAA"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704CAA" w:rsidRPr="004A3E27" w:rsidRDefault="00704CAA"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704CAA" w:rsidRPr="004A3E27" w:rsidRDefault="00704CAA"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704CAA" w:rsidRDefault="00704CAA" w:rsidP="00704CAA">
      <w:pPr>
        <w:pStyle w:val="footnote"/>
      </w:pPr>
      <w:r>
        <w:rPr>
          <w:rStyle w:val="FootnoteReference"/>
        </w:rPr>
        <w:footnoteRef/>
      </w:r>
      <w:r>
        <w:t xml:space="preserve"> [JS] literally “holy place”.</w:t>
      </w:r>
    </w:p>
  </w:footnote>
  <w:footnote w:id="109">
    <w:p w14:paraId="12B2466E" w14:textId="77777777" w:rsidR="00704CAA" w:rsidRDefault="00704CAA"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704CAA" w:rsidRPr="004A3E27" w:rsidRDefault="00704CAA"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704CAA" w:rsidRDefault="00704CAA"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704CAA" w:rsidRDefault="00704CAA" w:rsidP="00704CAA">
      <w:pPr>
        <w:pStyle w:val="footnote"/>
      </w:pPr>
      <w:r>
        <w:rPr>
          <w:rStyle w:val="FootnoteReference"/>
        </w:rPr>
        <w:footnoteRef/>
      </w:r>
      <w:r>
        <w:t xml:space="preserve"> [JS] or “his glory is great by your salvation/deliverance”</w:t>
      </w:r>
    </w:p>
  </w:footnote>
  <w:footnote w:id="113">
    <w:p w14:paraId="6EBFC1CF" w14:textId="77777777" w:rsidR="00704CAA" w:rsidRPr="004A3E27" w:rsidRDefault="00704CAA"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704CAA" w:rsidRPr="004A3E27" w:rsidRDefault="00704CAA"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704CAA" w:rsidRPr="004A3E27" w:rsidRDefault="00704CAA"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704CAA" w:rsidRPr="004A3E27" w:rsidRDefault="00704CAA"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704CAA" w:rsidRDefault="00704CAA" w:rsidP="00704CAA">
      <w:pPr>
        <w:pStyle w:val="footnote"/>
      </w:pPr>
      <w:r>
        <w:rPr>
          <w:rStyle w:val="FootnoteReference"/>
        </w:rPr>
        <w:footnoteRef/>
      </w:r>
      <w:r>
        <w:t xml:space="preserve"> [JS] Fr. Lazarus has “dwell in the holy place”.</w:t>
      </w:r>
    </w:p>
  </w:footnote>
  <w:footnote w:id="118">
    <w:p w14:paraId="120B2502" w14:textId="77777777" w:rsidR="00704CAA" w:rsidRPr="004A3E27" w:rsidRDefault="00704CAA" w:rsidP="00704CAA">
      <w:pPr>
        <w:pStyle w:val="footnote"/>
      </w:pPr>
      <w:r w:rsidRPr="004A3E27">
        <w:rPr>
          <w:rStyle w:val="FootnoteReference"/>
        </w:rPr>
        <w:footnoteRef/>
      </w:r>
      <w:r w:rsidRPr="004A3E27">
        <w:t xml:space="preserve"> Mt. 27:39,43; Wis. 2:12-20.</w:t>
      </w:r>
    </w:p>
  </w:footnote>
  <w:footnote w:id="119">
    <w:p w14:paraId="50976D4E" w14:textId="77777777" w:rsidR="00704CAA" w:rsidRPr="004A3E27" w:rsidRDefault="00704CAA" w:rsidP="00704CAA">
      <w:pPr>
        <w:pStyle w:val="footnote"/>
      </w:pPr>
      <w:r w:rsidRPr="004A3E27">
        <w:rPr>
          <w:rStyle w:val="FootnoteReference"/>
        </w:rPr>
        <w:footnoteRef/>
      </w:r>
      <w:r w:rsidRPr="004A3E27">
        <w:t xml:space="preserve"> Lam. 2:16; 3:46.</w:t>
      </w:r>
    </w:p>
  </w:footnote>
  <w:footnote w:id="120">
    <w:p w14:paraId="5C493049" w14:textId="77777777" w:rsidR="00704CAA" w:rsidRPr="004A3E27" w:rsidRDefault="00704CAA" w:rsidP="00704CAA">
      <w:pPr>
        <w:pStyle w:val="footnote"/>
      </w:pPr>
      <w:r w:rsidRPr="004A3E27">
        <w:rPr>
          <w:rStyle w:val="FootnoteReference"/>
        </w:rPr>
        <w:footnoteRef/>
      </w:r>
      <w:r w:rsidRPr="004A3E27">
        <w:t xml:space="preserve"> Jn. 19:37.</w:t>
      </w:r>
    </w:p>
  </w:footnote>
  <w:footnote w:id="121">
    <w:p w14:paraId="7ECE5062" w14:textId="77777777" w:rsidR="00704CAA" w:rsidRPr="004A3E27" w:rsidRDefault="00704CAA" w:rsidP="00704CAA">
      <w:pPr>
        <w:pStyle w:val="footnote"/>
      </w:pPr>
      <w:r w:rsidRPr="004A3E27">
        <w:rPr>
          <w:rStyle w:val="FootnoteReference"/>
        </w:rPr>
        <w:footnoteRef/>
      </w:r>
      <w:r w:rsidRPr="004A3E27">
        <w:t xml:space="preserve"> Jn. 19:24.</w:t>
      </w:r>
    </w:p>
  </w:footnote>
  <w:footnote w:id="122">
    <w:p w14:paraId="4BEEC712" w14:textId="77777777" w:rsidR="00704CAA" w:rsidRPr="004A3E27" w:rsidRDefault="00704CAA"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704CAA" w:rsidRDefault="00704CAA" w:rsidP="00704CAA">
      <w:pPr>
        <w:pStyle w:val="footnote"/>
      </w:pPr>
      <w:r>
        <w:rPr>
          <w:rStyle w:val="FootnoteReference"/>
        </w:rPr>
        <w:footnoteRef/>
      </w:r>
      <w:r>
        <w:t xml:space="preserve"> [JS]Others have “and my only-begotten from the hand of the dog.”</w:t>
      </w:r>
    </w:p>
  </w:footnote>
  <w:footnote w:id="124">
    <w:p w14:paraId="21445B03" w14:textId="77777777" w:rsidR="00704CAA" w:rsidRDefault="00704CAA" w:rsidP="00704CAA">
      <w:pPr>
        <w:pStyle w:val="footnote"/>
      </w:pPr>
      <w:r>
        <w:rPr>
          <w:rStyle w:val="FootnoteReference"/>
        </w:rPr>
        <w:footnoteRef/>
      </w:r>
      <w:r>
        <w:t xml:space="preserve"> [JS] Fr. Lazarus has “the rhinoceros.”</w:t>
      </w:r>
    </w:p>
  </w:footnote>
  <w:footnote w:id="125">
    <w:p w14:paraId="56644E4A" w14:textId="77777777" w:rsidR="00704CAA" w:rsidRPr="004A3E27" w:rsidRDefault="00704CAA" w:rsidP="00704CAA">
      <w:pPr>
        <w:pStyle w:val="footnote"/>
      </w:pPr>
      <w:r w:rsidRPr="004A3E27">
        <w:rPr>
          <w:rStyle w:val="FootnoteReference"/>
        </w:rPr>
        <w:footnoteRef/>
      </w:r>
      <w:r w:rsidRPr="004A3E27">
        <w:t xml:space="preserve"> Hebrews 2:12.</w:t>
      </w:r>
    </w:p>
  </w:footnote>
  <w:footnote w:id="126">
    <w:p w14:paraId="611C62AB" w14:textId="77777777" w:rsidR="00704CAA" w:rsidRDefault="00704CAA" w:rsidP="00704CAA">
      <w:pPr>
        <w:pStyle w:val="footnote"/>
      </w:pPr>
      <w:r>
        <w:rPr>
          <w:rStyle w:val="FootnoteReference"/>
        </w:rPr>
        <w:footnoteRef/>
      </w:r>
      <w:r>
        <w:t xml:space="preserve"> [JS] literally “all you seed of Jacob”</w:t>
      </w:r>
    </w:p>
  </w:footnote>
  <w:footnote w:id="127">
    <w:p w14:paraId="190228A5" w14:textId="77777777" w:rsidR="00704CAA" w:rsidRDefault="00704CAA" w:rsidP="00704CAA">
      <w:pPr>
        <w:pStyle w:val="footnote"/>
      </w:pPr>
      <w:r>
        <w:rPr>
          <w:rStyle w:val="FootnoteReference"/>
        </w:rPr>
        <w:footnoteRef/>
      </w:r>
      <w:r>
        <w:t xml:space="preserve"> [JS] Congregation or assembly, not building.</w:t>
      </w:r>
    </w:p>
  </w:footnote>
  <w:footnote w:id="128">
    <w:p w14:paraId="02DDF259" w14:textId="77777777" w:rsidR="00704CAA" w:rsidRDefault="00704CAA" w:rsidP="00704CAA">
      <w:pPr>
        <w:pStyle w:val="footnote"/>
      </w:pPr>
      <w:r>
        <w:rPr>
          <w:rStyle w:val="FootnoteReference"/>
        </w:rPr>
        <w:footnoteRef/>
      </w:r>
      <w:r>
        <w:t xml:space="preserve"> [JS] or “give thanks to”</w:t>
      </w:r>
    </w:p>
  </w:footnote>
  <w:footnote w:id="129">
    <w:p w14:paraId="17A700D9" w14:textId="77777777" w:rsidR="00704CAA" w:rsidRDefault="00704CAA" w:rsidP="00704CAA">
      <w:pPr>
        <w:pStyle w:val="footnote"/>
      </w:pPr>
      <w:r>
        <w:rPr>
          <w:rStyle w:val="FootnoteReference"/>
        </w:rPr>
        <w:footnoteRef/>
      </w:r>
      <w:r>
        <w:t xml:space="preserve"> [JS] did obeisance, i.e. the physical act of bowing down.</w:t>
      </w:r>
    </w:p>
  </w:footnote>
  <w:footnote w:id="130">
    <w:p w14:paraId="7CD8475E" w14:textId="77777777" w:rsidR="00704CAA" w:rsidRPr="004A3E27" w:rsidRDefault="00704CAA"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704CAA" w:rsidRPr="004A3E27" w:rsidRDefault="00704CAA" w:rsidP="00704CAA">
      <w:pPr>
        <w:pStyle w:val="footnote"/>
      </w:pPr>
      <w:r w:rsidRPr="004A3E27">
        <w:rPr>
          <w:rStyle w:val="FootnoteReference"/>
        </w:rPr>
        <w:footnoteRef/>
      </w:r>
      <w:r w:rsidRPr="004A3E27">
        <w:t xml:space="preserve"> Romans 3:24-26; John 17:4; 19:30.</w:t>
      </w:r>
    </w:p>
  </w:footnote>
  <w:footnote w:id="132">
    <w:p w14:paraId="23D7B260" w14:textId="77777777" w:rsidR="00704CAA" w:rsidRPr="004A3E27" w:rsidRDefault="00704CAA"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704CAA" w:rsidRPr="004A3E27" w:rsidRDefault="00704CAA"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704CAA" w:rsidRPr="004A3E27" w:rsidRDefault="00704CAA"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704CAA" w:rsidRPr="004A3E27" w:rsidRDefault="00704CAA"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704CAA" w:rsidRPr="004A3E27" w:rsidRDefault="00704CAA" w:rsidP="00704CAA">
      <w:pPr>
        <w:pStyle w:val="footnote"/>
      </w:pPr>
      <w:r w:rsidRPr="004A3E27">
        <w:rPr>
          <w:rStyle w:val="FootnoteReference"/>
        </w:rPr>
        <w:footnoteRef/>
      </w:r>
      <w:r w:rsidRPr="004A3E27">
        <w:t xml:space="preserve"> Is. 2:2; Dan. 2:35; 1 Cor. 10:4.</w:t>
      </w:r>
    </w:p>
  </w:footnote>
  <w:footnote w:id="137">
    <w:p w14:paraId="398AE7A9" w14:textId="77777777" w:rsidR="00704CAA" w:rsidRPr="004A3E27" w:rsidRDefault="00704CAA"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704CAA" w:rsidRDefault="00704CAA" w:rsidP="00704CAA">
      <w:pPr>
        <w:pStyle w:val="footnote"/>
      </w:pPr>
      <w:r>
        <w:rPr>
          <w:rStyle w:val="FootnoteReference"/>
        </w:rPr>
        <w:footnoteRef/>
      </w:r>
      <w:r>
        <w:t xml:space="preserve"> [JS] [] found in Coptic. See the Ninth Hour of Tuesday of Holy Week.</w:t>
      </w:r>
    </w:p>
  </w:footnote>
  <w:footnote w:id="139">
    <w:p w14:paraId="37E03497" w14:textId="77777777" w:rsidR="00704CAA" w:rsidRDefault="00704CAA" w:rsidP="00704CAA">
      <w:pPr>
        <w:pStyle w:val="footnote"/>
      </w:pPr>
      <w:r>
        <w:rPr>
          <w:rStyle w:val="FootnoteReference"/>
        </w:rPr>
        <w:footnoteRef/>
      </w:r>
      <w:r>
        <w:t xml:space="preserve"> [JS] literally: “because they are from of old”.</w:t>
      </w:r>
    </w:p>
  </w:footnote>
  <w:footnote w:id="140">
    <w:p w14:paraId="2F4E4405" w14:textId="77777777" w:rsidR="00704CAA" w:rsidRDefault="00704CAA" w:rsidP="00704CAA">
      <w:pPr>
        <w:pStyle w:val="footnote"/>
      </w:pPr>
      <w:r>
        <w:rPr>
          <w:rStyle w:val="FootnoteReference"/>
        </w:rPr>
        <w:footnoteRef/>
      </w:r>
      <w:r>
        <w:t xml:space="preserve"> [JS] literally, “so He sets a law for those who sin in the way.”</w:t>
      </w:r>
    </w:p>
  </w:footnote>
  <w:footnote w:id="141">
    <w:p w14:paraId="68945260" w14:textId="77777777" w:rsidR="00704CAA" w:rsidRPr="004A3E27" w:rsidRDefault="00704CAA"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704CAA" w:rsidRPr="004A3E27" w:rsidRDefault="00704CAA"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704CAA" w:rsidRDefault="00704CAA" w:rsidP="00704CAA">
      <w:pPr>
        <w:pStyle w:val="footnote"/>
      </w:pPr>
      <w:r>
        <w:rPr>
          <w:rStyle w:val="FootnoteReference"/>
        </w:rPr>
        <w:footnoteRef/>
      </w:r>
      <w:r>
        <w:t xml:space="preserve"> [JS] NETS and Fr. Athanasius have “You will”</w:t>
      </w:r>
    </w:p>
  </w:footnote>
  <w:footnote w:id="144">
    <w:p w14:paraId="6EFDBCA7" w14:textId="77777777" w:rsidR="00704CAA" w:rsidRPr="004A3E27" w:rsidRDefault="00704CAA"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704CAA" w:rsidRDefault="00704CAA" w:rsidP="00704CAA">
      <w:pPr>
        <w:pStyle w:val="footnote"/>
      </w:pPr>
      <w:r>
        <w:rPr>
          <w:rStyle w:val="FootnoteReference"/>
        </w:rPr>
        <w:footnoteRef/>
      </w:r>
      <w:r>
        <w:t xml:space="preserve"> Present in Fr. Athanasius and OSB.</w:t>
      </w:r>
    </w:p>
  </w:footnote>
  <w:footnote w:id="146">
    <w:p w14:paraId="5909B0CA" w14:textId="77777777" w:rsidR="00704CAA" w:rsidRPr="004A3E27" w:rsidRDefault="00704CAA"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704CAA" w:rsidRDefault="00704CAA"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704CAA" w:rsidRPr="004A3E27" w:rsidRDefault="00704CAA"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704CAA" w:rsidRPr="004A3E27" w:rsidRDefault="00704CAA"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704CAA" w:rsidRPr="004A3E27" w:rsidRDefault="00704CAA"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704CAA" w:rsidRDefault="00704CAA" w:rsidP="00704CAA">
      <w:pPr>
        <w:pStyle w:val="footnote"/>
      </w:pPr>
      <w:r>
        <w:rPr>
          <w:rStyle w:val="FootnoteReference"/>
        </w:rPr>
        <w:footnoteRef/>
      </w:r>
      <w:r>
        <w:t xml:space="preserve"> [JS] literally, “place”</w:t>
      </w:r>
    </w:p>
  </w:footnote>
  <w:footnote w:id="152">
    <w:p w14:paraId="195347EE" w14:textId="77777777" w:rsidR="00704CAA" w:rsidRPr="004A3E27" w:rsidRDefault="00704CAA"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704CAA" w:rsidRPr="004A3E27" w:rsidRDefault="00704CAA"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704CAA" w:rsidRPr="004A3E27" w:rsidRDefault="00704CAA"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704CAA" w:rsidRPr="004A3E27" w:rsidRDefault="00704CAA" w:rsidP="00704CAA">
      <w:pPr>
        <w:pStyle w:val="footnote"/>
      </w:pPr>
      <w:r w:rsidRPr="004A3E27">
        <w:tab/>
        <w:t>‘No sweeter fragrance than to follow Christ,</w:t>
      </w:r>
    </w:p>
    <w:p w14:paraId="6922B75D" w14:textId="77777777" w:rsidR="00704CAA" w:rsidRPr="004A3E27" w:rsidRDefault="00704CAA" w:rsidP="00704CAA">
      <w:pPr>
        <w:pStyle w:val="footnote"/>
      </w:pPr>
      <w:r w:rsidRPr="004A3E27">
        <w:tab/>
        <w:t>when man makes offerings of a holy life,</w:t>
      </w:r>
    </w:p>
    <w:p w14:paraId="73E1648A" w14:textId="77777777" w:rsidR="00704CAA" w:rsidRPr="004A3E27" w:rsidRDefault="00704CAA" w:rsidP="00704CAA">
      <w:pPr>
        <w:pStyle w:val="footnote"/>
      </w:pPr>
      <w:r w:rsidRPr="004A3E27">
        <w:tab/>
        <w:t>and offers golden deeds in sacrifice’ (St. Prosper).</w:t>
      </w:r>
    </w:p>
  </w:footnote>
  <w:footnote w:id="155">
    <w:p w14:paraId="28DB08B5" w14:textId="77777777" w:rsidR="00704CAA" w:rsidRPr="004A3E27" w:rsidRDefault="00704CAA"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704CAA" w:rsidRPr="004A3E27" w:rsidRDefault="00704CAA"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704CAA" w:rsidRDefault="00704CAA" w:rsidP="00704CAA">
      <w:pPr>
        <w:pStyle w:val="footnote"/>
      </w:pPr>
      <w:r>
        <w:rPr>
          <w:rStyle w:val="FootnoteReference"/>
        </w:rPr>
        <w:footnoteRef/>
      </w:r>
      <w:r>
        <w:t xml:space="preserve"> [JS] confess: or “give thanks to”, or “thankfully confess”</w:t>
      </w:r>
    </w:p>
  </w:footnote>
  <w:footnote w:id="158">
    <w:p w14:paraId="498018AA" w14:textId="77777777" w:rsidR="00704CAA" w:rsidRPr="004A3E27" w:rsidRDefault="00704CAA"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704CAA" w:rsidRDefault="00704CAA" w:rsidP="00704CAA">
      <w:pPr>
        <w:pStyle w:val="footnote"/>
      </w:pPr>
      <w:r>
        <w:rPr>
          <w:rStyle w:val="FootnoteReference"/>
        </w:rPr>
        <w:footnoteRef/>
      </w:r>
      <w:r>
        <w:t xml:space="preserve"> [JS] “do obeisance”, i.e. a physical act.</w:t>
      </w:r>
    </w:p>
  </w:footnote>
  <w:footnote w:id="160">
    <w:p w14:paraId="58C95173" w14:textId="77777777" w:rsidR="00704CAA" w:rsidRPr="004A3E27" w:rsidRDefault="00704CAA"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704CAA" w:rsidRPr="004A3E27" w:rsidRDefault="00704CAA"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704CAA" w:rsidRPr="004A3E27" w:rsidRDefault="00704CAA"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704CAA" w:rsidRDefault="00704CAA" w:rsidP="00704CAA">
      <w:pPr>
        <w:pStyle w:val="footnote"/>
      </w:pPr>
      <w:r>
        <w:rPr>
          <w:rStyle w:val="FootnoteReference"/>
        </w:rPr>
        <w:footnoteRef/>
      </w:r>
      <w:r>
        <w:t xml:space="preserve"> [JS] or “You have granted”</w:t>
      </w:r>
    </w:p>
  </w:footnote>
  <w:footnote w:id="164">
    <w:p w14:paraId="08C7ED64" w14:textId="77777777" w:rsidR="00704CAA" w:rsidRPr="004A3E27" w:rsidRDefault="00704CAA"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704CAA" w:rsidRPr="004A3E27" w:rsidRDefault="00704CAA"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704CAA" w:rsidRPr="004A3E27" w:rsidRDefault="00704CAA"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704CAA" w:rsidRDefault="00704CAA" w:rsidP="00704CAA">
      <w:pPr>
        <w:pStyle w:val="footnote"/>
      </w:pPr>
      <w:r>
        <w:rPr>
          <w:rStyle w:val="FootnoteReference"/>
        </w:rPr>
        <w:footnoteRef/>
      </w:r>
      <w:r>
        <w:t xml:space="preserve"> [JS] or “give thanks to You”, or “thankfully confess You with praise”</w:t>
      </w:r>
    </w:p>
  </w:footnote>
  <w:footnote w:id="168">
    <w:p w14:paraId="671FC951" w14:textId="77777777" w:rsidR="00704CAA" w:rsidRPr="004A3E27" w:rsidRDefault="00704CAA"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704CAA" w:rsidRPr="004A3E27" w:rsidRDefault="00704CAA" w:rsidP="00704CAA">
      <w:pPr>
        <w:pStyle w:val="footnote"/>
      </w:pPr>
      <w:r w:rsidRPr="004A3E27">
        <w:rPr>
          <w:rStyle w:val="FootnoteReference"/>
        </w:rPr>
        <w:footnoteRef/>
      </w:r>
      <w:r w:rsidRPr="004A3E27">
        <w:t xml:space="preserve"> Luke 23:46.</w:t>
      </w:r>
    </w:p>
  </w:footnote>
  <w:footnote w:id="170">
    <w:p w14:paraId="1317CE14" w14:textId="77777777" w:rsidR="00704CAA" w:rsidRPr="004A3E27" w:rsidRDefault="00704CAA"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704CAA" w:rsidRDefault="00704CAA" w:rsidP="00704CAA">
      <w:pPr>
        <w:pStyle w:val="footnote"/>
      </w:pPr>
      <w:r>
        <w:rPr>
          <w:rStyle w:val="FootnoteReference"/>
        </w:rPr>
        <w:footnoteRef/>
      </w:r>
      <w:r>
        <w:t xml:space="preserve"> [JS] Fr. Athanasius has “slander”. See the Sixth Hour of Maundy Thursday.</w:t>
      </w:r>
    </w:p>
  </w:footnote>
  <w:footnote w:id="172">
    <w:p w14:paraId="0A1D8F86" w14:textId="77777777" w:rsidR="00704CAA" w:rsidRPr="004A3E27" w:rsidRDefault="00704CAA"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704CAA" w:rsidRDefault="00704CAA"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704CAA" w:rsidRPr="004A3E27" w:rsidRDefault="00704CAA"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704CAA" w:rsidRDefault="00704CAA" w:rsidP="00704CAA">
      <w:pPr>
        <w:pStyle w:val="footnote"/>
      </w:pPr>
      <w:r>
        <w:rPr>
          <w:rStyle w:val="FootnoteReference"/>
        </w:rPr>
        <w:footnoteRef/>
      </w:r>
      <w:r>
        <w:t xml:space="preserve"> [JS] or “seeks out”</w:t>
      </w:r>
    </w:p>
  </w:footnote>
  <w:footnote w:id="176">
    <w:p w14:paraId="54A62B74" w14:textId="77777777" w:rsidR="00704CAA" w:rsidRDefault="00704CAA"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704CAA" w:rsidRPr="004A3E27" w:rsidRDefault="00704CAA"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704CAA" w:rsidRPr="004A3E27" w:rsidRDefault="00704CAA"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704CAA" w:rsidRPr="004A3E27" w:rsidRDefault="00704CAA"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704CAA" w:rsidRDefault="00704CAA"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704CAA" w:rsidRDefault="00704CAA" w:rsidP="00704CAA">
      <w:pPr>
        <w:pStyle w:val="footnote"/>
      </w:pPr>
      <w:r>
        <w:rPr>
          <w:rStyle w:val="FootnoteReference"/>
        </w:rPr>
        <w:footnoteRef/>
      </w:r>
      <w:r>
        <w:t xml:space="preserve"> [JS] or, “boast”</w:t>
      </w:r>
    </w:p>
  </w:footnote>
  <w:footnote w:id="182">
    <w:p w14:paraId="193C371C" w14:textId="77777777" w:rsidR="00704CAA" w:rsidRPr="004A3E27" w:rsidRDefault="00704CAA"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704CAA" w:rsidRDefault="00704CAA"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704CAA" w:rsidRDefault="00704CAA" w:rsidP="00704CAA">
      <w:pPr>
        <w:pStyle w:val="footnote"/>
      </w:pPr>
      <w:r>
        <w:rPr>
          <w:rStyle w:val="FootnoteReference"/>
        </w:rPr>
        <w:footnoteRef/>
      </w:r>
      <w:r>
        <w:t xml:space="preserve"> [JS] or “Confess the Lord with the harp.</w:t>
      </w:r>
    </w:p>
  </w:footnote>
  <w:footnote w:id="185">
    <w:p w14:paraId="7BF5E829" w14:textId="77777777" w:rsidR="00704CAA" w:rsidRPr="004A3E27" w:rsidRDefault="00704CAA"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704CAA" w:rsidRPr="004A3E27" w:rsidRDefault="00704CAA"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704CAA" w:rsidRPr="004A3E27" w:rsidRDefault="00704CAA" w:rsidP="00704CAA">
      <w:pPr>
        <w:pStyle w:val="footnote"/>
      </w:pPr>
      <w:r w:rsidRPr="004A3E27">
        <w:rPr>
          <w:rStyle w:val="FootnoteReference"/>
        </w:rPr>
        <w:footnoteRef/>
      </w:r>
      <w:r w:rsidRPr="004A3E27">
        <w:t xml:space="preserve"> Naturally and spiritually (Jn. 3:3-6).</w:t>
      </w:r>
    </w:p>
  </w:footnote>
  <w:footnote w:id="188">
    <w:p w14:paraId="0C9F8424" w14:textId="77777777" w:rsidR="00704CAA" w:rsidRDefault="00704CAA" w:rsidP="00704CAA">
      <w:pPr>
        <w:pStyle w:val="footnote"/>
      </w:pPr>
      <w:r>
        <w:rPr>
          <w:rStyle w:val="FootnoteReference"/>
        </w:rPr>
        <w:footnoteRef/>
      </w:r>
      <w:r>
        <w:t xml:space="preserve"> [JS] Fr. Lazarus has “plans”</w:t>
      </w:r>
    </w:p>
  </w:footnote>
  <w:footnote w:id="189">
    <w:p w14:paraId="5E9D1817" w14:textId="77777777" w:rsidR="00704CAA" w:rsidRDefault="00704CAA" w:rsidP="00704CAA">
      <w:pPr>
        <w:pStyle w:val="footnote"/>
      </w:pPr>
      <w:r>
        <w:rPr>
          <w:rStyle w:val="FootnoteReference"/>
        </w:rPr>
        <w:footnoteRef/>
      </w:r>
      <w:r>
        <w:t xml:space="preserve"> [JS] or “fashioned”</w:t>
      </w:r>
    </w:p>
  </w:footnote>
  <w:footnote w:id="190">
    <w:p w14:paraId="4BB22157" w14:textId="77777777" w:rsidR="00704CAA" w:rsidRDefault="00704CAA" w:rsidP="00704CAA">
      <w:pPr>
        <w:pStyle w:val="footnote"/>
      </w:pPr>
      <w:r>
        <w:rPr>
          <w:rStyle w:val="FootnoteReference"/>
        </w:rPr>
        <w:footnoteRef/>
      </w:r>
      <w:r>
        <w:t xml:space="preserve"> Fr. Athanasius has “My soul shall make her boast in the Lord”</w:t>
      </w:r>
    </w:p>
  </w:footnote>
  <w:footnote w:id="191">
    <w:p w14:paraId="0BB5F188" w14:textId="77777777" w:rsidR="00704CAA" w:rsidRPr="004A3E27" w:rsidRDefault="00704CAA"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704CAA" w:rsidRPr="004A3E27" w:rsidRDefault="00704CAA"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704CAA" w:rsidRDefault="00704CAA" w:rsidP="00704CAA">
      <w:pPr>
        <w:pStyle w:val="footnote"/>
      </w:pPr>
      <w:r>
        <w:rPr>
          <w:rStyle w:val="FootnoteReference"/>
        </w:rPr>
        <w:footnoteRef/>
      </w:r>
      <w:r>
        <w:t xml:space="preserve"> [JS] or “contrite in heart”</w:t>
      </w:r>
    </w:p>
  </w:footnote>
  <w:footnote w:id="194">
    <w:p w14:paraId="6E011C0E" w14:textId="77777777" w:rsidR="00704CAA" w:rsidRDefault="00704CAA" w:rsidP="00704CAA">
      <w:pPr>
        <w:pStyle w:val="footnote"/>
      </w:pPr>
      <w:r>
        <w:rPr>
          <w:rStyle w:val="FootnoteReference"/>
        </w:rPr>
        <w:footnoteRef/>
      </w:r>
      <w:r>
        <w:t xml:space="preserve"> [JS] Coptic has “eat their hearts”, which Fr. Athanasius renders, “regret”</w:t>
      </w:r>
    </w:p>
  </w:footnote>
  <w:footnote w:id="195">
    <w:p w14:paraId="3B9E39E6" w14:textId="77777777" w:rsidR="00704CAA" w:rsidRDefault="00704CAA" w:rsidP="00704CAA">
      <w:pPr>
        <w:pStyle w:val="footnote"/>
      </w:pPr>
      <w:r>
        <w:rPr>
          <w:rStyle w:val="FootnoteReference"/>
        </w:rPr>
        <w:footnoteRef/>
      </w:r>
      <w:r>
        <w:t xml:space="preserve"> [JS] or regret.</w:t>
      </w:r>
    </w:p>
  </w:footnote>
  <w:footnote w:id="196">
    <w:p w14:paraId="40200D4A" w14:textId="77777777" w:rsidR="00704CAA" w:rsidRPr="004A3E27" w:rsidRDefault="00704CAA"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704CAA" w:rsidRDefault="00704CAA" w:rsidP="00704CAA">
      <w:pPr>
        <w:pStyle w:val="footnote"/>
      </w:pPr>
      <w:r>
        <w:rPr>
          <w:rStyle w:val="FootnoteReference"/>
        </w:rPr>
        <w:footnoteRef/>
      </w:r>
      <w:r>
        <w:t xml:space="preserve"> [JS] literally “and my soul with barrenness/childlessness.”</w:t>
      </w:r>
    </w:p>
  </w:footnote>
  <w:footnote w:id="198">
    <w:p w14:paraId="335B311E" w14:textId="77777777" w:rsidR="00704CAA" w:rsidRPr="004A3E27" w:rsidRDefault="00704CAA" w:rsidP="00704CAA">
      <w:pPr>
        <w:pStyle w:val="footnote"/>
      </w:pPr>
      <w:r w:rsidRPr="004A3E27">
        <w:rPr>
          <w:rStyle w:val="FootnoteReference"/>
        </w:rPr>
        <w:footnoteRef/>
      </w:r>
      <w:r w:rsidRPr="004A3E27">
        <w:t xml:space="preserve"> John 19:1; Mt. 27:26.</w:t>
      </w:r>
    </w:p>
  </w:footnote>
  <w:footnote w:id="199">
    <w:p w14:paraId="4C78163A" w14:textId="77777777" w:rsidR="00704CAA" w:rsidRPr="004A3E27" w:rsidRDefault="00704CAA"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704CAA" w:rsidRDefault="00704CAA"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704CAA" w:rsidRDefault="00704CAA" w:rsidP="00704CAA">
      <w:pPr>
        <w:pStyle w:val="footnote"/>
      </w:pPr>
      <w:r>
        <w:rPr>
          <w:rStyle w:val="FootnoteReference"/>
        </w:rPr>
        <w:footnoteRef/>
      </w:r>
      <w:r>
        <w:t xml:space="preserve"> [JS] [] found in Coptic</w:t>
      </w:r>
    </w:p>
  </w:footnote>
  <w:footnote w:id="202">
    <w:p w14:paraId="7E13C651" w14:textId="77777777" w:rsidR="00704CAA" w:rsidRPr="004A3E27" w:rsidRDefault="00704CAA"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704CAA" w:rsidRDefault="00704CAA" w:rsidP="00704CAA">
      <w:pPr>
        <w:pStyle w:val="footnote"/>
      </w:pPr>
      <w:r>
        <w:rPr>
          <w:rStyle w:val="FootnoteReference"/>
        </w:rPr>
        <w:footnoteRef/>
      </w:r>
      <w:r>
        <w:t xml:space="preserve"> [JS] or “Aha! Aha!” Or “Well done! Well done!”</w:t>
      </w:r>
    </w:p>
  </w:footnote>
  <w:footnote w:id="204">
    <w:p w14:paraId="7D139757" w14:textId="77777777" w:rsidR="00704CAA" w:rsidRDefault="00704CAA"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704CAA" w:rsidRDefault="00704CAA" w:rsidP="00704CAA">
      <w:pPr>
        <w:pStyle w:val="footnote"/>
      </w:pPr>
      <w:r>
        <w:rPr>
          <w:rStyle w:val="FootnoteReference"/>
        </w:rPr>
        <w:footnoteRef/>
      </w:r>
      <w:r>
        <w:t xml:space="preserve"> [JS] Fr. Lazarus has, “towering mountains”</w:t>
      </w:r>
    </w:p>
  </w:footnote>
  <w:footnote w:id="206">
    <w:p w14:paraId="2543C5FB" w14:textId="77777777" w:rsidR="00704CAA" w:rsidRPr="004A3E27" w:rsidRDefault="00704CAA"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704CAA" w:rsidRDefault="00704CAA" w:rsidP="00704CAA">
      <w:pPr>
        <w:pStyle w:val="footnote"/>
      </w:pPr>
      <w:r>
        <w:rPr>
          <w:rStyle w:val="FootnoteReference"/>
        </w:rPr>
        <w:footnoteRef/>
      </w:r>
      <w:r>
        <w:t xml:space="preserve"> [JS] OSB has “many waters”</w:t>
      </w:r>
    </w:p>
  </w:footnote>
  <w:footnote w:id="208">
    <w:p w14:paraId="3AE55734" w14:textId="77777777" w:rsidR="00704CAA" w:rsidRPr="004A3E27" w:rsidRDefault="00704CAA"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704CAA" w:rsidRPr="004A3E27" w:rsidRDefault="00704CAA"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704CAA" w:rsidRPr="004A3E27" w:rsidRDefault="00704CAA" w:rsidP="00704CAA">
      <w:pPr>
        <w:pStyle w:val="footnote"/>
      </w:pPr>
      <w:r w:rsidRPr="004A3E27">
        <w:rPr>
          <w:rStyle w:val="FootnoteReference"/>
        </w:rPr>
        <w:footnoteRef/>
      </w:r>
      <w:r w:rsidRPr="004A3E27">
        <w:t xml:space="preserve"> Prov. 24:19.</w:t>
      </w:r>
    </w:p>
  </w:footnote>
  <w:footnote w:id="211">
    <w:p w14:paraId="2BAC33AB" w14:textId="77777777" w:rsidR="00704CAA" w:rsidRPr="004A3E27" w:rsidRDefault="00704CAA"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704CAA" w:rsidRPr="004A3E27" w:rsidRDefault="00704CAA"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704CAA" w:rsidRPr="004A3E27" w:rsidRDefault="00704CAA"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704CAA" w:rsidRDefault="00704CAA" w:rsidP="00704CAA">
      <w:pPr>
        <w:pStyle w:val="footnote"/>
      </w:pPr>
      <w:r>
        <w:rPr>
          <w:rStyle w:val="FootnoteReference"/>
        </w:rPr>
        <w:footnoteRef/>
      </w:r>
      <w:r>
        <w:t xml:space="preserve"> [JS] or “judgment”</w:t>
      </w:r>
    </w:p>
  </w:footnote>
  <w:footnote w:id="215">
    <w:p w14:paraId="2655FEEF" w14:textId="77777777" w:rsidR="00704CAA" w:rsidRPr="004A3E27" w:rsidRDefault="00704CAA"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704CAA" w:rsidRDefault="00704CAA" w:rsidP="00704CAA">
      <w:pPr>
        <w:pStyle w:val="footnote"/>
      </w:pPr>
      <w:r>
        <w:rPr>
          <w:rStyle w:val="FootnoteReference"/>
        </w:rPr>
        <w:footnoteRef/>
      </w:r>
      <w:r>
        <w:t xml:space="preserve"> [JS] or “fret”</w:t>
      </w:r>
    </w:p>
  </w:footnote>
  <w:footnote w:id="217">
    <w:p w14:paraId="4788BB93" w14:textId="77777777" w:rsidR="00704CAA" w:rsidRDefault="00704CAA" w:rsidP="00704CAA">
      <w:pPr>
        <w:pStyle w:val="footnote"/>
      </w:pPr>
      <w:r>
        <w:rPr>
          <w:rStyle w:val="FootnoteReference"/>
        </w:rPr>
        <w:footnoteRef/>
      </w:r>
      <w:r>
        <w:t xml:space="preserve"> [JS] or “land”</w:t>
      </w:r>
    </w:p>
  </w:footnote>
  <w:footnote w:id="218">
    <w:p w14:paraId="6390DA94" w14:textId="77777777" w:rsidR="00704CAA" w:rsidRPr="004A3E27" w:rsidRDefault="00704CAA"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704CAA" w:rsidRPr="004A3E27" w:rsidRDefault="00704CAA"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704CAA" w:rsidRDefault="00704CAA" w:rsidP="00704CAA">
      <w:pPr>
        <w:pStyle w:val="footnote"/>
      </w:pPr>
      <w:r>
        <w:rPr>
          <w:rStyle w:val="FootnoteReference"/>
        </w:rPr>
        <w:footnoteRef/>
      </w:r>
      <w:r>
        <w:t xml:space="preserve"> [JS] literally, “seed”, here and throughout</w:t>
      </w:r>
    </w:p>
  </w:footnote>
  <w:footnote w:id="221">
    <w:p w14:paraId="3CEEF8CB" w14:textId="77777777" w:rsidR="00704CAA" w:rsidRPr="004A3E27" w:rsidRDefault="00704CAA"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704CAA" w:rsidRPr="004A3E27" w:rsidRDefault="00704CAA"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704CAA" w:rsidRPr="004A3E27" w:rsidRDefault="00704CAA"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704CAA" w:rsidRDefault="00704CAA" w:rsidP="00704CAA">
      <w:pPr>
        <w:pStyle w:val="footnote"/>
      </w:pPr>
      <w:r>
        <w:rPr>
          <w:rStyle w:val="FootnoteReference"/>
        </w:rPr>
        <w:footnoteRef/>
      </w:r>
      <w:r>
        <w:t xml:space="preserve"> [JS] literally “with a sad face”</w:t>
      </w:r>
    </w:p>
  </w:footnote>
  <w:footnote w:id="225">
    <w:p w14:paraId="3F203C49" w14:textId="77777777" w:rsidR="00704CAA" w:rsidRDefault="00704CAA" w:rsidP="00704CAA">
      <w:pPr>
        <w:pStyle w:val="footnote"/>
      </w:pPr>
      <w:r>
        <w:rPr>
          <w:rStyle w:val="FootnoteReference"/>
        </w:rPr>
        <w:footnoteRef/>
      </w:r>
      <w:r>
        <w:t xml:space="preserve"> [JS] literally “loins”</w:t>
      </w:r>
    </w:p>
  </w:footnote>
  <w:footnote w:id="226">
    <w:p w14:paraId="52B59A41" w14:textId="77777777" w:rsidR="00704CAA" w:rsidRDefault="00704CAA" w:rsidP="00704CAA">
      <w:pPr>
        <w:pStyle w:val="footnote"/>
      </w:pPr>
      <w:r>
        <w:rPr>
          <w:rStyle w:val="FootnoteReference"/>
        </w:rPr>
        <w:footnoteRef/>
      </w:r>
      <w:r>
        <w:t xml:space="preserve"> [JS] [] from the Sixth Hour of Great and Holy Friday.</w:t>
      </w:r>
    </w:p>
  </w:footnote>
  <w:footnote w:id="227">
    <w:p w14:paraId="1BEB925F" w14:textId="77777777" w:rsidR="00704CAA" w:rsidRPr="004A3E27" w:rsidRDefault="00704CAA"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704CAA" w:rsidRDefault="00704CAA" w:rsidP="00704CAA">
      <w:pPr>
        <w:pStyle w:val="footnote"/>
      </w:pPr>
      <w:r>
        <w:rPr>
          <w:rStyle w:val="FootnoteReference"/>
        </w:rPr>
        <w:footnoteRef/>
      </w:r>
      <w:r>
        <w:t xml:space="preserve"> [JS] or “walks about like a phantom”</w:t>
      </w:r>
    </w:p>
  </w:footnote>
  <w:footnote w:id="229">
    <w:p w14:paraId="3A8555F1" w14:textId="77777777" w:rsidR="00704CAA" w:rsidRPr="004A3E27" w:rsidRDefault="00704CAA"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704CAA" w:rsidRPr="004A3E27" w:rsidRDefault="00704CAA"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704CAA" w:rsidRPr="004A3E27" w:rsidRDefault="00704CAA"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704CAA" w:rsidRPr="004A3E27" w:rsidRDefault="00704CAA"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704CAA" w:rsidRPr="004A3E27" w:rsidRDefault="00704CAA"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704CAA" w:rsidRDefault="00704CAA" w:rsidP="00704CAA">
      <w:pPr>
        <w:pStyle w:val="footnote"/>
      </w:pPr>
      <w:r>
        <w:rPr>
          <w:rStyle w:val="FootnoteReference"/>
        </w:rPr>
        <w:footnoteRef/>
      </w:r>
      <w:r>
        <w:t xml:space="preserve"> Fr. Athanasius adds here “my truth”. See Matins of the 12 Day of Paopi.</w:t>
      </w:r>
    </w:p>
  </w:footnote>
  <w:footnote w:id="235">
    <w:p w14:paraId="61A8E851" w14:textId="77777777" w:rsidR="00704CAA" w:rsidRDefault="00704CAA" w:rsidP="00704CAA">
      <w:pPr>
        <w:pStyle w:val="footnote"/>
      </w:pPr>
      <w:r>
        <w:rPr>
          <w:rStyle w:val="FootnoteReference"/>
        </w:rPr>
        <w:footnoteRef/>
      </w:r>
      <w:r>
        <w:t xml:space="preserve"> [JS] or “Aha! Aha!” or “Well done! Well done!”</w:t>
      </w:r>
    </w:p>
  </w:footnote>
  <w:footnote w:id="236">
    <w:p w14:paraId="27E55EE4" w14:textId="77777777" w:rsidR="00704CAA" w:rsidRPr="004A3E27" w:rsidRDefault="00704CAA" w:rsidP="00704CAA">
      <w:pPr>
        <w:pStyle w:val="footnote"/>
      </w:pPr>
      <w:r w:rsidRPr="004A3E27">
        <w:rPr>
          <w:rStyle w:val="FootnoteReference"/>
        </w:rPr>
        <w:footnoteRef/>
      </w:r>
      <w:r w:rsidRPr="004A3E27">
        <w:t xml:space="preserve"> John 13:30.</w:t>
      </w:r>
    </w:p>
  </w:footnote>
  <w:footnote w:id="237">
    <w:p w14:paraId="25762726" w14:textId="77777777" w:rsidR="00704CAA" w:rsidRPr="004A3E27" w:rsidRDefault="00704CAA"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704CAA" w:rsidRPr="004A3E27" w:rsidRDefault="00704CAA"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704CAA" w:rsidRPr="004A3E27" w:rsidRDefault="00704CAA"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704CAA" w:rsidRDefault="00704CAA" w:rsidP="00704CAA">
      <w:pPr>
        <w:pStyle w:val="footnote"/>
      </w:pPr>
      <w:r>
        <w:rPr>
          <w:rStyle w:val="FootnoteReference"/>
        </w:rPr>
        <w:footnoteRef/>
      </w:r>
      <w:r>
        <w:t xml:space="preserve"> [JS] or “from age to age. So be it! So be it!”</w:t>
      </w:r>
    </w:p>
  </w:footnote>
  <w:footnote w:id="241">
    <w:p w14:paraId="3C5066F6" w14:textId="77777777" w:rsidR="00704CAA" w:rsidRPr="004A3E27" w:rsidRDefault="00704CAA"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704CAA" w:rsidRDefault="00704CAA" w:rsidP="00704CAA">
      <w:pPr>
        <w:pStyle w:val="footnote"/>
      </w:pPr>
      <w:r>
        <w:rPr>
          <w:rStyle w:val="FootnoteReference"/>
        </w:rPr>
        <w:footnoteRef/>
      </w:r>
      <w:r>
        <w:t xml:space="preserve"> [JS] or “thanksgiving”, or “thankful confession with praise”</w:t>
      </w:r>
    </w:p>
  </w:footnote>
  <w:footnote w:id="243">
    <w:p w14:paraId="2D0FDBB0" w14:textId="77777777" w:rsidR="00704CAA" w:rsidRDefault="00704CAA"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704CAA" w:rsidRDefault="00704CAA"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704CAA" w:rsidRDefault="00704CAA"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704CAA" w:rsidRDefault="00704CAA" w:rsidP="00704CAA">
      <w:pPr>
        <w:pStyle w:val="footnote"/>
      </w:pPr>
      <w:r>
        <w:rPr>
          <w:rStyle w:val="FootnoteReference"/>
        </w:rPr>
        <w:footnoteRef/>
      </w:r>
      <w:r>
        <w:t xml:space="preserve"> [JS] Fr. Lazarus has “dwelling”</w:t>
      </w:r>
    </w:p>
  </w:footnote>
  <w:footnote w:id="247">
    <w:p w14:paraId="4B4E6517" w14:textId="77777777" w:rsidR="00704CAA" w:rsidRPr="004A3E27" w:rsidRDefault="00704CAA"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704CAA" w:rsidRDefault="00704CAA"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704CAA" w:rsidRDefault="00704CAA"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704CAA" w:rsidRPr="004A3E27" w:rsidRDefault="00704CAA"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704CAA" w:rsidRDefault="00704CAA" w:rsidP="00704CAA">
      <w:pPr>
        <w:pStyle w:val="footnote"/>
      </w:pPr>
      <w:r>
        <w:rPr>
          <w:rStyle w:val="FootnoteReference"/>
        </w:rPr>
        <w:footnoteRef/>
      </w:r>
      <w:r>
        <w:t xml:space="preserve"> [JS] or “presence”</w:t>
      </w:r>
    </w:p>
  </w:footnote>
  <w:footnote w:id="252">
    <w:p w14:paraId="74E86BCD" w14:textId="77777777" w:rsidR="00704CAA" w:rsidRDefault="00704CAA" w:rsidP="00704CAA">
      <w:pPr>
        <w:pStyle w:val="footnote"/>
      </w:pPr>
      <w:r>
        <w:rPr>
          <w:rStyle w:val="FootnoteReference"/>
        </w:rPr>
        <w:footnoteRef/>
      </w:r>
      <w:r>
        <w:t xml:space="preserve"> [JS] or “boast in” or “praise”</w:t>
      </w:r>
    </w:p>
  </w:footnote>
  <w:footnote w:id="253">
    <w:p w14:paraId="137C7CEE" w14:textId="77777777" w:rsidR="00704CAA" w:rsidRDefault="00704CAA" w:rsidP="00704CAA">
      <w:pPr>
        <w:pStyle w:val="footnote"/>
      </w:pPr>
      <w:r>
        <w:rPr>
          <w:rStyle w:val="FootnoteReference"/>
        </w:rPr>
        <w:footnoteRef/>
      </w:r>
      <w:r>
        <w:t xml:space="preserve"> [JS] or “give thanks to”, or “thankfully confess Your Name with praise”</w:t>
      </w:r>
    </w:p>
  </w:footnote>
  <w:footnote w:id="254">
    <w:p w14:paraId="29D167D7" w14:textId="77777777" w:rsidR="00704CAA" w:rsidRPr="004A3E27" w:rsidRDefault="00704CAA"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704CAA" w:rsidRPr="004A3E27" w:rsidRDefault="00704CAA"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704CAA" w:rsidRPr="004A3E27" w:rsidRDefault="00704CAA"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704CAA" w:rsidRDefault="00704CAA" w:rsidP="00704CAA">
      <w:pPr>
        <w:pStyle w:val="footnote"/>
      </w:pPr>
      <w:r>
        <w:rPr>
          <w:rStyle w:val="FootnoteReference"/>
        </w:rPr>
        <w:footnoteRef/>
      </w:r>
      <w:r>
        <w:t xml:space="preserve"> [JS] or “grace was poured out on Your lips”</w:t>
      </w:r>
    </w:p>
  </w:footnote>
  <w:footnote w:id="258">
    <w:p w14:paraId="0253CD4F" w14:textId="77777777" w:rsidR="00704CAA" w:rsidRPr="004A3E27" w:rsidRDefault="00704CAA"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704CAA" w:rsidRPr="004A3E27" w:rsidRDefault="00704CAA"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704CAA" w:rsidRPr="004A3E27" w:rsidRDefault="00704CAA"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704CAA" w:rsidRDefault="00704CAA"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704CAA" w:rsidRDefault="00704CAA" w:rsidP="00704CAA">
      <w:pPr>
        <w:pStyle w:val="footnote"/>
      </w:pPr>
      <w:r>
        <w:rPr>
          <w:rStyle w:val="FootnoteReference"/>
        </w:rPr>
        <w:footnoteRef/>
      </w:r>
      <w:r>
        <w:t xml:space="preserve"> [JS] literally “do obeisance”, i.e. “bow down to”</w:t>
      </w:r>
    </w:p>
  </w:footnote>
  <w:footnote w:id="263">
    <w:p w14:paraId="3A9D055B" w14:textId="77777777" w:rsidR="00704CAA" w:rsidRPr="004A3E27" w:rsidRDefault="00704CAA"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704CAA" w:rsidRPr="004A3E27" w:rsidRDefault="00704CAA" w:rsidP="00704CAA">
      <w:pPr>
        <w:pStyle w:val="footnote"/>
      </w:pPr>
      <w:r w:rsidRPr="004A3E27">
        <w:rPr>
          <w:rStyle w:val="FootnoteReference"/>
        </w:rPr>
        <w:footnoteRef/>
      </w:r>
      <w:r w:rsidRPr="004A3E27">
        <w:t xml:space="preserve"> Rev. 22:1.</w:t>
      </w:r>
    </w:p>
  </w:footnote>
  <w:footnote w:id="265">
    <w:p w14:paraId="0D981498" w14:textId="77777777" w:rsidR="00704CAA" w:rsidRDefault="00704CAA" w:rsidP="00704CAA">
      <w:pPr>
        <w:pStyle w:val="footnote"/>
      </w:pPr>
      <w:r>
        <w:rPr>
          <w:rStyle w:val="FootnoteReference"/>
        </w:rPr>
        <w:footnoteRef/>
      </w:r>
      <w:r>
        <w:t xml:space="preserve"> Fr. Lazarus has “dwelling-place”</w:t>
      </w:r>
    </w:p>
  </w:footnote>
  <w:footnote w:id="266">
    <w:p w14:paraId="1E5AC7FD" w14:textId="77777777" w:rsidR="00704CAA" w:rsidRDefault="00704CAA" w:rsidP="00704CAA">
      <w:pPr>
        <w:pStyle w:val="footnote"/>
      </w:pPr>
      <w:r>
        <w:rPr>
          <w:rStyle w:val="FootnoteReference"/>
        </w:rPr>
        <w:footnoteRef/>
      </w:r>
      <w:r>
        <w:t xml:space="preserve"> [JS] the city’s</w:t>
      </w:r>
    </w:p>
  </w:footnote>
  <w:footnote w:id="267">
    <w:p w14:paraId="1BB6F44D" w14:textId="77777777" w:rsidR="00704CAA" w:rsidRPr="004A3E27" w:rsidRDefault="00704CAA"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704CAA" w:rsidRPr="004A3E27" w:rsidRDefault="00704CAA"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704CAA" w:rsidRPr="004A3E27" w:rsidRDefault="00704CAA"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704CAA" w:rsidRPr="004A3E27" w:rsidRDefault="00704CAA"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704CAA" w:rsidRPr="004A3E27" w:rsidRDefault="00704CAA"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704CAA" w:rsidRPr="004A3E27" w:rsidRDefault="00704CAA"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704CAA" w:rsidRPr="004A3E27" w:rsidRDefault="00704CAA"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704CAA" w:rsidRDefault="00704CAA" w:rsidP="00704CAA">
      <w:pPr>
        <w:pStyle w:val="footnote"/>
      </w:pPr>
      <w:r>
        <w:rPr>
          <w:rStyle w:val="FootnoteReference"/>
        </w:rPr>
        <w:footnoteRef/>
      </w:r>
      <w:r>
        <w:t xml:space="preserve"> [JS] or “beautifully situated”</w:t>
      </w:r>
    </w:p>
  </w:footnote>
  <w:footnote w:id="275">
    <w:p w14:paraId="54B46EEB" w14:textId="77777777" w:rsidR="00704CAA" w:rsidRPr="004A3E27" w:rsidRDefault="00704CAA"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704CAA" w:rsidRPr="004A3E27" w:rsidRDefault="00704CAA"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704CAA" w:rsidRPr="004A3E27" w:rsidRDefault="00704CAA"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704CAA" w:rsidRDefault="00704CAA" w:rsidP="00704CAA">
      <w:pPr>
        <w:pStyle w:val="footnote"/>
      </w:pPr>
      <w:r>
        <w:rPr>
          <w:rStyle w:val="FootnoteReference"/>
        </w:rPr>
        <w:footnoteRef/>
      </w:r>
      <w:r>
        <w:t xml:space="preserve"> [JS] Fr. Lazarus adds “justice and right judgment” to “righteousness”</w:t>
      </w:r>
    </w:p>
  </w:footnote>
  <w:footnote w:id="279">
    <w:p w14:paraId="20C0E7EF" w14:textId="77777777" w:rsidR="00704CAA" w:rsidRPr="004A3E27" w:rsidRDefault="00704CAA"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704CAA" w:rsidRPr="004A3E27" w:rsidRDefault="00704CAA"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704CAA" w:rsidRDefault="00704CAA" w:rsidP="00704CAA">
      <w:pPr>
        <w:pStyle w:val="footnote"/>
      </w:pPr>
      <w:r>
        <w:rPr>
          <w:rStyle w:val="FootnoteReference"/>
        </w:rPr>
        <w:footnoteRef/>
      </w:r>
      <w:r>
        <w:t xml:space="preserve"> [JS] or “eternally”</w:t>
      </w:r>
    </w:p>
  </w:footnote>
  <w:footnote w:id="282">
    <w:p w14:paraId="29183457" w14:textId="77777777" w:rsidR="00704CAA" w:rsidRDefault="00704CAA"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704CAA" w:rsidRDefault="00704CAA" w:rsidP="00704CAA">
      <w:pPr>
        <w:pStyle w:val="footnote"/>
      </w:pPr>
      <w:r>
        <w:rPr>
          <w:rStyle w:val="FootnoteReference"/>
        </w:rPr>
        <w:footnoteRef/>
      </w:r>
      <w:r>
        <w:t xml:space="preserve"> [JS] or “workers of iniquity”</w:t>
      </w:r>
    </w:p>
  </w:footnote>
  <w:footnote w:id="284">
    <w:p w14:paraId="3726AE69" w14:textId="77777777" w:rsidR="00704CAA" w:rsidRPr="004A3E27" w:rsidRDefault="00704CAA"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704CAA" w:rsidRDefault="00704CAA" w:rsidP="00704CAA">
      <w:pPr>
        <w:pStyle w:val="footnote"/>
      </w:pPr>
      <w:r>
        <w:rPr>
          <w:rStyle w:val="FootnoteReference"/>
        </w:rPr>
        <w:footnoteRef/>
      </w:r>
      <w:r>
        <w:t xml:space="preserve"> [JS] or “ransom”</w:t>
      </w:r>
    </w:p>
  </w:footnote>
  <w:footnote w:id="286">
    <w:p w14:paraId="5DBB946B" w14:textId="77777777" w:rsidR="00704CAA" w:rsidRDefault="00704CAA" w:rsidP="00704CAA">
      <w:pPr>
        <w:pStyle w:val="footnote"/>
      </w:pPr>
      <w:r>
        <w:rPr>
          <w:rStyle w:val="FootnoteReference"/>
        </w:rPr>
        <w:footnoteRef/>
      </w:r>
      <w:r>
        <w:t xml:space="preserve"> [JS] or tabernacles.</w:t>
      </w:r>
    </w:p>
  </w:footnote>
  <w:footnote w:id="287">
    <w:p w14:paraId="0039C2F6" w14:textId="77777777" w:rsidR="00704CAA" w:rsidRDefault="00704CAA"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704CAA" w:rsidRDefault="00704CAA" w:rsidP="00704CAA">
      <w:pPr>
        <w:pStyle w:val="footnote"/>
      </w:pPr>
      <w:r>
        <w:rPr>
          <w:rStyle w:val="FootnoteReference"/>
        </w:rPr>
        <w:footnoteRef/>
      </w:r>
      <w:r>
        <w:t xml:space="preserve"> [JS] or “I will not find fault with your sacrifices”</w:t>
      </w:r>
    </w:p>
  </w:footnote>
  <w:footnote w:id="289">
    <w:p w14:paraId="68A8C08D" w14:textId="77777777" w:rsidR="00704CAA" w:rsidRPr="004A3E27" w:rsidRDefault="00704CAA"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704CAA" w:rsidRDefault="00704CAA" w:rsidP="00704CAA">
      <w:pPr>
        <w:pStyle w:val="footnote"/>
      </w:pPr>
      <w:r>
        <w:rPr>
          <w:rStyle w:val="FootnoteReference"/>
        </w:rPr>
        <w:footnoteRef/>
      </w:r>
      <w:r>
        <w:t xml:space="preserve"> [JS] [] found in Coptic</w:t>
      </w:r>
    </w:p>
  </w:footnote>
  <w:footnote w:id="291">
    <w:p w14:paraId="083DB491" w14:textId="77777777" w:rsidR="00704CAA" w:rsidRPr="004A3E27" w:rsidRDefault="00704CAA"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704CAA" w:rsidRDefault="00704CAA" w:rsidP="00704CAA">
      <w:pPr>
        <w:pStyle w:val="footnote"/>
      </w:pPr>
      <w:r>
        <w:rPr>
          <w:rStyle w:val="FootnoteReference"/>
        </w:rPr>
        <w:footnoteRef/>
      </w:r>
      <w:r>
        <w:t xml:space="preserve"> [JS] “showed me” or “made known to me”</w:t>
      </w:r>
    </w:p>
  </w:footnote>
  <w:footnote w:id="293">
    <w:p w14:paraId="6841512E" w14:textId="77777777" w:rsidR="00704CAA" w:rsidRPr="004A3E27" w:rsidRDefault="00704CAA" w:rsidP="00704CAA">
      <w:pPr>
        <w:pStyle w:val="footnote"/>
      </w:pPr>
      <w:r w:rsidRPr="004A3E27">
        <w:rPr>
          <w:rStyle w:val="FootnoteReference"/>
        </w:rPr>
        <w:footnoteRef/>
      </w:r>
      <w:r w:rsidRPr="004A3E27">
        <w:t xml:space="preserve"> Exodus 12:22; John 19:29; Hebrews 9:19.</w:t>
      </w:r>
    </w:p>
  </w:footnote>
  <w:footnote w:id="294">
    <w:p w14:paraId="2CD43332" w14:textId="77777777" w:rsidR="00704CAA" w:rsidRDefault="00704CAA" w:rsidP="00704CAA">
      <w:pPr>
        <w:pStyle w:val="footnote"/>
      </w:pPr>
      <w:r>
        <w:rPr>
          <w:rStyle w:val="FootnoteReference"/>
        </w:rPr>
        <w:footnoteRef/>
      </w:r>
      <w:r>
        <w:t xml:space="preserve"> [JS] literally “face”.</w:t>
      </w:r>
    </w:p>
  </w:footnote>
  <w:footnote w:id="295">
    <w:p w14:paraId="63BCC4B4" w14:textId="77777777" w:rsidR="00704CAA" w:rsidRDefault="00704CAA" w:rsidP="00704CAA">
      <w:pPr>
        <w:pStyle w:val="footnote"/>
      </w:pPr>
      <w:r>
        <w:rPr>
          <w:rStyle w:val="FootnoteReference"/>
        </w:rPr>
        <w:footnoteRef/>
      </w:r>
      <w:r>
        <w:t xml:space="preserve"> [JS] or “blood-guiltiness”</w:t>
      </w:r>
    </w:p>
  </w:footnote>
  <w:footnote w:id="296">
    <w:p w14:paraId="5BD3086D" w14:textId="77777777" w:rsidR="00704CAA" w:rsidRDefault="00704CAA" w:rsidP="00704CAA">
      <w:pPr>
        <w:pStyle w:val="footnote"/>
      </w:pPr>
      <w:r>
        <w:rPr>
          <w:rStyle w:val="FootnoteReference"/>
        </w:rPr>
        <w:footnoteRef/>
      </w:r>
      <w:r>
        <w:t xml:space="preserve"> [JS] or “gives thanks to,” or “thankfully confess You with praise”</w:t>
      </w:r>
    </w:p>
  </w:footnote>
  <w:footnote w:id="297">
    <w:p w14:paraId="49F73209" w14:textId="77777777" w:rsidR="00704CAA" w:rsidRPr="004A3E27" w:rsidRDefault="00704CAA"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704CAA" w:rsidRPr="004A3E27" w:rsidRDefault="00704CAA"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704CAA" w:rsidRDefault="00704CAA" w:rsidP="00704CAA">
      <w:pPr>
        <w:pStyle w:val="footnote"/>
      </w:pPr>
      <w:r>
        <w:rPr>
          <w:rStyle w:val="FootnoteReference"/>
        </w:rPr>
        <w:footnoteRef/>
      </w:r>
      <w:r>
        <w:t xml:space="preserve"> [JS] or “give thanks to You,” or “thankfully confess You with praise”</w:t>
      </w:r>
    </w:p>
  </w:footnote>
  <w:footnote w:id="300">
    <w:p w14:paraId="767368C4" w14:textId="77777777" w:rsidR="00704CAA" w:rsidRPr="004A3E27" w:rsidRDefault="00704CAA"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704CAA" w:rsidRPr="004A3E27" w:rsidRDefault="00704CAA" w:rsidP="00704CAA">
      <w:pPr>
        <w:pStyle w:val="footnote"/>
      </w:pPr>
      <w:r w:rsidRPr="004A3E27">
        <w:rPr>
          <w:rStyle w:val="FootnoteReference"/>
        </w:rPr>
        <w:footnoteRef/>
      </w:r>
      <w:r w:rsidRPr="004A3E27">
        <w:t xml:space="preserve"> Lk. 10:18; 2 Thess. 1:6.</w:t>
      </w:r>
    </w:p>
  </w:footnote>
  <w:footnote w:id="302">
    <w:p w14:paraId="10448F6D" w14:textId="77777777" w:rsidR="00704CAA" w:rsidRPr="004A3E27" w:rsidRDefault="00704CAA"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704CAA" w:rsidRDefault="00704CAA" w:rsidP="00704CAA">
      <w:pPr>
        <w:pStyle w:val="footnote"/>
      </w:pPr>
      <w:r>
        <w:rPr>
          <w:rStyle w:val="FootnoteReference"/>
        </w:rPr>
        <w:footnoteRef/>
      </w:r>
      <w:r>
        <w:t xml:space="preserve"> [JS] “it” refers to the iniquity and strife.</w:t>
      </w:r>
    </w:p>
  </w:footnote>
  <w:footnote w:id="304">
    <w:p w14:paraId="5BC02F63" w14:textId="77777777" w:rsidR="00704CAA" w:rsidRPr="004A3E27" w:rsidRDefault="00704CAA"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704CAA" w:rsidRPr="004A3E27" w:rsidRDefault="00704CAA"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704CAA" w:rsidRDefault="00704CAA" w:rsidP="00704CAA">
      <w:pPr>
        <w:pStyle w:val="footnote"/>
      </w:pPr>
      <w:r>
        <w:rPr>
          <w:rStyle w:val="FootnoteReference"/>
        </w:rPr>
        <w:footnoteRef/>
      </w:r>
      <w:r>
        <w:t xml:space="preserve"> [JS] NETS omits “not”</w:t>
      </w:r>
    </w:p>
  </w:footnote>
  <w:footnote w:id="307">
    <w:p w14:paraId="586AA817" w14:textId="77777777" w:rsidR="00704CAA" w:rsidRPr="004A3E27" w:rsidRDefault="00704CAA"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704CAA" w:rsidRPr="004A3E27" w:rsidRDefault="00704CAA"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704CAA" w:rsidRDefault="00704CAA" w:rsidP="00704CAA">
      <w:pPr>
        <w:pStyle w:val="footnote"/>
      </w:pPr>
      <w:r>
        <w:rPr>
          <w:rStyle w:val="FootnoteReference"/>
        </w:rPr>
        <w:footnoteRef/>
      </w:r>
      <w:r>
        <w:t xml:space="preserve"> [JS] or “I will sing and praise,” or “I will sing and make music”</w:t>
      </w:r>
    </w:p>
  </w:footnote>
  <w:footnote w:id="310">
    <w:p w14:paraId="433EB3DE" w14:textId="77777777" w:rsidR="00704CAA" w:rsidRDefault="00704CAA"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704CAA" w:rsidRDefault="00704CAA" w:rsidP="00704CAA">
      <w:pPr>
        <w:pStyle w:val="footnote"/>
      </w:pPr>
      <w:r>
        <w:rPr>
          <w:rStyle w:val="FootnoteReference"/>
        </w:rPr>
        <w:footnoteRef/>
      </w:r>
      <w:r>
        <w:t xml:space="preserve"> [JS] Coptic has “Name” in place of “mercy”.</w:t>
      </w:r>
    </w:p>
  </w:footnote>
  <w:footnote w:id="312">
    <w:p w14:paraId="7728F8E8" w14:textId="77777777" w:rsidR="00704CAA" w:rsidRPr="004A3E27" w:rsidRDefault="00704CAA"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704CAA" w:rsidRDefault="00704CAA" w:rsidP="00704CAA">
      <w:pPr>
        <w:pStyle w:val="footnote"/>
      </w:pPr>
      <w:r>
        <w:rPr>
          <w:rStyle w:val="FootnoteReference"/>
        </w:rPr>
        <w:footnoteRef/>
      </w:r>
      <w:r>
        <w:t xml:space="preserve"> [JS] or “the lawless,” or “those that do wickedness”</w:t>
      </w:r>
    </w:p>
  </w:footnote>
  <w:footnote w:id="314">
    <w:p w14:paraId="670E273A" w14:textId="77777777" w:rsidR="00704CAA" w:rsidRPr="004A3E27" w:rsidRDefault="00704CAA" w:rsidP="00704CAA">
      <w:pPr>
        <w:pStyle w:val="footnote"/>
      </w:pPr>
      <w:r w:rsidRPr="004A3E27">
        <w:rPr>
          <w:rStyle w:val="FootnoteReference"/>
        </w:rPr>
        <w:footnoteRef/>
      </w:r>
      <w:r w:rsidRPr="004A3E27">
        <w:t xml:space="preserve"> Mercy: love (Luke 10:37).</w:t>
      </w:r>
    </w:p>
  </w:footnote>
  <w:footnote w:id="315">
    <w:p w14:paraId="2503BB75" w14:textId="77777777" w:rsidR="00704CAA" w:rsidRPr="004A3E27" w:rsidRDefault="00704CAA"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704CAA" w:rsidRPr="004A3E27" w:rsidRDefault="00704CAA"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704CAA" w:rsidRPr="004A3E27" w:rsidRDefault="00704CAA"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704CAA" w:rsidRPr="004A3E27" w:rsidRDefault="00704CAA"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704CAA" w:rsidRDefault="00704CAA"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704CAA" w:rsidRPr="004A3E27" w:rsidRDefault="00704CAA"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704CAA" w:rsidRPr="004A3E27" w:rsidRDefault="00704CAA"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704CAA" w:rsidRDefault="00704CAA"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704CAA" w:rsidRPr="004A3E27" w:rsidRDefault="00704CAA" w:rsidP="00704CAA">
      <w:pPr>
        <w:pStyle w:val="footnote"/>
      </w:pPr>
      <w:r w:rsidRPr="004A3E27">
        <w:rPr>
          <w:rStyle w:val="FootnoteReference"/>
        </w:rPr>
        <w:footnoteRef/>
      </w:r>
      <w:r w:rsidRPr="004A3E27">
        <w:t xml:space="preserve"> Job. 33:14.</w:t>
      </w:r>
    </w:p>
  </w:footnote>
  <w:footnote w:id="324">
    <w:p w14:paraId="733C9AA0" w14:textId="77777777" w:rsidR="00704CAA" w:rsidRDefault="00704CAA"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704CAA" w:rsidRDefault="00704CAA" w:rsidP="00704CAA">
      <w:pPr>
        <w:pStyle w:val="footnote"/>
      </w:pPr>
      <w:r>
        <w:rPr>
          <w:rStyle w:val="FootnoteReference"/>
        </w:rPr>
        <w:footnoteRef/>
      </w:r>
      <w:r>
        <w:t xml:space="preserve"> [JS] literally, “holy place”</w:t>
      </w:r>
    </w:p>
  </w:footnote>
  <w:footnote w:id="326">
    <w:p w14:paraId="105BC1C0" w14:textId="77777777" w:rsidR="00704CAA" w:rsidRPr="004A3E27" w:rsidRDefault="00704CAA"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704CAA" w:rsidRDefault="00704CAA" w:rsidP="00704CAA">
      <w:pPr>
        <w:pStyle w:val="footnote"/>
      </w:pPr>
      <w:r>
        <w:rPr>
          <w:rStyle w:val="FootnoteReference"/>
        </w:rPr>
        <w:footnoteRef/>
      </w:r>
      <w:r>
        <w:t xml:space="preserve"> [JS] Fr. Athanasius’ translation from the Coptic has “shall glory”</w:t>
      </w:r>
    </w:p>
  </w:footnote>
  <w:footnote w:id="328">
    <w:p w14:paraId="397554C6" w14:textId="77777777" w:rsidR="00704CAA" w:rsidRDefault="00704CAA"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704CAA" w:rsidRDefault="00704CAA" w:rsidP="00704CAA">
      <w:pPr>
        <w:pStyle w:val="footnote"/>
      </w:pPr>
      <w:r>
        <w:rPr>
          <w:rStyle w:val="FootnoteReference"/>
        </w:rPr>
        <w:footnoteRef/>
      </w:r>
      <w:r>
        <w:t xml:space="preserve"> [] Found in Fr. Athanasius’ translation from the Coptic</w:t>
      </w:r>
    </w:p>
  </w:footnote>
  <w:footnote w:id="330">
    <w:p w14:paraId="2E69FFAD" w14:textId="77777777" w:rsidR="00704CAA" w:rsidRDefault="00704CAA" w:rsidP="00704CAA">
      <w:pPr>
        <w:pStyle w:val="footnote"/>
      </w:pPr>
      <w:r>
        <w:rPr>
          <w:rStyle w:val="FootnoteReference"/>
        </w:rPr>
        <w:footnoteRef/>
      </w:r>
      <w:r>
        <w:t xml:space="preserve"> [JS] [] found in Coptic, see Vespers of Pashons 20.</w:t>
      </w:r>
    </w:p>
  </w:footnote>
  <w:footnote w:id="331">
    <w:p w14:paraId="33825382" w14:textId="77777777" w:rsidR="00704CAA" w:rsidRPr="004A3E27" w:rsidRDefault="00704CAA"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704CAA" w:rsidRPr="004A3E27" w:rsidRDefault="00704CAA"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704CAA" w:rsidRDefault="00704CAA" w:rsidP="00704CAA">
      <w:pPr>
        <w:pStyle w:val="footnote"/>
      </w:pPr>
      <w:r>
        <w:rPr>
          <w:rStyle w:val="FootnoteReference"/>
        </w:rPr>
        <w:footnoteRef/>
      </w:r>
      <w:r>
        <w:t xml:space="preserve"> [JS] lit, “filled with fatness.”</w:t>
      </w:r>
    </w:p>
  </w:footnote>
  <w:footnote w:id="334">
    <w:p w14:paraId="461E1005" w14:textId="77777777" w:rsidR="00704CAA" w:rsidRPr="004A3E27" w:rsidRDefault="00704CAA"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704CAA" w:rsidRPr="004A3E27" w:rsidRDefault="00704CAA"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704CAA" w:rsidRPr="004A3E27" w:rsidRDefault="00704CAA"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704CAA" w:rsidRPr="004A3E27" w:rsidRDefault="00704CAA" w:rsidP="00704CAA">
      <w:pPr>
        <w:pStyle w:val="footnote"/>
      </w:pPr>
      <w:r w:rsidRPr="004A3E27">
        <w:rPr>
          <w:rStyle w:val="FootnoteReference"/>
        </w:rPr>
        <w:footnoteRef/>
      </w:r>
      <w:r w:rsidRPr="004A3E27">
        <w:t xml:space="preserve"> See footnote 62. &lt;2 previously&gt;</w:t>
      </w:r>
    </w:p>
  </w:footnote>
  <w:footnote w:id="338">
    <w:p w14:paraId="1020379C" w14:textId="77777777" w:rsidR="00704CAA" w:rsidRDefault="00704CAA" w:rsidP="00704CAA">
      <w:pPr>
        <w:pStyle w:val="footnote"/>
      </w:pPr>
      <w:r>
        <w:rPr>
          <w:rStyle w:val="FootnoteReference"/>
        </w:rPr>
        <w:footnoteRef/>
      </w:r>
      <w:r>
        <w:t xml:space="preserve"> [JS], “do obeisance”, i.e. prostrate, not just an attitude, but an act</w:t>
      </w:r>
    </w:p>
  </w:footnote>
  <w:footnote w:id="339">
    <w:p w14:paraId="3F0207F5" w14:textId="77777777" w:rsidR="00704CAA" w:rsidRPr="004A3E27" w:rsidRDefault="00704CAA"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704CAA" w:rsidRPr="004A3E27" w:rsidRDefault="00704CAA"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704CAA" w:rsidRDefault="00704CAA" w:rsidP="00704CAA">
      <w:pPr>
        <w:pStyle w:val="footnote"/>
      </w:pPr>
      <w:r>
        <w:rPr>
          <w:rStyle w:val="FootnoteReference"/>
        </w:rPr>
        <w:footnoteRef/>
      </w:r>
      <w:r>
        <w:t xml:space="preserve"> [JS] Fr. Lazarus has, “for”</w:t>
      </w:r>
    </w:p>
  </w:footnote>
  <w:footnote w:id="342">
    <w:p w14:paraId="7332204F" w14:textId="77777777" w:rsidR="00704CAA" w:rsidRPr="004A3E27" w:rsidRDefault="00704CAA"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704CAA" w:rsidRPr="004A3E27" w:rsidRDefault="00704CAA"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704CAA" w:rsidRPr="004A3E27" w:rsidRDefault="00704CAA"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704CAA" w:rsidRPr="004A3E27" w:rsidRDefault="00704CAA"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704CAA" w:rsidRDefault="00704CAA" w:rsidP="00704CAA">
      <w:pPr>
        <w:pStyle w:val="footnote"/>
      </w:pPr>
      <w:r>
        <w:rPr>
          <w:rStyle w:val="FootnoteReference"/>
        </w:rPr>
        <w:footnoteRef/>
      </w:r>
      <w:r>
        <w:t xml:space="preserve"> [JS] or “give thanks to You” or “thankfully confess You with praise”</w:t>
      </w:r>
    </w:p>
  </w:footnote>
  <w:footnote w:id="347">
    <w:p w14:paraId="10E8EE46" w14:textId="77777777" w:rsidR="00704CAA" w:rsidRDefault="00704CAA"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704CAA" w:rsidRPr="004A3E27" w:rsidRDefault="00704CAA"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704CAA" w:rsidRPr="004A3E27" w:rsidRDefault="00704CAA"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704CAA" w:rsidRPr="004A3E27" w:rsidRDefault="00704CAA"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704CAA" w:rsidRDefault="00704CAA" w:rsidP="00704CAA">
      <w:pPr>
        <w:pStyle w:val="footnote"/>
      </w:pPr>
      <w:r>
        <w:rPr>
          <w:rStyle w:val="FootnoteReference"/>
        </w:rPr>
        <w:footnoteRef/>
      </w:r>
      <w:r>
        <w:t xml:space="preserve"> [JS] literally, “before the face of”</w:t>
      </w:r>
    </w:p>
  </w:footnote>
  <w:footnote w:id="352">
    <w:p w14:paraId="102533E3" w14:textId="77777777" w:rsidR="00704CAA" w:rsidRPr="004A3E27" w:rsidRDefault="00704CAA"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704CAA" w:rsidRDefault="00704CAA" w:rsidP="00704CAA">
      <w:pPr>
        <w:pStyle w:val="footnote"/>
      </w:pPr>
      <w:r>
        <w:rPr>
          <w:rStyle w:val="FootnoteReference"/>
        </w:rPr>
        <w:footnoteRef/>
      </w:r>
      <w:r>
        <w:t xml:space="preserve"> [JS] literally “hosts”</w:t>
      </w:r>
    </w:p>
  </w:footnote>
  <w:footnote w:id="354">
    <w:p w14:paraId="1B31F91F" w14:textId="77777777" w:rsidR="00704CAA" w:rsidRDefault="00704CAA"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704CAA" w:rsidRPr="004A3E27" w:rsidRDefault="00704CAA"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704CAA" w:rsidRDefault="00704CAA" w:rsidP="00704CAA">
      <w:pPr>
        <w:pStyle w:val="footnote"/>
      </w:pPr>
      <w:r>
        <w:rPr>
          <w:rStyle w:val="FootnoteReference"/>
        </w:rPr>
        <w:footnoteRef/>
      </w:r>
      <w:r>
        <w:t xml:space="preserve"> [JS] literally, “ten-thousand fold”</w:t>
      </w:r>
    </w:p>
  </w:footnote>
  <w:footnote w:id="357">
    <w:p w14:paraId="475823DF" w14:textId="77777777" w:rsidR="00704CAA" w:rsidRDefault="00704CAA"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704CAA" w:rsidRPr="004A3E27" w:rsidRDefault="00704CAA"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704CAA" w:rsidRDefault="00704CAA"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704CAA" w:rsidRDefault="00704CAA" w:rsidP="00704CAA">
      <w:pPr>
        <w:pStyle w:val="footnote"/>
      </w:pPr>
      <w:r>
        <w:rPr>
          <w:rStyle w:val="FootnoteReference"/>
        </w:rPr>
        <w:footnoteRef/>
      </w:r>
      <w:r>
        <w:t xml:space="preserve"> [JS] “assemblies” or “congregations”</w:t>
      </w:r>
    </w:p>
  </w:footnote>
  <w:footnote w:id="361">
    <w:p w14:paraId="291850C2" w14:textId="77777777" w:rsidR="00704CAA" w:rsidRPr="004A3E27" w:rsidRDefault="00704CAA"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704CAA" w:rsidRDefault="00704CAA"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704CAA" w:rsidRPr="004A3E27" w:rsidRDefault="00704CAA"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704CAA" w:rsidRDefault="00704CAA" w:rsidP="00704CAA">
      <w:pPr>
        <w:pStyle w:val="footnote"/>
      </w:pPr>
      <w:r>
        <w:rPr>
          <w:rStyle w:val="FootnoteReference"/>
        </w:rPr>
        <w:footnoteRef/>
      </w:r>
      <w:r>
        <w:t xml:space="preserve"> [JS] Coptic has “mire of death”. See the Ninth Hour of Great Friday.</w:t>
      </w:r>
    </w:p>
  </w:footnote>
  <w:footnote w:id="365">
    <w:p w14:paraId="24447BAC" w14:textId="77777777" w:rsidR="00704CAA" w:rsidRPr="004A3E27" w:rsidRDefault="00704CAA"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704CAA" w:rsidRPr="004A3E27" w:rsidRDefault="00704CAA"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704CAA" w:rsidRPr="004A3E27" w:rsidRDefault="00704CAA" w:rsidP="00704CAA">
      <w:pPr>
        <w:pStyle w:val="footnote"/>
      </w:pPr>
      <w:r w:rsidRPr="004A3E27">
        <w:rPr>
          <w:rStyle w:val="FootnoteReference"/>
        </w:rPr>
        <w:footnoteRef/>
      </w:r>
      <w:r w:rsidRPr="004A3E27">
        <w:t xml:space="preserve"> Mk. 15:29; Jn. 2:17; Rom. 15:3.</w:t>
      </w:r>
    </w:p>
  </w:footnote>
  <w:footnote w:id="368">
    <w:p w14:paraId="22B19FA9" w14:textId="77777777" w:rsidR="00704CAA" w:rsidRPr="004A3E27" w:rsidRDefault="00704CAA" w:rsidP="00704CAA">
      <w:pPr>
        <w:pStyle w:val="footnote"/>
      </w:pPr>
      <w:r w:rsidRPr="004A3E27">
        <w:rPr>
          <w:rStyle w:val="FootnoteReference"/>
        </w:rPr>
        <w:footnoteRef/>
      </w:r>
      <w:r w:rsidRPr="004A3E27">
        <w:t xml:space="preserve"> The elders and chief priests.</w:t>
      </w:r>
    </w:p>
  </w:footnote>
  <w:footnote w:id="369">
    <w:p w14:paraId="1346C83A" w14:textId="77777777" w:rsidR="00704CAA" w:rsidRPr="004A3E27" w:rsidRDefault="00704CAA"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704CAA" w:rsidRDefault="00704CAA"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704CAA" w:rsidRPr="004A3E27" w:rsidRDefault="00704CAA" w:rsidP="00704CAA">
      <w:pPr>
        <w:pStyle w:val="footnote"/>
      </w:pPr>
      <w:r w:rsidRPr="004A3E27">
        <w:rPr>
          <w:rStyle w:val="FootnoteReference"/>
        </w:rPr>
        <w:footnoteRef/>
      </w:r>
      <w:r w:rsidRPr="004A3E27">
        <w:t xml:space="preserve"> Mt. 16:21; Mk. 8:31.</w:t>
      </w:r>
    </w:p>
  </w:footnote>
  <w:footnote w:id="372">
    <w:p w14:paraId="1283807F" w14:textId="77777777" w:rsidR="00704CAA" w:rsidRPr="004A3E27" w:rsidRDefault="00704CAA" w:rsidP="00704CAA">
      <w:pPr>
        <w:pStyle w:val="footnote"/>
      </w:pPr>
      <w:r w:rsidRPr="004A3E27">
        <w:rPr>
          <w:rStyle w:val="FootnoteReference"/>
        </w:rPr>
        <w:footnoteRef/>
      </w:r>
      <w:r w:rsidRPr="004A3E27">
        <w:t xml:space="preserve"> Mt. 27:34.</w:t>
      </w:r>
    </w:p>
  </w:footnote>
  <w:footnote w:id="373">
    <w:p w14:paraId="59E554A3" w14:textId="77777777" w:rsidR="00704CAA" w:rsidRPr="004A3E27" w:rsidRDefault="00704CAA"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704CAA" w:rsidRPr="004A3E27" w:rsidRDefault="00704CAA"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704CAA" w:rsidRDefault="00704CAA"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704CAA" w:rsidRPr="004A3E27" w:rsidRDefault="00704CAA"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704CAA" w:rsidRDefault="00704CAA"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704CAA" w:rsidRPr="004A3E27" w:rsidRDefault="00704CAA"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704CAA" w:rsidRPr="004A3E27" w:rsidRDefault="00704CAA"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704CAA" w:rsidRDefault="00704CAA" w:rsidP="00704CAA">
      <w:pPr>
        <w:pStyle w:val="footnote"/>
      </w:pPr>
      <w:r>
        <w:rPr>
          <w:rStyle w:val="FootnoteReference"/>
        </w:rPr>
        <w:footnoteRef/>
      </w:r>
      <w:r>
        <w:t xml:space="preserve"> [JS] literally, “arm”.</w:t>
      </w:r>
    </w:p>
  </w:footnote>
  <w:footnote w:id="381">
    <w:p w14:paraId="6A96DAD6" w14:textId="77777777" w:rsidR="00704CAA" w:rsidRPr="004A3E27" w:rsidRDefault="00704CAA" w:rsidP="00704CAA">
      <w:pPr>
        <w:pStyle w:val="footnote"/>
      </w:pPr>
      <w:r w:rsidRPr="004A3E27">
        <w:rPr>
          <w:rStyle w:val="FootnoteReference"/>
        </w:rPr>
        <w:footnoteRef/>
      </w:r>
      <w:r w:rsidRPr="004A3E27">
        <w:t xml:space="preserve"> Ephes. 3:10; 4:8.</w:t>
      </w:r>
    </w:p>
  </w:footnote>
  <w:footnote w:id="382">
    <w:p w14:paraId="3856467E" w14:textId="77777777" w:rsidR="00704CAA" w:rsidRDefault="00704CAA"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704CAA" w:rsidRPr="004A3E27" w:rsidRDefault="00704CAA"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704CAA" w:rsidRPr="004A3E27" w:rsidRDefault="00704CAA"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704CAA" w:rsidRDefault="00704CAA" w:rsidP="00704CAA">
      <w:pPr>
        <w:pStyle w:val="footnote"/>
      </w:pPr>
      <w:r>
        <w:rPr>
          <w:rStyle w:val="FootnoteReference"/>
        </w:rPr>
        <w:footnoteRef/>
      </w:r>
      <w:r>
        <w:t xml:space="preserve"> [JS] literally “He will judge the poor of the people.”</w:t>
      </w:r>
    </w:p>
  </w:footnote>
  <w:footnote w:id="386">
    <w:p w14:paraId="5CB4BFD0" w14:textId="77777777" w:rsidR="00704CAA" w:rsidRPr="004A3E27" w:rsidRDefault="00704CAA"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704CAA" w:rsidRPr="004A3E27" w:rsidRDefault="00704CAA" w:rsidP="00704CAA">
      <w:pPr>
        <w:pStyle w:val="footnote"/>
      </w:pPr>
      <w:r w:rsidRPr="004A3E27">
        <w:rPr>
          <w:rStyle w:val="FootnoteReference"/>
        </w:rPr>
        <w:footnoteRef/>
      </w:r>
      <w:r w:rsidRPr="004A3E27">
        <w:t xml:space="preserve"> Rivers: Tigris and Euphrates.</w:t>
      </w:r>
    </w:p>
  </w:footnote>
  <w:footnote w:id="388">
    <w:p w14:paraId="40EFD021" w14:textId="77777777" w:rsidR="00704CAA" w:rsidRPr="004A3E27" w:rsidRDefault="00704CAA"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704CAA" w:rsidRDefault="00704CAA"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704CAA" w:rsidRPr="004A3E27" w:rsidRDefault="00704CAA"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704CAA" w:rsidRPr="004A3E27" w:rsidRDefault="00704CAA"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704CAA" w:rsidRDefault="00704CAA" w:rsidP="00704CAA">
      <w:pPr>
        <w:pStyle w:val="footnote"/>
      </w:pPr>
      <w:r>
        <w:rPr>
          <w:rStyle w:val="FootnoteReference"/>
        </w:rPr>
        <w:footnoteRef/>
      </w:r>
      <w:r>
        <w:t xml:space="preserve"> [JS] Fr. Athanasius has, “all nations shall glorify Him.</w:t>
      </w:r>
    </w:p>
  </w:footnote>
  <w:footnote w:id="393">
    <w:p w14:paraId="266FC831" w14:textId="77777777" w:rsidR="00704CAA" w:rsidRDefault="00704CAA" w:rsidP="00704CAA">
      <w:pPr>
        <w:pStyle w:val="footnote"/>
      </w:pPr>
      <w:r>
        <w:rPr>
          <w:rStyle w:val="FootnoteReference"/>
        </w:rPr>
        <w:footnoteRef/>
      </w:r>
      <w:r>
        <w:t xml:space="preserve"> [JS] found in Copitc. See the First Hour of Monday of Holy Week.</w:t>
      </w:r>
    </w:p>
  </w:footnote>
  <w:footnote w:id="394">
    <w:p w14:paraId="295FC4E3" w14:textId="77777777" w:rsidR="00704CAA" w:rsidRDefault="00704CAA" w:rsidP="00704CAA">
      <w:pPr>
        <w:pStyle w:val="footnote"/>
      </w:pPr>
      <w:r>
        <w:rPr>
          <w:rStyle w:val="FootnoteReference"/>
        </w:rPr>
        <w:footnoteRef/>
      </w:r>
      <w:r>
        <w:t xml:space="preserve"> [JS] or, “So be it! So be it!”</w:t>
      </w:r>
    </w:p>
  </w:footnote>
  <w:footnote w:id="395">
    <w:p w14:paraId="5A10FE12" w14:textId="77777777" w:rsidR="00704CAA" w:rsidRPr="004A3E27" w:rsidRDefault="00704CAA"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704CAA" w:rsidRPr="004A3E27" w:rsidRDefault="00704CAA"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704CAA" w:rsidRPr="004A3E27" w:rsidRDefault="00704CAA" w:rsidP="00704CAA">
      <w:pPr>
        <w:pStyle w:val="footnote"/>
      </w:pPr>
      <w:r w:rsidRPr="004A3E27">
        <w:tab/>
        <w:t>For them there are no pains;</w:t>
      </w:r>
    </w:p>
    <w:p w14:paraId="329CF061" w14:textId="77777777" w:rsidR="00704CAA" w:rsidRPr="004A3E27" w:rsidRDefault="00704CAA" w:rsidP="00704CAA">
      <w:pPr>
        <w:pStyle w:val="footnote"/>
      </w:pPr>
      <w:r w:rsidRPr="004A3E27">
        <w:tab/>
        <w:t>fit and strong are their bodies.</w:t>
      </w:r>
    </w:p>
  </w:footnote>
  <w:footnote w:id="397">
    <w:p w14:paraId="49BE7CC0" w14:textId="77777777" w:rsidR="00704CAA" w:rsidRPr="004A3E27" w:rsidRDefault="00704CAA"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704CAA" w:rsidRPr="004A3E27" w:rsidRDefault="00704CAA"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704CAA" w:rsidRPr="004A3E27" w:rsidRDefault="00704CAA"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704CAA" w:rsidRPr="004A3E27" w:rsidRDefault="00704CAA"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704CAA" w:rsidRPr="004A3E27" w:rsidRDefault="00704CAA"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704CAA" w:rsidRPr="004A3E27" w:rsidRDefault="00704CAA"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704CAA" w:rsidRPr="004A3E27" w:rsidRDefault="00704CAA"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704CAA" w:rsidRDefault="00704CAA"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704CAA" w:rsidRDefault="00704CAA" w:rsidP="00704CAA">
      <w:pPr>
        <w:pStyle w:val="footnote"/>
      </w:pPr>
      <w:r>
        <w:rPr>
          <w:rStyle w:val="FootnoteReference"/>
        </w:rPr>
        <w:footnoteRef/>
      </w:r>
      <w:r>
        <w:t xml:space="preserve"> [JS] or emblems.</w:t>
      </w:r>
    </w:p>
  </w:footnote>
  <w:footnote w:id="406">
    <w:p w14:paraId="3520D724" w14:textId="77777777" w:rsidR="00704CAA" w:rsidRPr="004A3E27" w:rsidRDefault="00704CAA"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704CAA" w:rsidRPr="004A3E27" w:rsidRDefault="00704CAA"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704CAA" w:rsidRPr="004A3E27" w:rsidRDefault="00704CAA"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704CAA" w:rsidRPr="005B2E82" w:rsidRDefault="00704CAA"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704CAA" w:rsidRDefault="00704CAA" w:rsidP="00704CAA">
      <w:pPr>
        <w:pStyle w:val="footnote"/>
      </w:pPr>
      <w:r>
        <w:rPr>
          <w:rStyle w:val="FootnoteReference"/>
        </w:rPr>
        <w:footnoteRef/>
      </w:r>
      <w:r>
        <w:t xml:space="preserve"> [JS] or “give thanks to You” or “thankfully confess you with praise”</w:t>
      </w:r>
    </w:p>
  </w:footnote>
  <w:footnote w:id="411">
    <w:p w14:paraId="3CA113B3" w14:textId="77777777" w:rsidR="00704CAA" w:rsidRDefault="00704CAA"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704CAA" w:rsidRDefault="00704CAA" w:rsidP="00704CAA">
      <w:pPr>
        <w:pStyle w:val="footnote"/>
      </w:pPr>
      <w:r>
        <w:rPr>
          <w:rStyle w:val="FootnoteReference"/>
        </w:rPr>
        <w:footnoteRef/>
      </w:r>
      <w:r>
        <w:t xml:space="preserve"> [JS] literally “horn”, here and below.</w:t>
      </w:r>
    </w:p>
  </w:footnote>
  <w:footnote w:id="413">
    <w:p w14:paraId="0BE9BC7E" w14:textId="77777777" w:rsidR="00704CAA" w:rsidRPr="004A3E27" w:rsidRDefault="00704CAA"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704CAA" w:rsidRPr="004A3E27" w:rsidRDefault="00704CAA"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704CAA" w:rsidRPr="004A3E27" w:rsidRDefault="00704CAA"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704CAA" w:rsidRPr="004A3E27" w:rsidRDefault="00704CAA"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704CAA" w:rsidRPr="004A3E27" w:rsidRDefault="00704CAA"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704CAA" w:rsidRDefault="00704CAA"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704CAA" w:rsidRDefault="00704CAA" w:rsidP="00704CAA">
      <w:pPr>
        <w:pStyle w:val="footnote"/>
      </w:pPr>
      <w:r>
        <w:rPr>
          <w:rStyle w:val="FootnoteReference"/>
        </w:rPr>
        <w:footnoteRef/>
      </w:r>
      <w:r>
        <w:t xml:space="preserve"> [JS] literally, “their voice”</w:t>
      </w:r>
    </w:p>
  </w:footnote>
  <w:footnote w:id="420">
    <w:p w14:paraId="5681D4C4" w14:textId="77777777" w:rsidR="00704CAA" w:rsidRDefault="00704CAA" w:rsidP="00704CAA">
      <w:pPr>
        <w:pStyle w:val="footnote"/>
      </w:pPr>
      <w:r>
        <w:rPr>
          <w:rStyle w:val="FootnoteReference"/>
        </w:rPr>
        <w:footnoteRef/>
      </w:r>
      <w:r>
        <w:t xml:space="preserve"> [JS] literally, “arrows”</w:t>
      </w:r>
    </w:p>
  </w:footnote>
  <w:footnote w:id="421">
    <w:p w14:paraId="4DCC51CC" w14:textId="77777777" w:rsidR="00704CAA" w:rsidRDefault="00704CAA" w:rsidP="00704CAA">
      <w:pPr>
        <w:pStyle w:val="footnote"/>
      </w:pPr>
      <w:r>
        <w:rPr>
          <w:rStyle w:val="FootnoteReference"/>
        </w:rPr>
        <w:footnoteRef/>
      </w:r>
      <w:r>
        <w:t xml:space="preserve"> [JS] literally, “voice”</w:t>
      </w:r>
    </w:p>
  </w:footnote>
  <w:footnote w:id="422">
    <w:p w14:paraId="326ADCD9" w14:textId="77777777" w:rsidR="00704CAA" w:rsidRDefault="00704CAA"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704CAA" w:rsidRDefault="00704CAA"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704CAA" w:rsidRDefault="00704CAA" w:rsidP="00704CAA">
      <w:pPr>
        <w:pStyle w:val="footnote"/>
      </w:pPr>
      <w:r>
        <w:tab/>
        <w:t>‘I will speak My mind in parables,</w:t>
      </w:r>
    </w:p>
    <w:p w14:paraId="2B8A9AE4" w14:textId="77777777" w:rsidR="00704CAA" w:rsidRDefault="00704CAA" w:rsidP="00704CAA">
      <w:pPr>
        <w:pStyle w:val="footnote"/>
      </w:pPr>
      <w:r>
        <w:tab/>
        <w:t>divulge secrets hidden since creation’ (cf. Rev. 3:14).</w:t>
      </w:r>
    </w:p>
  </w:footnote>
  <w:footnote w:id="424">
    <w:p w14:paraId="7F64F145" w14:textId="77777777" w:rsidR="00704CAA" w:rsidRDefault="00704CAA"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704CAA" w:rsidRDefault="00704CAA" w:rsidP="00704CAA">
      <w:pPr>
        <w:pStyle w:val="footnote"/>
      </w:pPr>
      <w:r>
        <w:rPr>
          <w:rStyle w:val="FootnoteReference"/>
        </w:rPr>
        <w:footnoteRef/>
      </w:r>
      <w:r>
        <w:t xml:space="preserve"> Ephraim = Israel (cf. Hos. 7; Num. 14; 1 Sam. 4).</w:t>
      </w:r>
    </w:p>
  </w:footnote>
  <w:footnote w:id="426">
    <w:p w14:paraId="42FDB028" w14:textId="77777777" w:rsidR="00704CAA" w:rsidRDefault="00704CAA" w:rsidP="00704CAA">
      <w:pPr>
        <w:pStyle w:val="footnote"/>
      </w:pPr>
      <w:r>
        <w:rPr>
          <w:rStyle w:val="FootnoteReference"/>
        </w:rPr>
        <w:footnoteRef/>
      </w:r>
      <w:r>
        <w:t xml:space="preserve"> [JS] literally, “a waterless land”</w:t>
      </w:r>
    </w:p>
  </w:footnote>
  <w:footnote w:id="427">
    <w:p w14:paraId="195BD616" w14:textId="77777777" w:rsidR="00704CAA" w:rsidRDefault="00704CAA"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704CAA" w:rsidRDefault="00704CAA" w:rsidP="00704CAA">
      <w:pPr>
        <w:pStyle w:val="footnote"/>
      </w:pPr>
      <w:r>
        <w:rPr>
          <w:rStyle w:val="FootnoteReference"/>
        </w:rPr>
        <w:footnoteRef/>
      </w:r>
      <w:r>
        <w:t xml:space="preserve"> He deferred giving them the promised food and the Promised Land.</w:t>
      </w:r>
    </w:p>
  </w:footnote>
  <w:footnote w:id="429">
    <w:p w14:paraId="3009B475" w14:textId="77777777" w:rsidR="00704CAA" w:rsidRDefault="00704CAA"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704CAA" w:rsidRDefault="00704CAA" w:rsidP="00704CAA">
      <w:pPr>
        <w:pStyle w:val="footnote"/>
      </w:pPr>
      <w:r>
        <w:rPr>
          <w:rStyle w:val="FootnoteReference"/>
        </w:rPr>
        <w:footnoteRef/>
      </w:r>
      <w:r>
        <w:t xml:space="preserve"> [JS] Fr. Lazarus has “recovered from wine”</w:t>
      </w:r>
    </w:p>
  </w:footnote>
  <w:footnote w:id="431">
    <w:p w14:paraId="223B11C9" w14:textId="77777777" w:rsidR="00704CAA" w:rsidRDefault="00704CAA"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704CAA" w:rsidRDefault="00704CAA"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704CAA" w:rsidRDefault="00704CAA" w:rsidP="00704CAA">
      <w:pPr>
        <w:pStyle w:val="footnote"/>
      </w:pPr>
      <w:r>
        <w:rPr>
          <w:rStyle w:val="FootnoteReference"/>
        </w:rPr>
        <w:footnoteRef/>
      </w:r>
      <w:r>
        <w:t xml:space="preserve"> John 15.</w:t>
      </w:r>
    </w:p>
  </w:footnote>
  <w:footnote w:id="434">
    <w:p w14:paraId="2C8E5EE9" w14:textId="77777777" w:rsidR="00704CAA" w:rsidRDefault="00704CAA" w:rsidP="00704CAA">
      <w:pPr>
        <w:pStyle w:val="footnote"/>
      </w:pPr>
      <w:r>
        <w:rPr>
          <w:rStyle w:val="FootnoteReference"/>
        </w:rPr>
        <w:footnoteRef/>
      </w:r>
      <w:r>
        <w:t xml:space="preserve"> Joseph = Israel (Gen. 40:23; 48:15; Amos 6:6).</w:t>
      </w:r>
    </w:p>
  </w:footnote>
  <w:footnote w:id="435">
    <w:p w14:paraId="6CDBD594" w14:textId="77777777" w:rsidR="00704CAA" w:rsidRDefault="00704CAA" w:rsidP="00704CAA">
      <w:pPr>
        <w:pStyle w:val="footnote"/>
      </w:pPr>
      <w:r>
        <w:rPr>
          <w:rStyle w:val="FootnoteReference"/>
        </w:rPr>
        <w:footnoteRef/>
      </w:r>
      <w:r>
        <w:t xml:space="preserve"> 2 Sam. 6:2 (LXX).</w:t>
      </w:r>
    </w:p>
  </w:footnote>
  <w:footnote w:id="436">
    <w:p w14:paraId="489D83CE" w14:textId="77777777" w:rsidR="00704CAA" w:rsidRDefault="00704CAA" w:rsidP="00704CAA">
      <w:pPr>
        <w:pStyle w:val="footnote"/>
      </w:pPr>
      <w:r>
        <w:rPr>
          <w:rStyle w:val="FootnoteReference"/>
        </w:rPr>
        <w:footnoteRef/>
      </w:r>
      <w:r>
        <w:t xml:space="preserve"> [JS] or “appear” or “reveal Yourself”</w:t>
      </w:r>
    </w:p>
  </w:footnote>
  <w:footnote w:id="437">
    <w:p w14:paraId="5DD6452F" w14:textId="77777777" w:rsidR="00704CAA" w:rsidRDefault="00704CAA" w:rsidP="00704CAA">
      <w:pPr>
        <w:pStyle w:val="footnote"/>
      </w:pPr>
      <w:r>
        <w:rPr>
          <w:rStyle w:val="FootnoteReference"/>
        </w:rPr>
        <w:footnoteRef/>
      </w:r>
      <w:r>
        <w:t xml:space="preserve"> [JS] or “reveal Your face”.</w:t>
      </w:r>
    </w:p>
  </w:footnote>
  <w:footnote w:id="438">
    <w:p w14:paraId="002903A1" w14:textId="77777777" w:rsidR="00704CAA" w:rsidRDefault="00704CAA"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704CAA" w:rsidRDefault="00704CAA"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704CAA" w:rsidRDefault="00704CAA" w:rsidP="00704CAA">
      <w:pPr>
        <w:pStyle w:val="footnote"/>
      </w:pPr>
      <w:r>
        <w:rPr>
          <w:rStyle w:val="FootnoteReference"/>
        </w:rPr>
        <w:footnoteRef/>
      </w:r>
      <w:r>
        <w:t xml:space="preserve"> ‘What tongue? The voice of God’ (St Athanasius).</w:t>
      </w:r>
    </w:p>
  </w:footnote>
  <w:footnote w:id="441">
    <w:p w14:paraId="5A843CA9" w14:textId="77777777" w:rsidR="00704CAA" w:rsidRDefault="00704CAA" w:rsidP="00704CAA">
      <w:pPr>
        <w:pStyle w:val="footnote"/>
      </w:pPr>
      <w:r>
        <w:rPr>
          <w:rStyle w:val="FootnoteReference"/>
        </w:rPr>
        <w:footnoteRef/>
      </w:r>
      <w:r>
        <w:t xml:space="preserve"> Exodus 9:23; 19:16.</w:t>
      </w:r>
    </w:p>
  </w:footnote>
  <w:footnote w:id="442">
    <w:p w14:paraId="1E18146F" w14:textId="77777777" w:rsidR="00704CAA" w:rsidRDefault="00704CAA"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704CAA" w:rsidRDefault="00704CAA"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704CAA" w:rsidRDefault="00704CAA" w:rsidP="00704CAA">
      <w:pPr>
        <w:pStyle w:val="footnote"/>
      </w:pPr>
      <w:r>
        <w:rPr>
          <w:rStyle w:val="FootnoteReference"/>
        </w:rPr>
        <w:footnoteRef/>
      </w:r>
      <w:r>
        <w:t xml:space="preserve"> </w:t>
      </w:r>
      <w:r>
        <w:rPr>
          <w:i/>
        </w:rPr>
        <w:t>See the previous footnote</w:t>
      </w:r>
      <w:r>
        <w:t>.</w:t>
      </w:r>
    </w:p>
  </w:footnote>
  <w:footnote w:id="445">
    <w:p w14:paraId="1105B361" w14:textId="77777777" w:rsidR="00704CAA" w:rsidRDefault="00704CAA" w:rsidP="00704CAA">
      <w:pPr>
        <w:pStyle w:val="footnote"/>
      </w:pPr>
      <w:r>
        <w:rPr>
          <w:rStyle w:val="FootnoteReference"/>
        </w:rPr>
        <w:footnoteRef/>
      </w:r>
      <w:r>
        <w:t xml:space="preserve"> Cf. Isaiah 36:6; 2 Chron. 32:8; 1 Tim. 6:17; Ps. 74:4; Gal. 2:9; 1 Sam. 2:8.</w:t>
      </w:r>
    </w:p>
  </w:footnote>
  <w:footnote w:id="446">
    <w:p w14:paraId="22BF4FA1" w14:textId="77777777" w:rsidR="00704CAA" w:rsidRDefault="00704CAA" w:rsidP="00704CAA">
      <w:pPr>
        <w:pStyle w:val="footnote"/>
      </w:pPr>
      <w:r>
        <w:rPr>
          <w:rStyle w:val="FootnoteReference"/>
        </w:rPr>
        <w:footnoteRef/>
      </w:r>
      <w:r>
        <w:t xml:space="preserve"> John 10:34-36.</w:t>
      </w:r>
    </w:p>
  </w:footnote>
  <w:footnote w:id="447">
    <w:p w14:paraId="205EA097" w14:textId="77777777" w:rsidR="00704CAA" w:rsidRDefault="00704CAA" w:rsidP="00704CAA">
      <w:pPr>
        <w:pStyle w:val="footnote"/>
      </w:pPr>
      <w:r>
        <w:rPr>
          <w:rStyle w:val="FootnoteReference"/>
        </w:rPr>
        <w:footnoteRef/>
      </w:r>
      <w:r>
        <w:t xml:space="preserve"> This prayer is already answered (John 3:18; 9:39; 12:31; Acts 17:31).</w:t>
      </w:r>
    </w:p>
  </w:footnote>
  <w:footnote w:id="448">
    <w:p w14:paraId="6943972C" w14:textId="77777777" w:rsidR="00704CAA" w:rsidRDefault="00704CAA"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704CAA" w:rsidRDefault="00704CAA" w:rsidP="00704CAA">
      <w:pPr>
        <w:pStyle w:val="footnote"/>
      </w:pPr>
      <w:r>
        <w:rPr>
          <w:rStyle w:val="FootnoteReference"/>
        </w:rPr>
        <w:footnoteRef/>
      </w:r>
      <w:r>
        <w:t xml:space="preserve"> Man has made a mess of the earth (Gen. 3; Isaiah 24:4-6 etc.)</w:t>
      </w:r>
    </w:p>
  </w:footnote>
  <w:footnote w:id="450">
    <w:p w14:paraId="0AFEFBC6" w14:textId="77777777" w:rsidR="00704CAA" w:rsidRDefault="00704CAA" w:rsidP="00704CAA">
      <w:pPr>
        <w:pStyle w:val="footnote"/>
      </w:pPr>
      <w:r>
        <w:rPr>
          <w:rStyle w:val="FootnoteReference"/>
        </w:rPr>
        <w:footnoteRef/>
      </w:r>
      <w:r>
        <w:t xml:space="preserve"> [JS] or “anointed”</w:t>
      </w:r>
    </w:p>
  </w:footnote>
  <w:footnote w:id="451">
    <w:p w14:paraId="730D978B" w14:textId="77777777" w:rsidR="00704CAA" w:rsidRDefault="00704CAA" w:rsidP="00704CAA">
      <w:pPr>
        <w:pStyle w:val="footnote"/>
      </w:pPr>
      <w:r>
        <w:rPr>
          <w:rStyle w:val="FootnoteReference"/>
        </w:rPr>
        <w:footnoteRef/>
      </w:r>
      <w:r>
        <w:t xml:space="preserve"> Cf. Lk. 13:25; Mk. 4:11; Col. 4:5; Rev. 22:15.</w:t>
      </w:r>
    </w:p>
  </w:footnote>
  <w:footnote w:id="452">
    <w:p w14:paraId="6B7BADAC" w14:textId="77777777" w:rsidR="00704CAA" w:rsidRDefault="00704CAA" w:rsidP="00704CAA">
      <w:pPr>
        <w:pStyle w:val="footnote"/>
      </w:pPr>
      <w:r>
        <w:rPr>
          <w:rStyle w:val="FootnoteReference"/>
        </w:rPr>
        <w:footnoteRef/>
      </w:r>
      <w:r>
        <w:t xml:space="preserve"> [JS] or “transgressions”</w:t>
      </w:r>
    </w:p>
  </w:footnote>
  <w:footnote w:id="453">
    <w:p w14:paraId="02C29B32" w14:textId="77777777" w:rsidR="00704CAA" w:rsidRDefault="00704CAA"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704CAA" w:rsidRDefault="00704CAA" w:rsidP="00704CAA">
      <w:pPr>
        <w:pStyle w:val="footnote"/>
      </w:pPr>
      <w:r>
        <w:rPr>
          <w:rStyle w:val="FootnoteReference"/>
        </w:rPr>
        <w:footnoteRef/>
      </w:r>
      <w:r>
        <w:t xml:space="preserve"> [JS] Fr. Lazarus has, “convert us”</w:t>
      </w:r>
    </w:p>
  </w:footnote>
  <w:footnote w:id="455">
    <w:p w14:paraId="6C5AEC7E" w14:textId="77777777" w:rsidR="00704CAA" w:rsidRDefault="00704CAA" w:rsidP="00704CAA">
      <w:pPr>
        <w:pStyle w:val="footnote"/>
      </w:pPr>
      <w:r>
        <w:rPr>
          <w:rStyle w:val="FootnoteReference"/>
        </w:rPr>
        <w:footnoteRef/>
      </w:r>
      <w:r>
        <w:t xml:space="preserve"> [JS] or “sprouted”</w:t>
      </w:r>
    </w:p>
  </w:footnote>
  <w:footnote w:id="456">
    <w:p w14:paraId="772F8ED6" w14:textId="77777777" w:rsidR="00704CAA" w:rsidRDefault="00704CAA" w:rsidP="00704CAA">
      <w:pPr>
        <w:pStyle w:val="footnote"/>
      </w:pPr>
      <w:r>
        <w:rPr>
          <w:rStyle w:val="FootnoteReference"/>
        </w:rPr>
        <w:footnoteRef/>
      </w:r>
      <w:r>
        <w:t xml:space="preserve"> holy: cf. 1 Cor. 3:16,17; 6:15-19; Heb. 3:1; 12:10; 1 Pet. 1:15,16; 2 Pet. 1-4.</w:t>
      </w:r>
    </w:p>
  </w:footnote>
  <w:footnote w:id="457">
    <w:p w14:paraId="7687ABB0" w14:textId="77777777" w:rsidR="00704CAA" w:rsidRDefault="00704CAA"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704CAA" w:rsidRDefault="00704CAA" w:rsidP="00704CAA">
      <w:pPr>
        <w:pStyle w:val="footnote"/>
      </w:pPr>
      <w:r>
        <w:rPr>
          <w:rStyle w:val="FootnoteReference"/>
        </w:rPr>
        <w:footnoteRef/>
      </w:r>
      <w:r>
        <w:t xml:space="preserve"> [JS] literally, “voice”</w:t>
      </w:r>
    </w:p>
  </w:footnote>
  <w:footnote w:id="459">
    <w:p w14:paraId="1EA6A25D" w14:textId="77777777" w:rsidR="00704CAA" w:rsidRDefault="00704CAA" w:rsidP="00704CAA">
      <w:pPr>
        <w:pStyle w:val="footnote"/>
      </w:pPr>
      <w:r>
        <w:rPr>
          <w:rStyle w:val="FootnoteReference"/>
        </w:rPr>
        <w:footnoteRef/>
      </w:r>
      <w:r>
        <w:t xml:space="preserve"> [JS] Literally, “do obeisance”, i.e. physically bow down</w:t>
      </w:r>
    </w:p>
  </w:footnote>
  <w:footnote w:id="460">
    <w:p w14:paraId="79AF8739" w14:textId="77777777" w:rsidR="00704CAA" w:rsidRDefault="00704CAA" w:rsidP="00704CAA">
      <w:pPr>
        <w:pStyle w:val="footnote"/>
      </w:pPr>
      <w:r>
        <w:rPr>
          <w:rStyle w:val="FootnoteReference"/>
        </w:rPr>
        <w:footnoteRef/>
      </w:r>
      <w:r>
        <w:t xml:space="preserve"> ‘The song of the Lamb.’ (Rev. 15:3-5; John 12:32).</w:t>
      </w:r>
    </w:p>
  </w:footnote>
  <w:footnote w:id="461">
    <w:p w14:paraId="5DE393CF" w14:textId="77777777" w:rsidR="00704CAA" w:rsidRDefault="00704CAA"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704CAA" w:rsidRDefault="00704CAA" w:rsidP="00704CAA">
      <w:pPr>
        <w:pStyle w:val="footnote"/>
      </w:pPr>
      <w:r>
        <w:rPr>
          <w:rStyle w:val="FootnoteReference"/>
        </w:rPr>
        <w:footnoteRef/>
      </w:r>
      <w:r>
        <w:t xml:space="preserve"> [JS] or “lawless”</w:t>
      </w:r>
    </w:p>
  </w:footnote>
  <w:footnote w:id="463">
    <w:p w14:paraId="695890BF" w14:textId="77777777" w:rsidR="00704CAA" w:rsidRDefault="00704CAA" w:rsidP="00704CAA">
      <w:pPr>
        <w:pStyle w:val="footnote"/>
      </w:pPr>
      <w:r>
        <w:rPr>
          <w:rStyle w:val="FootnoteReference"/>
        </w:rPr>
        <w:footnoteRef/>
      </w:r>
      <w:r>
        <w:t xml:space="preserve"> [JS] Or, “band”, “gathering”, or “synagogue”</w:t>
      </w:r>
    </w:p>
  </w:footnote>
  <w:footnote w:id="464">
    <w:p w14:paraId="05B5D585" w14:textId="77777777" w:rsidR="00704CAA" w:rsidRDefault="00704CAA"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704CAA" w:rsidRDefault="00704CAA"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704CAA" w:rsidRDefault="00704CAA"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704CAA" w:rsidRDefault="00704CAA" w:rsidP="00704CAA">
      <w:pPr>
        <w:pStyle w:val="footnote"/>
      </w:pPr>
      <w:r>
        <w:rPr>
          <w:rStyle w:val="FootnoteReference"/>
        </w:rPr>
        <w:footnoteRef/>
      </w:r>
      <w:r>
        <w:t xml:space="preserve"> [JS] or “Mother Zion will say,”</w:t>
      </w:r>
    </w:p>
  </w:footnote>
  <w:footnote w:id="468">
    <w:p w14:paraId="60FDE590" w14:textId="77777777" w:rsidR="00704CAA" w:rsidRDefault="00704CAA" w:rsidP="00704CAA">
      <w:pPr>
        <w:pStyle w:val="footnote"/>
      </w:pPr>
      <w:r>
        <w:rPr>
          <w:rStyle w:val="FootnoteReference"/>
        </w:rPr>
        <w:footnoteRef/>
      </w:r>
      <w:r>
        <w:t xml:space="preserve"> [JS] Coptic has, “that a man and a man dwelt in her”</w:t>
      </w:r>
    </w:p>
  </w:footnote>
  <w:footnote w:id="469">
    <w:p w14:paraId="075CB45C" w14:textId="77777777" w:rsidR="00704CAA" w:rsidRDefault="00704CAA" w:rsidP="00704CAA">
      <w:pPr>
        <w:pStyle w:val="footnote"/>
      </w:pPr>
      <w:r>
        <w:rPr>
          <w:rStyle w:val="FootnoteReference"/>
        </w:rPr>
        <w:footnoteRef/>
      </w:r>
      <w:r>
        <w:t xml:space="preserve"> [JS] Coptic has, “established her forever”</w:t>
      </w:r>
    </w:p>
  </w:footnote>
  <w:footnote w:id="470">
    <w:p w14:paraId="0A7FE83F" w14:textId="77777777" w:rsidR="00704CAA" w:rsidRDefault="00704CAA"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704CAA" w:rsidRDefault="00704CAA" w:rsidP="00704CAA">
      <w:pPr>
        <w:pStyle w:val="footnote"/>
      </w:pPr>
      <w:r>
        <w:rPr>
          <w:rStyle w:val="FootnoteReference"/>
        </w:rPr>
        <w:footnoteRef/>
      </w:r>
      <w:r>
        <w:t xml:space="preserve"> [JS] or, “corpses”</w:t>
      </w:r>
    </w:p>
  </w:footnote>
  <w:footnote w:id="472">
    <w:p w14:paraId="7DD478BE" w14:textId="77777777" w:rsidR="00704CAA" w:rsidRDefault="00704CAA"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704CAA" w:rsidRDefault="00704CAA" w:rsidP="00704CAA">
      <w:pPr>
        <w:pStyle w:val="footnote"/>
      </w:pPr>
      <w:r>
        <w:rPr>
          <w:rStyle w:val="FootnoteReference"/>
        </w:rPr>
        <w:footnoteRef/>
      </w:r>
      <w:r>
        <w:t xml:space="preserve"> [JS] or “billows”</w:t>
      </w:r>
    </w:p>
  </w:footnote>
  <w:footnote w:id="474">
    <w:p w14:paraId="4F89E6C8" w14:textId="77777777" w:rsidR="00704CAA" w:rsidRDefault="00704CAA" w:rsidP="00704CAA">
      <w:pPr>
        <w:pStyle w:val="footnote"/>
      </w:pPr>
      <w:r>
        <w:rPr>
          <w:rStyle w:val="FootnoteReference"/>
        </w:rPr>
        <w:footnoteRef/>
      </w:r>
      <w:r>
        <w:t xml:space="preserve"> [JS] “they” refers to “the dead”, not to “physicians”</w:t>
      </w:r>
    </w:p>
  </w:footnote>
  <w:footnote w:id="475">
    <w:p w14:paraId="78676E81" w14:textId="77777777" w:rsidR="00704CAA" w:rsidRDefault="00704CAA"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704CAA" w:rsidRDefault="00704CAA"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704CAA" w:rsidRDefault="00704CAA"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704CAA" w:rsidRDefault="00704CAA"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704CAA" w:rsidRDefault="00704CAA"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704CAA" w:rsidRDefault="00704CAA" w:rsidP="00704CAA">
      <w:pPr>
        <w:pStyle w:val="footnote"/>
      </w:pPr>
      <w:r>
        <w:rPr>
          <w:rStyle w:val="FootnoteReference"/>
        </w:rPr>
        <w:footnoteRef/>
      </w:r>
      <w:r>
        <w:t xml:space="preserve"> [JS] Fr. Lazarus has, “for an eternal reign”</w:t>
      </w:r>
    </w:p>
  </w:footnote>
  <w:footnote w:id="481">
    <w:p w14:paraId="3116D8E7" w14:textId="77777777" w:rsidR="00704CAA" w:rsidRDefault="00704CAA" w:rsidP="00704CAA">
      <w:pPr>
        <w:pStyle w:val="footnote"/>
      </w:pPr>
      <w:r>
        <w:rPr>
          <w:rStyle w:val="FootnoteReference"/>
        </w:rPr>
        <w:footnoteRef/>
      </w:r>
      <w:r>
        <w:t xml:space="preserve"> [JS] Fr. Lazarus has, “for all generations.”</w:t>
      </w:r>
    </w:p>
  </w:footnote>
  <w:footnote w:id="482">
    <w:p w14:paraId="548BF35A" w14:textId="77777777" w:rsidR="00704CAA" w:rsidRDefault="00704CAA"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704CAA" w:rsidRDefault="00704CAA" w:rsidP="00704CAA">
      <w:pPr>
        <w:pStyle w:val="footnote"/>
      </w:pPr>
      <w:r>
        <w:rPr>
          <w:rStyle w:val="FootnoteReference"/>
        </w:rPr>
        <w:footnoteRef/>
      </w:r>
      <w:r>
        <w:t xml:space="preserve"> [JS] literally, “an assembly of holy ones”</w:t>
      </w:r>
    </w:p>
  </w:footnote>
  <w:footnote w:id="484">
    <w:p w14:paraId="60A7E0F2" w14:textId="77777777" w:rsidR="00704CAA" w:rsidRDefault="00704CAA"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704CAA" w:rsidRDefault="00704CAA" w:rsidP="00704CAA">
      <w:pPr>
        <w:pStyle w:val="footnote"/>
      </w:pPr>
      <w:r>
        <w:rPr>
          <w:rStyle w:val="FootnoteReference"/>
        </w:rPr>
        <w:footnoteRef/>
      </w:r>
      <w:r>
        <w:t xml:space="preserve"> [JS] OSB inserts “wind” here.</w:t>
      </w:r>
    </w:p>
  </w:footnote>
  <w:footnote w:id="486">
    <w:p w14:paraId="3B727BCB" w14:textId="77777777" w:rsidR="00704CAA" w:rsidRDefault="00704CAA"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704CAA" w:rsidRDefault="00704CAA" w:rsidP="00704CAA">
      <w:pPr>
        <w:pStyle w:val="footnote"/>
      </w:pPr>
      <w:r>
        <w:rPr>
          <w:rStyle w:val="FootnoteReference"/>
        </w:rPr>
        <w:footnoteRef/>
      </w:r>
      <w:r>
        <w:t xml:space="preserve"> [JS] Fr. Lazarus has, “will pave the way for Your presence”</w:t>
      </w:r>
    </w:p>
  </w:footnote>
  <w:footnote w:id="488">
    <w:p w14:paraId="5BF9199A" w14:textId="77777777" w:rsidR="00704CAA" w:rsidRDefault="00704CAA" w:rsidP="00704CAA">
      <w:pPr>
        <w:pStyle w:val="footnote"/>
      </w:pPr>
      <w:r>
        <w:rPr>
          <w:rStyle w:val="FootnoteReference"/>
        </w:rPr>
        <w:footnoteRef/>
      </w:r>
      <w:r>
        <w:t xml:space="preserve"> [JS] or “face”</w:t>
      </w:r>
    </w:p>
  </w:footnote>
  <w:footnote w:id="489">
    <w:p w14:paraId="7E5822A0" w14:textId="77777777" w:rsidR="00704CAA" w:rsidRDefault="00704CAA" w:rsidP="00704CAA">
      <w:pPr>
        <w:pStyle w:val="footnote"/>
      </w:pPr>
      <w:r>
        <w:rPr>
          <w:rStyle w:val="FootnoteReference"/>
        </w:rPr>
        <w:footnoteRef/>
      </w:r>
      <w:r>
        <w:t xml:space="preserve"> [JS] Fr. Lazrus has “we are raised to power”</w:t>
      </w:r>
    </w:p>
  </w:footnote>
  <w:footnote w:id="490">
    <w:p w14:paraId="163553BB" w14:textId="77777777" w:rsidR="00704CAA" w:rsidRDefault="00704CAA" w:rsidP="00704CAA">
      <w:pPr>
        <w:pStyle w:val="footnote"/>
      </w:pPr>
      <w:r>
        <w:rPr>
          <w:rStyle w:val="FootnoteReference"/>
        </w:rPr>
        <w:footnoteRef/>
      </w:r>
      <w:r>
        <w:t xml:space="preserve"> Cf. 2 Samuel 7:4-17; 1 Chron. 17:3-14.</w:t>
      </w:r>
    </w:p>
  </w:footnote>
  <w:footnote w:id="491">
    <w:p w14:paraId="16D9ED4D" w14:textId="77777777" w:rsidR="00704CAA" w:rsidRDefault="00704CAA" w:rsidP="00704CAA">
      <w:pPr>
        <w:pStyle w:val="footnote"/>
      </w:pPr>
      <w:r>
        <w:rPr>
          <w:rStyle w:val="FootnoteReference"/>
        </w:rPr>
        <w:footnoteRef/>
      </w:r>
      <w:r>
        <w:t xml:space="preserve"> [JS] or “lawlessness,” or “transgression</w:t>
      </w:r>
    </w:p>
  </w:footnote>
  <w:footnote w:id="492">
    <w:p w14:paraId="41715793" w14:textId="77777777" w:rsidR="00704CAA" w:rsidRDefault="00704CAA" w:rsidP="00704CAA">
      <w:pPr>
        <w:pStyle w:val="footnote"/>
      </w:pPr>
      <w:r>
        <w:rPr>
          <w:rStyle w:val="FootnoteReference"/>
        </w:rPr>
        <w:footnoteRef/>
      </w:r>
      <w:r>
        <w:t xml:space="preserve"> [JS] Coptic has “faithfulness”. See Matins of Mesori 3</w:t>
      </w:r>
    </w:p>
  </w:footnote>
  <w:footnote w:id="493">
    <w:p w14:paraId="34396983" w14:textId="77777777" w:rsidR="00704CAA" w:rsidRDefault="00704CAA" w:rsidP="00704CAA">
      <w:pPr>
        <w:pStyle w:val="footnote"/>
      </w:pPr>
      <w:r>
        <w:rPr>
          <w:rStyle w:val="FootnoteReference"/>
        </w:rPr>
        <w:footnoteRef/>
      </w:r>
      <w:r>
        <w:t xml:space="preserve"> [JS] literally, “his horn will be exalted”</w:t>
      </w:r>
    </w:p>
  </w:footnote>
  <w:footnote w:id="494">
    <w:p w14:paraId="19918888" w14:textId="77777777" w:rsidR="00704CAA" w:rsidRDefault="00704CAA" w:rsidP="00704CAA">
      <w:pPr>
        <w:pStyle w:val="footnote"/>
      </w:pPr>
      <w:r>
        <w:rPr>
          <w:rStyle w:val="FootnoteReference"/>
        </w:rPr>
        <w:footnoteRef/>
      </w:r>
      <w:r>
        <w:t xml:space="preserve"> [JS] Fr. Lazarus has, “I will extend his power over the sea”</w:t>
      </w:r>
    </w:p>
  </w:footnote>
  <w:footnote w:id="495">
    <w:p w14:paraId="7F2F76E2" w14:textId="77777777" w:rsidR="00704CAA" w:rsidRDefault="00704CAA"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704CAA" w:rsidRDefault="00704CAA" w:rsidP="00704CAA">
      <w:pPr>
        <w:pStyle w:val="footnote"/>
      </w:pPr>
      <w:r>
        <w:rPr>
          <w:rStyle w:val="FootnoteReference"/>
        </w:rPr>
        <w:footnoteRef/>
      </w:r>
      <w:r>
        <w:t xml:space="preserve"> [JS] Fr. Lazarus renders this, “dynasty”</w:t>
      </w:r>
    </w:p>
  </w:footnote>
  <w:footnote w:id="497">
    <w:p w14:paraId="61ED5D37" w14:textId="77777777" w:rsidR="00704CAA" w:rsidRDefault="00704CAA"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704CAA" w:rsidRDefault="00704CAA" w:rsidP="00704CAA">
      <w:pPr>
        <w:pStyle w:val="footnote"/>
      </w:pPr>
      <w:r>
        <w:rPr>
          <w:rStyle w:val="FootnoteReference"/>
        </w:rPr>
        <w:footnoteRef/>
      </w:r>
      <w:r>
        <w:t xml:space="preserve"> [JS] or “in my holy place”</w:t>
      </w:r>
    </w:p>
  </w:footnote>
  <w:footnote w:id="499">
    <w:p w14:paraId="18E1B778" w14:textId="77777777" w:rsidR="00704CAA" w:rsidRDefault="00704CAA" w:rsidP="00704CAA">
      <w:pPr>
        <w:pStyle w:val="footnote"/>
      </w:pPr>
      <w:r>
        <w:rPr>
          <w:rStyle w:val="FootnoteReference"/>
        </w:rPr>
        <w:footnoteRef/>
      </w:r>
      <w:r>
        <w:t xml:space="preserve"> Rev. 1:5; 3:14.</w:t>
      </w:r>
    </w:p>
  </w:footnote>
  <w:footnote w:id="500">
    <w:p w14:paraId="26484220" w14:textId="77777777" w:rsidR="00704CAA" w:rsidRDefault="00704CAA" w:rsidP="00704CAA">
      <w:pPr>
        <w:pStyle w:val="footnote"/>
      </w:pPr>
      <w:r>
        <w:rPr>
          <w:rStyle w:val="FootnoteReference"/>
        </w:rPr>
        <w:footnoteRef/>
      </w:r>
      <w:r>
        <w:t xml:space="preserve"> [JS] “anointed”</w:t>
      </w:r>
    </w:p>
  </w:footnote>
  <w:footnote w:id="501">
    <w:p w14:paraId="3D1D7CB3" w14:textId="77777777" w:rsidR="00704CAA" w:rsidRDefault="00704CAA"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704CAA" w:rsidRDefault="00704CAA" w:rsidP="00704CAA">
      <w:pPr>
        <w:pStyle w:val="footnote"/>
      </w:pPr>
      <w:r>
        <w:rPr>
          <w:rStyle w:val="FootnoteReference"/>
        </w:rPr>
        <w:footnoteRef/>
      </w:r>
      <w:r>
        <w:t xml:space="preserve"> [JS] “So be it! So be it!” or “May it be! May it be!”</w:t>
      </w:r>
    </w:p>
  </w:footnote>
  <w:footnote w:id="503">
    <w:p w14:paraId="1DFAAF0B" w14:textId="77777777" w:rsidR="00704CAA" w:rsidRDefault="00704CAA" w:rsidP="00704CAA">
      <w:pPr>
        <w:pStyle w:val="footnote"/>
      </w:pPr>
      <w:r>
        <w:rPr>
          <w:rStyle w:val="FootnoteReference"/>
        </w:rPr>
        <w:footnoteRef/>
      </w:r>
      <w:r>
        <w:t xml:space="preserve"> [JS] or “expired”</w:t>
      </w:r>
    </w:p>
  </w:footnote>
  <w:footnote w:id="504">
    <w:p w14:paraId="3519F2D7" w14:textId="77777777" w:rsidR="00704CAA" w:rsidRDefault="00704CAA"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704CAA" w:rsidRDefault="00704CAA" w:rsidP="00704CAA">
      <w:pPr>
        <w:pStyle w:val="footnote"/>
      </w:pPr>
      <w:r>
        <w:rPr>
          <w:rStyle w:val="FootnoteReference"/>
        </w:rPr>
        <w:footnoteRef/>
      </w:r>
      <w:r>
        <w:t xml:space="preserve"> [JS] or “chastened”</w:t>
      </w:r>
    </w:p>
  </w:footnote>
  <w:footnote w:id="506">
    <w:p w14:paraId="136CB596" w14:textId="77777777" w:rsidR="00704CAA" w:rsidRDefault="00704CAA"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704CAA" w:rsidRDefault="00704CAA" w:rsidP="00704CAA">
      <w:pPr>
        <w:pStyle w:val="footnote"/>
      </w:pPr>
      <w:r>
        <w:rPr>
          <w:rStyle w:val="FootnoteReference"/>
        </w:rPr>
        <w:footnoteRef/>
      </w:r>
      <w:r>
        <w:t xml:space="preserve"> That is, in the Kingdom (1 Cor. 4:20).</w:t>
      </w:r>
    </w:p>
  </w:footnote>
  <w:footnote w:id="508">
    <w:p w14:paraId="3FAA8ED9" w14:textId="77777777" w:rsidR="00704CAA" w:rsidRDefault="00704CAA"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704CAA" w:rsidRDefault="00704CAA" w:rsidP="00704CAA">
      <w:pPr>
        <w:pStyle w:val="footnote"/>
      </w:pPr>
      <w:r>
        <w:rPr>
          <w:rStyle w:val="FootnoteReference"/>
        </w:rPr>
        <w:footnoteRef/>
      </w:r>
      <w:r>
        <w:t xml:space="preserve"> [JS] Coptic may mean “bruise” rather than “trample”</w:t>
      </w:r>
    </w:p>
  </w:footnote>
  <w:footnote w:id="510">
    <w:p w14:paraId="103E3D32" w14:textId="77777777" w:rsidR="00704CAA" w:rsidRDefault="00704CAA"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704CAA" w:rsidRDefault="00704CAA"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704CAA" w:rsidRDefault="00704CAA" w:rsidP="00704CAA">
      <w:pPr>
        <w:pStyle w:val="footnote"/>
      </w:pPr>
      <w:r>
        <w:rPr>
          <w:rStyle w:val="FootnoteReference"/>
        </w:rPr>
        <w:footnoteRef/>
      </w:r>
      <w:r>
        <w:t xml:space="preserve"> [JS] Or “ode”</w:t>
      </w:r>
    </w:p>
  </w:footnote>
  <w:footnote w:id="513">
    <w:p w14:paraId="5D1C882B" w14:textId="77777777" w:rsidR="00704CAA" w:rsidRDefault="00704CAA" w:rsidP="00704CAA">
      <w:pPr>
        <w:pStyle w:val="footnote"/>
      </w:pPr>
      <w:r>
        <w:rPr>
          <w:rStyle w:val="FootnoteReference"/>
        </w:rPr>
        <w:footnoteRef/>
      </w:r>
      <w:r>
        <w:t xml:space="preserve"> [JS] or “forever and ever.”</w:t>
      </w:r>
    </w:p>
  </w:footnote>
  <w:footnote w:id="514">
    <w:p w14:paraId="2AA0B0FD" w14:textId="77777777" w:rsidR="00704CAA" w:rsidRDefault="00704CAA" w:rsidP="00704CAA">
      <w:pPr>
        <w:pStyle w:val="footnote"/>
      </w:pPr>
      <w:r>
        <w:rPr>
          <w:rStyle w:val="FootnoteReference"/>
        </w:rPr>
        <w:footnoteRef/>
      </w:r>
      <w:r>
        <w:t xml:space="preserve"> [JS] literally, “And my horn will be exalted like a unicorn’s”</w:t>
      </w:r>
    </w:p>
  </w:footnote>
  <w:footnote w:id="515">
    <w:p w14:paraId="71B2ABCE" w14:textId="77777777" w:rsidR="00704CAA" w:rsidRDefault="00704CAA"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704CAA" w:rsidRDefault="00704CAA"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704CAA" w:rsidRDefault="00704CAA" w:rsidP="00704CAA">
      <w:pPr>
        <w:pStyle w:val="footnote"/>
      </w:pPr>
      <w:r>
        <w:rPr>
          <w:rStyle w:val="FootnoteReference"/>
        </w:rPr>
        <w:footnoteRef/>
      </w:r>
      <w:r>
        <w:t xml:space="preserve"> [JS] literally “still increase”</w:t>
      </w:r>
    </w:p>
  </w:footnote>
  <w:footnote w:id="518">
    <w:p w14:paraId="74BF88EE" w14:textId="77777777" w:rsidR="00704CAA" w:rsidRDefault="00704CAA" w:rsidP="00704CAA">
      <w:pPr>
        <w:pStyle w:val="footnote"/>
      </w:pPr>
      <w:r>
        <w:rPr>
          <w:rStyle w:val="FootnoteReference"/>
        </w:rPr>
        <w:footnoteRef/>
      </w:r>
      <w:r>
        <w:t xml:space="preserve"> [JS] literally, “rich” or “prosperous”</w:t>
      </w:r>
    </w:p>
  </w:footnote>
  <w:footnote w:id="519">
    <w:p w14:paraId="72F50134" w14:textId="77777777" w:rsidR="00704CAA" w:rsidRDefault="00704CAA" w:rsidP="00704CAA">
      <w:pPr>
        <w:pStyle w:val="footnote"/>
      </w:pPr>
      <w:r>
        <w:rPr>
          <w:rStyle w:val="FootnoteReference"/>
        </w:rPr>
        <w:footnoteRef/>
      </w:r>
      <w:r>
        <w:t xml:space="preserve"> John 7:38.</w:t>
      </w:r>
    </w:p>
  </w:footnote>
  <w:footnote w:id="520">
    <w:p w14:paraId="3C3C13B7" w14:textId="77777777" w:rsidR="00704CAA" w:rsidRDefault="00704CAA" w:rsidP="00704CAA">
      <w:pPr>
        <w:pStyle w:val="footnote"/>
      </w:pPr>
      <w:r>
        <w:rPr>
          <w:rStyle w:val="FootnoteReference"/>
        </w:rPr>
        <w:footnoteRef/>
      </w:r>
      <w:r>
        <w:t xml:space="preserve"> Coptic has “it” here, and “beauty” in place of majesty.</w:t>
      </w:r>
    </w:p>
  </w:footnote>
  <w:footnote w:id="521">
    <w:p w14:paraId="67CD15A4" w14:textId="77777777" w:rsidR="00704CAA" w:rsidRDefault="00704CAA"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704CAA" w:rsidRDefault="00704CAA" w:rsidP="00704CAA">
      <w:pPr>
        <w:pStyle w:val="footnote"/>
      </w:pPr>
      <w:r>
        <w:rPr>
          <w:rStyle w:val="FootnoteReference"/>
        </w:rPr>
        <w:footnoteRef/>
      </w:r>
      <w:r>
        <w:t xml:space="preserve"> [JS] or “forever”</w:t>
      </w:r>
    </w:p>
  </w:footnote>
  <w:footnote w:id="523">
    <w:p w14:paraId="1BA5F6CF" w14:textId="77777777" w:rsidR="00704CAA" w:rsidRDefault="00704CAA"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704CAA" w:rsidRDefault="00704CAA" w:rsidP="00704CAA">
      <w:pPr>
        <w:pStyle w:val="footnote"/>
      </w:pPr>
      <w:r>
        <w:rPr>
          <w:rStyle w:val="FootnoteReference"/>
        </w:rPr>
        <w:footnoteRef/>
      </w:r>
      <w:r>
        <w:t xml:space="preserve"> [JS] resident alien</w:t>
      </w:r>
    </w:p>
  </w:footnote>
  <w:footnote w:id="525">
    <w:p w14:paraId="40C8740A" w14:textId="77777777" w:rsidR="00704CAA" w:rsidRDefault="00704CAA" w:rsidP="00704CAA">
      <w:pPr>
        <w:pStyle w:val="footnote"/>
      </w:pPr>
      <w:r>
        <w:rPr>
          <w:rStyle w:val="FootnoteReference"/>
        </w:rPr>
        <w:footnoteRef/>
      </w:r>
      <w:r>
        <w:t xml:space="preserve"> Cf. 1 Cor. 3:20, ‘The Lord knows the thoughts of the wise…’</w:t>
      </w:r>
    </w:p>
  </w:footnote>
  <w:footnote w:id="526">
    <w:p w14:paraId="65188B7B" w14:textId="77777777" w:rsidR="00704CAA" w:rsidRDefault="00704CAA" w:rsidP="00704CAA">
      <w:pPr>
        <w:pStyle w:val="footnote"/>
      </w:pPr>
      <w:r>
        <w:rPr>
          <w:rStyle w:val="FootnoteReference"/>
        </w:rPr>
        <w:footnoteRef/>
      </w:r>
      <w:r>
        <w:t xml:space="preserve"> [JS] or “lawless,” or “the throne of iniquity”</w:t>
      </w:r>
    </w:p>
  </w:footnote>
  <w:footnote w:id="527">
    <w:p w14:paraId="79ABE471" w14:textId="77777777" w:rsidR="00704CAA" w:rsidRDefault="00704CAA" w:rsidP="00704CAA">
      <w:pPr>
        <w:pStyle w:val="footnote"/>
      </w:pPr>
      <w:r>
        <w:rPr>
          <w:rStyle w:val="FootnoteReference"/>
        </w:rPr>
        <w:footnoteRef/>
      </w:r>
      <w:r>
        <w:t xml:space="preserve"> [JS] i.e. presence</w:t>
      </w:r>
    </w:p>
  </w:footnote>
  <w:footnote w:id="528">
    <w:p w14:paraId="5267BF6E" w14:textId="77777777" w:rsidR="00704CAA" w:rsidRDefault="00704CAA"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704CAA" w:rsidRDefault="00704CAA" w:rsidP="00704CAA">
      <w:pPr>
        <w:pStyle w:val="footnote"/>
      </w:pPr>
      <w:r>
        <w:rPr>
          <w:rStyle w:val="FootnoteReference"/>
        </w:rPr>
        <w:footnoteRef/>
      </w:r>
      <w:r>
        <w:t xml:space="preserve"> [JS] or melody</w:t>
      </w:r>
    </w:p>
  </w:footnote>
  <w:footnote w:id="530">
    <w:p w14:paraId="1EEBBF7D" w14:textId="77777777" w:rsidR="00704CAA" w:rsidRDefault="00704CAA" w:rsidP="00704CAA">
      <w:pPr>
        <w:pStyle w:val="footnote"/>
      </w:pPr>
      <w:r>
        <w:rPr>
          <w:rStyle w:val="FootnoteReference"/>
        </w:rPr>
        <w:footnoteRef/>
      </w:r>
      <w:r>
        <w:t xml:space="preserve"> [JS] “do obeisance”</w:t>
      </w:r>
    </w:p>
  </w:footnote>
  <w:footnote w:id="531">
    <w:p w14:paraId="551DD9AD" w14:textId="77777777" w:rsidR="00704CAA" w:rsidRDefault="00704CAA" w:rsidP="00704CAA">
      <w:pPr>
        <w:pStyle w:val="footnote"/>
      </w:pPr>
      <w:r>
        <w:rPr>
          <w:rStyle w:val="FootnoteReference"/>
        </w:rPr>
        <w:footnoteRef/>
      </w:r>
      <w:r>
        <w:t xml:space="preserve"> [JS] “prostrate”</w:t>
      </w:r>
    </w:p>
  </w:footnote>
  <w:footnote w:id="532">
    <w:p w14:paraId="7534B5AF" w14:textId="77777777" w:rsidR="00704CAA" w:rsidRDefault="00704CAA" w:rsidP="00704CAA">
      <w:pPr>
        <w:pStyle w:val="footnote"/>
      </w:pPr>
      <w:r>
        <w:rPr>
          <w:rStyle w:val="FootnoteReference"/>
        </w:rPr>
        <w:footnoteRef/>
      </w:r>
      <w:r>
        <w:t xml:space="preserve"> [JS] OSB has, “Rebellion,” NETS has “embittering”</w:t>
      </w:r>
    </w:p>
  </w:footnote>
  <w:footnote w:id="533">
    <w:p w14:paraId="022AF3BD" w14:textId="77777777" w:rsidR="00704CAA" w:rsidRDefault="00704CAA" w:rsidP="00704CAA">
      <w:pPr>
        <w:pStyle w:val="footnote"/>
      </w:pPr>
      <w:r>
        <w:rPr>
          <w:rStyle w:val="FootnoteReference"/>
        </w:rPr>
        <w:footnoteRef/>
      </w:r>
      <w:r>
        <w:t xml:space="preserve"> Ex. 17:1-7.</w:t>
      </w:r>
    </w:p>
  </w:footnote>
  <w:footnote w:id="534">
    <w:p w14:paraId="44D54232" w14:textId="77777777" w:rsidR="00704CAA" w:rsidRDefault="00704CAA" w:rsidP="00704CAA">
      <w:pPr>
        <w:pStyle w:val="footnote"/>
      </w:pPr>
      <w:r>
        <w:rPr>
          <w:rStyle w:val="FootnoteReference"/>
        </w:rPr>
        <w:footnoteRef/>
      </w:r>
      <w:r>
        <w:t xml:space="preserve"> [JS] or “tempted”</w:t>
      </w:r>
    </w:p>
  </w:footnote>
  <w:footnote w:id="535">
    <w:p w14:paraId="44595C45" w14:textId="77777777" w:rsidR="00704CAA" w:rsidRDefault="00704CAA" w:rsidP="00704CAA">
      <w:pPr>
        <w:pStyle w:val="footnote"/>
      </w:pPr>
      <w:r>
        <w:rPr>
          <w:rStyle w:val="FootnoteReference"/>
        </w:rPr>
        <w:footnoteRef/>
      </w:r>
      <w:r>
        <w:t xml:space="preserve"> Num. 14:32-34.</w:t>
      </w:r>
    </w:p>
  </w:footnote>
  <w:footnote w:id="536">
    <w:p w14:paraId="3335A752" w14:textId="77777777" w:rsidR="00704CAA" w:rsidRDefault="00704CAA" w:rsidP="00704CAA">
      <w:pPr>
        <w:pStyle w:val="footnote"/>
      </w:pPr>
      <w:r>
        <w:rPr>
          <w:rStyle w:val="FootnoteReference"/>
        </w:rPr>
        <w:footnoteRef/>
      </w:r>
      <w:r>
        <w:t xml:space="preserve"> Cf. Heb.3:7-11; 4:10.</w:t>
      </w:r>
    </w:p>
  </w:footnote>
  <w:footnote w:id="537">
    <w:p w14:paraId="2C60CFFA" w14:textId="77777777" w:rsidR="00704CAA" w:rsidRDefault="00704CAA" w:rsidP="00704CAA">
      <w:pPr>
        <w:pStyle w:val="footnote"/>
      </w:pPr>
      <w:r>
        <w:rPr>
          <w:rStyle w:val="FootnoteReference"/>
        </w:rPr>
        <w:footnoteRef/>
      </w:r>
      <w:r>
        <w:t xml:space="preserve"> Cf. Deut. 32:17; 1 Cor. 10:20; Psalm 105:36-38; 1 Chron. 16:26.</w:t>
      </w:r>
    </w:p>
  </w:footnote>
  <w:footnote w:id="538">
    <w:p w14:paraId="191785D6" w14:textId="77777777" w:rsidR="00704CAA" w:rsidRDefault="00704CAA" w:rsidP="00704CAA">
      <w:pPr>
        <w:pStyle w:val="footnote"/>
      </w:pPr>
      <w:r>
        <w:rPr>
          <w:rStyle w:val="FootnoteReference"/>
        </w:rPr>
        <w:footnoteRef/>
      </w:r>
      <w:r>
        <w:t xml:space="preserve"> [JS] or “thanksgiving”, or “praise”. Really, “thankful confession with praise”.</w:t>
      </w:r>
    </w:p>
  </w:footnote>
  <w:footnote w:id="539">
    <w:p w14:paraId="36761851" w14:textId="77777777" w:rsidR="00704CAA" w:rsidRDefault="00704CAA" w:rsidP="00704CAA">
      <w:pPr>
        <w:pStyle w:val="footnote"/>
      </w:pPr>
      <w:r>
        <w:rPr>
          <w:rStyle w:val="FootnoteReference"/>
        </w:rPr>
        <w:footnoteRef/>
      </w:r>
      <w:r>
        <w:t xml:space="preserve"> [JS] literally, “holy place”</w:t>
      </w:r>
    </w:p>
  </w:footnote>
  <w:footnote w:id="540">
    <w:p w14:paraId="6B8FB064" w14:textId="77777777" w:rsidR="00704CAA" w:rsidRDefault="00704CAA" w:rsidP="00704CAA">
      <w:pPr>
        <w:pStyle w:val="footnote"/>
      </w:pPr>
      <w:r>
        <w:rPr>
          <w:rStyle w:val="FootnoteReference"/>
        </w:rPr>
        <w:footnoteRef/>
      </w:r>
      <w:r>
        <w:t xml:space="preserve"> [JS] or, “sacrifices”</w:t>
      </w:r>
    </w:p>
  </w:footnote>
  <w:footnote w:id="541">
    <w:p w14:paraId="026EEBC9" w14:textId="77777777" w:rsidR="00704CAA" w:rsidRDefault="00704CAA" w:rsidP="00704CAA">
      <w:pPr>
        <w:pStyle w:val="footnote"/>
      </w:pPr>
      <w:r>
        <w:rPr>
          <w:rStyle w:val="FootnoteReference"/>
        </w:rPr>
        <w:footnoteRef/>
      </w:r>
      <w:r>
        <w:t xml:space="preserve"> [JS] “do obeisance”</w:t>
      </w:r>
    </w:p>
  </w:footnote>
  <w:footnote w:id="542">
    <w:p w14:paraId="74583072" w14:textId="77777777" w:rsidR="00704CAA" w:rsidRDefault="00704CAA"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704CAA" w:rsidRDefault="00704CAA" w:rsidP="00704CAA">
      <w:pPr>
        <w:pStyle w:val="footnote"/>
      </w:pPr>
      <w:r>
        <w:rPr>
          <w:rStyle w:val="FootnoteReference"/>
        </w:rPr>
        <w:footnoteRef/>
      </w:r>
      <w:r>
        <w:t xml:space="preserve"> [JS] literally, “set right the world”.</w:t>
      </w:r>
    </w:p>
  </w:footnote>
  <w:footnote w:id="544">
    <w:p w14:paraId="2C857933" w14:textId="77777777" w:rsidR="00704CAA" w:rsidRDefault="00704CAA"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704CAA" w:rsidRDefault="00704CAA" w:rsidP="00704CAA">
      <w:pPr>
        <w:pStyle w:val="footnote"/>
      </w:pPr>
      <w:r>
        <w:rPr>
          <w:rStyle w:val="FootnoteReference"/>
        </w:rPr>
        <w:footnoteRef/>
      </w:r>
      <w:r>
        <w:t xml:space="preserve"> [JS] or “exult.”</w:t>
      </w:r>
    </w:p>
  </w:footnote>
  <w:footnote w:id="546">
    <w:p w14:paraId="3F8D4F69" w14:textId="77777777" w:rsidR="00704CAA" w:rsidRDefault="00704CAA" w:rsidP="00704CAA">
      <w:pPr>
        <w:pStyle w:val="footnote"/>
      </w:pPr>
      <w:r>
        <w:rPr>
          <w:rStyle w:val="FootnoteReference"/>
        </w:rPr>
        <w:footnoteRef/>
      </w:r>
      <w:r>
        <w:t xml:space="preserve"> [JS] i.e. “the the presence of the Lord”</w:t>
      </w:r>
    </w:p>
  </w:footnote>
  <w:footnote w:id="547">
    <w:p w14:paraId="2B2C4B3C" w14:textId="77777777" w:rsidR="00704CAA" w:rsidRDefault="00704CAA" w:rsidP="00704CAA">
      <w:pPr>
        <w:pStyle w:val="footnote"/>
      </w:pPr>
      <w:r>
        <w:rPr>
          <w:rStyle w:val="FootnoteReference"/>
        </w:rPr>
        <w:footnoteRef/>
      </w:r>
      <w:r>
        <w:t xml:space="preserve"> [JS] or “keep His throne straight.”</w:t>
      </w:r>
    </w:p>
  </w:footnote>
  <w:footnote w:id="548">
    <w:p w14:paraId="5D4EF956" w14:textId="77777777" w:rsidR="00704CAA" w:rsidRDefault="00704CAA" w:rsidP="00704CAA">
      <w:pPr>
        <w:pStyle w:val="footnote"/>
      </w:pPr>
      <w:r>
        <w:rPr>
          <w:rStyle w:val="FootnoteReference"/>
        </w:rPr>
        <w:footnoteRef/>
      </w:r>
      <w:r>
        <w:t xml:space="preserve"> Cf. Pss. 32:5b; 84:10b. Rom. 1:19-21; 2 Cor. 4:6; Jn. 1:14; 6:40; 17:22-24.</w:t>
      </w:r>
    </w:p>
  </w:footnote>
  <w:footnote w:id="549">
    <w:p w14:paraId="39C04F74" w14:textId="77777777" w:rsidR="00704CAA" w:rsidRDefault="00704CAA" w:rsidP="00704CAA">
      <w:pPr>
        <w:pStyle w:val="footnote"/>
      </w:pPr>
      <w:r>
        <w:rPr>
          <w:rStyle w:val="FootnoteReference"/>
        </w:rPr>
        <w:footnoteRef/>
      </w:r>
      <w:r>
        <w:t xml:space="preserve"> [JS] “do obeisance to”</w:t>
      </w:r>
    </w:p>
  </w:footnote>
  <w:footnote w:id="550">
    <w:p w14:paraId="21B4EE9B" w14:textId="77777777" w:rsidR="00704CAA" w:rsidRDefault="00704CAA" w:rsidP="00704CAA">
      <w:pPr>
        <w:pStyle w:val="footnote"/>
      </w:pPr>
      <w:r>
        <w:rPr>
          <w:rStyle w:val="FootnoteReference"/>
        </w:rPr>
        <w:footnoteRef/>
      </w:r>
      <w:r>
        <w:t xml:space="preserve"> [JS] “do obeisance to”</w:t>
      </w:r>
    </w:p>
  </w:footnote>
  <w:footnote w:id="551">
    <w:p w14:paraId="35328581" w14:textId="77777777" w:rsidR="00704CAA" w:rsidRDefault="00704CAA" w:rsidP="00704CAA">
      <w:pPr>
        <w:pStyle w:val="footnote"/>
      </w:pPr>
      <w:r>
        <w:rPr>
          <w:rStyle w:val="FootnoteReference"/>
        </w:rPr>
        <w:footnoteRef/>
      </w:r>
      <w:r>
        <w:t xml:space="preserve"> [JS] Fr. Lazarus has “lives”</w:t>
      </w:r>
    </w:p>
  </w:footnote>
  <w:footnote w:id="552">
    <w:p w14:paraId="6E386D7E" w14:textId="77777777" w:rsidR="00704CAA" w:rsidRDefault="00704CAA"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704CAA" w:rsidRDefault="00704CAA"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704CAA" w:rsidRDefault="00704CAA" w:rsidP="00704CAA">
      <w:pPr>
        <w:pStyle w:val="footnote"/>
      </w:pPr>
      <w:r>
        <w:rPr>
          <w:rStyle w:val="FootnoteReference"/>
        </w:rPr>
        <w:footnoteRef/>
      </w:r>
      <w:r>
        <w:t xml:space="preserve"> Rev. 4:6, Ezek. 1:5-10.</w:t>
      </w:r>
    </w:p>
  </w:footnote>
  <w:footnote w:id="555">
    <w:p w14:paraId="30FB18B7" w14:textId="77777777" w:rsidR="00704CAA" w:rsidRDefault="00704CAA"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704CAA" w:rsidRDefault="00704CAA" w:rsidP="00704CAA">
      <w:pPr>
        <w:pStyle w:val="footnote"/>
      </w:pPr>
      <w:r>
        <w:rPr>
          <w:rStyle w:val="FootnoteReference"/>
        </w:rPr>
        <w:footnoteRef/>
      </w:r>
      <w:r>
        <w:t xml:space="preserve"> [JS] Fr. Lazarus has “laws”</w:t>
      </w:r>
    </w:p>
  </w:footnote>
  <w:footnote w:id="557">
    <w:p w14:paraId="30052C96" w14:textId="77777777" w:rsidR="00704CAA" w:rsidRDefault="00704CAA" w:rsidP="00704CAA">
      <w:pPr>
        <w:pStyle w:val="footnote"/>
      </w:pPr>
      <w:r>
        <w:rPr>
          <w:rStyle w:val="FootnoteReference"/>
        </w:rPr>
        <w:footnoteRef/>
      </w:r>
      <w:r>
        <w:t xml:space="preserve"> [JS] “do obeisance”, commonly rendered “worship”</w:t>
      </w:r>
    </w:p>
  </w:footnote>
  <w:footnote w:id="558">
    <w:p w14:paraId="518C32A9" w14:textId="77777777" w:rsidR="00704CAA" w:rsidRDefault="00704CAA" w:rsidP="00704CAA">
      <w:pPr>
        <w:pStyle w:val="footnote"/>
      </w:pPr>
      <w:r>
        <w:rPr>
          <w:rStyle w:val="FootnoteReference"/>
        </w:rPr>
        <w:footnoteRef/>
      </w:r>
      <w:r>
        <w:t xml:space="preserve"> [JS] Fr. Lazarus has “correcting”</w:t>
      </w:r>
    </w:p>
  </w:footnote>
  <w:footnote w:id="559">
    <w:p w14:paraId="0A8051C4" w14:textId="77777777" w:rsidR="00704CAA" w:rsidRDefault="00704CAA" w:rsidP="00704CAA">
      <w:pPr>
        <w:pStyle w:val="footnote"/>
      </w:pPr>
      <w:r>
        <w:rPr>
          <w:rStyle w:val="FootnoteReference"/>
        </w:rPr>
        <w:footnoteRef/>
      </w:r>
      <w:r>
        <w:t xml:space="preserve"> [JS] “do obeisance” or “fall down”</w:t>
      </w:r>
    </w:p>
  </w:footnote>
  <w:footnote w:id="560">
    <w:p w14:paraId="77CD93E8" w14:textId="77777777" w:rsidR="00704CAA" w:rsidRDefault="00704CAA"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704CAA" w:rsidRDefault="00704CAA" w:rsidP="00704CAA">
      <w:pPr>
        <w:pStyle w:val="footnote"/>
      </w:pPr>
      <w:r>
        <w:rPr>
          <w:rStyle w:val="FootnoteReference"/>
        </w:rPr>
        <w:footnoteRef/>
      </w:r>
      <w:r>
        <w:t xml:space="preserve"> [JS] or, “and not we Him”</w:t>
      </w:r>
    </w:p>
  </w:footnote>
  <w:footnote w:id="562">
    <w:p w14:paraId="1486F0F9" w14:textId="77777777" w:rsidR="00704CAA" w:rsidRDefault="00704CAA"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704CAA" w:rsidRDefault="00704CAA" w:rsidP="00704CAA">
      <w:pPr>
        <w:pStyle w:val="footnote"/>
      </w:pPr>
      <w:r>
        <w:rPr>
          <w:rStyle w:val="FootnoteReference"/>
        </w:rPr>
        <w:footnoteRef/>
      </w:r>
      <w:r>
        <w:t xml:space="preserve"> [JS] or “do wrong,” or “the workers of iniquity”</w:t>
      </w:r>
    </w:p>
  </w:footnote>
  <w:footnote w:id="564">
    <w:p w14:paraId="37DBB362" w14:textId="77777777" w:rsidR="00704CAA" w:rsidRDefault="00704CAA" w:rsidP="00704CAA">
      <w:pPr>
        <w:pStyle w:val="footnote"/>
      </w:pPr>
      <w:r>
        <w:rPr>
          <w:rStyle w:val="FootnoteReference"/>
        </w:rPr>
        <w:footnoteRef/>
      </w:r>
      <w:r>
        <w:t xml:space="preserve"> [JS] or proud/haughty eyes.</w:t>
      </w:r>
    </w:p>
  </w:footnote>
  <w:footnote w:id="565">
    <w:p w14:paraId="027D81D5" w14:textId="77777777" w:rsidR="00704CAA" w:rsidRDefault="00704CAA"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704CAA" w:rsidRDefault="00704CAA"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704CAA" w:rsidRDefault="00704CAA" w:rsidP="00704CAA">
      <w:pPr>
        <w:pStyle w:val="footnote"/>
      </w:pPr>
      <w:r>
        <w:rPr>
          <w:rStyle w:val="FootnoteReference"/>
        </w:rPr>
        <w:footnoteRef/>
      </w:r>
      <w:r>
        <w:t xml:space="preserve"> Cf. Ps. 38:7a.</w:t>
      </w:r>
    </w:p>
  </w:footnote>
  <w:footnote w:id="568">
    <w:p w14:paraId="517B5545" w14:textId="77777777" w:rsidR="00704CAA" w:rsidRDefault="00704CAA"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704CAA" w:rsidRDefault="00704CAA"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704CAA" w:rsidRDefault="00704CAA" w:rsidP="00704CAA">
      <w:pPr>
        <w:pStyle w:val="footnote"/>
      </w:pPr>
      <w:r>
        <w:rPr>
          <w:rStyle w:val="FootnoteReference"/>
        </w:rPr>
        <w:footnoteRef/>
      </w:r>
      <w:r>
        <w:t xml:space="preserve"> ‘God is love’ (1 John 4:8,16).</w:t>
      </w:r>
    </w:p>
  </w:footnote>
  <w:footnote w:id="571">
    <w:p w14:paraId="39DCC369" w14:textId="77777777" w:rsidR="00704CAA" w:rsidRDefault="00704CAA"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704CAA" w:rsidRDefault="00704CAA" w:rsidP="00704CAA">
      <w:pPr>
        <w:pStyle w:val="footnote"/>
      </w:pPr>
      <w:r>
        <w:rPr>
          <w:rStyle w:val="FootnoteReference"/>
        </w:rPr>
        <w:footnoteRef/>
      </w:r>
      <w:r>
        <w:t xml:space="preserve"> Cf. Ps. 147:8.</w:t>
      </w:r>
    </w:p>
  </w:footnote>
  <w:footnote w:id="573">
    <w:p w14:paraId="1B0A2532" w14:textId="77777777" w:rsidR="00704CAA" w:rsidRDefault="00704CAA" w:rsidP="00704CAA">
      <w:pPr>
        <w:pStyle w:val="footnote"/>
      </w:pPr>
      <w:r>
        <w:rPr>
          <w:rStyle w:val="FootnoteReference"/>
        </w:rPr>
        <w:footnoteRef/>
      </w:r>
      <w:r>
        <w:t xml:space="preserve"> [JS] or “long-suffering”</w:t>
      </w:r>
    </w:p>
  </w:footnote>
  <w:footnote w:id="574">
    <w:p w14:paraId="6F41A290" w14:textId="77777777" w:rsidR="00704CAA" w:rsidRDefault="00704CAA" w:rsidP="00704CAA">
      <w:pPr>
        <w:pStyle w:val="footnote"/>
      </w:pPr>
      <w:r>
        <w:rPr>
          <w:rStyle w:val="FootnoteReference"/>
        </w:rPr>
        <w:footnoteRef/>
      </w:r>
      <w:r>
        <w:t xml:space="preserve"> [JS] or “transgressions”</w:t>
      </w:r>
    </w:p>
  </w:footnote>
  <w:footnote w:id="575">
    <w:p w14:paraId="44065F61" w14:textId="77777777" w:rsidR="00704CAA" w:rsidRDefault="00704CAA"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704CAA" w:rsidRDefault="00704CAA"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704CAA" w:rsidRDefault="00704CAA"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704CAA" w:rsidRDefault="00704CAA" w:rsidP="00704CAA">
      <w:pPr>
        <w:pStyle w:val="footnote"/>
      </w:pPr>
      <w:r>
        <w:rPr>
          <w:rStyle w:val="FootnoteReference"/>
        </w:rPr>
        <w:footnoteRef/>
      </w:r>
      <w:r>
        <w:t xml:space="preserve"> [JS] Fr. Lazarus has “very great”</w:t>
      </w:r>
    </w:p>
  </w:footnote>
  <w:footnote w:id="579">
    <w:p w14:paraId="7AEE0420" w14:textId="77777777" w:rsidR="00704CAA" w:rsidRDefault="00704CAA" w:rsidP="00704CAA">
      <w:pPr>
        <w:pStyle w:val="footnote"/>
      </w:pPr>
      <w:r>
        <w:rPr>
          <w:rStyle w:val="FootnoteReference"/>
        </w:rPr>
        <w:footnoteRef/>
      </w:r>
      <w:r>
        <w:t xml:space="preserve"> [JS] or “thanksgiving,” or “thankful confession with praise”</w:t>
      </w:r>
    </w:p>
  </w:footnote>
  <w:footnote w:id="580">
    <w:p w14:paraId="1821417A" w14:textId="77777777" w:rsidR="00704CAA" w:rsidRDefault="00704CAA"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704CAA" w:rsidRDefault="00704CAA" w:rsidP="00704CAA">
      <w:pPr>
        <w:pStyle w:val="footnote"/>
      </w:pPr>
      <w:r>
        <w:rPr>
          <w:rStyle w:val="FootnoteReference"/>
        </w:rPr>
        <w:footnoteRef/>
      </w:r>
      <w:r>
        <w:t xml:space="preserve"> [JS] or “makes the clouds His chariot”</w:t>
      </w:r>
    </w:p>
  </w:footnote>
  <w:footnote w:id="582">
    <w:p w14:paraId="114B27CC" w14:textId="77777777" w:rsidR="00704CAA" w:rsidRDefault="00704CAA" w:rsidP="00704CAA">
      <w:pPr>
        <w:pStyle w:val="footnote"/>
      </w:pPr>
      <w:r>
        <w:rPr>
          <w:rStyle w:val="FootnoteReference"/>
        </w:rPr>
        <w:footnoteRef/>
      </w:r>
      <w:r>
        <w:t xml:space="preserve"> [JS] or “messengers”</w:t>
      </w:r>
    </w:p>
  </w:footnote>
  <w:footnote w:id="583">
    <w:p w14:paraId="0B426919" w14:textId="77777777" w:rsidR="00704CAA" w:rsidRDefault="00704CAA" w:rsidP="00704CAA">
      <w:pPr>
        <w:pStyle w:val="footnote"/>
      </w:pPr>
      <w:r>
        <w:rPr>
          <w:rStyle w:val="FootnoteReference"/>
        </w:rPr>
        <w:footnoteRef/>
      </w:r>
      <w:r>
        <w:t xml:space="preserve"> [JS] Fr. Lazarus has “servants”</w:t>
      </w:r>
    </w:p>
  </w:footnote>
  <w:footnote w:id="584">
    <w:p w14:paraId="0DC6891A" w14:textId="77777777" w:rsidR="00704CAA" w:rsidRDefault="00704CAA" w:rsidP="00704CAA">
      <w:pPr>
        <w:pStyle w:val="footnote"/>
      </w:pPr>
      <w:r>
        <w:rPr>
          <w:rStyle w:val="FootnoteReference"/>
        </w:rPr>
        <w:footnoteRef/>
      </w:r>
      <w:r>
        <w:t xml:space="preserve"> Heb. 1:7; Ezek. 1:14; 2 Esdras 8:22.</w:t>
      </w:r>
    </w:p>
  </w:footnote>
  <w:footnote w:id="585">
    <w:p w14:paraId="14865395" w14:textId="77777777" w:rsidR="00704CAA" w:rsidRDefault="00704CAA" w:rsidP="00704CAA">
      <w:pPr>
        <w:pStyle w:val="footnote"/>
      </w:pPr>
      <w:r>
        <w:rPr>
          <w:rStyle w:val="FootnoteReference"/>
        </w:rPr>
        <w:footnoteRef/>
      </w:r>
      <w:r>
        <w:t xml:space="preserve"> [JS] Fr. Lazarus has “axis”</w:t>
      </w:r>
    </w:p>
  </w:footnote>
  <w:footnote w:id="586">
    <w:p w14:paraId="00414A42" w14:textId="77777777" w:rsidR="00704CAA" w:rsidRDefault="00704CAA" w:rsidP="00704CAA">
      <w:pPr>
        <w:pStyle w:val="footnote"/>
      </w:pPr>
      <w:r>
        <w:rPr>
          <w:rStyle w:val="FootnoteReference"/>
        </w:rPr>
        <w:footnoteRef/>
      </w:r>
      <w:r>
        <w:t xml:space="preserve"> [JS] Fr. Lazarus has “wander”. NETS has “be tilted”</w:t>
      </w:r>
    </w:p>
  </w:footnote>
  <w:footnote w:id="587">
    <w:p w14:paraId="63CA7242" w14:textId="77777777" w:rsidR="00704CAA" w:rsidRDefault="00704CAA" w:rsidP="00704CAA">
      <w:pPr>
        <w:pStyle w:val="footnote"/>
      </w:pPr>
      <w:r>
        <w:rPr>
          <w:rStyle w:val="FootnoteReference"/>
        </w:rPr>
        <w:footnoteRef/>
      </w:r>
      <w:r>
        <w:t xml:space="preserve"> [JS] literally, “founded”</w:t>
      </w:r>
    </w:p>
  </w:footnote>
  <w:footnote w:id="588">
    <w:p w14:paraId="688E353A" w14:textId="77777777" w:rsidR="00704CAA" w:rsidRDefault="00704CAA" w:rsidP="00704CAA">
      <w:pPr>
        <w:pStyle w:val="footnote"/>
      </w:pPr>
      <w:r>
        <w:rPr>
          <w:rStyle w:val="FootnoteReference"/>
        </w:rPr>
        <w:footnoteRef/>
      </w:r>
      <w:r>
        <w:t xml:space="preserve"> [JS] or “takes the lead among them”</w:t>
      </w:r>
    </w:p>
  </w:footnote>
  <w:footnote w:id="589">
    <w:p w14:paraId="329CE5D6" w14:textId="77777777" w:rsidR="00704CAA" w:rsidRDefault="00704CAA" w:rsidP="00704CAA">
      <w:pPr>
        <w:pStyle w:val="footnote"/>
      </w:pPr>
      <w:r>
        <w:rPr>
          <w:rStyle w:val="FootnoteReference"/>
        </w:rPr>
        <w:footnoteRef/>
      </w:r>
      <w:r>
        <w:t xml:space="preserve"> [JS] or “serpent”</w:t>
      </w:r>
    </w:p>
  </w:footnote>
  <w:footnote w:id="590">
    <w:p w14:paraId="482A0E92" w14:textId="77777777" w:rsidR="00704CAA" w:rsidRDefault="00704CAA" w:rsidP="00704CAA">
      <w:pPr>
        <w:pStyle w:val="footnote"/>
      </w:pPr>
      <w:r>
        <w:rPr>
          <w:rStyle w:val="FootnoteReference"/>
        </w:rPr>
        <w:footnoteRef/>
      </w:r>
      <w:r>
        <w:t xml:space="preserve"> [JS] or, “the universe”</w:t>
      </w:r>
    </w:p>
  </w:footnote>
  <w:footnote w:id="591">
    <w:p w14:paraId="107DC9FD" w14:textId="77777777" w:rsidR="00704CAA" w:rsidRDefault="00704CAA" w:rsidP="00704CAA">
      <w:pPr>
        <w:pStyle w:val="footnote"/>
      </w:pPr>
      <w:r>
        <w:rPr>
          <w:rStyle w:val="FootnoteReference"/>
        </w:rPr>
        <w:footnoteRef/>
      </w:r>
      <w:r>
        <w:t xml:space="preserve"> [JS] or, “breath”</w:t>
      </w:r>
    </w:p>
  </w:footnote>
  <w:footnote w:id="592">
    <w:p w14:paraId="44BAA54F" w14:textId="77777777" w:rsidR="00704CAA" w:rsidRDefault="00704CAA" w:rsidP="00704CAA">
      <w:pPr>
        <w:pStyle w:val="footnote"/>
      </w:pPr>
      <w:r>
        <w:rPr>
          <w:rStyle w:val="FootnoteReference"/>
        </w:rPr>
        <w:footnoteRef/>
      </w:r>
      <w:r>
        <w:t xml:space="preserve"> [JS] Fr. Lazarus has, “meditation”</w:t>
      </w:r>
    </w:p>
  </w:footnote>
  <w:footnote w:id="593">
    <w:p w14:paraId="47649C98" w14:textId="77777777" w:rsidR="00704CAA" w:rsidRDefault="00704CAA" w:rsidP="00704CAA">
      <w:pPr>
        <w:pStyle w:val="footnote"/>
      </w:pPr>
      <w:r>
        <w:rPr>
          <w:rStyle w:val="FootnoteReference"/>
        </w:rPr>
        <w:footnoteRef/>
      </w:r>
      <w:r>
        <w:t xml:space="preserve"> Much of Psalm 104 occurs almost verbatim in 1 Chron. 16:8-22 (cf. vv. 7:36).</w:t>
      </w:r>
    </w:p>
  </w:footnote>
  <w:footnote w:id="594">
    <w:p w14:paraId="79D84556" w14:textId="77777777" w:rsidR="00704CAA" w:rsidRDefault="00704CAA" w:rsidP="00704CAA">
      <w:pPr>
        <w:pStyle w:val="footnote"/>
      </w:pPr>
      <w:r>
        <w:rPr>
          <w:rStyle w:val="FootnoteReference"/>
        </w:rPr>
        <w:footnoteRef/>
      </w:r>
      <w:r>
        <w:t xml:space="preserve"> [JS] or “give thanks to”. “Thankfully confess with praise”</w:t>
      </w:r>
    </w:p>
  </w:footnote>
  <w:footnote w:id="595">
    <w:p w14:paraId="78E8F770" w14:textId="77777777" w:rsidR="00704CAA" w:rsidRDefault="00704CAA" w:rsidP="00704CAA">
      <w:pPr>
        <w:pStyle w:val="footnote"/>
      </w:pPr>
      <w:r>
        <w:rPr>
          <w:rStyle w:val="FootnoteReference"/>
        </w:rPr>
        <w:footnoteRef/>
      </w:r>
      <w:r>
        <w:t xml:space="preserve"> [JS] or “make music to”</w:t>
      </w:r>
    </w:p>
  </w:footnote>
  <w:footnote w:id="596">
    <w:p w14:paraId="1C6985FE" w14:textId="77777777" w:rsidR="00704CAA" w:rsidRDefault="00704CAA" w:rsidP="00704CAA">
      <w:pPr>
        <w:pStyle w:val="footnote"/>
      </w:pPr>
      <w:r>
        <w:rPr>
          <w:rStyle w:val="FootnoteReference"/>
        </w:rPr>
        <w:footnoteRef/>
      </w:r>
      <w:r>
        <w:t xml:space="preserve"> [JS] i.e. presence</w:t>
      </w:r>
    </w:p>
  </w:footnote>
  <w:footnote w:id="597">
    <w:p w14:paraId="17460FF5" w14:textId="77777777" w:rsidR="00704CAA" w:rsidRDefault="00704CAA"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704CAA" w:rsidRDefault="00704CAA" w:rsidP="00704CAA">
      <w:pPr>
        <w:pStyle w:val="footnote"/>
      </w:pPr>
      <w:r>
        <w:rPr>
          <w:rStyle w:val="FootnoteReference"/>
        </w:rPr>
        <w:footnoteRef/>
      </w:r>
      <w:r>
        <w:t xml:space="preserve"> [JS] literally, “seed”</w:t>
      </w:r>
    </w:p>
  </w:footnote>
  <w:footnote w:id="599">
    <w:p w14:paraId="02D21EA0" w14:textId="77777777" w:rsidR="00704CAA" w:rsidRDefault="00704CAA" w:rsidP="00704CAA">
      <w:pPr>
        <w:pStyle w:val="footnote"/>
      </w:pPr>
      <w:r>
        <w:rPr>
          <w:rStyle w:val="FootnoteReference"/>
        </w:rPr>
        <w:footnoteRef/>
      </w:r>
      <w:r>
        <w:t xml:space="preserve"> [JS] literally, “He remembered His covenant forever”</w:t>
      </w:r>
    </w:p>
  </w:footnote>
  <w:footnote w:id="600">
    <w:p w14:paraId="51ED9672" w14:textId="77777777" w:rsidR="00704CAA" w:rsidRDefault="00704CAA" w:rsidP="00704CAA">
      <w:pPr>
        <w:pStyle w:val="footnote"/>
      </w:pPr>
      <w:r>
        <w:rPr>
          <w:rStyle w:val="FootnoteReference"/>
        </w:rPr>
        <w:footnoteRef/>
      </w:r>
      <w:r>
        <w:t xml:space="preserve"> [JS] i.e. the covenant</w:t>
      </w:r>
    </w:p>
  </w:footnote>
  <w:footnote w:id="601">
    <w:p w14:paraId="22B187B5" w14:textId="77777777" w:rsidR="00704CAA" w:rsidRDefault="00704CAA" w:rsidP="00704CAA">
      <w:pPr>
        <w:pStyle w:val="footnote"/>
      </w:pPr>
      <w:r>
        <w:rPr>
          <w:rStyle w:val="FootnoteReference"/>
        </w:rPr>
        <w:footnoteRef/>
      </w:r>
      <w:r>
        <w:t xml:space="preserve"> [JS] or foreigners, resident aliens.</w:t>
      </w:r>
    </w:p>
  </w:footnote>
  <w:footnote w:id="602">
    <w:p w14:paraId="0FAFF1A4" w14:textId="77777777" w:rsidR="00704CAA" w:rsidRDefault="00704CAA"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704CAA" w:rsidRDefault="00704CAA" w:rsidP="00704CAA">
      <w:pPr>
        <w:pStyle w:val="footnote"/>
      </w:pPr>
      <w:r>
        <w:rPr>
          <w:rStyle w:val="FootnoteReference"/>
        </w:rPr>
        <w:footnoteRef/>
      </w:r>
      <w:r>
        <w:t xml:space="preserve"> caterpillars: larva of the locust.</w:t>
      </w:r>
    </w:p>
  </w:footnote>
  <w:footnote w:id="604">
    <w:p w14:paraId="043DB9E2" w14:textId="77777777" w:rsidR="00704CAA" w:rsidRDefault="00704CAA" w:rsidP="00704CAA">
      <w:pPr>
        <w:pStyle w:val="footnote"/>
      </w:pPr>
      <w:r>
        <w:rPr>
          <w:rStyle w:val="FootnoteReference"/>
        </w:rPr>
        <w:footnoteRef/>
      </w:r>
      <w:r>
        <w:t xml:space="preserve"> Ex. 16:12-15; Jn. 6:31-35.</w:t>
      </w:r>
    </w:p>
  </w:footnote>
  <w:footnote w:id="605">
    <w:p w14:paraId="4F10CF45" w14:textId="77777777" w:rsidR="00704CAA" w:rsidRDefault="00704CAA" w:rsidP="00704CAA">
      <w:pPr>
        <w:pStyle w:val="footnote"/>
      </w:pPr>
      <w:r>
        <w:rPr>
          <w:rStyle w:val="FootnoteReference"/>
        </w:rPr>
        <w:footnoteRef/>
      </w:r>
      <w:r>
        <w:t xml:space="preserve"> [JS] or “promise”</w:t>
      </w:r>
    </w:p>
  </w:footnote>
  <w:footnote w:id="606">
    <w:p w14:paraId="52EC5E6F" w14:textId="77777777" w:rsidR="00704CAA" w:rsidRDefault="00704CAA" w:rsidP="00704CAA">
      <w:pPr>
        <w:pStyle w:val="footnote"/>
      </w:pPr>
      <w:r>
        <w:rPr>
          <w:rStyle w:val="FootnoteReference"/>
        </w:rPr>
        <w:footnoteRef/>
      </w:r>
      <w:r>
        <w:t xml:space="preserve"> Gen. 15:14.</w:t>
      </w:r>
    </w:p>
  </w:footnote>
  <w:footnote w:id="607">
    <w:p w14:paraId="50EFB665" w14:textId="77777777" w:rsidR="00704CAA" w:rsidRDefault="00704CAA"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704CAA" w:rsidRDefault="00704CAA" w:rsidP="00704CAA">
      <w:pPr>
        <w:pStyle w:val="footnote"/>
      </w:pPr>
      <w:r>
        <w:rPr>
          <w:rStyle w:val="FootnoteReference"/>
        </w:rPr>
        <w:footnoteRef/>
      </w:r>
      <w:r>
        <w:t xml:space="preserve"> [JS] or “give thanks to”. “Thankfully confess with praise”</w:t>
      </w:r>
    </w:p>
  </w:footnote>
  <w:footnote w:id="609">
    <w:p w14:paraId="6A4D9054" w14:textId="77777777" w:rsidR="00704CAA" w:rsidRDefault="00704CAA"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704CAA" w:rsidRDefault="00704CAA" w:rsidP="00704CAA">
      <w:pPr>
        <w:pStyle w:val="footnote"/>
      </w:pPr>
      <w:r>
        <w:rPr>
          <w:rStyle w:val="FootnoteReference"/>
        </w:rPr>
        <w:footnoteRef/>
      </w:r>
      <w:r>
        <w:t xml:space="preserve"> [JS] or “observe justice”</w:t>
      </w:r>
    </w:p>
  </w:footnote>
  <w:footnote w:id="611">
    <w:p w14:paraId="6619BE9D" w14:textId="77777777" w:rsidR="00704CAA" w:rsidRDefault="00704CAA" w:rsidP="00704CAA">
      <w:pPr>
        <w:pStyle w:val="footnote"/>
      </w:pPr>
      <w:r>
        <w:rPr>
          <w:rStyle w:val="FootnoteReference"/>
        </w:rPr>
        <w:footnoteRef/>
      </w:r>
      <w:r>
        <w:t xml:space="preserve"> [JS] literally, “do”</w:t>
      </w:r>
    </w:p>
  </w:footnote>
  <w:footnote w:id="612">
    <w:p w14:paraId="04B27EA1" w14:textId="77777777" w:rsidR="00704CAA" w:rsidRDefault="00704CAA" w:rsidP="00704CAA">
      <w:pPr>
        <w:pStyle w:val="footnote"/>
      </w:pPr>
      <w:r>
        <w:rPr>
          <w:rStyle w:val="FootnoteReference"/>
        </w:rPr>
        <w:footnoteRef/>
      </w:r>
      <w:r>
        <w:t xml:space="preserve"> [JS] or “because of the good will of Your people”</w:t>
      </w:r>
    </w:p>
  </w:footnote>
  <w:footnote w:id="613">
    <w:p w14:paraId="4EB0A80D" w14:textId="77777777" w:rsidR="00704CAA" w:rsidRDefault="00704CAA" w:rsidP="00704CAA">
      <w:pPr>
        <w:pStyle w:val="footnote"/>
      </w:pPr>
      <w:r>
        <w:rPr>
          <w:rStyle w:val="FootnoteReference"/>
        </w:rPr>
        <w:footnoteRef/>
      </w:r>
      <w:r>
        <w:t xml:space="preserve"> Cf. Mark 8:17-21; Matthew 16:9-12.</w:t>
      </w:r>
    </w:p>
  </w:footnote>
  <w:footnote w:id="614">
    <w:p w14:paraId="6A2BD216" w14:textId="77777777" w:rsidR="00704CAA" w:rsidRDefault="00704CAA" w:rsidP="00704CAA">
      <w:pPr>
        <w:pStyle w:val="footnote"/>
      </w:pPr>
      <w:r>
        <w:rPr>
          <w:rStyle w:val="FootnoteReference"/>
        </w:rPr>
        <w:footnoteRef/>
      </w:r>
      <w:r>
        <w:t xml:space="preserve"> [JS] Fr. Lazarus has “will”</w:t>
      </w:r>
    </w:p>
  </w:footnote>
  <w:footnote w:id="615">
    <w:p w14:paraId="2E278E41" w14:textId="77777777" w:rsidR="00704CAA" w:rsidRDefault="00704CAA" w:rsidP="00704CAA">
      <w:pPr>
        <w:pStyle w:val="footnote"/>
      </w:pPr>
      <w:r>
        <w:rPr>
          <w:rStyle w:val="FootnoteReference"/>
        </w:rPr>
        <w:footnoteRef/>
      </w:r>
      <w:r>
        <w:t xml:space="preserve"> Num. 11:34.</w:t>
      </w:r>
    </w:p>
  </w:footnote>
  <w:footnote w:id="616">
    <w:p w14:paraId="3E891B8B" w14:textId="77777777" w:rsidR="00704CAA" w:rsidRDefault="00704CAA" w:rsidP="00704CAA">
      <w:pPr>
        <w:pStyle w:val="footnote"/>
      </w:pPr>
      <w:r>
        <w:rPr>
          <w:rStyle w:val="FootnoteReference"/>
        </w:rPr>
        <w:footnoteRef/>
      </w:r>
      <w:r>
        <w:t xml:space="preserve"> Num. 16:32.</w:t>
      </w:r>
    </w:p>
  </w:footnote>
  <w:footnote w:id="617">
    <w:p w14:paraId="2CF28BB9" w14:textId="77777777" w:rsidR="00704CAA" w:rsidRDefault="00704CAA" w:rsidP="00704CAA">
      <w:pPr>
        <w:pStyle w:val="footnote"/>
      </w:pPr>
      <w:r>
        <w:rPr>
          <w:rStyle w:val="FootnoteReference"/>
        </w:rPr>
        <w:footnoteRef/>
      </w:r>
      <w:r>
        <w:t xml:space="preserve"> [JS] “did obeisance”. “bowed down to”.</w:t>
      </w:r>
    </w:p>
  </w:footnote>
  <w:footnote w:id="618">
    <w:p w14:paraId="6FE70515" w14:textId="77777777" w:rsidR="00704CAA" w:rsidRDefault="00704CAA" w:rsidP="00704CAA">
      <w:pPr>
        <w:pStyle w:val="footnote"/>
      </w:pPr>
      <w:r>
        <w:rPr>
          <w:rStyle w:val="FootnoteReference"/>
        </w:rPr>
        <w:footnoteRef/>
      </w:r>
      <w:r>
        <w:t xml:space="preserve"> [JS] or fearful, terrible.</w:t>
      </w:r>
    </w:p>
  </w:footnote>
  <w:footnote w:id="619">
    <w:p w14:paraId="0CBADE68" w14:textId="77777777" w:rsidR="00704CAA" w:rsidRDefault="00704CAA"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704CAA" w:rsidRDefault="00704CAA" w:rsidP="00704CAA">
      <w:pPr>
        <w:pStyle w:val="footnote"/>
      </w:pPr>
      <w:r>
        <w:rPr>
          <w:rStyle w:val="FootnoteReference"/>
        </w:rPr>
        <w:footnoteRef/>
      </w:r>
      <w:r>
        <w:t xml:space="preserve"> [JS] or, “destruction”</w:t>
      </w:r>
    </w:p>
  </w:footnote>
  <w:footnote w:id="621">
    <w:p w14:paraId="411EA2A0" w14:textId="77777777" w:rsidR="00704CAA" w:rsidRDefault="00704CAA" w:rsidP="00704CAA">
      <w:pPr>
        <w:pStyle w:val="footnote"/>
      </w:pPr>
      <w:r>
        <w:rPr>
          <w:rStyle w:val="FootnoteReference"/>
        </w:rPr>
        <w:footnoteRef/>
      </w:r>
      <w:r>
        <w:t xml:space="preserve"> [JS] or “the breach abated”</w:t>
      </w:r>
    </w:p>
  </w:footnote>
  <w:footnote w:id="622">
    <w:p w14:paraId="4F51BD8C" w14:textId="77777777" w:rsidR="00704CAA" w:rsidRDefault="00704CAA" w:rsidP="00704CAA">
      <w:pPr>
        <w:pStyle w:val="footnote"/>
      </w:pPr>
      <w:r>
        <w:rPr>
          <w:rStyle w:val="FootnoteReference"/>
        </w:rPr>
        <w:footnoteRef/>
      </w:r>
      <w:r>
        <w:t xml:space="preserve"> [JS] or “reckoned”</w:t>
      </w:r>
    </w:p>
  </w:footnote>
  <w:footnote w:id="623">
    <w:p w14:paraId="0DE19382" w14:textId="77777777" w:rsidR="00704CAA" w:rsidRDefault="00704CAA" w:rsidP="00704CAA">
      <w:pPr>
        <w:pStyle w:val="footnote"/>
      </w:pPr>
      <w:r>
        <w:rPr>
          <w:rStyle w:val="FootnoteReference"/>
        </w:rPr>
        <w:footnoteRef/>
      </w:r>
      <w:r>
        <w:t xml:space="preserve"> [JS] literally “mingled” and “works”</w:t>
      </w:r>
    </w:p>
  </w:footnote>
  <w:footnote w:id="624">
    <w:p w14:paraId="21E48811" w14:textId="77777777" w:rsidR="00704CAA" w:rsidRDefault="00704CAA" w:rsidP="00704CAA">
      <w:pPr>
        <w:pStyle w:val="footnote"/>
      </w:pPr>
      <w:r>
        <w:rPr>
          <w:rStyle w:val="FootnoteReference"/>
        </w:rPr>
        <w:footnoteRef/>
      </w:r>
      <w:r>
        <w:t xml:space="preserve"> [JS] or “give thanks to”, “thankfully confess with praise”</w:t>
      </w:r>
    </w:p>
  </w:footnote>
  <w:footnote w:id="625">
    <w:p w14:paraId="5744C399" w14:textId="77777777" w:rsidR="00704CAA" w:rsidRDefault="00704CAA" w:rsidP="00704CAA">
      <w:pPr>
        <w:pStyle w:val="footnote"/>
      </w:pPr>
      <w:r>
        <w:rPr>
          <w:rStyle w:val="FootnoteReference"/>
        </w:rPr>
        <w:footnoteRef/>
      </w:r>
      <w:r>
        <w:t xml:space="preserve"> [JS] or “age to age”</w:t>
      </w:r>
    </w:p>
  </w:footnote>
  <w:footnote w:id="626">
    <w:p w14:paraId="0410B31B" w14:textId="77777777" w:rsidR="00704CAA" w:rsidRDefault="00704CAA" w:rsidP="00704CAA">
      <w:pPr>
        <w:pStyle w:val="footnote"/>
      </w:pPr>
      <w:r>
        <w:rPr>
          <w:rStyle w:val="FootnoteReference"/>
        </w:rPr>
        <w:footnoteRef/>
      </w:r>
      <w:r>
        <w:t xml:space="preserve"> [JS] or “May it be! May it be” or “So be it! So be it!”</w:t>
      </w:r>
    </w:p>
  </w:footnote>
  <w:footnote w:id="627">
    <w:p w14:paraId="0FB3C337" w14:textId="77777777" w:rsidR="00704CAA" w:rsidRDefault="00704CAA" w:rsidP="00704CAA">
      <w:pPr>
        <w:pStyle w:val="footnote"/>
      </w:pPr>
      <w:r>
        <w:rPr>
          <w:rStyle w:val="FootnoteReference"/>
        </w:rPr>
        <w:footnoteRef/>
      </w:r>
      <w:r>
        <w:t xml:space="preserve"> [JS] or “give thanks to”, “thankfully confess with praise”</w:t>
      </w:r>
    </w:p>
  </w:footnote>
  <w:footnote w:id="628">
    <w:p w14:paraId="7E54D57E" w14:textId="77777777" w:rsidR="00704CAA" w:rsidRDefault="00704CAA" w:rsidP="00704CAA">
      <w:pPr>
        <w:pStyle w:val="footnote"/>
      </w:pPr>
      <w:r>
        <w:rPr>
          <w:rStyle w:val="FootnoteReference"/>
        </w:rPr>
        <w:footnoteRef/>
      </w:r>
      <w:r>
        <w:t xml:space="preserve"> [JS] NETS, Fr. Lazarus, and the Coptic have “sea”, others have “south”</w:t>
      </w:r>
    </w:p>
  </w:footnote>
  <w:footnote w:id="629">
    <w:p w14:paraId="178F2BAD" w14:textId="77777777" w:rsidR="00704CAA" w:rsidRDefault="00704CAA" w:rsidP="00704CAA">
      <w:pPr>
        <w:pStyle w:val="footnote"/>
      </w:pPr>
      <w:r>
        <w:rPr>
          <w:rStyle w:val="FootnoteReference"/>
        </w:rPr>
        <w:footnoteRef/>
      </w:r>
      <w:r>
        <w:t xml:space="preserve"> [JS] or “praise and thank”, “thankfully confess with praise”</w:t>
      </w:r>
    </w:p>
  </w:footnote>
  <w:footnote w:id="630">
    <w:p w14:paraId="6A8B4AB6" w14:textId="77777777" w:rsidR="00704CAA" w:rsidRDefault="00704CAA" w:rsidP="00704CAA">
      <w:pPr>
        <w:pStyle w:val="footnote"/>
      </w:pPr>
      <w:r>
        <w:rPr>
          <w:rStyle w:val="FootnoteReference"/>
        </w:rPr>
        <w:footnoteRef/>
      </w:r>
      <w:r>
        <w:t xml:space="preserve"> [JS] or “praise and thank”, “thankfully confess with praise.”</w:t>
      </w:r>
    </w:p>
  </w:footnote>
  <w:footnote w:id="631">
    <w:p w14:paraId="7CBE112A" w14:textId="77777777" w:rsidR="00704CAA" w:rsidRDefault="00704CAA" w:rsidP="00704CAA">
      <w:pPr>
        <w:pStyle w:val="footnote"/>
      </w:pPr>
      <w:r>
        <w:rPr>
          <w:rStyle w:val="FootnoteReference"/>
        </w:rPr>
        <w:footnoteRef/>
      </w:r>
      <w:r>
        <w:t xml:space="preserve"> [JS] or “He helped them out of the way of their iniquity”</w:t>
      </w:r>
    </w:p>
  </w:footnote>
  <w:footnote w:id="632">
    <w:p w14:paraId="22A56B6D" w14:textId="77777777" w:rsidR="00704CAA" w:rsidRDefault="00704CAA"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704CAA" w:rsidRDefault="00704CAA" w:rsidP="00704CAA">
      <w:pPr>
        <w:pStyle w:val="footnote"/>
      </w:pPr>
      <w:r>
        <w:rPr>
          <w:rStyle w:val="FootnoteReference"/>
        </w:rPr>
        <w:footnoteRef/>
      </w:r>
      <w:r>
        <w:t xml:space="preserve"> [JS] or “praise and thank”, “thankfully confess with praise”</w:t>
      </w:r>
    </w:p>
  </w:footnote>
  <w:footnote w:id="634">
    <w:p w14:paraId="6DE0266A" w14:textId="77777777" w:rsidR="00704CAA" w:rsidRDefault="00704CAA" w:rsidP="00704CAA">
      <w:pPr>
        <w:pStyle w:val="footnote"/>
      </w:pPr>
      <w:r>
        <w:rPr>
          <w:rStyle w:val="FootnoteReference"/>
        </w:rPr>
        <w:footnoteRef/>
      </w:r>
      <w:r>
        <w:t xml:space="preserve"> [JS] Fr. Lazarus has “all their skill was scuttled.”</w:t>
      </w:r>
    </w:p>
  </w:footnote>
  <w:footnote w:id="635">
    <w:p w14:paraId="4B2EAC84" w14:textId="77777777" w:rsidR="00704CAA" w:rsidRDefault="00704CAA" w:rsidP="00704CAA">
      <w:pPr>
        <w:pStyle w:val="footnote"/>
      </w:pPr>
      <w:r>
        <w:rPr>
          <w:rStyle w:val="FootnoteReference"/>
        </w:rPr>
        <w:footnoteRef/>
      </w:r>
      <w:r>
        <w:t xml:space="preserve"> [JS] or “praise and thank”, “thankfully confess with praise”</w:t>
      </w:r>
    </w:p>
  </w:footnote>
  <w:footnote w:id="636">
    <w:p w14:paraId="589D0F1B" w14:textId="77777777" w:rsidR="00704CAA" w:rsidRDefault="00704CAA"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704CAA" w:rsidRDefault="00704CAA" w:rsidP="00704CAA">
      <w:pPr>
        <w:pStyle w:val="footnote"/>
      </w:pPr>
      <w:r>
        <w:rPr>
          <w:rStyle w:val="FootnoteReference"/>
        </w:rPr>
        <w:footnoteRef/>
      </w:r>
      <w:r>
        <w:t xml:space="preserve"> [JS] NETS has, “make music”, OSB, “give praise”</w:t>
      </w:r>
    </w:p>
  </w:footnote>
  <w:footnote w:id="638">
    <w:p w14:paraId="2BBBBDB1" w14:textId="77777777" w:rsidR="00704CAA" w:rsidRDefault="00704CAA" w:rsidP="00704CAA">
      <w:pPr>
        <w:pStyle w:val="footnote"/>
      </w:pPr>
      <w:r>
        <w:rPr>
          <w:rStyle w:val="FootnoteReference"/>
        </w:rPr>
        <w:footnoteRef/>
      </w:r>
      <w:r>
        <w:t xml:space="preserve"> [JS] “thankfully confess You with praise”</w:t>
      </w:r>
    </w:p>
  </w:footnote>
  <w:footnote w:id="639">
    <w:p w14:paraId="5C6900D2" w14:textId="77777777" w:rsidR="00704CAA" w:rsidRDefault="00704CAA"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704CAA" w:rsidRDefault="00704CAA" w:rsidP="00704CAA">
      <w:pPr>
        <w:pStyle w:val="footnote"/>
      </w:pPr>
      <w:r>
        <w:rPr>
          <w:rStyle w:val="FootnoteReference"/>
        </w:rPr>
        <w:footnoteRef/>
      </w:r>
      <w:r>
        <w:t xml:space="preserve"> [JS] “holy place.”</w:t>
      </w:r>
    </w:p>
  </w:footnote>
  <w:footnote w:id="641">
    <w:p w14:paraId="25606447" w14:textId="77777777" w:rsidR="00704CAA" w:rsidRDefault="00704CAA" w:rsidP="00704CAA">
      <w:pPr>
        <w:pStyle w:val="footnote"/>
      </w:pPr>
      <w:r>
        <w:rPr>
          <w:rStyle w:val="FootnoteReference"/>
        </w:rPr>
        <w:footnoteRef/>
      </w:r>
      <w:r>
        <w:t xml:space="preserve"> See Psalm 59:10 and footnote.</w:t>
      </w:r>
    </w:p>
  </w:footnote>
  <w:footnote w:id="642">
    <w:p w14:paraId="7DF3C2CB" w14:textId="77777777" w:rsidR="00704CAA" w:rsidRDefault="00704CAA"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704CAA" w:rsidRDefault="00704CAA" w:rsidP="00704CAA">
      <w:pPr>
        <w:pStyle w:val="footnote"/>
      </w:pPr>
      <w:r>
        <w:rPr>
          <w:rStyle w:val="FootnoteReference"/>
        </w:rPr>
        <w:footnoteRef/>
      </w:r>
      <w:r>
        <w:t xml:space="preserve"> [JS] or “lawlessness”</w:t>
      </w:r>
    </w:p>
  </w:footnote>
  <w:footnote w:id="644">
    <w:p w14:paraId="0370D8B9" w14:textId="77777777" w:rsidR="00704CAA" w:rsidRDefault="00704CAA" w:rsidP="00704CAA">
      <w:pPr>
        <w:pStyle w:val="footnote"/>
      </w:pPr>
      <w:r>
        <w:rPr>
          <w:rStyle w:val="FootnoteReference"/>
        </w:rPr>
        <w:footnoteRef/>
      </w:r>
      <w:r>
        <w:t xml:space="preserve"> Cf. Num. 5:22.</w:t>
      </w:r>
    </w:p>
  </w:footnote>
  <w:footnote w:id="645">
    <w:p w14:paraId="1B36DB9E" w14:textId="77777777" w:rsidR="00704CAA" w:rsidRDefault="00704CAA" w:rsidP="00704CAA">
      <w:pPr>
        <w:pStyle w:val="footnote"/>
      </w:pPr>
      <w:r>
        <w:rPr>
          <w:rStyle w:val="FootnoteReference"/>
        </w:rPr>
        <w:footnoteRef/>
      </w:r>
      <w:r>
        <w:t xml:space="preserve"> Mt. 27:39.</w:t>
      </w:r>
    </w:p>
  </w:footnote>
  <w:footnote w:id="646">
    <w:p w14:paraId="22940EE6" w14:textId="77777777" w:rsidR="00704CAA" w:rsidRDefault="00704CAA" w:rsidP="00704CAA">
      <w:pPr>
        <w:pStyle w:val="footnote"/>
      </w:pPr>
      <w:r>
        <w:rPr>
          <w:rStyle w:val="FootnoteReference"/>
        </w:rPr>
        <w:footnoteRef/>
      </w:r>
      <w:r>
        <w:t xml:space="preserve"> [JS] or “give thanks to”. “thankfully confess with praise”</w:t>
      </w:r>
    </w:p>
  </w:footnote>
  <w:footnote w:id="647">
    <w:p w14:paraId="250C4082" w14:textId="77777777" w:rsidR="00704CAA" w:rsidRDefault="00704CAA"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704CAA" w:rsidRDefault="00704CAA"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704CAA" w:rsidRDefault="00704CAA" w:rsidP="00704CAA">
      <w:pPr>
        <w:pStyle w:val="footnote"/>
      </w:pPr>
      <w:r>
        <w:rPr>
          <w:rStyle w:val="FootnoteReference"/>
        </w:rPr>
        <w:footnoteRef/>
      </w:r>
      <w:r>
        <w:t xml:space="preserve"> [JS] “with You is the dominion/rule in the day of Your power”</w:t>
      </w:r>
    </w:p>
  </w:footnote>
  <w:footnote w:id="650">
    <w:p w14:paraId="04BA8F57" w14:textId="77777777" w:rsidR="00704CAA" w:rsidRDefault="00704CAA" w:rsidP="00704CAA">
      <w:pPr>
        <w:pStyle w:val="footnote"/>
      </w:pPr>
      <w:r>
        <w:rPr>
          <w:rStyle w:val="FootnoteReference"/>
        </w:rPr>
        <w:footnoteRef/>
      </w:r>
      <w:r>
        <w:t xml:space="preserve"> Cf. 1 Cor. 15:41-43.</w:t>
      </w:r>
    </w:p>
  </w:footnote>
  <w:footnote w:id="651">
    <w:p w14:paraId="0419BAA6" w14:textId="77777777" w:rsidR="00704CAA" w:rsidRDefault="00704CAA" w:rsidP="00704CAA">
      <w:pPr>
        <w:pStyle w:val="footnote"/>
      </w:pPr>
      <w:r>
        <w:rPr>
          <w:rStyle w:val="FootnoteReference"/>
        </w:rPr>
        <w:footnoteRef/>
      </w:r>
      <w:r>
        <w:t xml:space="preserve"> [JS] literally “morning star”</w:t>
      </w:r>
    </w:p>
  </w:footnote>
  <w:footnote w:id="652">
    <w:p w14:paraId="6A1A3510" w14:textId="77777777" w:rsidR="00704CAA" w:rsidRDefault="00704CAA"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704CAA" w:rsidRDefault="00704CAA" w:rsidP="00704CAA">
      <w:pPr>
        <w:pStyle w:val="footnote"/>
      </w:pPr>
      <w:r>
        <w:rPr>
          <w:rStyle w:val="FootnoteReference"/>
        </w:rPr>
        <w:footnoteRef/>
      </w:r>
      <w:r>
        <w:t xml:space="preserve"> [JS] Fr. Lazarus renders “repent” as “change His mind”</w:t>
      </w:r>
    </w:p>
  </w:footnote>
  <w:footnote w:id="654">
    <w:p w14:paraId="6A954099" w14:textId="77777777" w:rsidR="00704CAA" w:rsidRDefault="00704CAA" w:rsidP="00704CAA">
      <w:pPr>
        <w:pStyle w:val="footnote"/>
      </w:pPr>
      <w:r>
        <w:rPr>
          <w:rStyle w:val="FootnoteReference"/>
        </w:rPr>
        <w:footnoteRef/>
      </w:r>
      <w:r>
        <w:t xml:space="preserve"> Heb. 7:21.</w:t>
      </w:r>
    </w:p>
  </w:footnote>
  <w:footnote w:id="655">
    <w:p w14:paraId="7ADC21DE" w14:textId="77777777" w:rsidR="00704CAA" w:rsidRDefault="00704CAA"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704CAA" w:rsidRDefault="00704CAA" w:rsidP="00704CAA">
      <w:pPr>
        <w:pStyle w:val="footnote"/>
      </w:pPr>
      <w:r>
        <w:rPr>
          <w:rStyle w:val="FootnoteReference"/>
        </w:rPr>
        <w:footnoteRef/>
      </w:r>
      <w:r>
        <w:t xml:space="preserve"> [JS] or “give thanks,” or “thankfully confess with praise”</w:t>
      </w:r>
    </w:p>
  </w:footnote>
  <w:footnote w:id="657">
    <w:p w14:paraId="72BD2026" w14:textId="77777777" w:rsidR="00704CAA" w:rsidRDefault="00704CAA" w:rsidP="00704CAA">
      <w:pPr>
        <w:pStyle w:val="footnote"/>
      </w:pPr>
      <w:r>
        <w:rPr>
          <w:rStyle w:val="FootnoteReference"/>
        </w:rPr>
        <w:footnoteRef/>
      </w:r>
      <w:r>
        <w:t xml:space="preserve"> [JS] or “assembly”</w:t>
      </w:r>
    </w:p>
  </w:footnote>
  <w:footnote w:id="658">
    <w:p w14:paraId="5C873828" w14:textId="77777777" w:rsidR="00704CAA" w:rsidRDefault="00704CAA" w:rsidP="00704CAA">
      <w:pPr>
        <w:pStyle w:val="footnote"/>
      </w:pPr>
      <w:r>
        <w:rPr>
          <w:rStyle w:val="FootnoteReference"/>
        </w:rPr>
        <w:footnoteRef/>
      </w:r>
      <w:r>
        <w:t xml:space="preserve"> [JS] or “sought out in all things according to His will.”</w:t>
      </w:r>
    </w:p>
  </w:footnote>
  <w:footnote w:id="659">
    <w:p w14:paraId="4A82352A" w14:textId="77777777" w:rsidR="00704CAA" w:rsidRDefault="00704CAA" w:rsidP="00704CAA">
      <w:pPr>
        <w:pStyle w:val="footnote"/>
      </w:pPr>
      <w:r>
        <w:rPr>
          <w:rStyle w:val="FootnoteReference"/>
        </w:rPr>
        <w:footnoteRef/>
      </w:r>
      <w:r>
        <w:t xml:space="preserve"> [JS] or “thanksgiving,” or “thankful confession with praise”</w:t>
      </w:r>
    </w:p>
  </w:footnote>
  <w:footnote w:id="660">
    <w:p w14:paraId="003E75E9" w14:textId="77777777" w:rsidR="00704CAA" w:rsidRDefault="00704CAA"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704CAA" w:rsidRDefault="00704CAA" w:rsidP="00704CAA">
      <w:pPr>
        <w:pStyle w:val="footnote"/>
      </w:pPr>
      <w:r>
        <w:rPr>
          <w:rStyle w:val="FootnoteReference"/>
        </w:rPr>
        <w:footnoteRef/>
      </w:r>
      <w:r>
        <w:t xml:space="preserve"> Gen. 6:18; 9:9f; 15; 17; Ex. 19:5; Mk. 14:24; Lk. 22:20,29,30.</w:t>
      </w:r>
    </w:p>
  </w:footnote>
  <w:footnote w:id="662">
    <w:p w14:paraId="25E37270" w14:textId="77777777" w:rsidR="00704CAA" w:rsidRDefault="00704CAA" w:rsidP="00704CAA">
      <w:pPr>
        <w:pStyle w:val="footnote"/>
      </w:pPr>
      <w:r>
        <w:rPr>
          <w:rStyle w:val="FootnoteReference"/>
        </w:rPr>
        <w:footnoteRef/>
      </w:r>
      <w:r>
        <w:t xml:space="preserve"> [JS] or “awesome”, “terrible”</w:t>
      </w:r>
    </w:p>
  </w:footnote>
  <w:footnote w:id="663">
    <w:p w14:paraId="21A9EB43" w14:textId="77777777" w:rsidR="00704CAA" w:rsidRDefault="00704CAA"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704CAA" w:rsidRDefault="00704CAA"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704CAA" w:rsidRDefault="00704CAA" w:rsidP="00704CAA">
      <w:pPr>
        <w:pStyle w:val="footnote"/>
      </w:pPr>
      <w:r>
        <w:rPr>
          <w:rStyle w:val="FootnoteReference"/>
        </w:rPr>
        <w:footnoteRef/>
      </w:r>
      <w:r>
        <w:t xml:space="preserve"> [JS] or “endures forever and ever”</w:t>
      </w:r>
    </w:p>
  </w:footnote>
  <w:footnote w:id="666">
    <w:p w14:paraId="4732D835" w14:textId="77777777" w:rsidR="00704CAA" w:rsidRDefault="00704CAA" w:rsidP="00704CAA">
      <w:pPr>
        <w:pStyle w:val="footnote"/>
      </w:pPr>
      <w:r>
        <w:rPr>
          <w:rStyle w:val="FootnoteReference"/>
        </w:rPr>
        <w:footnoteRef/>
      </w:r>
      <w:r>
        <w:t xml:space="preserve"> [JS] or “dawned”</w:t>
      </w:r>
    </w:p>
  </w:footnote>
  <w:footnote w:id="667">
    <w:p w14:paraId="049D5215" w14:textId="77777777" w:rsidR="00704CAA" w:rsidRDefault="00704CAA" w:rsidP="00704CAA">
      <w:pPr>
        <w:pStyle w:val="footnote"/>
      </w:pPr>
      <w:r>
        <w:rPr>
          <w:rStyle w:val="FootnoteReference"/>
        </w:rPr>
        <w:footnoteRef/>
      </w:r>
      <w:r>
        <w:t xml:space="preserve"> [JS] NETS interprets this as “He scattered [His enemies]”</w:t>
      </w:r>
    </w:p>
  </w:footnote>
  <w:footnote w:id="668">
    <w:p w14:paraId="2262A787" w14:textId="77777777" w:rsidR="00704CAA" w:rsidRDefault="00704CAA" w:rsidP="00704CAA">
      <w:pPr>
        <w:pStyle w:val="footnote"/>
      </w:pPr>
      <w:r>
        <w:rPr>
          <w:rStyle w:val="FootnoteReference"/>
        </w:rPr>
        <w:footnoteRef/>
      </w:r>
      <w:r>
        <w:t xml:space="preserve"> [JS] or “contines forever and ever”</w:t>
      </w:r>
    </w:p>
  </w:footnote>
  <w:footnote w:id="669">
    <w:p w14:paraId="3DC1ACDA" w14:textId="77777777" w:rsidR="00704CAA" w:rsidRDefault="00704CAA" w:rsidP="00704CAA">
      <w:pPr>
        <w:pStyle w:val="footnote"/>
      </w:pPr>
      <w:r>
        <w:rPr>
          <w:rStyle w:val="FootnoteReference"/>
        </w:rPr>
        <w:footnoteRef/>
      </w:r>
      <w:r>
        <w:t xml:space="preserve"> [JS] or “he will be raised to power and glory.”</w:t>
      </w:r>
    </w:p>
  </w:footnote>
  <w:footnote w:id="670">
    <w:p w14:paraId="4A10F39F" w14:textId="77777777" w:rsidR="00704CAA" w:rsidRDefault="00704CAA"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704CAA" w:rsidRDefault="00704CAA"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704CAA" w:rsidRDefault="00704CAA"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704CAA" w:rsidRDefault="00704CAA" w:rsidP="00704CAA">
      <w:pPr>
        <w:pStyle w:val="footnote"/>
      </w:pPr>
      <w:r>
        <w:rPr>
          <w:rStyle w:val="FootnoteReference"/>
        </w:rPr>
        <w:footnoteRef/>
      </w:r>
      <w:r>
        <w:t xml:space="preserve"> Ex. 19:6; 29:43-46; Deut. 27:9; Is. 63:18,19; Jer. 2:3; 2 Cor. 6:16.</w:t>
      </w:r>
    </w:p>
  </w:footnote>
  <w:footnote w:id="674">
    <w:p w14:paraId="4ACA2EFF" w14:textId="77777777" w:rsidR="00704CAA" w:rsidRDefault="00704CAA"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704CAA" w:rsidRDefault="00704CAA"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704CAA" w:rsidRDefault="00704CAA" w:rsidP="00704CAA">
      <w:pPr>
        <w:pStyle w:val="footnote"/>
      </w:pPr>
      <w:r>
        <w:rPr>
          <w:rStyle w:val="FootnoteReference"/>
        </w:rPr>
        <w:footnoteRef/>
      </w:r>
      <w:r>
        <w:t xml:space="preserve"> [JS] or “presence”</w:t>
      </w:r>
    </w:p>
  </w:footnote>
  <w:footnote w:id="677">
    <w:p w14:paraId="263120E9" w14:textId="77777777" w:rsidR="00704CAA" w:rsidRDefault="00704CAA" w:rsidP="00704CAA">
      <w:pPr>
        <w:pStyle w:val="footnote"/>
      </w:pPr>
      <w:r>
        <w:rPr>
          <w:rStyle w:val="FootnoteReference"/>
        </w:rPr>
        <w:footnoteRef/>
      </w:r>
      <w:r>
        <w:t xml:space="preserve"> Cf. John 1:18; 3:13; Wisdom 18:16.</w:t>
      </w:r>
    </w:p>
  </w:footnote>
  <w:footnote w:id="678">
    <w:p w14:paraId="45C85546" w14:textId="77777777" w:rsidR="00704CAA" w:rsidRDefault="00704CAA"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704CAA" w:rsidRDefault="00704CAA" w:rsidP="00704CAA">
      <w:pPr>
        <w:pStyle w:val="footnote"/>
      </w:pPr>
      <w:r>
        <w:rPr>
          <w:rStyle w:val="FootnoteReference"/>
        </w:rPr>
        <w:footnoteRef/>
      </w:r>
      <w:r>
        <w:t xml:space="preserve"> [JS] or “from now and forevermore.”</w:t>
      </w:r>
    </w:p>
  </w:footnote>
  <w:footnote w:id="680">
    <w:p w14:paraId="0509066F" w14:textId="77777777" w:rsidR="00704CAA" w:rsidRDefault="00704CAA"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704CAA" w:rsidRDefault="00704CAA" w:rsidP="00704CAA">
      <w:pPr>
        <w:pStyle w:val="footnote"/>
      </w:pPr>
      <w:r>
        <w:rPr>
          <w:rStyle w:val="FootnoteReference"/>
        </w:rPr>
        <w:footnoteRef/>
      </w:r>
      <w:r>
        <w:t xml:space="preserve"> [JS] or “cry”</w:t>
      </w:r>
    </w:p>
  </w:footnote>
  <w:footnote w:id="682">
    <w:p w14:paraId="65517406" w14:textId="77777777" w:rsidR="00704CAA" w:rsidRDefault="00704CAA" w:rsidP="00704CAA">
      <w:pPr>
        <w:pStyle w:val="footnote"/>
      </w:pPr>
      <w:r>
        <w:rPr>
          <w:rStyle w:val="FootnoteReference"/>
        </w:rPr>
        <w:footnoteRef/>
      </w:r>
      <w:r>
        <w:t xml:space="preserve"> [JS] or “rescue”, i.e. “O Lord, rescue me!”</w:t>
      </w:r>
    </w:p>
  </w:footnote>
  <w:footnote w:id="683">
    <w:p w14:paraId="00DCFDCC" w14:textId="77777777" w:rsidR="00704CAA" w:rsidRDefault="00704CAA" w:rsidP="00704CAA">
      <w:pPr>
        <w:pStyle w:val="footnote"/>
      </w:pPr>
      <w:r>
        <w:rPr>
          <w:rStyle w:val="FootnoteReference"/>
        </w:rPr>
        <w:footnoteRef/>
      </w:r>
      <w:r>
        <w:t xml:space="preserve"> Or “life,” or “self.</w:t>
      </w:r>
    </w:p>
  </w:footnote>
  <w:footnote w:id="684">
    <w:p w14:paraId="39013900" w14:textId="77777777" w:rsidR="00704CAA" w:rsidRDefault="00704CAA" w:rsidP="00704CAA">
      <w:pPr>
        <w:pStyle w:val="footnote"/>
      </w:pPr>
      <w:r>
        <w:rPr>
          <w:rStyle w:val="FootnoteReference"/>
        </w:rPr>
        <w:footnoteRef/>
      </w:r>
      <w:r>
        <w:t xml:space="preserve"> cf. Heb. 4:10; Phil. 2:12; Mt. 11:28,29; Jer. 6:16.</w:t>
      </w:r>
    </w:p>
  </w:footnote>
  <w:footnote w:id="685">
    <w:p w14:paraId="7EF4902F" w14:textId="77777777" w:rsidR="00704CAA" w:rsidRDefault="00704CAA" w:rsidP="00704CAA">
      <w:pPr>
        <w:pStyle w:val="footnote"/>
      </w:pPr>
      <w:r>
        <w:rPr>
          <w:rStyle w:val="FootnoteReference"/>
        </w:rPr>
        <w:footnoteRef/>
      </w:r>
      <w:r>
        <w:t xml:space="preserve"> [JS] Fr. Lazarus has, “I will live to please the Lord”</w:t>
      </w:r>
    </w:p>
  </w:footnote>
  <w:footnote w:id="686">
    <w:p w14:paraId="074C68EB" w14:textId="77777777" w:rsidR="00704CAA" w:rsidRDefault="00704CAA" w:rsidP="00704CAA">
      <w:pPr>
        <w:pStyle w:val="footnote"/>
      </w:pPr>
      <w:r>
        <w:rPr>
          <w:rStyle w:val="FootnoteReference"/>
        </w:rPr>
        <w:footnoteRef/>
      </w:r>
      <w:r>
        <w:t xml:space="preserve"> 2 Cor. 4:13.</w:t>
      </w:r>
    </w:p>
  </w:footnote>
  <w:footnote w:id="687">
    <w:p w14:paraId="1961AD01" w14:textId="77777777" w:rsidR="00704CAA" w:rsidRDefault="00704CAA" w:rsidP="00704CAA">
      <w:pPr>
        <w:pStyle w:val="footnote"/>
      </w:pPr>
      <w:r>
        <w:rPr>
          <w:rStyle w:val="FootnoteReference"/>
        </w:rPr>
        <w:footnoteRef/>
      </w:r>
      <w:r>
        <w:t xml:space="preserve"> [JS] or “brought very low”</w:t>
      </w:r>
    </w:p>
  </w:footnote>
  <w:footnote w:id="688">
    <w:p w14:paraId="5336CA97" w14:textId="77777777" w:rsidR="00704CAA" w:rsidRDefault="00704CAA" w:rsidP="00704CAA">
      <w:pPr>
        <w:pStyle w:val="footnote"/>
      </w:pPr>
      <w:r>
        <w:rPr>
          <w:rStyle w:val="FootnoteReference"/>
        </w:rPr>
        <w:footnoteRef/>
      </w:r>
      <w:r>
        <w:t xml:space="preserve"> [JS] OSB has, “ecstasy,” Fr. Lazarus has “madness,” Brenton has “amazement.”</w:t>
      </w:r>
    </w:p>
  </w:footnote>
  <w:footnote w:id="689">
    <w:p w14:paraId="7806EAC7" w14:textId="77777777" w:rsidR="00704CAA" w:rsidRDefault="00704CAA" w:rsidP="00704CAA">
      <w:pPr>
        <w:pStyle w:val="footnote"/>
      </w:pPr>
      <w:r>
        <w:rPr>
          <w:rStyle w:val="FootnoteReference"/>
        </w:rPr>
        <w:footnoteRef/>
      </w:r>
      <w:r>
        <w:t xml:space="preserve"> [JS] NETS and OSB omit vs. 5.</w:t>
      </w:r>
    </w:p>
  </w:footnote>
  <w:footnote w:id="690">
    <w:p w14:paraId="3C69D206" w14:textId="77777777" w:rsidR="00704CAA" w:rsidRDefault="00704CAA" w:rsidP="00704CAA">
      <w:pPr>
        <w:pStyle w:val="footnote"/>
      </w:pPr>
      <w:r>
        <w:rPr>
          <w:rStyle w:val="FootnoteReference"/>
        </w:rPr>
        <w:footnoteRef/>
      </w:r>
      <w:r>
        <w:t xml:space="preserve"> [JS] literally, “holy ones.”</w:t>
      </w:r>
    </w:p>
  </w:footnote>
  <w:footnote w:id="691">
    <w:p w14:paraId="42AB023A" w14:textId="77777777" w:rsidR="00704CAA" w:rsidRDefault="00704CAA"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704CAA" w:rsidRDefault="00704CAA" w:rsidP="00704CAA">
      <w:pPr>
        <w:pStyle w:val="footnote"/>
      </w:pPr>
      <w:r>
        <w:rPr>
          <w:rStyle w:val="FootnoteReference"/>
        </w:rPr>
        <w:footnoteRef/>
      </w:r>
      <w:r>
        <w:t xml:space="preserve"> [JS] litearlly, “slave”.</w:t>
      </w:r>
    </w:p>
  </w:footnote>
  <w:footnote w:id="693">
    <w:p w14:paraId="3AA5172C" w14:textId="77777777" w:rsidR="00704CAA" w:rsidRDefault="00704CAA" w:rsidP="00704CAA">
      <w:pPr>
        <w:pStyle w:val="footnote"/>
      </w:pPr>
      <w:r>
        <w:rPr>
          <w:rStyle w:val="FootnoteReference"/>
        </w:rPr>
        <w:footnoteRef/>
      </w:r>
      <w:r>
        <w:t xml:space="preserve"> [JS] [] lacking in NETS and OSB.</w:t>
      </w:r>
    </w:p>
  </w:footnote>
  <w:footnote w:id="694">
    <w:p w14:paraId="6A76C09C" w14:textId="77777777" w:rsidR="00704CAA" w:rsidRDefault="00704CAA" w:rsidP="00704CAA">
      <w:pPr>
        <w:pStyle w:val="footnote"/>
      </w:pPr>
      <w:r>
        <w:rPr>
          <w:rStyle w:val="FootnoteReference"/>
        </w:rPr>
        <w:footnoteRef/>
      </w:r>
      <w:r>
        <w:t xml:space="preserve"> Rom. 15:11.</w:t>
      </w:r>
    </w:p>
  </w:footnote>
  <w:footnote w:id="695">
    <w:p w14:paraId="68C80167" w14:textId="77777777" w:rsidR="00704CAA" w:rsidRDefault="00704CAA"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704CAA" w:rsidRDefault="00704CAA" w:rsidP="00704CAA">
      <w:pPr>
        <w:pStyle w:val="footnote"/>
      </w:pPr>
      <w:r>
        <w:rPr>
          <w:rStyle w:val="FootnoteReference"/>
        </w:rPr>
        <w:footnoteRef/>
      </w:r>
      <w:r>
        <w:t xml:space="preserve"> [JS] “thankfully confess the Lord with praise,” here and throughout</w:t>
      </w:r>
    </w:p>
  </w:footnote>
  <w:footnote w:id="697">
    <w:p w14:paraId="56D602AB" w14:textId="77777777" w:rsidR="00704CAA" w:rsidRDefault="00704CAA"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704CAA" w:rsidRPr="00C544D6" w:rsidRDefault="00704CAA" w:rsidP="00704CAA">
      <w:pPr>
        <w:pStyle w:val="footnote"/>
      </w:pPr>
      <w:r w:rsidRPr="00C544D6">
        <w:rPr>
          <w:rStyle w:val="FootnoteReference"/>
        </w:rPr>
        <w:footnoteRef/>
      </w:r>
      <w:r w:rsidRPr="00C544D6">
        <w:t xml:space="preserve"> Heb. 13:6.</w:t>
      </w:r>
    </w:p>
  </w:footnote>
  <w:footnote w:id="699">
    <w:p w14:paraId="5D0FEE98" w14:textId="77777777" w:rsidR="00704CAA" w:rsidRDefault="00704CAA" w:rsidP="00704CAA">
      <w:pPr>
        <w:pStyle w:val="footnote"/>
      </w:pPr>
      <w:r>
        <w:rPr>
          <w:rStyle w:val="FootnoteReference"/>
        </w:rPr>
        <w:footnoteRef/>
      </w:r>
      <w:r>
        <w:t xml:space="preserve"> [JS] Fr. Lazarus has “see the fall of”</w:t>
      </w:r>
    </w:p>
  </w:footnote>
  <w:footnote w:id="700">
    <w:p w14:paraId="47411FC0" w14:textId="77777777" w:rsidR="00704CAA" w:rsidRDefault="00704CAA"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704CAA" w:rsidRDefault="00704CAA" w:rsidP="00704CAA">
      <w:pPr>
        <w:pStyle w:val="footnote"/>
      </w:pPr>
      <w:r>
        <w:rPr>
          <w:rStyle w:val="FootnoteReference"/>
        </w:rPr>
        <w:footnoteRef/>
      </w:r>
      <w:r>
        <w:t xml:space="preserve"> [JS] or “give thanks to”, “thankfully confess with praise”</w:t>
      </w:r>
    </w:p>
  </w:footnote>
  <w:footnote w:id="702">
    <w:p w14:paraId="4D0EB5F8" w14:textId="77777777" w:rsidR="00704CAA" w:rsidRDefault="00704CAA" w:rsidP="00704CAA">
      <w:pPr>
        <w:pStyle w:val="footnote"/>
      </w:pPr>
      <w:r>
        <w:rPr>
          <w:rStyle w:val="FootnoteReference"/>
        </w:rPr>
        <w:footnoteRef/>
      </w:r>
      <w:r>
        <w:t xml:space="preserve"> [JS] or “praise and thank,” “thankfully confess with praise”</w:t>
      </w:r>
    </w:p>
  </w:footnote>
  <w:footnote w:id="703">
    <w:p w14:paraId="4867BE6A" w14:textId="77777777" w:rsidR="00704CAA" w:rsidRDefault="00704CAA"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704CAA" w:rsidRDefault="00704CAA" w:rsidP="00704CAA">
      <w:pPr>
        <w:pStyle w:val="footnote"/>
      </w:pPr>
      <w:r>
        <w:rPr>
          <w:rStyle w:val="FootnoteReference"/>
        </w:rPr>
        <w:footnoteRef/>
      </w:r>
      <w:r>
        <w:t xml:space="preserve"> [JS] or “prosper us”</w:t>
      </w:r>
    </w:p>
  </w:footnote>
  <w:footnote w:id="705">
    <w:p w14:paraId="6B15A309" w14:textId="77777777" w:rsidR="00704CAA" w:rsidRDefault="00704CAA"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704CAA" w:rsidRDefault="00704CAA"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704CAA" w:rsidRDefault="00704CAA"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704CAA" w:rsidRDefault="00704CAA" w:rsidP="00704CAA">
      <w:pPr>
        <w:pStyle w:val="footnote"/>
      </w:pPr>
      <w:r>
        <w:rPr>
          <w:rStyle w:val="FootnoteReference"/>
        </w:rPr>
        <w:footnoteRef/>
      </w:r>
      <w:r>
        <w:t xml:space="preserve"> [JS] “thankfully confess You with praise”</w:t>
      </w:r>
    </w:p>
  </w:footnote>
  <w:footnote w:id="709">
    <w:p w14:paraId="6C5B9009" w14:textId="77777777" w:rsidR="00704CAA" w:rsidRDefault="00704CAA" w:rsidP="00704CAA">
      <w:pPr>
        <w:pStyle w:val="footnote"/>
      </w:pPr>
      <w:r>
        <w:rPr>
          <w:rStyle w:val="FootnoteReference"/>
        </w:rPr>
        <w:footnoteRef/>
      </w:r>
      <w:r>
        <w:t xml:space="preserve"> [JS] “thankfully confess You with praise”</w:t>
      </w:r>
    </w:p>
  </w:footnote>
  <w:footnote w:id="710">
    <w:p w14:paraId="0FB1A1E8" w14:textId="77777777" w:rsidR="00704CAA" w:rsidRDefault="00704CAA"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704CAA" w:rsidRDefault="00704CAA" w:rsidP="00704CAA">
      <w:pPr>
        <w:pStyle w:val="footnote"/>
      </w:pPr>
      <w:r>
        <w:rPr>
          <w:rStyle w:val="FootnoteReference"/>
        </w:rPr>
        <w:footnoteRef/>
      </w:r>
      <w:r>
        <w:t xml:space="preserve"> Rom. 10:5; Gal. 3:12; Lev. 18:5; Luke 10:25-28.</w:t>
      </w:r>
    </w:p>
  </w:footnote>
  <w:footnote w:id="712">
    <w:p w14:paraId="1EF5EAAA" w14:textId="77777777" w:rsidR="00704CAA" w:rsidRDefault="00704CAA"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704CAA" w:rsidRDefault="00704CAA"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704CAA" w:rsidRDefault="00704CAA"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704CAA" w:rsidRDefault="00704CAA"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704CAA" w:rsidRDefault="00704CAA" w:rsidP="00704CAA">
      <w:pPr>
        <w:pStyle w:val="footnote"/>
      </w:pPr>
      <w:r>
        <w:rPr>
          <w:rStyle w:val="FootnoteReference"/>
        </w:rPr>
        <w:footnoteRef/>
      </w:r>
      <w:r>
        <w:t xml:space="preserve"> [JS] or “sayings,” or “teachings”</w:t>
      </w:r>
    </w:p>
  </w:footnote>
  <w:footnote w:id="717">
    <w:p w14:paraId="6D49B268" w14:textId="77777777" w:rsidR="00704CAA" w:rsidRDefault="00704CAA" w:rsidP="00704CAA">
      <w:pPr>
        <w:pStyle w:val="footnote"/>
      </w:pPr>
      <w:r>
        <w:rPr>
          <w:rStyle w:val="FootnoteReference"/>
        </w:rPr>
        <w:footnoteRef/>
      </w:r>
      <w:r>
        <w:t xml:space="preserve"> [JS] Fr. Athanasius has, “repaly,” Brenton has “recompense”</w:t>
      </w:r>
    </w:p>
  </w:footnote>
  <w:footnote w:id="718">
    <w:p w14:paraId="3F4E21CA" w14:textId="77777777" w:rsidR="00704CAA" w:rsidRDefault="00704CAA"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704CAA" w:rsidRDefault="00704CAA"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704CAA" w:rsidRDefault="00704CAA"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704CAA" w:rsidRDefault="00704CAA"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704CAA" w:rsidRDefault="00704CAA" w:rsidP="00704CAA">
      <w:pPr>
        <w:pStyle w:val="footnote"/>
      </w:pPr>
      <w:r>
        <w:rPr>
          <w:rStyle w:val="FootnoteReference"/>
        </w:rPr>
        <w:footnoteRef/>
      </w:r>
      <w:r>
        <w:t xml:space="preserve"> [JS] or “establish,” “confirm”</w:t>
      </w:r>
    </w:p>
  </w:footnote>
  <w:footnote w:id="723">
    <w:p w14:paraId="7016EE01" w14:textId="77777777" w:rsidR="00704CAA" w:rsidRDefault="00704CAA" w:rsidP="00704CAA">
      <w:pPr>
        <w:pStyle w:val="footnote"/>
      </w:pPr>
      <w:r>
        <w:rPr>
          <w:rStyle w:val="FootnoteReference"/>
        </w:rPr>
        <w:footnoteRef/>
      </w:r>
      <w:r>
        <w:t xml:space="preserve"> [JS] or “covetousness”</w:t>
      </w:r>
    </w:p>
  </w:footnote>
  <w:footnote w:id="724">
    <w:p w14:paraId="3AB589AF" w14:textId="77777777" w:rsidR="00704CAA" w:rsidRDefault="00704CAA"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704CAA" w:rsidRDefault="00704CAA"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704CAA" w:rsidRDefault="00704CAA"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704CAA" w:rsidRDefault="00704CAA"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704CAA" w:rsidRDefault="00704CAA"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704CAA" w:rsidRDefault="00704CAA" w:rsidP="00704CAA">
      <w:pPr>
        <w:pStyle w:val="footnote"/>
      </w:pPr>
      <w:r>
        <w:rPr>
          <w:rStyle w:val="FootnoteReference"/>
        </w:rPr>
        <w:footnoteRef/>
      </w:r>
      <w:r>
        <w:t xml:space="preserve"> [JS] or “thank,” “thankfully confess You with praise”</w:t>
      </w:r>
    </w:p>
  </w:footnote>
  <w:footnote w:id="730">
    <w:p w14:paraId="7A133E63" w14:textId="77777777" w:rsidR="00704CAA" w:rsidRDefault="00704CAA"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704CAA" w:rsidRDefault="00704CAA" w:rsidP="00704CAA">
      <w:pPr>
        <w:pStyle w:val="footnote"/>
      </w:pPr>
      <w:r>
        <w:rPr>
          <w:rStyle w:val="FootnoteReference"/>
        </w:rPr>
        <w:footnoteRef/>
      </w:r>
      <w:r>
        <w:t xml:space="preserve"> Curdled with scorn, anger and fear.</w:t>
      </w:r>
    </w:p>
  </w:footnote>
  <w:footnote w:id="732">
    <w:p w14:paraId="63630B8F" w14:textId="77777777" w:rsidR="00704CAA" w:rsidRDefault="00704CAA"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704CAA" w:rsidRDefault="00704CAA"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704CAA" w:rsidRDefault="00704CAA" w:rsidP="00704CAA">
      <w:pPr>
        <w:pStyle w:val="footnote"/>
      </w:pPr>
      <w:r>
        <w:rPr>
          <w:rStyle w:val="FootnoteReference"/>
        </w:rPr>
        <w:footnoteRef/>
      </w:r>
      <w:r>
        <w:t xml:space="preserve"> [JS] i.e. my eyes were straigned looking for your word.</w:t>
      </w:r>
    </w:p>
  </w:footnote>
  <w:footnote w:id="735">
    <w:p w14:paraId="7FC6C490" w14:textId="77777777" w:rsidR="00704CAA" w:rsidRDefault="00704CAA"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704CAA" w:rsidRDefault="00704CAA"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704CAA" w:rsidRDefault="00704CAA" w:rsidP="00704CAA">
      <w:pPr>
        <w:pStyle w:val="footnote"/>
      </w:pPr>
      <w:r>
        <w:rPr>
          <w:rStyle w:val="FootnoteReference"/>
        </w:rPr>
        <w:footnoteRef/>
      </w:r>
      <w:r>
        <w:t xml:space="preserve"> [JS] revive, “give me life”</w:t>
      </w:r>
    </w:p>
  </w:footnote>
  <w:footnote w:id="738">
    <w:p w14:paraId="1F853481" w14:textId="77777777" w:rsidR="00704CAA" w:rsidRDefault="00704CAA" w:rsidP="00704CAA">
      <w:pPr>
        <w:pStyle w:val="footnote"/>
      </w:pPr>
      <w:r>
        <w:rPr>
          <w:rStyle w:val="FootnoteReference"/>
        </w:rPr>
        <w:footnoteRef/>
      </w:r>
      <w:r>
        <w:t xml:space="preserve"> [JS] “all things together”, i.e. “all the universe”</w:t>
      </w:r>
    </w:p>
  </w:footnote>
  <w:footnote w:id="739">
    <w:p w14:paraId="543C0AC2" w14:textId="77777777" w:rsidR="00704CAA" w:rsidRDefault="00704CAA"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704CAA" w:rsidRDefault="00704CAA"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704CAA" w:rsidRDefault="00704CAA"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704CAA" w:rsidRDefault="00704CAA" w:rsidP="00704CAA">
      <w:pPr>
        <w:pStyle w:val="footnote"/>
      </w:pPr>
      <w:r>
        <w:rPr>
          <w:rStyle w:val="FootnoteReference"/>
        </w:rPr>
        <w:footnoteRef/>
      </w:r>
      <w:r>
        <w:t xml:space="preserve"> [JS] probably “forever for a reward”, rather than “for an eternal reward”</w:t>
      </w:r>
    </w:p>
  </w:footnote>
  <w:footnote w:id="743">
    <w:p w14:paraId="62CCD289" w14:textId="77777777" w:rsidR="00704CAA" w:rsidRDefault="00704CAA"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704CAA" w:rsidRDefault="00704CAA"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704CAA" w:rsidRDefault="00704CAA"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704CAA" w:rsidRDefault="00704CAA"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704CAA" w:rsidRDefault="00704CAA"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704CAA" w:rsidRDefault="00704CAA" w:rsidP="00704CAA">
      <w:pPr>
        <w:pStyle w:val="footnote"/>
      </w:pPr>
      <w:r>
        <w:rPr>
          <w:rStyle w:val="FootnoteReference"/>
        </w:rPr>
        <w:footnoteRef/>
      </w:r>
      <w:r>
        <w:t xml:space="preserve"> [JS] or “I directed myself towards”</w:t>
      </w:r>
    </w:p>
  </w:footnote>
  <w:footnote w:id="749">
    <w:p w14:paraId="7AA4F803" w14:textId="77777777" w:rsidR="00704CAA" w:rsidRDefault="00704CAA" w:rsidP="00704CAA">
      <w:pPr>
        <w:pStyle w:val="footnote"/>
      </w:pPr>
      <w:r>
        <w:rPr>
          <w:rStyle w:val="FootnoteReference"/>
        </w:rPr>
        <w:footnoteRef/>
      </w:r>
      <w:r>
        <w:t xml:space="preserve"> Cf. Lk. 24:27,32,45.</w:t>
      </w:r>
    </w:p>
  </w:footnote>
  <w:footnote w:id="750">
    <w:p w14:paraId="25CB77BD" w14:textId="77777777" w:rsidR="00704CAA" w:rsidRDefault="00704CAA"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704CAA" w:rsidRDefault="00704CAA"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704CAA" w:rsidRDefault="00704CAA"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704CAA" w:rsidRDefault="00704CAA"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704CAA" w:rsidRDefault="00704CAA"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704CAA" w:rsidRDefault="00704CAA"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704CAA" w:rsidRDefault="00704CAA" w:rsidP="00704CAA">
      <w:pPr>
        <w:pStyle w:val="footnote"/>
      </w:pPr>
      <w:r>
        <w:rPr>
          <w:rStyle w:val="FootnoteReference"/>
        </w:rPr>
        <w:footnoteRef/>
      </w:r>
      <w:r>
        <w:t xml:space="preserve"> [JS] or “wickedness”</w:t>
      </w:r>
    </w:p>
  </w:footnote>
  <w:footnote w:id="757">
    <w:p w14:paraId="5B4CF2F0" w14:textId="77777777" w:rsidR="00704CAA" w:rsidRDefault="00704CAA" w:rsidP="00704CAA">
      <w:pPr>
        <w:pStyle w:val="footnote"/>
      </w:pPr>
      <w:r>
        <w:rPr>
          <w:rStyle w:val="FootnoteReference"/>
        </w:rPr>
        <w:footnoteRef/>
      </w:r>
      <w:r>
        <w:t xml:space="preserve"> Cf. Ps. 110:10.</w:t>
      </w:r>
    </w:p>
  </w:footnote>
  <w:footnote w:id="758">
    <w:p w14:paraId="3210B748" w14:textId="77777777" w:rsidR="00704CAA" w:rsidRDefault="00704CAA"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704CAA" w:rsidRDefault="00704CAA" w:rsidP="00704CAA">
      <w:pPr>
        <w:pStyle w:val="footnote"/>
      </w:pPr>
      <w:r>
        <w:rPr>
          <w:rStyle w:val="FootnoteReference"/>
        </w:rPr>
        <w:footnoteRef/>
      </w:r>
      <w:r>
        <w:t xml:space="preserve"> [JS] Coptic has, “Name”.</w:t>
      </w:r>
    </w:p>
  </w:footnote>
  <w:footnote w:id="760">
    <w:p w14:paraId="2283E1D7" w14:textId="77777777" w:rsidR="00704CAA" w:rsidRDefault="00704CAA" w:rsidP="00704CAA">
      <w:pPr>
        <w:pStyle w:val="footnote"/>
      </w:pPr>
      <w:r>
        <w:rPr>
          <w:rStyle w:val="FootnoteReference"/>
        </w:rPr>
        <w:footnoteRef/>
      </w:r>
      <w:r>
        <w:t xml:space="preserve"> [JS] or “word,” or “teachings</w:t>
      </w:r>
    </w:p>
  </w:footnote>
  <w:footnote w:id="761">
    <w:p w14:paraId="387BB099" w14:textId="77777777" w:rsidR="00704CAA" w:rsidRDefault="00704CAA" w:rsidP="00704CAA">
      <w:pPr>
        <w:pStyle w:val="footnote"/>
      </w:pPr>
      <w:r>
        <w:rPr>
          <w:rStyle w:val="FootnoteReference"/>
        </w:rPr>
        <w:footnoteRef/>
      </w:r>
      <w:r>
        <w:t xml:space="preserve"> [JS] [] found in Coptic. See the First Hour of Tuesday of Holy Week.</w:t>
      </w:r>
    </w:p>
  </w:footnote>
  <w:footnote w:id="762">
    <w:p w14:paraId="7C32BFF6" w14:textId="77777777" w:rsidR="00704CAA" w:rsidRDefault="00704CAA"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704CAA" w:rsidRDefault="00704CAA"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704CAA" w:rsidRDefault="00704CAA" w:rsidP="00704CAA">
      <w:pPr>
        <w:pStyle w:val="footnote"/>
      </w:pPr>
      <w:r>
        <w:rPr>
          <w:rStyle w:val="FootnoteReference"/>
        </w:rPr>
        <w:footnoteRef/>
      </w:r>
      <w:r>
        <w:t xml:space="preserve"> Cf. Jeremiah 3:23. I look through the hills to their unseen Maker.</w:t>
      </w:r>
    </w:p>
  </w:footnote>
  <w:footnote w:id="765">
    <w:p w14:paraId="1876E7D4" w14:textId="77777777" w:rsidR="00704CAA" w:rsidRDefault="00704CAA"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704CAA" w:rsidRDefault="00704CAA"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704CAA" w:rsidRDefault="00704CAA"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704CAA" w:rsidRDefault="00704CAA" w:rsidP="00704CAA">
      <w:pPr>
        <w:pStyle w:val="footnote"/>
      </w:pPr>
      <w:r>
        <w:rPr>
          <w:rStyle w:val="FootnoteReference"/>
        </w:rPr>
        <w:footnoteRef/>
      </w:r>
      <w:r>
        <w:t xml:space="preserve"> [JS] or “thank and praise”, “thankfully confess with praise”</w:t>
      </w:r>
    </w:p>
  </w:footnote>
  <w:footnote w:id="769">
    <w:p w14:paraId="1FAE8E94" w14:textId="77777777" w:rsidR="00704CAA" w:rsidRDefault="00704CAA"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704CAA" w:rsidRDefault="00704CAA"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704CAA" w:rsidRDefault="00704CAA" w:rsidP="00704CAA">
      <w:pPr>
        <w:pStyle w:val="footnote"/>
      </w:pPr>
      <w:r>
        <w:rPr>
          <w:rStyle w:val="FootnoteReference"/>
        </w:rPr>
        <w:footnoteRef/>
      </w:r>
      <w:r>
        <w:t xml:space="preserve"> Hebrews 11:26; 13:13.</w:t>
      </w:r>
    </w:p>
  </w:footnote>
  <w:footnote w:id="772">
    <w:p w14:paraId="05D5FD0A" w14:textId="77777777" w:rsidR="00704CAA" w:rsidRDefault="00704CAA" w:rsidP="00704CAA">
      <w:pPr>
        <w:pStyle w:val="footnote"/>
      </w:pPr>
      <w:r>
        <w:rPr>
          <w:rStyle w:val="FootnoteReference"/>
        </w:rPr>
        <w:footnoteRef/>
      </w:r>
      <w:r>
        <w:t xml:space="preserve"> Heaven is here (Mt. 4:17; Lk. 17:21; Prov. 17:24).</w:t>
      </w:r>
    </w:p>
  </w:footnote>
  <w:footnote w:id="773">
    <w:p w14:paraId="7D59277F" w14:textId="77777777" w:rsidR="00704CAA" w:rsidRDefault="00704CAA" w:rsidP="00704CAA">
      <w:pPr>
        <w:pStyle w:val="footnote"/>
      </w:pPr>
      <w:r>
        <w:rPr>
          <w:rStyle w:val="FootnoteReference"/>
        </w:rPr>
        <w:footnoteRef/>
      </w:r>
      <w:r>
        <w:t xml:space="preserve"> [JS] Fr. Lazarus and NETS have “irresistible”, OSB has “overwhelming”</w:t>
      </w:r>
    </w:p>
  </w:footnote>
  <w:footnote w:id="774">
    <w:p w14:paraId="604D1C2F" w14:textId="77777777" w:rsidR="00704CAA" w:rsidRDefault="00704CAA" w:rsidP="00704CAA">
      <w:pPr>
        <w:pStyle w:val="footnote"/>
      </w:pPr>
      <w:r>
        <w:rPr>
          <w:rStyle w:val="FootnoteReference"/>
        </w:rPr>
        <w:footnoteRef/>
      </w:r>
      <w:r>
        <w:t xml:space="preserve"> [JS] or “evildoers”</w:t>
      </w:r>
    </w:p>
  </w:footnote>
  <w:footnote w:id="775">
    <w:p w14:paraId="093F2A64" w14:textId="77777777" w:rsidR="00704CAA" w:rsidRDefault="00704CAA" w:rsidP="00704CAA">
      <w:pPr>
        <w:pStyle w:val="footnote"/>
      </w:pPr>
      <w:r>
        <w:rPr>
          <w:rStyle w:val="FootnoteReference"/>
        </w:rPr>
        <w:footnoteRef/>
      </w:r>
      <w:r>
        <w:t xml:space="preserve"> [JS] Fr. Athanasius has, “the Lord has magnified His doings with them.”</w:t>
      </w:r>
    </w:p>
  </w:footnote>
  <w:footnote w:id="776">
    <w:p w14:paraId="574A06B5" w14:textId="77777777" w:rsidR="00704CAA" w:rsidRDefault="00704CAA"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704CAA" w:rsidRDefault="00704CAA"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704CAA" w:rsidRDefault="00704CAA" w:rsidP="00704CAA">
      <w:pPr>
        <w:pStyle w:val="footnote"/>
      </w:pPr>
      <w:r>
        <w:rPr>
          <w:rStyle w:val="FootnoteReference"/>
        </w:rPr>
        <w:footnoteRef/>
      </w:r>
      <w:r>
        <w:t xml:space="preserve"> [JS] “from your rest”, literally, “after sitting”</w:t>
      </w:r>
    </w:p>
  </w:footnote>
  <w:footnote w:id="779">
    <w:p w14:paraId="5C7D4D32" w14:textId="77777777" w:rsidR="00704CAA" w:rsidRDefault="00704CAA" w:rsidP="00704CAA">
      <w:pPr>
        <w:pStyle w:val="footnote"/>
      </w:pPr>
      <w:r>
        <w:rPr>
          <w:rStyle w:val="FootnoteReference"/>
        </w:rPr>
        <w:footnoteRef/>
      </w:r>
      <w:r>
        <w:t xml:space="preserve"> [JS] Fr. Athanasius has, “the children of those who have been awakened.”</w:t>
      </w:r>
    </w:p>
  </w:footnote>
  <w:footnote w:id="780">
    <w:p w14:paraId="4E0751D4" w14:textId="77777777" w:rsidR="00704CAA" w:rsidRDefault="00704CAA" w:rsidP="00704CAA">
      <w:pPr>
        <w:pStyle w:val="footnote"/>
      </w:pPr>
      <w:r>
        <w:rPr>
          <w:rStyle w:val="FootnoteReference"/>
        </w:rPr>
        <w:footnoteRef/>
      </w:r>
      <w:r>
        <w:t xml:space="preserve"> [JS] Fr. Lazarus has, “such exiles”</w:t>
      </w:r>
    </w:p>
  </w:footnote>
  <w:footnote w:id="781">
    <w:p w14:paraId="09DB039E" w14:textId="77777777" w:rsidR="00704CAA" w:rsidRDefault="00704CAA" w:rsidP="00704CAA">
      <w:pPr>
        <w:pStyle w:val="footnote"/>
      </w:pPr>
      <w:r>
        <w:rPr>
          <w:rStyle w:val="FootnoteReference"/>
        </w:rPr>
        <w:footnoteRef/>
      </w:r>
      <w:r>
        <w:t xml:space="preserve"> [JS] Fr. Athanasius has, “You will be blessed”</w:t>
      </w:r>
    </w:p>
  </w:footnote>
  <w:footnote w:id="782">
    <w:p w14:paraId="32267075" w14:textId="77777777" w:rsidR="00704CAA" w:rsidRDefault="00704CAA" w:rsidP="00704CAA">
      <w:pPr>
        <w:pStyle w:val="footnote"/>
      </w:pPr>
      <w:r>
        <w:rPr>
          <w:rStyle w:val="FootnoteReference"/>
        </w:rPr>
        <w:footnoteRef/>
      </w:r>
      <w:r>
        <w:t xml:space="preserve"> [JS] Fr. Athanasius has “the Lord will bless,” and “you will see the joys”</w:t>
      </w:r>
    </w:p>
  </w:footnote>
  <w:footnote w:id="783">
    <w:p w14:paraId="07B50ADB" w14:textId="77777777" w:rsidR="00704CAA" w:rsidRDefault="00704CAA"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704CAA" w:rsidRDefault="00704CAA"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704CAA" w:rsidRDefault="00704CAA" w:rsidP="00704CAA">
      <w:pPr>
        <w:pStyle w:val="footnote"/>
      </w:pPr>
      <w:r>
        <w:rPr>
          <w:rStyle w:val="FootnoteReference"/>
        </w:rPr>
        <w:footnoteRef/>
      </w:r>
      <w:r>
        <w:t xml:space="preserve"> [JS] or “lawlessness”</w:t>
      </w:r>
    </w:p>
  </w:footnote>
  <w:footnote w:id="786">
    <w:p w14:paraId="67C4030A" w14:textId="77777777" w:rsidR="00704CAA" w:rsidRDefault="00704CAA"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704CAA" w:rsidRDefault="00704CAA" w:rsidP="00704CAA">
      <w:pPr>
        <w:pStyle w:val="footnote"/>
      </w:pPr>
      <w:r>
        <w:rPr>
          <w:rStyle w:val="FootnoteReference"/>
        </w:rPr>
        <w:footnoteRef/>
      </w:r>
      <w:r>
        <w:t xml:space="preserve"> [JS] or “transgressions” or “acts of lawlessness”, throughout.</w:t>
      </w:r>
    </w:p>
  </w:footnote>
  <w:footnote w:id="788">
    <w:p w14:paraId="01546DD5" w14:textId="77777777" w:rsidR="00704CAA" w:rsidRDefault="00704CAA" w:rsidP="00704CAA">
      <w:pPr>
        <w:pStyle w:val="footnote"/>
      </w:pPr>
      <w:r>
        <w:rPr>
          <w:rStyle w:val="FootnoteReference"/>
        </w:rPr>
        <w:footnoteRef/>
      </w:r>
      <w:r>
        <w:t xml:space="preserve"> [JS] or “forgiveness”</w:t>
      </w:r>
    </w:p>
  </w:footnote>
  <w:footnote w:id="789">
    <w:p w14:paraId="1F064365" w14:textId="77777777" w:rsidR="00704CAA" w:rsidRDefault="00704CAA"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704CAA" w:rsidRDefault="00704CAA" w:rsidP="00704CAA">
      <w:pPr>
        <w:pStyle w:val="footnote"/>
      </w:pPr>
      <w:r>
        <w:rPr>
          <w:rStyle w:val="FootnoteReference"/>
        </w:rPr>
        <w:footnoteRef/>
      </w:r>
      <w:r>
        <w:t xml:space="preserve"> Cf. Titus 2:14.</w:t>
      </w:r>
    </w:p>
  </w:footnote>
  <w:footnote w:id="791">
    <w:p w14:paraId="12B3D57D" w14:textId="77777777" w:rsidR="00704CAA" w:rsidRDefault="00704CAA" w:rsidP="00704CAA">
      <w:pPr>
        <w:pStyle w:val="footnote"/>
      </w:pPr>
      <w:r>
        <w:rPr>
          <w:rStyle w:val="FootnoteReference"/>
        </w:rPr>
        <w:footnoteRef/>
      </w:r>
      <w:r>
        <w:t xml:space="preserve"> Prov. 29:1; 2 Kings 17:14; Neh. 9:16; Dt. 9:6.</w:t>
      </w:r>
    </w:p>
  </w:footnote>
  <w:footnote w:id="792">
    <w:p w14:paraId="1811E64B" w14:textId="77777777" w:rsidR="00704CAA" w:rsidRDefault="00704CAA" w:rsidP="00704CAA">
      <w:pPr>
        <w:pStyle w:val="footnote"/>
      </w:pPr>
      <w:r>
        <w:rPr>
          <w:rStyle w:val="FootnoteReference"/>
        </w:rPr>
        <w:footnoteRef/>
      </w:r>
      <w:r>
        <w:t xml:space="preserve"> [JS] literally “the tent of my house”</w:t>
      </w:r>
    </w:p>
  </w:footnote>
  <w:footnote w:id="793">
    <w:p w14:paraId="01BC8279" w14:textId="77777777" w:rsidR="00704CAA" w:rsidRDefault="00704CAA"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704CAA" w:rsidRDefault="00704CAA" w:rsidP="00704CAA">
      <w:pPr>
        <w:pStyle w:val="footnote"/>
      </w:pPr>
      <w:r>
        <w:rPr>
          <w:rStyle w:val="FootnoteReference"/>
        </w:rPr>
        <w:footnoteRef/>
      </w:r>
      <w:r>
        <w:t xml:space="preserve"> Cf. 1 Kings 6:21 (1 Sam. 6:21).</w:t>
      </w:r>
    </w:p>
  </w:footnote>
  <w:footnote w:id="795">
    <w:p w14:paraId="0F2A4FAB" w14:textId="77777777" w:rsidR="00704CAA" w:rsidRDefault="00704CAA" w:rsidP="00704CAA">
      <w:pPr>
        <w:pStyle w:val="footnote"/>
      </w:pPr>
      <w:r>
        <w:rPr>
          <w:rStyle w:val="FootnoteReference"/>
        </w:rPr>
        <w:footnoteRef/>
      </w:r>
      <w:r>
        <w:t xml:space="preserve"> [JS] “do obeisance”, i.e. literally “bow down”</w:t>
      </w:r>
    </w:p>
  </w:footnote>
  <w:footnote w:id="796">
    <w:p w14:paraId="653EFE5A" w14:textId="77777777" w:rsidR="00704CAA" w:rsidRDefault="00704CAA" w:rsidP="00704CAA">
      <w:pPr>
        <w:pStyle w:val="footnote"/>
      </w:pPr>
      <w:r>
        <w:rPr>
          <w:rStyle w:val="FootnoteReference"/>
        </w:rPr>
        <w:footnoteRef/>
      </w:r>
      <w:r>
        <w:t xml:space="preserve"> [JS] Fr. Lazarus has “resting-place”</w:t>
      </w:r>
    </w:p>
  </w:footnote>
  <w:footnote w:id="797">
    <w:p w14:paraId="3CB0BB7B" w14:textId="77777777" w:rsidR="00704CAA" w:rsidRDefault="00704CAA" w:rsidP="00704CAA">
      <w:pPr>
        <w:pStyle w:val="footnote"/>
      </w:pPr>
      <w:r>
        <w:rPr>
          <w:rStyle w:val="FootnoteReference"/>
        </w:rPr>
        <w:footnoteRef/>
      </w:r>
      <w:r>
        <w:t xml:space="preserve"> [JS] or “the ark of Your holiness”</w:t>
      </w:r>
    </w:p>
  </w:footnote>
  <w:footnote w:id="798">
    <w:p w14:paraId="63153007" w14:textId="77777777" w:rsidR="00704CAA" w:rsidRDefault="00704CAA" w:rsidP="00704CAA">
      <w:pPr>
        <w:pStyle w:val="footnote"/>
      </w:pPr>
      <w:r>
        <w:rPr>
          <w:rStyle w:val="FootnoteReference"/>
        </w:rPr>
        <w:footnoteRef/>
      </w:r>
      <w:r>
        <w:t xml:space="preserve"> Ps. 131:8-10 = 2 Chron. 6:41-42.</w:t>
      </w:r>
    </w:p>
  </w:footnote>
  <w:footnote w:id="799">
    <w:p w14:paraId="3EE06E49" w14:textId="77777777" w:rsidR="00704CAA" w:rsidRDefault="00704CAA" w:rsidP="00704CAA">
      <w:pPr>
        <w:pStyle w:val="footnote"/>
      </w:pPr>
      <w:r>
        <w:rPr>
          <w:rStyle w:val="FootnoteReference"/>
        </w:rPr>
        <w:footnoteRef/>
      </w:r>
      <w:r>
        <w:t xml:space="preserve"> I Chron. 17:11-14; Acts 2:30-33.</w:t>
      </w:r>
    </w:p>
  </w:footnote>
  <w:footnote w:id="800">
    <w:p w14:paraId="42F3B605" w14:textId="77777777" w:rsidR="00704CAA" w:rsidRDefault="00704CAA" w:rsidP="00704CAA">
      <w:pPr>
        <w:pStyle w:val="footnote"/>
      </w:pPr>
      <w:r>
        <w:rPr>
          <w:rStyle w:val="FootnoteReference"/>
        </w:rPr>
        <w:footnoteRef/>
      </w:r>
      <w:r>
        <w:t xml:space="preserve"> [JS] Coptic has “widow”.</w:t>
      </w:r>
    </w:p>
  </w:footnote>
  <w:footnote w:id="801">
    <w:p w14:paraId="1A9AACF1" w14:textId="77777777" w:rsidR="00704CAA" w:rsidRDefault="00704CAA" w:rsidP="00704CAA">
      <w:pPr>
        <w:pStyle w:val="footnote"/>
      </w:pPr>
      <w:r>
        <w:rPr>
          <w:rStyle w:val="FootnoteReference"/>
        </w:rPr>
        <w:footnoteRef/>
      </w:r>
      <w:r>
        <w:t xml:space="preserve"> [JS] or “rejoice with rejoicing”</w:t>
      </w:r>
    </w:p>
  </w:footnote>
  <w:footnote w:id="802">
    <w:p w14:paraId="3AE96C33" w14:textId="77777777" w:rsidR="00704CAA" w:rsidRDefault="00704CAA" w:rsidP="00704CAA">
      <w:pPr>
        <w:pStyle w:val="footnote"/>
      </w:pPr>
      <w:r>
        <w:rPr>
          <w:rStyle w:val="FootnoteReference"/>
        </w:rPr>
        <w:footnoteRef/>
      </w:r>
      <w:r>
        <w:t xml:space="preserve"> stock: </w:t>
      </w:r>
      <w:r w:rsidRPr="00783CA0">
        <w:rPr>
          <w:i/>
        </w:rPr>
        <w:t>lit</w:t>
      </w:r>
      <w:r>
        <w:t>. horn.</w:t>
      </w:r>
    </w:p>
  </w:footnote>
  <w:footnote w:id="803">
    <w:p w14:paraId="27E8A16B" w14:textId="77777777" w:rsidR="00704CAA" w:rsidRDefault="00704CAA"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704CAA" w:rsidRDefault="00704CAA"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704CAA" w:rsidRDefault="00704CAA"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704CAA" w:rsidRDefault="00704CAA"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704CAA" w:rsidRDefault="00704CAA" w:rsidP="00704CAA">
      <w:pPr>
        <w:pStyle w:val="footnote"/>
      </w:pPr>
      <w:r>
        <w:rPr>
          <w:rStyle w:val="FootnoteReference"/>
        </w:rPr>
        <w:footnoteRef/>
      </w:r>
      <w:r>
        <w:t xml:space="preserve"> [JS] literally, “slaves”</w:t>
      </w:r>
    </w:p>
  </w:footnote>
  <w:footnote w:id="808">
    <w:p w14:paraId="158F5E0F" w14:textId="77777777" w:rsidR="00704CAA" w:rsidRDefault="00704CAA"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704CAA" w:rsidRDefault="00704CAA" w:rsidP="00704CAA">
      <w:pPr>
        <w:pStyle w:val="footnote"/>
      </w:pPr>
      <w:r>
        <w:rPr>
          <w:rStyle w:val="FootnoteReference"/>
        </w:rPr>
        <w:footnoteRef/>
      </w:r>
      <w:r>
        <w:t xml:space="preserve"> Deut. 32:36.</w:t>
      </w:r>
    </w:p>
  </w:footnote>
  <w:footnote w:id="810">
    <w:p w14:paraId="0E72D9EE" w14:textId="77777777" w:rsidR="00704CAA" w:rsidRDefault="00704CAA" w:rsidP="00704CAA">
      <w:pPr>
        <w:pStyle w:val="footnote"/>
      </w:pPr>
      <w:r>
        <w:rPr>
          <w:rStyle w:val="FootnoteReference"/>
        </w:rPr>
        <w:footnoteRef/>
      </w:r>
      <w:r>
        <w:t xml:space="preserve"> [JS] [] lacking in all but OSB</w:t>
      </w:r>
    </w:p>
  </w:footnote>
  <w:footnote w:id="811">
    <w:p w14:paraId="671F363B" w14:textId="77777777" w:rsidR="00704CAA" w:rsidRDefault="00704CAA"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704CAA" w:rsidRDefault="00704CAA"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704CAA" w:rsidRDefault="00704CAA"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704CAA" w:rsidRDefault="00704CAA"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704CAA" w:rsidRDefault="00704CAA" w:rsidP="00704CAA">
      <w:pPr>
        <w:pStyle w:val="footnote"/>
      </w:pPr>
      <w:r>
        <w:rPr>
          <w:rStyle w:val="FootnoteReference"/>
        </w:rPr>
        <w:footnoteRef/>
      </w:r>
      <w:r>
        <w:t xml:space="preserve"> [JS] or “and shook of Pharaoh and his army into the Red sea,”</w:t>
      </w:r>
    </w:p>
  </w:footnote>
  <w:footnote w:id="816">
    <w:p w14:paraId="3F59DD13" w14:textId="77777777" w:rsidR="00704CAA" w:rsidRDefault="00704CAA" w:rsidP="00704CAA">
      <w:pPr>
        <w:pStyle w:val="footnote"/>
      </w:pPr>
      <w:r>
        <w:rPr>
          <w:rStyle w:val="FootnoteReference"/>
        </w:rPr>
        <w:footnoteRef/>
      </w:r>
      <w:r>
        <w:t xml:space="preserve"> [JS] or “slew”</w:t>
      </w:r>
    </w:p>
  </w:footnote>
  <w:footnote w:id="817">
    <w:p w14:paraId="7583087A" w14:textId="77777777" w:rsidR="00704CAA" w:rsidRDefault="00704CAA"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704CAA" w:rsidRDefault="00704CAA"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704CAA" w:rsidRDefault="00704CAA" w:rsidP="00704CAA">
      <w:pPr>
        <w:pStyle w:val="footnote"/>
      </w:pPr>
      <w:r>
        <w:rPr>
          <w:rStyle w:val="FootnoteReference"/>
        </w:rPr>
        <w:footnoteRef/>
      </w:r>
      <w:r>
        <w:t xml:space="preserve"> See previous footnote.</w:t>
      </w:r>
    </w:p>
  </w:footnote>
  <w:footnote w:id="820">
    <w:p w14:paraId="0CAFD8C9" w14:textId="77777777" w:rsidR="00704CAA" w:rsidRDefault="00704CAA"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704CAA" w:rsidRDefault="00704CAA" w:rsidP="00704CAA">
      <w:pPr>
        <w:pStyle w:val="footnote"/>
      </w:pPr>
      <w:r>
        <w:rPr>
          <w:rStyle w:val="FootnoteReference"/>
        </w:rPr>
        <w:footnoteRef/>
      </w:r>
      <w:r>
        <w:t xml:space="preserve"> [JS] or “thank”, or “thankfully confess with praise”</w:t>
      </w:r>
    </w:p>
  </w:footnote>
  <w:footnote w:id="822">
    <w:p w14:paraId="458AF9FF" w14:textId="77777777" w:rsidR="00704CAA" w:rsidRDefault="00704CAA"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704CAA" w:rsidRDefault="00704CAA"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704CAA" w:rsidRDefault="00704CAA"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704CAA" w:rsidRDefault="00704CAA"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704CAA" w:rsidRDefault="00704CAA"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704CAA" w:rsidRDefault="00704CAA"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704CAA" w:rsidRDefault="00704CAA" w:rsidP="00704CAA">
      <w:pPr>
        <w:pStyle w:val="footnote"/>
      </w:pPr>
      <w:r>
        <w:rPr>
          <w:rStyle w:val="FootnoteReference"/>
        </w:rPr>
        <w:footnoteRef/>
      </w:r>
      <w:r>
        <w:t xml:space="preserve"> [JS] literally “those who are exalted” or “the high things”</w:t>
      </w:r>
    </w:p>
  </w:footnote>
  <w:footnote w:id="829">
    <w:p w14:paraId="792E0633" w14:textId="77777777" w:rsidR="00704CAA" w:rsidRDefault="00704CAA"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704CAA" w:rsidRDefault="00704CAA" w:rsidP="00704CAA">
      <w:pPr>
        <w:pStyle w:val="footnote"/>
      </w:pPr>
      <w:r>
        <w:rPr>
          <w:rStyle w:val="FootnoteReference"/>
        </w:rPr>
        <w:footnoteRef/>
      </w:r>
      <w:r>
        <w:t xml:space="preserve"> [JS] or “possess”</w:t>
      </w:r>
    </w:p>
  </w:footnote>
  <w:footnote w:id="831">
    <w:p w14:paraId="1B57A445" w14:textId="77777777" w:rsidR="00704CAA" w:rsidRDefault="00704CAA"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704CAA" w:rsidRDefault="00704CAA" w:rsidP="00704CAA">
      <w:pPr>
        <w:pStyle w:val="footnote"/>
      </w:pPr>
      <w:r>
        <w:rPr>
          <w:rStyle w:val="FootnoteReference"/>
        </w:rPr>
        <w:footnoteRef/>
      </w:r>
      <w:r>
        <w:t xml:space="preserve"> [JS] or “give thanks,” or “thankfully confess You with praise”</w:t>
      </w:r>
    </w:p>
  </w:footnote>
  <w:footnote w:id="833">
    <w:p w14:paraId="67B776F5" w14:textId="77777777" w:rsidR="00704CAA" w:rsidRDefault="00704CAA" w:rsidP="00704CAA">
      <w:pPr>
        <w:pStyle w:val="footnote"/>
      </w:pPr>
      <w:r>
        <w:rPr>
          <w:rStyle w:val="FootnoteReference"/>
        </w:rPr>
        <w:footnoteRef/>
      </w:r>
      <w:r>
        <w:t xml:space="preserve"> [JS] or “authorities” or “powers”</w:t>
      </w:r>
    </w:p>
  </w:footnote>
  <w:footnote w:id="834">
    <w:p w14:paraId="045B7D15" w14:textId="77777777" w:rsidR="00704CAA" w:rsidRDefault="00704CAA" w:rsidP="00704CAA">
      <w:pPr>
        <w:pStyle w:val="footnote"/>
      </w:pPr>
      <w:r>
        <w:rPr>
          <w:rStyle w:val="FootnoteReference"/>
        </w:rPr>
        <w:footnoteRef/>
      </w:r>
      <w:r>
        <w:t xml:space="preserve"> [JS] or “and do I not waste away because of my enemies?”</w:t>
      </w:r>
    </w:p>
  </w:footnote>
  <w:footnote w:id="835">
    <w:p w14:paraId="44DA4D92" w14:textId="77777777" w:rsidR="00704CAA" w:rsidRDefault="00704CAA" w:rsidP="00704CAA">
      <w:pPr>
        <w:pStyle w:val="footnote"/>
      </w:pPr>
      <w:r>
        <w:rPr>
          <w:rStyle w:val="FootnoteReference"/>
        </w:rPr>
        <w:footnoteRef/>
      </w:r>
      <w:r>
        <w:t xml:space="preserve"> [JS] or “way of iniquity”</w:t>
      </w:r>
    </w:p>
  </w:footnote>
  <w:footnote w:id="836">
    <w:p w14:paraId="05DEA3B3" w14:textId="77777777" w:rsidR="00704CAA" w:rsidRDefault="00704CAA" w:rsidP="00704CAA">
      <w:pPr>
        <w:pStyle w:val="footnote"/>
      </w:pPr>
      <w:r>
        <w:rPr>
          <w:rStyle w:val="FootnoteReference"/>
        </w:rPr>
        <w:footnoteRef/>
      </w:r>
      <w:r>
        <w:t xml:space="preserve"> ‘He gives songs in the night’ (Job. 35:10).</w:t>
      </w:r>
    </w:p>
  </w:footnote>
  <w:footnote w:id="837">
    <w:p w14:paraId="493AAC58" w14:textId="77777777" w:rsidR="00704CAA" w:rsidRDefault="00704CAA" w:rsidP="00704CAA">
      <w:pPr>
        <w:pStyle w:val="footnote"/>
      </w:pPr>
      <w:r>
        <w:rPr>
          <w:rStyle w:val="FootnoteReference"/>
        </w:rPr>
        <w:footnoteRef/>
      </w:r>
      <w:r>
        <w:t xml:space="preserve"> Literally “voice”</w:t>
      </w:r>
    </w:p>
  </w:footnote>
  <w:footnote w:id="838">
    <w:p w14:paraId="6AF28D26" w14:textId="77777777" w:rsidR="00704CAA" w:rsidRDefault="00704CAA" w:rsidP="00704CAA">
      <w:pPr>
        <w:pStyle w:val="footnote"/>
      </w:pPr>
      <w:r>
        <w:rPr>
          <w:rStyle w:val="FootnoteReference"/>
        </w:rPr>
        <w:footnoteRef/>
      </w:r>
      <w:r>
        <w:t xml:space="preserve"> [JS] or “praise,” or “give thanks to,” or “thankfully confess with praise”</w:t>
      </w:r>
    </w:p>
  </w:footnote>
  <w:footnote w:id="839">
    <w:p w14:paraId="761DDB32" w14:textId="77777777" w:rsidR="00704CAA" w:rsidRDefault="00704CAA" w:rsidP="00704CAA">
      <w:pPr>
        <w:pStyle w:val="footnote"/>
      </w:pPr>
      <w:r>
        <w:rPr>
          <w:rStyle w:val="FootnoteReference"/>
        </w:rPr>
        <w:footnoteRef/>
      </w:r>
      <w:r>
        <w:t xml:space="preserve"> [JS] or “Hades”.</w:t>
      </w:r>
    </w:p>
  </w:footnote>
  <w:footnote w:id="840">
    <w:p w14:paraId="726EF8AF" w14:textId="77777777" w:rsidR="00704CAA" w:rsidRDefault="00704CAA"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704CAA" w:rsidRDefault="00704CAA" w:rsidP="00704CAA">
      <w:pPr>
        <w:pStyle w:val="footnote"/>
      </w:pPr>
      <w:r>
        <w:rPr>
          <w:rStyle w:val="FootnoteReference"/>
        </w:rPr>
        <w:footnoteRef/>
      </w:r>
      <w:r>
        <w:t xml:space="preserve"> this way: the confession of Christ (2 Tim. 3:12).</w:t>
      </w:r>
    </w:p>
  </w:footnote>
  <w:footnote w:id="842">
    <w:p w14:paraId="171F27CE" w14:textId="77777777" w:rsidR="00704CAA" w:rsidRDefault="00704CAA" w:rsidP="00704CAA">
      <w:pPr>
        <w:pStyle w:val="footnote"/>
      </w:pPr>
      <w:r>
        <w:rPr>
          <w:rStyle w:val="FootnoteReference"/>
        </w:rPr>
        <w:footnoteRef/>
      </w:r>
      <w:r>
        <w:t xml:space="preserve"> [JS] or “praise” or “thive thanks to,” or “thankfully confess with praise”</w:t>
      </w:r>
    </w:p>
  </w:footnote>
  <w:footnote w:id="843">
    <w:p w14:paraId="2146C03C" w14:textId="77777777" w:rsidR="00704CAA" w:rsidRDefault="00704CAA" w:rsidP="00704CAA">
      <w:pPr>
        <w:pStyle w:val="footnote"/>
      </w:pPr>
      <w:r>
        <w:rPr>
          <w:rStyle w:val="FootnoteReference"/>
        </w:rPr>
        <w:footnoteRef/>
      </w:r>
      <w:r>
        <w:t xml:space="preserve"> These two lines are identical with Lamentations 3:6.</w:t>
      </w:r>
    </w:p>
  </w:footnote>
  <w:footnote w:id="844">
    <w:p w14:paraId="324992B1" w14:textId="77777777" w:rsidR="00704CAA" w:rsidRDefault="00704CAA" w:rsidP="00704CAA">
      <w:pPr>
        <w:pStyle w:val="footnote"/>
      </w:pPr>
      <w:r>
        <w:rPr>
          <w:rStyle w:val="FootnoteReference"/>
        </w:rPr>
        <w:footnoteRef/>
      </w:r>
      <w:r>
        <w:t xml:space="preserve"> Cf. Rev. 10:5; Ezek. 20:23,28,42; Deut. 32:14.</w:t>
      </w:r>
    </w:p>
  </w:footnote>
  <w:footnote w:id="845">
    <w:p w14:paraId="4B8D626C" w14:textId="77777777" w:rsidR="00704CAA" w:rsidRDefault="00704CAA"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704CAA" w:rsidRDefault="00704CAA"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704CAA" w:rsidRDefault="00704CAA"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704CAA" w:rsidRDefault="00704CAA" w:rsidP="00704CAA">
      <w:pPr>
        <w:pStyle w:val="footnote"/>
      </w:pPr>
      <w:r>
        <w:rPr>
          <w:rStyle w:val="FootnoteReference"/>
        </w:rPr>
        <w:footnoteRef/>
      </w:r>
      <w:r>
        <w:t xml:space="preserve"> [JS] or “gush forth”, “overflow”</w:t>
      </w:r>
    </w:p>
  </w:footnote>
  <w:footnote w:id="849">
    <w:p w14:paraId="4045CB15" w14:textId="77777777" w:rsidR="00704CAA" w:rsidRDefault="00704CAA"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704CAA" w:rsidRDefault="00704CAA" w:rsidP="00704CAA">
      <w:pPr>
        <w:pStyle w:val="footnote"/>
      </w:pPr>
      <w:r>
        <w:rPr>
          <w:rStyle w:val="FootnoteReference"/>
        </w:rPr>
        <w:footnoteRef/>
      </w:r>
      <w:r>
        <w:t xml:space="preserve"> [JS] literally “holy ones”</w:t>
      </w:r>
    </w:p>
  </w:footnote>
  <w:footnote w:id="851">
    <w:p w14:paraId="423A55DA" w14:textId="77777777" w:rsidR="00704CAA" w:rsidRDefault="00704CAA"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704CAA" w:rsidRDefault="00704CAA" w:rsidP="00704CAA">
      <w:pPr>
        <w:pStyle w:val="footnote"/>
      </w:pPr>
      <w:r>
        <w:rPr>
          <w:rStyle w:val="FootnoteReference"/>
        </w:rPr>
        <w:footnoteRef/>
      </w:r>
      <w:r>
        <w:t xml:space="preserve"> Cf. Ps. 145:2 with Ps. 103:33. Only verbs differ.</w:t>
      </w:r>
    </w:p>
  </w:footnote>
  <w:footnote w:id="853">
    <w:p w14:paraId="38AC6FE4" w14:textId="77777777" w:rsidR="00704CAA" w:rsidRDefault="00704CAA" w:rsidP="00704CAA">
      <w:pPr>
        <w:pStyle w:val="footnote"/>
      </w:pPr>
      <w:r>
        <w:rPr>
          <w:rStyle w:val="FootnoteReference"/>
        </w:rPr>
        <w:footnoteRef/>
      </w:r>
      <w:r>
        <w:t xml:space="preserve"> [JS] or “spirit”</w:t>
      </w:r>
    </w:p>
  </w:footnote>
  <w:footnote w:id="854">
    <w:p w14:paraId="4A4D4349" w14:textId="77777777" w:rsidR="00704CAA" w:rsidRDefault="00704CAA" w:rsidP="00704CAA">
      <w:pPr>
        <w:pStyle w:val="footnote"/>
      </w:pPr>
      <w:r>
        <w:rPr>
          <w:rStyle w:val="FootnoteReference"/>
        </w:rPr>
        <w:footnoteRef/>
      </w:r>
      <w:r>
        <w:t xml:space="preserve"> [JS] thoughts, or designs, plans, projects</w:t>
      </w:r>
    </w:p>
  </w:footnote>
  <w:footnote w:id="855">
    <w:p w14:paraId="111B2FF9" w14:textId="77777777" w:rsidR="00704CAA" w:rsidRDefault="00704CAA" w:rsidP="00704CAA">
      <w:pPr>
        <w:pStyle w:val="footnote"/>
      </w:pPr>
      <w:r>
        <w:rPr>
          <w:rStyle w:val="FootnoteReference"/>
        </w:rPr>
        <w:footnoteRef/>
      </w:r>
      <w:r>
        <w:t xml:space="preserve"> [JS] or “guards”</w:t>
      </w:r>
    </w:p>
  </w:footnote>
  <w:footnote w:id="856">
    <w:p w14:paraId="5B0C1EE0" w14:textId="77777777" w:rsidR="00704CAA" w:rsidRDefault="00704CAA" w:rsidP="00704CAA">
      <w:pPr>
        <w:pStyle w:val="footnote"/>
      </w:pPr>
      <w:r>
        <w:rPr>
          <w:rStyle w:val="FootnoteReference"/>
        </w:rPr>
        <w:footnoteRef/>
      </w:r>
      <w:r>
        <w:t xml:space="preserve"> [JS] or “frees the prisoners”</w:t>
      </w:r>
    </w:p>
  </w:footnote>
  <w:footnote w:id="857">
    <w:p w14:paraId="7B0952C9" w14:textId="77777777" w:rsidR="00704CAA" w:rsidRDefault="00704CAA" w:rsidP="00704CAA">
      <w:pPr>
        <w:pStyle w:val="footnote"/>
      </w:pPr>
      <w:r>
        <w:rPr>
          <w:rStyle w:val="FootnoteReference"/>
        </w:rPr>
        <w:footnoteRef/>
      </w:r>
      <w:r>
        <w:t xml:space="preserve"> [JS] or “bent”</w:t>
      </w:r>
    </w:p>
  </w:footnote>
  <w:footnote w:id="858">
    <w:p w14:paraId="2FB9D9F0" w14:textId="77777777" w:rsidR="00704CAA" w:rsidRDefault="00704CAA" w:rsidP="00704CAA">
      <w:pPr>
        <w:pStyle w:val="footnote"/>
      </w:pPr>
      <w:r>
        <w:rPr>
          <w:rStyle w:val="FootnoteReference"/>
        </w:rPr>
        <w:footnoteRef/>
      </w:r>
      <w:r>
        <w:t xml:space="preserve"> [JS] or “skill”</w:t>
      </w:r>
    </w:p>
  </w:footnote>
  <w:footnote w:id="859">
    <w:p w14:paraId="07EA9BD7" w14:textId="77777777" w:rsidR="00704CAA" w:rsidRDefault="00704CAA" w:rsidP="00704CAA">
      <w:pPr>
        <w:pStyle w:val="footnote"/>
      </w:pPr>
      <w:r>
        <w:rPr>
          <w:rStyle w:val="FootnoteReference"/>
        </w:rPr>
        <w:footnoteRef/>
      </w:r>
      <w:r>
        <w:t xml:space="preserve"> [JS] or “foreigners”</w:t>
      </w:r>
    </w:p>
  </w:footnote>
  <w:footnote w:id="860">
    <w:p w14:paraId="4E693DCD" w14:textId="77777777" w:rsidR="00704CAA" w:rsidRDefault="00704CAA" w:rsidP="00704CAA">
      <w:pPr>
        <w:pStyle w:val="footnote"/>
      </w:pPr>
      <w:r>
        <w:rPr>
          <w:rStyle w:val="FootnoteReference"/>
        </w:rPr>
        <w:footnoteRef/>
      </w:r>
      <w:r>
        <w:t xml:space="preserve"> [JS] or a psalm, or a melody</w:t>
      </w:r>
    </w:p>
  </w:footnote>
  <w:footnote w:id="861">
    <w:p w14:paraId="3674D23E" w14:textId="77777777" w:rsidR="00704CAA" w:rsidRDefault="00704CAA"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704CAA" w:rsidRDefault="00704CAA"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704CAA" w:rsidRDefault="00704CAA" w:rsidP="00704CAA">
      <w:pPr>
        <w:pStyle w:val="footnote"/>
      </w:pPr>
      <w:r>
        <w:rPr>
          <w:rStyle w:val="FootnoteReference"/>
        </w:rPr>
        <w:footnoteRef/>
      </w:r>
      <w:r>
        <w:t xml:space="preserve"> [JS] or word, or teaching</w:t>
      </w:r>
    </w:p>
  </w:footnote>
  <w:footnote w:id="864">
    <w:p w14:paraId="2CF34236" w14:textId="77777777" w:rsidR="00704CAA" w:rsidRDefault="00704CAA"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704CAA" w:rsidRDefault="00704CAA" w:rsidP="00704CAA">
      <w:pPr>
        <w:pStyle w:val="footnote"/>
      </w:pPr>
      <w:r>
        <w:rPr>
          <w:rStyle w:val="FootnoteReference"/>
        </w:rPr>
        <w:footnoteRef/>
      </w:r>
      <w:r>
        <w:t xml:space="preserve"> [JS] or “stormy wind”</w:t>
      </w:r>
    </w:p>
  </w:footnote>
  <w:footnote w:id="866">
    <w:p w14:paraId="2B981771" w14:textId="77777777" w:rsidR="00704CAA" w:rsidRDefault="00704CAA" w:rsidP="00704CAA">
      <w:pPr>
        <w:pStyle w:val="footnote"/>
      </w:pPr>
      <w:r>
        <w:rPr>
          <w:rStyle w:val="FootnoteReference"/>
        </w:rPr>
        <w:footnoteRef/>
      </w:r>
      <w:r>
        <w:t xml:space="preserve"> [JS] or “maidens,” or “unmarried women”</w:t>
      </w:r>
    </w:p>
  </w:footnote>
  <w:footnote w:id="867">
    <w:p w14:paraId="04C80253" w14:textId="77777777" w:rsidR="00704CAA" w:rsidRDefault="00704CAA"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704CAA" w:rsidRDefault="00704CAA" w:rsidP="00704CAA">
      <w:pPr>
        <w:pStyle w:val="footnote"/>
      </w:pPr>
      <w:r>
        <w:rPr>
          <w:rStyle w:val="FootnoteReference"/>
        </w:rPr>
        <w:footnoteRef/>
      </w:r>
      <w:r>
        <w:t xml:space="preserve"> [JS] literally, “And He will raise/exalt the horn of His people”</w:t>
      </w:r>
    </w:p>
  </w:footnote>
  <w:footnote w:id="869">
    <w:p w14:paraId="195ABFE0" w14:textId="77777777" w:rsidR="00704CAA" w:rsidRDefault="00704CAA" w:rsidP="00704CAA">
      <w:pPr>
        <w:pStyle w:val="footnote"/>
      </w:pPr>
      <w:r>
        <w:rPr>
          <w:rStyle w:val="FootnoteReference"/>
        </w:rPr>
        <w:footnoteRef/>
      </w:r>
      <w:r>
        <w:t xml:space="preserve"> [JS] “assembly”</w:t>
      </w:r>
    </w:p>
  </w:footnote>
  <w:footnote w:id="870">
    <w:p w14:paraId="497FB437" w14:textId="77777777" w:rsidR="00704CAA" w:rsidRDefault="00704CAA" w:rsidP="00704CAA">
      <w:pPr>
        <w:pStyle w:val="footnote"/>
      </w:pPr>
      <w:r>
        <w:rPr>
          <w:rStyle w:val="FootnoteReference"/>
        </w:rPr>
        <w:footnoteRef/>
      </w:r>
      <w:r>
        <w:t xml:space="preserve"> [JS] Coptic has “in the chorus”</w:t>
      </w:r>
    </w:p>
  </w:footnote>
  <w:footnote w:id="871">
    <w:p w14:paraId="43317287" w14:textId="77777777" w:rsidR="00704CAA" w:rsidRDefault="00704CAA" w:rsidP="00704CAA">
      <w:pPr>
        <w:pStyle w:val="footnote"/>
      </w:pPr>
      <w:r>
        <w:rPr>
          <w:rStyle w:val="FootnoteReference"/>
        </w:rPr>
        <w:footnoteRef/>
      </w:r>
      <w:r>
        <w:t xml:space="preserve"> [JS] Fr. Athanasius has “exalt,” See the Liturgy of Mesori 26)</w:t>
      </w:r>
    </w:p>
  </w:footnote>
  <w:footnote w:id="872">
    <w:p w14:paraId="5B0388FF" w14:textId="77777777" w:rsidR="00704CAA" w:rsidRDefault="00704CAA" w:rsidP="00704CAA">
      <w:pPr>
        <w:pStyle w:val="footnote"/>
      </w:pPr>
      <w:r>
        <w:rPr>
          <w:rStyle w:val="FootnoteReference"/>
        </w:rPr>
        <w:footnoteRef/>
      </w:r>
      <w:r>
        <w:t xml:space="preserve"> two-edged sword: praise which conquers Amalek (St. Chrysostom).</w:t>
      </w:r>
    </w:p>
  </w:footnote>
  <w:footnote w:id="873">
    <w:p w14:paraId="31AB8451" w14:textId="77777777" w:rsidR="00704CAA" w:rsidRDefault="00704CAA" w:rsidP="00704CAA">
      <w:pPr>
        <w:pStyle w:val="footnote"/>
      </w:pPr>
      <w:r>
        <w:rPr>
          <w:rStyle w:val="FootnoteReference"/>
        </w:rPr>
        <w:footnoteRef/>
      </w:r>
      <w:r>
        <w:t xml:space="preserve"> ‘Holiness of life is the mother of glory’ (St Theodoret).</w:t>
      </w:r>
    </w:p>
  </w:footnote>
  <w:footnote w:id="874">
    <w:p w14:paraId="1BFFDD90" w14:textId="77777777" w:rsidR="00704CAA" w:rsidRDefault="00704CAA" w:rsidP="00704CAA">
      <w:pPr>
        <w:pStyle w:val="footnote"/>
      </w:pPr>
      <w:r>
        <w:rPr>
          <w:rStyle w:val="FootnoteReference"/>
        </w:rPr>
        <w:footnoteRef/>
      </w:r>
      <w:r>
        <w:t xml:space="preserve"> [JS] variant reading, “harp and lyre”</w:t>
      </w:r>
    </w:p>
  </w:footnote>
  <w:footnote w:id="875">
    <w:p w14:paraId="41E39163" w14:textId="77777777" w:rsidR="00704CAA" w:rsidRDefault="00704CAA"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704CAA" w:rsidRDefault="00704CAA"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50773" w:rsidRDefault="00350773" w:rsidP="00865C59">
      <w:pPr>
        <w:pStyle w:val="footnote"/>
      </w:pPr>
      <w:r>
        <w:rPr>
          <w:rStyle w:val="FootnoteReference"/>
        </w:rPr>
        <w:footnoteRef/>
      </w:r>
      <w:r>
        <w:t xml:space="preserve"> Or “Spirit”</w:t>
      </w:r>
    </w:p>
  </w:footnote>
  <w:footnote w:id="878">
    <w:p w14:paraId="296DD30B" w14:textId="77777777" w:rsidR="00350773" w:rsidRDefault="0035077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50773" w:rsidRDefault="00350773" w:rsidP="00344A59">
      <w:pPr>
        <w:pStyle w:val="footnote"/>
      </w:pPr>
      <w:r>
        <w:rPr>
          <w:rStyle w:val="FootnoteReference"/>
        </w:rPr>
        <w:footnoteRef/>
      </w:r>
      <w:r>
        <w:t xml:space="preserve"> The “alleluia” in each vs is inserted into each verse of the Psalm</w:t>
      </w:r>
    </w:p>
  </w:footnote>
  <w:footnote w:id="880">
    <w:p w14:paraId="1F1613E0" w14:textId="77777777" w:rsidR="00350773" w:rsidRDefault="0035077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350773" w:rsidRDefault="00350773" w:rsidP="00A7333E">
      <w:pPr>
        <w:pStyle w:val="footnote"/>
      </w:pPr>
      <w:r>
        <w:rPr>
          <w:rStyle w:val="FootnoteReference"/>
        </w:rPr>
        <w:footnoteRef/>
      </w:r>
      <w:r>
        <w:t xml:space="preserve"> Do obiesance</w:t>
      </w:r>
    </w:p>
  </w:footnote>
  <w:footnote w:id="882">
    <w:p w14:paraId="109CBDA9" w14:textId="77777777" w:rsidR="00350773" w:rsidRDefault="00350773" w:rsidP="00A7333E">
      <w:pPr>
        <w:pStyle w:val="footnote"/>
      </w:pPr>
      <w:r>
        <w:rPr>
          <w:rStyle w:val="FootnoteReference"/>
        </w:rPr>
        <w:footnoteRef/>
      </w:r>
      <w:r>
        <w:t xml:space="preserve"> Literally, “horn”</w:t>
      </w:r>
    </w:p>
  </w:footnote>
  <w:footnote w:id="883">
    <w:p w14:paraId="6824A765" w14:textId="77777777" w:rsidR="00350773" w:rsidRDefault="00350773" w:rsidP="00A7333E">
      <w:pPr>
        <w:pStyle w:val="footnote"/>
      </w:pPr>
      <w:r>
        <w:rPr>
          <w:rStyle w:val="FootnoteReference"/>
        </w:rPr>
        <w:footnoteRef/>
      </w:r>
      <w:r>
        <w:t xml:space="preserve"> Or, “ways”</w:t>
      </w:r>
    </w:p>
  </w:footnote>
  <w:footnote w:id="884">
    <w:p w14:paraId="6136C7AC" w14:textId="77777777" w:rsidR="00350773" w:rsidRDefault="00350773" w:rsidP="00A7333E">
      <w:pPr>
        <w:pStyle w:val="footnote"/>
      </w:pPr>
      <w:r>
        <w:rPr>
          <w:rStyle w:val="FootnoteReference"/>
        </w:rPr>
        <w:footnoteRef/>
      </w:r>
      <w:r>
        <w:t xml:space="preserve"> Literally, “exalt the horn”</w:t>
      </w:r>
    </w:p>
  </w:footnote>
  <w:footnote w:id="885">
    <w:p w14:paraId="0D97069A" w14:textId="77777777" w:rsidR="00350773" w:rsidRDefault="00350773" w:rsidP="00A7333E">
      <w:pPr>
        <w:pStyle w:val="footnote"/>
      </w:pPr>
      <w:r>
        <w:rPr>
          <w:rStyle w:val="FootnoteReference"/>
        </w:rPr>
        <w:footnoteRef/>
      </w:r>
      <w:r>
        <w:t xml:space="preserve"> Or “christs”</w:t>
      </w:r>
    </w:p>
  </w:footnote>
  <w:footnote w:id="886">
    <w:p w14:paraId="75E4F1BF" w14:textId="77777777" w:rsidR="00350773" w:rsidRDefault="00350773" w:rsidP="00A7333E">
      <w:pPr>
        <w:pStyle w:val="footnote"/>
      </w:pPr>
      <w:r>
        <w:rPr>
          <w:rStyle w:val="FootnoteReference"/>
        </w:rPr>
        <w:footnoteRef/>
      </w:r>
      <w:r>
        <w:t xml:space="preserve"> Or “workers of iniquity”</w:t>
      </w:r>
    </w:p>
  </w:footnote>
  <w:footnote w:id="887">
    <w:p w14:paraId="6B1B283E" w14:textId="77777777" w:rsidR="00350773" w:rsidRDefault="0035077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350773" w:rsidRDefault="00350773" w:rsidP="00A7333E">
      <w:pPr>
        <w:pStyle w:val="footnote"/>
      </w:pPr>
      <w:r>
        <w:rPr>
          <w:rStyle w:val="FootnoteReference"/>
        </w:rPr>
        <w:footnoteRef/>
      </w:r>
      <w:r>
        <w:t xml:space="preserve"> or “blessing”</w:t>
      </w:r>
    </w:p>
  </w:footnote>
  <w:footnote w:id="889">
    <w:p w14:paraId="39CDECB8" w14:textId="77777777" w:rsidR="00350773" w:rsidRDefault="00350773" w:rsidP="00A7333E">
      <w:pPr>
        <w:pStyle w:val="footnote"/>
      </w:pPr>
      <w:r>
        <w:rPr>
          <w:rStyle w:val="FootnoteReference"/>
        </w:rPr>
        <w:footnoteRef/>
      </w:r>
      <w:r>
        <w:t xml:space="preserve"> Or “Thy holy Name we do utter”</w:t>
      </w:r>
    </w:p>
  </w:footnote>
  <w:footnote w:id="890">
    <w:p w14:paraId="2BFF308D" w14:textId="77777777" w:rsidR="00350773" w:rsidRDefault="00350773" w:rsidP="00A7333E">
      <w:pPr>
        <w:pStyle w:val="footnote"/>
      </w:pPr>
      <w:r>
        <w:rPr>
          <w:rStyle w:val="FootnoteReference"/>
        </w:rPr>
        <w:footnoteRef/>
      </w:r>
      <w:r>
        <w:t xml:space="preserve"> Or “May it be so, Lord!”</w:t>
      </w:r>
    </w:p>
  </w:footnote>
  <w:footnote w:id="891">
    <w:p w14:paraId="7211B02A" w14:textId="77777777" w:rsidR="00350773" w:rsidRDefault="00350773" w:rsidP="008A378B">
      <w:pPr>
        <w:pStyle w:val="footnote"/>
      </w:pPr>
      <w:r>
        <w:rPr>
          <w:rStyle w:val="FootnoteReference"/>
        </w:rPr>
        <w:footnoteRef/>
      </w:r>
      <w:r>
        <w:t xml:space="preserve"> Or “thankfully confess You with praise”</w:t>
      </w:r>
    </w:p>
  </w:footnote>
  <w:footnote w:id="892">
    <w:p w14:paraId="693B122B" w14:textId="28D696D4" w:rsidR="00350773" w:rsidRDefault="0035077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350773" w:rsidRDefault="00350773" w:rsidP="00A7333E">
      <w:pPr>
        <w:pStyle w:val="footnote"/>
      </w:pPr>
      <w:r>
        <w:rPr>
          <w:rStyle w:val="FootnoteReference"/>
        </w:rPr>
        <w:footnoteRef/>
      </w:r>
      <w:r>
        <w:t xml:space="preserve"> Latria</w:t>
      </w:r>
    </w:p>
  </w:footnote>
  <w:footnote w:id="894">
    <w:p w14:paraId="6A1BE515" w14:textId="5E13A526" w:rsidR="00350773" w:rsidRDefault="00350773" w:rsidP="00426715">
      <w:pPr>
        <w:pStyle w:val="footnote"/>
      </w:pPr>
      <w:r>
        <w:rPr>
          <w:rStyle w:val="FootnoteReference"/>
        </w:rPr>
        <w:footnoteRef/>
      </w:r>
      <w:r>
        <w:t xml:space="preserve"> Or, “Sing a hymn to Him, and exalt Him beyond measure unto the ages.”</w:t>
      </w:r>
    </w:p>
  </w:footnote>
  <w:footnote w:id="895">
    <w:p w14:paraId="68D0AB21" w14:textId="61EA66CA" w:rsidR="00350773" w:rsidRDefault="00350773" w:rsidP="00426715">
      <w:pPr>
        <w:pStyle w:val="footnote"/>
      </w:pPr>
      <w:r>
        <w:rPr>
          <w:rStyle w:val="FootnoteReference"/>
        </w:rPr>
        <w:footnoteRef/>
      </w:r>
      <w:r>
        <w:t xml:space="preserve"> This verse is lacking in the Greek.</w:t>
      </w:r>
    </w:p>
  </w:footnote>
  <w:footnote w:id="896">
    <w:p w14:paraId="26544D11" w14:textId="10502CC8" w:rsidR="00350773" w:rsidRDefault="00350773"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350773" w:rsidRDefault="00350773" w:rsidP="007757C9">
      <w:pPr>
        <w:pStyle w:val="footnote"/>
      </w:pPr>
      <w:r>
        <w:rPr>
          <w:rStyle w:val="FootnoteReference"/>
        </w:rPr>
        <w:footnoteRef/>
      </w:r>
      <w:r>
        <w:t xml:space="preserve"> Greek has “sea-monsters”</w:t>
      </w:r>
    </w:p>
  </w:footnote>
  <w:footnote w:id="898">
    <w:p w14:paraId="0ECD7B50" w14:textId="7593729A" w:rsidR="00350773" w:rsidRDefault="00350773" w:rsidP="007757C9">
      <w:pPr>
        <w:pStyle w:val="footnote"/>
      </w:pPr>
      <w:r>
        <w:rPr>
          <w:rStyle w:val="FootnoteReference"/>
        </w:rPr>
        <w:footnoteRef/>
      </w:r>
      <w:r>
        <w:t xml:space="preserve"> [] not found in Gk.</w:t>
      </w:r>
    </w:p>
  </w:footnote>
  <w:footnote w:id="899">
    <w:p w14:paraId="0A00818E" w14:textId="6F9A1D3E" w:rsidR="00350773" w:rsidRDefault="0035077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350773" w:rsidRDefault="0035077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350773" w:rsidRDefault="00350773" w:rsidP="003758F4">
      <w:pPr>
        <w:pStyle w:val="footnote"/>
      </w:pPr>
      <w:r>
        <w:rPr>
          <w:rStyle w:val="FootnoteReference"/>
        </w:rPr>
        <w:footnoteRef/>
      </w:r>
      <w:r>
        <w:t xml:space="preserve"> Or, “Sing a hymn to Him, and exalt Him beyond measure unto the ages.”</w:t>
      </w:r>
    </w:p>
  </w:footnote>
  <w:footnote w:id="902">
    <w:p w14:paraId="3AF01027" w14:textId="77777777" w:rsidR="00350773" w:rsidRDefault="00350773"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350773" w:rsidRDefault="00350773" w:rsidP="003758F4">
      <w:pPr>
        <w:pStyle w:val="footnote"/>
      </w:pPr>
      <w:r>
        <w:rPr>
          <w:rStyle w:val="FootnoteReference"/>
        </w:rPr>
        <w:footnoteRef/>
      </w:r>
      <w:r>
        <w:t xml:space="preserve"> [] not found in Gk.</w:t>
      </w:r>
    </w:p>
  </w:footnote>
  <w:footnote w:id="904">
    <w:p w14:paraId="3D357C32" w14:textId="77777777" w:rsidR="00350773" w:rsidRDefault="0035077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350773" w:rsidRDefault="0035077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350773" w:rsidRDefault="0035077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350773" w:rsidRPr="008D5F3D" w:rsidRDefault="00350773" w:rsidP="008D5F3D">
      <w:pPr>
        <w:pStyle w:val="footnote"/>
      </w:pPr>
      <w:r>
        <w:rPr>
          <w:rStyle w:val="FootnoteReference"/>
        </w:rPr>
        <w:footnoteRef/>
      </w:r>
      <w:r>
        <w:t xml:space="preserve"> [JS] Greek has “stars and light,” while Coptic has “stars of light”</w:t>
      </w:r>
    </w:p>
  </w:footnote>
  <w:footnote w:id="908">
    <w:p w14:paraId="6888EF75" w14:textId="7291EAAC" w:rsidR="00350773" w:rsidRDefault="00350773" w:rsidP="00A17656">
      <w:pPr>
        <w:pStyle w:val="footnote"/>
      </w:pPr>
      <w:r>
        <w:rPr>
          <w:rStyle w:val="FootnoteReference"/>
        </w:rPr>
        <w:footnoteRef/>
      </w:r>
      <w:r>
        <w:t xml:space="preserve"> [JS] Gk has “confession/praise of Him is in the earth and heaven”</w:t>
      </w:r>
    </w:p>
  </w:footnote>
  <w:footnote w:id="909">
    <w:p w14:paraId="0C9270F2" w14:textId="14BEF321" w:rsidR="00350773" w:rsidRDefault="00350773" w:rsidP="00A17656">
      <w:pPr>
        <w:pStyle w:val="footnote"/>
      </w:pPr>
      <w:r>
        <w:rPr>
          <w:rStyle w:val="FootnoteReference"/>
        </w:rPr>
        <w:footnoteRef/>
      </w:r>
      <w:r>
        <w:t xml:space="preserve"> [JS] literally, “And He will exalt the horn of His people”</w:t>
      </w:r>
    </w:p>
  </w:footnote>
  <w:footnote w:id="910">
    <w:p w14:paraId="2890F7AF" w14:textId="127DC52C" w:rsidR="00350773" w:rsidRDefault="00350773"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350773" w:rsidRDefault="00350773" w:rsidP="00680B91">
      <w:pPr>
        <w:pStyle w:val="footnote"/>
      </w:pPr>
      <w:r>
        <w:rPr>
          <w:rStyle w:val="FootnoteReference"/>
        </w:rPr>
        <w:footnoteRef/>
      </w:r>
      <w:r>
        <w:t xml:space="preserve"> Latria</w:t>
      </w:r>
    </w:p>
  </w:footnote>
  <w:footnote w:id="912">
    <w:p w14:paraId="690DC348" w14:textId="77777777" w:rsidR="00350773" w:rsidRDefault="0035077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350773" w:rsidRDefault="0035077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350773" w:rsidRDefault="0035077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350773" w:rsidRDefault="0035077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350773" w:rsidRDefault="0035077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350773" w:rsidRPr="00260CA9" w:rsidRDefault="0035077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350773" w:rsidRDefault="00350773"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350773" w:rsidRDefault="0035077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350773" w:rsidRDefault="0035077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350773" w:rsidRDefault="0035077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350773" w:rsidRDefault="0035077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350773" w:rsidRPr="00B021F8" w:rsidRDefault="0035077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350773" w:rsidRDefault="00350773"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350773" w:rsidRDefault="00350773">
      <w:pPr>
        <w:pStyle w:val="FootnoteText"/>
      </w:pPr>
      <w:r>
        <w:rPr>
          <w:rStyle w:val="FootnoteReference"/>
        </w:rPr>
        <w:footnoteRef/>
      </w:r>
      <w:r>
        <w:t xml:space="preserve"> Acts 7:60</w:t>
      </w:r>
    </w:p>
  </w:footnote>
  <w:footnote w:id="926">
    <w:p w14:paraId="66841CA4" w14:textId="77777777" w:rsidR="00350773" w:rsidRDefault="00350773"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350773" w:rsidRDefault="00350773"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350773" w:rsidRDefault="00350773">
      <w:pPr>
        <w:pStyle w:val="footnote"/>
        <w:rPr>
          <w:ins w:id="1175" w:author="Brett Slote" w:date="2011-07-21T19:13:00Z"/>
        </w:rPr>
        <w:pPrChange w:id="1176" w:author="Brett Slote" w:date="2011-07-21T20:05:00Z">
          <w:pPr>
            <w:pStyle w:val="FootnoteText"/>
          </w:pPr>
        </w:pPrChange>
      </w:pPr>
      <w:ins w:id="1177" w:author="Brett Slote" w:date="2011-07-21T19:13:00Z">
        <w:r>
          <w:rPr>
            <w:rStyle w:val="FootnoteReference"/>
          </w:rPr>
          <w:footnoteRef/>
        </w:r>
        <w:r>
          <w:t xml:space="preserve"> Numbers 12:7-8</w:t>
        </w:r>
      </w:ins>
    </w:p>
  </w:footnote>
  <w:footnote w:id="929">
    <w:p w14:paraId="7099EBEB" w14:textId="77777777" w:rsidR="00350773" w:rsidRDefault="00350773">
      <w:pPr>
        <w:pStyle w:val="footnote"/>
        <w:rPr>
          <w:ins w:id="1178" w:author="Brett Slote" w:date="2011-07-21T19:13:00Z"/>
        </w:rPr>
        <w:pPrChange w:id="1179" w:author="Brett Slote" w:date="2011-07-21T20:05:00Z">
          <w:pPr>
            <w:pStyle w:val="FootnoteText"/>
          </w:pPr>
        </w:pPrChange>
      </w:pPr>
      <w:ins w:id="1180" w:author="Brett Slote" w:date="2011-07-21T19:13:00Z">
        <w:r>
          <w:rPr>
            <w:rStyle w:val="FootnoteReference"/>
          </w:rPr>
          <w:footnoteRef/>
        </w:r>
        <w:r>
          <w:t xml:space="preserve"> Exodus 28:1</w:t>
        </w:r>
      </w:ins>
    </w:p>
  </w:footnote>
  <w:footnote w:id="930">
    <w:p w14:paraId="5BFC95F9" w14:textId="77777777" w:rsidR="00350773" w:rsidRDefault="00350773">
      <w:pPr>
        <w:pStyle w:val="footnote"/>
        <w:rPr>
          <w:ins w:id="1181" w:author="Brett Slote" w:date="2011-07-21T19:13:00Z"/>
        </w:rPr>
        <w:pPrChange w:id="1182" w:author="Brett Slote" w:date="2011-07-21T20:05:00Z">
          <w:pPr>
            <w:pStyle w:val="FootnoteText"/>
          </w:pPr>
        </w:pPrChange>
      </w:pPr>
      <w:ins w:id="1183" w:author="Brett Slote" w:date="2011-07-21T19:13:00Z">
        <w:r>
          <w:rPr>
            <w:rStyle w:val="FootnoteReference"/>
          </w:rPr>
          <w:footnoteRef/>
        </w:r>
        <w:r>
          <w:t xml:space="preserve"> Matthew 16:18</w:t>
        </w:r>
      </w:ins>
    </w:p>
  </w:footnote>
  <w:footnote w:id="931">
    <w:p w14:paraId="04125830" w14:textId="77777777" w:rsidR="00350773" w:rsidRDefault="00350773">
      <w:pPr>
        <w:pStyle w:val="footnote"/>
        <w:rPr>
          <w:ins w:id="1185" w:author="Brett Slote" w:date="2011-07-21T19:13:00Z"/>
        </w:rPr>
        <w:pPrChange w:id="1186" w:author="Brett Slote" w:date="2011-07-21T20:05:00Z">
          <w:pPr>
            <w:pStyle w:val="FootnoteText"/>
          </w:pPr>
        </w:pPrChange>
      </w:pPr>
      <w:ins w:id="1187" w:author="Brett Slote" w:date="2011-07-21T19:13:00Z">
        <w:r>
          <w:rPr>
            <w:rStyle w:val="FootnoteReference"/>
          </w:rPr>
          <w:footnoteRef/>
        </w:r>
        <w:r>
          <w:t xml:space="preserve"> Psalms 110:4, Hebrews 5:6,10</w:t>
        </w:r>
      </w:ins>
    </w:p>
  </w:footnote>
  <w:footnote w:id="932">
    <w:p w14:paraId="4ECDDE09" w14:textId="77777777" w:rsidR="00350773" w:rsidRDefault="0035077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350773" w:rsidRDefault="0035077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350773" w:rsidRDefault="00350773" w:rsidP="00C0205C">
      <w:pPr>
        <w:pStyle w:val="footnote"/>
      </w:pPr>
      <w:r>
        <w:rPr>
          <w:rStyle w:val="FootnoteReference"/>
          <w:rFonts w:eastAsiaTheme="majorEastAsia"/>
        </w:rPr>
        <w:footnoteRef/>
      </w:r>
      <w:r>
        <w:t xml:space="preserve"> Ps 72:10</w:t>
      </w:r>
    </w:p>
  </w:footnote>
  <w:footnote w:id="935">
    <w:p w14:paraId="73200F36" w14:textId="77777777" w:rsidR="00350773" w:rsidRDefault="00350773">
      <w:pPr>
        <w:pStyle w:val="FootnoteText"/>
      </w:pPr>
      <w:r>
        <w:rPr>
          <w:rStyle w:val="FootnoteReference"/>
        </w:rPr>
        <w:footnoteRef/>
      </w:r>
      <w:r>
        <w:t xml:space="preserve"> Pope Dioscorus can but substituted here to use this doxology on his feast.</w:t>
      </w:r>
    </w:p>
  </w:footnote>
  <w:footnote w:id="936">
    <w:p w14:paraId="6EE19208" w14:textId="77777777" w:rsidR="00350773" w:rsidRDefault="00350773" w:rsidP="008B74E6">
      <w:pPr>
        <w:pStyle w:val="footnote"/>
      </w:pPr>
      <w:r>
        <w:rPr>
          <w:rStyle w:val="FootnoteReference"/>
        </w:rPr>
        <w:footnoteRef/>
      </w:r>
      <w:r>
        <w:t xml:space="preserve"> Taken from Byzantine rite hymns in 2016.</w:t>
      </w:r>
    </w:p>
  </w:footnote>
  <w:footnote w:id="937">
    <w:p w14:paraId="10C81BCA" w14:textId="32EF878B" w:rsidR="00350773" w:rsidRDefault="00350773" w:rsidP="008B74E6">
      <w:pPr>
        <w:pStyle w:val="footnote"/>
      </w:pPr>
      <w:r>
        <w:rPr>
          <w:rStyle w:val="FootnoteReference"/>
        </w:rPr>
        <w:footnoteRef/>
      </w:r>
      <w:r>
        <w:t xml:space="preserve"> Taken from Byzantine rite hymns in 2016.</w:t>
      </w:r>
    </w:p>
  </w:footnote>
  <w:footnote w:id="938">
    <w:p w14:paraId="2FF46E46" w14:textId="77777777" w:rsidR="00350773" w:rsidRDefault="00350773" w:rsidP="003D4209">
      <w:pPr>
        <w:pStyle w:val="footnote"/>
      </w:pPr>
      <w:r>
        <w:rPr>
          <w:rStyle w:val="FootnoteReference"/>
        </w:rPr>
        <w:footnoteRef/>
      </w:r>
      <w:r>
        <w:t xml:space="preserve"> Dan 12:3</w:t>
      </w:r>
    </w:p>
  </w:footnote>
  <w:footnote w:id="939">
    <w:p w14:paraId="4F373D62" w14:textId="77777777" w:rsidR="00350773" w:rsidRDefault="00350773"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350773" w:rsidRDefault="00350773"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350773" w:rsidRDefault="00350773">
      <w:pPr>
        <w:pStyle w:val="FootnoteText"/>
      </w:pPr>
      <w:r>
        <w:rPr>
          <w:rStyle w:val="FootnoteReference"/>
        </w:rPr>
        <w:footnoteRef/>
      </w:r>
      <w:r>
        <w:t xml:space="preserve"> Rev 4:6</w:t>
      </w:r>
    </w:p>
  </w:footnote>
  <w:footnote w:id="942">
    <w:p w14:paraId="474C3AF6" w14:textId="77777777" w:rsidR="00350773" w:rsidRDefault="00350773" w:rsidP="00C14556">
      <w:pPr>
        <w:pStyle w:val="footnote"/>
        <w:rPr>
          <w:ins w:id="1295" w:author="Brett Slote" w:date="2011-07-19T15:43:00Z"/>
        </w:rPr>
      </w:pPr>
      <w:ins w:id="1296" w:author="Brett Slote" w:date="2011-07-19T15:43:00Z">
        <w:r>
          <w:rPr>
            <w:rStyle w:val="FootnoteReference"/>
          </w:rPr>
          <w:footnoteRef/>
        </w:r>
        <w:r>
          <w:t xml:space="preserve"> or supplications/intercessions</w:t>
        </w:r>
      </w:ins>
    </w:p>
  </w:footnote>
  <w:footnote w:id="943">
    <w:p w14:paraId="527ECCCD" w14:textId="77777777" w:rsidR="00350773" w:rsidRDefault="00350773">
      <w:pPr>
        <w:pStyle w:val="footnote"/>
        <w:rPr>
          <w:ins w:id="1297" w:author="Brett Slote" w:date="2011-07-19T15:43:00Z"/>
        </w:rPr>
        <w:pPrChange w:id="1298" w:author="Brett Slote" w:date="2011-07-21T19:56:00Z">
          <w:pPr>
            <w:pStyle w:val="FootnoteText"/>
          </w:pPr>
        </w:pPrChange>
      </w:pPr>
      <w:ins w:id="1299"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350773" w:rsidRDefault="00350773">
      <w:pPr>
        <w:pStyle w:val="footnote"/>
        <w:rPr>
          <w:ins w:id="1300" w:author="Brett Slote" w:date="2011-07-19T15:43:00Z"/>
          <w:rFonts w:ascii="Antonious" w:hAnsi="Antonious" w:cs="Antonious"/>
        </w:rPr>
        <w:pPrChange w:id="1301" w:author="Brett Slote" w:date="2011-07-21T19:56:00Z">
          <w:pPr>
            <w:widowControl w:val="0"/>
            <w:autoSpaceDE w:val="0"/>
            <w:autoSpaceDN w:val="0"/>
            <w:adjustRightInd w:val="0"/>
          </w:pPr>
        </w:pPrChange>
      </w:pPr>
      <w:ins w:id="130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350773" w:rsidRDefault="0035077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350773" w:rsidRDefault="00350773" w:rsidP="00E64404">
      <w:pPr>
        <w:pStyle w:val="footnote"/>
      </w:pPr>
      <w:r>
        <w:rPr>
          <w:rStyle w:val="FootnoteReference"/>
        </w:rPr>
        <w:footnoteRef/>
      </w:r>
      <w:r>
        <w:t xml:space="preserve"> Modified into the style of a Coptic Doxology from the Byzantine Rite hymns in 2016. </w:t>
      </w:r>
    </w:p>
  </w:footnote>
  <w:footnote w:id="947">
    <w:p w14:paraId="3B864A3D" w14:textId="77777777" w:rsidR="00350773" w:rsidRDefault="00350773" w:rsidP="00325E43">
      <w:pPr>
        <w:pStyle w:val="footnote"/>
      </w:pPr>
      <w:r>
        <w:rPr>
          <w:rStyle w:val="FootnoteReference"/>
        </w:rPr>
        <w:footnoteRef/>
      </w:r>
      <w:r>
        <w:t xml:space="preserve"> Modified into the style of a Coptic Doxology from the Byzantine Rite hymns in 2016. </w:t>
      </w:r>
    </w:p>
  </w:footnote>
  <w:footnote w:id="948">
    <w:p w14:paraId="0AAB833E" w14:textId="77777777" w:rsidR="00350773" w:rsidRDefault="00350773" w:rsidP="00935F13">
      <w:pPr>
        <w:pStyle w:val="footnote"/>
      </w:pPr>
      <w:r>
        <w:rPr>
          <w:rStyle w:val="FootnoteReference"/>
        </w:rPr>
        <w:footnoteRef/>
      </w:r>
      <w:r>
        <w:t xml:space="preserve"> Rev 4:4</w:t>
      </w:r>
    </w:p>
  </w:footnote>
  <w:footnote w:id="949">
    <w:p w14:paraId="70D69B5E" w14:textId="77777777" w:rsidR="00350773" w:rsidRDefault="00350773" w:rsidP="00935F13">
      <w:pPr>
        <w:pStyle w:val="footnote"/>
      </w:pPr>
      <w:r>
        <w:rPr>
          <w:rStyle w:val="FootnoteReference"/>
        </w:rPr>
        <w:footnoteRef/>
      </w:r>
      <w:r>
        <w:t xml:space="preserve"> Rev 5:8</w:t>
      </w:r>
    </w:p>
  </w:footnote>
  <w:footnote w:id="950">
    <w:p w14:paraId="741347AD" w14:textId="77777777" w:rsidR="00350773" w:rsidRDefault="00350773">
      <w:pPr>
        <w:pStyle w:val="footnote"/>
        <w:rPr>
          <w:ins w:id="1332" w:author="Brett Slote" w:date="2011-07-19T18:33:00Z"/>
        </w:rPr>
        <w:pPrChange w:id="1333" w:author="Brett Slote" w:date="2011-07-21T19:58:00Z">
          <w:pPr>
            <w:pStyle w:val="FootnoteText"/>
          </w:pPr>
        </w:pPrChange>
      </w:pPr>
      <w:ins w:id="1334" w:author="Brett Slote" w:date="2011-07-19T18:33:00Z">
        <w:r w:rsidRPr="00C96A85">
          <w:rPr>
            <w:rStyle w:val="FootnoteReference"/>
            <w:vertAlign w:val="baseline"/>
          </w:rPr>
          <w:footnoteRef/>
        </w:r>
        <w:r w:rsidRPr="00C96A85">
          <w:t xml:space="preserve"> Ephesians 6:11</w:t>
        </w:r>
      </w:ins>
      <w:r>
        <w:t xml:space="preserve"> </w:t>
      </w:r>
      <w:ins w:id="1335" w:author="Brett Slote" w:date="2011-07-19T18:33:00Z">
        <w:r w:rsidRPr="00C96A85">
          <w:t>(Literally: “all the girding”)</w:t>
        </w:r>
      </w:ins>
    </w:p>
  </w:footnote>
  <w:footnote w:id="951">
    <w:p w14:paraId="22B1B2A8" w14:textId="77777777" w:rsidR="00350773" w:rsidRDefault="00350773">
      <w:pPr>
        <w:pStyle w:val="footnote"/>
        <w:rPr>
          <w:ins w:id="1338" w:author="Brett Slote" w:date="2011-07-19T18:34:00Z"/>
        </w:rPr>
        <w:pPrChange w:id="1339" w:author="Brett Slote" w:date="2011-07-21T19:58:00Z">
          <w:pPr>
            <w:pStyle w:val="FootnoteText"/>
          </w:pPr>
        </w:pPrChange>
      </w:pPr>
      <w:ins w:id="1340" w:author="Brett Slote" w:date="2011-07-19T18:34:00Z">
        <w:r>
          <w:rPr>
            <w:rStyle w:val="FootnoteReference"/>
          </w:rPr>
          <w:footnoteRef/>
        </w:r>
        <w:r>
          <w:t xml:space="preserve"> Col 3:1</w:t>
        </w:r>
      </w:ins>
    </w:p>
  </w:footnote>
  <w:footnote w:id="952">
    <w:p w14:paraId="2F80CBFF" w14:textId="77777777" w:rsidR="00350773" w:rsidRDefault="00350773" w:rsidP="00F4564C">
      <w:pPr>
        <w:pStyle w:val="footnote"/>
      </w:pPr>
      <w:r>
        <w:rPr>
          <w:rStyle w:val="FootnoteReference"/>
        </w:rPr>
        <w:footnoteRef/>
      </w:r>
      <w:r>
        <w:t xml:space="preserve"> Modified into the style of a Coptic Doxology from the Byzantine Rite hymns in 2016. </w:t>
      </w:r>
    </w:p>
  </w:footnote>
  <w:footnote w:id="953">
    <w:p w14:paraId="0F21DE2B" w14:textId="77777777" w:rsidR="00350773" w:rsidRDefault="00350773" w:rsidP="00F4564C">
      <w:pPr>
        <w:pStyle w:val="footnote"/>
      </w:pPr>
      <w:r>
        <w:rPr>
          <w:rStyle w:val="FootnoteReference"/>
        </w:rPr>
        <w:footnoteRef/>
      </w:r>
      <w:r>
        <w:t xml:space="preserve"> Modified into the style of a Coptic Doxology from the Byzantine Rite hymns in 2016. </w:t>
      </w:r>
    </w:p>
  </w:footnote>
  <w:footnote w:id="954">
    <w:p w14:paraId="26B5BB59"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55">
    <w:p w14:paraId="515A7079" w14:textId="77777777" w:rsidR="00350773" w:rsidRDefault="0035077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6">
    <w:p w14:paraId="11CE8A3A" w14:textId="77777777" w:rsidR="00350773" w:rsidRDefault="0035077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7">
    <w:p w14:paraId="40B3C553" w14:textId="77777777" w:rsidR="00350773" w:rsidRDefault="0035077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8">
    <w:p w14:paraId="161FA5C9" w14:textId="726A1A97" w:rsidR="00350773" w:rsidRDefault="0035077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9">
    <w:p w14:paraId="5727BFD3" w14:textId="77777777" w:rsidR="00350773" w:rsidRDefault="0035077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0">
    <w:p w14:paraId="5AA889F2" w14:textId="77777777" w:rsidR="00350773" w:rsidRDefault="00350773">
      <w:pPr>
        <w:pStyle w:val="footnote"/>
        <w:rPr>
          <w:ins w:id="1390" w:author="Brett Slote" w:date="2011-07-21T19:00:00Z"/>
        </w:rPr>
        <w:pPrChange w:id="1391" w:author="Brett Slote" w:date="2011-07-21T20:03:00Z">
          <w:pPr>
            <w:pStyle w:val="FootnoteText"/>
          </w:pPr>
        </w:pPrChange>
      </w:pPr>
      <w:ins w:id="1392" w:author="Brett Slote" w:date="2011-07-21T19:00:00Z">
        <w:r>
          <w:rPr>
            <w:rStyle w:val="FootnoteReference"/>
          </w:rPr>
          <w:footnoteRef/>
        </w:r>
        <w:r>
          <w:t xml:space="preserve"> Need to do some research into the name of this man in English</w:t>
        </w:r>
      </w:ins>
    </w:p>
  </w:footnote>
  <w:footnote w:id="961">
    <w:p w14:paraId="6E951873"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62">
    <w:p w14:paraId="76640201"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63">
    <w:p w14:paraId="392B3FA1"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64">
    <w:p w14:paraId="4DD173AD" w14:textId="50F9B05A" w:rsidR="00350773" w:rsidRDefault="00350773" w:rsidP="00B52F78">
      <w:pPr>
        <w:pStyle w:val="footnote"/>
      </w:pPr>
      <w:r>
        <w:rPr>
          <w:rStyle w:val="FootnoteReference"/>
        </w:rPr>
        <w:footnoteRef/>
      </w:r>
      <w:r>
        <w:t xml:space="preserve"> Though not found on the Coptic Calendar, as one of the 318 gathered at Nicaea, it is fitting to venerate St. Spyridon.</w:t>
      </w:r>
    </w:p>
  </w:footnote>
  <w:footnote w:id="965">
    <w:p w14:paraId="539218C4"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66">
    <w:p w14:paraId="1E132703" w14:textId="77777777" w:rsidR="00350773" w:rsidRDefault="00350773" w:rsidP="00D94D36">
      <w:pPr>
        <w:pStyle w:val="footnote"/>
      </w:pPr>
      <w:r>
        <w:rPr>
          <w:rStyle w:val="FootnoteReference"/>
        </w:rPr>
        <w:footnoteRef/>
      </w:r>
      <w:r>
        <w:t xml:space="preserve"> Modified into the style of a Coptic Doxology from the Byzantine Rite hymns in 2016. </w:t>
      </w:r>
    </w:p>
  </w:footnote>
  <w:footnote w:id="967">
    <w:p w14:paraId="0EC0EB26" w14:textId="77777777" w:rsidR="00350773" w:rsidRDefault="0035077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68">
    <w:p w14:paraId="1A09C94E" w14:textId="77777777" w:rsidR="00350773" w:rsidRDefault="00350773" w:rsidP="00073003">
      <w:pPr>
        <w:pStyle w:val="footnote"/>
      </w:pPr>
      <w:r>
        <w:rPr>
          <w:rStyle w:val="FootnoteReference"/>
        </w:rPr>
        <w:footnoteRef/>
      </w:r>
      <w:r>
        <w:t xml:space="preserve"> Revelation 7:2</w:t>
      </w:r>
    </w:p>
  </w:footnote>
  <w:footnote w:id="969">
    <w:p w14:paraId="047C672B" w14:textId="77777777" w:rsidR="00350773" w:rsidRDefault="00350773" w:rsidP="00073003">
      <w:pPr>
        <w:pStyle w:val="footnote"/>
      </w:pPr>
      <w:r>
        <w:rPr>
          <w:rStyle w:val="FootnoteReference"/>
        </w:rPr>
        <w:footnoteRef/>
      </w:r>
      <w:r>
        <w:t xml:space="preserve"> Revelation 7:3</w:t>
      </w:r>
    </w:p>
  </w:footnote>
  <w:footnote w:id="970">
    <w:p w14:paraId="338E8815" w14:textId="77777777" w:rsidR="00350773" w:rsidRDefault="0035077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71">
    <w:p w14:paraId="7E074E97" w14:textId="77777777" w:rsidR="00350773" w:rsidRDefault="00350773" w:rsidP="00BC160E">
      <w:pPr>
        <w:pStyle w:val="footnote"/>
      </w:pPr>
      <w:r>
        <w:rPr>
          <w:rStyle w:val="FootnoteReference"/>
        </w:rPr>
        <w:footnoteRef/>
      </w:r>
      <w:r>
        <w:t xml:space="preserve"> John 13:25</w:t>
      </w:r>
    </w:p>
  </w:footnote>
  <w:footnote w:id="972">
    <w:p w14:paraId="0E087572" w14:textId="27E962C9" w:rsidR="00350773" w:rsidRDefault="0035077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73">
    <w:p w14:paraId="795EE333" w14:textId="77777777" w:rsidR="00350773" w:rsidRDefault="00350773" w:rsidP="00B53E05">
      <w:pPr>
        <w:pStyle w:val="footnote"/>
      </w:pPr>
      <w:r>
        <w:rPr>
          <w:rStyle w:val="FootnoteReference"/>
        </w:rPr>
        <w:footnoteRef/>
      </w:r>
      <w:r>
        <w:t xml:space="preserve"> Normally reserved for the Theotokos.</w:t>
      </w:r>
    </w:p>
  </w:footnote>
  <w:footnote w:id="974">
    <w:p w14:paraId="483F0E8B" w14:textId="77777777" w:rsidR="00350773" w:rsidRDefault="00350773" w:rsidP="00B53E05">
      <w:pPr>
        <w:pStyle w:val="footnote"/>
      </w:pPr>
      <w:r>
        <w:rPr>
          <w:rStyle w:val="FootnoteReference"/>
        </w:rPr>
        <w:footnoteRef/>
      </w:r>
      <w:r>
        <w:t xml:space="preserve"> The law of righteousness, not the Law of the Old Covenant.</w:t>
      </w:r>
    </w:p>
  </w:footnote>
  <w:footnote w:id="975">
    <w:p w14:paraId="361DBD71" w14:textId="77777777" w:rsidR="00350773" w:rsidRDefault="00350773" w:rsidP="00662600">
      <w:pPr>
        <w:pStyle w:val="footnote"/>
      </w:pPr>
      <w:r>
        <w:rPr>
          <w:rStyle w:val="FootnoteReference"/>
        </w:rPr>
        <w:footnoteRef/>
      </w:r>
      <w:r>
        <w:t xml:space="preserve"> Or image</w:t>
      </w:r>
    </w:p>
  </w:footnote>
  <w:footnote w:id="976">
    <w:p w14:paraId="2DF974D0" w14:textId="77777777" w:rsidR="00350773" w:rsidRDefault="00350773">
      <w:pPr>
        <w:pStyle w:val="footnote"/>
        <w:rPr>
          <w:ins w:id="1499" w:author="Brett Slote" w:date="2011-07-21T18:57:00Z"/>
        </w:rPr>
        <w:pPrChange w:id="1500" w:author="Brett Slote" w:date="2011-07-21T20:03:00Z">
          <w:pPr>
            <w:pStyle w:val="FootnoteText"/>
          </w:pPr>
        </w:pPrChange>
      </w:pPr>
      <w:ins w:id="1501" w:author="Brett Slote" w:date="2011-07-21T18:57:00Z">
        <w:r>
          <w:rPr>
            <w:rStyle w:val="FootnoteReference"/>
          </w:rPr>
          <w:footnoteRef/>
        </w:r>
        <w:r>
          <w:t xml:space="preserve"> Colossians 3:14</w:t>
        </w:r>
      </w:ins>
    </w:p>
  </w:footnote>
  <w:footnote w:id="977">
    <w:p w14:paraId="371983D9" w14:textId="0B3CAEFE" w:rsidR="00350773" w:rsidRDefault="00350773" w:rsidP="006035EE">
      <w:pPr>
        <w:pStyle w:val="footnote"/>
      </w:pPr>
      <w:r>
        <w:rPr>
          <w:rStyle w:val="FootnoteReference"/>
        </w:rPr>
        <w:footnoteRef/>
      </w:r>
      <w:r>
        <w:t xml:space="preserve"> Composed in A.D. 2016 in English for St. George’s Ministry to the British people.</w:t>
      </w:r>
    </w:p>
  </w:footnote>
  <w:footnote w:id="978">
    <w:p w14:paraId="56032475" w14:textId="77777777" w:rsidR="00350773" w:rsidRDefault="00350773" w:rsidP="00E22010">
      <w:pPr>
        <w:pStyle w:val="footnote"/>
      </w:pPr>
      <w:r>
        <w:rPr>
          <w:rStyle w:val="FootnoteReference"/>
        </w:rPr>
        <w:footnoteRef/>
      </w:r>
      <w:r>
        <w:t xml:space="preserve"> 2 Tim 4:7</w:t>
      </w:r>
    </w:p>
  </w:footnote>
  <w:footnote w:id="979">
    <w:p w14:paraId="519A6EA0" w14:textId="77777777" w:rsidR="00350773" w:rsidRDefault="00350773" w:rsidP="00E22010">
      <w:pPr>
        <w:pStyle w:val="footnote"/>
      </w:pPr>
      <w:r>
        <w:rPr>
          <w:rStyle w:val="FootnoteReference"/>
        </w:rPr>
        <w:footnoteRef/>
      </w:r>
      <w:r>
        <w:t xml:space="preserve"> 2 Tim 4:8</w:t>
      </w:r>
    </w:p>
  </w:footnote>
  <w:footnote w:id="980">
    <w:p w14:paraId="2C92CCF6" w14:textId="77777777" w:rsidR="00350773" w:rsidRDefault="00350773" w:rsidP="001779C0">
      <w:pPr>
        <w:pStyle w:val="footnote"/>
      </w:pPr>
      <w:r>
        <w:rPr>
          <w:rStyle w:val="FootnoteReference"/>
        </w:rPr>
        <w:footnoteRef/>
      </w:r>
      <w:r>
        <w:t xml:space="preserve"> Composed in Coptic and Arabic by H.G. Bishop Demetrius of Malawi circa A.D. 2000.</w:t>
      </w:r>
    </w:p>
  </w:footnote>
  <w:footnote w:id="981">
    <w:p w14:paraId="16CDD53B" w14:textId="77777777" w:rsidR="00350773" w:rsidRDefault="0035077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82">
    <w:p w14:paraId="717A066E" w14:textId="77777777" w:rsidR="00350773" w:rsidRDefault="00350773">
      <w:pPr>
        <w:pStyle w:val="footnote"/>
        <w:rPr>
          <w:ins w:id="1564" w:author="Brett Slote" w:date="2011-07-21T18:45:00Z"/>
        </w:rPr>
        <w:pPrChange w:id="1565" w:author="Brett Slote" w:date="2011-07-21T20:01:00Z">
          <w:pPr>
            <w:pStyle w:val="FootnoteText"/>
          </w:pPr>
        </w:pPrChange>
      </w:pPr>
      <w:ins w:id="1566" w:author="Brett Slote" w:date="2011-07-21T18:45:00Z">
        <w:r>
          <w:rPr>
            <w:rStyle w:val="FootnoteReference"/>
          </w:rPr>
          <w:footnoteRef/>
        </w:r>
        <w:r>
          <w:t xml:space="preserve"> Daniel 12:3</w:t>
        </w:r>
      </w:ins>
    </w:p>
  </w:footnote>
  <w:footnote w:id="983">
    <w:p w14:paraId="7155AD88" w14:textId="77777777" w:rsidR="00350773" w:rsidRDefault="00350773">
      <w:pPr>
        <w:pStyle w:val="footnote"/>
        <w:rPr>
          <w:ins w:id="1567" w:author="Brett Slote" w:date="2011-07-21T18:46:00Z"/>
        </w:rPr>
        <w:pPrChange w:id="1568" w:author="Brett Slote" w:date="2011-07-21T20:01:00Z">
          <w:pPr>
            <w:pStyle w:val="FootnoteText"/>
          </w:pPr>
        </w:pPrChange>
      </w:pPr>
      <w:ins w:id="1569" w:author="Brett Slote" w:date="2011-07-21T18:46:00Z">
        <w:r>
          <w:rPr>
            <w:rStyle w:val="FootnoteReference"/>
          </w:rPr>
          <w:footnoteRef/>
        </w:r>
        <w:r>
          <w:t xml:space="preserve"> Literally: all you monastic folk</w:t>
        </w:r>
      </w:ins>
    </w:p>
  </w:footnote>
  <w:footnote w:id="984">
    <w:p w14:paraId="7EEF391B" w14:textId="77777777" w:rsidR="00350773" w:rsidRDefault="00350773">
      <w:pPr>
        <w:pStyle w:val="FootnoteText"/>
      </w:pPr>
      <w:r>
        <w:rPr>
          <w:rStyle w:val="FootnoteReference"/>
        </w:rPr>
        <w:footnoteRef/>
      </w:r>
      <w:r>
        <w:t xml:space="preserve"> Published by Abouna Matta El-Maskeen of St. Macarius’ Monastery.</w:t>
      </w:r>
    </w:p>
  </w:footnote>
  <w:footnote w:id="985">
    <w:p w14:paraId="6BC2BFA9" w14:textId="77777777" w:rsidR="00350773" w:rsidRDefault="0035077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86">
    <w:p w14:paraId="3A6EC701" w14:textId="77777777" w:rsidR="00350773" w:rsidRDefault="00350773" w:rsidP="00670C79">
      <w:pPr>
        <w:pStyle w:val="footnote"/>
      </w:pPr>
      <w:r>
        <w:rPr>
          <w:rStyle w:val="FootnoteReference"/>
        </w:rPr>
        <w:footnoteRef/>
      </w:r>
      <w:r>
        <w:t xml:space="preserve"> Modern day Ethiopia and Eritrea.</w:t>
      </w:r>
    </w:p>
  </w:footnote>
  <w:footnote w:id="987">
    <w:p w14:paraId="46D5577E" w14:textId="77777777" w:rsidR="00350773" w:rsidRDefault="00350773" w:rsidP="0047441D">
      <w:pPr>
        <w:pStyle w:val="footnote"/>
      </w:pPr>
      <w:r>
        <w:rPr>
          <w:rStyle w:val="FootnoteReference"/>
        </w:rPr>
        <w:footnoteRef/>
      </w:r>
      <w:r>
        <w:t xml:space="preserve"> St. F</w:t>
      </w:r>
      <w:r w:rsidRPr="006422C6">
        <w:t>rumentius</w:t>
      </w:r>
      <w:r>
        <w:t>, whom the Ethiopians called “Abune Selama.”</w:t>
      </w:r>
    </w:p>
  </w:footnote>
  <w:footnote w:id="988">
    <w:p w14:paraId="2F5E6ED4" w14:textId="52CEBBCB" w:rsidR="00350773" w:rsidRDefault="00350773" w:rsidP="00BD2B3F">
      <w:pPr>
        <w:pStyle w:val="footnote"/>
      </w:pPr>
      <w:r>
        <w:rPr>
          <w:rStyle w:val="FootnoteReference"/>
        </w:rPr>
        <w:footnoteRef/>
      </w:r>
      <w:r>
        <w:t xml:space="preserve"> Adapted from the hymn of St. Severus of Antioch, in 2015 in English.</w:t>
      </w:r>
    </w:p>
  </w:footnote>
  <w:footnote w:id="989">
    <w:p w14:paraId="018A465B" w14:textId="77777777" w:rsidR="00350773" w:rsidRDefault="00350773">
      <w:pPr>
        <w:pStyle w:val="footnote"/>
        <w:rPr>
          <w:ins w:id="1656" w:author="Brett Slote" w:date="2011-07-21T19:11:00Z"/>
        </w:rPr>
        <w:pPrChange w:id="1657" w:author="Brett Slote" w:date="2011-07-21T20:05:00Z">
          <w:pPr>
            <w:pStyle w:val="FootnoteText"/>
          </w:pPr>
        </w:pPrChange>
      </w:pPr>
      <w:ins w:id="1658" w:author="Brett Slote" w:date="2011-07-21T19:11:00Z">
        <w:r>
          <w:rPr>
            <w:rStyle w:val="FootnoteReference"/>
          </w:rPr>
          <w:footnoteRef/>
        </w:r>
        <w:r>
          <w:t xml:space="preserve"> Psalm 41:1</w:t>
        </w:r>
      </w:ins>
    </w:p>
  </w:footnote>
  <w:footnote w:id="990">
    <w:p w14:paraId="30B9D2C6" w14:textId="77777777" w:rsidR="00350773" w:rsidRDefault="0035077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91">
    <w:p w14:paraId="63D7B4DE" w14:textId="77777777" w:rsidR="00350773" w:rsidRDefault="0035077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92">
    <w:p w14:paraId="6542A42A" w14:textId="77777777" w:rsidR="00350773" w:rsidRDefault="0035077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93">
    <w:p w14:paraId="48A0DCFD" w14:textId="77777777" w:rsidR="00350773" w:rsidRDefault="00350773" w:rsidP="006D27E4">
      <w:pPr>
        <w:pStyle w:val="Footnote0"/>
      </w:pPr>
      <w:r>
        <w:rPr>
          <w:rStyle w:val="FootnoteReference"/>
        </w:rPr>
        <w:footnoteRef/>
      </w:r>
      <w:r>
        <w:t xml:space="preserve"> In modern day Libya</w:t>
      </w:r>
    </w:p>
  </w:footnote>
  <w:footnote w:id="994">
    <w:p w14:paraId="5E4AA7CE" w14:textId="77777777" w:rsidR="00350773" w:rsidRDefault="00350773">
      <w:pPr>
        <w:pStyle w:val="footnote"/>
        <w:rPr>
          <w:ins w:id="1683" w:author="Brett Slote" w:date="2011-07-21T18:49:00Z"/>
        </w:rPr>
        <w:pPrChange w:id="1684" w:author="Brett Slote" w:date="2011-07-21T20:02:00Z">
          <w:pPr>
            <w:pStyle w:val="FootnoteText"/>
          </w:pPr>
        </w:pPrChange>
      </w:pPr>
      <w:ins w:id="1685" w:author="Brett Slote" w:date="2011-07-21T18:49:00Z">
        <w:r>
          <w:rPr>
            <w:rStyle w:val="FootnoteReference"/>
          </w:rPr>
          <w:footnoteRef/>
        </w:r>
        <w:r>
          <w:t xml:space="preserve"> Note that </w:t>
        </w:r>
        <w:r w:rsidRPr="003A78C2">
          <w:rPr>
            <w:rFonts w:ascii="CS Avva Shenouda" w:hAnsi="CS Avva Shenouda"/>
            <w:rPrChange w:id="1686" w:author="Brett Slote" w:date="2011-07-21T20:02:00Z">
              <w:rPr>
                <w:rFonts w:ascii="Antonious Normal" w:hAnsi="Antonious Normal"/>
              </w:rPr>
            </w:rPrChange>
          </w:rPr>
          <w:t>twou</w:t>
        </w:r>
        <w:r>
          <w:t xml:space="preserve"> is used as mountain and desert interchangeably in Coptic monastic literature</w:t>
        </w:r>
      </w:ins>
    </w:p>
  </w:footnote>
  <w:footnote w:id="995">
    <w:p w14:paraId="71147821" w14:textId="77777777" w:rsidR="00350773" w:rsidRDefault="00350773">
      <w:pPr>
        <w:pStyle w:val="footnote"/>
        <w:rPr>
          <w:ins w:id="1687" w:author="Brett Slote" w:date="2011-07-21T18:50:00Z"/>
        </w:rPr>
        <w:pPrChange w:id="1688" w:author="Brett Slote" w:date="2011-07-21T20:02:00Z">
          <w:pPr>
            <w:pStyle w:val="FootnoteText"/>
          </w:pPr>
        </w:pPrChange>
      </w:pPr>
      <w:ins w:id="1689" w:author="Brett Slote" w:date="2011-07-21T18:50:00Z">
        <w:r>
          <w:rPr>
            <w:rStyle w:val="FootnoteReference"/>
          </w:rPr>
          <w:footnoteRef/>
        </w:r>
        <w:r>
          <w:t xml:space="preserve"> US book has “travails of torment” – but it’s not possessive.</w:t>
        </w:r>
      </w:ins>
    </w:p>
  </w:footnote>
  <w:footnote w:id="996">
    <w:p w14:paraId="39517237" w14:textId="77777777" w:rsidR="00350773" w:rsidRDefault="00350773">
      <w:pPr>
        <w:pStyle w:val="footnote"/>
        <w:rPr>
          <w:ins w:id="1690" w:author="Brett Slote" w:date="2011-07-21T18:49:00Z"/>
        </w:rPr>
        <w:pPrChange w:id="1691" w:author="Brett Slote" w:date="2011-07-21T20:02:00Z">
          <w:pPr>
            <w:pStyle w:val="FootnoteText"/>
          </w:pPr>
        </w:pPrChange>
      </w:pPr>
      <w:ins w:id="1692" w:author="Brett Slote" w:date="2011-07-21T18:49:00Z">
        <w:r>
          <w:rPr>
            <w:rStyle w:val="FootnoteReference"/>
          </w:rPr>
          <w:footnoteRef/>
        </w:r>
        <w:r>
          <w:t xml:space="preserve"> 1 Peter 1:4</w:t>
        </w:r>
      </w:ins>
    </w:p>
  </w:footnote>
  <w:footnote w:id="997">
    <w:p w14:paraId="049774F0" w14:textId="77777777" w:rsidR="00350773" w:rsidRDefault="00350773" w:rsidP="00E77C68">
      <w:pPr>
        <w:pStyle w:val="footnote"/>
      </w:pPr>
      <w:r>
        <w:rPr>
          <w:rStyle w:val="FootnoteReference"/>
        </w:rPr>
        <w:footnoteRef/>
      </w:r>
      <w:r>
        <w:t xml:space="preserve"> The Coptic has “Three names, one God,” which is the heresy of modalism, and certainly was not said at Ephesus.</w:t>
      </w:r>
    </w:p>
  </w:footnote>
  <w:footnote w:id="998">
    <w:p w14:paraId="416DBD35" w14:textId="77777777" w:rsidR="00350773" w:rsidRDefault="00350773" w:rsidP="00E77C68">
      <w:pPr>
        <w:pStyle w:val="footnote"/>
      </w:pPr>
      <w:r>
        <w:rPr>
          <w:rStyle w:val="FootnoteReference"/>
        </w:rPr>
        <w:footnoteRef/>
      </w:r>
      <w:r>
        <w:t xml:space="preserve"> This line is heretical.</w:t>
      </w:r>
    </w:p>
  </w:footnote>
  <w:footnote w:id="999">
    <w:p w14:paraId="2A005F90" w14:textId="77777777" w:rsidR="00350773" w:rsidRDefault="00350773">
      <w:pPr>
        <w:pStyle w:val="footnote"/>
        <w:rPr>
          <w:ins w:id="1727" w:author="Brett Slote" w:date="2011-07-21T18:55:00Z"/>
        </w:rPr>
        <w:pPrChange w:id="1728" w:author="Brett Slote" w:date="2011-07-21T20:02:00Z">
          <w:pPr>
            <w:pStyle w:val="FootnoteText"/>
          </w:pPr>
        </w:pPrChange>
      </w:pPr>
      <w:ins w:id="1729" w:author="Brett Slote" w:date="2011-07-21T18:55:00Z">
        <w:r>
          <w:rPr>
            <w:rStyle w:val="FootnoteReference"/>
          </w:rPr>
          <w:footnoteRef/>
        </w:r>
        <w:r>
          <w:t xml:space="preserve"> Hallow or consecrate – this was, according to a tradition, when he formerly became an archimandrite</w:t>
        </w:r>
      </w:ins>
    </w:p>
  </w:footnote>
  <w:footnote w:id="1000">
    <w:p w14:paraId="6B5EF1D3" w14:textId="77777777" w:rsidR="00350773" w:rsidRDefault="00350773">
      <w:pPr>
        <w:pStyle w:val="footnote"/>
        <w:rPr>
          <w:ins w:id="1735" w:author="Brett Slote" w:date="2011-07-21T18:52:00Z"/>
        </w:rPr>
        <w:pPrChange w:id="1736" w:author="Brett Slote" w:date="2011-07-21T20:02:00Z">
          <w:pPr/>
        </w:pPrChange>
      </w:pPr>
      <w:ins w:id="1737" w:author="Brett Slote" w:date="2011-07-21T18:52:00Z">
        <w:r w:rsidRPr="00FB36D8">
          <w:rPr>
            <w:rStyle w:val="FootnoteReference"/>
            <w:vertAlign w:val="baseline"/>
          </w:rPr>
          <w:footnoteRef/>
        </w:r>
        <w:r w:rsidRPr="00FB36D8">
          <w:t xml:space="preserve"> This line is literally “because the hope of the good”</w:t>
        </w:r>
      </w:ins>
    </w:p>
  </w:footnote>
  <w:footnote w:id="1001">
    <w:p w14:paraId="347015AD" w14:textId="77777777" w:rsidR="00350773" w:rsidRPr="00A20ACC" w:rsidRDefault="00350773">
      <w:pPr>
        <w:pStyle w:val="footnote"/>
        <w:rPr>
          <w:ins w:id="1738" w:author="Brett Slote" w:date="2011-07-21T18:52:00Z"/>
          <w:rFonts w:ascii="CS Avva Shenouda" w:hAnsi="CS Avva Shenouda"/>
          <w:color w:val="FF0000"/>
          <w:rPrChange w:id="1739" w:author="Brett Slote" w:date="2011-07-21T20:02:00Z">
            <w:rPr>
              <w:ins w:id="1740" w:author="Brett Slote" w:date="2011-07-21T18:52:00Z"/>
              <w:color w:val="FF0000"/>
            </w:rPr>
          </w:rPrChange>
        </w:rPr>
        <w:pPrChange w:id="1741" w:author="Brett Slote" w:date="2011-07-21T20:02:00Z">
          <w:pPr/>
        </w:pPrChange>
      </w:pPr>
      <w:ins w:id="1742" w:author="Brett Slote" w:date="2011-07-21T18:52:00Z">
        <w:r w:rsidRPr="00FB36D8">
          <w:rPr>
            <w:rStyle w:val="FootnoteReference"/>
            <w:vertAlign w:val="baseline"/>
          </w:rPr>
          <w:footnoteRef/>
        </w:r>
        <w:r w:rsidRPr="00FB36D8">
          <w:t xml:space="preserve"> </w:t>
        </w:r>
        <w:r w:rsidRPr="003A78C2">
          <w:rPr>
            <w:rPrChange w:id="1743" w:author="Brett Slote" w:date="2011-07-21T20:02:00Z">
              <w:rPr>
                <w:rFonts w:ascii="Antonious Normal" w:hAnsi="Antonious Normal"/>
                <w:color w:val="FF0000"/>
              </w:rPr>
            </w:rPrChange>
          </w:rPr>
          <w:t>qen hanhwd/ nem han'almoc</w:t>
        </w:r>
      </w:ins>
    </w:p>
  </w:footnote>
  <w:footnote w:id="1002">
    <w:p w14:paraId="4AFC6896" w14:textId="77777777" w:rsidR="00350773" w:rsidRDefault="00350773">
      <w:pPr>
        <w:pStyle w:val="FootnoteText"/>
      </w:pPr>
      <w:r>
        <w:rPr>
          <w:rStyle w:val="FootnoteReference"/>
        </w:rPr>
        <w:footnoteRef/>
      </w:r>
      <w:r>
        <w:t xml:space="preserve"> Matthew 1:20</w:t>
      </w:r>
    </w:p>
  </w:footnote>
  <w:footnote w:id="1003">
    <w:p w14:paraId="0E9CA519" w14:textId="77777777" w:rsidR="00350773" w:rsidRDefault="00350773" w:rsidP="00662A48">
      <w:pPr>
        <w:pStyle w:val="footnote"/>
      </w:pPr>
      <w:r>
        <w:rPr>
          <w:rStyle w:val="FootnoteReference"/>
          <w:rFonts w:eastAsiaTheme="majorEastAsia"/>
        </w:rPr>
        <w:footnoteRef/>
      </w:r>
      <w:r>
        <w:t xml:space="preserve"> All-holy</w:t>
      </w:r>
    </w:p>
  </w:footnote>
  <w:footnote w:id="1004">
    <w:p w14:paraId="50451B0F" w14:textId="77777777" w:rsidR="00350773" w:rsidRDefault="00350773">
      <w:pPr>
        <w:pStyle w:val="footnote"/>
        <w:rPr>
          <w:ins w:id="1812" w:author="Brett Slote" w:date="2011-07-21T19:04:00Z"/>
        </w:rPr>
        <w:pPrChange w:id="1813" w:author="Brett Slote" w:date="2011-07-21T20:04:00Z">
          <w:pPr>
            <w:pStyle w:val="FootnoteText"/>
          </w:pPr>
        </w:pPrChange>
      </w:pPr>
      <w:ins w:id="1814" w:author="Brett Slote" w:date="2011-07-21T19:04:00Z">
        <w:r>
          <w:rPr>
            <w:rStyle w:val="FootnoteReference"/>
          </w:rPr>
          <w:footnoteRef/>
        </w:r>
        <w:r>
          <w:t xml:space="preserve"> literal is disregarded</w:t>
        </w:r>
      </w:ins>
    </w:p>
  </w:footnote>
  <w:footnote w:id="1005">
    <w:p w14:paraId="28760F43" w14:textId="77777777" w:rsidR="00350773" w:rsidRDefault="00350773" w:rsidP="00513E2D">
      <w:pPr>
        <w:pStyle w:val="footnote"/>
      </w:pPr>
      <w:r>
        <w:rPr>
          <w:rStyle w:val="FootnoteReference"/>
        </w:rPr>
        <w:footnoteRef/>
      </w:r>
      <w:r>
        <w:t xml:space="preserve"> Fr. Athanasius has “My soul shall make her boast in the Lord”</w:t>
      </w:r>
    </w:p>
  </w:footnote>
  <w:footnote w:id="1006">
    <w:p w14:paraId="54344E7C" w14:textId="77777777" w:rsidR="00350773" w:rsidRDefault="00350773" w:rsidP="00513E2D">
      <w:pPr>
        <w:pStyle w:val="footnote"/>
      </w:pPr>
      <w:r>
        <w:rPr>
          <w:rStyle w:val="FootnoteReference"/>
        </w:rPr>
        <w:footnoteRef/>
      </w:r>
      <w:r>
        <w:t xml:space="preserve"> 2 Sam. 6:2 (LXX).</w:t>
      </w:r>
    </w:p>
  </w:footnote>
  <w:footnote w:id="1007">
    <w:p w14:paraId="75B3E062" w14:textId="77777777" w:rsidR="00350773" w:rsidRDefault="00350773" w:rsidP="00513E2D">
      <w:pPr>
        <w:pStyle w:val="footnote"/>
      </w:pPr>
      <w:r>
        <w:rPr>
          <w:rStyle w:val="FootnoteReference"/>
        </w:rPr>
        <w:footnoteRef/>
      </w:r>
      <w:r>
        <w:t xml:space="preserve"> [JS] or “appear” or “reveal Yourself”</w:t>
      </w:r>
    </w:p>
  </w:footnote>
  <w:footnote w:id="1008">
    <w:p w14:paraId="10B3FAAD" w14:textId="77777777" w:rsidR="00350773" w:rsidRDefault="00350773" w:rsidP="00513E2D">
      <w:pPr>
        <w:pStyle w:val="footnote"/>
      </w:pPr>
      <w:r>
        <w:rPr>
          <w:rStyle w:val="FootnoteReference"/>
        </w:rPr>
        <w:footnoteRef/>
      </w:r>
      <w:r>
        <w:t xml:space="preserve"> [JS] or “reveal Your face”.</w:t>
      </w:r>
    </w:p>
  </w:footnote>
  <w:footnote w:id="1009">
    <w:p w14:paraId="63A4880D" w14:textId="77777777" w:rsidR="00350773" w:rsidRPr="004A3E27" w:rsidRDefault="00350773"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10">
    <w:p w14:paraId="3A044652" w14:textId="77777777" w:rsidR="00350773" w:rsidRDefault="00350773" w:rsidP="00513E2D">
      <w:pPr>
        <w:pStyle w:val="footnote"/>
      </w:pPr>
      <w:r>
        <w:rPr>
          <w:rStyle w:val="FootnoteReference"/>
        </w:rPr>
        <w:footnoteRef/>
      </w:r>
      <w:r>
        <w:t xml:space="preserve"> [JS] literally “do obeisance”, i.e. “bow down to”</w:t>
      </w:r>
    </w:p>
  </w:footnote>
  <w:footnote w:id="1011">
    <w:p w14:paraId="510A8B55" w14:textId="77777777" w:rsidR="00350773" w:rsidRPr="004A3E27" w:rsidRDefault="00350773"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2">
    <w:p w14:paraId="1C902A07" w14:textId="77777777" w:rsidR="00350773" w:rsidRDefault="00350773" w:rsidP="00513E2D">
      <w:pPr>
        <w:pStyle w:val="footnote"/>
      </w:pPr>
      <w:r>
        <w:rPr>
          <w:rStyle w:val="FootnoteReference"/>
        </w:rPr>
        <w:footnoteRef/>
      </w:r>
      <w:r>
        <w:t xml:space="preserve"> [JS] or “beautifully situated”</w:t>
      </w:r>
    </w:p>
  </w:footnote>
  <w:footnote w:id="1013">
    <w:p w14:paraId="61A90277" w14:textId="77777777" w:rsidR="00350773" w:rsidRPr="004A3E27" w:rsidRDefault="00350773"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14">
    <w:p w14:paraId="2BD08AB7" w14:textId="77777777" w:rsidR="00350773" w:rsidRDefault="00350773"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5">
    <w:p w14:paraId="7A664F24" w14:textId="77777777" w:rsidR="00350773" w:rsidRDefault="00350773" w:rsidP="00513E2D">
      <w:pPr>
        <w:pStyle w:val="footnote"/>
      </w:pPr>
      <w:r>
        <w:rPr>
          <w:rStyle w:val="FootnoteReference"/>
        </w:rPr>
        <w:footnoteRef/>
      </w:r>
      <w:r>
        <w:t xml:space="preserve"> [JS] or “Mother Zion will say,”</w:t>
      </w:r>
    </w:p>
  </w:footnote>
  <w:footnote w:id="1016">
    <w:p w14:paraId="41F70EEA" w14:textId="77777777" w:rsidR="00350773" w:rsidRDefault="00350773" w:rsidP="00513E2D">
      <w:pPr>
        <w:pStyle w:val="footnote"/>
      </w:pPr>
      <w:r>
        <w:rPr>
          <w:rStyle w:val="FootnoteReference"/>
        </w:rPr>
        <w:footnoteRef/>
      </w:r>
      <w:r>
        <w:t xml:space="preserve"> [JS] Coptic has, “that a man and a man dwelt in her”</w:t>
      </w:r>
    </w:p>
  </w:footnote>
  <w:footnote w:id="1017">
    <w:p w14:paraId="3E040425" w14:textId="77777777" w:rsidR="00350773" w:rsidRDefault="00350773" w:rsidP="00513E2D">
      <w:pPr>
        <w:pStyle w:val="footnote"/>
      </w:pPr>
      <w:r>
        <w:rPr>
          <w:rStyle w:val="FootnoteReference"/>
        </w:rPr>
        <w:footnoteRef/>
      </w:r>
      <w:r>
        <w:t xml:space="preserve"> [JS] or “messengers”</w:t>
      </w:r>
    </w:p>
  </w:footnote>
  <w:footnote w:id="1018">
    <w:p w14:paraId="3B1FD0D0" w14:textId="77777777" w:rsidR="00350773" w:rsidRDefault="00350773" w:rsidP="00513E2D">
      <w:pPr>
        <w:pStyle w:val="footnote"/>
      </w:pPr>
      <w:r>
        <w:rPr>
          <w:rStyle w:val="FootnoteReference"/>
        </w:rPr>
        <w:footnoteRef/>
      </w:r>
      <w:r>
        <w:t xml:space="preserve"> [JS] Fr. Lazarus has “servants”</w:t>
      </w:r>
    </w:p>
  </w:footnote>
  <w:footnote w:id="1019">
    <w:p w14:paraId="4E9A9F71" w14:textId="77777777" w:rsidR="00350773" w:rsidRDefault="00350773" w:rsidP="00513E2D">
      <w:pPr>
        <w:pStyle w:val="footnote"/>
      </w:pPr>
      <w:r>
        <w:rPr>
          <w:rStyle w:val="FootnoteReference"/>
        </w:rPr>
        <w:footnoteRef/>
      </w:r>
      <w:r>
        <w:t xml:space="preserve"> Heb. 1:7; Ezek. 1:14; 2 Esdras 8:22.</w:t>
      </w:r>
    </w:p>
  </w:footnote>
  <w:footnote w:id="1020">
    <w:p w14:paraId="1CE390C3" w14:textId="77777777" w:rsidR="00350773" w:rsidRDefault="00350773" w:rsidP="00513E2D">
      <w:pPr>
        <w:pStyle w:val="footnote"/>
      </w:pPr>
      <w:r>
        <w:rPr>
          <w:rStyle w:val="FootnoteReference"/>
        </w:rPr>
        <w:footnoteRef/>
      </w:r>
      <w:r>
        <w:t xml:space="preserve"> [JS] or “makes the clouds His chariot”</w:t>
      </w:r>
    </w:p>
  </w:footnote>
  <w:footnote w:id="1021">
    <w:p w14:paraId="61355318" w14:textId="77777777" w:rsidR="00350773" w:rsidRDefault="00350773" w:rsidP="00513E2D">
      <w:pPr>
        <w:pStyle w:val="footnote"/>
      </w:pPr>
      <w:r>
        <w:rPr>
          <w:rStyle w:val="FootnoteReference"/>
        </w:rPr>
        <w:footnoteRef/>
      </w:r>
      <w:r>
        <w:t xml:space="preserve"> [JS] “do obeisance”, elsewhere rendered “worship’, but referring to the physical act.</w:t>
      </w:r>
    </w:p>
  </w:footnote>
  <w:footnote w:id="1022">
    <w:p w14:paraId="55C199C8" w14:textId="77777777" w:rsidR="00350773" w:rsidRDefault="00350773" w:rsidP="00513E2D">
      <w:pPr>
        <w:pStyle w:val="footnote"/>
      </w:pPr>
      <w:r>
        <w:rPr>
          <w:rStyle w:val="FootnoteReference"/>
        </w:rPr>
        <w:footnoteRef/>
      </w:r>
      <w:r>
        <w:t xml:space="preserve"> [JS] lit. day to day</w:t>
      </w:r>
    </w:p>
  </w:footnote>
  <w:footnote w:id="1023">
    <w:p w14:paraId="7F35743B" w14:textId="77777777" w:rsidR="00350773" w:rsidRPr="004A3E27" w:rsidRDefault="00350773" w:rsidP="00513E2D">
      <w:pPr>
        <w:pStyle w:val="footnote"/>
      </w:pPr>
      <w:r w:rsidRPr="004A3E27">
        <w:rPr>
          <w:rStyle w:val="FootnoteReference"/>
        </w:rPr>
        <w:footnoteRef/>
      </w:r>
      <w:r w:rsidRPr="004A3E27">
        <w:t xml:space="preserve"> Luke 4:32.</w:t>
      </w:r>
    </w:p>
  </w:footnote>
  <w:footnote w:id="1024">
    <w:p w14:paraId="40B8EED3" w14:textId="77777777" w:rsidR="00350773" w:rsidRDefault="00350773" w:rsidP="00513E2D">
      <w:pPr>
        <w:pStyle w:val="footnote"/>
      </w:pPr>
      <w:r>
        <w:rPr>
          <w:rStyle w:val="FootnoteReference"/>
        </w:rPr>
        <w:footnoteRef/>
      </w:r>
      <w:r>
        <w:t xml:space="preserve"> [JS] or “give thanks to”. “Thankfully confess with praise”</w:t>
      </w:r>
    </w:p>
  </w:footnote>
  <w:footnote w:id="1025">
    <w:p w14:paraId="11AEE401" w14:textId="77777777" w:rsidR="00350773" w:rsidRDefault="00350773" w:rsidP="00513E2D">
      <w:pPr>
        <w:pStyle w:val="footnote"/>
      </w:pPr>
      <w:r>
        <w:rPr>
          <w:rStyle w:val="FootnoteReference"/>
        </w:rPr>
        <w:footnoteRef/>
      </w:r>
      <w:r>
        <w:t xml:space="preserve"> [JS] literally, “holy ones.”</w:t>
      </w:r>
    </w:p>
  </w:footnote>
  <w:footnote w:id="1026">
    <w:p w14:paraId="7D6DBB8C" w14:textId="77777777" w:rsidR="00350773" w:rsidRDefault="00350773" w:rsidP="00513E2D">
      <w:pPr>
        <w:pStyle w:val="footnote"/>
      </w:pPr>
      <w:r>
        <w:rPr>
          <w:rStyle w:val="FootnoteReference"/>
        </w:rPr>
        <w:footnoteRef/>
      </w:r>
      <w:r>
        <w:t xml:space="preserve"> </w:t>
      </w:r>
      <w:r w:rsidRPr="00DC02D9">
        <w:rPr>
          <w:i/>
        </w:rPr>
        <w:t>Or:</w:t>
      </w:r>
      <w:r>
        <w:t xml:space="preserve"> costly (Wisdom 1:13-16).</w:t>
      </w:r>
    </w:p>
  </w:footnote>
  <w:footnote w:id="1027">
    <w:p w14:paraId="75C0EB1C" w14:textId="77777777" w:rsidR="00350773" w:rsidRDefault="00350773" w:rsidP="00513E2D">
      <w:pPr>
        <w:pStyle w:val="footnote"/>
      </w:pPr>
      <w:r>
        <w:rPr>
          <w:rStyle w:val="FootnoteReference"/>
        </w:rPr>
        <w:footnoteRef/>
      </w:r>
      <w:r>
        <w:t xml:space="preserve"> [JS] litearlly, “slave”.</w:t>
      </w:r>
    </w:p>
  </w:footnote>
  <w:footnote w:id="1028">
    <w:p w14:paraId="050877C1" w14:textId="77777777" w:rsidR="00350773" w:rsidRPr="004A3E27" w:rsidRDefault="00350773" w:rsidP="00513E2D">
      <w:pPr>
        <w:pStyle w:val="footnote"/>
      </w:pPr>
      <w:r w:rsidRPr="004A3E27">
        <w:rPr>
          <w:rStyle w:val="FootnoteReference"/>
        </w:rPr>
        <w:footnoteRef/>
      </w:r>
      <w:r w:rsidRPr="004A3E27">
        <w:t xml:space="preserve"> </w:t>
      </w:r>
      <w:r>
        <w:t>cf</w:t>
      </w:r>
      <w:r w:rsidRPr="004A3E27">
        <w:t>. Rev. 19:11-16.</w:t>
      </w:r>
    </w:p>
  </w:footnote>
  <w:footnote w:id="1029">
    <w:p w14:paraId="30E6CDDA" w14:textId="77777777" w:rsidR="00350773" w:rsidRDefault="00350773" w:rsidP="00513E2D">
      <w:pPr>
        <w:pStyle w:val="footnote"/>
      </w:pPr>
      <w:r>
        <w:rPr>
          <w:rStyle w:val="FootnoteReference"/>
        </w:rPr>
        <w:footnoteRef/>
      </w:r>
      <w:r>
        <w:t xml:space="preserve"> dragon: </w:t>
      </w:r>
      <w:r w:rsidRPr="0090411D">
        <w:rPr>
          <w:i/>
        </w:rPr>
        <w:t>or</w:t>
      </w:r>
      <w:r>
        <w:t xml:space="preserve"> serpent.</w:t>
      </w:r>
    </w:p>
  </w:footnote>
  <w:footnote w:id="1030">
    <w:p w14:paraId="2173FA84" w14:textId="77777777" w:rsidR="00350773" w:rsidRDefault="00350773"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31">
    <w:p w14:paraId="795E5704" w14:textId="77777777" w:rsidR="00350773" w:rsidRDefault="00350773" w:rsidP="00513E2D">
      <w:pPr>
        <w:pStyle w:val="footnote"/>
      </w:pPr>
      <w:r>
        <w:rPr>
          <w:rStyle w:val="FootnoteReference"/>
        </w:rPr>
        <w:footnoteRef/>
      </w:r>
      <w:r>
        <w:t xml:space="preserve"> House—Home, Family, Church, Kingdom: where God’s will is done (1 Tim. 3:15; Heb. 3:2-6; Lk. 2:49; Mt. 6:10).</w:t>
      </w:r>
    </w:p>
  </w:footnote>
  <w:footnote w:id="1032">
    <w:p w14:paraId="333D3615" w14:textId="77777777" w:rsidR="00350773" w:rsidRDefault="00350773" w:rsidP="00513E2D">
      <w:pPr>
        <w:pStyle w:val="footnote"/>
      </w:pPr>
      <w:r>
        <w:rPr>
          <w:rStyle w:val="FootnoteReference"/>
        </w:rPr>
        <w:footnoteRef/>
      </w:r>
      <w:r>
        <w:t xml:space="preserve"> [JS] or, “boast”</w:t>
      </w:r>
    </w:p>
  </w:footnote>
  <w:footnote w:id="1033">
    <w:p w14:paraId="4E508065" w14:textId="77777777" w:rsidR="00350773" w:rsidRPr="004A3E27" w:rsidRDefault="00350773" w:rsidP="00513E2D">
      <w:pPr>
        <w:pStyle w:val="footnote"/>
      </w:pPr>
      <w:r w:rsidRPr="004A3E27">
        <w:rPr>
          <w:rStyle w:val="FootnoteReference"/>
        </w:rPr>
        <w:footnoteRef/>
      </w:r>
      <w:r w:rsidRPr="004A3E27">
        <w:t xml:space="preserve"> Man is made for happiness, fruit of grace, forgiveness, right relations, holiness.</w:t>
      </w:r>
    </w:p>
  </w:footnote>
  <w:footnote w:id="1034">
    <w:p w14:paraId="015A8873" w14:textId="77777777" w:rsidR="00350773" w:rsidRDefault="00350773" w:rsidP="00513E2D">
      <w:pPr>
        <w:pStyle w:val="footnote"/>
      </w:pPr>
      <w:r>
        <w:rPr>
          <w:rStyle w:val="FootnoteReference"/>
        </w:rPr>
        <w:footnoteRef/>
      </w:r>
      <w:r>
        <w:t xml:space="preserve"> [JS] Fr. Lazarus renders “repent” as “change His mind”</w:t>
      </w:r>
    </w:p>
  </w:footnote>
  <w:footnote w:id="1035">
    <w:p w14:paraId="09314A85" w14:textId="77777777" w:rsidR="00350773" w:rsidRDefault="00350773" w:rsidP="00513E2D">
      <w:pPr>
        <w:pStyle w:val="footnote"/>
      </w:pPr>
      <w:r>
        <w:rPr>
          <w:rStyle w:val="FootnoteReference"/>
        </w:rPr>
        <w:footnoteRef/>
      </w:r>
      <w:r>
        <w:t xml:space="preserve"> Heb. 7:21.</w:t>
      </w:r>
    </w:p>
  </w:footnote>
  <w:footnote w:id="1036">
    <w:p w14:paraId="43048046" w14:textId="77777777" w:rsidR="00350773" w:rsidRPr="004A3E27" w:rsidRDefault="00350773"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7">
    <w:p w14:paraId="1EB9C600" w14:textId="77777777" w:rsidR="00350773" w:rsidRPr="004A3E27" w:rsidRDefault="00350773" w:rsidP="00513E2D">
      <w:pPr>
        <w:pStyle w:val="footnote"/>
      </w:pPr>
      <w:r w:rsidRPr="004A3E27">
        <w:rPr>
          <w:rStyle w:val="FootnoteReference"/>
        </w:rPr>
        <w:footnoteRef/>
      </w:r>
      <w:r w:rsidRPr="004A3E27">
        <w:t xml:space="preserve"> </w:t>
      </w:r>
      <w:r>
        <w:t>Cf</w:t>
      </w:r>
      <w:r w:rsidRPr="004A3E27">
        <w:t>. Isaiah 40:11; John 10:11.</w:t>
      </w:r>
    </w:p>
  </w:footnote>
  <w:footnote w:id="1038">
    <w:p w14:paraId="57EDB196" w14:textId="77777777" w:rsidR="00350773" w:rsidRDefault="00350773" w:rsidP="00513E2D">
      <w:pPr>
        <w:pStyle w:val="footnote"/>
      </w:pPr>
      <w:r>
        <w:rPr>
          <w:rStyle w:val="FootnoteReference"/>
        </w:rPr>
        <w:footnoteRef/>
      </w:r>
      <w:r>
        <w:t xml:space="preserve"> ‘mercies of the Lord’: </w:t>
      </w:r>
      <w:r w:rsidRPr="00B246C1">
        <w:rPr>
          <w:i/>
        </w:rPr>
        <w:t>or</w:t>
      </w:r>
      <w:r>
        <w:t>, the Lord’s love.</w:t>
      </w:r>
    </w:p>
  </w:footnote>
  <w:footnote w:id="1039">
    <w:p w14:paraId="54C29B30" w14:textId="77777777" w:rsidR="00350773" w:rsidRDefault="00350773" w:rsidP="00513E2D">
      <w:pPr>
        <w:pStyle w:val="footnote"/>
      </w:pPr>
      <w:r>
        <w:rPr>
          <w:rStyle w:val="FootnoteReference"/>
        </w:rPr>
        <w:footnoteRef/>
      </w:r>
      <w:r>
        <w:t xml:space="preserve"> This column is the version abridged by Fr. Athanasius Iskander.</w:t>
      </w:r>
    </w:p>
  </w:footnote>
  <w:footnote w:id="1040">
    <w:p w14:paraId="48C85628" w14:textId="77777777" w:rsidR="00350773" w:rsidRDefault="00350773"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41">
    <w:p w14:paraId="489E0E94" w14:textId="77777777" w:rsidR="00350773" w:rsidRDefault="00350773" w:rsidP="00513E2D">
      <w:pPr>
        <w:pStyle w:val="footnote"/>
      </w:pPr>
      <w:r>
        <w:rPr>
          <w:rStyle w:val="FootnoteReference"/>
        </w:rPr>
        <w:footnoteRef/>
      </w:r>
      <w:r>
        <w:t xml:space="preserve"> Here Fr. Athanasius Iskander replaces the remainder with a short conclusion based on the ending of the First Canticle.</w:t>
      </w:r>
    </w:p>
  </w:footnote>
  <w:footnote w:id="1042">
    <w:p w14:paraId="72A219A1" w14:textId="77777777" w:rsidR="00350773" w:rsidRDefault="00350773" w:rsidP="00513E2D">
      <w:pPr>
        <w:pStyle w:val="footnote"/>
      </w:pPr>
      <w:r>
        <w:rPr>
          <w:rStyle w:val="FootnoteReference"/>
        </w:rPr>
        <w:footnoteRef/>
      </w:r>
      <w:r>
        <w:t xml:space="preserve"> Verses marked with (*) appear in the abridged version of Fr. Athanasius Iskander</w:t>
      </w:r>
    </w:p>
  </w:footnote>
  <w:footnote w:id="1043">
    <w:p w14:paraId="4FBE3BD6" w14:textId="77777777" w:rsidR="00350773" w:rsidRDefault="00350773"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4">
    <w:p w14:paraId="500A4E71" w14:textId="77777777" w:rsidR="00350773" w:rsidRDefault="00350773" w:rsidP="00513E2D">
      <w:pPr>
        <w:pStyle w:val="footnote"/>
      </w:pPr>
      <w:r>
        <w:rPr>
          <w:rStyle w:val="FootnoteReference"/>
        </w:rPr>
        <w:footnoteRef/>
      </w:r>
      <w:r>
        <w:t xml:space="preserve"> Clearly a late addition given the Roman Catholic ecclesiology, foreign to Orthodoxy, found in these verses.</w:t>
      </w:r>
    </w:p>
  </w:footnote>
  <w:footnote w:id="1045">
    <w:p w14:paraId="36702CC1" w14:textId="77777777" w:rsidR="00350773" w:rsidRDefault="00350773" w:rsidP="00513E2D">
      <w:pPr>
        <w:pStyle w:val="footnote"/>
      </w:pPr>
      <w:r>
        <w:rPr>
          <w:rStyle w:val="FootnoteReference"/>
        </w:rPr>
        <w:footnoteRef/>
      </w:r>
      <w:r>
        <w:t xml:space="preserve"> Meaning of “o-ti eros tattis etenhoot” unclear.</w:t>
      </w:r>
    </w:p>
  </w:footnote>
  <w:footnote w:id="1046">
    <w:p w14:paraId="062BDCC1" w14:textId="77777777" w:rsidR="00350773" w:rsidRDefault="00350773">
      <w:pPr>
        <w:pStyle w:val="FootnoteText"/>
      </w:pPr>
      <w:r>
        <w:rPr>
          <w:rStyle w:val="FootnoteReference"/>
        </w:rPr>
        <w:footnoteRef/>
      </w:r>
      <w:r>
        <w:t xml:space="preserve"> Ps 8:2</w:t>
      </w:r>
    </w:p>
  </w:footnote>
  <w:footnote w:id="1047">
    <w:p w14:paraId="5BC08478" w14:textId="77777777" w:rsidR="00350773" w:rsidRPr="000C76BB" w:rsidRDefault="0035077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48">
    <w:p w14:paraId="03A6DDD1" w14:textId="77777777" w:rsidR="00350773" w:rsidRDefault="00350773">
      <w:pPr>
        <w:pStyle w:val="FootnoteText"/>
      </w:pPr>
      <w:r>
        <w:rPr>
          <w:rStyle w:val="FootnoteReference"/>
        </w:rPr>
        <w:footnoteRef/>
      </w:r>
      <w:r>
        <w:t xml:space="preserve"> Matthew 28:6</w:t>
      </w:r>
    </w:p>
  </w:footnote>
  <w:footnote w:id="1049">
    <w:p w14:paraId="339855D2" w14:textId="77777777" w:rsidR="00350773" w:rsidRDefault="00350773">
      <w:pPr>
        <w:pStyle w:val="FootnoteText"/>
      </w:pPr>
      <w:r>
        <w:rPr>
          <w:rStyle w:val="FootnoteReference"/>
        </w:rPr>
        <w:footnoteRef/>
      </w:r>
      <w:r>
        <w:t xml:space="preserve"> Matthew 28:7,6</w:t>
      </w:r>
    </w:p>
  </w:footnote>
  <w:footnote w:id="1050">
    <w:p w14:paraId="76212A49" w14:textId="77777777" w:rsidR="00350773" w:rsidRDefault="00350773">
      <w:pPr>
        <w:pStyle w:val="FootnoteText"/>
      </w:pPr>
      <w:r>
        <w:rPr>
          <w:rStyle w:val="FootnoteReference"/>
        </w:rPr>
        <w:footnoteRef/>
      </w:r>
      <w:r>
        <w:t xml:space="preserve"> Matthew 28:7</w:t>
      </w:r>
    </w:p>
  </w:footnote>
  <w:footnote w:id="1051">
    <w:p w14:paraId="716019EB" w14:textId="77777777" w:rsidR="00350773" w:rsidRDefault="00350773">
      <w:pPr>
        <w:pStyle w:val="FootnoteText"/>
      </w:pPr>
      <w:r>
        <w:rPr>
          <w:rStyle w:val="FootnoteReference"/>
        </w:rPr>
        <w:footnoteRef/>
      </w:r>
      <w:r>
        <w:t xml:space="preserve"> John 20:27</w:t>
      </w:r>
    </w:p>
  </w:footnote>
  <w:footnote w:id="1052">
    <w:p w14:paraId="0ECF3FB0" w14:textId="77777777" w:rsidR="00350773" w:rsidRDefault="00350773">
      <w:pPr>
        <w:pStyle w:val="FootnoteText"/>
      </w:pPr>
      <w:r>
        <w:rPr>
          <w:rStyle w:val="FootnoteReference"/>
        </w:rPr>
        <w:footnoteRef/>
      </w:r>
      <w:r>
        <w:t xml:space="preserve"> John 20:28</w:t>
      </w:r>
    </w:p>
  </w:footnote>
  <w:footnote w:id="1053">
    <w:p w14:paraId="3FCB0B65" w14:textId="77777777" w:rsidR="00350773" w:rsidRDefault="00350773">
      <w:pPr>
        <w:pStyle w:val="FootnoteText"/>
      </w:pPr>
      <w:r>
        <w:rPr>
          <w:rStyle w:val="FootnoteReference"/>
        </w:rPr>
        <w:footnoteRef/>
      </w:r>
      <w:r>
        <w:t xml:space="preserve"> John 20:29</w:t>
      </w:r>
    </w:p>
  </w:footnote>
  <w:footnote w:id="1054">
    <w:p w14:paraId="6B80EDF7" w14:textId="77777777" w:rsidR="00350773" w:rsidRDefault="00350773">
      <w:pPr>
        <w:pStyle w:val="FootnoteText"/>
      </w:pPr>
      <w:r>
        <w:rPr>
          <w:rStyle w:val="FootnoteReference"/>
        </w:rPr>
        <w:footnoteRef/>
      </w:r>
      <w:r>
        <w:t xml:space="preserve"> John 20:29</w:t>
      </w:r>
    </w:p>
  </w:footnote>
  <w:footnote w:id="1055">
    <w:p w14:paraId="3D721105" w14:textId="77777777" w:rsidR="00350773" w:rsidRDefault="00350773"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56">
    <w:p w14:paraId="5C03BEB6" w14:textId="77777777" w:rsidR="00350773" w:rsidRDefault="00350773" w:rsidP="00513E2D">
      <w:pPr>
        <w:pStyle w:val="footnote"/>
      </w:pPr>
      <w:r>
        <w:rPr>
          <w:rStyle w:val="FootnoteReference"/>
        </w:rPr>
        <w:footnoteRef/>
      </w:r>
      <w:r>
        <w:t xml:space="preserve"> From Paoni 12 to Paopi 19: “Bless the waters of the river this year”.</w:t>
      </w:r>
    </w:p>
    <w:p w14:paraId="16B83A6A" w14:textId="77777777" w:rsidR="00350773" w:rsidRDefault="00350773" w:rsidP="00513E2D">
      <w:pPr>
        <w:pStyle w:val="footnote"/>
      </w:pPr>
      <w:r>
        <w:t>From Paopi 10 to Tobi 10: “Bless the herbs and the plants”.</w:t>
      </w:r>
    </w:p>
    <w:p w14:paraId="34A5B65F" w14:textId="77777777" w:rsidR="00350773" w:rsidRDefault="00350773"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2DFB841D" w:rsidR="00350773" w:rsidRPr="00E00D27" w:rsidRDefault="0035077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04CAA">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50773" w:rsidRPr="00E00D27" w:rsidRDefault="00350773" w:rsidP="00686912">
    <w:pPr>
      <w:pStyle w:val="Header"/>
      <w:jc w:val="center"/>
      <w:rPr>
        <w:sz w:val="20"/>
        <w:szCs w:val="20"/>
      </w:rPr>
    </w:pPr>
  </w:p>
  <w:p w14:paraId="022704DA" w14:textId="77777777" w:rsidR="00350773" w:rsidRPr="00686912" w:rsidRDefault="0035077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350773" w:rsidRPr="00E00D27" w:rsidRDefault="0035077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688C9DBC" w:rsidR="00350773" w:rsidRPr="00E00D27" w:rsidRDefault="0035077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04CAA">
      <w:rPr>
        <w:noProof/>
        <w:sz w:val="20"/>
        <w:szCs w:val="20"/>
      </w:rPr>
      <w:t>The Midnight Praise</w:t>
    </w:r>
    <w:r>
      <w:rPr>
        <w:sz w:val="20"/>
        <w:szCs w:val="20"/>
      </w:rPr>
      <w:fldChar w:fldCharType="end"/>
    </w:r>
  </w:p>
  <w:p w14:paraId="0D77CDA8" w14:textId="77777777" w:rsidR="00350773" w:rsidRPr="00E00D27" w:rsidRDefault="00350773"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2A3ABAC" w:rsidR="00350773" w:rsidRPr="00E00D27" w:rsidRDefault="0035077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44F84">
      <w:rPr>
        <w:noProof/>
        <w:sz w:val="20"/>
        <w:szCs w:val="20"/>
      </w:rPr>
      <w:t>The Second Canticle</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5B0E2C1" w:rsidR="00350773" w:rsidRPr="00E00D27" w:rsidRDefault="0035077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44F84">
      <w:rPr>
        <w:noProof/>
        <w:sz w:val="20"/>
        <w:szCs w:val="20"/>
      </w:rPr>
      <w:t>The Canticles</w:t>
    </w:r>
    <w:r w:rsidRPr="00E00D27">
      <w:rPr>
        <w:sz w:val="20"/>
        <w:szCs w:val="20"/>
      </w:rPr>
      <w:fldChar w:fldCharType="end"/>
    </w:r>
  </w:p>
  <w:p w14:paraId="48CF3F9A" w14:textId="245E316D" w:rsidR="00350773" w:rsidRPr="00686912" w:rsidRDefault="00350773"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50773" w:rsidRPr="00686912" w:rsidRDefault="00350773"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76F59554" w:rsidR="00350773" w:rsidRPr="00E00D27" w:rsidRDefault="0035077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44F84">
      <w:rPr>
        <w:noProof/>
        <w:sz w:val="20"/>
        <w:szCs w:val="20"/>
      </w:rPr>
      <w:t>The Doxology for a Hierarch Who is Present</w:t>
    </w:r>
    <w:r w:rsidRPr="00E00D27">
      <w:rPr>
        <w:sz w:val="20"/>
        <w:szCs w:val="20"/>
      </w:rPr>
      <w:fldChar w:fldCharType="end"/>
    </w:r>
  </w:p>
  <w:p w14:paraId="0BA9A7AA" w14:textId="77777777" w:rsidR="00350773" w:rsidRPr="00686912" w:rsidRDefault="0035077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350773" w:rsidRPr="00E00D27" w:rsidRDefault="0035077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E5C22">
      <w:rPr>
        <w:noProof/>
        <w:sz w:val="20"/>
        <w:szCs w:val="20"/>
      </w:rPr>
      <w:t>Prayer for the Church</w:t>
    </w:r>
    <w:r w:rsidRPr="00E00D27">
      <w:rPr>
        <w:sz w:val="20"/>
        <w:szCs w:val="20"/>
      </w:rPr>
      <w:fldChar w:fldCharType="end"/>
    </w:r>
  </w:p>
  <w:p w14:paraId="6EBDE8BD" w14:textId="77777777" w:rsidR="00350773" w:rsidRPr="00686912" w:rsidRDefault="0035077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50773" w:rsidRPr="00E00D27" w:rsidRDefault="00350773"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29E0"/>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39A"/>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1D8DF-A14C-D94D-95D9-E98B01B3990E}">
  <ds:schemaRefs>
    <ds:schemaRef ds:uri="http://schemas.openxmlformats.org/officeDocument/2006/bibliography"/>
  </ds:schemaRefs>
</ds:datastoreItem>
</file>

<file path=customXml/itemProps2.xml><?xml version="1.0" encoding="utf-8"?>
<ds:datastoreItem xmlns:ds="http://schemas.openxmlformats.org/officeDocument/2006/customXml" ds:itemID="{2D0685AE-A61B-464B-983A-AC1FD2325EFD}">
  <ds:schemaRefs>
    <ds:schemaRef ds:uri="http://schemas.openxmlformats.org/officeDocument/2006/bibliography"/>
  </ds:schemaRefs>
</ds:datastoreItem>
</file>

<file path=customXml/itemProps3.xml><?xml version="1.0" encoding="utf-8"?>
<ds:datastoreItem xmlns:ds="http://schemas.openxmlformats.org/officeDocument/2006/customXml" ds:itemID="{7DD8F30F-8B28-4446-BC7D-AB4D95B6E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32076</TotalTime>
  <Pages>579</Pages>
  <Words>212371</Words>
  <Characters>1210519</Characters>
  <Application>Microsoft Macintosh Word</Application>
  <DocSecurity>0</DocSecurity>
  <Lines>10087</Lines>
  <Paragraphs>2840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744</cp:revision>
  <cp:lastPrinted>2016-09-25T03:02:00Z</cp:lastPrinted>
  <dcterms:created xsi:type="dcterms:W3CDTF">2014-10-30T02:06:00Z</dcterms:created>
  <dcterms:modified xsi:type="dcterms:W3CDTF">2017-01-27T22:07:00Z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