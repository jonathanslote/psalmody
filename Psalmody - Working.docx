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DE549C">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DE549C">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DE549C">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DE549C">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DE549C">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DE549C">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DE549C">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DE549C">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DE549C">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DE549C">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DE549C">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DE549C">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DE549C">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DE549C">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DE549C">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DE549C">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DE549C">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DE549C">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DE549C">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DE549C">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DE549C">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DE549C">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DE549C">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DE549C">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DE549C">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DE549C">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DE549C">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DE549C">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DE549C">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DE549C">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DE549C">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DE549C">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DE549C">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DE549C">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DE549C">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DE549C">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DE549C">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DE549C">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DE549C">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DE549C">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DE549C">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DE549C">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DE549C">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DE549C">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DE549C">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5F6770">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5F6770">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F6770">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5F6770">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DE549C">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DE549C">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34A548F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F6770">
        <w:t>Psalm 118 Part 20 (</w:t>
      </w:r>
      <w:r w:rsidR="005F6770" w:rsidRPr="005F6770">
        <w:rPr>
          <w:rFonts w:ascii="Times New Roman" w:hAnsi="Times New Roman"/>
          <w:rtl/>
          <w:lang w:bidi="he-IL"/>
        </w:rPr>
        <w:t>ר</w:t>
      </w:r>
      <w:r w:rsidR="005F6770">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F6770">
        <w:t>Psalm 118 Part 21 (</w:t>
      </w:r>
      <w:r w:rsidR="005F6770" w:rsidRPr="005F6770">
        <w:rPr>
          <w:rFonts w:ascii="Times New Roman" w:hAnsi="Times New Roman"/>
          <w:rtl/>
          <w:lang w:bidi="he-IL"/>
        </w:rPr>
        <w:t>ש</w:t>
      </w:r>
      <w:r w:rsidR="005F6770">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F6770">
        <w:t>Psalm 118 Part 22 (</w:t>
      </w:r>
      <w:r w:rsidR="005F6770" w:rsidRPr="005F6770">
        <w:rPr>
          <w:rFonts w:ascii="Times New Roman" w:hAnsi="Times New Roman"/>
          <w:rtl/>
          <w:lang w:bidi="he-IL"/>
        </w:rPr>
        <w:t>ת</w:t>
      </w:r>
      <w:r w:rsidR="005F6770">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DE549C">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DE549C">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DE549C">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F6770">
        <w:t>Psalm</w:t>
      </w:r>
      <w:r w:rsidR="005F6770" w:rsidRPr="00AB1781">
        <w:t xml:space="preserve"> 118</w:t>
      </w:r>
      <w:r w:rsidR="005F6770">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F6770">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5F6770">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5F6770">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5F6770">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F6770">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F6770">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5F6770">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F6770">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5F6770">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DE549C">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DE549C">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F677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F677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F6770">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F6770">
        <w:t>Psalm</w:t>
      </w:r>
      <w:r w:rsidR="005F6770" w:rsidRPr="00AB1781">
        <w:t xml:space="preserve"> 2</w:t>
      </w:r>
      <w:r w:rsidR="005F677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F6770">
        <w:t>Psalm</w:t>
      </w:r>
      <w:r w:rsidR="005F6770" w:rsidRPr="00AB1781">
        <w:t xml:space="preserve"> 5</w:t>
      </w:r>
      <w:r w:rsidR="005F677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F6770">
        <w:t>Psalm</w:t>
      </w:r>
      <w:r w:rsidR="005F6770" w:rsidRPr="00AB1781">
        <w:t xml:space="preserve"> 8</w:t>
      </w:r>
      <w:r w:rsidR="005F677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F6770">
        <w:t>Psalm</w:t>
      </w:r>
      <w:r w:rsidR="005F6770" w:rsidRPr="00AB1781">
        <w:t xml:space="preserve"> 11</w:t>
      </w:r>
      <w:r w:rsidR="005F6770">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F6770">
        <w:t>Psalm</w:t>
      </w:r>
      <w:r w:rsidR="005F6770" w:rsidRPr="00AB1781">
        <w:t xml:space="preserve"> 14</w:t>
      </w:r>
      <w:r w:rsidR="005F6770">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F6770">
        <w:t>Psalm</w:t>
      </w:r>
      <w:r w:rsidR="005F6770" w:rsidRPr="00AB1781">
        <w:t xml:space="preserve"> 18</w:t>
      </w:r>
      <w:r w:rsidR="005F677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F6770">
        <w:t>Psalm</w:t>
      </w:r>
      <w:r w:rsidR="005F6770" w:rsidRPr="00AB1781">
        <w:t xml:space="preserve"> 142</w:t>
      </w:r>
      <w:r w:rsidR="005F6770">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F6770">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F6770" w:rsidRPr="005F6770">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F6770">
        <w:t>Psalm</w:t>
      </w:r>
      <w:r w:rsidR="005F6770" w:rsidRPr="00AB1781">
        <w:t xml:space="preserve"> 19</w:t>
      </w:r>
      <w:r w:rsidR="005F6770">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F6770">
        <w:t>Psalm</w:t>
      </w:r>
      <w:r w:rsidR="005F6770" w:rsidRPr="00AB1781">
        <w:t xml:space="preserve"> 23</w:t>
      </w:r>
      <w:r w:rsidR="005F677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F6770">
        <w:t>Psalm</w:t>
      </w:r>
      <w:r w:rsidR="005F6770" w:rsidRPr="00AB1781">
        <w:t xml:space="preserve"> 25</w:t>
      </w:r>
      <w:r w:rsidR="005F677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F6770">
        <w:t>Psalm</w:t>
      </w:r>
      <w:r w:rsidR="005F6770" w:rsidRPr="00AB1781">
        <w:t xml:space="preserve"> 28</w:t>
      </w:r>
      <w:r w:rsidR="005F677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F6770">
        <w:t>Psalm</w:t>
      </w:r>
      <w:r w:rsidR="005F6770" w:rsidRPr="00AB1781">
        <w:t xml:space="preserve"> 33</w:t>
      </w:r>
      <w:r w:rsidR="005F677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F6770">
        <w:t>Psalm</w:t>
      </w:r>
      <w:r w:rsidR="005F6770" w:rsidRPr="00AB1781">
        <w:t xml:space="preserve"> 40</w:t>
      </w:r>
      <w:r w:rsidR="005F6770">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F6770">
        <w:t>Psalm</w:t>
      </w:r>
      <w:r w:rsidR="005F6770" w:rsidRPr="00AB1781">
        <w:t xml:space="preserve"> 44</w:t>
      </w:r>
      <w:r w:rsidR="005F6770">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F6770">
        <w:t>Psalm</w:t>
      </w:r>
      <w:r w:rsidR="005F6770" w:rsidRPr="00AB1781">
        <w:t xml:space="preserve"> 45</w:t>
      </w:r>
      <w:r w:rsidR="005F6770">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F6770">
        <w:t>Psalm</w:t>
      </w:r>
      <w:r w:rsidR="005F6770" w:rsidRPr="00AB1781">
        <w:t xml:space="preserve"> 46</w:t>
      </w:r>
      <w:r w:rsidR="005F6770">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F6770">
        <w:t>Psalm</w:t>
      </w:r>
      <w:r w:rsidR="005F6770" w:rsidRPr="00AB1781">
        <w:t xml:space="preserve"> 53</w:t>
      </w:r>
      <w:r w:rsidR="005F6770">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F6770">
        <w:t>Psalm</w:t>
      </w:r>
      <w:r w:rsidR="005F6770" w:rsidRPr="00AB1781">
        <w:t xml:space="preserve"> 60</w:t>
      </w:r>
      <w:r w:rsidR="005F6770">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F6770">
        <w:t>Psalm</w:t>
      </w:r>
      <w:r w:rsidR="005F6770" w:rsidRPr="00AB1781">
        <w:t xml:space="preserve"> 83</w:t>
      </w:r>
      <w:r w:rsidR="005F677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F6770">
        <w:t>Psalm</w:t>
      </w:r>
      <w:r w:rsidR="005F6770" w:rsidRPr="00AB1781">
        <w:t xml:space="preserve"> 84</w:t>
      </w:r>
      <w:r w:rsidR="005F6770">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F6770">
        <w:t>Psalm</w:t>
      </w:r>
      <w:r w:rsidR="005F6770" w:rsidRPr="00AB1781">
        <w:t xml:space="preserve"> 86</w:t>
      </w:r>
      <w:r w:rsidR="005F677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F6770">
        <w:t>Psalm</w:t>
      </w:r>
      <w:r w:rsidR="005F6770" w:rsidRPr="00AB1781">
        <w:t xml:space="preserve"> 92</w:t>
      </w:r>
      <w:r w:rsidR="005F6770">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F6770">
        <w:t>Psalm</w:t>
      </w:r>
      <w:r w:rsidR="005F6770" w:rsidRPr="00AB1781">
        <w:t xml:space="preserve"> 95</w:t>
      </w:r>
      <w:r w:rsidR="005F6770">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F6770">
        <w:t>Psalm</w:t>
      </w:r>
      <w:r w:rsidR="005F6770" w:rsidRPr="00AB1781">
        <w:t xml:space="preserve"> 97</w:t>
      </w:r>
      <w:r w:rsidR="005F6770">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F6770">
        <w:t>Psalm</w:t>
      </w:r>
      <w:r w:rsidR="005F6770" w:rsidRPr="00AB1781">
        <w:t xml:space="preserve"> 98</w:t>
      </w:r>
      <w:r w:rsidR="005F6770">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F6770">
        <w:t>Psalm</w:t>
      </w:r>
      <w:r w:rsidR="005F6770" w:rsidRPr="00AB1781">
        <w:t xml:space="preserve"> 99</w:t>
      </w:r>
      <w:r w:rsidR="005F677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F6770">
        <w:t>Psalm</w:t>
      </w:r>
      <w:r w:rsidR="005F6770" w:rsidRPr="00AB1781">
        <w:t xml:space="preserve"> 100</w:t>
      </w:r>
      <w:r w:rsidR="005F677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F6770">
        <w:t>Psalm</w:t>
      </w:r>
      <w:r w:rsidR="005F6770" w:rsidRPr="00AB1781">
        <w:t xml:space="preserve"> 110</w:t>
      </w:r>
      <w:r w:rsidR="005F6770">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F6770">
        <w:t>Psalm</w:t>
      </w:r>
      <w:r w:rsidR="005F6770" w:rsidRPr="00AB1781">
        <w:t xml:space="preserve"> 111</w:t>
      </w:r>
      <w:r w:rsidR="005F677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5F6770">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F6770" w:rsidRPr="00AB1781">
              <w:t>K</w:t>
            </w:r>
            <w:r w:rsidR="005F6770">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F6770">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F6770">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F6770" w:rsidRPr="00AB1781">
              <w:t>K</w:t>
            </w:r>
            <w:r w:rsidR="005F6770">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5F6770" w:rsidRPr="00AB1781">
              <w:t>K</w:t>
            </w:r>
            <w:r w:rsidR="005F6770">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F6770">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F6770" w:rsidRPr="00AB1781">
              <w:t>K</w:t>
            </w:r>
            <w:r w:rsidR="005F6770">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5F6770" w:rsidRPr="00AB1781">
              <w:t>K</w:t>
            </w:r>
            <w:r w:rsidR="005F6770">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F6770">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F6770">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5F6770">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F6770" w:rsidRPr="00AB1781">
              <w:t>K</w:t>
            </w:r>
            <w:r w:rsidR="005F6770">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5F6770">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F6770" w:rsidRPr="00AB1781">
              <w:t>K</w:t>
            </w:r>
            <w:r w:rsidR="005F6770">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F6770">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F6770" w:rsidRPr="00AB1781">
              <w:t>K</w:t>
            </w:r>
            <w:r w:rsidR="005F6770">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F6770" w:rsidRPr="00AB1781">
              <w:t>K</w:t>
            </w:r>
            <w:r w:rsidR="005F6770">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F6770">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F6770" w:rsidRPr="00AB1781">
              <w:t>K</w:t>
            </w:r>
            <w:r w:rsidR="005F6770">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F6770" w:rsidRPr="00AB1781">
              <w:t>K</w:t>
            </w:r>
            <w:r w:rsidR="005F6770">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F6770">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F6770" w:rsidRPr="00AB1781">
              <w:t>K</w:t>
            </w:r>
            <w:r w:rsidR="005F6770">
              <w:t>athisma</w:t>
            </w:r>
            <w:r w:rsidR="005F6770" w:rsidRPr="00AB1781">
              <w:t xml:space="preserve"> 1</w:t>
            </w:r>
            <w:r w:rsidR="005F6770">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F6770">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F6770" w:rsidRPr="00AB1781">
              <w:t>K</w:t>
            </w:r>
            <w:r w:rsidR="005F6770">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77777777"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5F6770">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F6770">
        <w:t>Psalm</w:t>
      </w:r>
      <w:r w:rsidR="005F6770" w:rsidRPr="00AB1781">
        <w:t xml:space="preserve"> 62</w:t>
      </w:r>
      <w:r w:rsidR="005F6770">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7777777" w:rsidR="00704CAA" w:rsidRDefault="00704CAA" w:rsidP="00704CAA">
      <w:pPr>
        <w:pStyle w:val="Rubric"/>
      </w:pPr>
      <w:r>
        <w:fldChar w:fldCharType="begin"/>
      </w:r>
      <w:r>
        <w:instrText xml:space="preserve"> REF _Ref434576482 \h </w:instrText>
      </w:r>
      <w:r>
        <w:fldChar w:fldCharType="separate"/>
      </w:r>
      <w:r w:rsidR="005F677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lastRenderedPageBreak/>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lastRenderedPageBreak/>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lastRenderedPageBreak/>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lastRenderedPageBreak/>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lastRenderedPageBreak/>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lastRenderedPageBreak/>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59399188"/>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59399189"/>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lastRenderedPageBreak/>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r w:rsidR="00DE549C">
        <w:fldChar w:fldCharType="begin"/>
      </w:r>
      <w:r w:rsidR="00DE549C">
        <w:instrText xml:space="preserve"> PAGEREF _Ref297493889 </w:instrText>
      </w:r>
      <w:r w:rsidR="00DE549C">
        <w:fldChar w:fldCharType="separate"/>
      </w:r>
      <w:r w:rsidR="005F6770">
        <w:rPr>
          <w:noProof/>
        </w:rPr>
        <w:t>324</w:t>
      </w:r>
      <w:r w:rsidR="00DE549C">
        <w:rPr>
          <w:noProof/>
        </w:rPr>
        <w:fldChar w:fldCharType="end"/>
      </w:r>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lastRenderedPageBreak/>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59399190"/>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59399191"/>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59399192"/>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59399193"/>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r>
        <w:t>Part Seven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0"/>
            <w:r>
              <w:t xml:space="preserve">sits </w:t>
            </w:r>
            <w:commentRangeEnd w:id="940"/>
            <w:r>
              <w:rPr>
                <w:rStyle w:val="CommentReference"/>
                <w:rFonts w:ascii="Times New Roman" w:eastAsiaTheme="minorHAnsi" w:hAnsi="Times New Roman" w:cstheme="minorBidi"/>
                <w:color w:val="auto"/>
              </w:rPr>
              <w:commentReference w:id="94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1"/>
            <w:r w:rsidRPr="00FA5B8C">
              <w:t>ⲉⲧⲁϥⲟⲩⲱⲛϩ</w:t>
            </w:r>
            <w:r w:rsidRPr="002147AA">
              <w:t xml:space="preserve"> </w:t>
            </w:r>
            <w:commentRangeEnd w:id="941"/>
            <w:r>
              <w:rPr>
                <w:rStyle w:val="CommentReference"/>
                <w:rFonts w:ascii="Garamond" w:hAnsi="Garamond" w:cstheme="minorBidi"/>
                <w:noProof w:val="0"/>
                <w:lang w:val="en-CA"/>
              </w:rPr>
              <w:commentReference w:id="94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2"/>
            <w:r w:rsidRPr="00FA5B8C">
              <w:t>Ϫⲉ ⲡⲓⲁⲧⲥⲁⲣⲝ</w:t>
            </w:r>
            <w:commentRangeEnd w:id="942"/>
            <w:r>
              <w:rPr>
                <w:rStyle w:val="CommentReference"/>
                <w:rFonts w:ascii="Garamond" w:hAnsi="Garamond" w:cstheme="minorBidi"/>
                <w:noProof w:val="0"/>
                <w:lang w:val="en-CA"/>
              </w:rPr>
              <w:commentReference w:id="94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3" w:name="_Toc298681312"/>
      <w:bookmarkStart w:id="944" w:name="_Toc308441927"/>
      <w:r>
        <w:t>The Crown Batos</w:t>
      </w:r>
      <w:bookmarkEnd w:id="943"/>
      <w:bookmarkEnd w:id="94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5"/>
            <w:r w:rsidRPr="007425E1">
              <w:t>has entered and come forth</w:t>
            </w:r>
            <w:commentRangeEnd w:id="945"/>
            <w:r>
              <w:rPr>
                <w:rStyle w:val="CommentReference"/>
                <w:rFonts w:ascii="Times New Roman" w:eastAsiaTheme="minorHAnsi" w:hAnsi="Times New Roman" w:cstheme="minorBidi"/>
                <w:color w:val="auto"/>
              </w:rPr>
              <w:commentReference w:id="94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6"/>
            <w:r w:rsidRPr="007425E1">
              <w:t>manifestation</w:t>
            </w:r>
            <w:commentRangeEnd w:id="946"/>
            <w:r>
              <w:rPr>
                <w:rStyle w:val="CommentReference"/>
              </w:rPr>
              <w:commentReference w:id="94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7"/>
            <w:r>
              <w:t>and</w:t>
            </w:r>
            <w:r w:rsidRPr="007425E1">
              <w:t xml:space="preserve"> </w:t>
            </w:r>
            <w:commentRangeEnd w:id="947"/>
            <w:r>
              <w:rPr>
                <w:rStyle w:val="CommentReference"/>
              </w:rPr>
              <w:commentReference w:id="94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8" w:name="_Toc298681313"/>
      <w:bookmarkStart w:id="949" w:name="_Toc308441928"/>
      <w:bookmarkStart w:id="950" w:name="_Toc459399194"/>
      <w:r>
        <w:lastRenderedPageBreak/>
        <w:t>Thursday</w:t>
      </w:r>
      <w:bookmarkEnd w:id="948"/>
      <w:bookmarkEnd w:id="949"/>
      <w:bookmarkEnd w:id="950"/>
    </w:p>
    <w:p w14:paraId="562349E9" w14:textId="453ED52C" w:rsidR="00E35F1F" w:rsidRDefault="00E35F1F" w:rsidP="00E35F1F">
      <w:pPr>
        <w:pStyle w:val="Heading3"/>
      </w:pPr>
      <w:bookmarkStart w:id="951" w:name="_Toc298681314"/>
      <w:bookmarkStart w:id="952" w:name="_Toc308441929"/>
      <w:bookmarkStart w:id="953" w:name="_Ref452620057"/>
      <w:r>
        <w:t xml:space="preserve">The Psali Batos for </w:t>
      </w:r>
      <w:bookmarkEnd w:id="951"/>
      <w:bookmarkEnd w:id="952"/>
      <w:r w:rsidR="00CF15BA">
        <w:t>Thursday</w:t>
      </w:r>
      <w:bookmarkEnd w:id="95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4"/>
            <w:r w:rsidRPr="007425E1">
              <w:t xml:space="preserve">on </w:t>
            </w:r>
            <w:commentRangeEnd w:id="954"/>
            <w:r>
              <w:rPr>
                <w:rStyle w:val="CommentReference"/>
              </w:rPr>
              <w:commentReference w:id="95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5"/>
            <w:r w:rsidR="00E35F1F" w:rsidRPr="007425E1">
              <w:t xml:space="preserve"> </w:t>
            </w:r>
            <w:commentRangeEnd w:id="955"/>
            <w:r w:rsidR="00E1284B">
              <w:rPr>
                <w:rStyle w:val="CommentReference"/>
                <w:rFonts w:eastAsiaTheme="minorHAnsi" w:cstheme="minorBidi"/>
                <w:color w:val="auto"/>
                <w:lang w:val="en-CA"/>
              </w:rPr>
              <w:commentReference w:id="95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6"/>
            <w:r w:rsidRPr="007425E1">
              <w:t xml:space="preserve">Crush </w:t>
            </w:r>
            <w:r w:rsidR="00CF15BA" w:rsidRPr="00CF15BA">
              <w:t xml:space="preserve">beneath </w:t>
            </w:r>
            <w:r w:rsidRPr="007425E1">
              <w:t>us</w:t>
            </w:r>
            <w:commentRangeEnd w:id="956"/>
            <w:r>
              <w:rPr>
                <w:rStyle w:val="CommentReference"/>
                <w:rFonts w:ascii="Times New Roman" w:eastAsiaTheme="minorHAnsi" w:hAnsi="Times New Roman" w:cstheme="minorBidi"/>
                <w:color w:val="auto"/>
              </w:rPr>
              <w:commentReference w:id="95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7" w:name="_Toc298681315"/>
      <w:bookmarkStart w:id="958" w:name="_Toc308441930"/>
      <w:r w:rsidRPr="00FD2E69">
        <w:lastRenderedPageBreak/>
        <w:t xml:space="preserve">The Conclusion of the </w:t>
      </w:r>
      <w:r>
        <w:t>Batos</w:t>
      </w:r>
      <w:r w:rsidRPr="00FD2E69">
        <w:t xml:space="preserve"> Psali</w:t>
      </w:r>
      <w:bookmarkEnd w:id="957"/>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59" w:name="_Toc298681316"/>
      <w:bookmarkStart w:id="960" w:name="_Toc308441931"/>
      <w:bookmarkStart w:id="961" w:name="_Ref452620072"/>
      <w:bookmarkStart w:id="962" w:name="_Ref452620076"/>
      <w:r>
        <w:t>The Thursday Theotokia</w:t>
      </w:r>
      <w:bookmarkEnd w:id="959"/>
      <w:bookmarkEnd w:id="960"/>
      <w:bookmarkEnd w:id="961"/>
      <w:bookmarkEnd w:id="96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3" w:name="_Toc298681317"/>
      <w:r>
        <w:t>Part One</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4"/>
            <w:r w:rsidRPr="007425E1">
              <w:t>virgin</w:t>
            </w:r>
            <w:commentRangeEnd w:id="964"/>
            <w:r>
              <w:rPr>
                <w:rStyle w:val="CommentReference"/>
                <w:rFonts w:ascii="Times New Roman" w:eastAsiaTheme="minorHAnsi" w:hAnsi="Times New Roman" w:cstheme="minorBidi"/>
                <w:color w:val="auto"/>
              </w:rPr>
              <w:commentReference w:id="96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5" w:name="_Toc298681318"/>
      <w:r>
        <w:t>Part Two</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6"/>
            <w:r>
              <w:t>abolished</w:t>
            </w:r>
            <w:commentRangeEnd w:id="966"/>
            <w:r>
              <w:rPr>
                <w:rStyle w:val="CommentReference"/>
                <w:rFonts w:ascii="Times New Roman" w:eastAsiaTheme="minorHAnsi" w:hAnsi="Times New Roman" w:cstheme="minorBidi"/>
                <w:color w:val="auto"/>
              </w:rPr>
              <w:commentReference w:id="96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7" w:name="_Toc298681319"/>
      <w:r>
        <w:t>Part Three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8" w:name="_Toc298681320"/>
      <w:r>
        <w:t>Part Four</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6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0"/>
            <w:r>
              <w:t xml:space="preserve">appeared </w:t>
            </w:r>
            <w:commentRangeEnd w:id="970"/>
            <w:r>
              <w:rPr>
                <w:rStyle w:val="CommentReference"/>
                <w:rFonts w:ascii="Times New Roman" w:eastAsiaTheme="minorHAnsi" w:hAnsi="Times New Roman" w:cstheme="minorBidi"/>
                <w:color w:val="auto"/>
              </w:rPr>
              <w:commentReference w:id="97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2"/>
            <w:r w:rsidRPr="007425E1">
              <w:t>strength</w:t>
            </w:r>
            <w:commentRangeEnd w:id="972"/>
            <w:r>
              <w:rPr>
                <w:rStyle w:val="CommentReference"/>
                <w:rFonts w:ascii="Times New Roman" w:eastAsiaTheme="minorHAnsi" w:hAnsi="Times New Roman" w:cstheme="minorBidi"/>
                <w:color w:val="auto"/>
              </w:rPr>
              <w:commentReference w:id="97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3"/>
            <w:r>
              <w:t>N</w:t>
            </w:r>
            <w:r w:rsidRPr="007425E1">
              <w:t xml:space="preserve">ow </w:t>
            </w:r>
            <w:commentRangeEnd w:id="973"/>
            <w:r>
              <w:rPr>
                <w:rStyle w:val="CommentReference"/>
                <w:rFonts w:ascii="Times New Roman" w:eastAsiaTheme="minorHAnsi" w:hAnsi="Times New Roman" w:cstheme="minorBidi"/>
                <w:color w:val="auto"/>
              </w:rPr>
              <w:commentReference w:id="97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4" w:name="_Toc298681321"/>
      <w:r>
        <w:t>Part Five</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5"/>
            <w:r>
              <w:t>Theotokos</w:t>
            </w:r>
            <w:commentRangeEnd w:id="975"/>
            <w:r>
              <w:rPr>
                <w:rStyle w:val="CommentReference"/>
                <w:rFonts w:ascii="Times New Roman" w:eastAsiaTheme="minorHAnsi" w:hAnsi="Times New Roman" w:cstheme="minorBidi"/>
                <w:color w:val="auto"/>
              </w:rPr>
              <w:commentReference w:id="97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6"/>
            <w:r>
              <w:t xml:space="preserve">of </w:t>
            </w:r>
            <w:commentRangeEnd w:id="976"/>
            <w:r>
              <w:rPr>
                <w:rStyle w:val="CommentReference"/>
                <w:rFonts w:ascii="Times New Roman" w:eastAsiaTheme="minorHAnsi" w:hAnsi="Times New Roman" w:cstheme="minorBidi"/>
                <w:color w:val="auto"/>
              </w:rPr>
              <w:commentReference w:id="97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7" w:name="_Toc298681322"/>
      <w:r>
        <w:t>Part Six</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8"/>
            <w:r>
              <w:t xml:space="preserve">The </w:t>
            </w:r>
            <w:commentRangeEnd w:id="978"/>
            <w:r>
              <w:rPr>
                <w:rStyle w:val="CommentReference"/>
                <w:rFonts w:ascii="Times New Roman" w:eastAsiaTheme="minorHAnsi" w:hAnsi="Times New Roman" w:cstheme="minorBidi"/>
                <w:color w:val="auto"/>
              </w:rPr>
              <w:commentReference w:id="97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79"/>
            <w:r>
              <w:t>would</w:t>
            </w:r>
            <w:r w:rsidRPr="007425E1">
              <w:t xml:space="preserve"> </w:t>
            </w:r>
            <w:commentRangeEnd w:id="979"/>
            <w:r>
              <w:rPr>
                <w:rStyle w:val="CommentReference"/>
              </w:rPr>
              <w:commentReference w:id="97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0" w:name="_Toc298681323"/>
      <w:r>
        <w:t>Part Seven</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1"/>
            <w:r>
              <w:t>David</w:t>
            </w:r>
            <w:commentRangeEnd w:id="981"/>
            <w:r>
              <w:rPr>
                <w:rStyle w:val="CommentReference"/>
                <w:rFonts w:ascii="Times New Roman" w:eastAsiaTheme="minorHAnsi" w:hAnsi="Times New Roman" w:cstheme="minorBidi"/>
                <w:color w:val="auto"/>
              </w:rPr>
              <w:commentReference w:id="98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2"/>
            <w:r w:rsidRPr="00E03CD4">
              <w:t xml:space="preserve">deemed </w:t>
            </w:r>
            <w:commentRangeEnd w:id="982"/>
            <w:r>
              <w:rPr>
                <w:rStyle w:val="CommentReference"/>
                <w:rFonts w:ascii="Times New Roman" w:eastAsiaTheme="minorHAnsi" w:hAnsi="Times New Roman" w:cstheme="minorBidi"/>
                <w:color w:val="auto"/>
              </w:rPr>
              <w:commentReference w:id="98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3" w:name="_Toc298681324"/>
      <w:r>
        <w:t>Part Eight</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4"/>
            <w:r>
              <w:t>heaven</w:t>
            </w:r>
            <w:r w:rsidRPr="007425E1">
              <w:t xml:space="preserve"> </w:t>
            </w:r>
            <w:commentRangeEnd w:id="984"/>
            <w:r>
              <w:rPr>
                <w:rStyle w:val="CommentReference"/>
                <w:rFonts w:ascii="Times New Roman" w:eastAsiaTheme="minorHAnsi" w:hAnsi="Times New Roman" w:cstheme="minorBidi"/>
                <w:color w:val="auto"/>
              </w:rPr>
              <w:commentReference w:id="98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5" w:name="_Toc298681325"/>
      <w:r>
        <w:lastRenderedPageBreak/>
        <w:t>Part Nine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6"/>
            <w:r w:rsidRPr="007425E1">
              <w:t>Rises</w:t>
            </w:r>
            <w:commentRangeEnd w:id="986"/>
            <w:r>
              <w:rPr>
                <w:rStyle w:val="CommentReference"/>
              </w:rPr>
              <w:commentReference w:id="98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7" w:name="_Toc298681326"/>
      <w:bookmarkStart w:id="988" w:name="_Toc308441932"/>
      <w:r>
        <w:lastRenderedPageBreak/>
        <w:t xml:space="preserve">The </w:t>
      </w:r>
      <w:r w:rsidRPr="007C4181">
        <w:t>Crown</w:t>
      </w:r>
      <w:bookmarkEnd w:id="987"/>
      <w:bookmarkEnd w:id="98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89"/>
            <w:r w:rsidRPr="007425E1">
              <w:t>destroyed</w:t>
            </w:r>
            <w:commentRangeEnd w:id="989"/>
            <w:r>
              <w:rPr>
                <w:rStyle w:val="CommentReference"/>
                <w:rFonts w:ascii="Times New Roman" w:eastAsiaTheme="minorHAnsi" w:hAnsi="Times New Roman" w:cstheme="minorBidi"/>
                <w:color w:val="auto"/>
              </w:rPr>
              <w:commentReference w:id="98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0" w:name="_Toc298681327"/>
      <w:bookmarkStart w:id="991" w:name="_Toc308441933"/>
      <w:bookmarkStart w:id="992" w:name="_Toc459399195"/>
      <w:r>
        <w:lastRenderedPageBreak/>
        <w:t>Friday</w:t>
      </w:r>
      <w:bookmarkEnd w:id="990"/>
      <w:bookmarkEnd w:id="991"/>
      <w:bookmarkEnd w:id="992"/>
    </w:p>
    <w:p w14:paraId="05EA9798" w14:textId="77777777" w:rsidR="00E35F1F" w:rsidRDefault="00E35F1F" w:rsidP="00E35F1F">
      <w:pPr>
        <w:pStyle w:val="Heading3"/>
      </w:pPr>
      <w:bookmarkStart w:id="993" w:name="_Toc298681328"/>
      <w:bookmarkStart w:id="994" w:name="_Toc308441934"/>
      <w:bookmarkStart w:id="995" w:name="_Ref452620428"/>
      <w:bookmarkStart w:id="996" w:name="_Ref452620435"/>
      <w:r>
        <w:t>The Psali Batos for Friday</w:t>
      </w:r>
      <w:bookmarkEnd w:id="993"/>
      <w:bookmarkEnd w:id="994"/>
      <w:bookmarkEnd w:id="995"/>
      <w:bookmarkEnd w:id="99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7"/>
            <w:r w:rsidRPr="007425E1">
              <w:t>servants</w:t>
            </w:r>
            <w:commentRangeEnd w:id="997"/>
            <w:r>
              <w:rPr>
                <w:rStyle w:val="CommentReference"/>
                <w:rFonts w:ascii="Times New Roman" w:eastAsiaTheme="minorHAnsi" w:hAnsi="Times New Roman" w:cstheme="minorBidi"/>
                <w:color w:val="auto"/>
              </w:rPr>
              <w:commentReference w:id="99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8"/>
            <w:r w:rsidRPr="007425E1">
              <w:t>To escape the face of the bows.</w:t>
            </w:r>
            <w:commentRangeEnd w:id="998"/>
            <w:r>
              <w:rPr>
                <w:rStyle w:val="CommentReference"/>
              </w:rPr>
              <w:commentReference w:id="99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99"/>
            <w:r w:rsidRPr="00FA5B8C">
              <w:t>ⲉⲑⲣⲟⲩⲱ̀ϣⲉⲙ ⲛ̀ⲧ̀ϫⲟⲙ ⲛ̀ⲧⲉ ⲡⲓⲭ̀ⲣⲱⲙ</w:t>
            </w:r>
            <w:commentRangeEnd w:id="999"/>
            <w:r>
              <w:rPr>
                <w:rStyle w:val="CommentReference"/>
                <w:rFonts w:ascii="Garamond" w:hAnsi="Garamond" w:cstheme="minorBidi"/>
                <w:noProof w:val="0"/>
                <w:lang w:val="en-CA"/>
              </w:rPr>
              <w:commentReference w:id="999"/>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0" w:name="_Toc298681329"/>
      <w:bookmarkStart w:id="1001" w:name="_Toc308441935"/>
      <w:r w:rsidRPr="00FD2E69">
        <w:lastRenderedPageBreak/>
        <w:t xml:space="preserve">The Conclusion of the </w:t>
      </w:r>
      <w:r>
        <w:t>Batos</w:t>
      </w:r>
      <w:r w:rsidRPr="00FD2E69">
        <w:t xml:space="preserve"> Psali</w:t>
      </w:r>
      <w:bookmarkEnd w:id="1000"/>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2" w:name="_Toc298681330"/>
      <w:bookmarkStart w:id="1003" w:name="_Toc308441936"/>
      <w:bookmarkStart w:id="1004" w:name="_Ref452620452"/>
      <w:bookmarkStart w:id="1005" w:name="_Ref452620455"/>
      <w:r>
        <w:t>The Friday Theotokia</w:t>
      </w:r>
      <w:bookmarkEnd w:id="1002"/>
      <w:bookmarkEnd w:id="1003"/>
      <w:bookmarkEnd w:id="1004"/>
      <w:bookmarkEnd w:id="100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6" w:name="_Toc298681331"/>
      <w:r>
        <w:t>Part One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7"/>
            <w:r>
              <w:t>the fruit of your womb</w:t>
            </w:r>
            <w:commentRangeEnd w:id="1007"/>
            <w:r>
              <w:rPr>
                <w:rStyle w:val="CommentReference"/>
                <w:rFonts w:ascii="Times New Roman" w:eastAsiaTheme="minorHAnsi" w:hAnsi="Times New Roman" w:cstheme="minorBidi"/>
                <w:color w:val="auto"/>
              </w:rPr>
              <w:commentReference w:id="100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8" w:name="_Toc298681332"/>
      <w:r>
        <w:lastRenderedPageBreak/>
        <w:t>Part Two</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09"/>
            <w:r>
              <w:t xml:space="preserve">incarnate </w:t>
            </w:r>
            <w:commentRangeEnd w:id="1009"/>
            <w:r>
              <w:rPr>
                <w:rStyle w:val="CommentReference"/>
                <w:rFonts w:ascii="Times New Roman" w:eastAsiaTheme="minorHAnsi" w:hAnsi="Times New Roman" w:cstheme="minorBidi"/>
                <w:color w:val="auto"/>
              </w:rPr>
              <w:commentReference w:id="100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0" w:name="_Toc298681333"/>
      <w:r>
        <w:t>Part Three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1" w:name="_Toc298681334"/>
      <w:r>
        <w:t>Part Four</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2" w:name="_Toc298681335"/>
      <w:r>
        <w:t>Part Five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3" w:name="_Toc298681336"/>
      <w:r>
        <w:lastRenderedPageBreak/>
        <w:t>Part Six</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4" w:name="_Toc298681337"/>
      <w:r>
        <w:t>Part Seven</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5"/>
            <w:r>
              <w:t>temple</w:t>
            </w:r>
            <w:commentRangeEnd w:id="1015"/>
            <w:r>
              <w:rPr>
                <w:rStyle w:val="CommentReference"/>
                <w:rFonts w:ascii="Times New Roman" w:eastAsiaTheme="minorHAnsi" w:hAnsi="Times New Roman" w:cstheme="minorBidi"/>
                <w:color w:val="auto"/>
              </w:rPr>
              <w:commentReference w:id="101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6" w:name="_Toc298681338"/>
      <w:bookmarkStart w:id="1017" w:name="_Toc308441937"/>
      <w:r>
        <w:lastRenderedPageBreak/>
        <w:t>The Crown</w:t>
      </w:r>
      <w:bookmarkEnd w:id="1016"/>
      <w:bookmarkEnd w:id="101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8"/>
            <w:r w:rsidRPr="00F0646D">
              <w:t xml:space="preserve">Infinite </w:t>
            </w:r>
            <w:commentRangeEnd w:id="1018"/>
            <w:r>
              <w:rPr>
                <w:rStyle w:val="CommentReference"/>
                <w:rFonts w:ascii="Times New Roman" w:eastAsiaTheme="minorHAnsi" w:hAnsi="Times New Roman" w:cstheme="minorBidi"/>
                <w:color w:val="auto"/>
              </w:rPr>
              <w:commentReference w:id="101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19"/>
            <w:r w:rsidRPr="007425E1">
              <w:t>hook</w:t>
            </w:r>
            <w:commentRangeEnd w:id="1019"/>
            <w:r>
              <w:rPr>
                <w:rStyle w:val="CommentReference"/>
                <w:rFonts w:ascii="Times New Roman" w:eastAsiaTheme="minorHAnsi" w:hAnsi="Times New Roman" w:cstheme="minorBidi"/>
                <w:color w:val="auto"/>
              </w:rPr>
              <w:commentReference w:id="101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0"/>
            <w:r w:rsidRPr="007425E1">
              <w:t xml:space="preserve">Teaching </w:t>
            </w:r>
            <w:commentRangeEnd w:id="1020"/>
            <w:r>
              <w:rPr>
                <w:rStyle w:val="CommentReference"/>
                <w:rFonts w:ascii="Times New Roman" w:eastAsiaTheme="minorHAnsi" w:hAnsi="Times New Roman" w:cstheme="minorBidi"/>
                <w:color w:val="auto"/>
              </w:rPr>
              <w:commentReference w:id="102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1"/>
            <w:r w:rsidRPr="007425E1">
              <w:t>a cause</w:t>
            </w:r>
            <w:r>
              <w:t xml:space="preserve"> for us</w:t>
            </w:r>
            <w:r w:rsidRPr="007425E1">
              <w:t>,</w:t>
            </w:r>
            <w:commentRangeEnd w:id="1021"/>
            <w:r>
              <w:rPr>
                <w:rStyle w:val="CommentReference"/>
                <w:rFonts w:ascii="Times New Roman" w:eastAsiaTheme="minorHAnsi" w:hAnsi="Times New Roman" w:cstheme="minorBidi"/>
                <w:color w:val="auto"/>
              </w:rPr>
              <w:commentReference w:id="1021"/>
            </w:r>
          </w:p>
          <w:p w14:paraId="18A8A756" w14:textId="77777777" w:rsidR="00E35F1F" w:rsidRDefault="00E35F1F" w:rsidP="00E35F1F">
            <w:pPr>
              <w:pStyle w:val="EngHangEnd"/>
            </w:pPr>
            <w:r w:rsidRPr="007425E1">
              <w:t xml:space="preserve">To ascend the </w:t>
            </w:r>
            <w:commentRangeStart w:id="1022"/>
            <w:r w:rsidRPr="007425E1">
              <w:t xml:space="preserve">path </w:t>
            </w:r>
            <w:commentRangeEnd w:id="1022"/>
            <w:r>
              <w:rPr>
                <w:rStyle w:val="CommentReference"/>
                <w:rFonts w:ascii="Times New Roman" w:eastAsiaTheme="minorHAnsi" w:hAnsi="Times New Roman" w:cstheme="minorBidi"/>
                <w:color w:val="auto"/>
              </w:rPr>
              <w:commentReference w:id="102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3"/>
            </w:r>
            <w:r w:rsidR="00E35F1F">
              <w:t>,</w:t>
            </w:r>
          </w:p>
          <w:p w14:paraId="51E3C73A" w14:textId="77777777" w:rsidR="00E35F1F" w:rsidRDefault="00E35F1F" w:rsidP="00E35F1F">
            <w:pPr>
              <w:pStyle w:val="EngHangEnd"/>
            </w:pPr>
            <w:r>
              <w:t>With</w:t>
            </w:r>
            <w:r w:rsidRPr="007425E1">
              <w:t xml:space="preserve"> joy and </w:t>
            </w:r>
            <w:commentRangeStart w:id="1024"/>
            <w:r w:rsidRPr="007425E1">
              <w:t>rejoicing</w:t>
            </w:r>
            <w:commentRangeEnd w:id="1024"/>
            <w:r>
              <w:rPr>
                <w:rStyle w:val="CommentReference"/>
                <w:rFonts w:ascii="Times New Roman" w:eastAsiaTheme="minorHAnsi" w:hAnsi="Times New Roman" w:cstheme="minorBidi"/>
                <w:color w:val="auto"/>
              </w:rPr>
              <w:commentReference w:id="102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5" w:name="_Toc298681339"/>
      <w:bookmarkStart w:id="1026" w:name="_Toc308441938"/>
      <w:bookmarkStart w:id="1027" w:name="_Toc459399196"/>
      <w:r>
        <w:lastRenderedPageBreak/>
        <w:t>Saturday</w:t>
      </w:r>
      <w:bookmarkEnd w:id="1025"/>
      <w:bookmarkEnd w:id="1026"/>
      <w:bookmarkEnd w:id="1027"/>
    </w:p>
    <w:p w14:paraId="425920E6" w14:textId="77777777" w:rsidR="00E35F1F" w:rsidRDefault="00E35F1F" w:rsidP="00E35F1F">
      <w:pPr>
        <w:pStyle w:val="Heading3"/>
      </w:pPr>
      <w:bookmarkStart w:id="1028" w:name="_Toc298681340"/>
      <w:bookmarkStart w:id="1029" w:name="_Toc308441939"/>
      <w:bookmarkStart w:id="1030" w:name="_Ref452620561"/>
      <w:bookmarkStart w:id="1031" w:name="_Ref452620564"/>
      <w:r>
        <w:t>The Saturday Psali Batos</w:t>
      </w:r>
      <w:bookmarkEnd w:id="1028"/>
      <w:bookmarkEnd w:id="1029"/>
      <w:bookmarkEnd w:id="1030"/>
      <w:bookmarkEnd w:id="103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2"/>
            <w:r w:rsidRPr="007425E1">
              <w:rPr>
                <w:rFonts w:eastAsiaTheme="minorHAnsi"/>
              </w:rPr>
              <w:t xml:space="preserve">All </w:t>
            </w:r>
            <w:commentRangeEnd w:id="1032"/>
            <w:r>
              <w:rPr>
                <w:rStyle w:val="CommentReference"/>
                <w:rFonts w:ascii="Times New Roman" w:eastAsiaTheme="minorHAnsi" w:hAnsi="Times New Roman" w:cstheme="minorBidi"/>
                <w:color w:val="auto"/>
              </w:rPr>
              <w:commentReference w:id="103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3"/>
            <w:r w:rsidRPr="007425E1">
              <w:rPr>
                <w:rFonts w:eastAsiaTheme="minorHAnsi"/>
              </w:rPr>
              <w:t>every</w:t>
            </w:r>
            <w:r>
              <w:rPr>
                <w:rFonts w:eastAsiaTheme="minorHAnsi"/>
              </w:rPr>
              <w:t xml:space="preserve"> </w:t>
            </w:r>
            <w:r w:rsidRPr="007425E1">
              <w:rPr>
                <w:rFonts w:eastAsiaTheme="minorHAnsi"/>
              </w:rPr>
              <w:t>day</w:t>
            </w:r>
            <w:commentRangeEnd w:id="1033"/>
            <w:r>
              <w:rPr>
                <w:rStyle w:val="CommentReference"/>
                <w:rFonts w:ascii="Times New Roman" w:eastAsiaTheme="minorHAnsi" w:hAnsi="Times New Roman" w:cstheme="minorBidi"/>
                <w:color w:val="auto"/>
              </w:rPr>
              <w:commentReference w:id="103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4"/>
            <w:r>
              <w:rPr>
                <w:rFonts w:eastAsiaTheme="minorHAnsi"/>
              </w:rPr>
              <w:t>ecstasy</w:t>
            </w:r>
            <w:commentRangeEnd w:id="1034"/>
            <w:r>
              <w:rPr>
                <w:rStyle w:val="CommentReference"/>
                <w:rFonts w:ascii="Times New Roman" w:eastAsiaTheme="minorHAnsi" w:hAnsi="Times New Roman" w:cstheme="minorBidi"/>
                <w:color w:val="auto"/>
              </w:rPr>
              <w:commentReference w:id="103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5"/>
            <w:r w:rsidRPr="007425E1">
              <w:rPr>
                <w:color w:val="000000"/>
              </w:rPr>
              <w:t xml:space="preserve">glory </w:t>
            </w:r>
            <w:commentRangeEnd w:id="1035"/>
            <w:r>
              <w:rPr>
                <w:rStyle w:val="CommentReference"/>
              </w:rPr>
              <w:commentReference w:id="103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6"/>
            <w:r>
              <w:rPr>
                <w:rFonts w:eastAsiaTheme="minorHAnsi"/>
              </w:rPr>
              <w:t xml:space="preserve">From </w:t>
            </w:r>
            <w:commentRangeEnd w:id="1036"/>
            <w:r>
              <w:rPr>
                <w:rStyle w:val="CommentReference"/>
                <w:rFonts w:ascii="Times New Roman" w:eastAsiaTheme="minorHAnsi" w:hAnsi="Times New Roman" w:cstheme="minorBidi"/>
                <w:color w:val="auto"/>
              </w:rPr>
              <w:commentReference w:id="103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7"/>
            <w:r>
              <w:rPr>
                <w:rFonts w:eastAsiaTheme="minorHAnsi"/>
              </w:rPr>
              <w:t>prophet</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8"/>
            <w:r w:rsidRPr="007425E1">
              <w:rPr>
                <w:rFonts w:eastAsiaTheme="minorHAnsi"/>
              </w:rPr>
              <w:t>everyone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39"/>
            <w:r>
              <w:rPr>
                <w:rFonts w:eastAsiaTheme="minorHAnsi"/>
              </w:rPr>
              <w:t xml:space="preserve">never </w:t>
            </w:r>
            <w:commentRangeEnd w:id="1039"/>
            <w:r>
              <w:rPr>
                <w:rStyle w:val="CommentReference"/>
                <w:rFonts w:ascii="Times New Roman" w:eastAsiaTheme="minorHAnsi" w:hAnsi="Times New Roman" w:cstheme="minorBidi"/>
                <w:color w:val="auto"/>
              </w:rPr>
              <w:commentReference w:id="103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0"/>
            <w:r w:rsidRPr="007425E1">
              <w:rPr>
                <w:rFonts w:eastAsiaTheme="minorHAnsi"/>
              </w:rPr>
              <w:t xml:space="preserve">and </w:t>
            </w:r>
            <w:commentRangeEnd w:id="1040"/>
            <w:r>
              <w:rPr>
                <w:rStyle w:val="CommentReference"/>
                <w:rFonts w:ascii="Times New Roman" w:eastAsiaTheme="minorHAnsi" w:hAnsi="Times New Roman" w:cstheme="minorBidi"/>
                <w:color w:val="auto"/>
              </w:rPr>
              <w:commentReference w:id="104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1"/>
            <w:r w:rsidRPr="007425E1">
              <w:rPr>
                <w:rFonts w:eastAsiaTheme="minorHAnsi"/>
              </w:rPr>
              <w:t xml:space="preserve">praises </w:t>
            </w:r>
            <w:commentRangeEnd w:id="1041"/>
            <w:r>
              <w:rPr>
                <w:rStyle w:val="CommentReference"/>
                <w:rFonts w:ascii="Times New Roman" w:eastAsiaTheme="minorHAnsi" w:hAnsi="Times New Roman" w:cstheme="minorBidi"/>
                <w:color w:val="auto"/>
              </w:rPr>
              <w:commentReference w:id="104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2"/>
            <w:r w:rsidRPr="007425E1">
              <w:rPr>
                <w:rFonts w:eastAsiaTheme="minorHAnsi"/>
              </w:rPr>
              <w:t>blessing</w:t>
            </w:r>
            <w:commentRangeEnd w:id="1042"/>
            <w:r>
              <w:rPr>
                <w:rStyle w:val="CommentReference"/>
                <w:rFonts w:ascii="Times New Roman" w:eastAsiaTheme="minorHAnsi" w:hAnsi="Times New Roman" w:cstheme="minorBidi"/>
                <w:color w:val="auto"/>
              </w:rPr>
              <w:commentReference w:id="104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3"/>
            <w:r w:rsidRPr="007425E1">
              <w:rPr>
                <w:rFonts w:eastAsiaTheme="minorHAnsi"/>
              </w:rPr>
              <w:t xml:space="preserve">we'll </w:t>
            </w:r>
            <w:commentRangeEnd w:id="1043"/>
            <w:r>
              <w:rPr>
                <w:rStyle w:val="CommentReference"/>
                <w:rFonts w:ascii="Times New Roman" w:eastAsiaTheme="minorHAnsi" w:hAnsi="Times New Roman" w:cstheme="minorBidi"/>
                <w:color w:val="auto"/>
              </w:rPr>
              <w:commentReference w:id="104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4"/>
            <w:r w:rsidRPr="007425E1">
              <w:rPr>
                <w:rFonts w:eastAsiaTheme="minorHAnsi"/>
              </w:rPr>
              <w:t xml:space="preserve">perfect </w:t>
            </w:r>
            <w:commentRangeEnd w:id="1044"/>
            <w:r>
              <w:rPr>
                <w:rStyle w:val="CommentReference"/>
                <w:rFonts w:ascii="Times New Roman" w:eastAsiaTheme="minorHAnsi" w:hAnsi="Times New Roman" w:cstheme="minorBidi"/>
                <w:color w:val="auto"/>
              </w:rPr>
              <w:commentReference w:id="104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5" w:name="_Toc298681341"/>
      <w:bookmarkStart w:id="1046" w:name="_Toc308441940"/>
      <w:r w:rsidRPr="00FD2E69">
        <w:lastRenderedPageBreak/>
        <w:t xml:space="preserve">The Conclusion of the </w:t>
      </w:r>
      <w:r>
        <w:t>Batos</w:t>
      </w:r>
      <w:r w:rsidRPr="00FD2E69">
        <w:t xml:space="preserve"> Psali</w:t>
      </w:r>
      <w:bookmarkEnd w:id="1045"/>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7"/>
            <w:r>
              <w:rPr>
                <w:rStyle w:val="CommentReference"/>
                <w:rFonts w:ascii="Garamond" w:hAnsi="Garamond" w:cstheme="minorBidi"/>
                <w:noProof w:val="0"/>
                <w:lang w:val="en-CA"/>
              </w:rPr>
              <w:commentReference w:id="104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8" w:name="_Toc298681342"/>
      <w:bookmarkStart w:id="1049" w:name="_Toc308441941"/>
      <w:bookmarkStart w:id="1050" w:name="_Ref452620570"/>
      <w:bookmarkStart w:id="1051" w:name="_Ref452620573"/>
      <w:r>
        <w:t>The Saturday Theotokia</w:t>
      </w:r>
      <w:bookmarkEnd w:id="1048"/>
      <w:bookmarkEnd w:id="1049"/>
      <w:bookmarkEnd w:id="1050"/>
      <w:bookmarkEnd w:id="105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2" w:name="_Toc298681343"/>
      <w:r>
        <w:t>Part One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3" w:name="_Toc298681344"/>
      <w:r w:rsidRPr="00D24FE1">
        <w:lastRenderedPageBreak/>
        <w:t>Part</w:t>
      </w:r>
      <w:r>
        <w:t xml:space="preserve"> Two</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4"/>
            <w:r w:rsidRPr="007425E1">
              <w:rPr>
                <w:rFonts w:eastAsiaTheme="minorHAnsi"/>
              </w:rPr>
              <w:t xml:space="preserve">honour </w:t>
            </w:r>
            <w:commentRangeEnd w:id="1054"/>
            <w:r>
              <w:rPr>
                <w:rStyle w:val="CommentReference"/>
                <w:rFonts w:ascii="Times New Roman" w:eastAsiaTheme="minorHAnsi" w:hAnsi="Times New Roman" w:cstheme="minorBidi"/>
                <w:color w:val="auto"/>
              </w:rPr>
              <w:commentReference w:id="105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5"/>
            <w:r w:rsidRPr="007425E1">
              <w:rPr>
                <w:rFonts w:eastAsiaTheme="minorHAnsi"/>
              </w:rPr>
              <w:t xml:space="preserve">prudent </w:t>
            </w:r>
            <w:commentRangeEnd w:id="1055"/>
            <w:r>
              <w:rPr>
                <w:rStyle w:val="CommentReference"/>
                <w:rFonts w:ascii="Times New Roman" w:eastAsiaTheme="minorHAnsi" w:hAnsi="Times New Roman" w:cstheme="minorBidi"/>
                <w:color w:val="auto"/>
              </w:rPr>
              <w:commentReference w:id="105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6" w:name="_Toc298681345"/>
      <w:r>
        <w:t>Part Three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7"/>
            <w:r w:rsidRPr="007425E1">
              <w:rPr>
                <w:rFonts w:eastAsiaTheme="minorHAnsi"/>
              </w:rPr>
              <w:t>bride</w:t>
            </w:r>
            <w:commentRangeEnd w:id="1057"/>
            <w:r>
              <w:rPr>
                <w:rStyle w:val="CommentReference"/>
                <w:rFonts w:ascii="Times New Roman" w:eastAsiaTheme="minorHAnsi" w:hAnsi="Times New Roman" w:cstheme="minorBidi"/>
                <w:color w:val="auto"/>
              </w:rPr>
              <w:commentReference w:id="105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8"/>
            <w:r w:rsidRPr="007425E1">
              <w:rPr>
                <w:rFonts w:eastAsiaTheme="minorHAnsi"/>
              </w:rPr>
              <w:t xml:space="preserve">rue </w:t>
            </w:r>
            <w:commentRangeEnd w:id="1058"/>
            <w:r>
              <w:rPr>
                <w:rStyle w:val="CommentReference"/>
                <w:rFonts w:ascii="Times New Roman" w:eastAsiaTheme="minorHAnsi" w:hAnsi="Times New Roman" w:cstheme="minorBidi"/>
                <w:color w:val="auto"/>
              </w:rPr>
              <w:commentReference w:id="105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59"/>
            <w:r w:rsidRPr="007425E1">
              <w:rPr>
                <w:rFonts w:eastAsiaTheme="minorHAnsi"/>
              </w:rPr>
              <w:t xml:space="preserve">ed </w:t>
            </w:r>
            <w:commentRangeEnd w:id="1059"/>
            <w:r>
              <w:rPr>
                <w:rStyle w:val="CommentReference"/>
                <w:rFonts w:ascii="Times New Roman" w:eastAsiaTheme="minorHAnsi" w:hAnsi="Times New Roman" w:cstheme="minorBidi"/>
                <w:color w:val="auto"/>
              </w:rPr>
              <w:commentReference w:id="105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0" w:name="_Toc298681346"/>
      <w:r w:rsidRPr="00D24FE1">
        <w:lastRenderedPageBreak/>
        <w:t>Part</w:t>
      </w:r>
      <w:r>
        <w:t xml:space="preserve"> Four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1"/>
            <w:r>
              <w:rPr>
                <w:rFonts w:eastAsiaTheme="minorHAnsi"/>
              </w:rPr>
              <w:t xml:space="preserve">unto </w:t>
            </w:r>
            <w:commentRangeEnd w:id="1061"/>
            <w:r>
              <w:rPr>
                <w:rStyle w:val="CommentReference"/>
                <w:rFonts w:ascii="Times New Roman" w:eastAsiaTheme="minorHAnsi" w:hAnsi="Times New Roman" w:cstheme="minorBidi"/>
                <w:color w:val="auto"/>
              </w:rPr>
              <w:commentReference w:id="106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2" w:name="_Toc298681347"/>
      <w:r w:rsidRPr="00D24FE1">
        <w:t>Part</w:t>
      </w:r>
      <w:r>
        <w:t xml:space="preserve"> Five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3" w:name="_Toc298681348"/>
      <w:r>
        <w:lastRenderedPageBreak/>
        <w:t>Part Six</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4"/>
            <w:r w:rsidRPr="007425E1">
              <w:t>rejoice</w:t>
            </w:r>
            <w:r>
              <w:t>d</w:t>
            </w:r>
            <w:commentRangeEnd w:id="1064"/>
            <w:r>
              <w:rPr>
                <w:rStyle w:val="CommentReference"/>
                <w:rFonts w:ascii="Times New Roman" w:eastAsiaTheme="minorHAnsi" w:hAnsi="Times New Roman" w:cstheme="minorBidi"/>
                <w:color w:val="auto"/>
              </w:rPr>
              <w:commentReference w:id="106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5"/>
            <w:r>
              <w:t>save</w:t>
            </w:r>
            <w:r w:rsidRPr="007425E1">
              <w:t xml:space="preserve"> </w:t>
            </w:r>
            <w:commentRangeEnd w:id="1065"/>
            <w:r>
              <w:rPr>
                <w:rStyle w:val="CommentReference"/>
              </w:rPr>
              <w:commentReference w:id="106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6" w:name="_Toc298681349"/>
      <w:r>
        <w:lastRenderedPageBreak/>
        <w:t>Part Seven</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7"/>
            <w:r>
              <w:t>Paradoxically</w:t>
            </w:r>
            <w:commentRangeEnd w:id="1067"/>
            <w:r>
              <w:rPr>
                <w:rStyle w:val="CommentReference"/>
                <w:rFonts w:ascii="Times New Roman" w:eastAsiaTheme="minorHAnsi" w:hAnsi="Times New Roman" w:cstheme="minorBidi"/>
                <w:color w:val="auto"/>
              </w:rPr>
              <w:commentReference w:id="106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8"/>
            <w:r>
              <w:t xml:space="preserve">is </w:t>
            </w:r>
            <w:commentRangeEnd w:id="1068"/>
            <w:r>
              <w:rPr>
                <w:rStyle w:val="CommentReference"/>
                <w:rFonts w:ascii="Times New Roman" w:eastAsiaTheme="minorHAnsi" w:hAnsi="Times New Roman" w:cstheme="minorBidi"/>
                <w:color w:val="auto"/>
              </w:rPr>
              <w:commentReference w:id="106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69" w:name="_Toc298681350"/>
      <w:r>
        <w:t>Part Eight</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0"/>
            <w:r w:rsidRPr="007425E1">
              <w:t>from all sides</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1"/>
            <w:r>
              <w:t>Saviour</w:t>
            </w:r>
            <w:commentRangeEnd w:id="1071"/>
            <w:r>
              <w:rPr>
                <w:rStyle w:val="CommentReference"/>
                <w:rFonts w:ascii="Times New Roman" w:eastAsiaTheme="minorHAnsi" w:hAnsi="Times New Roman" w:cstheme="minorBidi"/>
                <w:color w:val="auto"/>
              </w:rPr>
              <w:commentReference w:id="107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2" w:name="_Toc298681351"/>
      <w:r>
        <w:t>Part Nine</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3"/>
            <w:r>
              <w:t>compassion</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4" w:name="_Toc298681352"/>
      <w:bookmarkStart w:id="1075" w:name="_Toc308441942"/>
      <w:r>
        <w:t>The Crown Batos</w:t>
      </w:r>
      <w:bookmarkEnd w:id="1074"/>
      <w:bookmarkEnd w:id="107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6"/>
            <w:r>
              <w:t>Sanctuary</w:t>
            </w:r>
            <w:commentRangeEnd w:id="1076"/>
            <w:r>
              <w:rPr>
                <w:rStyle w:val="CommentReference"/>
                <w:rFonts w:ascii="Times New Roman" w:eastAsiaTheme="minorHAnsi" w:hAnsi="Times New Roman" w:cstheme="minorBidi"/>
                <w:color w:val="auto"/>
              </w:rPr>
              <w:commentReference w:id="107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7"/>
            <w:r>
              <w:t>lampstand</w:t>
            </w:r>
            <w:commentRangeEnd w:id="1077"/>
            <w:r>
              <w:rPr>
                <w:rStyle w:val="CommentReference"/>
                <w:rFonts w:ascii="Times New Roman" w:eastAsiaTheme="minorHAnsi" w:hAnsi="Times New Roman" w:cstheme="minorBidi"/>
                <w:color w:val="auto"/>
              </w:rPr>
              <w:commentReference w:id="107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8"/>
            <w:r>
              <w:t>Greeted</w:t>
            </w:r>
            <w:commentRangeEnd w:id="1078"/>
            <w:r>
              <w:rPr>
                <w:rStyle w:val="CommentReference"/>
                <w:rFonts w:ascii="Times New Roman" w:eastAsiaTheme="minorHAnsi" w:hAnsi="Times New Roman" w:cstheme="minorBidi"/>
                <w:color w:val="auto"/>
              </w:rPr>
              <w:commentReference w:id="107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79"/>
            <w:r w:rsidRPr="007425E1">
              <w:t xml:space="preserve">For </w:t>
            </w:r>
            <w:commentRangeEnd w:id="1079"/>
            <w:r>
              <w:rPr>
                <w:rStyle w:val="CommentReference"/>
                <w:rFonts w:ascii="Times New Roman" w:eastAsiaTheme="minorHAnsi" w:hAnsi="Times New Roman" w:cstheme="minorBidi"/>
                <w:color w:val="auto"/>
              </w:rPr>
              <w:commentReference w:id="107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0"/>
            <w:r>
              <w:t>coming</w:t>
            </w:r>
            <w:r w:rsidRPr="007425E1">
              <w:t xml:space="preserve"> </w:t>
            </w:r>
            <w:commentRangeEnd w:id="1080"/>
            <w:r>
              <w:rPr>
                <w:rStyle w:val="CommentReference"/>
                <w:rFonts w:ascii="Times New Roman" w:eastAsiaTheme="minorHAnsi" w:hAnsi="Times New Roman" w:cstheme="minorBidi"/>
                <w:color w:val="auto"/>
              </w:rPr>
              <w:commentReference w:id="108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1"/>
            <w:r w:rsidRPr="00582AD7">
              <w:t>ⲧⲉⲥⲱⲙⲁ</w:t>
            </w:r>
            <w:commentRangeEnd w:id="1081"/>
            <w:r>
              <w:rPr>
                <w:rStyle w:val="CommentReference"/>
                <w:rFonts w:ascii="Garamond" w:hAnsi="Garamond" w:cstheme="minorBidi"/>
                <w:noProof w:val="0"/>
                <w:lang w:val="en-CA"/>
              </w:rPr>
              <w:commentReference w:id="108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2"/>
            <w:r w:rsidRPr="007425E1">
              <w:t>you</w:t>
            </w:r>
            <w:commentRangeEnd w:id="1082"/>
            <w:r>
              <w:rPr>
                <w:rStyle w:val="CommentReference"/>
                <w:rFonts w:ascii="Times New Roman" w:eastAsiaTheme="minorHAnsi" w:hAnsi="Times New Roman" w:cstheme="minorBidi"/>
                <w:color w:val="auto"/>
              </w:rPr>
              <w:commentReference w:id="108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3" w:name="_Toc298681353"/>
      <w:bookmarkStart w:id="1084" w:name="_Toc308441943"/>
      <w:r>
        <w:t>The Second Crown Batos</w:t>
      </w:r>
      <w:bookmarkEnd w:id="1083"/>
      <w:bookmarkEnd w:id="108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5"/>
            <w:r>
              <w:t>evangelized</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6"/>
            <w:r w:rsidRPr="007425E1">
              <w:t>thereof</w:t>
            </w:r>
            <w:commentRangeEnd w:id="1086"/>
            <w:r>
              <w:rPr>
                <w:rStyle w:val="CommentReference"/>
                <w:rFonts w:ascii="Times New Roman" w:eastAsiaTheme="minorHAnsi" w:hAnsi="Times New Roman" w:cstheme="minorBidi"/>
                <w:color w:val="auto"/>
              </w:rPr>
              <w:commentReference w:id="108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7"/>
            <w:r>
              <w:rPr>
                <w:rStyle w:val="CommentReference"/>
                <w:rFonts w:ascii="Garamond" w:hAnsi="Garamond" w:cstheme="minorBidi"/>
                <w:noProof w:val="0"/>
                <w:lang w:val="en-CA"/>
              </w:rPr>
              <w:commentReference w:id="108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8" w:name="_Toc298681354"/>
      <w:bookmarkStart w:id="1089" w:name="_Ref299212102"/>
      <w:bookmarkStart w:id="1090" w:name="_Ref299212144"/>
      <w:bookmarkStart w:id="1091" w:name="_Ref299212161"/>
      <w:bookmarkStart w:id="1092" w:name="_Toc308441944"/>
      <w:bookmarkStart w:id="1093" w:name="_Ref452620758"/>
      <w:bookmarkStart w:id="1094" w:name="_Ref452620761"/>
      <w:bookmarkStart w:id="1095" w:name="_Toc459399197"/>
      <w:r>
        <w:lastRenderedPageBreak/>
        <w:t>The Ending of the Batos Theotokias</w:t>
      </w:r>
      <w:bookmarkEnd w:id="1088"/>
      <w:bookmarkEnd w:id="1089"/>
      <w:bookmarkEnd w:id="1090"/>
      <w:bookmarkEnd w:id="1091"/>
      <w:bookmarkEnd w:id="1092"/>
      <w:bookmarkEnd w:id="1093"/>
      <w:bookmarkEnd w:id="1094"/>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6"/>
            <w:r w:rsidRPr="007425E1">
              <w:rPr>
                <w:rFonts w:eastAsiaTheme="minorHAnsi"/>
              </w:rPr>
              <w:t>Awesome and full of glory</w:t>
            </w:r>
            <w:commentRangeEnd w:id="1096"/>
            <w:r>
              <w:rPr>
                <w:rStyle w:val="CommentReference"/>
                <w:rFonts w:ascii="Times New Roman" w:eastAsiaTheme="minorHAnsi" w:hAnsi="Times New Roman" w:cstheme="minorBidi"/>
                <w:color w:val="auto"/>
              </w:rPr>
              <w:commentReference w:id="109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7"/>
            <w:r w:rsidRPr="007425E1">
              <w:rPr>
                <w:rFonts w:eastAsiaTheme="minorHAnsi"/>
              </w:rPr>
              <w:t>works</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8"/>
            <w:r w:rsidRPr="00582AD7">
              <w:t>ϥ̀ⲛⲁϯ ⲙ̀ⲡⲓⲟⲩⲁⲓ</w:t>
            </w:r>
            <w:commentRangeEnd w:id="1098"/>
            <w:r>
              <w:rPr>
                <w:rStyle w:val="CommentReference"/>
                <w:rFonts w:ascii="Garamond" w:hAnsi="Garamond" w:cstheme="minorBidi"/>
                <w:noProof w:val="0"/>
                <w:lang w:val="en-CA"/>
              </w:rPr>
              <w:commentReference w:id="109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99"/>
            <w:r w:rsidRPr="007425E1">
              <w:rPr>
                <w:rFonts w:eastAsiaTheme="minorHAnsi"/>
              </w:rPr>
              <w:t xml:space="preserve">with </w:t>
            </w:r>
            <w:commentRangeEnd w:id="1099"/>
            <w:r>
              <w:rPr>
                <w:rStyle w:val="CommentReference"/>
                <w:rFonts w:ascii="Times New Roman" w:eastAsiaTheme="minorHAnsi" w:hAnsi="Times New Roman" w:cstheme="minorBidi"/>
                <w:color w:val="auto"/>
              </w:rPr>
              <w:commentReference w:id="109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0"/>
            <w:r w:rsidRPr="00582AD7">
              <w:t>ⲡⲁⲓ ⲉ̀ϩⲟⲟⲩ</w:t>
            </w:r>
            <w:commentRangeEnd w:id="1100"/>
            <w:r>
              <w:rPr>
                <w:rStyle w:val="CommentReference"/>
                <w:rFonts w:ascii="Garamond" w:hAnsi="Garamond" w:cstheme="minorBidi"/>
                <w:noProof w:val="0"/>
                <w:lang w:val="en-CA"/>
              </w:rPr>
              <w:commentReference w:id="110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1"/>
            <w:r w:rsidRPr="007425E1">
              <w:rPr>
                <w:rFonts w:eastAsiaTheme="minorHAnsi"/>
              </w:rPr>
              <w:t xml:space="preserve">bless </w:t>
            </w:r>
            <w:commentRangeEnd w:id="1101"/>
            <w:r>
              <w:rPr>
                <w:rStyle w:val="CommentReference"/>
                <w:rFonts w:ascii="Times New Roman" w:eastAsiaTheme="minorHAnsi" w:hAnsi="Times New Roman" w:cstheme="minorBidi"/>
                <w:color w:val="auto"/>
              </w:rPr>
              <w:commentReference w:id="110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2" w:name="_Ref448227875"/>
      <w:bookmarkStart w:id="1103" w:name="_Ref448227880"/>
      <w:bookmarkStart w:id="1104" w:name="_Toc459399198"/>
      <w:r>
        <w:lastRenderedPageBreak/>
        <w:t>The Raising of Incense</w:t>
      </w:r>
      <w:bookmarkEnd w:id="1102"/>
      <w:bookmarkEnd w:id="1103"/>
      <w:bookmarkEnd w:id="110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5"/>
      <w:r>
        <w:t>Morning</w:t>
      </w:r>
      <w:commentRangeEnd w:id="1105"/>
      <w:r>
        <w:rPr>
          <w:rStyle w:val="CommentReference"/>
          <w:rFonts w:eastAsiaTheme="minorHAnsi" w:cstheme="minorBidi"/>
          <w:b w:val="0"/>
          <w:bCs w:val="0"/>
        </w:rPr>
        <w:commentReference w:id="110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6" w:name="ThanksgivingIncense"/>
      <w:r>
        <w:lastRenderedPageBreak/>
        <w:t>The Prayer of Thanksgiving</w:t>
      </w:r>
    </w:p>
    <w:bookmarkEnd w:id="110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5F6770">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7" w:name="_Ref435789344"/>
      <w:bookmarkStart w:id="1108" w:name="VersesCymbals"/>
      <w:r>
        <w:t>The Verses of the Cymbals</w:t>
      </w:r>
      <w:bookmarkEnd w:id="1107"/>
    </w:p>
    <w:bookmarkEnd w:id="110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09"/>
            <w:r w:rsidRPr="007425E1">
              <w:t xml:space="preserve">May </w:t>
            </w:r>
            <w:commentRangeEnd w:id="1109"/>
            <w:r>
              <w:rPr>
                <w:rStyle w:val="CommentReference"/>
                <w:rFonts w:eastAsiaTheme="minorHAnsi" w:cstheme="minorBidi"/>
                <w:color w:val="auto"/>
                <w:lang w:val="en-CA"/>
              </w:rPr>
              <w:commentReference w:id="110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0" w:name="PrayerDeparted"/>
      <w:r>
        <w:t>The Prayer for the Departed</w:t>
      </w:r>
    </w:p>
    <w:bookmarkEnd w:id="111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1"/>
      <w:r>
        <w:t xml:space="preserve"> </w:t>
      </w:r>
      <w:commentRangeEnd w:id="1111"/>
      <w:r>
        <w:rPr>
          <w:rStyle w:val="CommentReference"/>
          <w:lang w:val="en-CA"/>
        </w:rPr>
        <w:commentReference w:id="1111"/>
      </w:r>
      <w:r>
        <w:t>and our fathers the presbyters, and our brethren</w:t>
      </w:r>
      <w:r w:rsidR="00B62960">
        <w:rPr>
          <w:rStyle w:val="FootnoteReference"/>
        </w:rPr>
        <w:footnoteReference w:id="923"/>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2"/>
      <w:r>
        <w:t xml:space="preserve"> </w:t>
      </w:r>
      <w:commentRangeEnd w:id="1112"/>
      <w:r>
        <w:rPr>
          <w:rStyle w:val="CommentReference"/>
          <w:lang w:val="en-CA"/>
        </w:rPr>
        <w:commentReference w:id="111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3"/>
      <w:r>
        <w:t>You</w:t>
      </w:r>
      <w:commentRangeEnd w:id="1113"/>
      <w:r>
        <w:rPr>
          <w:rStyle w:val="CommentReference"/>
          <w:lang w:val="en-CA"/>
        </w:rPr>
        <w:commentReference w:id="111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4" w:name="_Ref435789903"/>
      <w:r>
        <w:rPr>
          <w:lang w:val="en-GB"/>
        </w:rPr>
        <w:t>Graciously Accord</w:t>
      </w:r>
      <w:bookmarkEnd w:id="111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5" w:name="_Ref435789927"/>
      <w:bookmarkStart w:id="111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7"/>
      <w:r>
        <w:rPr>
          <w:lang w:val="en-GB"/>
        </w:rPr>
        <w:t xml:space="preserve">to </w:t>
      </w:r>
      <w:commentRangeEnd w:id="1117"/>
      <w:r>
        <w:rPr>
          <w:rStyle w:val="CommentReference"/>
          <w:lang w:val="en-CA"/>
        </w:rPr>
        <w:commentReference w:id="111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8" w:name="_Ref442856274"/>
      <w:r>
        <w:t>The Gloria</w:t>
      </w:r>
      <w:bookmarkEnd w:id="1115"/>
      <w:bookmarkEnd w:id="111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19" w:name="_Ref435789969"/>
      <w:bookmarkEnd w:id="111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0" w:name="_Ref442856358"/>
      <w:r>
        <w:t>The Trisagion</w:t>
      </w:r>
      <w:bookmarkEnd w:id="1119"/>
      <w:bookmarkEnd w:id="112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1" w:name="_Ref442856453"/>
      <w:r>
        <w:t>Hail to You</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2" w:name="_Ref434477171"/>
      <w:r>
        <w:t>The Introduction to the Doxologies</w:t>
      </w:r>
      <w:bookmarkEnd w:id="112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3" w:name="_Ref435799700"/>
      <w:r>
        <w:lastRenderedPageBreak/>
        <w:t>The Doxologies</w:t>
      </w:r>
      <w:bookmarkEnd w:id="112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4" w:name="_Ref434487836"/>
      <w:r>
        <w:t>The Evening Doxology of the Virgin</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5" w:name="_Ref434487846"/>
      <w:r>
        <w:t>The Morning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6"/>
            <w:r>
              <w:t xml:space="preserve">declared </w:t>
            </w:r>
            <w:commentRangeEnd w:id="1126"/>
            <w:r>
              <w:rPr>
                <w:rStyle w:val="CommentReference"/>
                <w:rFonts w:ascii="Times New Roman" w:eastAsiaTheme="minorHAnsi" w:hAnsi="Times New Roman" w:cstheme="minorBidi"/>
                <w:color w:val="auto"/>
              </w:rPr>
              <w:commentReference w:id="112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7"/>
            <w:r>
              <w:t xml:space="preserve">Good New </w:t>
            </w:r>
            <w:commentRangeEnd w:id="1127"/>
            <w:r>
              <w:rPr>
                <w:rStyle w:val="CommentReference"/>
                <w:rFonts w:ascii="Times New Roman" w:eastAsiaTheme="minorHAnsi" w:hAnsi="Times New Roman" w:cstheme="minorBidi"/>
                <w:color w:val="auto"/>
              </w:rPr>
              <w:commentReference w:id="112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8"/>
            <w:r>
              <w:t>Be our advocate</w:t>
            </w:r>
            <w:commentRangeEnd w:id="1128"/>
            <w:r>
              <w:rPr>
                <w:rStyle w:val="CommentReference"/>
                <w:rFonts w:ascii="Times New Roman" w:eastAsiaTheme="minorHAnsi" w:hAnsi="Times New Roman" w:cstheme="minorBidi"/>
                <w:color w:val="auto"/>
              </w:rPr>
              <w:commentReference w:id="112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29"/>
            <w:r>
              <w:t>Mary</w:t>
            </w:r>
            <w:commentRangeEnd w:id="1129"/>
            <w:r>
              <w:rPr>
                <w:rStyle w:val="CommentReference"/>
                <w:rFonts w:ascii="Times New Roman" w:eastAsiaTheme="minorHAnsi" w:hAnsi="Times New Roman" w:cstheme="minorBidi"/>
                <w:color w:val="auto"/>
              </w:rPr>
              <w:commentReference w:id="112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0" w:name="_Ref435799710"/>
      <w:r>
        <w:lastRenderedPageBreak/>
        <w:t>The Orthodox Creed</w:t>
      </w:r>
      <w:bookmarkEnd w:id="113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1" w:name="_Ref442856751"/>
      <w:r>
        <w:t>God Have mercy upon us</w:t>
      </w:r>
      <w:bookmarkEnd w:id="113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2"/>
      <w:r>
        <w:t>God</w:t>
      </w:r>
      <w:commentRangeEnd w:id="1132"/>
      <w:r>
        <w:rPr>
          <w:rStyle w:val="CommentReference"/>
          <w:lang w:val="en-CA"/>
        </w:rPr>
        <w:commentReference w:id="113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3" w:name="_Ref442856856"/>
      <w:r>
        <w:lastRenderedPageBreak/>
        <w:t>The Prayer for the Gospel</w:t>
      </w:r>
      <w:bookmarkEnd w:id="113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4" w:name="_Ref442870575"/>
      <w:r>
        <w:t>The Gospel Response</w:t>
      </w:r>
      <w:bookmarkEnd w:id="113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30"/>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31"/>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5" w:name="_Ref442870289"/>
      <w:r>
        <w:t>The Absolutions</w:t>
      </w:r>
      <w:bookmarkEnd w:id="113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32"/>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6" w:name="_Ref448228543"/>
      <w:bookmarkStart w:id="1137" w:name="_Ref448228546"/>
      <w:bookmarkStart w:id="1138" w:name="_Ref448471804"/>
      <w:bookmarkStart w:id="1139" w:name="_Toc459399199"/>
      <w:r>
        <w:lastRenderedPageBreak/>
        <w:t>The Book of Psalis and Doxologies</w:t>
      </w:r>
      <w:bookmarkEnd w:id="224"/>
      <w:bookmarkEnd w:id="225"/>
      <w:bookmarkEnd w:id="226"/>
      <w:bookmarkEnd w:id="1136"/>
      <w:bookmarkEnd w:id="1137"/>
      <w:bookmarkEnd w:id="1138"/>
      <w:bookmarkEnd w:id="113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0" w:name="_Toc459399200"/>
      <w:bookmarkStart w:id="1141" w:name="_Toc410196197"/>
      <w:bookmarkStart w:id="1142" w:name="_Toc410196439"/>
      <w:bookmarkStart w:id="1143" w:name="_Toc410196941"/>
      <w:r>
        <w:lastRenderedPageBreak/>
        <w:t>General and Common Doxologies</w:t>
      </w:r>
      <w:bookmarkEnd w:id="1140"/>
    </w:p>
    <w:p w14:paraId="1B082926" w14:textId="77777777" w:rsidR="009C13E9" w:rsidRDefault="009C13E9" w:rsidP="009C13E9">
      <w:pPr>
        <w:pStyle w:val="Heading3"/>
      </w:pPr>
      <w:bookmarkStart w:id="1144" w:name="_Ref434488390"/>
      <w:r>
        <w:t>The Doxology of the Heavenly</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5"/>
            <w:r>
              <w:t>The great and holy luminaries,</w:t>
            </w:r>
            <w:commentRangeEnd w:id="1145"/>
            <w:r>
              <w:rPr>
                <w:rStyle w:val="CommentReference"/>
                <w:rFonts w:ascii="Times New Roman" w:hAnsi="Times New Roman"/>
              </w:rPr>
              <w:commentReference w:id="114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6"/>
            <w:r>
              <w:rPr>
                <w:rStyle w:val="CommentReference"/>
                <w:rFonts w:ascii="Times New Roman" w:hAnsi="Times New Roman"/>
              </w:rPr>
              <w:commentReference w:id="114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7"/>
            <w:r w:rsidRPr="00602B0F">
              <w:t xml:space="preserve">O Lord, </w:t>
            </w:r>
            <w:commentRangeEnd w:id="1147"/>
            <w:r>
              <w:rPr>
                <w:rStyle w:val="CommentReference"/>
                <w:rFonts w:ascii="Times New Roman" w:hAnsi="Times New Roman"/>
              </w:rPr>
              <w:commentReference w:id="114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8" w:name="_Ref434488524"/>
      <w:r>
        <w:t>The Doxology of St. John the Baptist</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49" w:name="_Ref434488546"/>
      <w:r>
        <w:t>Another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0" w:name="_Ref434488644"/>
      <w:r>
        <w:lastRenderedPageBreak/>
        <w:t>A Doxology for the Apostles</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1"/>
            <w:r>
              <w:t xml:space="preserve">called </w:t>
            </w:r>
            <w:commentRangeEnd w:id="1151"/>
            <w:r>
              <w:rPr>
                <w:rStyle w:val="CommentReference"/>
                <w:rFonts w:ascii="Times New Roman" w:eastAsiaTheme="minorHAnsi" w:hAnsi="Times New Roman" w:cstheme="minorBidi"/>
                <w:color w:val="auto"/>
              </w:rPr>
              <w:commentReference w:id="115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2"/>
            <w:r>
              <w:t>Who loved him greatly.</w:t>
            </w:r>
            <w:commentRangeEnd w:id="1152"/>
            <w:r>
              <w:rPr>
                <w:rStyle w:val="CommentReference"/>
                <w:rFonts w:ascii="Times New Roman" w:eastAsiaTheme="minorHAnsi" w:hAnsi="Times New Roman" w:cstheme="minorBidi"/>
                <w:color w:val="auto"/>
              </w:rPr>
              <w:commentReference w:id="115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3" w:name="_Ref434488657"/>
      <w:r>
        <w:t>Another Doxology for the Apostles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4"/>
            <w:r>
              <w:t xml:space="preserve">Our </w:t>
            </w:r>
            <w:commentRangeEnd w:id="1154"/>
            <w:r>
              <w:rPr>
                <w:rStyle w:val="CommentReference"/>
                <w:rFonts w:ascii="Times New Roman" w:eastAsiaTheme="minorHAnsi" w:hAnsi="Times New Roman" w:cstheme="minorBidi"/>
                <w:color w:val="auto"/>
              </w:rPr>
              <w:commentReference w:id="115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5"/>
            <w:r>
              <w:t xml:space="preserve">And </w:t>
            </w:r>
            <w:commentRangeEnd w:id="1155"/>
            <w:r>
              <w:rPr>
                <w:rStyle w:val="CommentReference"/>
                <w:rFonts w:ascii="Times New Roman" w:eastAsiaTheme="minorHAnsi" w:hAnsi="Times New Roman" w:cstheme="minorBidi"/>
                <w:color w:val="auto"/>
              </w:rPr>
              <w:commentReference w:id="115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6"/>
            <w:r>
              <w:t>And was numbered with</w:t>
            </w:r>
          </w:p>
          <w:p w14:paraId="5527B3A6" w14:textId="77777777" w:rsidR="004C7F73" w:rsidRDefault="004C7F73" w:rsidP="004C7F73">
            <w:pPr>
              <w:pStyle w:val="EngHangEnd"/>
            </w:pPr>
            <w:r>
              <w:t>The rest of the Apostles.</w:t>
            </w:r>
            <w:commentRangeEnd w:id="1156"/>
            <w:r>
              <w:rPr>
                <w:rStyle w:val="CommentReference"/>
                <w:rFonts w:ascii="Times New Roman" w:eastAsiaTheme="minorHAnsi" w:hAnsi="Times New Roman" w:cstheme="minorBidi"/>
                <w:color w:val="auto"/>
              </w:rPr>
              <w:commentReference w:id="115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7"/>
            <w:r>
              <w:t xml:space="preserve">sound </w:t>
            </w:r>
            <w:commentRangeEnd w:id="1157"/>
            <w:r>
              <w:rPr>
                <w:rStyle w:val="CommentReference"/>
                <w:rFonts w:ascii="Times New Roman" w:eastAsiaTheme="minorHAnsi" w:hAnsi="Times New Roman" w:cstheme="minorBidi"/>
                <w:color w:val="auto"/>
              </w:rPr>
              <w:commentReference w:id="115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8" w:name="_Ref434488814"/>
      <w:r>
        <w:t>The Doxology of St. Mark</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3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59" w:name="_Ref434488992"/>
      <w:r>
        <w:lastRenderedPageBreak/>
        <w:t>The Doxology of Any Apostle</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0"/>
            <w:r>
              <w:rPr>
                <w:rStyle w:val="CommentReference"/>
                <w:rFonts w:ascii="Times New Roman" w:eastAsiaTheme="minorHAnsi" w:hAnsi="Times New Roman" w:cstheme="minorBidi"/>
                <w:color w:val="auto"/>
              </w:rPr>
              <w:commentReference w:id="116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1"/>
            <w:r>
              <w:t>compatriots</w:t>
            </w:r>
            <w:commentRangeEnd w:id="1161"/>
            <w:r>
              <w:rPr>
                <w:rStyle w:val="CommentReference"/>
                <w:rFonts w:ascii="Times New Roman" w:eastAsiaTheme="minorHAnsi" w:hAnsi="Times New Roman" w:cstheme="minorBidi"/>
                <w:color w:val="auto"/>
              </w:rPr>
              <w:commentReference w:id="116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2" w:name="_Ref434489014"/>
      <w:r>
        <w:lastRenderedPageBreak/>
        <w:t>The Doxology of St. Stephen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3" w:name="_Ref434489170"/>
      <w:r>
        <w:t>The Doxology of St. George</w:t>
      </w:r>
      <w:bookmarkEnd w:id="1163"/>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F677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F677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4" w:name="_Ref434490082"/>
      <w:r>
        <w:t>The Doxology of St. Demiana</w:t>
      </w:r>
      <w:bookmarkEnd w:id="1164"/>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F677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F677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5" w:name="_Ref434489950"/>
      <w:r>
        <w:t>The Doxology of the Martyrs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6"/>
            <w:r>
              <w:t>Akrash</w:t>
            </w:r>
            <w:commentRangeEnd w:id="1166"/>
            <w:r>
              <w:rPr>
                <w:rStyle w:val="CommentReference"/>
              </w:rPr>
              <w:commentReference w:id="116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7" w:name="_Ref434490311"/>
      <w:r>
        <w:t>The Doxology of St. Anthony and St. Paul</w:t>
      </w:r>
      <w:bookmarkEnd w:id="1167"/>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F677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F677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5F6770">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8"/>
            <w:r w:rsidRPr="004764BD">
              <w:t>give light to</w:t>
            </w:r>
            <w:commentRangeEnd w:id="1168"/>
            <w:r>
              <w:rPr>
                <w:rStyle w:val="CommentReference"/>
                <w:rFonts w:ascii="Times New Roman" w:eastAsiaTheme="minorHAnsi" w:hAnsi="Times New Roman" w:cstheme="minorBidi"/>
                <w:color w:val="auto"/>
              </w:rPr>
              <w:commentReference w:id="116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69" w:name="_Ref434490826"/>
      <w:r>
        <w:t>The Doxology of St. Pishoy and St. Paul of Tammah</w:t>
      </w:r>
      <w:bookmarkEnd w:id="1169"/>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F677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F6770">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0" w:name="_Ref434492161"/>
      <w:r>
        <w:t>The Doxology of St. Athanasius the Apostolic</w:t>
      </w:r>
      <w:bookmarkEnd w:id="1170"/>
      <w:r w:rsidR="00B52F78">
        <w:rPr>
          <w:rStyle w:val="FootnoteReference"/>
        </w:rPr>
        <w:footnoteReference w:id="936"/>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F677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F677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1" w:name="_Ref434492536"/>
      <w:r>
        <w:lastRenderedPageBreak/>
        <w:t xml:space="preserve">The Doxology of </w:t>
      </w:r>
      <w:r w:rsidR="00231798">
        <w:t>the</w:t>
      </w:r>
      <w:r>
        <w:t xml:space="preserve"> Cross Bearers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2" w:name="_Ref434492645"/>
      <w:r>
        <w:t>The Doxology for a Hierarch Who is Present</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2"/>
            <w:r>
              <w:rPr>
                <w:rStyle w:val="CommentReference"/>
                <w:rFonts w:ascii="Times New Roman" w:eastAsiaTheme="minorHAnsi" w:hAnsi="Times New Roman" w:cstheme="minorBidi"/>
                <w:color w:val="auto"/>
              </w:rPr>
              <w:commentReference w:id="118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4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6" w:name="_Toc459399201"/>
      <w:bookmarkStart w:id="1187" w:name="September"/>
      <w:r>
        <w:lastRenderedPageBreak/>
        <w:t>September</w:t>
      </w:r>
      <w:bookmarkEnd w:id="1141"/>
      <w:bookmarkEnd w:id="1142"/>
      <w:bookmarkEnd w:id="114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DE549C">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DE549C">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DE549C">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DE549C">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DE549C">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DE549C">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DE549C">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DE549C">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DE549C">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DE549C">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DE549C">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DE549C">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DE549C">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DE549C">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DE549C">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DE549C">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8" w:name="_Toc410196198"/>
      <w:bookmarkStart w:id="1189" w:name="_Toc410196440"/>
      <w:bookmarkStart w:id="1190" w:name="_Toc410196942"/>
      <w:r>
        <w:br w:type="page"/>
      </w:r>
    </w:p>
    <w:p w14:paraId="3B77A2B2" w14:textId="6F99453D" w:rsidR="00495F1A" w:rsidRDefault="0092592B" w:rsidP="00495F1A">
      <w:pPr>
        <w:pStyle w:val="Heading3"/>
      </w:pPr>
      <w:bookmarkStart w:id="1191" w:name="_Toc459399235"/>
      <w:r>
        <w:lastRenderedPageBreak/>
        <w:t xml:space="preserve">August 29 (30) / Tho-out 1: </w:t>
      </w:r>
      <w:r w:rsidR="00495F1A">
        <w:t>Ecclesiastical New Year: Nairouz</w:t>
      </w:r>
      <w:bookmarkEnd w:id="1188"/>
      <w:bookmarkEnd w:id="1189"/>
      <w:bookmarkEnd w:id="1190"/>
      <w:bookmarkEnd w:id="119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3" w:name="_Ref459398951"/>
      <w:r>
        <w:t>The Doxolog</w:t>
      </w:r>
      <w:r w:rsidR="00E21EA3">
        <w:t>y for Ecclesiastical New Year</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4"/>
            <w:r>
              <w:t xml:space="preserve">wiles </w:t>
            </w:r>
            <w:commentRangeEnd w:id="1194"/>
            <w:r>
              <w:rPr>
                <w:rStyle w:val="CommentReference"/>
                <w:rFonts w:ascii="Times New Roman" w:eastAsiaTheme="minorHAnsi" w:hAnsi="Times New Roman" w:cstheme="minorBidi"/>
                <w:color w:val="auto"/>
              </w:rPr>
              <w:commentReference w:id="119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5" w:name="_Ref434473482"/>
      <w:r>
        <w:t>The Psali Adam</w:t>
      </w:r>
      <w:r w:rsidR="00B411C9">
        <w:t xml:space="preserve"> for the Ecclesiastical New Year</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6"/>
            <w:r>
              <w:t xml:space="preserve">Ϯⲛⲁⲟⲩⲱϣⲧ </w:t>
            </w:r>
            <w:commentRangeEnd w:id="1196"/>
            <w:r>
              <w:rPr>
                <w:rStyle w:val="CommentReference"/>
                <w:rFonts w:ascii="Times New Roman" w:hAnsi="Times New Roman"/>
              </w:rPr>
              <w:commentReference w:id="119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7"/>
            <w:r>
              <w:t>reign</w:t>
            </w:r>
            <w:commentRangeEnd w:id="1197"/>
            <w:r>
              <w:rPr>
                <w:rStyle w:val="CommentReference"/>
              </w:rPr>
              <w:commentReference w:id="119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8" w:name="_Ref434473530"/>
      <w:r>
        <w:t xml:space="preserve">The Psali </w:t>
      </w:r>
      <w:r w:rsidR="004E71A7">
        <w:t>Batos for the Ecclesiastical New Year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99"/>
            <w:r>
              <w:t xml:space="preserve">be </w:t>
            </w:r>
            <w:commentRangeEnd w:id="1199"/>
            <w:r>
              <w:rPr>
                <w:rStyle w:val="CommentReference"/>
              </w:rPr>
              <w:commentReference w:id="119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0"/>
            <w:r>
              <w:t xml:space="preserve">Ⲁⲙⲱⲛⲓ </w:t>
            </w:r>
            <w:commentRangeEnd w:id="1200"/>
            <w:r>
              <w:rPr>
                <w:rStyle w:val="CommentReference"/>
                <w:rFonts w:ascii="Times New Roman" w:hAnsi="Times New Roman"/>
              </w:rPr>
              <w:commentReference w:id="120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1"/>
            <w:r>
              <w:t xml:space="preserve">the </w:t>
            </w:r>
            <w:commentRangeEnd w:id="1201"/>
            <w:r>
              <w:rPr>
                <w:rStyle w:val="CommentReference"/>
              </w:rPr>
              <w:commentReference w:id="120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2"/>
            <w:r>
              <w:t xml:space="preserve">entreat </w:t>
            </w:r>
            <w:commentRangeEnd w:id="1202"/>
            <w:r>
              <w:rPr>
                <w:rStyle w:val="CommentReference"/>
              </w:rPr>
              <w:commentReference w:id="120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3" w:name="_Toc459399236"/>
      <w:r>
        <w:t xml:space="preserve">August 29 (30) / Tho-out 1: </w:t>
      </w:r>
      <w:r w:rsidRPr="00646349">
        <w:t xml:space="preserve">Also </w:t>
      </w:r>
      <w:r>
        <w:t>the Martyrdom of St. Bartholomew the Apostle</w:t>
      </w:r>
      <w:bookmarkEnd w:id="1203"/>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4" w:name="_Toc459399237"/>
      <w:r>
        <w:t xml:space="preserve">August 30 (31) / Tho-out 2: </w:t>
      </w:r>
      <w:r w:rsidR="005242D1">
        <w:t xml:space="preserve">Martyrdom of </w:t>
      </w:r>
      <w:r>
        <w:t>St. John the Baptist</w:t>
      </w:r>
      <w:bookmarkEnd w:id="1204"/>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5" w:name="_Toc459399238"/>
      <w:r>
        <w:t>September 1 (2) / Tho-out 4: St. Verena</w:t>
      </w:r>
      <w:bookmarkEnd w:id="1205"/>
    </w:p>
    <w:p w14:paraId="593C8957" w14:textId="505B2827" w:rsidR="00DB5470" w:rsidRDefault="00296539" w:rsidP="00DB5470">
      <w:pPr>
        <w:pStyle w:val="Heading4"/>
      </w:pPr>
      <w:bookmarkStart w:id="120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7" w:name="_Ref459401476"/>
      <w:r>
        <w:t>The Doxology</w:t>
      </w:r>
      <w:r w:rsidR="00B46E6E">
        <w:t xml:space="preserve"> for St. Verena</w:t>
      </w:r>
      <w:bookmarkEnd w:id="1206"/>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8" w:name="_Toc459399239"/>
      <w:r>
        <w:t>September 3 (4) / Tho-out 6: St. Phoebe the Protodeaconess</w:t>
      </w:r>
      <w:r w:rsidR="008C4D26">
        <w:rPr>
          <w:rStyle w:val="FootnoteReference"/>
        </w:rPr>
        <w:footnoteReference w:id="941"/>
      </w:r>
      <w:bookmarkEnd w:id="1208"/>
    </w:p>
    <w:p w14:paraId="47E3028B" w14:textId="77777777" w:rsidR="0039635A" w:rsidRDefault="0039635A" w:rsidP="0039635A">
      <w:pPr>
        <w:pStyle w:val="Heading3"/>
      </w:pPr>
      <w:bookmarkStart w:id="1209" w:name="_Toc459399240"/>
      <w:r>
        <w:t>September 4 (5) / Tho-out 7: St. Dioscorus</w:t>
      </w:r>
      <w:bookmarkEnd w:id="1209"/>
    </w:p>
    <w:p w14:paraId="6AE56346" w14:textId="2D840D17" w:rsidR="0039635A" w:rsidRDefault="00191A26" w:rsidP="0039635A">
      <w:pPr>
        <w:pStyle w:val="Rubric"/>
      </w:pPr>
      <w:r>
        <w:fldChar w:fldCharType="begin"/>
      </w:r>
      <w:r>
        <w:instrText xml:space="preserve"> REF _Ref434492249 \h </w:instrText>
      </w:r>
      <w:r>
        <w:fldChar w:fldCharType="separate"/>
      </w:r>
      <w:r w:rsidR="005F6770">
        <w:t>The Doxology for St. Severus</w:t>
      </w:r>
      <w:r>
        <w:fldChar w:fldCharType="end"/>
      </w:r>
      <w:r>
        <w:t xml:space="preserve">, </w:t>
      </w:r>
      <w:r>
        <w:fldChar w:fldCharType="begin"/>
      </w:r>
      <w:r>
        <w:instrText xml:space="preserve"> REF _Ref434561058 \h </w:instrText>
      </w:r>
      <w:r>
        <w:fldChar w:fldCharType="separate"/>
      </w:r>
      <w:r w:rsidR="005F677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0" w:name="_Toc459399241"/>
      <w:r>
        <w:t>September 4 (5) / Tho-out 7: Also St. Rebecca and her Children</w:t>
      </w:r>
      <w:bookmarkEnd w:id="1210"/>
    </w:p>
    <w:p w14:paraId="51FECB60" w14:textId="7CDB2FBF" w:rsidR="00BD6485" w:rsidRDefault="00BD6485" w:rsidP="00BD6485">
      <w:pPr>
        <w:pStyle w:val="Heading4"/>
      </w:pPr>
      <w:bookmarkStart w:id="121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2" w:name="_Ref459401387"/>
      <w:r>
        <w:t>The Doxology</w:t>
      </w:r>
      <w:r w:rsidR="00B46E6E">
        <w:t xml:space="preserve"> for St. Rebecca and her Children</w:t>
      </w:r>
      <w:bookmarkEnd w:id="1211"/>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3" w:name="_Toc459399242"/>
      <w:r>
        <w:t>September 9 (10) / Tho-out 12: Commemoration of Archangel Michael</w:t>
      </w:r>
      <w:bookmarkEnd w:id="1213"/>
    </w:p>
    <w:p w14:paraId="0B6DB15F" w14:textId="77777777" w:rsidR="005F6770"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FE8EDB1" w14:textId="77777777" w:rsidTr="0082304E">
        <w:trPr>
          <w:cantSplit/>
          <w:jc w:val="center"/>
        </w:trPr>
        <w:tc>
          <w:tcPr>
            <w:tcW w:w="288" w:type="dxa"/>
          </w:tcPr>
          <w:p w14:paraId="0A3A362C" w14:textId="77777777" w:rsidR="005F6770" w:rsidRDefault="005F6770" w:rsidP="0082304E">
            <w:pPr>
              <w:pStyle w:val="CopticCross"/>
            </w:pPr>
          </w:p>
        </w:tc>
        <w:tc>
          <w:tcPr>
            <w:tcW w:w="3960" w:type="dxa"/>
          </w:tcPr>
          <w:p w14:paraId="763CF359" w14:textId="77777777" w:rsidR="005F6770" w:rsidRDefault="005F6770" w:rsidP="00C83ECE">
            <w:pPr>
              <w:pStyle w:val="EngHang"/>
            </w:pPr>
            <w:r>
              <w:t>Through the intercessions</w:t>
            </w:r>
          </w:p>
          <w:p w14:paraId="1B509478" w14:textId="77777777" w:rsidR="005F6770" w:rsidRDefault="005F6770" w:rsidP="00C83ECE">
            <w:pPr>
              <w:pStyle w:val="EngHang"/>
            </w:pPr>
            <w:r>
              <w:t>Of the Four Incorporeal Beasts,</w:t>
            </w:r>
          </w:p>
          <w:p w14:paraId="7D5C923C" w14:textId="77777777" w:rsidR="005F6770" w:rsidRDefault="005F6770" w:rsidP="00C83ECE">
            <w:pPr>
              <w:pStyle w:val="EngHang"/>
            </w:pPr>
            <w:r>
              <w:t>The ministering flames of fire,</w:t>
            </w:r>
          </w:p>
          <w:p w14:paraId="63631569" w14:textId="77777777" w:rsidR="005F6770" w:rsidRDefault="005F6770" w:rsidP="0082304E">
            <w:pPr>
              <w:pStyle w:val="EngHangEnd"/>
            </w:pPr>
            <w:r>
              <w:t>O Lord, grant us the forgiveness of our sins.</w:t>
            </w:r>
          </w:p>
        </w:tc>
        <w:tc>
          <w:tcPr>
            <w:tcW w:w="288" w:type="dxa"/>
          </w:tcPr>
          <w:p w14:paraId="6B3942AC" w14:textId="77777777" w:rsidR="005F6770" w:rsidRDefault="005F6770" w:rsidP="0082304E"/>
        </w:tc>
        <w:tc>
          <w:tcPr>
            <w:tcW w:w="288" w:type="dxa"/>
          </w:tcPr>
          <w:p w14:paraId="0EBF9F0C" w14:textId="77777777" w:rsidR="005F6770" w:rsidRDefault="005F6770" w:rsidP="0082304E">
            <w:pPr>
              <w:pStyle w:val="CopticCross"/>
            </w:pPr>
          </w:p>
        </w:tc>
        <w:tc>
          <w:tcPr>
            <w:tcW w:w="3960" w:type="dxa"/>
          </w:tcPr>
          <w:p w14:paraId="68454BD3" w14:textId="77777777" w:rsidR="005F6770" w:rsidRDefault="005F6770" w:rsidP="00C83ECE">
            <w:pPr>
              <w:pStyle w:val="CopticVersemulti-line"/>
            </w:pPr>
            <w:r>
              <w:t>Ϩⲓⲧⲉⲛ ⲛⲓⲡ̀ⲣⲉⲥⲃⲓⲁ̀</w:t>
            </w:r>
          </w:p>
          <w:p w14:paraId="457ACDE5" w14:textId="77777777" w:rsidR="005F6770" w:rsidRDefault="005F6770" w:rsidP="00C83ECE">
            <w:pPr>
              <w:pStyle w:val="CopticVersemulti-line"/>
            </w:pPr>
            <w:r>
              <w:t>ⲛ̀ⲧⲉ ⲡⲓϥ̀ⲧⲟⲩ ⲛ̀ⲍⲱⲟⲛ ⲛ̀ⲁⲥⲱⲙⲁⲧⲟⲥ</w:t>
            </w:r>
          </w:p>
          <w:p w14:paraId="1339A7C8" w14:textId="77777777" w:rsidR="005F6770" w:rsidRDefault="005F6770" w:rsidP="00C83ECE">
            <w:pPr>
              <w:pStyle w:val="CopticVersemulti-line"/>
            </w:pPr>
            <w:r>
              <w:t>ⲛ̀ⲗⲓⲧⲟⲩⲣⲅⲟⲥ ⲛ̀ϣⲁϩ ⲛ̀ⲭ̀ⲣⲟⲙ:</w:t>
            </w:r>
          </w:p>
          <w:p w14:paraId="25E6521D" w14:textId="77777777" w:rsidR="005F6770" w:rsidRPr="00C35319" w:rsidRDefault="005F6770" w:rsidP="00C83ECE">
            <w:pPr>
              <w:pStyle w:val="CopticHangingVerse"/>
            </w:pPr>
            <w:r>
              <w:t>Ⲡϭⲟⲓⲥ ⲁⲣⲓϩ̀ⲙⲟⲧ ⲛⲁⲛ ⲙ̀ⲡⲓⲭⲱ ⲉ̀ⲃⲟⲗ ⲛ̀ⲧⲉ ⲛⲉⲛⲛⲟⲃⲓ.</w:t>
            </w:r>
          </w:p>
        </w:tc>
      </w:tr>
    </w:tbl>
    <w:p w14:paraId="75F359E4"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02E81D6" w14:textId="77777777" w:rsidTr="00C83ECE">
        <w:trPr>
          <w:cantSplit/>
          <w:jc w:val="center"/>
        </w:trPr>
        <w:tc>
          <w:tcPr>
            <w:tcW w:w="288" w:type="dxa"/>
          </w:tcPr>
          <w:p w14:paraId="13CC81AF" w14:textId="77777777" w:rsidR="005F6770" w:rsidRDefault="005F6770" w:rsidP="00C83ECE">
            <w:pPr>
              <w:pStyle w:val="CopticCross"/>
            </w:pPr>
          </w:p>
        </w:tc>
        <w:tc>
          <w:tcPr>
            <w:tcW w:w="3960" w:type="dxa"/>
          </w:tcPr>
          <w:p w14:paraId="2797C1CF" w14:textId="77777777" w:rsidR="005F6770" w:rsidRDefault="005F6770" w:rsidP="00C83ECE">
            <w:pPr>
              <w:pStyle w:val="EngHang"/>
            </w:pPr>
            <w:r>
              <w:t>Hail to the four incorporeal living beasts,</w:t>
            </w:r>
          </w:p>
          <w:p w14:paraId="03F2F4A0" w14:textId="77777777" w:rsidR="005F6770" w:rsidRDefault="005F6770" w:rsidP="00C83ECE">
            <w:pPr>
              <w:pStyle w:val="EngHang"/>
            </w:pPr>
            <w:r>
              <w:t>Carrying the throne of God,</w:t>
            </w:r>
          </w:p>
          <w:p w14:paraId="1A9F4A1C" w14:textId="77777777" w:rsidR="005F6770" w:rsidRDefault="005F6770" w:rsidP="00C83ECE">
            <w:pPr>
              <w:pStyle w:val="EngHang"/>
            </w:pPr>
            <w:r>
              <w:t>A lion’s face, and a calf’s face,</w:t>
            </w:r>
          </w:p>
          <w:p w14:paraId="6BEADF8C" w14:textId="77777777" w:rsidR="005F6770" w:rsidRDefault="005F6770" w:rsidP="00C83ECE">
            <w:pPr>
              <w:pStyle w:val="EngHangEnd"/>
            </w:pPr>
            <w:r>
              <w:t>A man’s face, and an eagle’s face.</w:t>
            </w:r>
          </w:p>
        </w:tc>
        <w:tc>
          <w:tcPr>
            <w:tcW w:w="288" w:type="dxa"/>
          </w:tcPr>
          <w:p w14:paraId="2C8EF3B9" w14:textId="77777777" w:rsidR="005F6770" w:rsidRDefault="005F6770" w:rsidP="00C83ECE"/>
        </w:tc>
        <w:tc>
          <w:tcPr>
            <w:tcW w:w="288" w:type="dxa"/>
          </w:tcPr>
          <w:p w14:paraId="0328CF69" w14:textId="77777777" w:rsidR="005F6770" w:rsidRDefault="005F6770" w:rsidP="00C83ECE">
            <w:pPr>
              <w:pStyle w:val="CopticCross"/>
            </w:pPr>
          </w:p>
        </w:tc>
        <w:tc>
          <w:tcPr>
            <w:tcW w:w="3960" w:type="dxa"/>
          </w:tcPr>
          <w:p w14:paraId="4FA9A265" w14:textId="77777777" w:rsidR="005F6770" w:rsidRDefault="005F6770" w:rsidP="00C83ECE">
            <w:pPr>
              <w:pStyle w:val="CopticVersemulti-line"/>
            </w:pPr>
            <w:r>
              <w:t>Ⲭⲉⲣⲉ ⲡⲓϥ̀ⲧⲟⲩ ⲛ̀ⲍⲱⲟⲛ ⲛ̀ⲁ̀ⲥⲱⲙⲁⲧⲟⲥ:</w:t>
            </w:r>
          </w:p>
          <w:p w14:paraId="39C7DFD3" w14:textId="77777777" w:rsidR="005F6770" w:rsidRDefault="005F6770" w:rsidP="00C83ECE">
            <w:pPr>
              <w:pStyle w:val="CopticVersemulti-line"/>
            </w:pPr>
            <w:r>
              <w:t>ⲉⲧϥⲁⲓ ϧⲁ ⲡⲓϩⲁⲣⲙⲁ ⲛ̀ⲧⲉ Ⲫϯ:</w:t>
            </w:r>
          </w:p>
          <w:p w14:paraId="43E2780B" w14:textId="77777777" w:rsidR="005F6770" w:rsidRDefault="005F6770" w:rsidP="00C83ECE">
            <w:pPr>
              <w:pStyle w:val="CopticVersemulti-line"/>
            </w:pPr>
            <w:r>
              <w:t>ⲟⲩϩⲟ ⲙ̀ⲙⲟⲩⲓ̀ ⲛⲉⲙ ⲟⲩϩⲟ ⲙ̀ⲙⲁⲥⲓ:</w:t>
            </w:r>
          </w:p>
          <w:p w14:paraId="62242864" w14:textId="77777777" w:rsidR="005F6770" w:rsidRPr="00C35319" w:rsidRDefault="005F6770" w:rsidP="00C83ECE">
            <w:pPr>
              <w:pStyle w:val="CopticHangingVerse"/>
            </w:pPr>
            <w:r>
              <w:t>ⲛⲉⲙ ⲟⲩϩⲟ ⲛ̀ⲣⲱⲙⲓ ⲛⲉⲙ ⲟⲩϩⲟ ⲛ̀ⲁ̀ⲏ̀ⲧⲟⲥ.</w:t>
            </w:r>
          </w:p>
        </w:tc>
      </w:tr>
    </w:tbl>
    <w:p w14:paraId="3337ABBC" w14:textId="77777777" w:rsidR="005F6770" w:rsidRDefault="005F6770" w:rsidP="0082304E">
      <w:pPr>
        <w:pStyle w:val="Heading4"/>
      </w:pPr>
      <w:r>
        <w:lastRenderedPageBreak/>
        <w:t>The Gospel Response for the Four Incorporeal Beasts</w:t>
      </w:r>
    </w:p>
    <w:p w14:paraId="79C41F97" w14:textId="77777777" w:rsidR="005F6770" w:rsidRPr="00C14556" w:rsidRDefault="005F6770" w:rsidP="00C14556">
      <w:pPr>
        <w:pStyle w:val="Rubric"/>
      </w:pPr>
      <w:r>
        <w:t>The last verse of the Doxology may be inserted into the Annual Gospel Response.</w:t>
      </w:r>
    </w:p>
    <w:p w14:paraId="3D3E8225" w14:textId="76D0853A" w:rsidR="00B637D8" w:rsidRPr="00B637D8" w:rsidRDefault="005F6770"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221393BE" w14:textId="77777777" w:rsidR="0092592B" w:rsidRDefault="006E370D" w:rsidP="006E370D">
      <w:pPr>
        <w:pStyle w:val="Heading3"/>
      </w:pPr>
      <w:bookmarkStart w:id="1214" w:name="_Toc459399243"/>
      <w:r>
        <w:t xml:space="preserve">September 12 (13) / Tho-out 15: </w:t>
      </w:r>
      <w:r w:rsidR="00191A26">
        <w:t xml:space="preserve">Translocation of the Relics of </w:t>
      </w:r>
      <w:r>
        <w:t>St. Stephen</w:t>
      </w:r>
      <w:bookmarkEnd w:id="1214"/>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F677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5" w:name="_Toc410196199"/>
      <w:bookmarkStart w:id="1216" w:name="_Toc410196441"/>
      <w:bookmarkStart w:id="1217" w:name="_Toc410196943"/>
      <w:bookmarkStart w:id="1218" w:name="_Ref434563524"/>
      <w:bookmarkStart w:id="1219" w:name="_Ref434563530"/>
      <w:bookmarkStart w:id="1220" w:name="_Toc459399244"/>
      <w:r>
        <w:t xml:space="preserve">September 14 (15) / Tho-out 17: </w:t>
      </w:r>
      <w:r w:rsidR="00495F1A">
        <w:t>The Dedication of the Church of the Holy Cross</w:t>
      </w:r>
      <w:bookmarkEnd w:id="1215"/>
      <w:bookmarkEnd w:id="1216"/>
      <w:bookmarkEnd w:id="1217"/>
      <w:bookmarkEnd w:id="1218"/>
      <w:bookmarkEnd w:id="1219"/>
      <w:bookmarkEnd w:id="122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2" w:name="_Ref459399000"/>
      <w:r>
        <w:t>The Doxology</w:t>
      </w:r>
      <w:r w:rsidR="00E21EA3">
        <w:t xml:space="preserve"> for the Feast of the Cross</w:t>
      </w:r>
      <w:bookmarkEnd w:id="1221"/>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3" w:name="_Ref434474964"/>
      <w:r>
        <w:t>The Psali Ada</w:t>
      </w:r>
      <w:r w:rsidR="006C1B94">
        <w:t>m for the Feast of the Cross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4"/>
            <w:r>
              <w:rPr>
                <w:rStyle w:val="CommentReference"/>
              </w:rPr>
              <w:commentReference w:id="122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5" w:name="_Ref434474992"/>
      <w:r>
        <w:t>The Psali Bato</w:t>
      </w:r>
      <w:r w:rsidR="006C1B94">
        <w:t>s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6" w:name="_Toc459399245"/>
      <w:r>
        <w:t>September 18 (19) / Tho-out 21: Commemoration of the Theotokos</w:t>
      </w:r>
      <w:bookmarkEnd w:id="1226"/>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7" w:name="_Toc459399246"/>
      <w:r>
        <w:t>September 21 (22) / Tho-out 24: Martyrdom of St. Quandratus, One of the Seventy Two</w:t>
      </w:r>
      <w:bookmarkEnd w:id="1227"/>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F677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8" w:name="_Toc459399247"/>
      <w:r>
        <w:t xml:space="preserve">September 22 (23) / </w:t>
      </w:r>
      <w:commentRangeStart w:id="1229"/>
      <w:r>
        <w:t>Tho-out 24</w:t>
      </w:r>
      <w:commentRangeEnd w:id="1229"/>
      <w:r w:rsidR="00C46B09">
        <w:rPr>
          <w:rStyle w:val="CommentReference"/>
          <w:rFonts w:eastAsiaTheme="minorHAnsi" w:cstheme="minorBidi"/>
          <w:b w:val="0"/>
          <w:bCs w:val="0"/>
        </w:rPr>
        <w:commentReference w:id="1229"/>
      </w:r>
      <w:r>
        <w:t>: St. Maurice and the Theban Legion</w:t>
      </w:r>
      <w:bookmarkEnd w:id="1228"/>
    </w:p>
    <w:p w14:paraId="74C264D0" w14:textId="77777777" w:rsidR="00D54A29" w:rsidRDefault="00B46E6E" w:rsidP="00D54A29">
      <w:pPr>
        <w:pStyle w:val="Heading4"/>
      </w:pPr>
      <w:bookmarkStart w:id="1230" w:name="_Ref434489859"/>
      <w:r>
        <w:t>The Doxology for</w:t>
      </w:r>
      <w:r w:rsidR="00D54A29">
        <w:t xml:space="preserve"> St. Maurice and the Theban Legion</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1" w:name="_Ref434489873"/>
      <w:r>
        <w:lastRenderedPageBreak/>
        <w:t>Another Doxology of St. Maurice</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2" w:name="_Toc459399248"/>
      <w:r>
        <w:t>September 23 (24) / Tho-out 26: Annunciation of St. John the Baptist to Zacharias</w:t>
      </w:r>
      <w:bookmarkEnd w:id="1232"/>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3" w:name="_Ref435003974"/>
      <w:bookmarkStart w:id="123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3"/>
      <w:bookmarkEnd w:id="1234"/>
    </w:p>
    <w:p w14:paraId="0A0A7EC3" w14:textId="08992E6A" w:rsidR="00C0205C" w:rsidRDefault="00C0205C" w:rsidP="00C0205C">
      <w:pPr>
        <w:pStyle w:val="Heading4"/>
      </w:pPr>
      <w:bookmarkStart w:id="1235" w:name="_Ref435003845"/>
      <w:r>
        <w:t>The Psali Adam for the 29</w:t>
      </w:r>
      <w:r w:rsidRPr="00C0205C">
        <w:rPr>
          <w:vertAlign w:val="superscript"/>
        </w:rPr>
        <w:t>th</w:t>
      </w:r>
      <w:r>
        <w:t xml:space="preserve"> of Every </w:t>
      </w:r>
      <w:r w:rsidR="004246C3">
        <w:t xml:space="preserve">Coptic </w:t>
      </w:r>
      <w:r>
        <w:t>Month</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6"/>
            <w:r>
              <w:t>At the end of times.</w:t>
            </w:r>
            <w:commentRangeEnd w:id="1236"/>
            <w:r>
              <w:rPr>
                <w:rStyle w:val="CommentReference"/>
                <w:rFonts w:ascii="Times New Roman" w:eastAsiaTheme="minorHAnsi" w:hAnsi="Times New Roman" w:cstheme="minorBidi"/>
                <w:color w:val="auto"/>
              </w:rPr>
              <w:commentReference w:id="123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4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7" w:name="_Ref435003860"/>
      <w:r>
        <w:lastRenderedPageBreak/>
        <w:t>The Psali Batos for the 29</w:t>
      </w:r>
      <w:r w:rsidRPr="00C0205C">
        <w:rPr>
          <w:vertAlign w:val="superscript"/>
        </w:rPr>
        <w:t>th</w:t>
      </w:r>
      <w:r>
        <w:t xml:space="preserve"> of Every 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8"/>
            <w:r>
              <w:rPr>
                <w:rStyle w:val="CommentReference"/>
                <w:rFonts w:ascii="Times New Roman" w:eastAsiaTheme="minorHAnsi" w:hAnsi="Times New Roman" w:cstheme="minorBidi"/>
                <w:color w:val="auto"/>
              </w:rPr>
              <w:commentReference w:id="123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39"/>
            <w:r>
              <w:t xml:space="preserve"> Lord God</w:t>
            </w:r>
            <w:commentRangeEnd w:id="1239"/>
            <w:r>
              <w:rPr>
                <w:rStyle w:val="CommentReference"/>
                <w:rFonts w:ascii="Times New Roman" w:eastAsiaTheme="minorHAnsi" w:hAnsi="Times New Roman" w:cstheme="minorBidi"/>
                <w:color w:val="auto"/>
              </w:rPr>
              <w:commentReference w:id="123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4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0" w:name="_Toc459399250"/>
      <w:r>
        <w:t>September 27 (28) / Tho-out 30: Miracle performed by St. Athanasius the Apostolic</w:t>
      </w:r>
      <w:bookmarkEnd w:id="124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1" w:name="_Ref434561058"/>
      <w:bookmarkStart w:id="1242" w:name="_Toc459399251"/>
      <w:r>
        <w:lastRenderedPageBreak/>
        <w:t xml:space="preserve">September 29 (30) / Paopi 2: </w:t>
      </w:r>
      <w:r w:rsidR="000274A5">
        <w:t xml:space="preserve">The Coming of </w:t>
      </w:r>
      <w:r>
        <w:t>St. Severus</w:t>
      </w:r>
      <w:r w:rsidR="000274A5">
        <w:t xml:space="preserve"> to Egypt</w:t>
      </w:r>
      <w:bookmarkEnd w:id="1241"/>
      <w:bookmarkEnd w:id="1242"/>
    </w:p>
    <w:p w14:paraId="1B16436A" w14:textId="77777777" w:rsidR="0039635A" w:rsidRDefault="0039635A" w:rsidP="0039635A">
      <w:pPr>
        <w:pStyle w:val="Heading4"/>
      </w:pPr>
      <w:bookmarkStart w:id="1243" w:name="_Ref434492249"/>
      <w:r>
        <w:t>The Doxology</w:t>
      </w:r>
      <w:r w:rsidR="00B82753">
        <w:t xml:space="preserve"> for St. Severus</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4"/>
            <w:r w:rsidRPr="004764BD">
              <w:t xml:space="preserve">confirmed </w:t>
            </w:r>
            <w:commentRangeEnd w:id="1244"/>
            <w:r>
              <w:rPr>
                <w:rStyle w:val="CommentReference"/>
                <w:rFonts w:ascii="Times New Roman" w:eastAsiaTheme="minorHAnsi" w:hAnsi="Times New Roman" w:cstheme="minorBidi"/>
                <w:color w:val="auto"/>
              </w:rPr>
              <w:commentReference w:id="124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5" w:name="_Toc410196200"/>
      <w:bookmarkStart w:id="1246" w:name="_Toc410196442"/>
      <w:bookmarkStart w:id="1247" w:name="_Toc410196944"/>
      <w:bookmarkStart w:id="1248" w:name="October"/>
      <w:bookmarkEnd w:id="118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49" w:name="_Toc459399202"/>
      <w:r>
        <w:lastRenderedPageBreak/>
        <w:t>October</w:t>
      </w:r>
      <w:bookmarkEnd w:id="1245"/>
      <w:bookmarkEnd w:id="1246"/>
      <w:bookmarkEnd w:id="1247"/>
      <w:r w:rsidR="006E370D">
        <w:t xml:space="preserve"> or </w:t>
      </w:r>
      <w:r w:rsidR="006E370D">
        <w:rPr>
          <w:rFonts w:ascii="FreeSerifAvvaShenouda" w:hAnsi="FreeSerifAvvaShenouda" w:cs="FreeSerifAvvaShenouda"/>
        </w:rPr>
        <w:t>Ⲡⲁⲱⲡⲉ</w:t>
      </w:r>
      <w:bookmarkEnd w:id="1249"/>
    </w:p>
    <w:bookmarkStart w:id="125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DE549C">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DE549C">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DE549C">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DE549C">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DE549C">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DE549C">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DE549C">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DE549C">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DE549C">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DE549C">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DE549C">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DE549C">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1" w:name="_Ref436250096"/>
      <w:bookmarkStart w:id="1252" w:name="_Ref436250168"/>
      <w:bookmarkStart w:id="1253" w:name="_Toc459399252"/>
      <w:r>
        <w:lastRenderedPageBreak/>
        <w:t>October 1 (2) / Paopi 4: St. Bacchus</w:t>
      </w:r>
      <w:bookmarkEnd w:id="1250"/>
      <w:bookmarkEnd w:id="1251"/>
      <w:bookmarkEnd w:id="1252"/>
      <w:bookmarkEnd w:id="1253"/>
    </w:p>
    <w:p w14:paraId="5652177B" w14:textId="579A358D" w:rsidR="003037B8" w:rsidRDefault="003037B8" w:rsidP="003037B8">
      <w:pPr>
        <w:pStyle w:val="Heading4"/>
      </w:pPr>
      <w:bookmarkStart w:id="125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5" w:name="_Ref459401216"/>
      <w:r>
        <w:t>The Doxology</w:t>
      </w:r>
      <w:r w:rsidR="00B46E6E">
        <w:t xml:space="preserve"> for Sts. Sergius and Bacchus</w:t>
      </w:r>
      <w:bookmarkEnd w:id="1254"/>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6"/>
            <w:r>
              <w:t>heroes</w:t>
            </w:r>
            <w:commentRangeEnd w:id="1256"/>
            <w:r>
              <w:rPr>
                <w:rStyle w:val="CommentReference"/>
                <w:rFonts w:ascii="Times New Roman" w:eastAsiaTheme="minorHAnsi" w:hAnsi="Times New Roman" w:cstheme="minorBidi"/>
                <w:color w:val="auto"/>
              </w:rPr>
              <w:commentReference w:id="125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7" w:name="_Toc459399253"/>
      <w:r>
        <w:t>October 4 (5) / Paopi 7: St. Paul of Tammoh</w:t>
      </w:r>
      <w:bookmarkEnd w:id="1257"/>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5F6770">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8" w:name="_Toc459399254"/>
      <w:r>
        <w:t>October 7 (8) / Paopi 10: St. Sergius</w:t>
      </w:r>
      <w:bookmarkEnd w:id="1258"/>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F6770">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59" w:name="_Toc459399255"/>
      <w:r>
        <w:t>October 8 (9) / Paopi 11: St. Pelagia</w:t>
      </w:r>
    </w:p>
    <w:p w14:paraId="6BEB9A40" w14:textId="6BC176D9" w:rsidR="008B74E6" w:rsidRDefault="008B74E6" w:rsidP="008B74E6">
      <w:pPr>
        <w:pStyle w:val="Heading4"/>
      </w:pPr>
      <w:bookmarkStart w:id="1260" w:name="_Ref465591664"/>
      <w:r>
        <w:t>The Doxology for St. Pelagia</w:t>
      </w:r>
      <w:r>
        <w:rPr>
          <w:rStyle w:val="FootnoteReference"/>
        </w:rPr>
        <w:footnoteReference w:id="945"/>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59"/>
    </w:p>
    <w:p w14:paraId="14AAF10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B0711F9" w14:textId="77777777" w:rsidTr="0082304E">
        <w:trPr>
          <w:cantSplit/>
          <w:jc w:val="center"/>
        </w:trPr>
        <w:tc>
          <w:tcPr>
            <w:tcW w:w="288" w:type="dxa"/>
          </w:tcPr>
          <w:p w14:paraId="7CEDB251" w14:textId="77777777" w:rsidR="005F6770" w:rsidRDefault="005F6770" w:rsidP="0082304E">
            <w:pPr>
              <w:pStyle w:val="CopticCross"/>
            </w:pPr>
          </w:p>
        </w:tc>
        <w:tc>
          <w:tcPr>
            <w:tcW w:w="3960" w:type="dxa"/>
          </w:tcPr>
          <w:p w14:paraId="45DEDBA4" w14:textId="77777777" w:rsidR="005F6770" w:rsidRDefault="005F6770" w:rsidP="00C83ECE">
            <w:pPr>
              <w:pStyle w:val="EngHang"/>
            </w:pPr>
            <w:r>
              <w:t>Through the intercessions</w:t>
            </w:r>
          </w:p>
          <w:p w14:paraId="119CF321" w14:textId="77777777" w:rsidR="005F6770" w:rsidRDefault="005F6770" w:rsidP="00C83ECE">
            <w:pPr>
              <w:pStyle w:val="EngHang"/>
            </w:pPr>
            <w:r>
              <w:t>Of the Four Incorporeal Beasts,</w:t>
            </w:r>
          </w:p>
          <w:p w14:paraId="4D27F694" w14:textId="77777777" w:rsidR="005F6770" w:rsidRDefault="005F6770" w:rsidP="00C83ECE">
            <w:pPr>
              <w:pStyle w:val="EngHang"/>
            </w:pPr>
            <w:r>
              <w:t>The ministering flames of fire,</w:t>
            </w:r>
          </w:p>
          <w:p w14:paraId="112B7172" w14:textId="77777777" w:rsidR="005F6770" w:rsidRDefault="005F6770" w:rsidP="0082304E">
            <w:pPr>
              <w:pStyle w:val="EngHangEnd"/>
            </w:pPr>
            <w:r>
              <w:t>O Lord, grant us the forgiveness of our sins.</w:t>
            </w:r>
          </w:p>
        </w:tc>
        <w:tc>
          <w:tcPr>
            <w:tcW w:w="288" w:type="dxa"/>
          </w:tcPr>
          <w:p w14:paraId="4AABE88C" w14:textId="77777777" w:rsidR="005F6770" w:rsidRDefault="005F6770" w:rsidP="0082304E"/>
        </w:tc>
        <w:tc>
          <w:tcPr>
            <w:tcW w:w="288" w:type="dxa"/>
          </w:tcPr>
          <w:p w14:paraId="40051D4C" w14:textId="77777777" w:rsidR="005F6770" w:rsidRDefault="005F6770" w:rsidP="0082304E">
            <w:pPr>
              <w:pStyle w:val="CopticCross"/>
            </w:pPr>
          </w:p>
        </w:tc>
        <w:tc>
          <w:tcPr>
            <w:tcW w:w="3960" w:type="dxa"/>
          </w:tcPr>
          <w:p w14:paraId="1F41CFAB" w14:textId="77777777" w:rsidR="005F6770" w:rsidRDefault="005F6770" w:rsidP="00C83ECE">
            <w:pPr>
              <w:pStyle w:val="CopticVersemulti-line"/>
            </w:pPr>
            <w:r>
              <w:t>Ϩⲓⲧⲉⲛ ⲛⲓⲡ̀ⲣⲉⲥⲃⲓⲁ̀</w:t>
            </w:r>
          </w:p>
          <w:p w14:paraId="3AC88B8B" w14:textId="77777777" w:rsidR="005F6770" w:rsidRDefault="005F6770" w:rsidP="00C83ECE">
            <w:pPr>
              <w:pStyle w:val="CopticVersemulti-line"/>
            </w:pPr>
            <w:r>
              <w:t>ⲛ̀ⲧⲉ ⲡⲓϥ̀ⲧⲟⲩ ⲛ̀ⲍⲱⲟⲛ ⲛ̀ⲁⲥⲱⲙⲁⲧⲟⲥ</w:t>
            </w:r>
          </w:p>
          <w:p w14:paraId="3A9E24B8" w14:textId="77777777" w:rsidR="005F6770" w:rsidRDefault="005F6770" w:rsidP="00C83ECE">
            <w:pPr>
              <w:pStyle w:val="CopticVersemulti-line"/>
            </w:pPr>
            <w:r>
              <w:t>ⲛ̀ⲗⲓⲧⲟⲩⲣⲅⲟⲥ ⲛ̀ϣⲁϩ ⲛ̀ⲭ̀ⲣⲟⲙ:</w:t>
            </w:r>
          </w:p>
          <w:p w14:paraId="5FF37CC9" w14:textId="77777777" w:rsidR="005F6770" w:rsidRPr="00C35319" w:rsidRDefault="005F6770" w:rsidP="00C83ECE">
            <w:pPr>
              <w:pStyle w:val="CopticHangingVerse"/>
            </w:pPr>
            <w:r>
              <w:t>Ⲡϭⲟⲓⲥ ⲁⲣⲓϩ̀ⲙⲟⲧ ⲛⲁⲛ ⲙ̀ⲡⲓⲭⲱ ⲉ̀ⲃⲟⲗ ⲛ̀ⲧⲉ ⲛⲉⲛⲛⲟⲃⲓ.</w:t>
            </w:r>
          </w:p>
        </w:tc>
      </w:tr>
    </w:tbl>
    <w:p w14:paraId="794946F5"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85B54" w14:textId="77777777" w:rsidTr="00C83ECE">
        <w:trPr>
          <w:cantSplit/>
          <w:jc w:val="center"/>
        </w:trPr>
        <w:tc>
          <w:tcPr>
            <w:tcW w:w="288" w:type="dxa"/>
          </w:tcPr>
          <w:p w14:paraId="0B342C7A" w14:textId="77777777" w:rsidR="005F6770" w:rsidRDefault="005F6770" w:rsidP="00C83ECE">
            <w:pPr>
              <w:pStyle w:val="CopticCross"/>
            </w:pPr>
          </w:p>
        </w:tc>
        <w:tc>
          <w:tcPr>
            <w:tcW w:w="3960" w:type="dxa"/>
          </w:tcPr>
          <w:p w14:paraId="6B9B0761" w14:textId="77777777" w:rsidR="005F6770" w:rsidRDefault="005F6770" w:rsidP="00C83ECE">
            <w:pPr>
              <w:pStyle w:val="EngHang"/>
            </w:pPr>
            <w:r>
              <w:t>Hail to the four incorporeal living beasts,</w:t>
            </w:r>
          </w:p>
          <w:p w14:paraId="357703E2" w14:textId="77777777" w:rsidR="005F6770" w:rsidRDefault="005F6770" w:rsidP="00C83ECE">
            <w:pPr>
              <w:pStyle w:val="EngHang"/>
            </w:pPr>
            <w:r>
              <w:t>Carrying the throne of God,</w:t>
            </w:r>
          </w:p>
          <w:p w14:paraId="31DCC174" w14:textId="77777777" w:rsidR="005F6770" w:rsidRDefault="005F6770" w:rsidP="00C83ECE">
            <w:pPr>
              <w:pStyle w:val="EngHang"/>
            </w:pPr>
            <w:r>
              <w:t>A lion’s face, and a calf’s face,</w:t>
            </w:r>
          </w:p>
          <w:p w14:paraId="7CF65C7F" w14:textId="77777777" w:rsidR="005F6770" w:rsidRDefault="005F6770" w:rsidP="00C83ECE">
            <w:pPr>
              <w:pStyle w:val="EngHangEnd"/>
            </w:pPr>
            <w:r>
              <w:t>A man’s face, and an eagle’s face.</w:t>
            </w:r>
          </w:p>
        </w:tc>
        <w:tc>
          <w:tcPr>
            <w:tcW w:w="288" w:type="dxa"/>
          </w:tcPr>
          <w:p w14:paraId="124780C8" w14:textId="77777777" w:rsidR="005F6770" w:rsidRDefault="005F6770" w:rsidP="00C83ECE"/>
        </w:tc>
        <w:tc>
          <w:tcPr>
            <w:tcW w:w="288" w:type="dxa"/>
          </w:tcPr>
          <w:p w14:paraId="5C2429E2" w14:textId="77777777" w:rsidR="005F6770" w:rsidRDefault="005F6770" w:rsidP="00C83ECE">
            <w:pPr>
              <w:pStyle w:val="CopticCross"/>
            </w:pPr>
          </w:p>
        </w:tc>
        <w:tc>
          <w:tcPr>
            <w:tcW w:w="3960" w:type="dxa"/>
          </w:tcPr>
          <w:p w14:paraId="7267A9E7" w14:textId="77777777" w:rsidR="005F6770" w:rsidRDefault="005F6770" w:rsidP="00C83ECE">
            <w:pPr>
              <w:pStyle w:val="CopticVersemulti-line"/>
            </w:pPr>
            <w:r>
              <w:t>Ⲭⲉⲣⲉ ⲡⲓϥ̀ⲧⲟⲩ ⲛ̀ⲍⲱⲟⲛ ⲛ̀ⲁ̀ⲥⲱⲙⲁⲧⲟⲥ:</w:t>
            </w:r>
          </w:p>
          <w:p w14:paraId="0DEDE4DA" w14:textId="77777777" w:rsidR="005F6770" w:rsidRDefault="005F6770" w:rsidP="00C83ECE">
            <w:pPr>
              <w:pStyle w:val="CopticVersemulti-line"/>
            </w:pPr>
            <w:r>
              <w:t>ⲉⲧϥⲁⲓ ϧⲁ ⲡⲓϩⲁⲣⲙⲁ ⲛ̀ⲧⲉ Ⲫϯ:</w:t>
            </w:r>
          </w:p>
          <w:p w14:paraId="7A714241" w14:textId="77777777" w:rsidR="005F6770" w:rsidRDefault="005F6770" w:rsidP="00C83ECE">
            <w:pPr>
              <w:pStyle w:val="CopticVersemulti-line"/>
            </w:pPr>
            <w:r>
              <w:t>ⲟⲩϩⲟ ⲙ̀ⲙⲟⲩⲓ̀ ⲛⲉⲙ ⲟⲩϩⲟ ⲙ̀ⲙⲁⲥⲓ:</w:t>
            </w:r>
          </w:p>
          <w:p w14:paraId="6607A741" w14:textId="77777777" w:rsidR="005F6770" w:rsidRPr="00C35319" w:rsidRDefault="005F6770" w:rsidP="00C83ECE">
            <w:pPr>
              <w:pStyle w:val="CopticHangingVerse"/>
            </w:pPr>
            <w:r>
              <w:t>ⲛⲉⲙ ⲟⲩϩⲟ ⲛ̀ⲣⲱⲙⲓ ⲛⲉⲙ ⲟⲩϩⲟ ⲛ̀ⲁ̀ⲏ̀ⲧⲟⲥ.</w:t>
            </w:r>
          </w:p>
        </w:tc>
      </w:tr>
    </w:tbl>
    <w:p w14:paraId="2BC482E1" w14:textId="77777777" w:rsidR="005F6770" w:rsidRDefault="005F6770" w:rsidP="0082304E">
      <w:pPr>
        <w:pStyle w:val="Heading4"/>
      </w:pPr>
      <w:r>
        <w:t>The Gospel Response for the Four Incorporeal Beasts</w:t>
      </w:r>
    </w:p>
    <w:p w14:paraId="2CDDB1A7" w14:textId="77777777" w:rsidR="005F6770" w:rsidRPr="00C14556" w:rsidRDefault="005F6770" w:rsidP="00C14556">
      <w:pPr>
        <w:pStyle w:val="Rubric"/>
      </w:pPr>
      <w:r>
        <w:t>The last verse of the Doxology may be inserted into the Annual Gospel Response.</w:t>
      </w:r>
    </w:p>
    <w:p w14:paraId="4A7DC24D" w14:textId="3F80515B"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3626890A" w14:textId="2671041E" w:rsidR="008B74E6" w:rsidRDefault="008B74E6" w:rsidP="008B74E6">
      <w:pPr>
        <w:pStyle w:val="Heading3"/>
      </w:pPr>
      <w:bookmarkStart w:id="1261" w:name="_Ref434564830"/>
      <w:bookmarkStart w:id="1262" w:name="_Toc459399256"/>
      <w:r>
        <w:t>October 11 (12) / Paopi 14: St. Philip the Deacon, One of the 72</w:t>
      </w:r>
    </w:p>
    <w:p w14:paraId="604ECA2E" w14:textId="7C4F7F00" w:rsidR="008B74E6" w:rsidRDefault="008B74E6" w:rsidP="008B74E6">
      <w:pPr>
        <w:pStyle w:val="Heading4"/>
      </w:pPr>
      <w:bookmarkStart w:id="1263" w:name="_Ref465591592"/>
      <w:r>
        <w:t>The Doxology for St. Philip the Deacon</w:t>
      </w:r>
      <w:r>
        <w:rPr>
          <w:rStyle w:val="FootnoteReference"/>
        </w:rPr>
        <w:footnoteReference w:id="946"/>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1"/>
      <w:bookmarkEnd w:id="1262"/>
    </w:p>
    <w:p w14:paraId="689E6585" w14:textId="146B5B2A" w:rsidR="0056261A" w:rsidRDefault="0056261A" w:rsidP="0056261A">
      <w:pPr>
        <w:pStyle w:val="Heading4"/>
      </w:pPr>
      <w:bookmarkStart w:id="126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5" w:name="_Ref459401434"/>
      <w:r>
        <w:lastRenderedPageBreak/>
        <w:t>The Doxology</w:t>
      </w:r>
      <w:r w:rsidR="00B46E6E">
        <w:t xml:space="preserve"> for St. John the Short</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6" w:name="_Toc459399257"/>
      <w:r>
        <w:t>October 18 (19) / Paopi</w:t>
      </w:r>
      <w:r w:rsidR="00FE0AE4">
        <w:t xml:space="preserve"> </w:t>
      </w:r>
      <w:r>
        <w:t>21: Commemoration of the Theotokos</w:t>
      </w:r>
      <w:bookmarkEnd w:id="1266"/>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7" w:name="_Toc459399258"/>
      <w:r>
        <w:t>October 18 (19) / Paopi</w:t>
      </w:r>
      <w:r w:rsidR="00FE0AE4">
        <w:t xml:space="preserve"> </w:t>
      </w:r>
      <w:r>
        <w:t>21: Also St. Teji (Reweiss)</w:t>
      </w:r>
      <w:bookmarkEnd w:id="126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8" w:name="_Ref434491337"/>
      <w:r>
        <w:t>The Doxology</w:t>
      </w:r>
      <w:r w:rsidR="00810F04">
        <w:t xml:space="preserve"> for St. Teji (Reweiss)</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6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0" w:name="_Toc459399259"/>
      <w:r>
        <w:t>October 23 (24) / Paopi</w:t>
      </w:r>
      <w:r w:rsidR="00FE0AE4">
        <w:t xml:space="preserve"> </w:t>
      </w:r>
      <w:r>
        <w:t>26: St. Apip the Friend of St. Apollo</w:t>
      </w:r>
      <w:bookmarkEnd w:id="1269"/>
      <w:bookmarkEnd w:id="1270"/>
    </w:p>
    <w:p w14:paraId="69CDA95A" w14:textId="77777777" w:rsidR="00E30E2D" w:rsidRPr="00137929" w:rsidRDefault="00E30E2D" w:rsidP="00E30E2D">
      <w:pPr>
        <w:pStyle w:val="Heading4"/>
      </w:pPr>
      <w:bookmarkStart w:id="1271" w:name="_Ref434492837"/>
      <w:r>
        <w:t>The Doxology</w:t>
      </w:r>
      <w:r w:rsidR="00B82753">
        <w:t xml:space="preserve"> for Sts. Apollo and Apip</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2" w:name="_Toc459399260"/>
      <w:r>
        <w:t>October 23 (24) / Paopi</w:t>
      </w:r>
      <w:r w:rsidR="00FE0AE4">
        <w:t xml:space="preserve"> </w:t>
      </w:r>
      <w:r>
        <w:t>26: The Martyrdom of St. Timothy the Apostle</w:t>
      </w:r>
      <w:bookmarkEnd w:id="1272"/>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3" w:name="_Toc459399261"/>
      <w:r>
        <w:t>October 24 (25) / Paopi</w:t>
      </w:r>
      <w:r w:rsidR="00FE0AE4">
        <w:t xml:space="preserve"> </w:t>
      </w:r>
      <w:r>
        <w:t>27: St. Macarius the Bishop of Edkow</w:t>
      </w:r>
      <w:bookmarkEnd w:id="1273"/>
    </w:p>
    <w:p w14:paraId="1E91FBC2" w14:textId="74F8FE2B" w:rsidR="00137929" w:rsidRPr="00137929" w:rsidRDefault="00137929" w:rsidP="00137929">
      <w:pPr>
        <w:pStyle w:val="Heading4"/>
      </w:pPr>
      <w:bookmarkStart w:id="1274" w:name="_Ref434490474"/>
      <w:r>
        <w:t>The Doxology</w:t>
      </w:r>
      <w:r w:rsidR="00B46E6E">
        <w:t xml:space="preserve"> for St. Macarius the Bishop of Edkow</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5" w:name="_Toc459399262"/>
      <w:r>
        <w:t>October 26 (27) / Paopi 29: Commemoration of the Annunciation, Nativity, and Resurrection on the 29</w:t>
      </w:r>
      <w:r w:rsidRPr="00C0205C">
        <w:rPr>
          <w:vertAlign w:val="superscript"/>
        </w:rPr>
        <w:t>th</w:t>
      </w:r>
      <w:r>
        <w:t xml:space="preserve"> of Every Month</w:t>
      </w:r>
      <w:bookmarkEnd w:id="1275"/>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6" w:name="_Toc459399263"/>
      <w:r>
        <w:t>October 27 (28) / Paopi 30: St. Mark</w:t>
      </w:r>
      <w:r w:rsidR="00F20BBD">
        <w:t xml:space="preserve"> (Consecration and Appearance of Head)</w:t>
      </w:r>
      <w:bookmarkEnd w:id="1276"/>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F677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7" w:name="_Toc459399264"/>
      <w:r>
        <w:t>October 28 (29) / Athor 1: St. Cleopas and His Companion, Two of the Seventy Two Apostles</w:t>
      </w:r>
      <w:bookmarkEnd w:id="1277"/>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8" w:name="_Toc410196201"/>
      <w:bookmarkStart w:id="1279" w:name="_Toc410196443"/>
      <w:bookmarkStart w:id="1280" w:name="_Toc410196945"/>
      <w:bookmarkStart w:id="1281" w:name="_Toc459399203"/>
      <w:bookmarkStart w:id="1282" w:name="November"/>
      <w:bookmarkEnd w:id="1248"/>
      <w:r>
        <w:lastRenderedPageBreak/>
        <w:t>November</w:t>
      </w:r>
      <w:r w:rsidR="00495F1A">
        <w:t xml:space="preserve"> or </w:t>
      </w:r>
      <w:bookmarkEnd w:id="1278"/>
      <w:bookmarkEnd w:id="1279"/>
      <w:bookmarkEnd w:id="1280"/>
      <w:r w:rsidRPr="00FB5E62">
        <w:rPr>
          <w:rFonts w:ascii="FreeSerifAvvaShenouda" w:eastAsia="Arial Unicode MS" w:hAnsi="FreeSerifAvvaShenouda" w:cs="FreeSerifAvvaShenouda"/>
        </w:rPr>
        <w:t>Ⲁⲑⲟⲣ</w:t>
      </w:r>
      <w:bookmarkEnd w:id="128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DE549C">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DE549C">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DE549C">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DE549C">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DE549C">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DE549C">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DE549C">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DE549C">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DE549C">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DE549C">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DE549C">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DE549C">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DE549C">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DE549C">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DE549C">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DE549C">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DE549C">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DE549C">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3" w:name="_Toc459399266"/>
      <w:r>
        <w:t>November 4 (5) / Athor 8</w:t>
      </w:r>
      <w:r w:rsidR="00205EA4">
        <w:t>: The Four Incorporeal Beasts</w:t>
      </w:r>
      <w:bookmarkEnd w:id="1283"/>
    </w:p>
    <w:p w14:paraId="2682F152" w14:textId="5FCB5172" w:rsidR="0082304E" w:rsidRDefault="0082304E" w:rsidP="0082304E">
      <w:pPr>
        <w:pStyle w:val="Heading4"/>
      </w:pPr>
      <w:bookmarkStart w:id="128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5" w:name="_Ref459400553"/>
      <w:r>
        <w:lastRenderedPageBreak/>
        <w:t>The Doxology</w:t>
      </w:r>
      <w:r w:rsidR="00B46E6E">
        <w:t xml:space="preserve"> for the Four Incorporeal Beasts</w:t>
      </w:r>
      <w:bookmarkEnd w:id="1284"/>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6"/>
            <w:r>
              <w:t>Bea</w:t>
            </w:r>
            <w:r w:rsidR="001D2DF6">
              <w:t>s</w:t>
            </w:r>
            <w:r>
              <w:t>ts</w:t>
            </w:r>
            <w:commentRangeEnd w:id="1286"/>
            <w:r>
              <w:rPr>
                <w:rStyle w:val="CommentReference"/>
                <w:rFonts w:ascii="Times New Roman" w:eastAsiaTheme="minorHAnsi" w:hAnsi="Times New Roman" w:cstheme="minorBidi"/>
                <w:color w:val="auto"/>
              </w:rPr>
              <w:commentReference w:id="12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5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7"/>
            <w:r>
              <w:t xml:space="preserve">incessant </w:t>
            </w:r>
            <w:commentRangeEnd w:id="1287"/>
            <w:r>
              <w:rPr>
                <w:rStyle w:val="CommentReference"/>
                <w:rFonts w:ascii="Times New Roman" w:eastAsiaTheme="minorHAnsi" w:hAnsi="Times New Roman" w:cstheme="minorBidi"/>
                <w:color w:val="auto"/>
              </w:rPr>
              <w:commentReference w:id="12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8"/>
            <w:r>
              <w:t>The ministering flames of fire,</w:t>
            </w:r>
            <w:commentRangeEnd w:id="1288"/>
            <w:r>
              <w:rPr>
                <w:rStyle w:val="CommentReference"/>
                <w:rFonts w:ascii="Times New Roman" w:eastAsiaTheme="minorHAnsi" w:hAnsi="Times New Roman" w:cstheme="minorBidi"/>
                <w:color w:val="auto"/>
              </w:rPr>
              <w:commentReference w:id="12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8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0" w:name="_Toc459399267"/>
      <w:r>
        <w:t>November 8 (9) / Athor 12: Archangel Michael</w:t>
      </w:r>
      <w:bookmarkEnd w:id="1289"/>
      <w:bookmarkEnd w:id="1290"/>
    </w:p>
    <w:p w14:paraId="7E078728" w14:textId="77777777" w:rsidR="004750F8" w:rsidRDefault="004750F8" w:rsidP="004750F8">
      <w:pPr>
        <w:pStyle w:val="Heading4"/>
      </w:pPr>
      <w:bookmarkStart w:id="1291" w:name="_Ref434487967"/>
      <w:r>
        <w:t>The Doxology</w:t>
      </w:r>
      <w:r w:rsidR="009D0B24">
        <w:t xml:space="preserve"> for Archangel Michael</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2"/>
            <w:r w:rsidRPr="004764BD">
              <w:t xml:space="preserve">before </w:t>
            </w:r>
            <w:commentRangeEnd w:id="1292"/>
            <w:r>
              <w:rPr>
                <w:rStyle w:val="CommentReference"/>
                <w:rFonts w:ascii="Times New Roman" w:eastAsiaTheme="minorHAnsi" w:hAnsi="Times New Roman" w:cstheme="minorBidi"/>
                <w:color w:val="auto"/>
              </w:rPr>
              <w:commentReference w:id="12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5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5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5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1" w:name="_Ref434487984"/>
      <w:r>
        <w:t>The Doxology for Michael and Gabriel</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2" w:name="_Toc459399268"/>
      <w:r>
        <w:lastRenderedPageBreak/>
        <w:t>November 10 (11) / Athor 14: St. Martin of Tours</w:t>
      </w:r>
      <w:bookmarkEnd w:id="1302"/>
    </w:p>
    <w:p w14:paraId="098FEB00" w14:textId="77777777" w:rsidR="00056020" w:rsidRDefault="00056020" w:rsidP="00056020">
      <w:pPr>
        <w:pStyle w:val="Heading4"/>
      </w:pPr>
      <w:bookmarkStart w:id="1303" w:name="_Ref439518461"/>
      <w:r>
        <w:t>The Doxology for St. Martin of Tours</w:t>
      </w:r>
      <w:r>
        <w:rPr>
          <w:rStyle w:val="FootnoteReference"/>
        </w:rPr>
        <w:footnoteReference w:id="954"/>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4" w:name="_Toc459399269"/>
      <w:r>
        <w:lastRenderedPageBreak/>
        <w:t>November 11 (12) / Athor 15: St</w:t>
      </w:r>
      <w:r w:rsidR="004750F8">
        <w:t>. Me</w:t>
      </w:r>
      <w:r>
        <w:t>na the Martyr</w:t>
      </w:r>
      <w:bookmarkEnd w:id="1304"/>
    </w:p>
    <w:p w14:paraId="685781D4" w14:textId="246C52D9" w:rsidR="00E102A0" w:rsidRDefault="00E102A0" w:rsidP="00E102A0">
      <w:pPr>
        <w:pStyle w:val="Heading4"/>
      </w:pPr>
      <w:bookmarkStart w:id="130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6" w:name="_Ref465591760"/>
      <w:r>
        <w:t>The Doxology</w:t>
      </w:r>
      <w:r w:rsidR="00B46E6E">
        <w:t xml:space="preserve"> for St. Mena</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7"/>
            <w:r w:rsidRPr="004764BD">
              <w:t>Voice Divine</w:t>
            </w:r>
            <w:commentRangeEnd w:id="1307"/>
            <w:r>
              <w:rPr>
                <w:rStyle w:val="CommentReference"/>
                <w:rFonts w:ascii="Times New Roman" w:eastAsiaTheme="minorHAnsi" w:hAnsi="Times New Roman" w:cstheme="minorBidi"/>
                <w:color w:val="auto"/>
              </w:rPr>
              <w:commentReference w:id="130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8"/>
            <w:r w:rsidRPr="004764BD">
              <w:t xml:space="preserve">received </w:t>
            </w:r>
            <w:commentRangeEnd w:id="1308"/>
            <w:r>
              <w:rPr>
                <w:rStyle w:val="CommentReference"/>
                <w:rFonts w:ascii="Times New Roman" w:eastAsiaTheme="minorHAnsi" w:hAnsi="Times New Roman" w:cstheme="minorBidi"/>
                <w:color w:val="auto"/>
              </w:rPr>
              <w:commentReference w:id="130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09"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0" w:name="_Ref467356854"/>
      <w:r>
        <w:t>The Doxology for St. John Chrysostom</w:t>
      </w:r>
      <w:r>
        <w:rPr>
          <w:rStyle w:val="FootnoteReference"/>
        </w:rPr>
        <w:footnoteReference w:id="955"/>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09"/>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1" w:name="_Toc459399271"/>
      <w:r>
        <w:t>November 15 (16) / Athor 19: The Preaching of St. Bartholomew</w:t>
      </w:r>
      <w:bookmarkEnd w:id="1311"/>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2" w:name="_Toc459399272"/>
      <w:r>
        <w:lastRenderedPageBreak/>
        <w:t>November 15 (16) / Athor 19: Also the Consecration of the Church of Sts. Sergius and Bacchus.</w:t>
      </w:r>
      <w:bookmarkEnd w:id="1312"/>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F6770">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3" w:name="_Toc459399273"/>
      <w:r>
        <w:t>November 16 (17) / Athor 20: Consecration of Sts. Theodore and Theodore</w:t>
      </w:r>
      <w:bookmarkEnd w:id="1313"/>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F677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4"/>
      <w:r w:rsidR="00191A26">
        <w:fldChar w:fldCharType="begin"/>
      </w:r>
      <w:r w:rsidR="00191A26">
        <w:instrText xml:space="preserve"> REF _Ref434562461 \h </w:instrText>
      </w:r>
      <w:r w:rsidR="00191A26">
        <w:fldChar w:fldCharType="separate"/>
      </w:r>
      <w:r w:rsidR="005F6770">
        <w:t>January 7 (8) / Tobi 12: Also St. Theodore Anatoly</w:t>
      </w:r>
      <w:r w:rsidR="00191A26">
        <w:fldChar w:fldCharType="end"/>
      </w:r>
      <w:r w:rsidR="00191A26">
        <w:t>,</w:t>
      </w:r>
      <w:commentRangeEnd w:id="1314"/>
      <w:r w:rsidR="00191A26">
        <w:rPr>
          <w:rStyle w:val="CommentReference"/>
          <w:i w:val="0"/>
        </w:rPr>
        <w:commentReference w:id="1314"/>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5" w:name="_Toc459399274"/>
      <w:r>
        <w:t>November 17 (18) / Athor 21: Commemoration of the Theotokos</w:t>
      </w:r>
      <w:bookmarkEnd w:id="1315"/>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6" w:name="_Ref434562715"/>
      <w:bookmarkStart w:id="1317"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8" w:name="_Ref468134316"/>
      <w:r>
        <w:t xml:space="preserve">The Doxology for St. </w:t>
      </w:r>
      <w:r w:rsidR="00DA4B37">
        <w:t>Gregory the Wonderworker</w:t>
      </w:r>
      <w:r>
        <w:rPr>
          <w:rStyle w:val="FootnoteReference"/>
        </w:rPr>
        <w:footnoteReference w:id="956"/>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6"/>
      <w:bookmarkEnd w:id="1317"/>
    </w:p>
    <w:p w14:paraId="4E7F190E" w14:textId="7450EC22" w:rsidR="00935F13" w:rsidRDefault="00935F13" w:rsidP="00935F13">
      <w:pPr>
        <w:pStyle w:val="Heading4"/>
      </w:pPr>
      <w:bookmarkStart w:id="131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0" w:name="_Ref459401259"/>
      <w:r>
        <w:t>The Doxology</w:t>
      </w:r>
      <w:r w:rsidR="00B46E6E">
        <w:t xml:space="preserve"> for Sts. Cosmas, Damian, their Brothers and their Mother</w:t>
      </w:r>
      <w:bookmarkEnd w:id="1319"/>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1"/>
            <w:r>
              <w:t>Prabioc</w:t>
            </w:r>
            <w:commentRangeEnd w:id="1321"/>
            <w:r>
              <w:rPr>
                <w:rStyle w:val="CommentReference"/>
                <w:rFonts w:ascii="Times New Roman" w:eastAsiaTheme="minorHAnsi" w:hAnsi="Times New Roman" w:cstheme="minorBidi"/>
                <w:color w:val="auto"/>
              </w:rPr>
              <w:commentReference w:id="132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2"/>
            <w:r>
              <w:t xml:space="preserve">confirming </w:t>
            </w:r>
            <w:commentRangeEnd w:id="1322"/>
            <w:r>
              <w:rPr>
                <w:rStyle w:val="CommentReference"/>
                <w:rFonts w:ascii="Times New Roman" w:eastAsiaTheme="minorHAnsi" w:hAnsi="Times New Roman" w:cstheme="minorBidi"/>
                <w:color w:val="auto"/>
              </w:rPr>
              <w:commentReference w:id="132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3" w:name="_Toc459399276"/>
      <w:r>
        <w:t>November 19 (20) / Athor 23: Consecration of the Church of St. Marina</w:t>
      </w:r>
      <w:bookmarkEnd w:id="1323"/>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F677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4" w:name="_Toc459399277"/>
      <w:r>
        <w:t>November 20 (21) / Athor 24: The Twenty Four Presbyters</w:t>
      </w:r>
      <w:bookmarkEnd w:id="1324"/>
    </w:p>
    <w:p w14:paraId="253EB9EC" w14:textId="431DB748" w:rsidR="00935F13" w:rsidRDefault="00935F13" w:rsidP="00935F13">
      <w:pPr>
        <w:pStyle w:val="Heading4"/>
      </w:pPr>
      <w:bookmarkStart w:id="132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6" w:name="_Ref459400916"/>
      <w:r>
        <w:t>The Doxology</w:t>
      </w:r>
      <w:r w:rsidR="00B46E6E">
        <w:t xml:space="preserve"> for the Twenty Four Presbyters</w:t>
      </w:r>
      <w:bookmarkEnd w:id="1325"/>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7" w:name="_Toc459399278"/>
      <w:r>
        <w:t>November 21 (22) / Athor 25: St. Philopater Mercurius</w:t>
      </w:r>
      <w:bookmarkEnd w:id="132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29" w:name="_Ref459400991"/>
      <w:r>
        <w:t>The Doxology</w:t>
      </w:r>
      <w:r w:rsidR="00B46E6E">
        <w:t xml:space="preserve"> for St. Philopater Mercurius</w:t>
      </w:r>
      <w:bookmarkEnd w:id="1328"/>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4"/>
            <w:r>
              <w:t>Placed</w:t>
            </w:r>
            <w:commentRangeEnd w:id="1334"/>
            <w:r>
              <w:rPr>
                <w:rStyle w:val="CommentReference"/>
                <w:rFonts w:ascii="Times New Roman" w:eastAsiaTheme="minorHAnsi" w:hAnsi="Times New Roman" w:cstheme="minorBidi"/>
                <w:color w:val="auto"/>
              </w:rPr>
              <w:commentReference w:id="133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5"/>
            <w:r>
              <w:t>emperate</w:t>
            </w:r>
            <w:r w:rsidRPr="004764BD">
              <w:t xml:space="preserve"> </w:t>
            </w:r>
            <w:r>
              <w:t>with</w:t>
            </w:r>
            <w:commentRangeEnd w:id="1335"/>
            <w:r>
              <w:rPr>
                <w:rStyle w:val="CommentReference"/>
                <w:rFonts w:ascii="Times New Roman" w:eastAsiaTheme="minorHAnsi" w:hAnsi="Times New Roman" w:cstheme="minorBidi"/>
                <w:color w:val="auto"/>
              </w:rPr>
              <w:commentReference w:id="133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6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39" w:name="_Toc459399279"/>
      <w:r>
        <w:t>November 22 (23) / Athor 26: St. Gregory of Nyssa</w:t>
      </w:r>
    </w:p>
    <w:p w14:paraId="73B16A55" w14:textId="22D2F64C" w:rsidR="00F4564C" w:rsidRDefault="00F4564C" w:rsidP="00F4564C">
      <w:pPr>
        <w:pStyle w:val="Heading4"/>
      </w:pPr>
      <w:bookmarkStart w:id="1340" w:name="_Ref468565896"/>
      <w:r>
        <w:t>The Doxology for St. Gregory of Nyssa</w:t>
      </w:r>
      <w:r>
        <w:rPr>
          <w:rStyle w:val="FootnoteReference"/>
        </w:rPr>
        <w:footnoteReference w:id="961"/>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1" w:name="_Ref468565824"/>
      <w:r>
        <w:t>The Doxology for St. James the Sawn-Asunder</w:t>
      </w:r>
      <w:r>
        <w:rPr>
          <w:rStyle w:val="FootnoteReference"/>
        </w:rPr>
        <w:footnoteReference w:id="962"/>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39"/>
    </w:p>
    <w:p w14:paraId="31266C94" w14:textId="74CE43E4" w:rsidR="00F76CFB" w:rsidRPr="00F76CFB" w:rsidRDefault="00F76CFB" w:rsidP="00F76CFB">
      <w:pPr>
        <w:pStyle w:val="Heading4"/>
      </w:pPr>
      <w:bookmarkStart w:id="134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3" w:name="_Ref459401310"/>
      <w:r>
        <w:t>The Doxology</w:t>
      </w:r>
      <w:r w:rsidR="00B46E6E">
        <w:t xml:space="preserve"> for St. Serapamon</w:t>
      </w:r>
      <w:bookmarkEnd w:id="1342"/>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4"/>
            <w:r>
              <w:t>sprang forth</w:t>
            </w:r>
            <w:commentRangeEnd w:id="1344"/>
            <w:r>
              <w:rPr>
                <w:rStyle w:val="CommentReference"/>
                <w:rFonts w:ascii="Times New Roman" w:eastAsiaTheme="minorHAnsi" w:hAnsi="Times New Roman" w:cstheme="minorBidi"/>
                <w:color w:val="auto"/>
              </w:rPr>
              <w:commentReference w:id="134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5" w:name="_Toc459399280"/>
      <w:r>
        <w:t>November 25 (26) / Athor 29: Commemoration of the Annunciation, Nativity, and Resurrection on the 29</w:t>
      </w:r>
      <w:r w:rsidRPr="00C0205C">
        <w:rPr>
          <w:vertAlign w:val="superscript"/>
        </w:rPr>
        <w:t>th</w:t>
      </w:r>
      <w:r>
        <w:t xml:space="preserve"> of Every Month</w:t>
      </w:r>
      <w:bookmarkEnd w:id="1345"/>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6" w:name="_Ref472885608"/>
      <w:r>
        <w:t>The Doxology for St. Peter the Seal of the Martyrs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7" w:name="_Toc459399281"/>
      <w:r>
        <w:t>November 26 (27) / Athor 30: Consecration of a Church of St. Cosmas and Damian, Their Brothers and Their Mother</w:t>
      </w:r>
      <w:bookmarkEnd w:id="1347"/>
    </w:p>
    <w:p w14:paraId="3F696F5B" w14:textId="77777777" w:rsidR="005F6770"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5F6770">
        <w:t>November 17 (18) / Athor 21: St. Gregory the Wonderworker</w:t>
      </w:r>
    </w:p>
    <w:p w14:paraId="4AE1D91D"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8B904E8" w14:textId="77777777" w:rsidTr="00325E43">
        <w:trPr>
          <w:cantSplit/>
          <w:jc w:val="center"/>
        </w:trPr>
        <w:tc>
          <w:tcPr>
            <w:tcW w:w="288" w:type="dxa"/>
          </w:tcPr>
          <w:p w14:paraId="55530C52" w14:textId="77777777" w:rsidR="005F6770" w:rsidRDefault="005F6770" w:rsidP="00325E43">
            <w:pPr>
              <w:pStyle w:val="CopticCross"/>
            </w:pPr>
          </w:p>
        </w:tc>
        <w:tc>
          <w:tcPr>
            <w:tcW w:w="3960" w:type="dxa"/>
          </w:tcPr>
          <w:p w14:paraId="6E0C7702" w14:textId="77777777" w:rsidR="005F6770" w:rsidRDefault="005F6770" w:rsidP="00DA4B37">
            <w:pPr>
              <w:pStyle w:val="EngHang"/>
              <w:rPr>
                <w:lang w:eastAsia="zh-CN"/>
              </w:rPr>
            </w:pPr>
            <w:r>
              <w:rPr>
                <w:lang w:eastAsia="zh-CN"/>
              </w:rPr>
              <w:t>By your way of life,</w:t>
            </w:r>
          </w:p>
          <w:p w14:paraId="6F3E8408" w14:textId="77777777" w:rsidR="005F6770" w:rsidRDefault="005F6770" w:rsidP="00DA4B37">
            <w:pPr>
              <w:pStyle w:val="EngHang"/>
              <w:rPr>
                <w:lang w:eastAsia="zh-CN"/>
              </w:rPr>
            </w:pPr>
            <w:r>
              <w:rPr>
                <w:lang w:eastAsia="zh-CN"/>
              </w:rPr>
              <w:t>Your vigilance in prayer,</w:t>
            </w:r>
          </w:p>
          <w:p w14:paraId="4C5C0DEF"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028F5A60"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508AD277" w14:textId="77777777" w:rsidR="005F6770" w:rsidRDefault="005F6770" w:rsidP="00325E43"/>
        </w:tc>
      </w:tr>
      <w:tr w:rsidR="005F6770" w14:paraId="00E17D60" w14:textId="77777777" w:rsidTr="00325E43">
        <w:trPr>
          <w:cantSplit/>
          <w:jc w:val="center"/>
        </w:trPr>
        <w:tc>
          <w:tcPr>
            <w:tcW w:w="288" w:type="dxa"/>
          </w:tcPr>
          <w:p w14:paraId="6CFE3BC7" w14:textId="77777777" w:rsidR="005F6770" w:rsidRDefault="005F6770" w:rsidP="00325E43">
            <w:pPr>
              <w:pStyle w:val="CopticCross"/>
            </w:pPr>
            <w:r w:rsidRPr="00FB5ACB">
              <w:t>¿</w:t>
            </w:r>
          </w:p>
        </w:tc>
        <w:tc>
          <w:tcPr>
            <w:tcW w:w="3960" w:type="dxa"/>
          </w:tcPr>
          <w:p w14:paraId="7048391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DC3855F"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70E048C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754EE2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040614C" w14:textId="77777777" w:rsidR="005F6770" w:rsidRDefault="005F6770" w:rsidP="00325E43"/>
        </w:tc>
      </w:tr>
      <w:tr w:rsidR="005F6770" w14:paraId="0B3CC54D" w14:textId="77777777" w:rsidTr="00325E43">
        <w:trPr>
          <w:cantSplit/>
          <w:jc w:val="center"/>
        </w:trPr>
        <w:tc>
          <w:tcPr>
            <w:tcW w:w="288" w:type="dxa"/>
          </w:tcPr>
          <w:p w14:paraId="65937A67" w14:textId="77777777" w:rsidR="005F6770" w:rsidRDefault="005F6770" w:rsidP="00325E43">
            <w:pPr>
              <w:pStyle w:val="CopticCross"/>
            </w:pPr>
          </w:p>
        </w:tc>
        <w:tc>
          <w:tcPr>
            <w:tcW w:w="3960" w:type="dxa"/>
          </w:tcPr>
          <w:p w14:paraId="65CBB9E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53A7BB3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4C6273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20DA401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FD9A285" w14:textId="77777777" w:rsidR="005F6770" w:rsidRDefault="005F6770" w:rsidP="00325E43"/>
        </w:tc>
      </w:tr>
      <w:tr w:rsidR="005F6770" w14:paraId="7BAE7F7D" w14:textId="77777777" w:rsidTr="00325E43">
        <w:trPr>
          <w:cantSplit/>
          <w:jc w:val="center"/>
        </w:trPr>
        <w:tc>
          <w:tcPr>
            <w:tcW w:w="288" w:type="dxa"/>
          </w:tcPr>
          <w:p w14:paraId="3569CD8D" w14:textId="77777777" w:rsidR="005F6770" w:rsidRDefault="005F6770" w:rsidP="00325E43">
            <w:pPr>
              <w:pStyle w:val="CopticCross"/>
            </w:pPr>
            <w:r w:rsidRPr="00FB5ACB">
              <w:t>¿</w:t>
            </w:r>
          </w:p>
        </w:tc>
        <w:tc>
          <w:tcPr>
            <w:tcW w:w="3960" w:type="dxa"/>
          </w:tcPr>
          <w:p w14:paraId="36FF650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7ED2957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6FBD596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E1C072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244B66AB" w14:textId="77777777" w:rsidR="005F6770" w:rsidRDefault="005F6770" w:rsidP="00325E43"/>
        </w:tc>
      </w:tr>
      <w:tr w:rsidR="005F6770" w14:paraId="6952048C" w14:textId="77777777" w:rsidTr="00325E43">
        <w:trPr>
          <w:cantSplit/>
          <w:jc w:val="center"/>
        </w:trPr>
        <w:tc>
          <w:tcPr>
            <w:tcW w:w="288" w:type="dxa"/>
          </w:tcPr>
          <w:p w14:paraId="705DE8A6" w14:textId="77777777" w:rsidR="005F6770" w:rsidRDefault="005F6770" w:rsidP="00325E43">
            <w:pPr>
              <w:pStyle w:val="CopticCross"/>
            </w:pPr>
          </w:p>
        </w:tc>
        <w:tc>
          <w:tcPr>
            <w:tcW w:w="3960" w:type="dxa"/>
          </w:tcPr>
          <w:p w14:paraId="5DB32D7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3DE38C7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D8F819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656BAD69"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6EE88562" w14:textId="77777777" w:rsidR="005F6770" w:rsidRDefault="005F6770" w:rsidP="00325E43"/>
        </w:tc>
      </w:tr>
    </w:tbl>
    <w:p w14:paraId="7B556319" w14:textId="7480D327" w:rsidR="00027E5B" w:rsidRPr="00027E5B" w:rsidRDefault="005F6770"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Pr>
          <w:noProof/>
        </w:rPr>
        <w:t>649</w:t>
      </w:r>
      <w:r w:rsidR="00191A26">
        <w:fldChar w:fldCharType="end"/>
      </w:r>
      <w:r w:rsidR="00027E5B">
        <w:t>.</w:t>
      </w:r>
    </w:p>
    <w:p w14:paraId="15C7AC8C" w14:textId="77777777" w:rsidR="00F67B89" w:rsidRDefault="00F67B89" w:rsidP="00F67B89">
      <w:pPr>
        <w:pStyle w:val="Heading3"/>
      </w:pPr>
      <w:bookmarkStart w:id="1348" w:name="_Toc459399282"/>
      <w:r>
        <w:t>November 27 (28) / Koiak 1: Consecration of the Church of St. Shenoute</w:t>
      </w:r>
      <w:bookmarkEnd w:id="1348"/>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F6770">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49" w:name="_Toc459399283"/>
      <w:r>
        <w:t>November 29 (30) / Koiak 3: Entry of the Theotokos into the Temple</w:t>
      </w:r>
    </w:p>
    <w:p w14:paraId="422AF9D7" w14:textId="6CAD5146" w:rsidR="002A29E0" w:rsidRDefault="002A29E0" w:rsidP="002A29E0">
      <w:pPr>
        <w:pStyle w:val="Heading4"/>
      </w:pPr>
      <w:bookmarkStart w:id="1350" w:name="_Ref470555203"/>
      <w:r>
        <w:t>The Doxology of the Entry of the Theotokos into the Temple</w:t>
      </w:r>
      <w:r>
        <w:rPr>
          <w:rStyle w:val="FootnoteReference"/>
        </w:rPr>
        <w:footnoteReference w:id="963"/>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49"/>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2"/>
      <w:r>
        <w:t>.</w:t>
      </w:r>
    </w:p>
    <w:p w14:paraId="2DF67188" w14:textId="77777777" w:rsidR="00495F1A" w:rsidRDefault="00495F1A" w:rsidP="00495F1A">
      <w:pPr>
        <w:pStyle w:val="Heading2"/>
        <w:rPr>
          <w:rFonts w:ascii="FreeSerifAvvaShenouda" w:hAnsi="FreeSerifAvvaShenouda" w:cs="FreeSerifAvvaShenouda"/>
        </w:rPr>
      </w:pPr>
      <w:bookmarkStart w:id="1351" w:name="_Toc410196202"/>
      <w:bookmarkStart w:id="1352" w:name="_Toc410196444"/>
      <w:bookmarkStart w:id="1353" w:name="_Toc410196946"/>
      <w:bookmarkStart w:id="1354" w:name="_Toc459399204"/>
      <w:bookmarkStart w:id="1355" w:name="_Toc459399284"/>
      <w:bookmarkStart w:id="1356" w:name="December"/>
      <w:r>
        <w:lastRenderedPageBreak/>
        <w:t>December</w:t>
      </w:r>
      <w:bookmarkEnd w:id="1351"/>
      <w:bookmarkEnd w:id="1352"/>
      <w:bookmarkEnd w:id="1353"/>
      <w:r w:rsidR="00205EA4">
        <w:t xml:space="preserve"> or </w:t>
      </w:r>
      <w:r w:rsidR="00205EA4">
        <w:rPr>
          <w:rFonts w:ascii="FreeSerifAvvaShenouda" w:hAnsi="FreeSerifAvvaShenouda" w:cs="FreeSerifAvvaShenouda"/>
        </w:rPr>
        <w:t>Ⲕⲟⲓⲁϩⲕ</w:t>
      </w:r>
      <w:bookmarkEnd w:id="1354"/>
      <w:bookmarkEnd w:id="135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DE549C">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DE549C">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DE549C">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DE549C">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DE549C">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DE549C">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DE549C">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DE549C">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DE549C">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DE549C">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DE549C">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DE549C">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DE549C">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DE549C">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DE549C">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DE549C">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DE549C">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DE549C">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7" w:name="_Ref434478837"/>
      <w:r w:rsidR="009E261C">
        <w:t xml:space="preserve"> four Sundays before the Feast.</w:t>
      </w:r>
    </w:p>
    <w:p w14:paraId="6C63C034" w14:textId="77777777" w:rsidR="001E7A09" w:rsidRDefault="001E7A09" w:rsidP="001E7A09">
      <w:pPr>
        <w:pStyle w:val="Heading4"/>
      </w:pPr>
      <w:bookmarkStart w:id="1358"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57"/>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5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59"/>
            <w:r>
              <w:rPr>
                <w:rStyle w:val="CommentReference"/>
                <w:rFonts w:ascii="Times New Roman" w:eastAsiaTheme="minorHAnsi" w:hAnsi="Times New Roman" w:cstheme="minorBidi"/>
                <w:color w:val="auto"/>
              </w:rPr>
              <w:commentReference w:id="135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0"/>
            <w:r>
              <w:t xml:space="preserve">Announced </w:t>
            </w:r>
            <w:commentRangeEnd w:id="1360"/>
            <w:r>
              <w:rPr>
                <w:rStyle w:val="CommentReference"/>
                <w:rFonts w:ascii="Times New Roman" w:eastAsiaTheme="minorHAnsi" w:hAnsi="Times New Roman" w:cstheme="minorBidi"/>
                <w:color w:val="auto"/>
              </w:rPr>
              <w:commentReference w:id="136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2" w:name="_Ref434478867"/>
      <w:r>
        <w:t xml:space="preserve">The Third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3" w:name="_Ref434478878"/>
      <w:r>
        <w:t xml:space="preserve">The Fourth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4"/>
            <w:r>
              <w:t>He raised us with a new invitation.</w:t>
            </w:r>
            <w:commentRangeEnd w:id="1364"/>
            <w:r>
              <w:rPr>
                <w:rStyle w:val="CommentReference"/>
                <w:rFonts w:ascii="Times New Roman" w:eastAsiaTheme="minorHAnsi" w:hAnsi="Times New Roman" w:cstheme="minorBidi"/>
                <w:color w:val="auto"/>
              </w:rPr>
              <w:commentReference w:id="136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5"/>
            <w:r>
              <w:t>Bride</w:t>
            </w:r>
            <w:commentRangeEnd w:id="1365"/>
            <w:r>
              <w:rPr>
                <w:rStyle w:val="CommentReference"/>
                <w:rFonts w:ascii="Times New Roman" w:eastAsiaTheme="minorHAnsi" w:hAnsi="Times New Roman" w:cstheme="minorBidi"/>
                <w:color w:val="auto"/>
              </w:rPr>
              <w:commentReference w:id="136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6" w:name="_Ref434478888"/>
      <w:r>
        <w:t xml:space="preserve">The Fifth Doxology of December or </w:t>
      </w:r>
      <w:r w:rsidRPr="006C0F49">
        <w:rPr>
          <w:rFonts w:ascii="FreeSerifAvvaShenouda" w:hAnsi="FreeSerifAvvaShenouda" w:cs="FreeSerifAvvaShenouda"/>
        </w:rPr>
        <w:t>Ⲕⲟⲓⲁϩⲕ</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7" w:name="_Ref434478907"/>
      <w:r>
        <w:t xml:space="preserve">The Sixth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8"/>
            <w:r>
              <w:t xml:space="preserve">return </w:t>
            </w:r>
            <w:commentRangeEnd w:id="1368"/>
            <w:r>
              <w:rPr>
                <w:rStyle w:val="CommentReference"/>
              </w:rPr>
              <w:commentReference w:id="136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lastRenderedPageBreak/>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69"/>
            <w:r>
              <w:t xml:space="preserve">confirmation </w:t>
            </w:r>
            <w:commentRangeEnd w:id="1369"/>
            <w:r>
              <w:rPr>
                <w:rStyle w:val="CommentReference"/>
              </w:rPr>
              <w:commentReference w:id="136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0" w:name="_Ref434478922"/>
      <w:r>
        <w:t xml:space="preserve">The Doxology of Archangel Gabriel for December or </w:t>
      </w:r>
      <w:r w:rsidRPr="006C0F49">
        <w:rPr>
          <w:rFonts w:ascii="FreeSerifAvvaShenouda" w:hAnsi="FreeSerifAvvaShenouda" w:cs="FreeSerifAvvaShenouda"/>
        </w:rPr>
        <w:t>Ⲕⲟⲓⲁϩⲕ</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1"/>
            <w:r>
              <w:t>Angel-evangel of Good News</w:t>
            </w:r>
            <w:commentRangeEnd w:id="1371"/>
            <w:r>
              <w:rPr>
                <w:rStyle w:val="CommentReference"/>
                <w:rFonts w:ascii="Times New Roman" w:eastAsiaTheme="minorHAnsi" w:hAnsi="Times New Roman" w:cstheme="minorBidi"/>
                <w:color w:val="auto"/>
              </w:rPr>
              <w:commentReference w:id="137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2"/>
            <w:r>
              <w:t>Hail, O full of grace</w:t>
            </w:r>
            <w:commentRangeEnd w:id="1372"/>
            <w:r>
              <w:rPr>
                <w:rStyle w:val="CommentReference"/>
                <w:rFonts w:ascii="Times New Roman" w:eastAsiaTheme="minorHAnsi" w:hAnsi="Times New Roman" w:cstheme="minorBidi"/>
                <w:color w:val="auto"/>
              </w:rPr>
              <w:commentReference w:id="137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3"/>
            <w:r>
              <w:t>Angel-Evangel</w:t>
            </w:r>
            <w:commentRangeEnd w:id="1373"/>
            <w:r>
              <w:rPr>
                <w:rStyle w:val="CommentReference"/>
                <w:rFonts w:ascii="Times New Roman" w:eastAsiaTheme="minorHAnsi" w:hAnsi="Times New Roman" w:cstheme="minorBidi"/>
                <w:color w:val="auto"/>
              </w:rPr>
              <w:commentReference w:id="137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374" w:name="_Ref434564112"/>
      <w:bookmarkStart w:id="1375" w:name="_Toc459399285"/>
      <w:bookmarkStart w:id="1376" w:name="_Toc410196203"/>
      <w:bookmarkStart w:id="1377" w:name="_Toc410196445"/>
      <w:bookmarkStart w:id="1378"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79D408AA" w14:textId="41337551" w:rsidR="00F546C6" w:rsidRPr="00C35319" w:rsidRDefault="00F546C6" w:rsidP="00A534EB">
            <w:pPr>
              <w:pStyle w:val="CopticVersemulti-line"/>
            </w:pPr>
            <w:r>
              <w:t>TODO</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jc w:val="left"/>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7C890A5C" w14:textId="77777777" w:rsidR="00F546C6" w:rsidRPr="00C35319" w:rsidRDefault="00F546C6" w:rsidP="00A534EB">
            <w:pPr>
              <w:pStyle w:val="CopticVersemulti-line"/>
            </w:pP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jc w:val="left"/>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jc w:val="left"/>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E54614">
            <w:pPr>
              <w:pStyle w:val="CopticVersemulti-lin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5368E185" w14:textId="77777777" w:rsidR="00F546C6" w:rsidRPr="00C35319" w:rsidRDefault="00F546C6" w:rsidP="00A534EB">
            <w:pPr>
              <w:pStyle w:val="CopticVersemulti-line"/>
            </w:pPr>
          </w:p>
        </w:tc>
      </w:tr>
    </w:tbl>
    <w:p w14:paraId="7877BCFF" w14:textId="25198ADD"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47686C33" w:rsidR="00190C05" w:rsidRPr="00190C05" w:rsidRDefault="00190C05" w:rsidP="00190C05">
      <w:pPr>
        <w:pStyle w:val="Rubric"/>
      </w:pPr>
      <w:r>
        <w:t>For the first two weeks,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190C05">
      <w:pPr>
        <w:pStyle w:val="Rubric"/>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28AA7091" w14:textId="7020A9DC"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374"/>
      <w:bookmarkEnd w:id="1375"/>
    </w:p>
    <w:p w14:paraId="5851AA48" w14:textId="77777777" w:rsidR="00253C5F" w:rsidRDefault="00253C5F" w:rsidP="00253C5F">
      <w:pPr>
        <w:pStyle w:val="Heading4"/>
      </w:pPr>
      <w:bookmarkStart w:id="1379" w:name="_Ref434489590"/>
      <w:r>
        <w:t>The Doxology</w:t>
      </w:r>
      <w:r w:rsidR="00B46E6E">
        <w:t xml:space="preserve"> for St. Victor</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0"/>
            <w:r>
              <w:t>saint</w:t>
            </w:r>
            <w:commentRangeEnd w:id="1380"/>
            <w:r>
              <w:rPr>
                <w:rStyle w:val="CommentReference"/>
                <w:rFonts w:ascii="Times New Roman" w:eastAsiaTheme="minorHAnsi" w:hAnsi="Times New Roman" w:cstheme="minorBidi"/>
                <w:color w:val="auto"/>
              </w:rPr>
              <w:commentReference w:id="138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1" w:name="_Toc459399286"/>
      <w:r>
        <w:t>December 2 (3) / Koiak 6: Pope Abraam the Syrian</w:t>
      </w:r>
      <w:bookmarkEnd w:id="1381"/>
    </w:p>
    <w:p w14:paraId="705AECE8" w14:textId="77777777" w:rsidR="00F416C6" w:rsidRDefault="00F416C6" w:rsidP="00F416C6">
      <w:pPr>
        <w:pStyle w:val="Heading4"/>
      </w:pPr>
      <w:bookmarkStart w:id="1382" w:name="_Ref434492343"/>
      <w:r>
        <w:t>The Doxology of St. Simon the Tanner</w:t>
      </w:r>
      <w:r>
        <w:rPr>
          <w:rStyle w:val="FootnoteReference"/>
        </w:rPr>
        <w:footnoteReference w:id="967"/>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3" w:name="_Toc459399287"/>
      <w:r>
        <w:t xml:space="preserve">December 4 (5) / Koiak 8: </w:t>
      </w:r>
      <w:r w:rsidR="00743CE8">
        <w:t xml:space="preserve">The Martyrdom of </w:t>
      </w:r>
      <w:r>
        <w:t>Sts. Barbara and Juliana</w:t>
      </w:r>
      <w:bookmarkEnd w:id="1383"/>
    </w:p>
    <w:p w14:paraId="708D2111" w14:textId="7CD9674E" w:rsidR="003663F9" w:rsidRDefault="003663F9" w:rsidP="003663F9">
      <w:pPr>
        <w:pStyle w:val="Heading4"/>
      </w:pPr>
      <w:bookmarkStart w:id="138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5" w:name="_Ref459401359"/>
      <w:r>
        <w:t>The Doxology</w:t>
      </w:r>
      <w:r w:rsidR="00B46E6E">
        <w:t xml:space="preserve"> for Sts. Barbara and Juliana</w:t>
      </w:r>
      <w:bookmarkEnd w:id="1384"/>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6" w:name="_Toc459399288"/>
      <w:r>
        <w:t>December 4 (5) / Koiak 8: Also St. Samuel the Confessor</w:t>
      </w:r>
      <w:bookmarkEnd w:id="1386"/>
    </w:p>
    <w:p w14:paraId="2EE78AB4" w14:textId="77777777" w:rsidR="00224925" w:rsidRDefault="00224925" w:rsidP="00224925">
      <w:pPr>
        <w:pStyle w:val="Heading4"/>
      </w:pPr>
      <w:bookmarkStart w:id="1387" w:name="_Ref434491260"/>
      <w:r>
        <w:t>The Doxology</w:t>
      </w:r>
      <w:r w:rsidR="00810F04">
        <w:t xml:space="preserve"> for St. Samuel the Confessor</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lastRenderedPageBreak/>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1" w:name="_Toc459399289"/>
      <w:r>
        <w:t>December 6 (7) / Koiak 10: St. Nicholas</w:t>
      </w:r>
    </w:p>
    <w:p w14:paraId="6C72D403" w14:textId="3BE941B3" w:rsidR="002A29E0" w:rsidRDefault="002A29E0" w:rsidP="002A29E0">
      <w:pPr>
        <w:pStyle w:val="Heading4"/>
      </w:pPr>
      <w:bookmarkStart w:id="1392" w:name="_Ref470555294"/>
      <w:r>
        <w:t>The Doxology of St. Nicholas</w:t>
      </w:r>
      <w:r>
        <w:rPr>
          <w:rStyle w:val="FootnoteReference"/>
        </w:rPr>
        <w:footnoteReference w:id="970"/>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1"/>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F677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3" w:name="_Toc459399290"/>
      <w:r>
        <w:t>December 7 (8) / Koiak 11: St. Ambrose</w:t>
      </w:r>
    </w:p>
    <w:p w14:paraId="5BA1907D" w14:textId="29C3B57A" w:rsidR="002A29E0" w:rsidRDefault="002A29E0" w:rsidP="002A29E0">
      <w:pPr>
        <w:pStyle w:val="Heading4"/>
      </w:pPr>
      <w:bookmarkStart w:id="1394" w:name="_Ref470555388"/>
      <w:r>
        <w:t>The Doxology of St. Ambrose</w:t>
      </w:r>
      <w:r>
        <w:rPr>
          <w:rStyle w:val="FootnoteReference"/>
        </w:rPr>
        <w:footnoteReference w:id="971"/>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lastRenderedPageBreak/>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3"/>
    </w:p>
    <w:p w14:paraId="549D668B"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8E4B41D" w14:textId="77777777" w:rsidTr="0082304E">
        <w:trPr>
          <w:cantSplit/>
          <w:jc w:val="center"/>
        </w:trPr>
        <w:tc>
          <w:tcPr>
            <w:tcW w:w="288" w:type="dxa"/>
          </w:tcPr>
          <w:p w14:paraId="3573B598" w14:textId="77777777" w:rsidR="005F6770" w:rsidRDefault="005F6770" w:rsidP="0082304E">
            <w:pPr>
              <w:pStyle w:val="CopticCross"/>
            </w:pPr>
          </w:p>
        </w:tc>
        <w:tc>
          <w:tcPr>
            <w:tcW w:w="3960" w:type="dxa"/>
          </w:tcPr>
          <w:p w14:paraId="330A638F" w14:textId="77777777" w:rsidR="005F6770" w:rsidRDefault="005F6770" w:rsidP="00C83ECE">
            <w:pPr>
              <w:pStyle w:val="EngHang"/>
            </w:pPr>
            <w:r>
              <w:t>Through the intercessions</w:t>
            </w:r>
          </w:p>
          <w:p w14:paraId="309A2889" w14:textId="77777777" w:rsidR="005F6770" w:rsidRDefault="005F6770" w:rsidP="00C83ECE">
            <w:pPr>
              <w:pStyle w:val="EngHang"/>
            </w:pPr>
            <w:r>
              <w:t>Of the Four Incorporeal Beasts,</w:t>
            </w:r>
          </w:p>
          <w:p w14:paraId="2511E377" w14:textId="77777777" w:rsidR="005F6770" w:rsidRDefault="005F6770" w:rsidP="00C83ECE">
            <w:pPr>
              <w:pStyle w:val="EngHang"/>
            </w:pPr>
            <w:r>
              <w:t>The ministering flames of fire,</w:t>
            </w:r>
          </w:p>
          <w:p w14:paraId="3A5021F3" w14:textId="77777777" w:rsidR="005F6770" w:rsidRDefault="005F6770" w:rsidP="0082304E">
            <w:pPr>
              <w:pStyle w:val="EngHangEnd"/>
            </w:pPr>
            <w:r>
              <w:t>O Lord, grant us the forgiveness of our sins.</w:t>
            </w:r>
          </w:p>
        </w:tc>
        <w:tc>
          <w:tcPr>
            <w:tcW w:w="288" w:type="dxa"/>
          </w:tcPr>
          <w:p w14:paraId="2F333953" w14:textId="77777777" w:rsidR="005F6770" w:rsidRDefault="005F6770" w:rsidP="0082304E"/>
        </w:tc>
        <w:tc>
          <w:tcPr>
            <w:tcW w:w="288" w:type="dxa"/>
          </w:tcPr>
          <w:p w14:paraId="5B2AFB05" w14:textId="77777777" w:rsidR="005F6770" w:rsidRDefault="005F6770" w:rsidP="0082304E">
            <w:pPr>
              <w:pStyle w:val="CopticCross"/>
            </w:pPr>
          </w:p>
        </w:tc>
        <w:tc>
          <w:tcPr>
            <w:tcW w:w="3960" w:type="dxa"/>
          </w:tcPr>
          <w:p w14:paraId="1AECCECD" w14:textId="77777777" w:rsidR="005F6770" w:rsidRDefault="005F6770" w:rsidP="00C83ECE">
            <w:pPr>
              <w:pStyle w:val="CopticVersemulti-line"/>
            </w:pPr>
            <w:r>
              <w:t>Ϩⲓⲧⲉⲛ ⲛⲓⲡ̀ⲣⲉⲥⲃⲓⲁ̀</w:t>
            </w:r>
          </w:p>
          <w:p w14:paraId="09C65C1A" w14:textId="77777777" w:rsidR="005F6770" w:rsidRDefault="005F6770" w:rsidP="00C83ECE">
            <w:pPr>
              <w:pStyle w:val="CopticVersemulti-line"/>
            </w:pPr>
            <w:r>
              <w:t>ⲛ̀ⲧⲉ ⲡⲓϥ̀ⲧⲟⲩ ⲛ̀ⲍⲱⲟⲛ ⲛ̀ⲁⲥⲱⲙⲁⲧⲟⲥ</w:t>
            </w:r>
          </w:p>
          <w:p w14:paraId="19C80BD1" w14:textId="77777777" w:rsidR="005F6770" w:rsidRDefault="005F6770" w:rsidP="00C83ECE">
            <w:pPr>
              <w:pStyle w:val="CopticVersemulti-line"/>
            </w:pPr>
            <w:r>
              <w:t>ⲛ̀ⲗⲓⲧⲟⲩⲣⲅⲟⲥ ⲛ̀ϣⲁϩ ⲛ̀ⲭ̀ⲣⲟⲙ:</w:t>
            </w:r>
          </w:p>
          <w:p w14:paraId="2A7A1783" w14:textId="77777777" w:rsidR="005F6770" w:rsidRPr="00C35319" w:rsidRDefault="005F6770" w:rsidP="00C83ECE">
            <w:pPr>
              <w:pStyle w:val="CopticHangingVerse"/>
            </w:pPr>
            <w:r>
              <w:t>Ⲡϭⲟⲓⲥ ⲁⲣⲓϩ̀ⲙⲟⲧ ⲛⲁⲛ ⲙ̀ⲡⲓⲭⲱ ⲉ̀ⲃⲟⲗ ⲛ̀ⲧⲉ ⲛⲉⲛⲛⲟⲃⲓ.</w:t>
            </w:r>
          </w:p>
        </w:tc>
      </w:tr>
    </w:tbl>
    <w:p w14:paraId="68DE86D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94FB3ED" w14:textId="77777777" w:rsidTr="00C83ECE">
        <w:trPr>
          <w:cantSplit/>
          <w:jc w:val="center"/>
        </w:trPr>
        <w:tc>
          <w:tcPr>
            <w:tcW w:w="288" w:type="dxa"/>
          </w:tcPr>
          <w:p w14:paraId="3BE8AD51" w14:textId="77777777" w:rsidR="005F6770" w:rsidRDefault="005F6770" w:rsidP="00C83ECE">
            <w:pPr>
              <w:pStyle w:val="CopticCross"/>
            </w:pPr>
          </w:p>
        </w:tc>
        <w:tc>
          <w:tcPr>
            <w:tcW w:w="3960" w:type="dxa"/>
          </w:tcPr>
          <w:p w14:paraId="684DDEE1" w14:textId="77777777" w:rsidR="005F6770" w:rsidRDefault="005F6770" w:rsidP="00C83ECE">
            <w:pPr>
              <w:pStyle w:val="EngHang"/>
            </w:pPr>
            <w:r>
              <w:t>Hail to the four incorporeal living beasts,</w:t>
            </w:r>
          </w:p>
          <w:p w14:paraId="0E6C5181" w14:textId="77777777" w:rsidR="005F6770" w:rsidRDefault="005F6770" w:rsidP="00C83ECE">
            <w:pPr>
              <w:pStyle w:val="EngHang"/>
            </w:pPr>
            <w:r>
              <w:t>Carrying the throne of God,</w:t>
            </w:r>
          </w:p>
          <w:p w14:paraId="6C7F8DB0" w14:textId="77777777" w:rsidR="005F6770" w:rsidRDefault="005F6770" w:rsidP="00C83ECE">
            <w:pPr>
              <w:pStyle w:val="EngHang"/>
            </w:pPr>
            <w:r>
              <w:t>A lion’s face, and a calf’s face,</w:t>
            </w:r>
          </w:p>
          <w:p w14:paraId="746B923E" w14:textId="77777777" w:rsidR="005F6770" w:rsidRDefault="005F6770" w:rsidP="00C83ECE">
            <w:pPr>
              <w:pStyle w:val="EngHangEnd"/>
            </w:pPr>
            <w:r>
              <w:t>A man’s face, and an eagle’s face.</w:t>
            </w:r>
          </w:p>
        </w:tc>
        <w:tc>
          <w:tcPr>
            <w:tcW w:w="288" w:type="dxa"/>
          </w:tcPr>
          <w:p w14:paraId="5DD657B9" w14:textId="77777777" w:rsidR="005F6770" w:rsidRDefault="005F6770" w:rsidP="00C83ECE"/>
        </w:tc>
        <w:tc>
          <w:tcPr>
            <w:tcW w:w="288" w:type="dxa"/>
          </w:tcPr>
          <w:p w14:paraId="02F03026" w14:textId="77777777" w:rsidR="005F6770" w:rsidRDefault="005F6770" w:rsidP="00C83ECE">
            <w:pPr>
              <w:pStyle w:val="CopticCross"/>
            </w:pPr>
          </w:p>
        </w:tc>
        <w:tc>
          <w:tcPr>
            <w:tcW w:w="3960" w:type="dxa"/>
          </w:tcPr>
          <w:p w14:paraId="5373D069" w14:textId="77777777" w:rsidR="005F6770" w:rsidRDefault="005F6770" w:rsidP="00C83ECE">
            <w:pPr>
              <w:pStyle w:val="CopticVersemulti-line"/>
            </w:pPr>
            <w:r>
              <w:t>Ⲭⲉⲣⲉ ⲡⲓϥ̀ⲧⲟⲩ ⲛ̀ⲍⲱⲟⲛ ⲛ̀ⲁ̀ⲥⲱⲙⲁⲧⲟⲥ:</w:t>
            </w:r>
          </w:p>
          <w:p w14:paraId="1D0F253D" w14:textId="77777777" w:rsidR="005F6770" w:rsidRDefault="005F6770" w:rsidP="00C83ECE">
            <w:pPr>
              <w:pStyle w:val="CopticVersemulti-line"/>
            </w:pPr>
            <w:r>
              <w:t>ⲉⲧϥⲁⲓ ϧⲁ ⲡⲓϩⲁⲣⲙⲁ ⲛ̀ⲧⲉ Ⲫϯ:</w:t>
            </w:r>
          </w:p>
          <w:p w14:paraId="69145E83" w14:textId="77777777" w:rsidR="005F6770" w:rsidRDefault="005F6770" w:rsidP="00C83ECE">
            <w:pPr>
              <w:pStyle w:val="CopticVersemulti-line"/>
            </w:pPr>
            <w:r>
              <w:t>ⲟⲩϩⲟ ⲙ̀ⲙⲟⲩⲓ̀ ⲛⲉⲙ ⲟⲩϩⲟ ⲙ̀ⲙⲁⲥⲓ:</w:t>
            </w:r>
          </w:p>
          <w:p w14:paraId="4D7AC11F" w14:textId="77777777" w:rsidR="005F6770" w:rsidRPr="00C35319" w:rsidRDefault="005F6770" w:rsidP="00C83ECE">
            <w:pPr>
              <w:pStyle w:val="CopticHangingVerse"/>
            </w:pPr>
            <w:r>
              <w:t>ⲛⲉⲙ ⲟⲩϩⲟ ⲛ̀ⲣⲱⲙⲓ ⲛⲉⲙ ⲟⲩϩⲟ ⲛ̀ⲁ̀ⲏ̀ⲧⲟⲥ.</w:t>
            </w:r>
          </w:p>
        </w:tc>
      </w:tr>
    </w:tbl>
    <w:p w14:paraId="01B679FF" w14:textId="77777777" w:rsidR="005F6770" w:rsidRDefault="005F6770" w:rsidP="0082304E">
      <w:pPr>
        <w:pStyle w:val="Heading4"/>
      </w:pPr>
      <w:r>
        <w:t>The Gospel Response for the Four Incorporeal Beasts</w:t>
      </w:r>
    </w:p>
    <w:p w14:paraId="5072D885" w14:textId="77777777" w:rsidR="005F6770" w:rsidRPr="00C14556" w:rsidRDefault="005F6770" w:rsidP="00C14556">
      <w:pPr>
        <w:pStyle w:val="Rubric"/>
      </w:pPr>
      <w:r>
        <w:t>The last verse of the Doxology may be inserted into the Annual Gospel Response.</w:t>
      </w:r>
    </w:p>
    <w:p w14:paraId="4AB33F26" w14:textId="7FE020FB" w:rsidR="00191A26"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4B14457" w14:textId="5817E206" w:rsidR="002A29E0" w:rsidRDefault="002A29E0" w:rsidP="002A29E0">
      <w:pPr>
        <w:pStyle w:val="Heading3"/>
      </w:pPr>
      <w:bookmarkStart w:id="1395" w:name="_Toc459399291"/>
      <w:r>
        <w:lastRenderedPageBreak/>
        <w:t>December 11 (12) / Koiak 15: St. Gregory the Armenian</w:t>
      </w:r>
    </w:p>
    <w:p w14:paraId="68D305ED" w14:textId="4394EE49" w:rsidR="002A29E0" w:rsidRDefault="002A29E0" w:rsidP="002A29E0">
      <w:pPr>
        <w:pStyle w:val="Heading4"/>
      </w:pPr>
      <w:bookmarkStart w:id="1396" w:name="_Ref470555434"/>
      <w:r>
        <w:t>The Doxology of St. Gregory the Armenian</w:t>
      </w:r>
      <w:r>
        <w:rPr>
          <w:rStyle w:val="FootnoteReference"/>
        </w:rPr>
        <w:footnoteReference w:id="972"/>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lastRenderedPageBreak/>
        <w:t>December 12 (13) / Koiak 16: Saint Spyridon</w:t>
      </w:r>
      <w:r>
        <w:rPr>
          <w:rStyle w:val="FootnoteReference"/>
        </w:rPr>
        <w:footnoteReference w:id="973"/>
      </w:r>
      <w:bookmarkEnd w:id="1395"/>
    </w:p>
    <w:p w14:paraId="62C88580" w14:textId="20113B9E" w:rsidR="002A29E0" w:rsidRDefault="002A29E0" w:rsidP="002A29E0">
      <w:pPr>
        <w:pStyle w:val="Heading4"/>
      </w:pPr>
      <w:bookmarkStart w:id="1397" w:name="_Ref470555491"/>
      <w:bookmarkStart w:id="1398" w:name="_Toc459399292"/>
      <w:r>
        <w:t>The Doxology of St. Spyridon</w:t>
      </w:r>
      <w:r>
        <w:rPr>
          <w:rStyle w:val="FootnoteReference"/>
        </w:rPr>
        <w:footnoteReference w:id="974"/>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lastRenderedPageBreak/>
        <w:t>December 17 (18) / Koiak 21: Commemoration of the Theotokos</w:t>
      </w:r>
      <w:bookmarkEnd w:id="1398"/>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399" w:name="_Toc459399293"/>
      <w:r>
        <w:t>December 17 (18) / Koiak 21: Also the Martyrdom of St. Barnabas, on</w:t>
      </w:r>
      <w:r w:rsidR="00743CE8">
        <w:t>e</w:t>
      </w:r>
      <w:r>
        <w:t xml:space="preserve"> of the Seventy Two</w:t>
      </w:r>
      <w:bookmarkEnd w:id="1399"/>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0" w:name="_Toc459399294"/>
      <w:r>
        <w:t>December 18 (19) / Koiak 22: Archangel Gabriel</w:t>
      </w:r>
      <w:r w:rsidR="00481AE5">
        <w:t xml:space="preserve"> (Consecration)</w:t>
      </w:r>
      <w:bookmarkEnd w:id="1400"/>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F6770">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1" w:name="_Toc459399295"/>
      <w:r>
        <w:t>December 20 (21) / Koiak 24: St. Ignatius of Antioch</w:t>
      </w:r>
    </w:p>
    <w:p w14:paraId="2887E1AE" w14:textId="14F194FE" w:rsidR="00D94D36" w:rsidRDefault="00D94D36" w:rsidP="00D94D36">
      <w:pPr>
        <w:pStyle w:val="Heading4"/>
      </w:pPr>
      <w:bookmarkStart w:id="1402" w:name="_Ref472885708"/>
      <w:r>
        <w:t>The Doxology of St. Ignatius</w:t>
      </w:r>
      <w:r>
        <w:rPr>
          <w:rStyle w:val="FootnoteReference"/>
        </w:rPr>
        <w:footnoteReference w:id="975"/>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lastRenderedPageBreak/>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1"/>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F677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3" w:name="_Toc459399296"/>
      <w:r>
        <w:t>December 21 (22) / Koiak 25: St. John Kami</w:t>
      </w:r>
      <w:bookmarkEnd w:id="1403"/>
    </w:p>
    <w:p w14:paraId="3F9EF92D" w14:textId="77777777" w:rsidR="00810F04" w:rsidRPr="00810F04" w:rsidRDefault="00810F04" w:rsidP="00810F04">
      <w:pPr>
        <w:pStyle w:val="Heading4"/>
      </w:pPr>
      <w:bookmarkStart w:id="1404" w:name="_Ref434491108"/>
      <w:r>
        <w:t>The Doxology for St. John Kami</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lastRenderedPageBreak/>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5" w:name="_Toc459399297"/>
      <w:r>
        <w:t>December 24 (25) / Koiak 28: Nativity Preparation Day</w:t>
      </w:r>
      <w:bookmarkEnd w:id="140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6" w:name="_Ref434477504"/>
      <w:r>
        <w:t>The Doxology</w:t>
      </w:r>
      <w:r w:rsidR="00E21EA3">
        <w:t xml:space="preserve"> for the Preparation Day of Nativity</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7"/>
            <w:r>
              <w:t>Theotokos</w:t>
            </w:r>
            <w:commentRangeEnd w:id="1407"/>
            <w:r>
              <w:rPr>
                <w:rStyle w:val="CommentReference"/>
                <w:rFonts w:ascii="Times New Roman" w:eastAsiaTheme="minorHAnsi" w:hAnsi="Times New Roman" w:cstheme="minorBidi"/>
                <w:color w:val="auto"/>
              </w:rPr>
              <w:commentReference w:id="1407"/>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8" w:name="_Toc459399298"/>
      <w:r>
        <w:t>December 25 (26) / Koiak 29: The Feast of the Nativity</w:t>
      </w:r>
      <w:bookmarkEnd w:id="140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409" w:name="_Ref434477532"/>
      <w:r>
        <w:t xml:space="preserve">The </w:t>
      </w:r>
      <w:r w:rsidR="00C33BEB">
        <w:t xml:space="preserve">First </w:t>
      </w:r>
      <w:r>
        <w:t>Doxology</w:t>
      </w:r>
      <w:r w:rsidR="00C33BEB">
        <w:t xml:space="preserve"> for Nativity</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0" w:name="_Ref434477542"/>
      <w:r>
        <w:t>The Second Doxology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1"/>
            <w:r>
              <w:t xml:space="preserve">rescued </w:t>
            </w:r>
            <w:commentRangeEnd w:id="1411"/>
            <w:r>
              <w:rPr>
                <w:rStyle w:val="CommentReference"/>
                <w:rFonts w:ascii="Times New Roman" w:eastAsiaTheme="minorHAnsi" w:hAnsi="Times New Roman" w:cstheme="minorBidi"/>
                <w:color w:val="auto"/>
              </w:rPr>
              <w:commentReference w:id="1411"/>
            </w:r>
            <w:r>
              <w:t>and saved us,</w:t>
            </w:r>
          </w:p>
          <w:p w14:paraId="372D1056" w14:textId="77777777" w:rsidR="00C33BEB" w:rsidRDefault="00C33BEB" w:rsidP="00C33BEB">
            <w:pPr>
              <w:pStyle w:val="EngHangEnd"/>
            </w:pPr>
            <w:commentRangeStart w:id="1412"/>
            <w:r>
              <w:t xml:space="preserve">We </w:t>
            </w:r>
            <w:commentRangeEnd w:id="1412"/>
            <w:r>
              <w:rPr>
                <w:rStyle w:val="CommentReference"/>
                <w:rFonts w:ascii="Times New Roman" w:eastAsiaTheme="minorHAnsi" w:hAnsi="Times New Roman" w:cstheme="minorBidi"/>
                <w:color w:val="auto"/>
              </w:rPr>
              <w:commentReference w:id="141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3" w:name="_Ref434477554"/>
      <w:r>
        <w:lastRenderedPageBreak/>
        <w:t>The Third Doxology for Nativity</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4" w:name="_Ref434475057"/>
      <w:r>
        <w:t>The Sunday Psali Adam</w:t>
      </w:r>
      <w:r w:rsidR="006C1B94">
        <w:t xml:space="preserve">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lastRenderedPageBreak/>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lastRenderedPageBreak/>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5" w:name="_Ref434475083"/>
      <w:r>
        <w:t>The Monday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lastRenderedPageBreak/>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6" w:name="_Ref434475102"/>
      <w:r>
        <w:t>The Tuesday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7"/>
            <w:r>
              <w:t xml:space="preserve">Shone </w:t>
            </w:r>
            <w:commentRangeEnd w:id="1417"/>
            <w:r>
              <w:rPr>
                <w:rStyle w:val="CommentReference"/>
              </w:rPr>
              <w:commentReference w:id="141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8"/>
            <w:r>
              <w:t>All</w:t>
            </w:r>
            <w:commentRangeEnd w:id="1418"/>
            <w:r>
              <w:rPr>
                <w:rStyle w:val="CommentReference"/>
              </w:rPr>
              <w:commentReference w:id="141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19"/>
            <w:r>
              <w:t>seals</w:t>
            </w:r>
            <w:commentRangeEnd w:id="1419"/>
            <w:r>
              <w:rPr>
                <w:rStyle w:val="CommentReference"/>
              </w:rPr>
              <w:commentReference w:id="141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420"/>
            <w:r>
              <w:t>Tetra</w:t>
            </w:r>
            <w:commentRangeEnd w:id="1420"/>
            <w:r>
              <w:rPr>
                <w:rStyle w:val="CommentReference"/>
              </w:rPr>
              <w:commentReference w:id="142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1"/>
            <w:r>
              <w:t xml:space="preserve">flaming </w:t>
            </w:r>
            <w:commentRangeEnd w:id="1421"/>
            <w:r>
              <w:rPr>
                <w:rStyle w:val="CommentReference"/>
              </w:rPr>
              <w:commentReference w:id="142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2"/>
            <w:r>
              <w:t>disease</w:t>
            </w:r>
            <w:commentRangeEnd w:id="1422"/>
            <w:r>
              <w:rPr>
                <w:rStyle w:val="CommentReference"/>
              </w:rPr>
              <w:commentReference w:id="142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3" w:name="_Ref434475128"/>
      <w:r>
        <w:lastRenderedPageBreak/>
        <w:t>The Wednesday Psali Batos</w:t>
      </w:r>
      <w:r w:rsidR="006C1B94">
        <w:t xml:space="preserve"> for Nativity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4" w:name="_Ref434475150"/>
      <w:r>
        <w:t>The Thursday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5"/>
            <w:r>
              <w:t xml:space="preserve">Isaiah </w:t>
            </w:r>
            <w:commentRangeEnd w:id="1425"/>
            <w:r>
              <w:rPr>
                <w:rStyle w:val="CommentReference"/>
              </w:rPr>
              <w:commentReference w:id="142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6" w:name="_Ref434475177"/>
      <w:r>
        <w:t>The Friday Psali Batos</w:t>
      </w:r>
      <w:r w:rsidR="006C1B94">
        <w:t xml:space="preserve"> for Nativity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lastRenderedPageBreak/>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7" w:name="_Ref434475196"/>
      <w:r>
        <w:t>The Saturday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lastRenderedPageBreak/>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8"/>
            <w:r>
              <w:t>For I cannot speak.</w:t>
            </w:r>
            <w:commentRangeEnd w:id="1428"/>
            <w:r>
              <w:rPr>
                <w:rStyle w:val="CommentReference"/>
              </w:rPr>
              <w:commentReference w:id="142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29" w:name="_Toc459399299"/>
      <w:r>
        <w:t>December 26 (27) / Koiak 30: The Second Day of the Feast of the Nativity</w:t>
      </w:r>
      <w:bookmarkEnd w:id="142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0" w:name="_Ref434561401"/>
      <w:bookmarkStart w:id="1431" w:name="_Toc459399300"/>
      <w:r>
        <w:t>December 27 (28) / Tobi 1: St. Stephen Day</w:t>
      </w:r>
      <w:bookmarkEnd w:id="1430"/>
      <w:bookmarkEnd w:id="1431"/>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F677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2" w:name="_Toc459399301"/>
      <w:r>
        <w:t>December 29 (30) / Tobi 3: The One Hundred and Forty Four Thousand</w:t>
      </w:r>
      <w:bookmarkEnd w:id="1432"/>
    </w:p>
    <w:p w14:paraId="2FE981A9" w14:textId="77777777" w:rsidR="00073003" w:rsidRDefault="00073003" w:rsidP="00073003">
      <w:pPr>
        <w:pStyle w:val="Heading4"/>
      </w:pPr>
      <w:bookmarkStart w:id="1433" w:name="_Ref434488616"/>
      <w:r>
        <w:t>The Doxology</w:t>
      </w:r>
      <w:r w:rsidR="00B46E6E">
        <w:t xml:space="preserve"> for the One Hundred and Forty Four Thousand</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4" w:name="_Ref434564016"/>
      <w:bookmarkStart w:id="1435" w:name="_Toc459399302"/>
      <w:r>
        <w:t>December 30 (31) / Tobi 4: St. John the Evangelist</w:t>
      </w:r>
      <w:bookmarkEnd w:id="1434"/>
      <w:bookmarkEnd w:id="1435"/>
    </w:p>
    <w:p w14:paraId="3C0BCC81" w14:textId="77777777" w:rsidR="00FF5FF3" w:rsidRDefault="00FF5FF3" w:rsidP="00FF5FF3">
      <w:pPr>
        <w:pStyle w:val="Heading4"/>
      </w:pPr>
      <w:bookmarkStart w:id="1436" w:name="_Ref434488768"/>
      <w:r>
        <w:t>The Doxology</w:t>
      </w:r>
      <w:r w:rsidR="00B46E6E">
        <w:t xml:space="preserve"> for</w:t>
      </w:r>
      <w:r w:rsidR="00BC160E">
        <w:t xml:space="preserve"> St. John the Evangelist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7"/>
            <w:r>
              <w:t>Zebulun</w:t>
            </w:r>
            <w:commentRangeEnd w:id="1437"/>
            <w:r>
              <w:rPr>
                <w:rStyle w:val="FootnoteReference"/>
              </w:rPr>
              <w:footnoteReference w:id="979"/>
            </w:r>
            <w:r>
              <w:rPr>
                <w:rStyle w:val="CommentReference"/>
                <w:rFonts w:ascii="Times New Roman" w:eastAsiaTheme="minorHAnsi" w:hAnsi="Times New Roman" w:cstheme="minorBidi"/>
                <w:color w:val="auto"/>
              </w:rPr>
              <w:commentReference w:id="143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8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8" w:name="_Toc410196204"/>
      <w:bookmarkStart w:id="1439" w:name="_Toc410196446"/>
      <w:bookmarkStart w:id="1440" w:name="_Toc410196948"/>
      <w:bookmarkStart w:id="1441" w:name="_Toc459399205"/>
      <w:bookmarkStart w:id="1442" w:name="January"/>
      <w:bookmarkEnd w:id="1356"/>
      <w:bookmarkEnd w:id="1376"/>
      <w:bookmarkEnd w:id="1377"/>
      <w:bookmarkEnd w:id="1378"/>
      <w:r>
        <w:lastRenderedPageBreak/>
        <w:t>January</w:t>
      </w:r>
      <w:bookmarkEnd w:id="1438"/>
      <w:bookmarkEnd w:id="1439"/>
      <w:bookmarkEnd w:id="1440"/>
      <w:r w:rsidR="00FF5FF3">
        <w:t xml:space="preserve"> or </w:t>
      </w:r>
      <w:r w:rsidR="00FF5FF3">
        <w:rPr>
          <w:rFonts w:ascii="FreeSerifAvvaShenouda" w:hAnsi="FreeSerifAvvaShenouda" w:cs="FreeSerifAvvaShenouda"/>
        </w:rPr>
        <w:t>Ⲧⲱⲃⲓ</w:t>
      </w:r>
      <w:bookmarkEnd w:id="1441"/>
    </w:p>
    <w:bookmarkStart w:id="1443" w:name="_Toc410196949" w:displacedByCustomXml="next"/>
    <w:bookmarkStart w:id="1444" w:name="_Toc410196447" w:displacedByCustomXml="next"/>
    <w:bookmarkStart w:id="1445"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DE549C">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DE549C">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DE549C">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DE549C">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DE549C">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DE549C">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DE549C">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DE549C">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DE549C">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DE549C">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DE549C">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DE549C">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DE549C">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DE549C">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DE549C">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DE549C">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DE549C">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DE549C">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DE549C">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6" w:name="_Toc459399303"/>
      <w:r>
        <w:rPr>
          <w:lang w:val="en-US"/>
        </w:rPr>
        <w:lastRenderedPageBreak/>
        <w:t>January 1 (2) / Tobi 6</w:t>
      </w:r>
      <w:r w:rsidR="00FF5FF3">
        <w:rPr>
          <w:lang w:val="en-US"/>
        </w:rPr>
        <w:t xml:space="preserve">: The Feast of the </w:t>
      </w:r>
      <w:r w:rsidR="00495F1A">
        <w:t>Circumcision</w:t>
      </w:r>
      <w:bookmarkEnd w:id="1445"/>
      <w:bookmarkEnd w:id="1444"/>
      <w:bookmarkEnd w:id="1443"/>
      <w:bookmarkEnd w:id="1446"/>
    </w:p>
    <w:p w14:paraId="1387E376" w14:textId="77777777" w:rsidR="00FF5FF3" w:rsidRDefault="00FF5FF3" w:rsidP="00FF5FF3">
      <w:pPr>
        <w:pStyle w:val="Heading4"/>
      </w:pPr>
      <w:bookmarkStart w:id="1447" w:name="_Ref434477590"/>
      <w:r>
        <w:t>The Doxology</w:t>
      </w:r>
      <w:r w:rsidR="00E21EA3">
        <w:t xml:space="preserve"> for the Circumcision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8"/>
            <w:r>
              <w:t xml:space="preserve">Christian </w:t>
            </w:r>
            <w:commentRangeEnd w:id="1448"/>
            <w:r>
              <w:rPr>
                <w:rStyle w:val="CommentReference"/>
                <w:rFonts w:ascii="Times New Roman" w:eastAsiaTheme="minorHAnsi" w:hAnsi="Times New Roman" w:cstheme="minorBidi"/>
                <w:color w:val="auto"/>
              </w:rPr>
              <w:commentReference w:id="144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49" w:name="_Ref434475229"/>
      <w:r>
        <w:t>The Psali Adam</w:t>
      </w:r>
      <w:r w:rsidR="006C1B94">
        <w:t xml:space="preserve"> for the Circumcision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0"/>
            <w:r>
              <w:t xml:space="preserve">Victorious </w:t>
            </w:r>
            <w:commentRangeEnd w:id="1450"/>
            <w:r>
              <w:rPr>
                <w:rStyle w:val="CommentReference"/>
              </w:rPr>
              <w:commentReference w:id="145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lastRenderedPageBreak/>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1" w:name="_Ref434475252"/>
      <w:r>
        <w:t>The Psali Batos</w:t>
      </w:r>
      <w:r w:rsidR="006C1B94">
        <w:t xml:space="preserve"> for the Circumcision</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lastRenderedPageBreak/>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2"/>
            <w:r>
              <w:t>divinity</w:t>
            </w:r>
            <w:commentRangeEnd w:id="1452"/>
            <w:r>
              <w:rPr>
                <w:rStyle w:val="CommentReference"/>
              </w:rPr>
              <w:commentReference w:id="145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lastRenderedPageBreak/>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53" w:name="_Toc410196206"/>
      <w:bookmarkStart w:id="1454" w:name="_Toc410196448"/>
      <w:bookmarkStart w:id="1455" w:name="_Toc410196950"/>
      <w:bookmarkStart w:id="1456" w:name="_Toc459399304"/>
      <w:r>
        <w:t xml:space="preserve">January 6 (7) / Tobi 11: The Feast of </w:t>
      </w:r>
      <w:r w:rsidR="00495F1A">
        <w:t>Theophany</w:t>
      </w:r>
      <w:bookmarkEnd w:id="1453"/>
      <w:bookmarkEnd w:id="1454"/>
      <w:bookmarkEnd w:id="1455"/>
      <w:bookmarkEnd w:id="1456"/>
    </w:p>
    <w:p w14:paraId="322B4F7B" w14:textId="77777777" w:rsidR="00FF5FF3" w:rsidRDefault="00430630" w:rsidP="00FF5FF3">
      <w:pPr>
        <w:pStyle w:val="Heading4"/>
      </w:pPr>
      <w:bookmarkStart w:id="1457" w:name="_Ref434477630"/>
      <w:r>
        <w:t>An</w:t>
      </w:r>
      <w:r w:rsidR="00FF5FF3">
        <w:t xml:space="preserve"> </w:t>
      </w:r>
      <w:r>
        <w:t xml:space="preserve">Abridged </w:t>
      </w:r>
      <w:r w:rsidR="00FF5FF3">
        <w:t>Doxology</w:t>
      </w:r>
      <w:r w:rsidR="00E21EA3">
        <w:t xml:space="preserve"> for Theophany</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8" w:name="_Ref434477641"/>
      <w:r>
        <w:lastRenderedPageBreak/>
        <w:t>The First Doxology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59" w:name="_Ref434477660"/>
      <w:r>
        <w:lastRenderedPageBreak/>
        <w:t>The Second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0" w:name="_Ref434475280"/>
      <w:r>
        <w:t>The Sunday Psali Adam</w:t>
      </w:r>
      <w:r w:rsidR="006C1B94">
        <w:t xml:space="preserve">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1"/>
            <w:r>
              <w:t xml:space="preserve">confirm </w:t>
            </w:r>
            <w:commentRangeEnd w:id="1461"/>
            <w:r>
              <w:rPr>
                <w:rStyle w:val="CommentReference"/>
              </w:rPr>
              <w:commentReference w:id="146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2"/>
            <w:r>
              <w:t>ⲛ̀ϫⲉ</w:t>
            </w:r>
            <w:commentRangeEnd w:id="1462"/>
            <w:r>
              <w:rPr>
                <w:rStyle w:val="CommentReference"/>
                <w:rFonts w:ascii="Times New Roman" w:hAnsi="Times New Roman"/>
              </w:rPr>
              <w:commentReference w:id="146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3"/>
            <w:r>
              <w:t>moved</w:t>
            </w:r>
            <w:commentRangeEnd w:id="1463"/>
            <w:r>
              <w:rPr>
                <w:rStyle w:val="CommentReference"/>
              </w:rPr>
              <w:commentReference w:id="146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4"/>
            <w:r>
              <w:t>thrice holy,</w:t>
            </w:r>
            <w:commentRangeEnd w:id="1464"/>
            <w:r>
              <w:rPr>
                <w:rStyle w:val="CommentReference"/>
              </w:rPr>
              <w:commentReference w:id="146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5" w:name="_Ref434475309"/>
      <w:r>
        <w:t>The Monday Psali Adam</w:t>
      </w:r>
      <w:r w:rsidR="006C1B94">
        <w:t xml:space="preserve"> for Theophany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6"/>
            <w:r>
              <w:t xml:space="preserve">Ⲓⲱⲁⲛⲛⲟⲩ </w:t>
            </w:r>
            <w:commentRangeEnd w:id="1466"/>
            <w:r>
              <w:rPr>
                <w:rStyle w:val="CommentReference"/>
                <w:rFonts w:ascii="Times New Roman" w:hAnsi="Times New Roman"/>
              </w:rPr>
              <w:commentReference w:id="146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7"/>
            <w:r>
              <w:rPr>
                <w:rFonts w:eastAsia="Arial Unicode MS" w:cs="FreeSerifAvvaShenouda"/>
              </w:rPr>
              <w:t>ⲛⲓϯϩⲟ</w:t>
            </w:r>
            <w:commentRangeEnd w:id="1467"/>
            <w:r>
              <w:rPr>
                <w:rStyle w:val="CommentReference"/>
                <w:rFonts w:ascii="Times New Roman" w:hAnsi="Times New Roman"/>
              </w:rPr>
              <w:commentReference w:id="146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8" w:name="_Ref434475331"/>
      <w:r>
        <w:lastRenderedPageBreak/>
        <w:t>The Tuesday Psali Adam</w:t>
      </w:r>
      <w:r w:rsidR="006C1B94">
        <w:t xml:space="preserve"> for Theophany</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69"/>
            <w:r>
              <w:t>ⲫⲏ</w:t>
            </w:r>
            <w:commentRangeEnd w:id="1469"/>
            <w:r>
              <w:rPr>
                <w:rStyle w:val="CommentReference"/>
                <w:rFonts w:ascii="Times New Roman" w:hAnsi="Times New Roman"/>
              </w:rPr>
              <w:commentReference w:id="146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0"/>
            <w:r>
              <w:t>ϯⲥⲩⲛⲧⲉⲗⲓⲁ</w:t>
            </w:r>
            <w:commentRangeEnd w:id="1470"/>
            <w:r>
              <w:rPr>
                <w:rStyle w:val="CommentReference"/>
                <w:rFonts w:ascii="Times New Roman" w:hAnsi="Times New Roman"/>
              </w:rPr>
              <w:commentReference w:id="147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1" w:name="_Ref434475362"/>
      <w:r>
        <w:t>The Wednesday Psali Batos</w:t>
      </w:r>
      <w:r w:rsidR="006C1B94">
        <w:t xml:space="preserve"> for Theophany</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8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2" w:name="_Ref434475388"/>
      <w:r>
        <w:t>The Thursday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3" w:name="_Ref434475411"/>
      <w:r>
        <w:t>The Friday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4" w:name="_Ref434475434"/>
      <w:r>
        <w:t>The Saturday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5"/>
            <w:r>
              <w:t>liberty</w:t>
            </w:r>
            <w:commentRangeEnd w:id="1475"/>
            <w:r>
              <w:rPr>
                <w:rStyle w:val="CommentReference"/>
              </w:rPr>
              <w:commentReference w:id="147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6"/>
            <w:r>
              <w:t xml:space="preserve">confirm </w:t>
            </w:r>
            <w:commentRangeEnd w:id="1476"/>
            <w:r>
              <w:rPr>
                <w:rStyle w:val="CommentReference"/>
              </w:rPr>
              <w:commentReference w:id="147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7" w:name="_Toc459399305"/>
      <w:r>
        <w:t>January 7 (8) / Tobi 12</w:t>
      </w:r>
      <w:r w:rsidR="001225FA">
        <w:t xml:space="preserve">: </w:t>
      </w:r>
      <w:r>
        <w:t>The Second Day of the Feast of Theophany</w:t>
      </w:r>
      <w:bookmarkEnd w:id="147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8" w:name="_Toc459399306"/>
      <w:r>
        <w:lastRenderedPageBreak/>
        <w:t>January 7 (8) / Tobi 12</w:t>
      </w:r>
      <w:r w:rsidR="001225FA">
        <w:t xml:space="preserve">: </w:t>
      </w:r>
      <w:r>
        <w:t>Also the Commemoration of Archangel Michael</w:t>
      </w:r>
      <w:bookmarkEnd w:id="1478"/>
    </w:p>
    <w:p w14:paraId="1817A089" w14:textId="77777777" w:rsidR="005F6770" w:rsidRDefault="00191A26" w:rsidP="0082304E">
      <w:pPr>
        <w:pStyle w:val="Heading4"/>
      </w:pPr>
      <w:bookmarkStart w:id="1479" w:name="_Toc410196207"/>
      <w:bookmarkStart w:id="1480" w:name="_Toc410196449"/>
      <w:bookmarkStart w:id="1481" w:name="_Toc410196951"/>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FC2230E" w14:textId="77777777" w:rsidTr="0082304E">
        <w:trPr>
          <w:cantSplit/>
          <w:jc w:val="center"/>
        </w:trPr>
        <w:tc>
          <w:tcPr>
            <w:tcW w:w="288" w:type="dxa"/>
          </w:tcPr>
          <w:p w14:paraId="5D7661C3" w14:textId="77777777" w:rsidR="005F6770" w:rsidRDefault="005F6770" w:rsidP="0082304E">
            <w:pPr>
              <w:pStyle w:val="CopticCross"/>
            </w:pPr>
          </w:p>
        </w:tc>
        <w:tc>
          <w:tcPr>
            <w:tcW w:w="3960" w:type="dxa"/>
          </w:tcPr>
          <w:p w14:paraId="2191664F" w14:textId="77777777" w:rsidR="005F6770" w:rsidRDefault="005F6770" w:rsidP="00C83ECE">
            <w:pPr>
              <w:pStyle w:val="EngHang"/>
            </w:pPr>
            <w:r>
              <w:t>Through the intercessions</w:t>
            </w:r>
          </w:p>
          <w:p w14:paraId="620EB0D3" w14:textId="77777777" w:rsidR="005F6770" w:rsidRDefault="005F6770" w:rsidP="00C83ECE">
            <w:pPr>
              <w:pStyle w:val="EngHang"/>
            </w:pPr>
            <w:r>
              <w:t>Of the Four Incorporeal Beasts,</w:t>
            </w:r>
          </w:p>
          <w:p w14:paraId="68A27D78" w14:textId="77777777" w:rsidR="005F6770" w:rsidRDefault="005F6770" w:rsidP="00C83ECE">
            <w:pPr>
              <w:pStyle w:val="EngHang"/>
            </w:pPr>
            <w:r>
              <w:t>The ministering flames of fire,</w:t>
            </w:r>
          </w:p>
          <w:p w14:paraId="3CB4573C" w14:textId="77777777" w:rsidR="005F6770" w:rsidRDefault="005F6770" w:rsidP="0082304E">
            <w:pPr>
              <w:pStyle w:val="EngHangEnd"/>
            </w:pPr>
            <w:r>
              <w:t>O Lord, grant us the forgiveness of our sins.</w:t>
            </w:r>
          </w:p>
        </w:tc>
        <w:tc>
          <w:tcPr>
            <w:tcW w:w="288" w:type="dxa"/>
          </w:tcPr>
          <w:p w14:paraId="6D836F30" w14:textId="77777777" w:rsidR="005F6770" w:rsidRDefault="005F6770" w:rsidP="0082304E"/>
        </w:tc>
        <w:tc>
          <w:tcPr>
            <w:tcW w:w="288" w:type="dxa"/>
          </w:tcPr>
          <w:p w14:paraId="664D6ED5" w14:textId="77777777" w:rsidR="005F6770" w:rsidRDefault="005F6770" w:rsidP="0082304E">
            <w:pPr>
              <w:pStyle w:val="CopticCross"/>
            </w:pPr>
          </w:p>
        </w:tc>
        <w:tc>
          <w:tcPr>
            <w:tcW w:w="3960" w:type="dxa"/>
          </w:tcPr>
          <w:p w14:paraId="43A1DEE2" w14:textId="77777777" w:rsidR="005F6770" w:rsidRDefault="005F6770" w:rsidP="00C83ECE">
            <w:pPr>
              <w:pStyle w:val="CopticVersemulti-line"/>
            </w:pPr>
            <w:r>
              <w:t>Ϩⲓⲧⲉⲛ ⲛⲓⲡ̀ⲣⲉⲥⲃⲓⲁ̀</w:t>
            </w:r>
          </w:p>
          <w:p w14:paraId="33F06775" w14:textId="77777777" w:rsidR="005F6770" w:rsidRDefault="005F6770" w:rsidP="00C83ECE">
            <w:pPr>
              <w:pStyle w:val="CopticVersemulti-line"/>
            </w:pPr>
            <w:r>
              <w:t>ⲛ̀ⲧⲉ ⲡⲓϥ̀ⲧⲟⲩ ⲛ̀ⲍⲱⲟⲛ ⲛ̀ⲁⲥⲱⲙⲁⲧⲟⲥ</w:t>
            </w:r>
          </w:p>
          <w:p w14:paraId="28BDC7CD" w14:textId="77777777" w:rsidR="005F6770" w:rsidRDefault="005F6770" w:rsidP="00C83ECE">
            <w:pPr>
              <w:pStyle w:val="CopticVersemulti-line"/>
            </w:pPr>
            <w:r>
              <w:t>ⲛ̀ⲗⲓⲧⲟⲩⲣⲅⲟⲥ ⲛ̀ϣⲁϩ ⲛ̀ⲭ̀ⲣⲟⲙ:</w:t>
            </w:r>
          </w:p>
          <w:p w14:paraId="13A6C437" w14:textId="77777777" w:rsidR="005F6770" w:rsidRPr="00C35319" w:rsidRDefault="005F6770" w:rsidP="00C83ECE">
            <w:pPr>
              <w:pStyle w:val="CopticHangingVerse"/>
            </w:pPr>
            <w:r>
              <w:t>Ⲡϭⲟⲓⲥ ⲁⲣⲓϩ̀ⲙⲟⲧ ⲛⲁⲛ ⲙ̀ⲡⲓⲭⲱ ⲉ̀ⲃⲟⲗ ⲛ̀ⲧⲉ ⲛⲉⲛⲛⲟⲃⲓ.</w:t>
            </w:r>
          </w:p>
        </w:tc>
      </w:tr>
    </w:tbl>
    <w:p w14:paraId="55C7CF50"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0F7C406" w14:textId="77777777" w:rsidTr="00C83ECE">
        <w:trPr>
          <w:cantSplit/>
          <w:jc w:val="center"/>
        </w:trPr>
        <w:tc>
          <w:tcPr>
            <w:tcW w:w="288" w:type="dxa"/>
          </w:tcPr>
          <w:p w14:paraId="6D691A62" w14:textId="77777777" w:rsidR="005F6770" w:rsidRDefault="005F6770" w:rsidP="00C83ECE">
            <w:pPr>
              <w:pStyle w:val="CopticCross"/>
            </w:pPr>
          </w:p>
        </w:tc>
        <w:tc>
          <w:tcPr>
            <w:tcW w:w="3960" w:type="dxa"/>
          </w:tcPr>
          <w:p w14:paraId="74261823" w14:textId="77777777" w:rsidR="005F6770" w:rsidRDefault="005F6770" w:rsidP="00C83ECE">
            <w:pPr>
              <w:pStyle w:val="EngHang"/>
            </w:pPr>
            <w:r>
              <w:t>Hail to the four incorporeal living beasts,</w:t>
            </w:r>
          </w:p>
          <w:p w14:paraId="7478DE56" w14:textId="77777777" w:rsidR="005F6770" w:rsidRDefault="005F6770" w:rsidP="00C83ECE">
            <w:pPr>
              <w:pStyle w:val="EngHang"/>
            </w:pPr>
            <w:r>
              <w:t>Carrying the throne of God,</w:t>
            </w:r>
          </w:p>
          <w:p w14:paraId="5BF69189" w14:textId="77777777" w:rsidR="005F6770" w:rsidRDefault="005F6770" w:rsidP="00C83ECE">
            <w:pPr>
              <w:pStyle w:val="EngHang"/>
            </w:pPr>
            <w:r>
              <w:t>A lion’s face, and a calf’s face,</w:t>
            </w:r>
          </w:p>
          <w:p w14:paraId="1D3A1E32" w14:textId="77777777" w:rsidR="005F6770" w:rsidRDefault="005F6770" w:rsidP="00C83ECE">
            <w:pPr>
              <w:pStyle w:val="EngHangEnd"/>
            </w:pPr>
            <w:r>
              <w:t>A man’s face, and an eagle’s face.</w:t>
            </w:r>
          </w:p>
        </w:tc>
        <w:tc>
          <w:tcPr>
            <w:tcW w:w="288" w:type="dxa"/>
          </w:tcPr>
          <w:p w14:paraId="59A52D71" w14:textId="77777777" w:rsidR="005F6770" w:rsidRDefault="005F6770" w:rsidP="00C83ECE"/>
        </w:tc>
        <w:tc>
          <w:tcPr>
            <w:tcW w:w="288" w:type="dxa"/>
          </w:tcPr>
          <w:p w14:paraId="30CD3A9E" w14:textId="77777777" w:rsidR="005F6770" w:rsidRDefault="005F6770" w:rsidP="00C83ECE">
            <w:pPr>
              <w:pStyle w:val="CopticCross"/>
            </w:pPr>
          </w:p>
        </w:tc>
        <w:tc>
          <w:tcPr>
            <w:tcW w:w="3960" w:type="dxa"/>
          </w:tcPr>
          <w:p w14:paraId="4C4E8ED2" w14:textId="77777777" w:rsidR="005F6770" w:rsidRDefault="005F6770" w:rsidP="00C83ECE">
            <w:pPr>
              <w:pStyle w:val="CopticVersemulti-line"/>
            </w:pPr>
            <w:r>
              <w:t>Ⲭⲉⲣⲉ ⲡⲓϥ̀ⲧⲟⲩ ⲛ̀ⲍⲱⲟⲛ ⲛ̀ⲁ̀ⲥⲱⲙⲁⲧⲟⲥ:</w:t>
            </w:r>
          </w:p>
          <w:p w14:paraId="7CC9FCCE" w14:textId="77777777" w:rsidR="005F6770" w:rsidRDefault="005F6770" w:rsidP="00C83ECE">
            <w:pPr>
              <w:pStyle w:val="CopticVersemulti-line"/>
            </w:pPr>
            <w:r>
              <w:t>ⲉⲧϥⲁⲓ ϧⲁ ⲡⲓϩⲁⲣⲙⲁ ⲛ̀ⲧⲉ Ⲫϯ:</w:t>
            </w:r>
          </w:p>
          <w:p w14:paraId="6BF467F7" w14:textId="77777777" w:rsidR="005F6770" w:rsidRDefault="005F6770" w:rsidP="00C83ECE">
            <w:pPr>
              <w:pStyle w:val="CopticVersemulti-line"/>
            </w:pPr>
            <w:r>
              <w:t>ⲟⲩϩⲟ ⲙ̀ⲙⲟⲩⲓ̀ ⲛⲉⲙ ⲟⲩϩⲟ ⲙ̀ⲙⲁⲥⲓ:</w:t>
            </w:r>
          </w:p>
          <w:p w14:paraId="1A4555C2" w14:textId="77777777" w:rsidR="005F6770" w:rsidRPr="00C35319" w:rsidRDefault="005F6770" w:rsidP="00C83ECE">
            <w:pPr>
              <w:pStyle w:val="CopticHangingVerse"/>
            </w:pPr>
            <w:r>
              <w:t>ⲛⲉⲙ ⲟⲩϩⲟ ⲛ̀ⲣⲱⲙⲓ ⲛⲉⲙ ⲟⲩϩⲟ ⲛ̀ⲁ̀ⲏ̀ⲧⲟⲥ.</w:t>
            </w:r>
          </w:p>
        </w:tc>
      </w:tr>
    </w:tbl>
    <w:p w14:paraId="6C27FE22" w14:textId="77777777" w:rsidR="005F6770" w:rsidRDefault="005F6770" w:rsidP="0082304E">
      <w:pPr>
        <w:pStyle w:val="Heading4"/>
      </w:pPr>
      <w:r>
        <w:t>The Gospel Response for the Four Incorporeal Beasts</w:t>
      </w:r>
    </w:p>
    <w:p w14:paraId="554D442E" w14:textId="77777777" w:rsidR="005F6770" w:rsidRPr="00C14556" w:rsidRDefault="005F6770" w:rsidP="00C14556">
      <w:pPr>
        <w:pStyle w:val="Rubric"/>
      </w:pPr>
      <w:r>
        <w:t>The last verse of the Doxology may be inserted into the Annual Gospel Response.</w:t>
      </w:r>
    </w:p>
    <w:p w14:paraId="322A578A" w14:textId="751C58E9"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6D1BDB" w14:textId="77777777" w:rsidR="006B44CE" w:rsidRDefault="006B44CE" w:rsidP="006B44CE">
      <w:pPr>
        <w:pStyle w:val="Heading3"/>
      </w:pPr>
      <w:bookmarkStart w:id="1482" w:name="_Ref434562461"/>
      <w:bookmarkStart w:id="1483" w:name="_Toc459399307"/>
      <w:r>
        <w:t>January 7 (8) / Tobi 12</w:t>
      </w:r>
      <w:r w:rsidR="001225FA">
        <w:t xml:space="preserve">: </w:t>
      </w:r>
      <w:commentRangeStart w:id="1484"/>
      <w:r>
        <w:t>Also St. Theodore Anatoly</w:t>
      </w:r>
      <w:commentRangeEnd w:id="1484"/>
      <w:r>
        <w:rPr>
          <w:rStyle w:val="CommentReference"/>
          <w:rFonts w:eastAsiaTheme="minorHAnsi" w:cstheme="minorBidi"/>
          <w:b w:val="0"/>
          <w:bCs w:val="0"/>
        </w:rPr>
        <w:commentReference w:id="1484"/>
      </w:r>
      <w:bookmarkEnd w:id="1482"/>
      <w:bookmarkEnd w:id="1483"/>
    </w:p>
    <w:p w14:paraId="7DD26869" w14:textId="77777777" w:rsidR="006B44CE" w:rsidRDefault="006B44CE" w:rsidP="006B44CE">
      <w:pPr>
        <w:pStyle w:val="Heading4"/>
      </w:pPr>
      <w:bookmarkStart w:id="1485" w:name="_Ref434477694"/>
      <w:bookmarkStart w:id="1486" w:name="_Ref434489376"/>
      <w:r>
        <w:t>The Doxology</w:t>
      </w:r>
      <w:bookmarkEnd w:id="1485"/>
      <w:r w:rsidR="00B46E6E">
        <w:t xml:space="preserve"> for St. Theodore Anatoly</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7" w:name="_Toc459399308"/>
      <w:r>
        <w:t>January 8 (9) / Tobi 13: The Feast of T</w:t>
      </w:r>
      <w:r w:rsidR="00495F1A">
        <w:t>he Wedding of Cana of Galilee</w:t>
      </w:r>
      <w:bookmarkEnd w:id="1479"/>
      <w:bookmarkEnd w:id="1480"/>
      <w:bookmarkEnd w:id="1481"/>
      <w:bookmarkEnd w:id="1487"/>
    </w:p>
    <w:p w14:paraId="46F7A60E" w14:textId="77777777" w:rsidR="00A37BB6" w:rsidRDefault="00A37BB6" w:rsidP="00A37BB6">
      <w:pPr>
        <w:pStyle w:val="Heading4"/>
      </w:pPr>
      <w:bookmarkStart w:id="1488" w:name="_Ref434477774"/>
      <w:r>
        <w:t>The Doxology</w:t>
      </w:r>
      <w:r w:rsidR="00E21EA3">
        <w:t xml:space="preserve"> for the Wedding of Cana</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lastRenderedPageBreak/>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89" w:name="_Ref434475472"/>
      <w:r>
        <w:t>The Psali Adam</w:t>
      </w:r>
      <w:r w:rsidR="006C1B94">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lastRenderedPageBreak/>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lastRenderedPageBreak/>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0" w:name="_Ref434475500"/>
      <w:r>
        <w:t>The Psali Batos</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lastRenderedPageBreak/>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1" w:name="_Ref434560112"/>
      <w:bookmarkStart w:id="1492" w:name="_Toc459399309"/>
      <w:r>
        <w:t>January 8 (9) / Tobi 13: Also the Martyrdom of St. Demiana</w:t>
      </w:r>
      <w:bookmarkEnd w:id="1491"/>
      <w:bookmarkEnd w:id="1492"/>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F677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3" w:name="_Ref434490124"/>
      <w:r>
        <w:t>Another Doxology of St. Demiana</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8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8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4" w:name="_Ref434563224"/>
      <w:bookmarkStart w:id="1495" w:name="_Toc459399310"/>
      <w:r>
        <w:t>January 9 (10) / Tobi 14: St. Maximus</w:t>
      </w:r>
      <w:bookmarkEnd w:id="1494"/>
      <w:bookmarkEnd w:id="1495"/>
    </w:p>
    <w:p w14:paraId="1847ABB1" w14:textId="77777777" w:rsidR="00662600" w:rsidRDefault="00810F04" w:rsidP="00810F04">
      <w:pPr>
        <w:pStyle w:val="Heading4"/>
      </w:pPr>
      <w:bookmarkStart w:id="1496" w:name="_Ref434490957"/>
      <w:r>
        <w:t>The Doxology for</w:t>
      </w:r>
      <w:r w:rsidR="00662600">
        <w:t xml:space="preserve"> Sts. Maximus and Dometius</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lastRenderedPageBreak/>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0" w:name="_Toc459399311"/>
      <w:r>
        <w:t>Jan</w:t>
      </w:r>
      <w:r w:rsidR="00662600">
        <w:t>uary 12 (13) / Tobi 17: St. Dome</w:t>
      </w:r>
      <w:r>
        <w:t>tius</w:t>
      </w:r>
      <w:bookmarkEnd w:id="1500"/>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F677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1" w:name="_Toc459399312"/>
      <w:r>
        <w:lastRenderedPageBreak/>
        <w:t>January 13 (14) / Tobi 18: St. Hilary of Poitiers</w:t>
      </w:r>
      <w:bookmarkEnd w:id="1501"/>
    </w:p>
    <w:p w14:paraId="17E429FC" w14:textId="7FC8029F" w:rsidR="00A96087" w:rsidRDefault="00A96087" w:rsidP="00A96087">
      <w:pPr>
        <w:pStyle w:val="Heading4"/>
      </w:pPr>
      <w:r>
        <w:t>The Doxology for St. Hilary of Poitiers</w:t>
      </w:r>
      <w:r w:rsidR="006035EE">
        <w:rPr>
          <w:rStyle w:val="FootnoteReference"/>
        </w:rPr>
        <w:footnoteReference w:id="9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lastRenderedPageBreak/>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2" w:name="_Toc459399313"/>
      <w:bookmarkStart w:id="1503" w:name="_Toc410196208"/>
      <w:bookmarkStart w:id="1504" w:name="_Toc410196450"/>
      <w:bookmarkStart w:id="1505" w:name="_Toc410196952"/>
      <w:r>
        <w:lastRenderedPageBreak/>
        <w:t>January 15 (16) / Tobi 20: Departure of St. Prochorus the Disciple</w:t>
      </w:r>
      <w:bookmarkEnd w:id="1502"/>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6" w:name="_Toc459399314"/>
      <w:r>
        <w:t xml:space="preserve">January 16 (17) / Tobi 21: </w:t>
      </w:r>
      <w:r w:rsidR="00495F1A">
        <w:t>The Dormition of the Virgin</w:t>
      </w:r>
      <w:bookmarkEnd w:id="1503"/>
      <w:bookmarkEnd w:id="1504"/>
      <w:bookmarkEnd w:id="1505"/>
      <w:bookmarkEnd w:id="1506"/>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7" w:name="_Ref434560171"/>
      <w:bookmarkStart w:id="1508" w:name="_Toc459399315"/>
      <w:r>
        <w:t>January 17 (18) / Tobi 22: St. Anthony the Great</w:t>
      </w:r>
      <w:bookmarkEnd w:id="1507"/>
      <w:bookmarkEnd w:id="1508"/>
    </w:p>
    <w:p w14:paraId="38BCD1D7" w14:textId="77777777" w:rsidR="00FF5FF3" w:rsidRDefault="00FF5FF3" w:rsidP="00FF5FF3">
      <w:pPr>
        <w:pStyle w:val="Heading4"/>
      </w:pPr>
      <w:bookmarkStart w:id="1509" w:name="_Ref434490340"/>
      <w:r>
        <w:t>The Doxology</w:t>
      </w:r>
      <w:r w:rsidR="00B46E6E">
        <w:t xml:space="preserve"> for St. Anthony the Great</w:t>
      </w:r>
      <w:bookmarkEnd w:id="1509"/>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0" w:name="_Toc459399316"/>
      <w:r>
        <w:t>January 18 (19) / Tobi 23: St. Timothy the Apostle</w:t>
      </w:r>
      <w:bookmarkEnd w:id="1510"/>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1" w:name="_Toc459399317"/>
      <w:r>
        <w:t>January 22 (23) / Tobi 27: Archangel Suriel</w:t>
      </w:r>
      <w:bookmarkEnd w:id="1511"/>
    </w:p>
    <w:p w14:paraId="79FCFE0C" w14:textId="77777777" w:rsidR="00596AC8" w:rsidRDefault="00596AC8" w:rsidP="00596AC8">
      <w:pPr>
        <w:pStyle w:val="Heading4"/>
      </w:pPr>
      <w:bookmarkStart w:id="1512" w:name="_Ref434488250"/>
      <w:r>
        <w:t>The Doxology</w:t>
      </w:r>
      <w:r w:rsidR="00B46E6E">
        <w:t xml:space="preserve"> for Archangel Suriel</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lastRenderedPageBreak/>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3" w:name="_Toc459399318"/>
      <w:r>
        <w:t>January 22 (23) / Tobi 27: Also Relocation of St. Timothy the Apostle’s Relics</w:t>
      </w:r>
      <w:bookmarkEnd w:id="1513"/>
    </w:p>
    <w:p w14:paraId="3FBC7E0C" w14:textId="07BFA0F6" w:rsidR="00191A26" w:rsidRDefault="00191A26" w:rsidP="00191A26">
      <w:pPr>
        <w:pStyle w:val="Rubric"/>
      </w:pPr>
      <w:bookmarkStart w:id="1514" w:name="_Ref434560218"/>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5" w:name="_Toc459399319"/>
      <w:r>
        <w:t>January 24 (25) / Tobi 29: Commemoration of the Annunciation, Nativity, and Resurrection on the 29</w:t>
      </w:r>
      <w:r w:rsidRPr="00C0205C">
        <w:rPr>
          <w:vertAlign w:val="superscript"/>
        </w:rPr>
        <w:t>th</w:t>
      </w:r>
      <w:r>
        <w:t xml:space="preserve"> of Every Month</w:t>
      </w:r>
      <w:bookmarkEnd w:id="1515"/>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6" w:name="_Toc459399320"/>
      <w:r>
        <w:t>January 27 (28) / Meshir 2: St. Paul the Anchorite</w:t>
      </w:r>
      <w:bookmarkEnd w:id="1514"/>
      <w:bookmarkEnd w:id="1516"/>
    </w:p>
    <w:p w14:paraId="680E4267" w14:textId="77777777" w:rsidR="00C30529" w:rsidRDefault="00C30529" w:rsidP="00C30529">
      <w:pPr>
        <w:pStyle w:val="Heading4"/>
      </w:pPr>
      <w:bookmarkStart w:id="1517" w:name="_Ref434490368"/>
      <w:r>
        <w:t>The Doxology</w:t>
      </w:r>
      <w:r w:rsidR="00B46E6E">
        <w:t xml:space="preserve"> for St. Paul the Anchorite</w:t>
      </w:r>
      <w:bookmarkEnd w:id="1517"/>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8" w:name="_Toc459399321"/>
      <w:r>
        <w:t>January 29 (30) / Meshir 4: Martyrdom of St. Agabus the Disciple</w:t>
      </w:r>
      <w:bookmarkEnd w:id="1518"/>
    </w:p>
    <w:p w14:paraId="6DDD9040" w14:textId="4AE0C994" w:rsidR="00191A26" w:rsidRDefault="00191A26" w:rsidP="00191A26">
      <w:pPr>
        <w:pStyle w:val="Rubric"/>
      </w:pPr>
      <w:bookmarkStart w:id="1519" w:name="_Toc410196209"/>
      <w:bookmarkStart w:id="1520" w:name="_Toc410196451"/>
      <w:bookmarkStart w:id="1521" w:name="_Toc410196953"/>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2" w:name="_Toc459399322"/>
      <w:r>
        <w:lastRenderedPageBreak/>
        <w:t>January 21 (31) / Meshir 5: St. Apollo the Friend of St. Apip</w:t>
      </w:r>
      <w:bookmarkEnd w:id="1522"/>
    </w:p>
    <w:p w14:paraId="401A4D4D" w14:textId="77777777" w:rsidR="005F6770"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5F6770">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E04A319" w14:textId="77777777" w:rsidTr="00C14556">
        <w:trPr>
          <w:cantSplit/>
          <w:jc w:val="center"/>
        </w:trPr>
        <w:tc>
          <w:tcPr>
            <w:tcW w:w="288" w:type="dxa"/>
          </w:tcPr>
          <w:p w14:paraId="4C1460C8" w14:textId="77777777" w:rsidR="005F6770" w:rsidRDefault="005F6770" w:rsidP="00C14556">
            <w:pPr>
              <w:pStyle w:val="CopticCross"/>
            </w:pPr>
          </w:p>
        </w:tc>
        <w:tc>
          <w:tcPr>
            <w:tcW w:w="3960" w:type="dxa"/>
          </w:tcPr>
          <w:p w14:paraId="44D1C261" w14:textId="77777777" w:rsidR="005F6770" w:rsidRDefault="005F6770" w:rsidP="002A21FB">
            <w:pPr>
              <w:pStyle w:val="EngHang"/>
            </w:pPr>
            <w:r>
              <w:t>Through the prayers</w:t>
            </w:r>
          </w:p>
          <w:p w14:paraId="3E1AE864" w14:textId="77777777" w:rsidR="005F6770" w:rsidRDefault="005F6770" w:rsidP="002A21FB">
            <w:pPr>
              <w:pStyle w:val="EngHang"/>
            </w:pPr>
            <w:r>
              <w:t>Of our saintly and righteous father</w:t>
            </w:r>
          </w:p>
          <w:p w14:paraId="29522669" w14:textId="61E5A9FD" w:rsidR="005F6770" w:rsidRDefault="00FD7CBF" w:rsidP="002A21FB">
            <w:pPr>
              <w:pStyle w:val="EngHang"/>
            </w:pPr>
            <w:r>
              <w:t>Abba Teji, the contemplator of the divine</w:t>
            </w:r>
            <w:r w:rsidR="005F6770">
              <w:t>,</w:t>
            </w:r>
          </w:p>
          <w:p w14:paraId="4F985B11" w14:textId="77777777" w:rsidR="005F6770" w:rsidRDefault="005F6770" w:rsidP="00C14556">
            <w:pPr>
              <w:pStyle w:val="EngHangEnd"/>
            </w:pPr>
            <w:r>
              <w:t>O Lord, grant us the forgiveness of our sins.</w:t>
            </w:r>
          </w:p>
        </w:tc>
        <w:tc>
          <w:tcPr>
            <w:tcW w:w="288" w:type="dxa"/>
          </w:tcPr>
          <w:p w14:paraId="22EA7B9C" w14:textId="77777777" w:rsidR="005F6770" w:rsidRDefault="005F6770" w:rsidP="00C14556"/>
        </w:tc>
        <w:tc>
          <w:tcPr>
            <w:tcW w:w="288" w:type="dxa"/>
          </w:tcPr>
          <w:p w14:paraId="1894E0BF" w14:textId="77777777" w:rsidR="005F6770" w:rsidRDefault="005F6770" w:rsidP="00C14556">
            <w:pPr>
              <w:pStyle w:val="CopticCross"/>
            </w:pPr>
          </w:p>
        </w:tc>
        <w:tc>
          <w:tcPr>
            <w:tcW w:w="3960" w:type="dxa"/>
          </w:tcPr>
          <w:p w14:paraId="227EC765" w14:textId="77777777" w:rsidR="005F6770" w:rsidRDefault="005F6770" w:rsidP="002A21FB">
            <w:pPr>
              <w:pStyle w:val="CopticVersemulti-line"/>
            </w:pPr>
            <w:r>
              <w:t>Ϩⲓⲧⲉⲛ ⲛⲓⲉⲩⲭⲏ</w:t>
            </w:r>
          </w:p>
          <w:p w14:paraId="74B43685" w14:textId="77777777" w:rsidR="005F6770" w:rsidRDefault="005F6770" w:rsidP="002A21FB">
            <w:pPr>
              <w:pStyle w:val="CopticVersemulti-line"/>
            </w:pPr>
            <w:r>
              <w:t>ⲛ̀ⲧⲉ ⲡⲉⲛⲓⲱⲧ ⲉⲑⲟⲩⲁⲃ ⲛ̀ⲇⲓⲕⲉⲟⲥ</w:t>
            </w:r>
          </w:p>
          <w:p w14:paraId="409C7B6F" w14:textId="77777777" w:rsidR="005F6770" w:rsidRDefault="005F6770" w:rsidP="002A21FB">
            <w:pPr>
              <w:pStyle w:val="CopticVersemulti-line"/>
            </w:pPr>
            <w:r>
              <w:t>ⲁⲃⲃⲁ Ⲧⲉϫⲓ ⲑⲉⲟⲩⲫⲁⲛⲓⲟⲥ</w:t>
            </w:r>
          </w:p>
          <w:p w14:paraId="4E38398D" w14:textId="77777777" w:rsidR="005F6770" w:rsidRPr="00C35319" w:rsidRDefault="005F6770" w:rsidP="002A21FB">
            <w:pPr>
              <w:pStyle w:val="CopticHangingVerse"/>
            </w:pPr>
            <w:r>
              <w:t>Ⲡⲟ̄ⲥ̄ ⲁⲣⲓϩ̀ⲙⲟⲧ ⲛⲁⲛ ⲙ̀ⲡⲓⲭⲱ ⲉ̀ⲃⲟⲗ ⲛ̀ⲧⲉ ⲛⲉⲛⲛⲟⲃⲓ.</w:t>
            </w:r>
          </w:p>
        </w:tc>
      </w:tr>
    </w:tbl>
    <w:p w14:paraId="72F1DDDB" w14:textId="77777777" w:rsidR="005F6770" w:rsidRPr="00137929" w:rsidRDefault="005F6770"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5F35584" w14:textId="77777777" w:rsidTr="00C14556">
        <w:trPr>
          <w:cantSplit/>
          <w:jc w:val="center"/>
        </w:trPr>
        <w:tc>
          <w:tcPr>
            <w:tcW w:w="288" w:type="dxa"/>
          </w:tcPr>
          <w:p w14:paraId="43D90A5A" w14:textId="77777777" w:rsidR="005F6770" w:rsidRDefault="005F6770" w:rsidP="00C14556">
            <w:pPr>
              <w:pStyle w:val="CopticCross"/>
            </w:pPr>
          </w:p>
        </w:tc>
        <w:tc>
          <w:tcPr>
            <w:tcW w:w="3960" w:type="dxa"/>
          </w:tcPr>
          <w:p w14:paraId="786EF8D5" w14:textId="77777777" w:rsidR="005F6770" w:rsidRDefault="005F6770" w:rsidP="002A21FB">
            <w:pPr>
              <w:pStyle w:val="EngHang"/>
            </w:pPr>
            <w:r>
              <w:t>Hail to our saintly and righteous father,</w:t>
            </w:r>
          </w:p>
          <w:p w14:paraId="544CF0EC" w14:textId="77777777" w:rsidR="005F6770" w:rsidRDefault="005F6770" w:rsidP="002A21FB">
            <w:pPr>
              <w:pStyle w:val="EngHang"/>
            </w:pPr>
            <w:r>
              <w:t>The great ascetic,</w:t>
            </w:r>
          </w:p>
          <w:p w14:paraId="26C37D28" w14:textId="5C196BA9" w:rsidR="005F6770" w:rsidRDefault="005F6770" w:rsidP="002A21FB">
            <w:pPr>
              <w:pStyle w:val="EngHang"/>
            </w:pPr>
            <w:r>
              <w:t>Abba Teji</w:t>
            </w:r>
            <w:r w:rsidR="00FD7CBF">
              <w:t>,</w:t>
            </w:r>
            <w:r>
              <w:t xml:space="preserve"> the </w:t>
            </w:r>
            <w:r w:rsidR="00FD7CBF">
              <w:t>contemplatorof the divine</w:t>
            </w:r>
            <w:r>
              <w:t>,</w:t>
            </w:r>
          </w:p>
          <w:p w14:paraId="34A51ED4" w14:textId="77777777" w:rsidR="005F6770" w:rsidRDefault="005F6770" w:rsidP="00C14556">
            <w:pPr>
              <w:pStyle w:val="EngHangEnd"/>
            </w:pPr>
            <w:r>
              <w:t>The beloved of Christ.</w:t>
            </w:r>
          </w:p>
        </w:tc>
        <w:tc>
          <w:tcPr>
            <w:tcW w:w="288" w:type="dxa"/>
          </w:tcPr>
          <w:p w14:paraId="3D9C86CE" w14:textId="77777777" w:rsidR="005F6770" w:rsidRDefault="005F6770" w:rsidP="00C14556"/>
        </w:tc>
        <w:tc>
          <w:tcPr>
            <w:tcW w:w="288" w:type="dxa"/>
          </w:tcPr>
          <w:p w14:paraId="38EC53DE" w14:textId="77777777" w:rsidR="005F6770" w:rsidRDefault="005F6770" w:rsidP="00C14556">
            <w:pPr>
              <w:pStyle w:val="CopticCross"/>
            </w:pPr>
          </w:p>
        </w:tc>
        <w:tc>
          <w:tcPr>
            <w:tcW w:w="3960" w:type="dxa"/>
          </w:tcPr>
          <w:p w14:paraId="5D5A4CFB" w14:textId="77777777" w:rsidR="005F6770" w:rsidRDefault="005F6770" w:rsidP="002A21FB">
            <w:pPr>
              <w:pStyle w:val="CopticVersemulti-line"/>
            </w:pPr>
            <w:r>
              <w:t>Ⲭⲉⲣⲉ ⲡⲉⲛⲓⲱⲧ ⲉⲑⲟⲩⲁⲃ ⲛ̀ⲇⲓⲕⲉⲟⲥ:</w:t>
            </w:r>
          </w:p>
          <w:p w14:paraId="6C481126" w14:textId="77777777" w:rsidR="005F6770" w:rsidRDefault="005F6770" w:rsidP="002A21FB">
            <w:pPr>
              <w:pStyle w:val="CopticVersemulti-line"/>
            </w:pPr>
            <w:r>
              <w:t>ⲡⲓⲛⲓϣϯ ϧⲉⲛ ⲛⲓⲁⲥⲕⲏⲧⲏⲥ:</w:t>
            </w:r>
          </w:p>
          <w:p w14:paraId="23C6C216" w14:textId="77777777" w:rsidR="005F6770" w:rsidRDefault="005F6770" w:rsidP="002A21FB">
            <w:pPr>
              <w:pStyle w:val="CopticVersemulti-line"/>
            </w:pPr>
            <w:r>
              <w:t>ⲁⲃⲃⲁ Ⲧⲉϫⲓ Ⲑⲉⲟⲩⲫⲁⲛⲓⲟⲥ:</w:t>
            </w:r>
          </w:p>
          <w:p w14:paraId="1B109365" w14:textId="77777777" w:rsidR="005F6770" w:rsidRPr="00C35319" w:rsidRDefault="005F6770" w:rsidP="00C14556">
            <w:pPr>
              <w:pStyle w:val="CopticHangingVerse"/>
            </w:pPr>
            <w:r>
              <w:t>ⲡⲓⲙⲉⲛⲣⲓⲧ ⲛ̀ⲧⲉ Ⲡⲭ̄ⲥ̄.</w:t>
            </w:r>
          </w:p>
        </w:tc>
      </w:tr>
    </w:tbl>
    <w:p w14:paraId="4324A243" w14:textId="77777777" w:rsidR="005F6770" w:rsidRPr="00137929" w:rsidRDefault="005F6770" w:rsidP="002A21FB">
      <w:pPr>
        <w:pStyle w:val="Heading4"/>
      </w:pPr>
      <w:r>
        <w:t>The Gospel Response for St. Teji (Reweiss)</w:t>
      </w:r>
    </w:p>
    <w:p w14:paraId="6F71C119" w14:textId="77777777" w:rsidR="005F6770" w:rsidRDefault="005F6770" w:rsidP="002A21FB">
      <w:pPr>
        <w:pStyle w:val="Rubric"/>
      </w:pPr>
      <w:r>
        <w:t>The last verse of the Doxology may be inserted into the Annual Gospel Response.</w:t>
      </w:r>
    </w:p>
    <w:p w14:paraId="116251B8" w14:textId="6EAE09CB" w:rsidR="00E30E2D" w:rsidRDefault="005F6770"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634</w:t>
      </w:r>
      <w:r w:rsidR="002409EF">
        <w:fldChar w:fldCharType="end"/>
      </w:r>
      <w:r w:rsidR="00E30E2D">
        <w:t>.</w:t>
      </w:r>
    </w:p>
    <w:p w14:paraId="03E5B08D" w14:textId="77777777" w:rsidR="00495F1A" w:rsidRDefault="00495F1A" w:rsidP="00495F1A">
      <w:pPr>
        <w:pStyle w:val="Heading2"/>
      </w:pPr>
      <w:bookmarkStart w:id="1523" w:name="_Toc459399206"/>
      <w:bookmarkStart w:id="1524" w:name="February"/>
      <w:bookmarkEnd w:id="1442"/>
      <w:r>
        <w:lastRenderedPageBreak/>
        <w:t>February</w:t>
      </w:r>
      <w:bookmarkEnd w:id="1519"/>
      <w:bookmarkEnd w:id="1520"/>
      <w:bookmarkEnd w:id="1521"/>
      <w:r w:rsidR="00C30529">
        <w:t xml:space="preserve"> or </w:t>
      </w:r>
      <w:r w:rsidR="00C30529">
        <w:rPr>
          <w:rFonts w:ascii="FreeSerifAvvaShenouda" w:hAnsi="FreeSerifAvvaShenouda" w:cs="FreeSerifAvvaShenouda"/>
        </w:rPr>
        <w:t>Ⲙϣⲓⲣ</w:t>
      </w:r>
      <w:bookmarkEnd w:id="1523"/>
    </w:p>
    <w:bookmarkStart w:id="1525" w:name="_Toc410196954" w:displacedByCustomXml="next"/>
    <w:bookmarkStart w:id="1526" w:name="_Toc410196452" w:displacedByCustomXml="next"/>
    <w:bookmarkStart w:id="1527"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DE549C">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DE549C">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DE549C">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DE549C">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DE549C">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DE549C">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DE549C">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DE549C">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DE549C">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8" w:name="_Toc459399323"/>
      <w:r>
        <w:lastRenderedPageBreak/>
        <w:t xml:space="preserve">February 2 (3): Meshir 8: </w:t>
      </w:r>
      <w:r w:rsidR="00495F1A">
        <w:t>The Entrance into the Temple</w:t>
      </w:r>
      <w:bookmarkEnd w:id="1527"/>
      <w:bookmarkEnd w:id="1526"/>
      <w:bookmarkEnd w:id="1525"/>
      <w:bookmarkEnd w:id="1528"/>
    </w:p>
    <w:p w14:paraId="6E92944D" w14:textId="77777777" w:rsidR="00C30529" w:rsidRDefault="00C30529" w:rsidP="00124ADD">
      <w:pPr>
        <w:pStyle w:val="Heading4"/>
      </w:pPr>
      <w:bookmarkStart w:id="1529" w:name="_Ref434477815"/>
      <w:r>
        <w:t>The Doxology</w:t>
      </w:r>
      <w:r w:rsidR="00E21EA3">
        <w:t xml:space="preserve"> for the Entrance into the Temple</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F677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F6770">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0" w:name="_Toc459399324"/>
      <w:r>
        <w:t>February 4 (5) / Meshir 10: Martyrdom of St. James the Son of Alphaeus</w:t>
      </w:r>
      <w:bookmarkEnd w:id="1530"/>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1" w:name="_Toc459399325"/>
      <w:r>
        <w:t>February 6 (7) / Meshir 12: Commemoration of Archangel Michael</w:t>
      </w:r>
      <w:bookmarkEnd w:id="1531"/>
    </w:p>
    <w:p w14:paraId="210E3520"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749506B" w14:textId="77777777" w:rsidTr="0082304E">
        <w:trPr>
          <w:cantSplit/>
          <w:jc w:val="center"/>
        </w:trPr>
        <w:tc>
          <w:tcPr>
            <w:tcW w:w="288" w:type="dxa"/>
          </w:tcPr>
          <w:p w14:paraId="3918D4C8" w14:textId="77777777" w:rsidR="005F6770" w:rsidRDefault="005F6770" w:rsidP="0082304E">
            <w:pPr>
              <w:pStyle w:val="CopticCross"/>
            </w:pPr>
          </w:p>
        </w:tc>
        <w:tc>
          <w:tcPr>
            <w:tcW w:w="3960" w:type="dxa"/>
          </w:tcPr>
          <w:p w14:paraId="08A7D36D" w14:textId="77777777" w:rsidR="005F6770" w:rsidRDefault="005F6770" w:rsidP="00C83ECE">
            <w:pPr>
              <w:pStyle w:val="EngHang"/>
            </w:pPr>
            <w:r>
              <w:t>Through the intercessions</w:t>
            </w:r>
          </w:p>
          <w:p w14:paraId="2966BD1D" w14:textId="77777777" w:rsidR="005F6770" w:rsidRDefault="005F6770" w:rsidP="00C83ECE">
            <w:pPr>
              <w:pStyle w:val="EngHang"/>
            </w:pPr>
            <w:r>
              <w:t>Of the Four Incorporeal Beasts,</w:t>
            </w:r>
          </w:p>
          <w:p w14:paraId="6571C412" w14:textId="77777777" w:rsidR="005F6770" w:rsidRDefault="005F6770" w:rsidP="00C83ECE">
            <w:pPr>
              <w:pStyle w:val="EngHang"/>
            </w:pPr>
            <w:r>
              <w:t>The ministering flames of fire,</w:t>
            </w:r>
          </w:p>
          <w:p w14:paraId="587BCBC4" w14:textId="77777777" w:rsidR="005F6770" w:rsidRDefault="005F6770" w:rsidP="0082304E">
            <w:pPr>
              <w:pStyle w:val="EngHangEnd"/>
            </w:pPr>
            <w:r>
              <w:t>O Lord, grant us the forgiveness of our sins.</w:t>
            </w:r>
          </w:p>
        </w:tc>
        <w:tc>
          <w:tcPr>
            <w:tcW w:w="288" w:type="dxa"/>
          </w:tcPr>
          <w:p w14:paraId="20450741" w14:textId="77777777" w:rsidR="005F6770" w:rsidRDefault="005F6770" w:rsidP="0082304E"/>
        </w:tc>
        <w:tc>
          <w:tcPr>
            <w:tcW w:w="288" w:type="dxa"/>
          </w:tcPr>
          <w:p w14:paraId="1334156B" w14:textId="77777777" w:rsidR="005F6770" w:rsidRDefault="005F6770" w:rsidP="0082304E">
            <w:pPr>
              <w:pStyle w:val="CopticCross"/>
            </w:pPr>
          </w:p>
        </w:tc>
        <w:tc>
          <w:tcPr>
            <w:tcW w:w="3960" w:type="dxa"/>
          </w:tcPr>
          <w:p w14:paraId="50266451" w14:textId="77777777" w:rsidR="005F6770" w:rsidRDefault="005F6770" w:rsidP="00C83ECE">
            <w:pPr>
              <w:pStyle w:val="CopticVersemulti-line"/>
            </w:pPr>
            <w:r>
              <w:t>Ϩⲓⲧⲉⲛ ⲛⲓⲡ̀ⲣⲉⲥⲃⲓⲁ̀</w:t>
            </w:r>
          </w:p>
          <w:p w14:paraId="6BE344F9" w14:textId="77777777" w:rsidR="005F6770" w:rsidRDefault="005F6770" w:rsidP="00C83ECE">
            <w:pPr>
              <w:pStyle w:val="CopticVersemulti-line"/>
            </w:pPr>
            <w:r>
              <w:t>ⲛ̀ⲧⲉ ⲡⲓϥ̀ⲧⲟⲩ ⲛ̀ⲍⲱⲟⲛ ⲛ̀ⲁⲥⲱⲙⲁⲧⲟⲥ</w:t>
            </w:r>
          </w:p>
          <w:p w14:paraId="08DA0497" w14:textId="77777777" w:rsidR="005F6770" w:rsidRDefault="005F6770" w:rsidP="00C83ECE">
            <w:pPr>
              <w:pStyle w:val="CopticVersemulti-line"/>
            </w:pPr>
            <w:r>
              <w:t>ⲛ̀ⲗⲓⲧⲟⲩⲣⲅⲟⲥ ⲛ̀ϣⲁϩ ⲛ̀ⲭ̀ⲣⲟⲙ:</w:t>
            </w:r>
          </w:p>
          <w:p w14:paraId="2EEEB959" w14:textId="77777777" w:rsidR="005F6770" w:rsidRPr="00C35319" w:rsidRDefault="005F6770" w:rsidP="00C83ECE">
            <w:pPr>
              <w:pStyle w:val="CopticHangingVerse"/>
            </w:pPr>
            <w:r>
              <w:t>Ⲡϭⲟⲓⲥ ⲁⲣⲓϩ̀ⲙⲟⲧ ⲛⲁⲛ ⲙ̀ⲡⲓⲭⲱ ⲉ̀ⲃⲟⲗ ⲛ̀ⲧⲉ ⲛⲉⲛⲛⲟⲃⲓ.</w:t>
            </w:r>
          </w:p>
        </w:tc>
      </w:tr>
    </w:tbl>
    <w:p w14:paraId="729EDE7A"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1408228" w14:textId="77777777" w:rsidTr="00C83ECE">
        <w:trPr>
          <w:cantSplit/>
          <w:jc w:val="center"/>
        </w:trPr>
        <w:tc>
          <w:tcPr>
            <w:tcW w:w="288" w:type="dxa"/>
          </w:tcPr>
          <w:p w14:paraId="53C9E4B5" w14:textId="77777777" w:rsidR="005F6770" w:rsidRDefault="005F6770" w:rsidP="00C83ECE">
            <w:pPr>
              <w:pStyle w:val="CopticCross"/>
            </w:pPr>
          </w:p>
        </w:tc>
        <w:tc>
          <w:tcPr>
            <w:tcW w:w="3960" w:type="dxa"/>
          </w:tcPr>
          <w:p w14:paraId="0357CD4C" w14:textId="77777777" w:rsidR="005F6770" w:rsidRDefault="005F6770" w:rsidP="00C83ECE">
            <w:pPr>
              <w:pStyle w:val="EngHang"/>
            </w:pPr>
            <w:r>
              <w:t>Hail to the four incorporeal living beasts,</w:t>
            </w:r>
          </w:p>
          <w:p w14:paraId="5A6B9268" w14:textId="77777777" w:rsidR="005F6770" w:rsidRDefault="005F6770" w:rsidP="00C83ECE">
            <w:pPr>
              <w:pStyle w:val="EngHang"/>
            </w:pPr>
            <w:r>
              <w:t>Carrying the throne of God,</w:t>
            </w:r>
          </w:p>
          <w:p w14:paraId="6BDC89A7" w14:textId="77777777" w:rsidR="005F6770" w:rsidRDefault="005F6770" w:rsidP="00C83ECE">
            <w:pPr>
              <w:pStyle w:val="EngHang"/>
            </w:pPr>
            <w:r>
              <w:t>A lion’s face, and a calf’s face,</w:t>
            </w:r>
          </w:p>
          <w:p w14:paraId="0699BEC3" w14:textId="77777777" w:rsidR="005F6770" w:rsidRDefault="005F6770" w:rsidP="00C83ECE">
            <w:pPr>
              <w:pStyle w:val="EngHangEnd"/>
            </w:pPr>
            <w:r>
              <w:t>A man’s face, and an eagle’s face.</w:t>
            </w:r>
          </w:p>
        </w:tc>
        <w:tc>
          <w:tcPr>
            <w:tcW w:w="288" w:type="dxa"/>
          </w:tcPr>
          <w:p w14:paraId="5337F251" w14:textId="77777777" w:rsidR="005F6770" w:rsidRDefault="005F6770" w:rsidP="00C83ECE"/>
        </w:tc>
        <w:tc>
          <w:tcPr>
            <w:tcW w:w="288" w:type="dxa"/>
          </w:tcPr>
          <w:p w14:paraId="2457DF1A" w14:textId="77777777" w:rsidR="005F6770" w:rsidRDefault="005F6770" w:rsidP="00C83ECE">
            <w:pPr>
              <w:pStyle w:val="CopticCross"/>
            </w:pPr>
          </w:p>
        </w:tc>
        <w:tc>
          <w:tcPr>
            <w:tcW w:w="3960" w:type="dxa"/>
          </w:tcPr>
          <w:p w14:paraId="5A169B78" w14:textId="77777777" w:rsidR="005F6770" w:rsidRDefault="005F6770" w:rsidP="00C83ECE">
            <w:pPr>
              <w:pStyle w:val="CopticVersemulti-line"/>
            </w:pPr>
            <w:r>
              <w:t>Ⲭⲉⲣⲉ ⲡⲓϥ̀ⲧⲟⲩ ⲛ̀ⲍⲱⲟⲛ ⲛ̀ⲁ̀ⲥⲱⲙⲁⲧⲟⲥ:</w:t>
            </w:r>
          </w:p>
          <w:p w14:paraId="30573F2F" w14:textId="77777777" w:rsidR="005F6770" w:rsidRDefault="005F6770" w:rsidP="00C83ECE">
            <w:pPr>
              <w:pStyle w:val="CopticVersemulti-line"/>
            </w:pPr>
            <w:r>
              <w:t>ⲉⲧϥⲁⲓ ϧⲁ ⲡⲓϩⲁⲣⲙⲁ ⲛ̀ⲧⲉ Ⲫϯ:</w:t>
            </w:r>
          </w:p>
          <w:p w14:paraId="1E1FB9D4" w14:textId="77777777" w:rsidR="005F6770" w:rsidRDefault="005F6770" w:rsidP="00C83ECE">
            <w:pPr>
              <w:pStyle w:val="CopticVersemulti-line"/>
            </w:pPr>
            <w:r>
              <w:t>ⲟⲩϩⲟ ⲙ̀ⲙⲟⲩⲓ̀ ⲛⲉⲙ ⲟⲩϩⲟ ⲙ̀ⲙⲁⲥⲓ:</w:t>
            </w:r>
          </w:p>
          <w:p w14:paraId="4228C5FE" w14:textId="77777777" w:rsidR="005F6770" w:rsidRPr="00C35319" w:rsidRDefault="005F6770" w:rsidP="00C83ECE">
            <w:pPr>
              <w:pStyle w:val="CopticHangingVerse"/>
            </w:pPr>
            <w:r>
              <w:t>ⲛⲉⲙ ⲟⲩϩⲟ ⲛ̀ⲣⲱⲙⲓ ⲛⲉⲙ ⲟⲩϩⲟ ⲛ̀ⲁ̀ⲏ̀ⲧⲟⲥ.</w:t>
            </w:r>
          </w:p>
        </w:tc>
      </w:tr>
    </w:tbl>
    <w:p w14:paraId="12CE0D0E" w14:textId="77777777" w:rsidR="005F6770" w:rsidRDefault="005F6770" w:rsidP="0082304E">
      <w:pPr>
        <w:pStyle w:val="Heading4"/>
      </w:pPr>
      <w:r>
        <w:t>The Gospel Response for the Four Incorporeal Beasts</w:t>
      </w:r>
    </w:p>
    <w:p w14:paraId="05D7815F" w14:textId="77777777" w:rsidR="005F6770" w:rsidRPr="00C14556" w:rsidRDefault="005F6770" w:rsidP="00C14556">
      <w:pPr>
        <w:pStyle w:val="Rubric"/>
      </w:pPr>
      <w:r>
        <w:t>The last verse of the Doxology may be inserted into the Annual Gospel Response.</w:t>
      </w:r>
    </w:p>
    <w:p w14:paraId="10B74EF7" w14:textId="200D3D22"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5D2675" w14:textId="77777777" w:rsidR="000274A5" w:rsidRDefault="000274A5" w:rsidP="000274A5">
      <w:pPr>
        <w:pStyle w:val="Heading3"/>
      </w:pPr>
      <w:bookmarkStart w:id="1532" w:name="_Toc459399326"/>
      <w:r>
        <w:lastRenderedPageBreak/>
        <w:t>February 8 (9) / Meshir 14: The Departure of St. Severus</w:t>
      </w:r>
      <w:bookmarkEnd w:id="1532"/>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F677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3" w:name="_Toc459399327"/>
      <w:r>
        <w:t>February 10 (11) / Meshir 16: Isaac the Syrian</w:t>
      </w:r>
      <w:bookmarkEnd w:id="1533"/>
    </w:p>
    <w:p w14:paraId="2F7479F8" w14:textId="77777777" w:rsidR="005329C1" w:rsidRDefault="005242D1" w:rsidP="005329C1">
      <w:pPr>
        <w:pStyle w:val="Heading3"/>
      </w:pPr>
      <w:bookmarkStart w:id="1534" w:name="_Toc459399328"/>
      <w:r>
        <w:t>February</w:t>
      </w:r>
      <w:r w:rsidR="005329C1">
        <w:t xml:space="preserve"> 15 (16) / Meshir 21: Commemoration of the Theotokos</w:t>
      </w:r>
      <w:bookmarkEnd w:id="1534"/>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5" w:name="_Toc459399329"/>
      <w:r>
        <w:t>February 15 (16) / Meshir 21: Also Martyrdom of St. Onesimus, the Disciple of St. Paul</w:t>
      </w:r>
      <w:bookmarkEnd w:id="1535"/>
    </w:p>
    <w:p w14:paraId="197E567A" w14:textId="77777777" w:rsidR="00B52D77" w:rsidRDefault="00B52D77" w:rsidP="00B52D77">
      <w:pPr>
        <w:pStyle w:val="Heading3"/>
      </w:pPr>
      <w:bookmarkStart w:id="1536" w:name="_Toc459399330"/>
      <w:r>
        <w:t>February 23 (24) / Meshir 29: Commemoration of the Annunciation, Nativity, and Resurrection on the 29</w:t>
      </w:r>
      <w:r w:rsidRPr="00C0205C">
        <w:rPr>
          <w:vertAlign w:val="superscript"/>
        </w:rPr>
        <w:t>th</w:t>
      </w:r>
      <w:r>
        <w:t xml:space="preserve"> of Every Month</w:t>
      </w:r>
      <w:bookmarkEnd w:id="1536"/>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7" w:name="_Toc459399331"/>
      <w:r>
        <w:t>February 24 (25) / Meshir 30: Appearance of the Head of St. John the Baptist</w:t>
      </w:r>
      <w:bookmarkEnd w:id="1537"/>
    </w:p>
    <w:p w14:paraId="49513F8D" w14:textId="19D22020" w:rsidR="00191A26" w:rsidRDefault="00191A26" w:rsidP="00191A26">
      <w:pPr>
        <w:pStyle w:val="Rubric"/>
      </w:pPr>
      <w:bookmarkStart w:id="1538" w:name="_Toc410196211"/>
      <w:bookmarkStart w:id="1539" w:name="_Toc410196453"/>
      <w:bookmarkStart w:id="1540" w:name="_Toc410196955"/>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1" w:name="_Toc459399332"/>
      <w:r>
        <w:t>February 24 (25) / Meshir 30: Also St. Cyril VI</w:t>
      </w:r>
      <w:bookmarkEnd w:id="1541"/>
    </w:p>
    <w:p w14:paraId="0CDD55AC" w14:textId="77777777" w:rsidR="001779C0" w:rsidRDefault="001779C0" w:rsidP="001779C0">
      <w:pPr>
        <w:pStyle w:val="Heading4"/>
      </w:pPr>
      <w:bookmarkStart w:id="1542" w:name="_Ref434492506"/>
      <w:r>
        <w:t>The Doxology</w:t>
      </w:r>
      <w:r w:rsidR="00B82753">
        <w:t xml:space="preserve"> for St. Cyril VI</w:t>
      </w:r>
      <w:r>
        <w:rPr>
          <w:rStyle w:val="FootnoteReference"/>
        </w:rPr>
        <w:footnoteReference w:id="989"/>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3" w:name="_Toc459399207"/>
      <w:bookmarkStart w:id="1544" w:name="March"/>
      <w:bookmarkEnd w:id="1524"/>
      <w:r>
        <w:lastRenderedPageBreak/>
        <w:t>March</w:t>
      </w:r>
      <w:bookmarkEnd w:id="1538"/>
      <w:bookmarkEnd w:id="1539"/>
      <w:bookmarkEnd w:id="1540"/>
      <w:r w:rsidR="00C30529">
        <w:t xml:space="preserve"> or </w:t>
      </w:r>
      <w:r w:rsidR="00C30529">
        <w:rPr>
          <w:rFonts w:ascii="FreeSerifAvvaShenouda" w:hAnsi="FreeSerifAvvaShenouda" w:cs="FreeSerifAvvaShenouda"/>
        </w:rPr>
        <w:t>Ⲡⲁⲣⲙϩⲟⲧⲡ</w:t>
      </w:r>
      <w:bookmarkEnd w:id="1543"/>
    </w:p>
    <w:bookmarkStart w:id="1545" w:name="_Toc410196956" w:displacedByCustomXml="next"/>
    <w:bookmarkStart w:id="1546" w:name="_Toc410196454" w:displacedByCustomXml="next"/>
    <w:bookmarkStart w:id="1547"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DE549C">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DE549C">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DE549C">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DE549C">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DE549C">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DE549C">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DE549C">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DE549C">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DE549C">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DE549C">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8" w:name="_Toc459399333"/>
      <w:r>
        <w:lastRenderedPageBreak/>
        <w:t>March 2: Departure of St. Chad of Mercia</w:t>
      </w:r>
      <w:r w:rsidR="00377E51">
        <w:rPr>
          <w:rStyle w:val="FootnoteReference"/>
        </w:rPr>
        <w:footnoteReference w:id="990"/>
      </w:r>
      <w:bookmarkEnd w:id="1548"/>
    </w:p>
    <w:p w14:paraId="668738F1" w14:textId="77777777" w:rsidR="006A140A" w:rsidRDefault="006A140A" w:rsidP="006A140A">
      <w:pPr>
        <w:pStyle w:val="Heading4"/>
      </w:pPr>
      <w:bookmarkStart w:id="1549" w:name="_Ref434492702"/>
      <w:r>
        <w:t>The Doxology</w:t>
      </w:r>
      <w:r w:rsidR="00B82753">
        <w:t xml:space="preserve"> for St. Chad of Mercia</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0" w:name="_Toc459399334"/>
      <w:r>
        <w:t>March 4 / Phamenoth 8: Martyrdom of St. Matthias the Apostle</w:t>
      </w:r>
      <w:bookmarkEnd w:id="1550"/>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1" w:name="_Toc459399335"/>
      <w:r>
        <w:t xml:space="preserve">March 6 / Phamenoth 10: </w:t>
      </w:r>
      <w:r w:rsidR="00495F1A">
        <w:t>The Finding of the Holy Cross</w:t>
      </w:r>
      <w:bookmarkEnd w:id="1547"/>
      <w:bookmarkEnd w:id="1546"/>
      <w:bookmarkEnd w:id="1545"/>
      <w:bookmarkEnd w:id="1551"/>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F677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2" w:name="_Toc459399336"/>
      <w:r>
        <w:lastRenderedPageBreak/>
        <w:t>March 8 / Phamenoth</w:t>
      </w:r>
      <w:r w:rsidR="005329C1">
        <w:t xml:space="preserve"> 12</w:t>
      </w:r>
      <w:r>
        <w:t>: Commemoration of Archangel Michael</w:t>
      </w:r>
      <w:bookmarkEnd w:id="1552"/>
    </w:p>
    <w:p w14:paraId="012117CA"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B97450C" w14:textId="77777777" w:rsidTr="0082304E">
        <w:trPr>
          <w:cantSplit/>
          <w:jc w:val="center"/>
        </w:trPr>
        <w:tc>
          <w:tcPr>
            <w:tcW w:w="288" w:type="dxa"/>
          </w:tcPr>
          <w:p w14:paraId="6D9A5EA5" w14:textId="77777777" w:rsidR="005F6770" w:rsidRDefault="005F6770" w:rsidP="0082304E">
            <w:pPr>
              <w:pStyle w:val="CopticCross"/>
            </w:pPr>
          </w:p>
        </w:tc>
        <w:tc>
          <w:tcPr>
            <w:tcW w:w="3960" w:type="dxa"/>
          </w:tcPr>
          <w:p w14:paraId="562DDDF9" w14:textId="77777777" w:rsidR="005F6770" w:rsidRDefault="005F6770" w:rsidP="00C83ECE">
            <w:pPr>
              <w:pStyle w:val="EngHang"/>
            </w:pPr>
            <w:r>
              <w:t>Through the intercessions</w:t>
            </w:r>
          </w:p>
          <w:p w14:paraId="38A96C67" w14:textId="77777777" w:rsidR="005F6770" w:rsidRDefault="005F6770" w:rsidP="00C83ECE">
            <w:pPr>
              <w:pStyle w:val="EngHang"/>
            </w:pPr>
            <w:r>
              <w:t>Of the Four Incorporeal Beasts,</w:t>
            </w:r>
          </w:p>
          <w:p w14:paraId="56B0882E" w14:textId="77777777" w:rsidR="005F6770" w:rsidRDefault="005F6770" w:rsidP="00C83ECE">
            <w:pPr>
              <w:pStyle w:val="EngHang"/>
            </w:pPr>
            <w:r>
              <w:t>The ministering flames of fire,</w:t>
            </w:r>
          </w:p>
          <w:p w14:paraId="4D65219B" w14:textId="77777777" w:rsidR="005F6770" w:rsidRDefault="005F6770" w:rsidP="0082304E">
            <w:pPr>
              <w:pStyle w:val="EngHangEnd"/>
            </w:pPr>
            <w:r>
              <w:t>O Lord, grant us the forgiveness of our sins.</w:t>
            </w:r>
          </w:p>
        </w:tc>
        <w:tc>
          <w:tcPr>
            <w:tcW w:w="288" w:type="dxa"/>
          </w:tcPr>
          <w:p w14:paraId="3BC7096E" w14:textId="77777777" w:rsidR="005F6770" w:rsidRDefault="005F6770" w:rsidP="0082304E"/>
        </w:tc>
        <w:tc>
          <w:tcPr>
            <w:tcW w:w="288" w:type="dxa"/>
          </w:tcPr>
          <w:p w14:paraId="5DC19DCC" w14:textId="77777777" w:rsidR="005F6770" w:rsidRDefault="005F6770" w:rsidP="0082304E">
            <w:pPr>
              <w:pStyle w:val="CopticCross"/>
            </w:pPr>
          </w:p>
        </w:tc>
        <w:tc>
          <w:tcPr>
            <w:tcW w:w="3960" w:type="dxa"/>
          </w:tcPr>
          <w:p w14:paraId="67CF76F8" w14:textId="77777777" w:rsidR="005F6770" w:rsidRDefault="005F6770" w:rsidP="00C83ECE">
            <w:pPr>
              <w:pStyle w:val="CopticVersemulti-line"/>
            </w:pPr>
            <w:r>
              <w:t>Ϩⲓⲧⲉⲛ ⲛⲓⲡ̀ⲣⲉⲥⲃⲓⲁ̀</w:t>
            </w:r>
          </w:p>
          <w:p w14:paraId="1D13FC76" w14:textId="77777777" w:rsidR="005F6770" w:rsidRDefault="005F6770" w:rsidP="00C83ECE">
            <w:pPr>
              <w:pStyle w:val="CopticVersemulti-line"/>
            </w:pPr>
            <w:r>
              <w:t>ⲛ̀ⲧⲉ ⲡⲓϥ̀ⲧⲟⲩ ⲛ̀ⲍⲱⲟⲛ ⲛ̀ⲁⲥⲱⲙⲁⲧⲟⲥ</w:t>
            </w:r>
          </w:p>
          <w:p w14:paraId="22C8F1B8" w14:textId="77777777" w:rsidR="005F6770" w:rsidRDefault="005F6770" w:rsidP="00C83ECE">
            <w:pPr>
              <w:pStyle w:val="CopticVersemulti-line"/>
            </w:pPr>
            <w:r>
              <w:t>ⲛ̀ⲗⲓⲧⲟⲩⲣⲅⲟⲥ ⲛ̀ϣⲁϩ ⲛ̀ⲭ̀ⲣⲟⲙ:</w:t>
            </w:r>
          </w:p>
          <w:p w14:paraId="11EDD1D3" w14:textId="77777777" w:rsidR="005F6770" w:rsidRPr="00C35319" w:rsidRDefault="005F6770" w:rsidP="00C83ECE">
            <w:pPr>
              <w:pStyle w:val="CopticHangingVerse"/>
            </w:pPr>
            <w:r>
              <w:t>Ⲡϭⲟⲓⲥ ⲁⲣⲓϩ̀ⲙⲟⲧ ⲛⲁⲛ ⲙ̀ⲡⲓⲭⲱ ⲉ̀ⲃⲟⲗ ⲛ̀ⲧⲉ ⲛⲉⲛⲛⲟⲃⲓ.</w:t>
            </w:r>
          </w:p>
        </w:tc>
      </w:tr>
    </w:tbl>
    <w:p w14:paraId="2540BC7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282F829" w14:textId="77777777" w:rsidTr="00C83ECE">
        <w:trPr>
          <w:cantSplit/>
          <w:jc w:val="center"/>
        </w:trPr>
        <w:tc>
          <w:tcPr>
            <w:tcW w:w="288" w:type="dxa"/>
          </w:tcPr>
          <w:p w14:paraId="3F8A2839" w14:textId="77777777" w:rsidR="005F6770" w:rsidRDefault="005F6770" w:rsidP="00C83ECE">
            <w:pPr>
              <w:pStyle w:val="CopticCross"/>
            </w:pPr>
          </w:p>
        </w:tc>
        <w:tc>
          <w:tcPr>
            <w:tcW w:w="3960" w:type="dxa"/>
          </w:tcPr>
          <w:p w14:paraId="3235DF23" w14:textId="77777777" w:rsidR="005F6770" w:rsidRDefault="005F6770" w:rsidP="00C83ECE">
            <w:pPr>
              <w:pStyle w:val="EngHang"/>
            </w:pPr>
            <w:r>
              <w:t>Hail to the four incorporeal living beasts,</w:t>
            </w:r>
          </w:p>
          <w:p w14:paraId="57BDFFAE" w14:textId="77777777" w:rsidR="005F6770" w:rsidRDefault="005F6770" w:rsidP="00C83ECE">
            <w:pPr>
              <w:pStyle w:val="EngHang"/>
            </w:pPr>
            <w:r>
              <w:t>Carrying the throne of God,</w:t>
            </w:r>
          </w:p>
          <w:p w14:paraId="2F06985E" w14:textId="77777777" w:rsidR="005F6770" w:rsidRDefault="005F6770" w:rsidP="00C83ECE">
            <w:pPr>
              <w:pStyle w:val="EngHang"/>
            </w:pPr>
            <w:r>
              <w:t>A lion’s face, and a calf’s face,</w:t>
            </w:r>
          </w:p>
          <w:p w14:paraId="2B10260A" w14:textId="77777777" w:rsidR="005F6770" w:rsidRDefault="005F6770" w:rsidP="00C83ECE">
            <w:pPr>
              <w:pStyle w:val="EngHangEnd"/>
            </w:pPr>
            <w:r>
              <w:t>A man’s face, and an eagle’s face.</w:t>
            </w:r>
          </w:p>
        </w:tc>
        <w:tc>
          <w:tcPr>
            <w:tcW w:w="288" w:type="dxa"/>
          </w:tcPr>
          <w:p w14:paraId="259029F2" w14:textId="77777777" w:rsidR="005F6770" w:rsidRDefault="005F6770" w:rsidP="00C83ECE"/>
        </w:tc>
        <w:tc>
          <w:tcPr>
            <w:tcW w:w="288" w:type="dxa"/>
          </w:tcPr>
          <w:p w14:paraId="26A5FA5D" w14:textId="77777777" w:rsidR="005F6770" w:rsidRDefault="005F6770" w:rsidP="00C83ECE">
            <w:pPr>
              <w:pStyle w:val="CopticCross"/>
            </w:pPr>
          </w:p>
        </w:tc>
        <w:tc>
          <w:tcPr>
            <w:tcW w:w="3960" w:type="dxa"/>
          </w:tcPr>
          <w:p w14:paraId="48828645" w14:textId="77777777" w:rsidR="005F6770" w:rsidRDefault="005F6770" w:rsidP="00C83ECE">
            <w:pPr>
              <w:pStyle w:val="CopticVersemulti-line"/>
            </w:pPr>
            <w:r>
              <w:t>Ⲭⲉⲣⲉ ⲡⲓϥ̀ⲧⲟⲩ ⲛ̀ⲍⲱⲟⲛ ⲛ̀ⲁ̀ⲥⲱⲙⲁⲧⲟⲥ:</w:t>
            </w:r>
          </w:p>
          <w:p w14:paraId="5265DFA7" w14:textId="77777777" w:rsidR="005F6770" w:rsidRDefault="005F6770" w:rsidP="00C83ECE">
            <w:pPr>
              <w:pStyle w:val="CopticVersemulti-line"/>
            </w:pPr>
            <w:r>
              <w:t>ⲉⲧϥⲁⲓ ϧⲁ ⲡⲓϩⲁⲣⲙⲁ ⲛ̀ⲧⲉ Ⲫϯ:</w:t>
            </w:r>
          </w:p>
          <w:p w14:paraId="2941FAA9" w14:textId="77777777" w:rsidR="005F6770" w:rsidRDefault="005F6770" w:rsidP="00C83ECE">
            <w:pPr>
              <w:pStyle w:val="CopticVersemulti-line"/>
            </w:pPr>
            <w:r>
              <w:t>ⲟⲩϩⲟ ⲙ̀ⲙⲟⲩⲓ̀ ⲛⲉⲙ ⲟⲩϩⲟ ⲙ̀ⲙⲁⲥⲓ:</w:t>
            </w:r>
          </w:p>
          <w:p w14:paraId="6339FBEF" w14:textId="77777777" w:rsidR="005F6770" w:rsidRPr="00C35319" w:rsidRDefault="005F6770" w:rsidP="00C83ECE">
            <w:pPr>
              <w:pStyle w:val="CopticHangingVerse"/>
            </w:pPr>
            <w:r>
              <w:t>ⲛⲉⲙ ⲟⲩϩⲟ ⲛ̀ⲣⲱⲙⲓ ⲛⲉⲙ ⲟⲩϩⲟ ⲛ̀ⲁ̀ⲏ̀ⲧⲟⲥ.</w:t>
            </w:r>
          </w:p>
        </w:tc>
      </w:tr>
    </w:tbl>
    <w:p w14:paraId="35770BCC" w14:textId="77777777" w:rsidR="005F6770" w:rsidRDefault="005F6770" w:rsidP="0082304E">
      <w:pPr>
        <w:pStyle w:val="Heading4"/>
      </w:pPr>
      <w:r>
        <w:t>The Gospel Response for the Four Incorporeal Beasts</w:t>
      </w:r>
    </w:p>
    <w:p w14:paraId="330C4EDA" w14:textId="77777777" w:rsidR="005F6770" w:rsidRPr="00C14556" w:rsidRDefault="005F6770" w:rsidP="00C14556">
      <w:pPr>
        <w:pStyle w:val="Rubric"/>
      </w:pPr>
      <w:r>
        <w:t>The last verse of the Doxology may be inserted into the Annual Gospel Response.</w:t>
      </w:r>
    </w:p>
    <w:p w14:paraId="45245CCF" w14:textId="4C024E13" w:rsidR="00DD5136" w:rsidRDefault="005F6770"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F095B73" w14:textId="77777777" w:rsidR="00494FE4" w:rsidRDefault="00494FE4" w:rsidP="00494FE4">
      <w:pPr>
        <w:pStyle w:val="Heading3"/>
      </w:pPr>
      <w:bookmarkStart w:id="1553" w:name="_Toc459399337"/>
      <w:r>
        <w:t>March 9 / Phamenoth 13: Return of St. Macarius the Great and St. Macarius of Alexandria from Exile</w:t>
      </w:r>
      <w:bookmarkEnd w:id="1553"/>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F677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F6770">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4" w:name="_Toc459399338"/>
      <w:r>
        <w:t>March 15 / Phamenoth 19: Martyrdom of St. Aristobulus the Apostle</w:t>
      </w:r>
      <w:bookmarkEnd w:id="1554"/>
    </w:p>
    <w:p w14:paraId="57821F33" w14:textId="0186B207" w:rsidR="00191A26" w:rsidRDefault="00191A26" w:rsidP="00191A26">
      <w:pPr>
        <w:pStyle w:val="Rubric"/>
      </w:pPr>
      <w:bookmarkStart w:id="1555" w:name="_Toc410196213"/>
      <w:bookmarkStart w:id="1556" w:name="_Toc410196455"/>
      <w:bookmarkStart w:id="1557" w:name="_Toc410196957"/>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8" w:name="_Toc459399339"/>
      <w:r>
        <w:t>March 17 / Phamenoth 21: Commemoration of the Theotokos</w:t>
      </w:r>
      <w:bookmarkEnd w:id="1558"/>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59" w:name="_Ref434563557"/>
      <w:bookmarkStart w:id="1560" w:name="_Toc459399340"/>
      <w:r>
        <w:lastRenderedPageBreak/>
        <w:t>March 23 / Phamenoth 27: St. Macarius the Great</w:t>
      </w:r>
      <w:bookmarkEnd w:id="1559"/>
      <w:bookmarkEnd w:id="1560"/>
    </w:p>
    <w:p w14:paraId="19445963" w14:textId="77777777" w:rsidR="003E7329" w:rsidRDefault="003E7329" w:rsidP="003E7329">
      <w:pPr>
        <w:pStyle w:val="Heading4"/>
      </w:pPr>
      <w:bookmarkStart w:id="1561" w:name="_Ref434490507"/>
      <w:r>
        <w:t>The Doxology of St. Macarius the Great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9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9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8" w:name="_Ref434490525"/>
      <w:r>
        <w:lastRenderedPageBreak/>
        <w:t>Another Doxology of St. Macarius the Great</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69" w:name="_Ref434490542"/>
      <w:r>
        <w:lastRenderedPageBreak/>
        <w:t>Another</w:t>
      </w:r>
      <w:r w:rsidR="00C30529">
        <w:t xml:space="preserve"> Doxology</w:t>
      </w:r>
      <w:r>
        <w:t xml:space="preserve"> of St. Macarius the Great</w:t>
      </w:r>
      <w:r>
        <w:rPr>
          <w:rStyle w:val="FootnoteReference"/>
        </w:rPr>
        <w:footnoteReference w:id="993"/>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0" w:name="_Toc459399341"/>
      <w:r>
        <w:t xml:space="preserve">March 25 / Phamenoth 29: </w:t>
      </w:r>
      <w:r w:rsidR="00495F1A">
        <w:t>Annunciation</w:t>
      </w:r>
      <w:bookmarkEnd w:id="1555"/>
      <w:bookmarkEnd w:id="1556"/>
      <w:bookmarkEnd w:id="1557"/>
      <w:bookmarkEnd w:id="1570"/>
    </w:p>
    <w:p w14:paraId="2B8989CB" w14:textId="77777777" w:rsidR="004246C3" w:rsidRDefault="004246C3" w:rsidP="004246C3">
      <w:pPr>
        <w:pStyle w:val="Heading4"/>
      </w:pPr>
      <w:bookmarkStart w:id="157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2" w:name="_Ref459399117"/>
      <w:r>
        <w:t>The Doxology</w:t>
      </w:r>
      <w:r w:rsidR="00E21EA3">
        <w:t xml:space="preserve"> for the Annunciation</w:t>
      </w:r>
      <w:bookmarkEnd w:id="1571"/>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3" w:name="_Ref434475566"/>
      <w:bookmarkStart w:id="1574" w:name="_Toc410196214"/>
      <w:bookmarkStart w:id="1575" w:name="_Toc410196456"/>
      <w:bookmarkStart w:id="1576" w:name="_Toc410196958"/>
      <w:r>
        <w:t>The Psali Adam</w:t>
      </w:r>
      <w:r w:rsidR="006C1B94">
        <w:t xml:space="preserve"> for Annunciation</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7"/>
            <w:r>
              <w:t>Head</w:t>
            </w:r>
            <w:commentRangeEnd w:id="1577"/>
            <w:r>
              <w:rPr>
                <w:rStyle w:val="CommentReference"/>
              </w:rPr>
              <w:commentReference w:id="157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8" w:name="_Ref434475591"/>
      <w:r>
        <w:t>The Psali Batos</w:t>
      </w:r>
      <w:r w:rsidR="006C1B94">
        <w:t xml:space="preserve"> for Annunciation</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79"/>
            <w:r>
              <w:t>ruler</w:t>
            </w:r>
            <w:commentRangeEnd w:id="1579"/>
            <w:r>
              <w:rPr>
                <w:rStyle w:val="CommentReference"/>
              </w:rPr>
              <w:commentReference w:id="157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80"/>
            <w:r>
              <w:t xml:space="preserve">peoples </w:t>
            </w:r>
            <w:commentRangeEnd w:id="1580"/>
            <w:r>
              <w:rPr>
                <w:rStyle w:val="CommentReference"/>
              </w:rPr>
              <w:commentReference w:id="158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1"/>
            <w:r>
              <w:t>burned</w:t>
            </w:r>
            <w:commentRangeEnd w:id="1581"/>
            <w:r>
              <w:rPr>
                <w:rStyle w:val="CommentReference"/>
              </w:rPr>
              <w:commentReference w:id="158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2"/>
            <w:r>
              <w:t>Servant</w:t>
            </w:r>
            <w:commentRangeEnd w:id="1582"/>
            <w:r>
              <w:rPr>
                <w:rStyle w:val="CommentReference"/>
              </w:rPr>
              <w:commentReference w:id="158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3"/>
            <w:r>
              <w:t xml:space="preserve">Ⲫⲱⲕ </w:t>
            </w:r>
            <w:commentRangeEnd w:id="1583"/>
            <w:r>
              <w:rPr>
                <w:rStyle w:val="CommentReference"/>
                <w:rFonts w:ascii="Times New Roman" w:hAnsi="Times New Roman"/>
              </w:rPr>
              <w:commentReference w:id="158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4" w:name="_Ref434562998"/>
      <w:bookmarkStart w:id="1585" w:name="_Toc459399342"/>
      <w:r>
        <w:t xml:space="preserve">March 26 / Phamenoth 30: </w:t>
      </w:r>
      <w:r w:rsidR="00D31016">
        <w:t>Arch</w:t>
      </w:r>
      <w:r>
        <w:t>angel Gabriel</w:t>
      </w:r>
      <w:bookmarkEnd w:id="1584"/>
      <w:bookmarkEnd w:id="1585"/>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5F677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F677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6" w:name="_Toc459399343"/>
      <w:r>
        <w:t xml:space="preserve">March 28 / Pharamuthi 2: Martyrdom of St. James </w:t>
      </w:r>
      <w:r w:rsidR="008762FF">
        <w:t xml:space="preserve">the son of </w:t>
      </w:r>
      <w:r w:rsidR="002E495E">
        <w:t>Zebedee</w:t>
      </w:r>
      <w:r>
        <w:t>, the Apostles</w:t>
      </w:r>
      <w:bookmarkEnd w:id="1586"/>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7" w:name="_Toc459399208"/>
      <w:bookmarkStart w:id="1588" w:name="April"/>
      <w:bookmarkEnd w:id="1544"/>
      <w:r>
        <w:lastRenderedPageBreak/>
        <w:t>April</w:t>
      </w:r>
      <w:bookmarkEnd w:id="1574"/>
      <w:bookmarkEnd w:id="1575"/>
      <w:bookmarkEnd w:id="157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7"/>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DE549C">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DE549C">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DE549C">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DE549C">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DE549C">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DE549C">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DE549C">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DE549C">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DE549C">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DE549C">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DE549C">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89" w:name="_Toc459399344"/>
      <w:r>
        <w:lastRenderedPageBreak/>
        <w:t>April 1 / Pharamuthi 6</w:t>
      </w:r>
      <w:r w:rsidR="006E4762">
        <w:t xml:space="preserve">: </w:t>
      </w:r>
      <w:r>
        <w:t>Saint Mary of Egypt</w:t>
      </w:r>
      <w:bookmarkEnd w:id="1589"/>
    </w:p>
    <w:p w14:paraId="70D0F650" w14:textId="77777777" w:rsidR="00254945" w:rsidRDefault="00254945" w:rsidP="00254945">
      <w:pPr>
        <w:pStyle w:val="Heading4"/>
      </w:pPr>
      <w:bookmarkStart w:id="1590" w:name="_Ref434491512"/>
      <w:r>
        <w:t>The Doxology</w:t>
      </w:r>
      <w:r w:rsidR="00810F04">
        <w:t xml:space="preserve"> for St. Mary of Egypt</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1" w:name="_Toc459399345"/>
      <w:r>
        <w:lastRenderedPageBreak/>
        <w:t>April 7 / Pharamuthi 12: Commemoration of Archangel Michael</w:t>
      </w:r>
      <w:bookmarkEnd w:id="1591"/>
    </w:p>
    <w:p w14:paraId="63C6FA77"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D78F41E" w14:textId="77777777" w:rsidTr="0082304E">
        <w:trPr>
          <w:cantSplit/>
          <w:jc w:val="center"/>
        </w:trPr>
        <w:tc>
          <w:tcPr>
            <w:tcW w:w="288" w:type="dxa"/>
          </w:tcPr>
          <w:p w14:paraId="63839F44" w14:textId="77777777" w:rsidR="005F6770" w:rsidRDefault="005F6770" w:rsidP="0082304E">
            <w:pPr>
              <w:pStyle w:val="CopticCross"/>
            </w:pPr>
          </w:p>
        </w:tc>
        <w:tc>
          <w:tcPr>
            <w:tcW w:w="3960" w:type="dxa"/>
          </w:tcPr>
          <w:p w14:paraId="4B81CD18" w14:textId="77777777" w:rsidR="005F6770" w:rsidRDefault="005F6770" w:rsidP="00C83ECE">
            <w:pPr>
              <w:pStyle w:val="EngHang"/>
            </w:pPr>
            <w:r>
              <w:t>Through the intercessions</w:t>
            </w:r>
          </w:p>
          <w:p w14:paraId="4DA5DFF2" w14:textId="77777777" w:rsidR="005F6770" w:rsidRDefault="005F6770" w:rsidP="00C83ECE">
            <w:pPr>
              <w:pStyle w:val="EngHang"/>
            </w:pPr>
            <w:r>
              <w:t>Of the Four Incorporeal Beasts,</w:t>
            </w:r>
          </w:p>
          <w:p w14:paraId="6F8D12AA" w14:textId="77777777" w:rsidR="005F6770" w:rsidRDefault="005F6770" w:rsidP="00C83ECE">
            <w:pPr>
              <w:pStyle w:val="EngHang"/>
            </w:pPr>
            <w:r>
              <w:t>The ministering flames of fire,</w:t>
            </w:r>
          </w:p>
          <w:p w14:paraId="1211F61A" w14:textId="77777777" w:rsidR="005F6770" w:rsidRDefault="005F6770" w:rsidP="0082304E">
            <w:pPr>
              <w:pStyle w:val="EngHangEnd"/>
            </w:pPr>
            <w:r>
              <w:t>O Lord, grant us the forgiveness of our sins.</w:t>
            </w:r>
          </w:p>
        </w:tc>
        <w:tc>
          <w:tcPr>
            <w:tcW w:w="288" w:type="dxa"/>
          </w:tcPr>
          <w:p w14:paraId="561AFE1D" w14:textId="77777777" w:rsidR="005F6770" w:rsidRDefault="005F6770" w:rsidP="0082304E"/>
        </w:tc>
        <w:tc>
          <w:tcPr>
            <w:tcW w:w="288" w:type="dxa"/>
          </w:tcPr>
          <w:p w14:paraId="649380FD" w14:textId="77777777" w:rsidR="005F6770" w:rsidRDefault="005F6770" w:rsidP="0082304E">
            <w:pPr>
              <w:pStyle w:val="CopticCross"/>
            </w:pPr>
          </w:p>
        </w:tc>
        <w:tc>
          <w:tcPr>
            <w:tcW w:w="3960" w:type="dxa"/>
          </w:tcPr>
          <w:p w14:paraId="09C85DAE" w14:textId="77777777" w:rsidR="005F6770" w:rsidRDefault="005F6770" w:rsidP="00C83ECE">
            <w:pPr>
              <w:pStyle w:val="CopticVersemulti-line"/>
            </w:pPr>
            <w:r>
              <w:t>Ϩⲓⲧⲉⲛ ⲛⲓⲡ̀ⲣⲉⲥⲃⲓⲁ̀</w:t>
            </w:r>
          </w:p>
          <w:p w14:paraId="66BE81AC" w14:textId="77777777" w:rsidR="005F6770" w:rsidRDefault="005F6770" w:rsidP="00C83ECE">
            <w:pPr>
              <w:pStyle w:val="CopticVersemulti-line"/>
            </w:pPr>
            <w:r>
              <w:t>ⲛ̀ⲧⲉ ⲡⲓϥ̀ⲧⲟⲩ ⲛ̀ⲍⲱⲟⲛ ⲛ̀ⲁⲥⲱⲙⲁⲧⲟⲥ</w:t>
            </w:r>
          </w:p>
          <w:p w14:paraId="35819CCB" w14:textId="77777777" w:rsidR="005F6770" w:rsidRDefault="005F6770" w:rsidP="00C83ECE">
            <w:pPr>
              <w:pStyle w:val="CopticVersemulti-line"/>
            </w:pPr>
            <w:r>
              <w:t>ⲛ̀ⲗⲓⲧⲟⲩⲣⲅⲟⲥ ⲛ̀ϣⲁϩ ⲛ̀ⲭ̀ⲣⲟⲙ:</w:t>
            </w:r>
          </w:p>
          <w:p w14:paraId="4868F482" w14:textId="77777777" w:rsidR="005F6770" w:rsidRPr="00C35319" w:rsidRDefault="005F6770" w:rsidP="00C83ECE">
            <w:pPr>
              <w:pStyle w:val="CopticHangingVerse"/>
            </w:pPr>
            <w:r>
              <w:t>Ⲡϭⲟⲓⲥ ⲁⲣⲓϩ̀ⲙⲟⲧ ⲛⲁⲛ ⲙ̀ⲡⲓⲭⲱ ⲉ̀ⲃⲟⲗ ⲛ̀ⲧⲉ ⲛⲉⲛⲛⲟⲃⲓ.</w:t>
            </w:r>
          </w:p>
        </w:tc>
      </w:tr>
    </w:tbl>
    <w:p w14:paraId="243A1B63"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FCB2930" w14:textId="77777777" w:rsidTr="00C83ECE">
        <w:trPr>
          <w:cantSplit/>
          <w:jc w:val="center"/>
        </w:trPr>
        <w:tc>
          <w:tcPr>
            <w:tcW w:w="288" w:type="dxa"/>
          </w:tcPr>
          <w:p w14:paraId="64395B70" w14:textId="77777777" w:rsidR="005F6770" w:rsidRDefault="005F6770" w:rsidP="00C83ECE">
            <w:pPr>
              <w:pStyle w:val="CopticCross"/>
            </w:pPr>
          </w:p>
        </w:tc>
        <w:tc>
          <w:tcPr>
            <w:tcW w:w="3960" w:type="dxa"/>
          </w:tcPr>
          <w:p w14:paraId="0775B38E" w14:textId="77777777" w:rsidR="005F6770" w:rsidRDefault="005F6770" w:rsidP="00C83ECE">
            <w:pPr>
              <w:pStyle w:val="EngHang"/>
            </w:pPr>
            <w:r>
              <w:t>Hail to the four incorporeal living beasts,</w:t>
            </w:r>
          </w:p>
          <w:p w14:paraId="4975F639" w14:textId="77777777" w:rsidR="005F6770" w:rsidRDefault="005F6770" w:rsidP="00C83ECE">
            <w:pPr>
              <w:pStyle w:val="EngHang"/>
            </w:pPr>
            <w:r>
              <w:t>Carrying the throne of God,</w:t>
            </w:r>
          </w:p>
          <w:p w14:paraId="4D73C5EB" w14:textId="77777777" w:rsidR="005F6770" w:rsidRDefault="005F6770" w:rsidP="00C83ECE">
            <w:pPr>
              <w:pStyle w:val="EngHang"/>
            </w:pPr>
            <w:r>
              <w:t>A lion’s face, and a calf’s face,</w:t>
            </w:r>
          </w:p>
          <w:p w14:paraId="6D7CA0B6" w14:textId="77777777" w:rsidR="005F6770" w:rsidRDefault="005F6770" w:rsidP="00C83ECE">
            <w:pPr>
              <w:pStyle w:val="EngHangEnd"/>
            </w:pPr>
            <w:r>
              <w:t>A man’s face, and an eagle’s face.</w:t>
            </w:r>
          </w:p>
        </w:tc>
        <w:tc>
          <w:tcPr>
            <w:tcW w:w="288" w:type="dxa"/>
          </w:tcPr>
          <w:p w14:paraId="612E45E0" w14:textId="77777777" w:rsidR="005F6770" w:rsidRDefault="005F6770" w:rsidP="00C83ECE"/>
        </w:tc>
        <w:tc>
          <w:tcPr>
            <w:tcW w:w="288" w:type="dxa"/>
          </w:tcPr>
          <w:p w14:paraId="473B819C" w14:textId="77777777" w:rsidR="005F6770" w:rsidRDefault="005F6770" w:rsidP="00C83ECE">
            <w:pPr>
              <w:pStyle w:val="CopticCross"/>
            </w:pPr>
          </w:p>
        </w:tc>
        <w:tc>
          <w:tcPr>
            <w:tcW w:w="3960" w:type="dxa"/>
          </w:tcPr>
          <w:p w14:paraId="50E81257" w14:textId="77777777" w:rsidR="005F6770" w:rsidRDefault="005F6770" w:rsidP="00C83ECE">
            <w:pPr>
              <w:pStyle w:val="CopticVersemulti-line"/>
            </w:pPr>
            <w:r>
              <w:t>Ⲭⲉⲣⲉ ⲡⲓϥ̀ⲧⲟⲩ ⲛ̀ⲍⲱⲟⲛ ⲛ̀ⲁ̀ⲥⲱⲙⲁⲧⲟⲥ:</w:t>
            </w:r>
          </w:p>
          <w:p w14:paraId="7214772F" w14:textId="77777777" w:rsidR="005F6770" w:rsidRDefault="005F6770" w:rsidP="00C83ECE">
            <w:pPr>
              <w:pStyle w:val="CopticVersemulti-line"/>
            </w:pPr>
            <w:r>
              <w:t>ⲉⲧϥⲁⲓ ϧⲁ ⲡⲓϩⲁⲣⲙⲁ ⲛ̀ⲧⲉ Ⲫϯ:</w:t>
            </w:r>
          </w:p>
          <w:p w14:paraId="162D2F47" w14:textId="77777777" w:rsidR="005F6770" w:rsidRDefault="005F6770" w:rsidP="00C83ECE">
            <w:pPr>
              <w:pStyle w:val="CopticVersemulti-line"/>
            </w:pPr>
            <w:r>
              <w:t>ⲟⲩϩⲟ ⲙ̀ⲙⲟⲩⲓ̀ ⲛⲉⲙ ⲟⲩϩⲟ ⲙ̀ⲙⲁⲥⲓ:</w:t>
            </w:r>
          </w:p>
          <w:p w14:paraId="5E7B6B2B" w14:textId="77777777" w:rsidR="005F6770" w:rsidRPr="00C35319" w:rsidRDefault="005F6770" w:rsidP="00C83ECE">
            <w:pPr>
              <w:pStyle w:val="CopticHangingVerse"/>
            </w:pPr>
            <w:r>
              <w:t>ⲛⲉⲙ ⲟⲩϩⲟ ⲛ̀ⲣⲱⲙⲓ ⲛⲉⲙ ⲟⲩϩⲟ ⲛ̀ⲁ̀ⲏ̀ⲧⲟⲥ.</w:t>
            </w:r>
          </w:p>
        </w:tc>
      </w:tr>
    </w:tbl>
    <w:p w14:paraId="6FF7E4BC" w14:textId="77777777" w:rsidR="005F6770" w:rsidRDefault="005F6770" w:rsidP="0082304E">
      <w:pPr>
        <w:pStyle w:val="Heading4"/>
      </w:pPr>
      <w:r>
        <w:t>The Gospel Response for the Four Incorporeal Beasts</w:t>
      </w:r>
    </w:p>
    <w:p w14:paraId="140EF962" w14:textId="77777777" w:rsidR="005F6770" w:rsidRPr="00C14556" w:rsidRDefault="005F6770" w:rsidP="00C14556">
      <w:pPr>
        <w:pStyle w:val="Rubric"/>
      </w:pPr>
      <w:r>
        <w:t>The last verse of the Doxology may be inserted into the Annual Gospel Response.</w:t>
      </w:r>
    </w:p>
    <w:p w14:paraId="456231B0" w14:textId="2E9BD520"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190F8B" w14:textId="77777777" w:rsidR="00072324" w:rsidRDefault="00072324" w:rsidP="00072324">
      <w:pPr>
        <w:pStyle w:val="Heading3"/>
      </w:pPr>
      <w:bookmarkStart w:id="1592" w:name="_Toc459399346"/>
      <w:r>
        <w:t>April 10 / Pharamuthi 15: Consecrating of the Church of St. Agabus the Apostle</w:t>
      </w:r>
      <w:bookmarkEnd w:id="1592"/>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3" w:name="_Toc459399347"/>
      <w:r>
        <w:t xml:space="preserve">April 12 / Pharamuthi 17: Martyrdom of St. </w:t>
      </w:r>
      <w:commentRangeStart w:id="1594"/>
      <w:r>
        <w:t xml:space="preserve">James </w:t>
      </w:r>
      <w:commentRangeEnd w:id="1594"/>
      <w:r>
        <w:rPr>
          <w:rStyle w:val="CommentReference"/>
          <w:rFonts w:eastAsiaTheme="minorHAnsi" w:cstheme="minorBidi"/>
          <w:b w:val="0"/>
          <w:bCs w:val="0"/>
        </w:rPr>
        <w:commentReference w:id="1594"/>
      </w:r>
      <w:r>
        <w:t xml:space="preserve">the brother of </w:t>
      </w:r>
      <w:r w:rsidR="002E495E">
        <w:t>the Lord the bishop of Jerusalem</w:t>
      </w:r>
      <w:bookmarkEnd w:id="1593"/>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5" w:name="_Toc459399348"/>
      <w:r>
        <w:t>April 16 / Pharamuthi 21: Commemoration of the Theotokos</w:t>
      </w:r>
      <w:bookmarkEnd w:id="1595"/>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6" w:name="_Ref434560035"/>
      <w:bookmarkStart w:id="1597" w:name="_Toc459399349"/>
      <w:r>
        <w:lastRenderedPageBreak/>
        <w:t>April 18 / Pharamuthi 23: Martyrdom of St. George the Prince of the Martyrs</w:t>
      </w:r>
      <w:bookmarkEnd w:id="1596"/>
      <w:bookmarkEnd w:id="1597"/>
    </w:p>
    <w:p w14:paraId="480B7CF0" w14:textId="77777777" w:rsidR="00AF6D10" w:rsidRDefault="00AF6D10" w:rsidP="00AF6D10">
      <w:pPr>
        <w:pStyle w:val="Heading4"/>
      </w:pPr>
      <w:bookmarkStart w:id="1598" w:name="_Ref434489211"/>
      <w:r>
        <w:t>Another Doxology of St. George</w:t>
      </w:r>
      <w:bookmarkEnd w:id="1598"/>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F677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lastRenderedPageBreak/>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99" w:name="_Toc459399350"/>
      <w:r>
        <w:t>April 24 / Pharamuthi 29: Commemoration of the Annunciation, Nativity, and Resurrection on the 29</w:t>
      </w:r>
      <w:r w:rsidRPr="00C0205C">
        <w:rPr>
          <w:vertAlign w:val="superscript"/>
        </w:rPr>
        <w:t>th</w:t>
      </w:r>
      <w:r>
        <w:t xml:space="preserve"> of Every Month</w:t>
      </w:r>
      <w:bookmarkEnd w:id="1599"/>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0" w:name="_Toc459399351"/>
      <w:r>
        <w:t xml:space="preserve">April 24 / Pharamuthi 29: </w:t>
      </w:r>
      <w:r w:rsidR="00B52D77">
        <w:t xml:space="preserve">Also the </w:t>
      </w:r>
      <w:r>
        <w:t>Departure of St. Erastus the Apostle</w:t>
      </w:r>
      <w:bookmarkEnd w:id="1600"/>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1" w:name="_Ref434562195"/>
      <w:bookmarkStart w:id="1602" w:name="_Toc459399352"/>
      <w:r>
        <w:t>April 25 / Pharamuthi 30: Martyrdom of St. Mark the Evangelist</w:t>
      </w:r>
      <w:bookmarkEnd w:id="1601"/>
      <w:bookmarkEnd w:id="1602"/>
    </w:p>
    <w:p w14:paraId="1A50F251" w14:textId="77777777" w:rsidR="00072324" w:rsidRDefault="00B46E6E" w:rsidP="00072324">
      <w:pPr>
        <w:pStyle w:val="Heading4"/>
      </w:pPr>
      <w:bookmarkStart w:id="1603" w:name="_Ref434488936"/>
      <w:r>
        <w:t>Another</w:t>
      </w:r>
      <w:r w:rsidR="00072324">
        <w:t xml:space="preserve"> Doxology</w:t>
      </w:r>
      <w:r>
        <w:t xml:space="preserve"> of St. Mark</w:t>
      </w:r>
      <w:bookmarkEnd w:id="1603"/>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F6770">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5"/>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4" w:name="_Toc459399353"/>
      <w:r>
        <w:t>April 26 / Pashons 1: Nativity of the Theotokos</w:t>
      </w:r>
      <w:bookmarkEnd w:id="1604"/>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5" w:name="_Toc459399354"/>
      <w:r>
        <w:t>April 28 /</w:t>
      </w:r>
      <w:r w:rsidR="00F66BB3">
        <w:t xml:space="preserve"> Pashons 3: Departure of St. Jas</w:t>
      </w:r>
      <w:r>
        <w:t>on the Disciple</w:t>
      </w:r>
      <w:bookmarkEnd w:id="1605"/>
    </w:p>
    <w:p w14:paraId="588AE276" w14:textId="12BC87E2" w:rsidR="00191A26" w:rsidRDefault="00191A26" w:rsidP="00191A26">
      <w:pPr>
        <w:pStyle w:val="Rubric"/>
      </w:pPr>
      <w:bookmarkStart w:id="1606" w:name="_Toc410196215"/>
      <w:bookmarkStart w:id="1607" w:name="_Toc410196457"/>
      <w:bookmarkStart w:id="1608" w:name="_Toc410196959"/>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09" w:name="_Toc459399355"/>
      <w:r>
        <w:lastRenderedPageBreak/>
        <w:t>April 28 / Pashons 3: Also St. Theodore</w:t>
      </w:r>
      <w:r w:rsidR="00AF6F9B">
        <w:t xml:space="preserve"> the Disciple of St. Pachom</w:t>
      </w:r>
      <w:bookmarkEnd w:id="1609"/>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0" w:name="_Toc459399209"/>
      <w:bookmarkStart w:id="1611" w:name="May"/>
      <w:bookmarkEnd w:id="1588"/>
      <w:r>
        <w:lastRenderedPageBreak/>
        <w:t>May</w:t>
      </w:r>
      <w:r w:rsidR="00495F1A">
        <w:t xml:space="preserve"> or </w:t>
      </w:r>
      <w:bookmarkEnd w:id="1606"/>
      <w:bookmarkEnd w:id="1607"/>
      <w:bookmarkEnd w:id="1608"/>
      <w:r w:rsidRPr="00FB5E62">
        <w:rPr>
          <w:rFonts w:ascii="FreeSerifAvvaShenouda" w:eastAsia="Arial Unicode MS" w:hAnsi="FreeSerifAvvaShenouda" w:cs="FreeSerifAvvaShenouda"/>
          <w:lang w:val="en-US"/>
        </w:rPr>
        <w:t>Ⲡⲁϣⲁⲛⲥ</w:t>
      </w:r>
      <w:bookmarkEnd w:id="1610"/>
    </w:p>
    <w:bookmarkStart w:id="1612" w:name="_Ref434563583" w:displacedByCustomXml="next"/>
    <w:bookmarkStart w:id="1613" w:name="_Toc410196960" w:displacedByCustomXml="next"/>
    <w:bookmarkStart w:id="1614" w:name="_Toc410196458" w:displacedByCustomXml="next"/>
    <w:bookmarkStart w:id="1615"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DE549C">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DE549C">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DE549C">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DE549C">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DE549C">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DE549C">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DE549C">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DE549C">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DE549C">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DE549C">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DE549C">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DE549C">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DE549C">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DE549C">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DE549C">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DE549C">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DE549C">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DE549C">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DE549C">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DE549C">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6" w:name="_Ref436250616"/>
      <w:bookmarkStart w:id="1617" w:name="_Toc459399356"/>
      <w:r>
        <w:lastRenderedPageBreak/>
        <w:t>May 1 / Pashons 6: St. Macarius of Alexandria, the Presbyter</w:t>
      </w:r>
      <w:bookmarkEnd w:id="1612"/>
      <w:bookmarkEnd w:id="1616"/>
      <w:bookmarkEnd w:id="1617"/>
    </w:p>
    <w:p w14:paraId="65054283" w14:textId="77777777" w:rsidR="00137929" w:rsidRDefault="00137929" w:rsidP="00137929">
      <w:pPr>
        <w:pStyle w:val="Heading4"/>
      </w:pPr>
      <w:bookmarkStart w:id="1618" w:name="_Ref434490596"/>
      <w:r>
        <w:t>The Doxology</w:t>
      </w:r>
      <w:r w:rsidR="00B46E6E">
        <w:t xml:space="preserve"> for St. Macarius of Alexandria, the Presbyter</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19" w:name="_Ref434560539"/>
      <w:bookmarkStart w:id="1620" w:name="_Toc459399357"/>
      <w:r>
        <w:t>May 2 / Pashons 7: St. Athanasius the Apostolic</w:t>
      </w:r>
      <w:bookmarkEnd w:id="1619"/>
      <w:bookmarkEnd w:id="1620"/>
    </w:p>
    <w:p w14:paraId="5C918841" w14:textId="77777777" w:rsidR="00EE657B" w:rsidRDefault="00EE657B" w:rsidP="00EE657B">
      <w:pPr>
        <w:pStyle w:val="Heading4"/>
      </w:pPr>
      <w:bookmarkStart w:id="1621" w:name="_Ref434492183"/>
      <w:r>
        <w:t>The Doxology</w:t>
      </w:r>
      <w:r w:rsidR="00B82753">
        <w:t xml:space="preserve"> for St. Athanasius the Apostolic</w:t>
      </w:r>
      <w:bookmarkEnd w:id="1621"/>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F6770">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2" w:name="_Ref434492196"/>
      <w:r>
        <w:t>Another</w:t>
      </w:r>
      <w:r w:rsidR="0047441D">
        <w:t xml:space="preserve"> Doxology</w:t>
      </w:r>
      <w:r>
        <w:t xml:space="preserve"> for St. Athanasius the Apostolic</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6"/>
            </w:r>
            <w:r>
              <w:t>;</w:t>
            </w:r>
          </w:p>
          <w:p w14:paraId="38DFDD79" w14:textId="77777777" w:rsidR="0047441D" w:rsidRDefault="0047441D" w:rsidP="0047441D">
            <w:pPr>
              <w:pStyle w:val="EngHang"/>
            </w:pPr>
            <w:r>
              <w:t>He sent them “the Father of Peace</w:t>
            </w:r>
            <w:r>
              <w:rPr>
                <w:rStyle w:val="FootnoteReference"/>
              </w:rPr>
              <w:footnoteReference w:id="99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3" w:name="_Toc459399358"/>
      <w:r>
        <w:t>May 7 / Pashons 12: Commemoration of Archangel Michael</w:t>
      </w:r>
      <w:bookmarkEnd w:id="1623"/>
    </w:p>
    <w:p w14:paraId="339D964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18A3268" w14:textId="77777777" w:rsidTr="0082304E">
        <w:trPr>
          <w:cantSplit/>
          <w:jc w:val="center"/>
        </w:trPr>
        <w:tc>
          <w:tcPr>
            <w:tcW w:w="288" w:type="dxa"/>
          </w:tcPr>
          <w:p w14:paraId="3F9A901C" w14:textId="77777777" w:rsidR="005F6770" w:rsidRDefault="005F6770" w:rsidP="0082304E">
            <w:pPr>
              <w:pStyle w:val="CopticCross"/>
            </w:pPr>
          </w:p>
        </w:tc>
        <w:tc>
          <w:tcPr>
            <w:tcW w:w="3960" w:type="dxa"/>
          </w:tcPr>
          <w:p w14:paraId="2797611C" w14:textId="77777777" w:rsidR="005F6770" w:rsidRDefault="005F6770" w:rsidP="00C83ECE">
            <w:pPr>
              <w:pStyle w:val="EngHang"/>
            </w:pPr>
            <w:r>
              <w:t>Through the intercessions</w:t>
            </w:r>
          </w:p>
          <w:p w14:paraId="757527F7" w14:textId="77777777" w:rsidR="005F6770" w:rsidRDefault="005F6770" w:rsidP="00C83ECE">
            <w:pPr>
              <w:pStyle w:val="EngHang"/>
            </w:pPr>
            <w:r>
              <w:t>Of the Four Incorporeal Beasts,</w:t>
            </w:r>
          </w:p>
          <w:p w14:paraId="2A8B22CC" w14:textId="77777777" w:rsidR="005F6770" w:rsidRDefault="005F6770" w:rsidP="00C83ECE">
            <w:pPr>
              <w:pStyle w:val="EngHang"/>
            </w:pPr>
            <w:r>
              <w:t>The ministering flames of fire,</w:t>
            </w:r>
          </w:p>
          <w:p w14:paraId="36C2AD86" w14:textId="77777777" w:rsidR="005F6770" w:rsidRDefault="005F6770" w:rsidP="0082304E">
            <w:pPr>
              <w:pStyle w:val="EngHangEnd"/>
            </w:pPr>
            <w:r>
              <w:t>O Lord, grant us the forgiveness of our sins.</w:t>
            </w:r>
          </w:p>
        </w:tc>
        <w:tc>
          <w:tcPr>
            <w:tcW w:w="288" w:type="dxa"/>
          </w:tcPr>
          <w:p w14:paraId="6587B71C" w14:textId="77777777" w:rsidR="005F6770" w:rsidRDefault="005F6770" w:rsidP="0082304E"/>
        </w:tc>
        <w:tc>
          <w:tcPr>
            <w:tcW w:w="288" w:type="dxa"/>
          </w:tcPr>
          <w:p w14:paraId="22888750" w14:textId="77777777" w:rsidR="005F6770" w:rsidRDefault="005F6770" w:rsidP="0082304E">
            <w:pPr>
              <w:pStyle w:val="CopticCross"/>
            </w:pPr>
          </w:p>
        </w:tc>
        <w:tc>
          <w:tcPr>
            <w:tcW w:w="3960" w:type="dxa"/>
          </w:tcPr>
          <w:p w14:paraId="6ABBCF3E" w14:textId="77777777" w:rsidR="005F6770" w:rsidRDefault="005F6770" w:rsidP="00C83ECE">
            <w:pPr>
              <w:pStyle w:val="CopticVersemulti-line"/>
            </w:pPr>
            <w:r>
              <w:t>Ϩⲓⲧⲉⲛ ⲛⲓⲡ̀ⲣⲉⲥⲃⲓⲁ̀</w:t>
            </w:r>
          </w:p>
          <w:p w14:paraId="420A6CCB" w14:textId="77777777" w:rsidR="005F6770" w:rsidRDefault="005F6770" w:rsidP="00C83ECE">
            <w:pPr>
              <w:pStyle w:val="CopticVersemulti-line"/>
            </w:pPr>
            <w:r>
              <w:t>ⲛ̀ⲧⲉ ⲡⲓϥ̀ⲧⲟⲩ ⲛ̀ⲍⲱⲟⲛ ⲛ̀ⲁⲥⲱⲙⲁⲧⲟⲥ</w:t>
            </w:r>
          </w:p>
          <w:p w14:paraId="24FC7779" w14:textId="77777777" w:rsidR="005F6770" w:rsidRDefault="005F6770" w:rsidP="00C83ECE">
            <w:pPr>
              <w:pStyle w:val="CopticVersemulti-line"/>
            </w:pPr>
            <w:r>
              <w:t>ⲛ̀ⲗⲓⲧⲟⲩⲣⲅⲟⲥ ⲛ̀ϣⲁϩ ⲛ̀ⲭ̀ⲣⲟⲙ:</w:t>
            </w:r>
          </w:p>
          <w:p w14:paraId="04801AA1" w14:textId="77777777" w:rsidR="005F6770" w:rsidRPr="00C35319" w:rsidRDefault="005F6770" w:rsidP="00C83ECE">
            <w:pPr>
              <w:pStyle w:val="CopticHangingVerse"/>
            </w:pPr>
            <w:r>
              <w:t>Ⲡϭⲟⲓⲥ ⲁⲣⲓϩ̀ⲙⲟⲧ ⲛⲁⲛ ⲙ̀ⲡⲓⲭⲱ ⲉ̀ⲃⲟⲗ ⲛ̀ⲧⲉ ⲛⲉⲛⲛⲟⲃⲓ.</w:t>
            </w:r>
          </w:p>
        </w:tc>
      </w:tr>
    </w:tbl>
    <w:p w14:paraId="6DBCA827"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B36D5" w14:textId="77777777" w:rsidTr="00C83ECE">
        <w:trPr>
          <w:cantSplit/>
          <w:jc w:val="center"/>
        </w:trPr>
        <w:tc>
          <w:tcPr>
            <w:tcW w:w="288" w:type="dxa"/>
          </w:tcPr>
          <w:p w14:paraId="798BE157" w14:textId="77777777" w:rsidR="005F6770" w:rsidRDefault="005F6770" w:rsidP="00C83ECE">
            <w:pPr>
              <w:pStyle w:val="CopticCross"/>
            </w:pPr>
          </w:p>
        </w:tc>
        <w:tc>
          <w:tcPr>
            <w:tcW w:w="3960" w:type="dxa"/>
          </w:tcPr>
          <w:p w14:paraId="0650CC82" w14:textId="77777777" w:rsidR="005F6770" w:rsidRDefault="005F6770" w:rsidP="00C83ECE">
            <w:pPr>
              <w:pStyle w:val="EngHang"/>
            </w:pPr>
            <w:r>
              <w:t>Hail to the four incorporeal living beasts,</w:t>
            </w:r>
          </w:p>
          <w:p w14:paraId="64C23B1E" w14:textId="77777777" w:rsidR="005F6770" w:rsidRDefault="005F6770" w:rsidP="00C83ECE">
            <w:pPr>
              <w:pStyle w:val="EngHang"/>
            </w:pPr>
            <w:r>
              <w:t>Carrying the throne of God,</w:t>
            </w:r>
          </w:p>
          <w:p w14:paraId="0A62C7F7" w14:textId="77777777" w:rsidR="005F6770" w:rsidRDefault="005F6770" w:rsidP="00C83ECE">
            <w:pPr>
              <w:pStyle w:val="EngHang"/>
            </w:pPr>
            <w:r>
              <w:t>A lion’s face, and a calf’s face,</w:t>
            </w:r>
          </w:p>
          <w:p w14:paraId="0A9E0EF3" w14:textId="77777777" w:rsidR="005F6770" w:rsidRDefault="005F6770" w:rsidP="00C83ECE">
            <w:pPr>
              <w:pStyle w:val="EngHangEnd"/>
            </w:pPr>
            <w:r>
              <w:t>A man’s face, and an eagle’s face.</w:t>
            </w:r>
          </w:p>
        </w:tc>
        <w:tc>
          <w:tcPr>
            <w:tcW w:w="288" w:type="dxa"/>
          </w:tcPr>
          <w:p w14:paraId="6CB026F0" w14:textId="77777777" w:rsidR="005F6770" w:rsidRDefault="005F6770" w:rsidP="00C83ECE"/>
        </w:tc>
        <w:tc>
          <w:tcPr>
            <w:tcW w:w="288" w:type="dxa"/>
          </w:tcPr>
          <w:p w14:paraId="3CD2BAE6" w14:textId="77777777" w:rsidR="005F6770" w:rsidRDefault="005F6770" w:rsidP="00C83ECE">
            <w:pPr>
              <w:pStyle w:val="CopticCross"/>
            </w:pPr>
          </w:p>
        </w:tc>
        <w:tc>
          <w:tcPr>
            <w:tcW w:w="3960" w:type="dxa"/>
          </w:tcPr>
          <w:p w14:paraId="7B58F12D" w14:textId="77777777" w:rsidR="005F6770" w:rsidRDefault="005F6770" w:rsidP="00C83ECE">
            <w:pPr>
              <w:pStyle w:val="CopticVersemulti-line"/>
            </w:pPr>
            <w:r>
              <w:t>Ⲭⲉⲣⲉ ⲡⲓϥ̀ⲧⲟⲩ ⲛ̀ⲍⲱⲟⲛ ⲛ̀ⲁ̀ⲥⲱⲙⲁⲧⲟⲥ:</w:t>
            </w:r>
          </w:p>
          <w:p w14:paraId="1E295392" w14:textId="77777777" w:rsidR="005F6770" w:rsidRDefault="005F6770" w:rsidP="00C83ECE">
            <w:pPr>
              <w:pStyle w:val="CopticVersemulti-line"/>
            </w:pPr>
            <w:r>
              <w:t>ⲉⲧϥⲁⲓ ϧⲁ ⲡⲓϩⲁⲣⲙⲁ ⲛ̀ⲧⲉ Ⲫϯ:</w:t>
            </w:r>
          </w:p>
          <w:p w14:paraId="3277C435" w14:textId="77777777" w:rsidR="005F6770" w:rsidRDefault="005F6770" w:rsidP="00C83ECE">
            <w:pPr>
              <w:pStyle w:val="CopticVersemulti-line"/>
            </w:pPr>
            <w:r>
              <w:t>ⲟⲩϩⲟ ⲙ̀ⲙⲟⲩⲓ̀ ⲛⲉⲙ ⲟⲩϩⲟ ⲙ̀ⲙⲁⲥⲓ:</w:t>
            </w:r>
          </w:p>
          <w:p w14:paraId="37AEF9A0" w14:textId="77777777" w:rsidR="005F6770" w:rsidRPr="00C35319" w:rsidRDefault="005F6770" w:rsidP="00C83ECE">
            <w:pPr>
              <w:pStyle w:val="CopticHangingVerse"/>
            </w:pPr>
            <w:r>
              <w:t>ⲛⲉⲙ ⲟⲩϩⲟ ⲛ̀ⲣⲱⲙⲓ ⲛⲉⲙ ⲟⲩϩⲟ ⲛ̀ⲁ̀ⲏ̀ⲧⲟⲥ.</w:t>
            </w:r>
          </w:p>
        </w:tc>
      </w:tr>
    </w:tbl>
    <w:p w14:paraId="19635CB4" w14:textId="77777777" w:rsidR="005F6770" w:rsidRDefault="005F6770" w:rsidP="0082304E">
      <w:pPr>
        <w:pStyle w:val="Heading4"/>
      </w:pPr>
      <w:r>
        <w:lastRenderedPageBreak/>
        <w:t>The Gospel Response for the Four Incorporeal Beasts</w:t>
      </w:r>
    </w:p>
    <w:p w14:paraId="13E81845" w14:textId="77777777" w:rsidR="005F6770" w:rsidRPr="00C14556" w:rsidRDefault="005F6770" w:rsidP="00C14556">
      <w:pPr>
        <w:pStyle w:val="Rubric"/>
      </w:pPr>
      <w:r>
        <w:t>The last verse of the Doxology may be inserted into the Annual Gospel Response.</w:t>
      </w:r>
    </w:p>
    <w:p w14:paraId="0F7BBC47" w14:textId="64E5840F"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8F2AB5D" w14:textId="77777777" w:rsidR="00B53E05" w:rsidRDefault="00B53E05" w:rsidP="00B53E05">
      <w:pPr>
        <w:pStyle w:val="Heading3"/>
      </w:pPr>
      <w:bookmarkStart w:id="1624" w:name="_Toc459399359"/>
      <w:r>
        <w:t>May 7 / Pashons 12: Also the Consecration of the Church of St. Demiana</w:t>
      </w:r>
      <w:bookmarkEnd w:id="1624"/>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F677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5" w:name="_Toc459399360"/>
      <w:r>
        <w:t>May 8 / Pashons 13 St. Junia of the Seventy Two Disciples</w:t>
      </w:r>
      <w:bookmarkEnd w:id="1625"/>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6" w:name="_Toc459399361"/>
      <w:r>
        <w:t xml:space="preserve">May 8 / Pashons 13 Also St. </w:t>
      </w:r>
      <w:commentRangeStart w:id="1627"/>
      <w:r>
        <w:t>Arsenius</w:t>
      </w:r>
      <w:commentRangeEnd w:id="1627"/>
      <w:r>
        <w:rPr>
          <w:rStyle w:val="CommentReference"/>
          <w:rFonts w:eastAsiaTheme="minorHAnsi" w:cstheme="minorBidi"/>
          <w:b w:val="0"/>
          <w:bCs w:val="0"/>
        </w:rPr>
        <w:commentReference w:id="1627"/>
      </w:r>
      <w:bookmarkEnd w:id="1626"/>
    </w:p>
    <w:p w14:paraId="2EEE01C8" w14:textId="77777777" w:rsidR="00220DFD" w:rsidRDefault="00220DFD" w:rsidP="00220DFD">
      <w:pPr>
        <w:pStyle w:val="Heading4"/>
      </w:pPr>
      <w:bookmarkStart w:id="1628" w:name="_Ref434490892"/>
      <w:r>
        <w:t>The Doxology</w:t>
      </w:r>
      <w:r w:rsidR="00810F04">
        <w:t xml:space="preserve"> for St. Arsenius</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29" w:name="_Toc459399362"/>
      <w:r>
        <w:t>May 9 / Pashons 14: St. Pachomius</w:t>
      </w:r>
      <w:bookmarkEnd w:id="1629"/>
    </w:p>
    <w:p w14:paraId="1731E46B" w14:textId="77777777" w:rsidR="00C30529" w:rsidRDefault="00C30529" w:rsidP="00C30529">
      <w:pPr>
        <w:pStyle w:val="Heading4"/>
      </w:pPr>
      <w:bookmarkStart w:id="1630" w:name="_Ref434491150"/>
      <w:r>
        <w:t>The Doxology</w:t>
      </w:r>
      <w:r w:rsidR="00810F04">
        <w:t xml:space="preserve"> for St. Pachomius</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1" w:name="_Toc459399363"/>
      <w:r>
        <w:t>May 11 / Pashons 16: Commemoration of St. John the Evangelist</w:t>
      </w:r>
      <w:bookmarkEnd w:id="1631"/>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F677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2" w:name="_Toc459399364"/>
      <w:r>
        <w:t>May 16 / Pashons 21: Commemoration of the Theotokos</w:t>
      </w:r>
      <w:bookmarkEnd w:id="1632"/>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3" w:name="_Toc459399365"/>
      <w:r>
        <w:t xml:space="preserve">May 17 / Pashons 22: Departure of St. Andronicus the </w:t>
      </w:r>
      <w:r w:rsidR="00191A26">
        <w:t>Disciple</w:t>
      </w:r>
      <w:bookmarkEnd w:id="1633"/>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4" w:name="_Toc459399366"/>
      <w:r>
        <w:lastRenderedPageBreak/>
        <w:t xml:space="preserve">May 19 / Pashons 24: </w:t>
      </w:r>
      <w:r w:rsidR="00495F1A">
        <w:t>The Entrance into Egypt</w:t>
      </w:r>
      <w:bookmarkEnd w:id="1615"/>
      <w:bookmarkEnd w:id="1614"/>
      <w:bookmarkEnd w:id="1613"/>
      <w:bookmarkEnd w:id="1634"/>
    </w:p>
    <w:p w14:paraId="608201BF" w14:textId="77777777" w:rsidR="00C30529" w:rsidRDefault="00C30529" w:rsidP="00C30529">
      <w:pPr>
        <w:pStyle w:val="Heading4"/>
      </w:pPr>
      <w:bookmarkStart w:id="1635" w:name="_Ref434477906"/>
      <w:r>
        <w:t>The Doxology</w:t>
      </w:r>
      <w:r w:rsidR="00E21EA3">
        <w:t xml:space="preserve"> for the Entrance into Egypt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6" w:name="_Ref434476089"/>
      <w:r>
        <w:t>The Psali Adam</w:t>
      </w:r>
      <w:r w:rsidR="006C1B94">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lastRenderedPageBreak/>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lastRenderedPageBreak/>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7" w:name="_Ref434476112"/>
      <w:r>
        <w:lastRenderedPageBreak/>
        <w:t>The Psali Batos</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8"/>
            <w:r>
              <w:t>approached</w:t>
            </w:r>
            <w:commentRangeEnd w:id="1638"/>
            <w:r>
              <w:rPr>
                <w:rStyle w:val="CommentReference"/>
              </w:rPr>
              <w:commentReference w:id="163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lastRenderedPageBreak/>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lastRenderedPageBreak/>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39"/>
            <w:r>
              <w:t xml:space="preserve">Ⲫⲱⲕ </w:t>
            </w:r>
            <w:commentRangeEnd w:id="1639"/>
            <w:r>
              <w:rPr>
                <w:rStyle w:val="CommentReference"/>
                <w:rFonts w:ascii="Times New Roman" w:hAnsi="Times New Roman"/>
              </w:rPr>
              <w:commentReference w:id="163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0" w:name="_Toc459399367"/>
      <w:r>
        <w:t>May 19 / Pashons 24: Also, St. Pashnouni, the Monk and Martyr</w:t>
      </w:r>
      <w:bookmarkEnd w:id="1640"/>
    </w:p>
    <w:p w14:paraId="408F0E44" w14:textId="77777777" w:rsidR="00A055D8" w:rsidRDefault="00A055D8" w:rsidP="00A055D8">
      <w:pPr>
        <w:pStyle w:val="Heading4"/>
      </w:pPr>
      <w:bookmarkStart w:id="1641" w:name="_Ref434491429"/>
      <w:r>
        <w:t>The Doxology</w:t>
      </w:r>
      <w:r w:rsidR="00810F04">
        <w:t xml:space="preserve"> for St. Pashnouni</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lastRenderedPageBreak/>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2" w:name="_Toc459399368"/>
      <w:r>
        <w:lastRenderedPageBreak/>
        <w:t xml:space="preserve">May 21 / Pashons 26: </w:t>
      </w:r>
      <w:r w:rsidR="00072324">
        <w:t>Martyrdom of St. Thomas the Apostle</w:t>
      </w:r>
      <w:bookmarkEnd w:id="1642"/>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3" w:name="_Toc459399369"/>
      <w:r>
        <w:t>May 22 / Pashons 27: St. Thomas the Anchorite</w:t>
      </w:r>
      <w:bookmarkEnd w:id="1643"/>
    </w:p>
    <w:p w14:paraId="638D349A" w14:textId="77777777" w:rsidR="007A6E4F" w:rsidRDefault="007A6E4F" w:rsidP="007A6E4F">
      <w:pPr>
        <w:pStyle w:val="Heading4"/>
      </w:pPr>
      <w:bookmarkStart w:id="1644" w:name="_Ref434490403"/>
      <w:r>
        <w:t>The Doxology</w:t>
      </w:r>
      <w:r w:rsidR="00B46E6E">
        <w:t xml:space="preserve"> for St. Thomas the Anchorite</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5"/>
            <w:r>
              <w:t>Like amber</w:t>
            </w:r>
          </w:p>
          <w:p w14:paraId="2CE5E879" w14:textId="77777777" w:rsidR="007A6E4F" w:rsidRDefault="007A6E4F" w:rsidP="007A6E4F">
            <w:pPr>
              <w:pStyle w:val="EngHangEnd"/>
            </w:pPr>
            <w:r>
              <w:t>Spreading in paradise.</w:t>
            </w:r>
            <w:commentRangeEnd w:id="1645"/>
            <w:r>
              <w:rPr>
                <w:rStyle w:val="CommentReference"/>
                <w:rFonts w:ascii="Times New Roman" w:eastAsiaTheme="minorHAnsi" w:hAnsi="Times New Roman" w:cstheme="minorBidi"/>
                <w:color w:val="auto"/>
              </w:rPr>
              <w:commentReference w:id="164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lastRenderedPageBreak/>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6" w:name="_Toc459399370"/>
      <w:r>
        <w:t>May 24 (25) / Pashons 29: Commemoration of the Annunciation, Nativity, and Resurrection on the 29</w:t>
      </w:r>
      <w:r w:rsidRPr="00C0205C">
        <w:rPr>
          <w:vertAlign w:val="superscript"/>
        </w:rPr>
        <w:t>th</w:t>
      </w:r>
      <w:r>
        <w:t xml:space="preserve"> of Every Month</w:t>
      </w:r>
      <w:bookmarkEnd w:id="1646"/>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7" w:name="_Toc459399371"/>
      <w:r>
        <w:t xml:space="preserve">May 24 (25) / Pashons 29: Also St. </w:t>
      </w:r>
      <w:r w:rsidR="00F525F0">
        <w:t>Simeon</w:t>
      </w:r>
      <w:r>
        <w:t xml:space="preserve"> the Stylite</w:t>
      </w:r>
      <w:bookmarkEnd w:id="1647"/>
    </w:p>
    <w:p w14:paraId="6BC6625E" w14:textId="07CBC558" w:rsidR="00F525F0" w:rsidRPr="00F525F0" w:rsidRDefault="00F525F0" w:rsidP="00F525F0">
      <w:pPr>
        <w:pStyle w:val="Heading4"/>
      </w:pPr>
      <w:bookmarkStart w:id="1648" w:name="_Ref439328220"/>
      <w:r>
        <w:t>The Doxology for St. Simeon the Stylite</w:t>
      </w:r>
      <w:r w:rsidR="00BD2B3F">
        <w:rPr>
          <w:rStyle w:val="FootnoteReference"/>
        </w:rPr>
        <w:footnoteReference w:id="998"/>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lastRenderedPageBreak/>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lastRenderedPageBreak/>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49" w:name="_Toc459399372"/>
      <w:r>
        <w:t>May 25 / Pashons 30: Departure of St. Fournous the Disciple</w:t>
      </w:r>
      <w:bookmarkEnd w:id="1649"/>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0" w:name="_Toc459399373"/>
      <w:r>
        <w:t>May 27 / Paoni 2: St. Commemoration of the Appearance of the Bodies of St. John the Baptist and Elisha the Prophet</w:t>
      </w:r>
      <w:bookmarkEnd w:id="1650"/>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1" w:name="_Toc459399374"/>
      <w:r>
        <w:t>May 28 / Paoni 3: Consecration of St. George’s Church</w:t>
      </w:r>
      <w:bookmarkEnd w:id="1651"/>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F677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2" w:name="_Toc459399375"/>
      <w:r>
        <w:t xml:space="preserve">May 28 / Paoni 3: </w:t>
      </w:r>
      <w:r w:rsidR="00601ED3">
        <w:t xml:space="preserve">Also </w:t>
      </w:r>
      <w:r>
        <w:t>St. Abraam of Fayyoum</w:t>
      </w:r>
      <w:bookmarkEnd w:id="1652"/>
    </w:p>
    <w:p w14:paraId="26D71FAF" w14:textId="77777777" w:rsidR="00C30529" w:rsidRDefault="00C30529" w:rsidP="00C30529">
      <w:pPr>
        <w:pStyle w:val="Heading4"/>
      </w:pPr>
      <w:bookmarkStart w:id="1653" w:name="_Ref434492469"/>
      <w:r>
        <w:t>The Doxology</w:t>
      </w:r>
      <w:r w:rsidR="00B82753">
        <w:t xml:space="preserve"> for St. Abraam of Fayyoum</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lastRenderedPageBreak/>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lastRenderedPageBreak/>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7" w:name="_Toc459399376"/>
      <w:r>
        <w:t>May 30 / Paoni 5: Consecration of the Church of St. Victor</w:t>
      </w:r>
      <w:bookmarkEnd w:id="1657"/>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F677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8" w:name="_Toc410196217"/>
      <w:bookmarkStart w:id="1659" w:name="_Toc410196459"/>
      <w:bookmarkStart w:id="1660" w:name="_Toc410196961"/>
      <w:bookmarkStart w:id="1661" w:name="_Toc459399210"/>
      <w:bookmarkStart w:id="1662" w:name="June"/>
      <w:bookmarkEnd w:id="1611"/>
      <w:r>
        <w:lastRenderedPageBreak/>
        <w:t>June</w:t>
      </w:r>
      <w:bookmarkEnd w:id="1658"/>
      <w:bookmarkEnd w:id="1659"/>
      <w:bookmarkEnd w:id="1660"/>
      <w:r w:rsidR="00C30529">
        <w:t xml:space="preserve"> or </w:t>
      </w:r>
      <w:r w:rsidR="00C30529">
        <w:rPr>
          <w:rFonts w:ascii="FreeSerifAvvaShenouda" w:hAnsi="FreeSerifAvvaShenouda" w:cs="FreeSerifAvvaShenouda"/>
        </w:rPr>
        <w:t>Ⲡⲁⲱⲛⲉ</w:t>
      </w:r>
      <w:bookmarkEnd w:id="1661"/>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DE549C">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DE549C">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DE549C">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DE549C">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DE549C">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DE549C">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DE549C">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DE549C">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DE549C">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DE549C">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DE549C">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DE549C">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DE549C">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DE549C">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DE549C">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DE549C">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DE549C">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DE549C">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DE549C">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3" w:name="_Toc459399377"/>
      <w:r>
        <w:lastRenderedPageBreak/>
        <w:t>The Apostles' Fast</w:t>
      </w:r>
      <w:bookmarkEnd w:id="1663"/>
    </w:p>
    <w:p w14:paraId="06362FF7" w14:textId="77777777" w:rsidR="00654C55" w:rsidRDefault="00654C55" w:rsidP="00654C55">
      <w:pPr>
        <w:pStyle w:val="Heading4"/>
      </w:pPr>
      <w:bookmarkStart w:id="1664" w:name="_Ref434476183"/>
      <w:r>
        <w:t>The Psali Adam</w:t>
      </w:r>
      <w:r w:rsidR="006C1B94">
        <w:t xml:space="preserve"> for the Apostles’ Fast</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5" w:name="_Ref434476204"/>
      <w:r>
        <w:t>The Psali Batos</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6"/>
            <w:r>
              <w:t xml:space="preserve">the </w:t>
            </w:r>
            <w:commentRangeEnd w:id="1666"/>
            <w:r>
              <w:rPr>
                <w:rStyle w:val="CommentReference"/>
              </w:rPr>
              <w:commentReference w:id="166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7" w:name="_Toc459399378"/>
      <w:r>
        <w:t>June 6 / Paoni 12: Commemoration of Archangel Michael</w:t>
      </w:r>
      <w:bookmarkEnd w:id="1667"/>
    </w:p>
    <w:p w14:paraId="21CCBF9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747856D" w14:textId="77777777" w:rsidTr="0082304E">
        <w:trPr>
          <w:cantSplit/>
          <w:jc w:val="center"/>
        </w:trPr>
        <w:tc>
          <w:tcPr>
            <w:tcW w:w="288" w:type="dxa"/>
          </w:tcPr>
          <w:p w14:paraId="46DE4225" w14:textId="77777777" w:rsidR="005F6770" w:rsidRDefault="005F6770" w:rsidP="0082304E">
            <w:pPr>
              <w:pStyle w:val="CopticCross"/>
            </w:pPr>
          </w:p>
        </w:tc>
        <w:tc>
          <w:tcPr>
            <w:tcW w:w="3960" w:type="dxa"/>
          </w:tcPr>
          <w:p w14:paraId="579C53D1" w14:textId="77777777" w:rsidR="005F6770" w:rsidRDefault="005F6770" w:rsidP="00C83ECE">
            <w:pPr>
              <w:pStyle w:val="EngHang"/>
            </w:pPr>
            <w:r>
              <w:t>Through the intercessions</w:t>
            </w:r>
          </w:p>
          <w:p w14:paraId="2348529E" w14:textId="77777777" w:rsidR="005F6770" w:rsidRDefault="005F6770" w:rsidP="00C83ECE">
            <w:pPr>
              <w:pStyle w:val="EngHang"/>
            </w:pPr>
            <w:r>
              <w:t>Of the Four Incorporeal Beasts,</w:t>
            </w:r>
          </w:p>
          <w:p w14:paraId="28963B23" w14:textId="77777777" w:rsidR="005F6770" w:rsidRDefault="005F6770" w:rsidP="00C83ECE">
            <w:pPr>
              <w:pStyle w:val="EngHang"/>
            </w:pPr>
            <w:r>
              <w:t>The ministering flames of fire,</w:t>
            </w:r>
          </w:p>
          <w:p w14:paraId="266768FC" w14:textId="77777777" w:rsidR="005F6770" w:rsidRDefault="005F6770" w:rsidP="0082304E">
            <w:pPr>
              <w:pStyle w:val="EngHangEnd"/>
            </w:pPr>
            <w:r>
              <w:t>O Lord, grant us the forgiveness of our sins.</w:t>
            </w:r>
          </w:p>
        </w:tc>
        <w:tc>
          <w:tcPr>
            <w:tcW w:w="288" w:type="dxa"/>
          </w:tcPr>
          <w:p w14:paraId="68335905" w14:textId="77777777" w:rsidR="005F6770" w:rsidRDefault="005F6770" w:rsidP="0082304E"/>
        </w:tc>
        <w:tc>
          <w:tcPr>
            <w:tcW w:w="288" w:type="dxa"/>
          </w:tcPr>
          <w:p w14:paraId="14EB0DFA" w14:textId="77777777" w:rsidR="005F6770" w:rsidRDefault="005F6770" w:rsidP="0082304E">
            <w:pPr>
              <w:pStyle w:val="CopticCross"/>
            </w:pPr>
          </w:p>
        </w:tc>
        <w:tc>
          <w:tcPr>
            <w:tcW w:w="3960" w:type="dxa"/>
          </w:tcPr>
          <w:p w14:paraId="1883FEA6" w14:textId="77777777" w:rsidR="005F6770" w:rsidRDefault="005F6770" w:rsidP="00C83ECE">
            <w:pPr>
              <w:pStyle w:val="CopticVersemulti-line"/>
            </w:pPr>
            <w:r>
              <w:t>Ϩⲓⲧⲉⲛ ⲛⲓⲡ̀ⲣⲉⲥⲃⲓⲁ̀</w:t>
            </w:r>
          </w:p>
          <w:p w14:paraId="1ACCDD14" w14:textId="77777777" w:rsidR="005F6770" w:rsidRDefault="005F6770" w:rsidP="00C83ECE">
            <w:pPr>
              <w:pStyle w:val="CopticVersemulti-line"/>
            </w:pPr>
            <w:r>
              <w:t>ⲛ̀ⲧⲉ ⲡⲓϥ̀ⲧⲟⲩ ⲛ̀ⲍⲱⲟⲛ ⲛ̀ⲁⲥⲱⲙⲁⲧⲟⲥ</w:t>
            </w:r>
          </w:p>
          <w:p w14:paraId="404A19A3" w14:textId="77777777" w:rsidR="005F6770" w:rsidRDefault="005F6770" w:rsidP="00C83ECE">
            <w:pPr>
              <w:pStyle w:val="CopticVersemulti-line"/>
            </w:pPr>
            <w:r>
              <w:t>ⲛ̀ⲗⲓⲧⲟⲩⲣⲅⲟⲥ ⲛ̀ϣⲁϩ ⲛ̀ⲭ̀ⲣⲟⲙ:</w:t>
            </w:r>
          </w:p>
          <w:p w14:paraId="75C66617" w14:textId="77777777" w:rsidR="005F6770" w:rsidRPr="00C35319" w:rsidRDefault="005F6770" w:rsidP="00C83ECE">
            <w:pPr>
              <w:pStyle w:val="CopticHangingVerse"/>
            </w:pPr>
            <w:r>
              <w:t>Ⲡϭⲟⲓⲥ ⲁⲣⲓϩ̀ⲙⲟⲧ ⲛⲁⲛ ⲙ̀ⲡⲓⲭⲱ ⲉ̀ⲃⲟⲗ ⲛ̀ⲧⲉ ⲛⲉⲛⲛⲟⲃⲓ.</w:t>
            </w:r>
          </w:p>
        </w:tc>
      </w:tr>
    </w:tbl>
    <w:p w14:paraId="6DD69736"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F18C7AB" w14:textId="77777777" w:rsidTr="00C83ECE">
        <w:trPr>
          <w:cantSplit/>
          <w:jc w:val="center"/>
        </w:trPr>
        <w:tc>
          <w:tcPr>
            <w:tcW w:w="288" w:type="dxa"/>
          </w:tcPr>
          <w:p w14:paraId="5C73F30B" w14:textId="77777777" w:rsidR="005F6770" w:rsidRDefault="005F6770" w:rsidP="00C83ECE">
            <w:pPr>
              <w:pStyle w:val="CopticCross"/>
            </w:pPr>
          </w:p>
        </w:tc>
        <w:tc>
          <w:tcPr>
            <w:tcW w:w="3960" w:type="dxa"/>
          </w:tcPr>
          <w:p w14:paraId="673FD3B9" w14:textId="77777777" w:rsidR="005F6770" w:rsidRDefault="005F6770" w:rsidP="00C83ECE">
            <w:pPr>
              <w:pStyle w:val="EngHang"/>
            </w:pPr>
            <w:r>
              <w:t>Hail to the four incorporeal living beasts,</w:t>
            </w:r>
          </w:p>
          <w:p w14:paraId="16AA3B2C" w14:textId="77777777" w:rsidR="005F6770" w:rsidRDefault="005F6770" w:rsidP="00C83ECE">
            <w:pPr>
              <w:pStyle w:val="EngHang"/>
            </w:pPr>
            <w:r>
              <w:t>Carrying the throne of God,</w:t>
            </w:r>
          </w:p>
          <w:p w14:paraId="1BACCE18" w14:textId="77777777" w:rsidR="005F6770" w:rsidRDefault="005F6770" w:rsidP="00C83ECE">
            <w:pPr>
              <w:pStyle w:val="EngHang"/>
            </w:pPr>
            <w:r>
              <w:t>A lion’s face, and a calf’s face,</w:t>
            </w:r>
          </w:p>
          <w:p w14:paraId="4F6B30A8" w14:textId="77777777" w:rsidR="005F6770" w:rsidRDefault="005F6770" w:rsidP="00C83ECE">
            <w:pPr>
              <w:pStyle w:val="EngHangEnd"/>
            </w:pPr>
            <w:r>
              <w:t>A man’s face, and an eagle’s face.</w:t>
            </w:r>
          </w:p>
        </w:tc>
        <w:tc>
          <w:tcPr>
            <w:tcW w:w="288" w:type="dxa"/>
          </w:tcPr>
          <w:p w14:paraId="5E3670E0" w14:textId="77777777" w:rsidR="005F6770" w:rsidRDefault="005F6770" w:rsidP="00C83ECE"/>
        </w:tc>
        <w:tc>
          <w:tcPr>
            <w:tcW w:w="288" w:type="dxa"/>
          </w:tcPr>
          <w:p w14:paraId="69952507" w14:textId="77777777" w:rsidR="005F6770" w:rsidRDefault="005F6770" w:rsidP="00C83ECE">
            <w:pPr>
              <w:pStyle w:val="CopticCross"/>
            </w:pPr>
          </w:p>
        </w:tc>
        <w:tc>
          <w:tcPr>
            <w:tcW w:w="3960" w:type="dxa"/>
          </w:tcPr>
          <w:p w14:paraId="19BA6DB7" w14:textId="77777777" w:rsidR="005F6770" w:rsidRDefault="005F6770" w:rsidP="00C83ECE">
            <w:pPr>
              <w:pStyle w:val="CopticVersemulti-line"/>
            </w:pPr>
            <w:r>
              <w:t>Ⲭⲉⲣⲉ ⲡⲓϥ̀ⲧⲟⲩ ⲛ̀ⲍⲱⲟⲛ ⲛ̀ⲁ̀ⲥⲱⲙⲁⲧⲟⲥ:</w:t>
            </w:r>
          </w:p>
          <w:p w14:paraId="200FB5BD" w14:textId="77777777" w:rsidR="005F6770" w:rsidRDefault="005F6770" w:rsidP="00C83ECE">
            <w:pPr>
              <w:pStyle w:val="CopticVersemulti-line"/>
            </w:pPr>
            <w:r>
              <w:t>ⲉⲧϥⲁⲓ ϧⲁ ⲡⲓϩⲁⲣⲙⲁ ⲛ̀ⲧⲉ Ⲫϯ:</w:t>
            </w:r>
          </w:p>
          <w:p w14:paraId="15BBC63D" w14:textId="77777777" w:rsidR="005F6770" w:rsidRDefault="005F6770" w:rsidP="00C83ECE">
            <w:pPr>
              <w:pStyle w:val="CopticVersemulti-line"/>
            </w:pPr>
            <w:r>
              <w:t>ⲟⲩϩⲟ ⲙ̀ⲙⲟⲩⲓ̀ ⲛⲉⲙ ⲟⲩϩⲟ ⲙ̀ⲙⲁⲥⲓ:</w:t>
            </w:r>
          </w:p>
          <w:p w14:paraId="5FB0DCF0" w14:textId="77777777" w:rsidR="005F6770" w:rsidRPr="00C35319" w:rsidRDefault="005F6770" w:rsidP="00C83ECE">
            <w:pPr>
              <w:pStyle w:val="CopticHangingVerse"/>
            </w:pPr>
            <w:r>
              <w:t>ⲛⲉⲙ ⲟⲩϩⲟ ⲛ̀ⲣⲱⲙⲓ ⲛⲉⲙ ⲟⲩϩⲟ ⲛ̀ⲁ̀ⲏ̀ⲧⲟⲥ.</w:t>
            </w:r>
          </w:p>
        </w:tc>
      </w:tr>
    </w:tbl>
    <w:p w14:paraId="14B0B4DA" w14:textId="77777777" w:rsidR="005F6770" w:rsidRDefault="005F6770" w:rsidP="0082304E">
      <w:pPr>
        <w:pStyle w:val="Heading4"/>
      </w:pPr>
      <w:r>
        <w:lastRenderedPageBreak/>
        <w:t>The Gospel Response for the Four Incorporeal Beasts</w:t>
      </w:r>
    </w:p>
    <w:p w14:paraId="5A16DED8" w14:textId="77777777" w:rsidR="005F6770" w:rsidRPr="00C14556" w:rsidRDefault="005F6770" w:rsidP="00C14556">
      <w:pPr>
        <w:pStyle w:val="Rubric"/>
      </w:pPr>
      <w:r>
        <w:t>The last verse of the Doxology may be inserted into the Annual Gospel Response.</w:t>
      </w:r>
    </w:p>
    <w:p w14:paraId="1BB435AB" w14:textId="1C5F6565"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B7BA1A2" w14:textId="77777777" w:rsidR="00595AF3" w:rsidRDefault="00595AF3" w:rsidP="00595AF3">
      <w:pPr>
        <w:pStyle w:val="Heading3"/>
      </w:pPr>
      <w:bookmarkStart w:id="1668" w:name="_Toc459399379"/>
      <w:r>
        <w:t>June 7 / Paoni 13: Archangel Gabriel</w:t>
      </w:r>
      <w:r w:rsidR="00D31016">
        <w:t>, the Evangelist of Daniel</w:t>
      </w:r>
      <w:bookmarkEnd w:id="1668"/>
    </w:p>
    <w:p w14:paraId="00F4ACC1" w14:textId="77777777" w:rsidR="00595AF3" w:rsidRPr="00980D99" w:rsidRDefault="00595AF3" w:rsidP="00595AF3">
      <w:pPr>
        <w:pStyle w:val="Heading4"/>
      </w:pPr>
      <w:bookmarkStart w:id="1669" w:name="_Ref434488149"/>
      <w:r>
        <w:t>The Doxology</w:t>
      </w:r>
      <w:r w:rsidR="00B46E6E">
        <w:t xml:space="preserve"> for Archangel Gabriel, the Evangelist of Daniel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0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0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0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0" w:name="_Ref434564551"/>
      <w:bookmarkStart w:id="1671" w:name="_Toc459399380"/>
      <w:r>
        <w:lastRenderedPageBreak/>
        <w:t>June 8 / Paoni 14: Sts. Apakir and John</w:t>
      </w:r>
      <w:bookmarkEnd w:id="1670"/>
      <w:bookmarkEnd w:id="1671"/>
    </w:p>
    <w:p w14:paraId="25CBD4EF" w14:textId="77777777" w:rsidR="006A0D7C" w:rsidRPr="00980D99" w:rsidRDefault="006A0D7C" w:rsidP="006A0D7C">
      <w:pPr>
        <w:pStyle w:val="Heading4"/>
      </w:pPr>
      <w:bookmarkStart w:id="1672" w:name="_Ref434489722"/>
      <w:r>
        <w:t>The Doxology</w:t>
      </w:r>
      <w:r w:rsidR="00B46E6E">
        <w:t xml:space="preserve"> for Sts. Apakir and John</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3" w:name="_Toc459399381"/>
      <w:r>
        <w:rPr>
          <w:lang w:val="en-US"/>
        </w:rPr>
        <w:lastRenderedPageBreak/>
        <w:t>June 9 / Paoni 15: Handing over of St. Mark's Relics</w:t>
      </w:r>
      <w:bookmarkEnd w:id="1673"/>
    </w:p>
    <w:p w14:paraId="12A16B61" w14:textId="77777777" w:rsidR="00980D99" w:rsidRDefault="00980D99" w:rsidP="00980D99">
      <w:pPr>
        <w:pStyle w:val="Heading3"/>
        <w:rPr>
          <w:lang w:val="en-US"/>
        </w:rPr>
      </w:pPr>
      <w:bookmarkStart w:id="1674" w:name="_Toc459399382"/>
      <w:r>
        <w:rPr>
          <w:lang w:val="en-US"/>
        </w:rPr>
        <w:t>June 11 / Paoni 17: Return of St. Mark's Relics</w:t>
      </w:r>
      <w:bookmarkEnd w:id="1674"/>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F677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5" w:name="_Toc459399383"/>
      <w:r>
        <w:rPr>
          <w:lang w:val="en-US"/>
        </w:rPr>
        <w:t>June 13 / Paoni 19: Martyrdom of St. George of Zahim</w:t>
      </w:r>
      <w:bookmarkEnd w:id="1675"/>
    </w:p>
    <w:p w14:paraId="4EBBC2F1" w14:textId="77777777" w:rsidR="006D27E4" w:rsidRPr="00980D99" w:rsidRDefault="006D27E4" w:rsidP="006D27E4">
      <w:pPr>
        <w:pStyle w:val="Heading4"/>
      </w:pPr>
      <w:bookmarkStart w:id="1676" w:name="_Ref434489925"/>
      <w:r>
        <w:t>The Doxology</w:t>
      </w:r>
      <w:r w:rsidR="00B46E6E">
        <w:t xml:space="preserve"> for St. George of Zahim</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0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7" w:name="_Toc459399384"/>
      <w:r>
        <w:t>June 15 / Paoni 21: Commemoration of the Theotokos</w:t>
      </w:r>
      <w:bookmarkEnd w:id="1677"/>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8" w:name="_Toc459399385"/>
      <w:r>
        <w:t>June 16 / Paoni 22: Consecration of a Church of St. Cosmas and Damian, Their Brothers and Their Mother</w:t>
      </w:r>
      <w:bookmarkEnd w:id="1678"/>
    </w:p>
    <w:p w14:paraId="11732CBC" w14:textId="77777777" w:rsidR="005F6770"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5F6770">
        <w:t>November 17 (18) / Athor 21: St. Gregory the Wonderworker</w:t>
      </w:r>
    </w:p>
    <w:p w14:paraId="0A87E2D2"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4CA8CD6B" w14:textId="77777777" w:rsidTr="00325E43">
        <w:trPr>
          <w:cantSplit/>
          <w:jc w:val="center"/>
        </w:trPr>
        <w:tc>
          <w:tcPr>
            <w:tcW w:w="288" w:type="dxa"/>
          </w:tcPr>
          <w:p w14:paraId="1A154073" w14:textId="77777777" w:rsidR="005F6770" w:rsidRDefault="005F6770" w:rsidP="00325E43">
            <w:pPr>
              <w:pStyle w:val="CopticCross"/>
            </w:pPr>
          </w:p>
        </w:tc>
        <w:tc>
          <w:tcPr>
            <w:tcW w:w="3960" w:type="dxa"/>
          </w:tcPr>
          <w:p w14:paraId="3C562B0F" w14:textId="77777777" w:rsidR="005F6770" w:rsidRDefault="005F6770" w:rsidP="00DA4B37">
            <w:pPr>
              <w:pStyle w:val="EngHang"/>
              <w:rPr>
                <w:lang w:eastAsia="zh-CN"/>
              </w:rPr>
            </w:pPr>
            <w:r>
              <w:rPr>
                <w:lang w:eastAsia="zh-CN"/>
              </w:rPr>
              <w:t>By your way of life,</w:t>
            </w:r>
          </w:p>
          <w:p w14:paraId="50BEA987" w14:textId="77777777" w:rsidR="005F6770" w:rsidRDefault="005F6770" w:rsidP="00DA4B37">
            <w:pPr>
              <w:pStyle w:val="EngHang"/>
              <w:rPr>
                <w:lang w:eastAsia="zh-CN"/>
              </w:rPr>
            </w:pPr>
            <w:r>
              <w:rPr>
                <w:lang w:eastAsia="zh-CN"/>
              </w:rPr>
              <w:t>Your vigilance in prayer,</w:t>
            </w:r>
          </w:p>
          <w:p w14:paraId="3D7A7A08"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1EA86484"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3D24ED1A" w14:textId="77777777" w:rsidR="005F6770" w:rsidRDefault="005F6770" w:rsidP="00325E43"/>
        </w:tc>
      </w:tr>
      <w:tr w:rsidR="005F6770" w14:paraId="420C61F1" w14:textId="77777777" w:rsidTr="00325E43">
        <w:trPr>
          <w:cantSplit/>
          <w:jc w:val="center"/>
        </w:trPr>
        <w:tc>
          <w:tcPr>
            <w:tcW w:w="288" w:type="dxa"/>
          </w:tcPr>
          <w:p w14:paraId="02DD6CF3" w14:textId="77777777" w:rsidR="005F6770" w:rsidRDefault="005F6770" w:rsidP="00325E43">
            <w:pPr>
              <w:pStyle w:val="CopticCross"/>
            </w:pPr>
            <w:r w:rsidRPr="00FB5ACB">
              <w:t>¿</w:t>
            </w:r>
          </w:p>
        </w:tc>
        <w:tc>
          <w:tcPr>
            <w:tcW w:w="3960" w:type="dxa"/>
          </w:tcPr>
          <w:p w14:paraId="03A9490C"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0640FA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69B85BC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0A60379"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BE02C32" w14:textId="77777777" w:rsidR="005F6770" w:rsidRDefault="005F6770" w:rsidP="00325E43"/>
        </w:tc>
      </w:tr>
      <w:tr w:rsidR="005F6770" w14:paraId="28F38F48" w14:textId="77777777" w:rsidTr="00325E43">
        <w:trPr>
          <w:cantSplit/>
          <w:jc w:val="center"/>
        </w:trPr>
        <w:tc>
          <w:tcPr>
            <w:tcW w:w="288" w:type="dxa"/>
          </w:tcPr>
          <w:p w14:paraId="701623FA" w14:textId="77777777" w:rsidR="005F6770" w:rsidRDefault="005F6770" w:rsidP="00325E43">
            <w:pPr>
              <w:pStyle w:val="CopticCross"/>
            </w:pPr>
          </w:p>
        </w:tc>
        <w:tc>
          <w:tcPr>
            <w:tcW w:w="3960" w:type="dxa"/>
          </w:tcPr>
          <w:p w14:paraId="1C6F2E5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7050ED6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BB0A50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72B77C9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0432B918" w14:textId="77777777" w:rsidR="005F6770" w:rsidRDefault="005F6770" w:rsidP="00325E43"/>
        </w:tc>
      </w:tr>
      <w:tr w:rsidR="005F6770" w14:paraId="154B320E" w14:textId="77777777" w:rsidTr="00325E43">
        <w:trPr>
          <w:cantSplit/>
          <w:jc w:val="center"/>
        </w:trPr>
        <w:tc>
          <w:tcPr>
            <w:tcW w:w="288" w:type="dxa"/>
          </w:tcPr>
          <w:p w14:paraId="22CC9486" w14:textId="77777777" w:rsidR="005F6770" w:rsidRDefault="005F6770" w:rsidP="00325E43">
            <w:pPr>
              <w:pStyle w:val="CopticCross"/>
            </w:pPr>
            <w:r w:rsidRPr="00FB5ACB">
              <w:lastRenderedPageBreak/>
              <w:t>¿</w:t>
            </w:r>
          </w:p>
        </w:tc>
        <w:tc>
          <w:tcPr>
            <w:tcW w:w="3960" w:type="dxa"/>
          </w:tcPr>
          <w:p w14:paraId="1D6AAA9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201EB7B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557A0FE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6C06AB4"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5ECA632A" w14:textId="77777777" w:rsidR="005F6770" w:rsidRDefault="005F6770" w:rsidP="00325E43"/>
        </w:tc>
      </w:tr>
      <w:tr w:rsidR="005F6770" w14:paraId="7779A3FC" w14:textId="77777777" w:rsidTr="00325E43">
        <w:trPr>
          <w:cantSplit/>
          <w:jc w:val="center"/>
        </w:trPr>
        <w:tc>
          <w:tcPr>
            <w:tcW w:w="288" w:type="dxa"/>
          </w:tcPr>
          <w:p w14:paraId="00CBF6DE" w14:textId="77777777" w:rsidR="005F6770" w:rsidRDefault="005F6770" w:rsidP="00325E43">
            <w:pPr>
              <w:pStyle w:val="CopticCross"/>
            </w:pPr>
          </w:p>
        </w:tc>
        <w:tc>
          <w:tcPr>
            <w:tcW w:w="3960" w:type="dxa"/>
          </w:tcPr>
          <w:p w14:paraId="2BCA437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098B1B8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38AAD8B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D4923E3"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49F28232" w14:textId="77777777" w:rsidR="005F6770" w:rsidRDefault="005F6770" w:rsidP="00325E43"/>
        </w:tc>
      </w:tr>
    </w:tbl>
    <w:p w14:paraId="41853561" w14:textId="1FFC9743" w:rsidR="00027E5B" w:rsidRPr="005329C1" w:rsidRDefault="005F6770"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Pr>
          <w:noProof/>
        </w:rPr>
        <w:t>649</w:t>
      </w:r>
      <w:r w:rsidR="002409EF">
        <w:fldChar w:fldCharType="end"/>
      </w:r>
      <w:r w:rsidR="00027E5B">
        <w:t>.</w:t>
      </w:r>
    </w:p>
    <w:p w14:paraId="2E5DB3E3" w14:textId="77777777" w:rsidR="00980D99" w:rsidRDefault="00980D99" w:rsidP="00980D99">
      <w:pPr>
        <w:pStyle w:val="Heading3"/>
        <w:rPr>
          <w:lang w:val="en-US"/>
        </w:rPr>
      </w:pPr>
      <w:bookmarkStart w:id="1679" w:name="_Toc459399386"/>
      <w:r>
        <w:rPr>
          <w:lang w:val="en-US"/>
        </w:rPr>
        <w:t xml:space="preserve">June 18 / Paoni 24: </w:t>
      </w:r>
      <w:r w:rsidR="001B4E41">
        <w:rPr>
          <w:lang w:val="en-US"/>
        </w:rPr>
        <w:t xml:space="preserve">The Strong </w:t>
      </w:r>
      <w:r>
        <w:rPr>
          <w:lang w:val="en-US"/>
        </w:rPr>
        <w:t>St. Moses</w:t>
      </w:r>
      <w:bookmarkEnd w:id="1679"/>
    </w:p>
    <w:p w14:paraId="5BCAE9A6" w14:textId="77777777" w:rsidR="00980D99" w:rsidRDefault="00980D99" w:rsidP="00980D99">
      <w:pPr>
        <w:pStyle w:val="Heading4"/>
        <w:rPr>
          <w:lang w:val="en-US"/>
        </w:rPr>
      </w:pPr>
      <w:bookmarkStart w:id="1680" w:name="_Ref434491006"/>
      <w:r>
        <w:rPr>
          <w:lang w:val="en-US"/>
        </w:rPr>
        <w:t>The Doxology</w:t>
      </w:r>
      <w:r w:rsidR="00810F04">
        <w:rPr>
          <w:lang w:val="en-US"/>
        </w:rPr>
        <w:t xml:space="preserve"> for the Strong St. Moses</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1" w:name="_Toc459399387"/>
      <w:r>
        <w:rPr>
          <w:lang w:val="en-US"/>
        </w:rPr>
        <w:t>June 19 / Paoni 25: Martyrdom of St</w:t>
      </w:r>
      <w:r w:rsidR="00191A26">
        <w:rPr>
          <w:lang w:val="en-US"/>
        </w:rPr>
        <w:t>. Jude the Disciple and Epistle-</w:t>
      </w:r>
      <w:r>
        <w:rPr>
          <w:lang w:val="en-US"/>
        </w:rPr>
        <w:t>Writer</w:t>
      </w:r>
      <w:bookmarkEnd w:id="1691"/>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2" w:name="_Toc459399388"/>
      <w:r>
        <w:t xml:space="preserve">June 20 / Paoni 26: </w:t>
      </w:r>
      <w:r w:rsidR="00237D47">
        <w:t xml:space="preserve">Consecration of the Church of </w:t>
      </w:r>
      <w:r>
        <w:t>Archangel Gabriel</w:t>
      </w:r>
      <w:bookmarkEnd w:id="1692"/>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5F6770">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3" w:name="_Toc459399389"/>
      <w:r>
        <w:rPr>
          <w:lang w:val="en-US"/>
        </w:rPr>
        <w:t>June 21 / Paoni 27: Martyrdom of St. Ananias the Apostle</w:t>
      </w:r>
      <w:bookmarkEnd w:id="1693"/>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4" w:name="_Toc459399390"/>
      <w:r>
        <w:lastRenderedPageBreak/>
        <w:t>June 23 / Paoni 29: Commemoration of the Annunciation, Nativity, and Resurrection on the 29</w:t>
      </w:r>
      <w:r w:rsidRPr="00C0205C">
        <w:rPr>
          <w:vertAlign w:val="superscript"/>
        </w:rPr>
        <w:t>th</w:t>
      </w:r>
      <w:r>
        <w:t xml:space="preserve"> of Every Month</w:t>
      </w:r>
      <w:bookmarkEnd w:id="1694"/>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5" w:name="_Toc459399391"/>
      <w:r>
        <w:rPr>
          <w:lang w:val="en-US"/>
        </w:rPr>
        <w:t>June 24 / Paoni 30: The Nativity of St. John the Baptist</w:t>
      </w:r>
      <w:bookmarkEnd w:id="1695"/>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6" w:name="_Toc459399392"/>
      <w:r>
        <w:t>June 26 / Epip 2: Departure of St. Thaddaeus the Apostle</w:t>
      </w:r>
      <w:bookmarkEnd w:id="1696"/>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7" w:name="_Toc459399393"/>
      <w:r>
        <w:t>June 27 / Epip 3: St. Cyril of Alexandria</w:t>
      </w:r>
      <w:bookmarkEnd w:id="1697"/>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8" w:name="_Toc459399394"/>
      <w:r>
        <w:t>June 28 / Epip 4: Sts. Apakir and John</w:t>
      </w:r>
      <w:bookmarkEnd w:id="1698"/>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F677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699"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99"/>
    </w:p>
    <w:p w14:paraId="6FD478B9" w14:textId="77777777" w:rsidR="004C7F73" w:rsidRDefault="004C7F73" w:rsidP="004C7F73">
      <w:pPr>
        <w:pStyle w:val="Heading4"/>
      </w:pPr>
      <w:bookmarkStart w:id="1700" w:name="_Ref434477973"/>
      <w:r>
        <w:t>The Doxology of Sts. Peter and Paul</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1"/>
            <w:r>
              <w:t>Are the working husbandmen</w:t>
            </w:r>
            <w:commentRangeEnd w:id="1701"/>
            <w:r>
              <w:rPr>
                <w:rStyle w:val="CommentReference"/>
                <w:rFonts w:ascii="Times New Roman" w:eastAsiaTheme="minorHAnsi" w:hAnsi="Times New Roman" w:cstheme="minorBidi"/>
                <w:color w:val="auto"/>
              </w:rPr>
              <w:commentReference w:id="170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2"/>
            <w:r>
              <w:t xml:space="preserve">With </w:t>
            </w:r>
            <w:commentRangeEnd w:id="1702"/>
            <w:r>
              <w:rPr>
                <w:rStyle w:val="CommentReference"/>
                <w:rFonts w:ascii="Times New Roman" w:eastAsiaTheme="minorHAnsi" w:hAnsi="Times New Roman" w:cstheme="minorBidi"/>
                <w:color w:val="auto"/>
              </w:rPr>
              <w:commentReference w:id="170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3"/>
            <w:commentRangeStart w:id="1704"/>
            <w:r>
              <w:t xml:space="preserve">sound </w:t>
            </w:r>
            <w:commentRangeEnd w:id="1703"/>
            <w:r>
              <w:rPr>
                <w:rStyle w:val="CommentReference"/>
                <w:rFonts w:ascii="Times New Roman" w:eastAsiaTheme="minorHAnsi" w:hAnsi="Times New Roman" w:cstheme="minorBidi"/>
                <w:color w:val="auto"/>
              </w:rPr>
              <w:commentReference w:id="1703"/>
            </w:r>
            <w:commentRangeEnd w:id="1704"/>
            <w:r>
              <w:rPr>
                <w:rStyle w:val="CommentReference"/>
                <w:rFonts w:ascii="Times New Roman" w:eastAsiaTheme="minorHAnsi" w:hAnsi="Times New Roman" w:cstheme="minorBidi"/>
                <w:color w:val="auto"/>
              </w:rPr>
              <w:commentReference w:id="170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5" w:name="_Ref434488724"/>
      <w:r>
        <w:t>The Doxology of St. Paul</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7"/>
            <w:r>
              <w:t xml:space="preserve">To </w:t>
            </w:r>
            <w:commentRangeEnd w:id="1707"/>
            <w:r>
              <w:rPr>
                <w:rStyle w:val="CommentReference"/>
                <w:rFonts w:ascii="Times New Roman" w:eastAsiaTheme="minorHAnsi" w:hAnsi="Times New Roman" w:cstheme="minorBidi"/>
                <w:color w:val="auto"/>
              </w:rPr>
              <w:commentReference w:id="1707"/>
            </w:r>
            <w:r>
              <w:t xml:space="preserve">all the </w:t>
            </w:r>
            <w:commentRangeStart w:id="1708"/>
            <w:r>
              <w:t>Gentiles</w:t>
            </w:r>
            <w:commentRangeEnd w:id="1708"/>
            <w:r>
              <w:rPr>
                <w:rStyle w:val="CommentReference"/>
                <w:rFonts w:ascii="Times New Roman" w:eastAsiaTheme="minorHAnsi" w:hAnsi="Times New Roman" w:cstheme="minorBidi"/>
                <w:color w:val="auto"/>
              </w:rPr>
              <w:commentReference w:id="170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09"/>
            <w:r>
              <w:t>To be completely filled</w:t>
            </w:r>
          </w:p>
          <w:p w14:paraId="68A85021" w14:textId="77777777" w:rsidR="00306181" w:rsidRDefault="00306181" w:rsidP="00306181">
            <w:pPr>
              <w:pStyle w:val="EngHangEnd"/>
            </w:pPr>
            <w:r>
              <w:t>With God in love.</w:t>
            </w:r>
            <w:commentRangeEnd w:id="1709"/>
            <w:r>
              <w:rPr>
                <w:rStyle w:val="CommentReference"/>
                <w:rFonts w:ascii="Times New Roman" w:eastAsiaTheme="minorHAnsi" w:hAnsi="Times New Roman" w:cstheme="minorBidi"/>
                <w:color w:val="auto"/>
              </w:rPr>
              <w:commentReference w:id="170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0" w:name="_Ref434476236"/>
      <w:r>
        <w:lastRenderedPageBreak/>
        <w:t>The Psali Adam</w:t>
      </w:r>
      <w:r w:rsidR="006C1B94">
        <w:t xml:space="preserve"> for the Apostles’ Feast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1" w:name="_Ref434476261"/>
      <w:r>
        <w:t>The Psali Batos</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2" w:name="_Toc459399396"/>
      <w:r>
        <w:rPr>
          <w:lang w:val="en-US"/>
        </w:rPr>
        <w:lastRenderedPageBreak/>
        <w:t>June 30 / Epip 6: Martyrdom of St. Aoulimpas the Apostle</w:t>
      </w:r>
      <w:bookmarkEnd w:id="1712"/>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3" w:name="_Toc410196218"/>
      <w:bookmarkStart w:id="1714" w:name="_Toc410196460"/>
      <w:bookmarkStart w:id="1715" w:name="_Toc410196962"/>
      <w:bookmarkStart w:id="1716" w:name="_Toc459399211"/>
      <w:bookmarkStart w:id="1717" w:name="July"/>
      <w:bookmarkEnd w:id="1662"/>
      <w:r>
        <w:lastRenderedPageBreak/>
        <w:t>July</w:t>
      </w:r>
      <w:bookmarkEnd w:id="1713"/>
      <w:bookmarkEnd w:id="1714"/>
      <w:bookmarkEnd w:id="1715"/>
      <w:r w:rsidR="00980D99">
        <w:t xml:space="preserve"> or </w:t>
      </w:r>
      <w:r w:rsidR="00980D99">
        <w:rPr>
          <w:rFonts w:ascii="FreeSerifAvvaShenouda" w:hAnsi="FreeSerifAvvaShenouda" w:cs="FreeSerifAvvaShenouda"/>
        </w:rPr>
        <w:t>Ⲉⲡⲏⲡ</w:t>
      </w:r>
      <w:bookmarkEnd w:id="1716"/>
    </w:p>
    <w:bookmarkStart w:id="1718" w:name="_Ref434562742" w:displacedByCustomXml="next"/>
    <w:bookmarkStart w:id="1719" w:name="_Toc410196965" w:displacedByCustomXml="next"/>
    <w:bookmarkStart w:id="1720" w:name="_Toc410196463" w:displacedByCustomXml="next"/>
    <w:bookmarkStart w:id="1721"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DE549C">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DE549C">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DE549C">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DE549C">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DE549C">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DE549C">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DE549C">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DE549C">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DE549C">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DE549C">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DE549C">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DE549C">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DE549C">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DE549C">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DE549C">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DE549C">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2" w:name="_Ref436250323"/>
      <w:bookmarkStart w:id="1723" w:name="_Toc459399397"/>
      <w:r>
        <w:rPr>
          <w:rFonts w:ascii="Times New Roman" w:hAnsi="Times New Roman" w:cs="Times New Roman"/>
        </w:rPr>
        <w:lastRenderedPageBreak/>
        <w:t>July 1 / Epip 7: St. Shenoute</w:t>
      </w:r>
      <w:bookmarkEnd w:id="1718"/>
      <w:bookmarkEnd w:id="1722"/>
      <w:bookmarkEnd w:id="1723"/>
    </w:p>
    <w:p w14:paraId="5B5A5AD3" w14:textId="77777777" w:rsidR="00980D99" w:rsidRDefault="00980D99" w:rsidP="00980D99">
      <w:pPr>
        <w:pStyle w:val="Heading4"/>
        <w:rPr>
          <w:lang w:val="en-US"/>
        </w:rPr>
      </w:pPr>
      <w:bookmarkStart w:id="1724" w:name="_Ref434491186"/>
      <w:r>
        <w:rPr>
          <w:lang w:val="en-US"/>
        </w:rPr>
        <w:t>The Doxology</w:t>
      </w:r>
      <w:r w:rsidR="00810F04">
        <w:rPr>
          <w:lang w:val="en-US"/>
        </w:rPr>
        <w:t xml:space="preserve"> for St. Shenoute</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8" w:name="_Ref434491207"/>
      <w:r>
        <w:rPr>
          <w:lang w:val="en-US"/>
        </w:rPr>
        <w:t>A Doxology for St. Besa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29" w:name="_Toc459399398"/>
      <w:r>
        <w:rPr>
          <w:rFonts w:ascii="Times New Roman" w:hAnsi="Times New Roman" w:cs="Times New Roman"/>
        </w:rPr>
        <w:t>July 1 / Epip 7: Also St. Ignatius</w:t>
      </w:r>
      <w:bookmarkEnd w:id="1729"/>
    </w:p>
    <w:p w14:paraId="08CD1881" w14:textId="77777777" w:rsidR="00980D99" w:rsidRDefault="00980D99" w:rsidP="00980D99">
      <w:pPr>
        <w:pStyle w:val="Heading3"/>
        <w:rPr>
          <w:lang w:val="en-US"/>
        </w:rPr>
      </w:pPr>
      <w:bookmarkStart w:id="1730" w:name="_Ref434560325"/>
      <w:bookmarkStart w:id="1731" w:name="_Toc459399399"/>
      <w:r>
        <w:rPr>
          <w:lang w:val="en-US"/>
        </w:rPr>
        <w:t>July 2 / Epip 8: St. Pishoy</w:t>
      </w:r>
      <w:bookmarkEnd w:id="1730"/>
      <w:bookmarkEnd w:id="1731"/>
    </w:p>
    <w:p w14:paraId="3F31CCDA" w14:textId="77777777" w:rsidR="00980D99" w:rsidRDefault="00980D99" w:rsidP="00980D99">
      <w:pPr>
        <w:pStyle w:val="Heading4"/>
        <w:rPr>
          <w:lang w:val="en-US"/>
        </w:rPr>
      </w:pPr>
      <w:bookmarkStart w:id="1732" w:name="_Ref434490783"/>
      <w:r>
        <w:rPr>
          <w:lang w:val="en-US"/>
        </w:rPr>
        <w:t>The Doxology</w:t>
      </w:r>
      <w:r w:rsidR="00810F04">
        <w:rPr>
          <w:lang w:val="en-US"/>
        </w:rPr>
        <w:t xml:space="preserve"> for St. Pishoy</w:t>
      </w:r>
      <w:bookmarkEnd w:id="1732"/>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F677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1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1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2" w:name="_Toc459399400"/>
      <w:r>
        <w:t>The Virgin’s Fast</w:t>
      </w:r>
      <w:bookmarkEnd w:id="1721"/>
      <w:bookmarkEnd w:id="1720"/>
      <w:bookmarkEnd w:id="1719"/>
      <w:bookmarkEnd w:id="1742"/>
    </w:p>
    <w:p w14:paraId="67B94F6A" w14:textId="77777777" w:rsidR="005B716A" w:rsidRDefault="005B716A" w:rsidP="005B716A">
      <w:pPr>
        <w:pStyle w:val="Heading3"/>
        <w:rPr>
          <w:lang w:val="en-US"/>
        </w:rPr>
      </w:pPr>
      <w:bookmarkStart w:id="1743" w:name="_Toc459399401"/>
      <w:r>
        <w:rPr>
          <w:lang w:val="en-US"/>
        </w:rPr>
        <w:t>July 3 / Epip 9: Martyrdom of</w:t>
      </w:r>
      <w:r w:rsidR="00FE0AE4">
        <w:rPr>
          <w:lang w:val="en-US"/>
        </w:rPr>
        <w:t xml:space="preserve"> </w:t>
      </w:r>
      <w:r>
        <w:rPr>
          <w:lang w:val="en-US"/>
        </w:rPr>
        <w:t>St. Simon Cleophas the Apostle</w:t>
      </w:r>
      <w:bookmarkEnd w:id="1743"/>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4" w:name="_Toc459399402"/>
      <w:r>
        <w:t>July 6 / Epip 12: Commemoration of Archangel Michael</w:t>
      </w:r>
      <w:bookmarkEnd w:id="1744"/>
    </w:p>
    <w:p w14:paraId="660026D2"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A016292" w14:textId="77777777" w:rsidTr="0082304E">
        <w:trPr>
          <w:cantSplit/>
          <w:jc w:val="center"/>
        </w:trPr>
        <w:tc>
          <w:tcPr>
            <w:tcW w:w="288" w:type="dxa"/>
          </w:tcPr>
          <w:p w14:paraId="2EDE2F1D" w14:textId="77777777" w:rsidR="005F6770" w:rsidRDefault="005F6770" w:rsidP="0082304E">
            <w:pPr>
              <w:pStyle w:val="CopticCross"/>
            </w:pPr>
          </w:p>
        </w:tc>
        <w:tc>
          <w:tcPr>
            <w:tcW w:w="3960" w:type="dxa"/>
          </w:tcPr>
          <w:p w14:paraId="1CC249CC" w14:textId="77777777" w:rsidR="005F6770" w:rsidRDefault="005F6770" w:rsidP="00C83ECE">
            <w:pPr>
              <w:pStyle w:val="EngHang"/>
            </w:pPr>
            <w:r>
              <w:t>Through the intercessions</w:t>
            </w:r>
          </w:p>
          <w:p w14:paraId="6495DDEA" w14:textId="77777777" w:rsidR="005F6770" w:rsidRDefault="005F6770" w:rsidP="00C83ECE">
            <w:pPr>
              <w:pStyle w:val="EngHang"/>
            </w:pPr>
            <w:r>
              <w:t>Of the Four Incorporeal Beasts,</w:t>
            </w:r>
          </w:p>
          <w:p w14:paraId="646F4CCC" w14:textId="77777777" w:rsidR="005F6770" w:rsidRDefault="005F6770" w:rsidP="00C83ECE">
            <w:pPr>
              <w:pStyle w:val="EngHang"/>
            </w:pPr>
            <w:r>
              <w:t>The ministering flames of fire,</w:t>
            </w:r>
          </w:p>
          <w:p w14:paraId="1CE21271" w14:textId="77777777" w:rsidR="005F6770" w:rsidRDefault="005F6770" w:rsidP="0082304E">
            <w:pPr>
              <w:pStyle w:val="EngHangEnd"/>
            </w:pPr>
            <w:r>
              <w:t>O Lord, grant us the forgiveness of our sins.</w:t>
            </w:r>
          </w:p>
        </w:tc>
        <w:tc>
          <w:tcPr>
            <w:tcW w:w="288" w:type="dxa"/>
          </w:tcPr>
          <w:p w14:paraId="27EA34D8" w14:textId="77777777" w:rsidR="005F6770" w:rsidRDefault="005F6770" w:rsidP="0082304E"/>
        </w:tc>
        <w:tc>
          <w:tcPr>
            <w:tcW w:w="288" w:type="dxa"/>
          </w:tcPr>
          <w:p w14:paraId="5EFA1A5C" w14:textId="77777777" w:rsidR="005F6770" w:rsidRDefault="005F6770" w:rsidP="0082304E">
            <w:pPr>
              <w:pStyle w:val="CopticCross"/>
            </w:pPr>
          </w:p>
        </w:tc>
        <w:tc>
          <w:tcPr>
            <w:tcW w:w="3960" w:type="dxa"/>
          </w:tcPr>
          <w:p w14:paraId="3BD217BC" w14:textId="77777777" w:rsidR="005F6770" w:rsidRDefault="005F6770" w:rsidP="00C83ECE">
            <w:pPr>
              <w:pStyle w:val="CopticVersemulti-line"/>
            </w:pPr>
            <w:r>
              <w:t>Ϩⲓⲧⲉⲛ ⲛⲓⲡ̀ⲣⲉⲥⲃⲓⲁ̀</w:t>
            </w:r>
          </w:p>
          <w:p w14:paraId="05E558BF" w14:textId="77777777" w:rsidR="005F6770" w:rsidRDefault="005F6770" w:rsidP="00C83ECE">
            <w:pPr>
              <w:pStyle w:val="CopticVersemulti-line"/>
            </w:pPr>
            <w:r>
              <w:t>ⲛ̀ⲧⲉ ⲡⲓϥ̀ⲧⲟⲩ ⲛ̀ⲍⲱⲟⲛ ⲛ̀ⲁⲥⲱⲙⲁⲧⲟⲥ</w:t>
            </w:r>
          </w:p>
          <w:p w14:paraId="4A8A5BDF" w14:textId="77777777" w:rsidR="005F6770" w:rsidRDefault="005F6770" w:rsidP="00C83ECE">
            <w:pPr>
              <w:pStyle w:val="CopticVersemulti-line"/>
            </w:pPr>
            <w:r>
              <w:t>ⲛ̀ⲗⲓⲧⲟⲩⲣⲅⲟⲥ ⲛ̀ϣⲁϩ ⲛ̀ⲭ̀ⲣⲟⲙ:</w:t>
            </w:r>
          </w:p>
          <w:p w14:paraId="38F3549A" w14:textId="77777777" w:rsidR="005F6770" w:rsidRPr="00C35319" w:rsidRDefault="005F6770" w:rsidP="00C83ECE">
            <w:pPr>
              <w:pStyle w:val="CopticHangingVerse"/>
            </w:pPr>
            <w:r>
              <w:t>Ⲡϭⲟⲓⲥ ⲁⲣⲓϩ̀ⲙⲟⲧ ⲛⲁⲛ ⲙ̀ⲡⲓⲭⲱ ⲉ̀ⲃⲟⲗ ⲛ̀ⲧⲉ ⲛⲉⲛⲛⲟⲃⲓ.</w:t>
            </w:r>
          </w:p>
        </w:tc>
      </w:tr>
    </w:tbl>
    <w:p w14:paraId="522F77F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C073DB6" w14:textId="77777777" w:rsidTr="00C83ECE">
        <w:trPr>
          <w:cantSplit/>
          <w:jc w:val="center"/>
        </w:trPr>
        <w:tc>
          <w:tcPr>
            <w:tcW w:w="288" w:type="dxa"/>
          </w:tcPr>
          <w:p w14:paraId="021950E4" w14:textId="77777777" w:rsidR="005F6770" w:rsidRDefault="005F6770" w:rsidP="00C83ECE">
            <w:pPr>
              <w:pStyle w:val="CopticCross"/>
            </w:pPr>
          </w:p>
        </w:tc>
        <w:tc>
          <w:tcPr>
            <w:tcW w:w="3960" w:type="dxa"/>
          </w:tcPr>
          <w:p w14:paraId="2040E35E" w14:textId="77777777" w:rsidR="005F6770" w:rsidRDefault="005F6770" w:rsidP="00C83ECE">
            <w:pPr>
              <w:pStyle w:val="EngHang"/>
            </w:pPr>
            <w:r>
              <w:t>Hail to the four incorporeal living beasts,</w:t>
            </w:r>
          </w:p>
          <w:p w14:paraId="745F4AE4" w14:textId="77777777" w:rsidR="005F6770" w:rsidRDefault="005F6770" w:rsidP="00C83ECE">
            <w:pPr>
              <w:pStyle w:val="EngHang"/>
            </w:pPr>
            <w:r>
              <w:t>Carrying the throne of God,</w:t>
            </w:r>
          </w:p>
          <w:p w14:paraId="06C8F116" w14:textId="77777777" w:rsidR="005F6770" w:rsidRDefault="005F6770" w:rsidP="00C83ECE">
            <w:pPr>
              <w:pStyle w:val="EngHang"/>
            </w:pPr>
            <w:r>
              <w:t>A lion’s face, and a calf’s face,</w:t>
            </w:r>
          </w:p>
          <w:p w14:paraId="65D58DF7" w14:textId="77777777" w:rsidR="005F6770" w:rsidRDefault="005F6770" w:rsidP="00C83ECE">
            <w:pPr>
              <w:pStyle w:val="EngHangEnd"/>
            </w:pPr>
            <w:r>
              <w:t>A man’s face, and an eagle’s face.</w:t>
            </w:r>
          </w:p>
        </w:tc>
        <w:tc>
          <w:tcPr>
            <w:tcW w:w="288" w:type="dxa"/>
          </w:tcPr>
          <w:p w14:paraId="4CB426AE" w14:textId="77777777" w:rsidR="005F6770" w:rsidRDefault="005F6770" w:rsidP="00C83ECE"/>
        </w:tc>
        <w:tc>
          <w:tcPr>
            <w:tcW w:w="288" w:type="dxa"/>
          </w:tcPr>
          <w:p w14:paraId="363CB4E8" w14:textId="77777777" w:rsidR="005F6770" w:rsidRDefault="005F6770" w:rsidP="00C83ECE">
            <w:pPr>
              <w:pStyle w:val="CopticCross"/>
            </w:pPr>
          </w:p>
        </w:tc>
        <w:tc>
          <w:tcPr>
            <w:tcW w:w="3960" w:type="dxa"/>
          </w:tcPr>
          <w:p w14:paraId="51F4FE00" w14:textId="77777777" w:rsidR="005F6770" w:rsidRDefault="005F6770" w:rsidP="00C83ECE">
            <w:pPr>
              <w:pStyle w:val="CopticVersemulti-line"/>
            </w:pPr>
            <w:r>
              <w:t>Ⲭⲉⲣⲉ ⲡⲓϥ̀ⲧⲟⲩ ⲛ̀ⲍⲱⲟⲛ ⲛ̀ⲁ̀ⲥⲱⲙⲁⲧⲟⲥ:</w:t>
            </w:r>
          </w:p>
          <w:p w14:paraId="3EC1180C" w14:textId="77777777" w:rsidR="005F6770" w:rsidRDefault="005F6770" w:rsidP="00C83ECE">
            <w:pPr>
              <w:pStyle w:val="CopticVersemulti-line"/>
            </w:pPr>
            <w:r>
              <w:t>ⲉⲧϥⲁⲓ ϧⲁ ⲡⲓϩⲁⲣⲙⲁ ⲛ̀ⲧⲉ Ⲫϯ:</w:t>
            </w:r>
          </w:p>
          <w:p w14:paraId="10C45A3B" w14:textId="77777777" w:rsidR="005F6770" w:rsidRDefault="005F6770" w:rsidP="00C83ECE">
            <w:pPr>
              <w:pStyle w:val="CopticVersemulti-line"/>
            </w:pPr>
            <w:r>
              <w:t>ⲟⲩϩⲟ ⲙ̀ⲙⲟⲩⲓ̀ ⲛⲉⲙ ⲟⲩϩⲟ ⲙ̀ⲙⲁⲥⲓ:</w:t>
            </w:r>
          </w:p>
          <w:p w14:paraId="57C6430D" w14:textId="77777777" w:rsidR="005F6770" w:rsidRPr="00C35319" w:rsidRDefault="005F6770" w:rsidP="00C83ECE">
            <w:pPr>
              <w:pStyle w:val="CopticHangingVerse"/>
            </w:pPr>
            <w:r>
              <w:t>ⲛⲉⲙ ⲟⲩϩⲟ ⲛ̀ⲣⲱⲙⲓ ⲛⲉⲙ ⲟⲩϩⲟ ⲛ̀ⲁ̀ⲏ̀ⲧⲟⲥ.</w:t>
            </w:r>
          </w:p>
        </w:tc>
      </w:tr>
    </w:tbl>
    <w:p w14:paraId="6CD74FD9" w14:textId="77777777" w:rsidR="005F6770" w:rsidRDefault="005F6770" w:rsidP="0082304E">
      <w:pPr>
        <w:pStyle w:val="Heading4"/>
      </w:pPr>
      <w:r>
        <w:t>The Gospel Response for the Four Incorporeal Beasts</w:t>
      </w:r>
    </w:p>
    <w:p w14:paraId="1B1F24DB" w14:textId="77777777" w:rsidR="005F6770" w:rsidRPr="00C14556" w:rsidRDefault="005F6770" w:rsidP="00C14556">
      <w:pPr>
        <w:pStyle w:val="Rubric"/>
      </w:pPr>
      <w:r>
        <w:t>The last verse of the Doxology may be inserted into the Annual Gospel Response.</w:t>
      </w:r>
    </w:p>
    <w:p w14:paraId="5BB08031" w14:textId="1050DF58"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32BC82" w14:textId="77777777" w:rsidR="005B716A" w:rsidRDefault="005B716A" w:rsidP="005B716A">
      <w:pPr>
        <w:pStyle w:val="Heading3"/>
      </w:pPr>
      <w:bookmarkStart w:id="1745" w:name="_Toc459399403"/>
      <w:r>
        <w:t>July 12 / Epip 18: Martyrdom of St. James the Apostle, the Bishop of Jerusalem</w:t>
      </w:r>
      <w:bookmarkEnd w:id="1745"/>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6" w:name="_Ref434562330"/>
      <w:bookmarkStart w:id="1747" w:name="_Toc459399404"/>
      <w:r>
        <w:t>July 14 / Epip 20: Martyrdom of St. Theodore of Shotep, the General</w:t>
      </w:r>
      <w:bookmarkEnd w:id="1746"/>
      <w:bookmarkEnd w:id="1747"/>
    </w:p>
    <w:p w14:paraId="7B584133" w14:textId="77777777" w:rsidR="009C1989" w:rsidRDefault="009C1989" w:rsidP="009C1989">
      <w:pPr>
        <w:pStyle w:val="Heading4"/>
      </w:pPr>
      <w:bookmarkStart w:id="1748" w:name="_Ref434489277"/>
      <w:r>
        <w:t>The Doxology of St. Theodore of Shotep, the General</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49" w:name="_Ref434489296"/>
      <w:r>
        <w:lastRenderedPageBreak/>
        <w:t>Another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0"/>
            <w:r>
              <w:t>struggler</w:t>
            </w:r>
            <w:commentRangeEnd w:id="1750"/>
            <w:r>
              <w:rPr>
                <w:rStyle w:val="CommentReference"/>
                <w:rFonts w:ascii="Times New Roman" w:eastAsiaTheme="minorHAnsi" w:hAnsi="Times New Roman" w:cstheme="minorBidi"/>
                <w:color w:val="auto"/>
              </w:rPr>
              <w:commentReference w:id="175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1" w:name="_Toc459399405"/>
      <w:r>
        <w:t>July 15 / Epip 21: Commemoration of the Theotokos</w:t>
      </w:r>
      <w:bookmarkEnd w:id="1751"/>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2" w:name="_Ref434562663"/>
      <w:bookmarkStart w:id="1753" w:name="_Toc459399406"/>
      <w:r>
        <w:t>July 17 / Epip 23: The Martyrdom of St. Marina</w:t>
      </w:r>
      <w:bookmarkEnd w:id="1752"/>
      <w:bookmarkEnd w:id="1753"/>
    </w:p>
    <w:p w14:paraId="71210AE6" w14:textId="77777777" w:rsidR="0078548F" w:rsidRDefault="0078548F" w:rsidP="0078548F">
      <w:pPr>
        <w:pStyle w:val="Heading4"/>
      </w:pPr>
      <w:bookmarkStart w:id="1754" w:name="_Ref434490204"/>
      <w:r>
        <w:t>The Doxology</w:t>
      </w:r>
      <w:r w:rsidR="00B46E6E">
        <w:t xml:space="preserve"> for St. Marina</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5" w:name="_Toc459399407"/>
      <w:r>
        <w:t>July 18 / Epip 24: The Martyrdom of Abba Noub</w:t>
      </w:r>
      <w:bookmarkEnd w:id="1755"/>
    </w:p>
    <w:p w14:paraId="45A4C76D" w14:textId="77777777" w:rsidR="00951605" w:rsidRDefault="00951605" w:rsidP="00951605">
      <w:pPr>
        <w:pStyle w:val="Heading4"/>
      </w:pPr>
      <w:bookmarkStart w:id="1756" w:name="_Ref434489534"/>
      <w:r>
        <w:t>The Doxology</w:t>
      </w:r>
      <w:r w:rsidR="00B46E6E">
        <w:t xml:space="preserve"> for Abba Noub</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7"/>
            <w:r>
              <w:t>Abba Noub</w:t>
            </w:r>
            <w:commentRangeEnd w:id="1757"/>
            <w:r>
              <w:rPr>
                <w:rStyle w:val="CommentReference"/>
                <w:rFonts w:ascii="Times New Roman" w:eastAsiaTheme="minorHAnsi" w:hAnsi="Times New Roman" w:cstheme="minorBidi"/>
                <w:color w:val="auto"/>
              </w:rPr>
              <w:commentReference w:id="175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8"/>
            <w:r>
              <w:t xml:space="preserve">upright </w:t>
            </w:r>
            <w:commentRangeEnd w:id="1758"/>
            <w:r>
              <w:rPr>
                <w:rStyle w:val="CommentReference"/>
                <w:rFonts w:ascii="Times New Roman" w:eastAsiaTheme="minorHAnsi" w:hAnsi="Times New Roman" w:cstheme="minorBidi"/>
                <w:color w:val="auto"/>
              </w:rPr>
              <w:commentReference w:id="175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59" w:name="_Toc459399408"/>
      <w:r>
        <w:t>July 20 / Epip 26: Joseph the Carpenter</w:t>
      </w:r>
      <w:bookmarkEnd w:id="1759"/>
    </w:p>
    <w:p w14:paraId="5DE3B33E" w14:textId="77777777" w:rsidR="00BF240D" w:rsidRDefault="00BF240D" w:rsidP="00BF240D">
      <w:pPr>
        <w:pStyle w:val="Heading4"/>
      </w:pPr>
      <w:bookmarkStart w:id="1760" w:name="_Ref434488476"/>
      <w:r>
        <w:t>The Doxology</w:t>
      </w:r>
      <w:r w:rsidR="00B46E6E">
        <w:t xml:space="preserve"> for St. Joseph the Carpenter</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1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1" w:name="_Toc459399409"/>
      <w:bookmarkStart w:id="1762" w:name="_Toc410196222"/>
      <w:bookmarkStart w:id="1763" w:name="_Toc410196464"/>
      <w:bookmarkStart w:id="1764" w:name="_Toc410196966"/>
      <w:r>
        <w:t>July 20 / Epip 26: Also St. Frumentius (Abune Selama), the First Bishop of Ethiopia</w:t>
      </w:r>
      <w:bookmarkEnd w:id="1761"/>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F677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5" w:name="_Toc459399410"/>
      <w:r>
        <w:t>July 22 / Epip 28: Departure of St. Mary Magdalene</w:t>
      </w:r>
      <w:bookmarkEnd w:id="1765"/>
    </w:p>
    <w:p w14:paraId="41ADBBFF" w14:textId="77777777" w:rsidR="00C325FC" w:rsidRDefault="00C325FC" w:rsidP="00C325FC">
      <w:pPr>
        <w:pStyle w:val="Heading4"/>
      </w:pPr>
      <w:bookmarkStart w:id="1766" w:name="_Ref434489077"/>
      <w:r>
        <w:t>The Doxology</w:t>
      </w:r>
      <w:r w:rsidR="00B46E6E">
        <w:t xml:space="preserve"> for St. Mary Magdalene</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7"/>
            <w:r>
              <w:t xml:space="preserve">ϯⲁⲅⲓⲁ </w:t>
            </w:r>
            <w:commentRangeEnd w:id="1767"/>
            <w:r>
              <w:rPr>
                <w:rStyle w:val="CommentReference"/>
                <w:rFonts w:ascii="Times New Roman" w:hAnsi="Times New Roman" w:cstheme="minorBidi"/>
                <w:noProof w:val="0"/>
              </w:rPr>
              <w:commentReference w:id="176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8"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8"/>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69" w:name="_Toc459399412"/>
      <w:r>
        <w:t xml:space="preserve">July 23 / Epip 29: </w:t>
      </w:r>
      <w:r w:rsidR="00B52D77">
        <w:t xml:space="preserve">Also the </w:t>
      </w:r>
      <w:r>
        <w:t>Translocation of the Relics of St. Andrew, the Apostle</w:t>
      </w:r>
      <w:bookmarkEnd w:id="1769"/>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0" w:name="_Toc459399413"/>
      <w:r>
        <w:lastRenderedPageBreak/>
        <w:t>July 28 / Mesori 4: Consecration of the Church of St. Anthony</w:t>
      </w:r>
      <w:bookmarkEnd w:id="1770"/>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F677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7"/>
      <w:r>
        <w:t>.</w:t>
      </w:r>
    </w:p>
    <w:p w14:paraId="62D72F65" w14:textId="77777777" w:rsidR="00495F1A" w:rsidRPr="00980D99" w:rsidRDefault="00495F1A" w:rsidP="00495F1A">
      <w:pPr>
        <w:pStyle w:val="Heading2"/>
        <w:rPr>
          <w:lang w:val="en-US"/>
        </w:rPr>
      </w:pPr>
      <w:bookmarkStart w:id="1771" w:name="_Toc459399212"/>
      <w:bookmarkStart w:id="1772" w:name="August"/>
      <w:r>
        <w:lastRenderedPageBreak/>
        <w:t>August</w:t>
      </w:r>
      <w:bookmarkEnd w:id="1762"/>
      <w:bookmarkEnd w:id="1763"/>
      <w:bookmarkEnd w:id="176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1"/>
    </w:p>
    <w:bookmarkStart w:id="1773" w:name="_Toc410196967" w:displacedByCustomXml="next"/>
    <w:bookmarkStart w:id="1774" w:name="_Toc410196465" w:displacedByCustomXml="next"/>
    <w:bookmarkStart w:id="1775"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DE549C">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DE549C">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DE549C">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DE549C">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DE549C">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DE549C">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DE549C">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DE549C">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DE549C">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DE549C">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DE549C">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DE549C">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6" w:name="_Toc459399414"/>
      <w:r>
        <w:lastRenderedPageBreak/>
        <w:t>August 1 / Mesori 8: The Confession of St. Peter</w:t>
      </w:r>
      <w:bookmarkEnd w:id="1776"/>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F677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7" w:name="_Toc459399415"/>
      <w:r>
        <w:t>August 5 / Mesori 12: Commemoration of Archangel Michael</w:t>
      </w:r>
      <w:bookmarkEnd w:id="1777"/>
    </w:p>
    <w:p w14:paraId="6151C2F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1556964" w14:textId="77777777" w:rsidTr="0082304E">
        <w:trPr>
          <w:cantSplit/>
          <w:jc w:val="center"/>
        </w:trPr>
        <w:tc>
          <w:tcPr>
            <w:tcW w:w="288" w:type="dxa"/>
          </w:tcPr>
          <w:p w14:paraId="18B1C199" w14:textId="77777777" w:rsidR="005F6770" w:rsidRDefault="005F6770" w:rsidP="0082304E">
            <w:pPr>
              <w:pStyle w:val="CopticCross"/>
            </w:pPr>
          </w:p>
        </w:tc>
        <w:tc>
          <w:tcPr>
            <w:tcW w:w="3960" w:type="dxa"/>
          </w:tcPr>
          <w:p w14:paraId="765CB6B6" w14:textId="77777777" w:rsidR="005F6770" w:rsidRDefault="005F6770" w:rsidP="00C83ECE">
            <w:pPr>
              <w:pStyle w:val="EngHang"/>
            </w:pPr>
            <w:r>
              <w:t>Through the intercessions</w:t>
            </w:r>
          </w:p>
          <w:p w14:paraId="5DDA63CB" w14:textId="77777777" w:rsidR="005F6770" w:rsidRDefault="005F6770" w:rsidP="00C83ECE">
            <w:pPr>
              <w:pStyle w:val="EngHang"/>
            </w:pPr>
            <w:r>
              <w:t>Of the Four Incorporeal Beasts,</w:t>
            </w:r>
          </w:p>
          <w:p w14:paraId="1E33505E" w14:textId="77777777" w:rsidR="005F6770" w:rsidRDefault="005F6770" w:rsidP="00C83ECE">
            <w:pPr>
              <w:pStyle w:val="EngHang"/>
            </w:pPr>
            <w:r>
              <w:t>The ministering flames of fire,</w:t>
            </w:r>
          </w:p>
          <w:p w14:paraId="319EF606" w14:textId="77777777" w:rsidR="005F6770" w:rsidRDefault="005F6770" w:rsidP="0082304E">
            <w:pPr>
              <w:pStyle w:val="EngHangEnd"/>
            </w:pPr>
            <w:r>
              <w:t>O Lord, grant us the forgiveness of our sins.</w:t>
            </w:r>
          </w:p>
        </w:tc>
        <w:tc>
          <w:tcPr>
            <w:tcW w:w="288" w:type="dxa"/>
          </w:tcPr>
          <w:p w14:paraId="3A510FC8" w14:textId="77777777" w:rsidR="005F6770" w:rsidRDefault="005F6770" w:rsidP="0082304E"/>
        </w:tc>
        <w:tc>
          <w:tcPr>
            <w:tcW w:w="288" w:type="dxa"/>
          </w:tcPr>
          <w:p w14:paraId="52D7500F" w14:textId="77777777" w:rsidR="005F6770" w:rsidRDefault="005F6770" w:rsidP="0082304E">
            <w:pPr>
              <w:pStyle w:val="CopticCross"/>
            </w:pPr>
          </w:p>
        </w:tc>
        <w:tc>
          <w:tcPr>
            <w:tcW w:w="3960" w:type="dxa"/>
          </w:tcPr>
          <w:p w14:paraId="29273893" w14:textId="77777777" w:rsidR="005F6770" w:rsidRDefault="005F6770" w:rsidP="00C83ECE">
            <w:pPr>
              <w:pStyle w:val="CopticVersemulti-line"/>
            </w:pPr>
            <w:r>
              <w:t>Ϩⲓⲧⲉⲛ ⲛⲓⲡ̀ⲣⲉⲥⲃⲓⲁ̀</w:t>
            </w:r>
          </w:p>
          <w:p w14:paraId="60B2332C" w14:textId="77777777" w:rsidR="005F6770" w:rsidRDefault="005F6770" w:rsidP="00C83ECE">
            <w:pPr>
              <w:pStyle w:val="CopticVersemulti-line"/>
            </w:pPr>
            <w:r>
              <w:t>ⲛ̀ⲧⲉ ⲡⲓϥ̀ⲧⲟⲩ ⲛ̀ⲍⲱⲟⲛ ⲛ̀ⲁⲥⲱⲙⲁⲧⲟⲥ</w:t>
            </w:r>
          </w:p>
          <w:p w14:paraId="2F61FBAC" w14:textId="77777777" w:rsidR="005F6770" w:rsidRDefault="005F6770" w:rsidP="00C83ECE">
            <w:pPr>
              <w:pStyle w:val="CopticVersemulti-line"/>
            </w:pPr>
            <w:r>
              <w:t>ⲛ̀ⲗⲓⲧⲟⲩⲣⲅⲟⲥ ⲛ̀ϣⲁϩ ⲛ̀ⲭ̀ⲣⲟⲙ:</w:t>
            </w:r>
          </w:p>
          <w:p w14:paraId="5D00C369" w14:textId="77777777" w:rsidR="005F6770" w:rsidRPr="00C35319" w:rsidRDefault="005F6770" w:rsidP="00C83ECE">
            <w:pPr>
              <w:pStyle w:val="CopticHangingVerse"/>
            </w:pPr>
            <w:r>
              <w:t>Ⲡϭⲟⲓⲥ ⲁⲣⲓϩ̀ⲙⲟⲧ ⲛⲁⲛ ⲙ̀ⲡⲓⲭⲱ ⲉ̀ⲃⲟⲗ ⲛ̀ⲧⲉ ⲛⲉⲛⲛⲟⲃⲓ.</w:t>
            </w:r>
          </w:p>
        </w:tc>
      </w:tr>
    </w:tbl>
    <w:p w14:paraId="44B8D76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6E9ACE4" w14:textId="77777777" w:rsidTr="00C83ECE">
        <w:trPr>
          <w:cantSplit/>
          <w:jc w:val="center"/>
        </w:trPr>
        <w:tc>
          <w:tcPr>
            <w:tcW w:w="288" w:type="dxa"/>
          </w:tcPr>
          <w:p w14:paraId="022D4FFD" w14:textId="77777777" w:rsidR="005F6770" w:rsidRDefault="005F6770" w:rsidP="00C83ECE">
            <w:pPr>
              <w:pStyle w:val="CopticCross"/>
            </w:pPr>
          </w:p>
        </w:tc>
        <w:tc>
          <w:tcPr>
            <w:tcW w:w="3960" w:type="dxa"/>
          </w:tcPr>
          <w:p w14:paraId="1F623E41" w14:textId="77777777" w:rsidR="005F6770" w:rsidRDefault="005F6770" w:rsidP="00C83ECE">
            <w:pPr>
              <w:pStyle w:val="EngHang"/>
            </w:pPr>
            <w:r>
              <w:t>Hail to the four incorporeal living beasts,</w:t>
            </w:r>
          </w:p>
          <w:p w14:paraId="16FB16F0" w14:textId="77777777" w:rsidR="005F6770" w:rsidRDefault="005F6770" w:rsidP="00C83ECE">
            <w:pPr>
              <w:pStyle w:val="EngHang"/>
            </w:pPr>
            <w:r>
              <w:t>Carrying the throne of God,</w:t>
            </w:r>
          </w:p>
          <w:p w14:paraId="39ABBF11" w14:textId="77777777" w:rsidR="005F6770" w:rsidRDefault="005F6770" w:rsidP="00C83ECE">
            <w:pPr>
              <w:pStyle w:val="EngHang"/>
            </w:pPr>
            <w:r>
              <w:t>A lion’s face, and a calf’s face,</w:t>
            </w:r>
          </w:p>
          <w:p w14:paraId="0CCDCCC4" w14:textId="77777777" w:rsidR="005F6770" w:rsidRDefault="005F6770" w:rsidP="00C83ECE">
            <w:pPr>
              <w:pStyle w:val="EngHangEnd"/>
            </w:pPr>
            <w:r>
              <w:t>A man’s face, and an eagle’s face.</w:t>
            </w:r>
          </w:p>
        </w:tc>
        <w:tc>
          <w:tcPr>
            <w:tcW w:w="288" w:type="dxa"/>
          </w:tcPr>
          <w:p w14:paraId="4E3529A8" w14:textId="77777777" w:rsidR="005F6770" w:rsidRDefault="005F6770" w:rsidP="00C83ECE"/>
        </w:tc>
        <w:tc>
          <w:tcPr>
            <w:tcW w:w="288" w:type="dxa"/>
          </w:tcPr>
          <w:p w14:paraId="688C038C" w14:textId="77777777" w:rsidR="005F6770" w:rsidRDefault="005F6770" w:rsidP="00C83ECE">
            <w:pPr>
              <w:pStyle w:val="CopticCross"/>
            </w:pPr>
          </w:p>
        </w:tc>
        <w:tc>
          <w:tcPr>
            <w:tcW w:w="3960" w:type="dxa"/>
          </w:tcPr>
          <w:p w14:paraId="5E70F2D1" w14:textId="77777777" w:rsidR="005F6770" w:rsidRDefault="005F6770" w:rsidP="00C83ECE">
            <w:pPr>
              <w:pStyle w:val="CopticVersemulti-line"/>
            </w:pPr>
            <w:r>
              <w:t>Ⲭⲉⲣⲉ ⲡⲓϥ̀ⲧⲟⲩ ⲛ̀ⲍⲱⲟⲛ ⲛ̀ⲁ̀ⲥⲱⲙⲁⲧⲟⲥ:</w:t>
            </w:r>
          </w:p>
          <w:p w14:paraId="2E20176A" w14:textId="77777777" w:rsidR="005F6770" w:rsidRDefault="005F6770" w:rsidP="00C83ECE">
            <w:pPr>
              <w:pStyle w:val="CopticVersemulti-line"/>
            </w:pPr>
            <w:r>
              <w:t>ⲉⲧϥⲁⲓ ϧⲁ ⲡⲓϩⲁⲣⲙⲁ ⲛ̀ⲧⲉ Ⲫϯ:</w:t>
            </w:r>
          </w:p>
          <w:p w14:paraId="202F0F08" w14:textId="77777777" w:rsidR="005F6770" w:rsidRDefault="005F6770" w:rsidP="00C83ECE">
            <w:pPr>
              <w:pStyle w:val="CopticVersemulti-line"/>
            </w:pPr>
            <w:r>
              <w:t>ⲟⲩϩⲟ ⲙ̀ⲙⲟⲩⲓ̀ ⲛⲉⲙ ⲟⲩϩⲟ ⲙ̀ⲙⲁⲥⲓ:</w:t>
            </w:r>
          </w:p>
          <w:p w14:paraId="4860715C" w14:textId="77777777" w:rsidR="005F6770" w:rsidRPr="00C35319" w:rsidRDefault="005F6770" w:rsidP="00C83ECE">
            <w:pPr>
              <w:pStyle w:val="CopticHangingVerse"/>
            </w:pPr>
            <w:r>
              <w:t>ⲛⲉⲙ ⲟⲩϩⲟ ⲛ̀ⲣⲱⲙⲓ ⲛⲉⲙ ⲟⲩϩⲟ ⲛ̀ⲁ̀ⲏ̀ⲧⲟⲥ.</w:t>
            </w:r>
          </w:p>
        </w:tc>
      </w:tr>
    </w:tbl>
    <w:p w14:paraId="3D9A71D5" w14:textId="77777777" w:rsidR="005F6770" w:rsidRDefault="005F6770" w:rsidP="0082304E">
      <w:pPr>
        <w:pStyle w:val="Heading4"/>
      </w:pPr>
      <w:r>
        <w:t>The Gospel Response for the Four Incorporeal Beasts</w:t>
      </w:r>
    </w:p>
    <w:p w14:paraId="690DCB66" w14:textId="77777777" w:rsidR="005F6770" w:rsidRPr="00C14556" w:rsidRDefault="005F6770" w:rsidP="00C14556">
      <w:pPr>
        <w:pStyle w:val="Rubric"/>
      </w:pPr>
      <w:r>
        <w:t>The last verse of the Doxology may be inserted into the Annual Gospel Response.</w:t>
      </w:r>
    </w:p>
    <w:p w14:paraId="64B788FF" w14:textId="784968C4"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00F8882" w14:textId="77777777" w:rsidR="00495F1A" w:rsidRDefault="00980D99" w:rsidP="00495F1A">
      <w:pPr>
        <w:pStyle w:val="Heading3"/>
      </w:pPr>
      <w:bookmarkStart w:id="1778" w:name="_Toc459399416"/>
      <w:r>
        <w:t xml:space="preserve">August 6 / Mesori 13: </w:t>
      </w:r>
      <w:r w:rsidR="00495F1A">
        <w:t>The Transfiguration</w:t>
      </w:r>
      <w:bookmarkEnd w:id="1775"/>
      <w:bookmarkEnd w:id="1774"/>
      <w:bookmarkEnd w:id="1773"/>
      <w:bookmarkEnd w:id="1778"/>
    </w:p>
    <w:p w14:paraId="1EF4D652" w14:textId="77777777" w:rsidR="00980D99" w:rsidRDefault="00980D99" w:rsidP="00980D99">
      <w:pPr>
        <w:pStyle w:val="Heading4"/>
      </w:pPr>
      <w:bookmarkStart w:id="1779" w:name="_Ref434478012"/>
      <w:r>
        <w:t>The Doxology</w:t>
      </w:r>
      <w:r w:rsidR="00E21EA3">
        <w:t xml:space="preserve"> of the Transfiguration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0" w:name="_Ref434476299"/>
      <w:r>
        <w:lastRenderedPageBreak/>
        <w:t>The Psali Adam</w:t>
      </w:r>
      <w:r w:rsidR="006C1B94">
        <w:t xml:space="preserve"> for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1" w:name="_Ref434476316"/>
      <w:r>
        <w:t>The Psali Batos</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2" w:name="_Toc410196224"/>
      <w:bookmarkStart w:id="1783" w:name="_Toc410196466"/>
      <w:bookmarkStart w:id="1784" w:name="_Toc410196968"/>
      <w:bookmarkStart w:id="1785" w:name="_Ref435642801"/>
      <w:bookmarkStart w:id="1786" w:name="_Ref435642808"/>
      <w:bookmarkStart w:id="1787" w:name="_Toc459399417"/>
      <w:r>
        <w:t xml:space="preserve">August 9 / Mesori 16: </w:t>
      </w:r>
      <w:r w:rsidR="00495F1A">
        <w:t>The Assumption of the Virgin</w:t>
      </w:r>
      <w:bookmarkEnd w:id="1782"/>
      <w:bookmarkEnd w:id="1783"/>
      <w:bookmarkEnd w:id="1784"/>
      <w:bookmarkEnd w:id="1785"/>
      <w:bookmarkEnd w:id="1786"/>
      <w:bookmarkEnd w:id="1787"/>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8" w:name="_Ref435642763"/>
      <w:r>
        <w:t xml:space="preserve">The Psali </w:t>
      </w:r>
      <w:commentRangeStart w:id="1789"/>
      <w:r>
        <w:t xml:space="preserve">Adam </w:t>
      </w:r>
      <w:commentRangeEnd w:id="1789"/>
      <w:r>
        <w:rPr>
          <w:rStyle w:val="CommentReference"/>
          <w:rFonts w:eastAsiaTheme="minorHAnsi" w:cstheme="minorBidi"/>
          <w:b w:val="0"/>
          <w:bCs w:val="0"/>
          <w:iCs w:val="0"/>
          <w:color w:val="auto"/>
        </w:rPr>
        <w:commentReference w:id="1789"/>
      </w:r>
      <w:r>
        <w:t>for the Virgin</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0"/>
            <w:r>
              <w:t>With divine hands.”</w:t>
            </w:r>
            <w:commentRangeEnd w:id="1790"/>
            <w:r>
              <w:rPr>
                <w:rStyle w:val="CommentReference"/>
                <w:rFonts w:ascii="Times New Roman" w:eastAsiaTheme="minorHAnsi" w:hAnsi="Times New Roman" w:cstheme="minorBidi"/>
                <w:color w:val="auto"/>
              </w:rPr>
              <w:commentReference w:id="179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1" w:name="_Ref435734818"/>
      <w:r>
        <w:t>The Psali Batos for the Virgin</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1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2"/>
            <w:r>
              <w:t>forever</w:t>
            </w:r>
            <w:commentRangeEnd w:id="1792"/>
            <w:r>
              <w:rPr>
                <w:rStyle w:val="CommentReference"/>
                <w:rFonts w:ascii="Times New Roman" w:eastAsiaTheme="minorHAnsi" w:hAnsi="Times New Roman" w:cstheme="minorBidi"/>
                <w:color w:val="auto"/>
              </w:rPr>
              <w:commentReference w:id="179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3"/>
            <w:r>
              <w:t>In the unshakable places.</w:t>
            </w:r>
            <w:commentRangeEnd w:id="1793"/>
            <w:r>
              <w:rPr>
                <w:rStyle w:val="CommentReference"/>
                <w:rFonts w:ascii="Times New Roman" w:eastAsiaTheme="minorHAnsi" w:hAnsi="Times New Roman" w:cstheme="minorBidi"/>
                <w:color w:val="auto"/>
              </w:rPr>
              <w:commentReference w:id="179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4"/>
            <w:r>
              <w:t>Your name adorns our works.</w:t>
            </w:r>
            <w:commentRangeEnd w:id="1794"/>
            <w:r>
              <w:rPr>
                <w:rStyle w:val="CommentReference"/>
                <w:rFonts w:ascii="Times New Roman" w:eastAsiaTheme="minorHAnsi" w:hAnsi="Times New Roman" w:cstheme="minorBidi"/>
                <w:color w:val="auto"/>
              </w:rPr>
              <w:commentReference w:id="179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5"/>
            <w:r>
              <w:t xml:space="preserve">Interceding </w:t>
            </w:r>
            <w:commentRangeEnd w:id="1795"/>
            <w:r>
              <w:rPr>
                <w:rStyle w:val="CommentReference"/>
                <w:rFonts w:ascii="Times New Roman" w:eastAsiaTheme="minorHAnsi" w:hAnsi="Times New Roman" w:cstheme="minorBidi"/>
                <w:color w:val="auto"/>
              </w:rPr>
              <w:commentReference w:id="179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6" w:name="_Toc459399418"/>
      <w:r>
        <w:t>August 12 / Mesori 19: Translocation of the Relics of St. Macarius the Great</w:t>
      </w:r>
      <w:bookmarkEnd w:id="1796"/>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F677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7" w:name="_Toc459399419"/>
      <w:r>
        <w:t>August 14 / Mesori 21: Commemoration of the Theotokos</w:t>
      </w:r>
      <w:bookmarkEnd w:id="1797"/>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8" w:name="_Ref434563030"/>
      <w:bookmarkStart w:id="1799" w:name="_Toc459399420"/>
      <w:r>
        <w:t>August 17 / Mesori 24: Departure of St. Takle Haymanot</w:t>
      </w:r>
      <w:bookmarkEnd w:id="1798"/>
      <w:bookmarkEnd w:id="1799"/>
    </w:p>
    <w:p w14:paraId="34845613" w14:textId="77777777" w:rsidR="009F60F1" w:rsidRDefault="009F60F1" w:rsidP="009F60F1">
      <w:pPr>
        <w:pStyle w:val="Heading4"/>
      </w:pPr>
      <w:bookmarkStart w:id="1800" w:name="_Ref434492302"/>
      <w:r>
        <w:t>The Doxology</w:t>
      </w:r>
      <w:r w:rsidR="00B82753">
        <w:t xml:space="preserve"> for St. Takle Haymanot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1" w:name="_Toc459399421"/>
      <w:r>
        <w:t>August 21 / Mesori 28: The Patriarchs: Abraham, Isaac, and Jacob</w:t>
      </w:r>
      <w:bookmarkEnd w:id="1801"/>
    </w:p>
    <w:p w14:paraId="1D063B19" w14:textId="77777777" w:rsidR="00431ABD" w:rsidRDefault="00431ABD" w:rsidP="00431ABD">
      <w:pPr>
        <w:pStyle w:val="Heading4"/>
      </w:pPr>
      <w:bookmarkStart w:id="1802" w:name="_Ref434492413"/>
      <w:r>
        <w:t>The Doxology</w:t>
      </w:r>
      <w:r w:rsidR="00B82753">
        <w:t xml:space="preserve"> for the Patriarchs: Abraham, Isaac, and Jacob</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3" w:name="_Toc459399422"/>
      <w:r>
        <w:t>August 22 / Mesori 29: Commemoration of the Annunciation, Nativity, and Resurrection on the 29</w:t>
      </w:r>
      <w:r w:rsidRPr="00C0205C">
        <w:rPr>
          <w:vertAlign w:val="superscript"/>
        </w:rPr>
        <w:t>th</w:t>
      </w:r>
      <w:r>
        <w:t xml:space="preserve"> of Every Month</w:t>
      </w:r>
      <w:bookmarkEnd w:id="1803"/>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4" w:name="_Toc459399423"/>
      <w:r>
        <w:t xml:space="preserve">August 22 / Mesori 29: </w:t>
      </w:r>
      <w:r w:rsidR="007D439A">
        <w:t xml:space="preserve">Also the </w:t>
      </w:r>
      <w:r>
        <w:t>Translocation of the Relics of St. John the Short to Scetis</w:t>
      </w:r>
      <w:bookmarkEnd w:id="1804"/>
    </w:p>
    <w:p w14:paraId="3FD17A06" w14:textId="77777777" w:rsidR="005F6770"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5F6770">
        <w:t>October 11 (12) / Paopi 14: St. Philip the Deacon, One of the 72</w:t>
      </w:r>
    </w:p>
    <w:p w14:paraId="62430966" w14:textId="77777777" w:rsidR="005F6770" w:rsidRDefault="005F6770"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1E68117" w14:textId="77777777" w:rsidTr="002A77A0">
        <w:trPr>
          <w:cantSplit/>
          <w:jc w:val="center"/>
        </w:trPr>
        <w:tc>
          <w:tcPr>
            <w:tcW w:w="288" w:type="dxa"/>
          </w:tcPr>
          <w:p w14:paraId="40CC8A5C" w14:textId="77777777" w:rsidR="005F6770" w:rsidRDefault="005F6770" w:rsidP="002A77A0">
            <w:pPr>
              <w:pStyle w:val="CopticCross"/>
            </w:pPr>
          </w:p>
        </w:tc>
        <w:tc>
          <w:tcPr>
            <w:tcW w:w="3960" w:type="dxa"/>
            <w:vAlign w:val="bottom"/>
          </w:tcPr>
          <w:p w14:paraId="01E4D261" w14:textId="77777777" w:rsidR="005F6770" w:rsidRDefault="005F6770" w:rsidP="008B74E6">
            <w:pPr>
              <w:pStyle w:val="EngHang"/>
            </w:pPr>
            <w:r>
              <w:t>The universe is adorned,</w:t>
            </w:r>
          </w:p>
          <w:p w14:paraId="42677661" w14:textId="77777777" w:rsidR="005F6770" w:rsidRDefault="005F6770" w:rsidP="008B74E6">
            <w:pPr>
              <w:pStyle w:val="EngHang"/>
            </w:pPr>
            <w:r>
              <w:t>And Ethiopia rejoices,</w:t>
            </w:r>
          </w:p>
          <w:p w14:paraId="1635485A" w14:textId="77777777" w:rsidR="005F6770" w:rsidRDefault="005F6770" w:rsidP="008B74E6">
            <w:pPr>
              <w:pStyle w:val="EngHang"/>
            </w:pPr>
            <w:r>
              <w:t>For she is enlighten by you,</w:t>
            </w:r>
          </w:p>
          <w:p w14:paraId="15255866" w14:textId="77777777" w:rsidR="005F6770" w:rsidRDefault="005F6770" w:rsidP="008B74E6">
            <w:pPr>
              <w:pStyle w:val="EngHangEnd"/>
            </w:pPr>
            <w:r>
              <w:t>and adorned with your crown.</w:t>
            </w:r>
          </w:p>
        </w:tc>
        <w:tc>
          <w:tcPr>
            <w:tcW w:w="288" w:type="dxa"/>
          </w:tcPr>
          <w:p w14:paraId="54BD0144" w14:textId="77777777" w:rsidR="005F6770" w:rsidRDefault="005F6770" w:rsidP="002A77A0"/>
        </w:tc>
      </w:tr>
      <w:tr w:rsidR="005F6770" w14:paraId="18922A7F" w14:textId="77777777" w:rsidTr="002A77A0">
        <w:trPr>
          <w:cantSplit/>
          <w:jc w:val="center"/>
        </w:trPr>
        <w:tc>
          <w:tcPr>
            <w:tcW w:w="288" w:type="dxa"/>
          </w:tcPr>
          <w:p w14:paraId="32F34512" w14:textId="77777777" w:rsidR="005F6770" w:rsidRDefault="005F6770" w:rsidP="002A77A0">
            <w:pPr>
              <w:pStyle w:val="CopticCross"/>
            </w:pPr>
            <w:r w:rsidRPr="00FB5ACB">
              <w:t>¿</w:t>
            </w:r>
          </w:p>
        </w:tc>
        <w:tc>
          <w:tcPr>
            <w:tcW w:w="3960" w:type="dxa"/>
            <w:vAlign w:val="bottom"/>
          </w:tcPr>
          <w:p w14:paraId="39AD84CD" w14:textId="77777777" w:rsidR="005F6770" w:rsidRDefault="005F6770" w:rsidP="008B74E6">
            <w:pPr>
              <w:pStyle w:val="EngHang"/>
            </w:pPr>
            <w:r>
              <w:t>O most eloquent Philip,</w:t>
            </w:r>
          </w:p>
          <w:p w14:paraId="50CC8E54" w14:textId="77777777" w:rsidR="005F6770" w:rsidRDefault="005F6770" w:rsidP="008B74E6">
            <w:pPr>
              <w:pStyle w:val="EngHang"/>
            </w:pPr>
            <w:r>
              <w:t>She brightly celebrates your memory.</w:t>
            </w:r>
          </w:p>
          <w:p w14:paraId="527D0EE5" w14:textId="77777777" w:rsidR="005F6770" w:rsidRDefault="005F6770" w:rsidP="008B74E6">
            <w:pPr>
              <w:pStyle w:val="EngHang"/>
            </w:pPr>
            <w:r>
              <w:t>You accomplished a course</w:t>
            </w:r>
          </w:p>
          <w:p w14:paraId="22B153FD" w14:textId="77777777" w:rsidR="005F6770" w:rsidRDefault="005F6770" w:rsidP="008B74E6">
            <w:pPr>
              <w:pStyle w:val="EngHangEnd"/>
            </w:pPr>
            <w:r>
              <w:t>Worthy of the Gospel,</w:t>
            </w:r>
          </w:p>
        </w:tc>
        <w:tc>
          <w:tcPr>
            <w:tcW w:w="288" w:type="dxa"/>
          </w:tcPr>
          <w:p w14:paraId="07EFE0DD" w14:textId="77777777" w:rsidR="005F6770" w:rsidRDefault="005F6770" w:rsidP="002A77A0"/>
        </w:tc>
      </w:tr>
      <w:tr w:rsidR="005F6770" w14:paraId="0365BDA5" w14:textId="77777777" w:rsidTr="002A77A0">
        <w:trPr>
          <w:cantSplit/>
          <w:jc w:val="center"/>
        </w:trPr>
        <w:tc>
          <w:tcPr>
            <w:tcW w:w="288" w:type="dxa"/>
          </w:tcPr>
          <w:p w14:paraId="3A75040F" w14:textId="77777777" w:rsidR="005F6770" w:rsidRDefault="005F6770" w:rsidP="002A77A0">
            <w:pPr>
              <w:pStyle w:val="CopticCross"/>
            </w:pPr>
          </w:p>
        </w:tc>
        <w:tc>
          <w:tcPr>
            <w:tcW w:w="3960" w:type="dxa"/>
            <w:vAlign w:val="bottom"/>
          </w:tcPr>
          <w:p w14:paraId="36297696" w14:textId="77777777" w:rsidR="005F6770" w:rsidRDefault="005F6770" w:rsidP="008B74E6">
            <w:pPr>
              <w:pStyle w:val="EngHang"/>
            </w:pPr>
            <w:r>
              <w:t>For you taught all</w:t>
            </w:r>
          </w:p>
          <w:p w14:paraId="6FB728BD" w14:textId="77777777" w:rsidR="005F6770" w:rsidRDefault="005F6770" w:rsidP="008B74E6">
            <w:pPr>
              <w:pStyle w:val="EngHang"/>
            </w:pPr>
            <w:r>
              <w:t>To believe in Christ.</w:t>
            </w:r>
          </w:p>
          <w:p w14:paraId="60A2C91A" w14:textId="77777777" w:rsidR="005F6770" w:rsidRDefault="005F6770" w:rsidP="008B74E6">
            <w:pPr>
              <w:pStyle w:val="EngHang"/>
            </w:pPr>
            <w:r>
              <w:t>Therefore Ethiopia</w:t>
            </w:r>
          </w:p>
          <w:p w14:paraId="6009E0C1" w14:textId="77777777" w:rsidR="005F6770" w:rsidRDefault="005F6770" w:rsidP="008B74E6">
            <w:pPr>
              <w:pStyle w:val="EngHangEnd"/>
            </w:pPr>
            <w:r>
              <w:t>Extends her arms to God,</w:t>
            </w:r>
          </w:p>
        </w:tc>
        <w:tc>
          <w:tcPr>
            <w:tcW w:w="288" w:type="dxa"/>
          </w:tcPr>
          <w:p w14:paraId="7600450B" w14:textId="77777777" w:rsidR="005F6770" w:rsidRDefault="005F6770" w:rsidP="002A77A0"/>
        </w:tc>
      </w:tr>
      <w:tr w:rsidR="005F6770" w14:paraId="7BA9C921" w14:textId="77777777" w:rsidTr="002A77A0">
        <w:trPr>
          <w:cantSplit/>
          <w:jc w:val="center"/>
        </w:trPr>
        <w:tc>
          <w:tcPr>
            <w:tcW w:w="288" w:type="dxa"/>
          </w:tcPr>
          <w:p w14:paraId="71292626" w14:textId="77777777" w:rsidR="005F6770" w:rsidRDefault="005F6770" w:rsidP="002A77A0">
            <w:pPr>
              <w:pStyle w:val="CopticCross"/>
            </w:pPr>
            <w:r w:rsidRPr="00FB5ACB">
              <w:lastRenderedPageBreak/>
              <w:t>¿</w:t>
            </w:r>
          </w:p>
        </w:tc>
        <w:tc>
          <w:tcPr>
            <w:tcW w:w="3960" w:type="dxa"/>
            <w:vAlign w:val="bottom"/>
          </w:tcPr>
          <w:p w14:paraId="52A97D62" w14:textId="77777777" w:rsidR="005F6770" w:rsidRDefault="005F6770" w:rsidP="008B74E6">
            <w:pPr>
              <w:pStyle w:val="EngHang"/>
            </w:pPr>
            <w:r>
              <w:t>Inspired by the Holy Spirit,</w:t>
            </w:r>
          </w:p>
          <w:p w14:paraId="4B3C02ED" w14:textId="77777777" w:rsidR="005F6770" w:rsidRDefault="005F6770" w:rsidP="008B74E6">
            <w:pPr>
              <w:pStyle w:val="EngHang"/>
            </w:pPr>
            <w:r>
              <w:t>You enlightened the whole world</w:t>
            </w:r>
          </w:p>
          <w:p w14:paraId="58490E45" w14:textId="77777777" w:rsidR="005F6770" w:rsidRDefault="005F6770" w:rsidP="008B74E6">
            <w:pPr>
              <w:pStyle w:val="EngHang"/>
            </w:pPr>
            <w:r>
              <w:t>With your teachings</w:t>
            </w:r>
          </w:p>
          <w:p w14:paraId="05B5548C" w14:textId="77777777" w:rsidR="005F6770" w:rsidRDefault="005F6770" w:rsidP="008B74E6">
            <w:pPr>
              <w:pStyle w:val="EngHangEnd"/>
            </w:pPr>
            <w:r>
              <w:t>And the splendor of your miracles.</w:t>
            </w:r>
          </w:p>
        </w:tc>
        <w:tc>
          <w:tcPr>
            <w:tcW w:w="288" w:type="dxa"/>
          </w:tcPr>
          <w:p w14:paraId="18792C6B" w14:textId="77777777" w:rsidR="005F6770" w:rsidRDefault="005F6770" w:rsidP="002A77A0"/>
        </w:tc>
      </w:tr>
      <w:tr w:rsidR="005F6770" w14:paraId="3F93034D" w14:textId="77777777" w:rsidTr="002A77A0">
        <w:trPr>
          <w:cantSplit/>
          <w:jc w:val="center"/>
        </w:trPr>
        <w:tc>
          <w:tcPr>
            <w:tcW w:w="288" w:type="dxa"/>
          </w:tcPr>
          <w:p w14:paraId="3B95E309" w14:textId="77777777" w:rsidR="005F6770" w:rsidRDefault="005F6770" w:rsidP="002A77A0">
            <w:pPr>
              <w:pStyle w:val="CopticCross"/>
            </w:pPr>
          </w:p>
        </w:tc>
        <w:tc>
          <w:tcPr>
            <w:tcW w:w="3960" w:type="dxa"/>
            <w:vAlign w:val="bottom"/>
          </w:tcPr>
          <w:p w14:paraId="0033A76A" w14:textId="77777777" w:rsidR="005F6770" w:rsidRDefault="005F6770" w:rsidP="008B74E6">
            <w:pPr>
              <w:pStyle w:val="EngHang"/>
            </w:pPr>
            <w:r>
              <w:t>Pray to the Lord on our behalf,</w:t>
            </w:r>
          </w:p>
          <w:p w14:paraId="58AA4A80" w14:textId="4FA01A08" w:rsidR="005F6770" w:rsidRDefault="005F6770" w:rsidP="008B74E6">
            <w:pPr>
              <w:pStyle w:val="EngHang"/>
            </w:pPr>
            <w:r>
              <w:t xml:space="preserve">O </w:t>
            </w:r>
            <w:r w:rsidR="00FD7CBF">
              <w:t>Divinely Inspired</w:t>
            </w:r>
            <w:r>
              <w:t xml:space="preserve"> Evangelist,</w:t>
            </w:r>
          </w:p>
          <w:p w14:paraId="17F8E4CC" w14:textId="77777777" w:rsidR="005F6770" w:rsidRDefault="005F6770" w:rsidP="008B74E6">
            <w:pPr>
              <w:pStyle w:val="EngHang"/>
            </w:pPr>
            <w:r>
              <w:t>Philip, the Apostle and Deacon,</w:t>
            </w:r>
          </w:p>
          <w:p w14:paraId="426E353C" w14:textId="77777777" w:rsidR="005F6770" w:rsidRPr="00A40E4E" w:rsidRDefault="005F6770" w:rsidP="008B74E6">
            <w:pPr>
              <w:pStyle w:val="EngHangEnd"/>
            </w:pPr>
            <w:r>
              <w:t>That He may forgive us our sins.</w:t>
            </w:r>
          </w:p>
        </w:tc>
        <w:tc>
          <w:tcPr>
            <w:tcW w:w="288" w:type="dxa"/>
          </w:tcPr>
          <w:p w14:paraId="18FD1172" w14:textId="77777777" w:rsidR="005F6770" w:rsidRDefault="005F6770" w:rsidP="002A77A0"/>
        </w:tc>
      </w:tr>
    </w:tbl>
    <w:p w14:paraId="6CA7DB30" w14:textId="5D7E33DF" w:rsidR="0070722E" w:rsidRDefault="005F6770"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Pr>
          <w:noProof/>
        </w:rPr>
        <w:t>630</w:t>
      </w:r>
      <w:r w:rsidR="00237D47">
        <w:fldChar w:fldCharType="end"/>
      </w:r>
      <w:r w:rsidR="0070722E">
        <w:t>.</w:t>
      </w:r>
    </w:p>
    <w:p w14:paraId="7E90B074" w14:textId="77777777" w:rsidR="00D46726" w:rsidRDefault="00D46726" w:rsidP="00D46726">
      <w:pPr>
        <w:pStyle w:val="Heading3"/>
      </w:pPr>
      <w:bookmarkStart w:id="1805" w:name="_Toc459399424"/>
      <w:r>
        <w:t>August 25 / Little Month 2: Departure of St. Titus the Apostle</w:t>
      </w:r>
      <w:bookmarkEnd w:id="1805"/>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6" w:name="_Toc459399425"/>
      <w:r>
        <w:t>August 26 / Little Month 3: Archangel Raphael</w:t>
      </w:r>
      <w:bookmarkEnd w:id="1806"/>
    </w:p>
    <w:p w14:paraId="0292BCC5" w14:textId="77777777" w:rsidR="00C30039" w:rsidRDefault="00C30039" w:rsidP="00C30039">
      <w:pPr>
        <w:pStyle w:val="Heading4"/>
      </w:pPr>
      <w:bookmarkStart w:id="1807" w:name="_Ref434488208"/>
      <w:r>
        <w:t>The Doxology</w:t>
      </w:r>
      <w:r w:rsidR="00B46E6E">
        <w:t xml:space="preserve"> for Archangel Raphael</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8" w:name="_Toc459399426"/>
      <w:r>
        <w:t>August 28 / Little Month 5</w:t>
      </w:r>
      <w:r w:rsidR="00980D99">
        <w:t>: St. Parsouma</w:t>
      </w:r>
      <w:bookmarkEnd w:id="1808"/>
    </w:p>
    <w:p w14:paraId="32F5CFB7" w14:textId="77777777" w:rsidR="00980D99" w:rsidRDefault="00980D99" w:rsidP="00980D99">
      <w:pPr>
        <w:pStyle w:val="Heading4"/>
      </w:pPr>
      <w:bookmarkStart w:id="1809" w:name="_Ref434491294"/>
      <w:r>
        <w:t>The Doxology</w:t>
      </w:r>
      <w:r w:rsidR="00810F04">
        <w:t xml:space="preserve"> for St. Parsouma</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3"/>
            <w:r>
              <w:t xml:space="preserve">ⲙ̀Ⲡⲭ̄ⲥ̄ </w:t>
            </w:r>
            <w:commentRangeEnd w:id="1813"/>
            <w:r>
              <w:rPr>
                <w:rStyle w:val="CommentReference"/>
                <w:rFonts w:ascii="Times New Roman" w:hAnsi="Times New Roman" w:cstheme="minorBidi"/>
                <w:noProof w:val="0"/>
              </w:rPr>
              <w:commentReference w:id="181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4"/>
            <w:r>
              <w:t xml:space="preserve">ⲡⲉⲛⲥⲱⲧⲏⲣ </w:t>
            </w:r>
            <w:commentRangeEnd w:id="1814"/>
            <w:r>
              <w:rPr>
                <w:rStyle w:val="CommentReference"/>
                <w:rFonts w:ascii="Times New Roman" w:hAnsi="Times New Roman" w:cstheme="minorBidi"/>
                <w:noProof w:val="0"/>
              </w:rPr>
              <w:commentReference w:id="181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5" w:name="_Toc410196981"/>
      <w:bookmarkStart w:id="1816" w:name="_Toc459399213"/>
      <w:bookmarkStart w:id="1817" w:name="_Toc410196226"/>
      <w:bookmarkStart w:id="1818" w:name="_Toc410196468"/>
      <w:bookmarkStart w:id="1819" w:name="_Toc410196970"/>
      <w:bookmarkStart w:id="1820" w:name="Pascal"/>
      <w:bookmarkEnd w:id="1772"/>
      <w:r>
        <w:lastRenderedPageBreak/>
        <w:t xml:space="preserve">Hymns for December or </w:t>
      </w:r>
      <w:r>
        <w:rPr>
          <w:rFonts w:ascii="FreeSerifAvvaShenouda" w:hAnsi="FreeSerifAvvaShenouda" w:cs="FreeSerifAvvaShenouda"/>
        </w:rPr>
        <w:t>Ⲕⲟⲓⲁϩⲕ</w:t>
      </w:r>
      <w:bookmarkEnd w:id="1815"/>
      <w:bookmarkEnd w:id="1816"/>
    </w:p>
    <w:p w14:paraId="235F00C1" w14:textId="5DF77FCA" w:rsidR="00513E2D" w:rsidRDefault="00513E2D" w:rsidP="00513E2D">
      <w:pPr>
        <w:pStyle w:val="Heading3"/>
      </w:pPr>
      <w:bookmarkStart w:id="1821" w:name="_Toc459399427"/>
      <w:r>
        <w:t>The Order of 7/4</w:t>
      </w:r>
      <w:bookmarkEnd w:id="1821"/>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5F6770">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5F6770">
        <w:t>Psalm</w:t>
      </w:r>
      <w:r w:rsidR="005F6770" w:rsidRPr="00AB1781">
        <w:t xml:space="preserve"> 50</w:t>
      </w:r>
      <w:r w:rsidR="005F6770">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5F6770">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5F6770">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5F6770">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5F6770">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5F6770">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5F6770">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5F6770">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5F6770">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5F6770">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5F6770">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5F6770">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5F6770">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5F6770">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5F6770">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5F6770">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5F6770">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5F6770">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5F6770">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5F6770">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5F6770">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5F6770">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5F6770">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5F6770">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5F6770">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5F6770">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5F6770">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5F6770">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5F6770">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5F6770">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5F6770">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5F6770">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5F6770">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5F6770">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5F6770">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5F6770">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5F6770">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5F6770">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5F6770">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5F6770">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5F6770">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5F6770">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5F6770">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5F6770">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5F6770">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5F6770">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5F6770">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2" w:name="_Ref452619392"/>
      <w:bookmarkStart w:id="1823" w:name="_Toc459399428"/>
      <w:r>
        <w:lastRenderedPageBreak/>
        <w:t>The December or Koiak Canticle</w:t>
      </w:r>
      <w:bookmarkEnd w:id="1822"/>
      <w:bookmarkEnd w:id="1823"/>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6"/>
      </w:r>
      <w:r>
        <w:t>, manifest Yourself</w:t>
      </w:r>
      <w:r>
        <w:rPr>
          <w:rStyle w:val="FootnoteReference"/>
        </w:rPr>
        <w:footnoteReference w:id="101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2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2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2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2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5"/>
      </w:r>
    </w:p>
    <w:p w14:paraId="327A6659" w14:textId="77777777" w:rsidR="00513E2D" w:rsidRPr="00AB1781" w:rsidRDefault="00513E2D" w:rsidP="00513E2D">
      <w:pPr>
        <w:pStyle w:val="EnglishHangNoCoptic"/>
      </w:pPr>
      <w:r>
        <w:tab/>
        <w:t>and, “a man was born in her,”</w:t>
      </w:r>
      <w:r>
        <w:rPr>
          <w:rStyle w:val="FootnoteReference"/>
        </w:rPr>
        <w:footnoteReference w:id="102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8"/>
      </w:r>
      <w:r>
        <w:t xml:space="preserve"> flames of fire.</w:t>
      </w:r>
      <w:r w:rsidRPr="00AB1781">
        <w:rPr>
          <w:rStyle w:val="FootnoteReference"/>
        </w:rPr>
        <w:footnoteReference w:id="102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3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4"/>
      <w:r>
        <w:t>102</w:t>
      </w:r>
      <w:commentRangeEnd w:id="1824"/>
      <w:r>
        <w:rPr>
          <w:rStyle w:val="CommentReference"/>
          <w:rFonts w:eastAsiaTheme="minorHAnsi" w:cstheme="minorBidi"/>
          <w:color w:val="auto"/>
          <w:lang w:val="en-CA"/>
        </w:rPr>
        <w:commentReference w:id="1824"/>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3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3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3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4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4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42"/>
      </w:r>
      <w:r>
        <w:t>,</w:t>
      </w:r>
      <w:r w:rsidRPr="00AB1781">
        <w:t xml:space="preserve"> all you </w:t>
      </w:r>
      <w:r>
        <w:t>upright in</w:t>
      </w:r>
      <w:r w:rsidRPr="00AB1781">
        <w:t xml:space="preserve"> heart.</w:t>
      </w:r>
      <w:r w:rsidRPr="00AB1781">
        <w:rPr>
          <w:rStyle w:val="FootnoteReference"/>
        </w:rPr>
        <w:footnoteReference w:id="104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5" w:name="_Ref452619413"/>
      <w:bookmarkStart w:id="1826" w:name="_Toc459399429"/>
      <w:r>
        <w:lastRenderedPageBreak/>
        <w:t>Psali Before the First Canticle (Agios O Theos)</w:t>
      </w:r>
      <w:bookmarkEnd w:id="1825"/>
      <w:bookmarkEnd w:id="18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7" w:name="_Ref452619578"/>
      <w:bookmarkStart w:id="1828" w:name="_Toc459399430"/>
      <w:r>
        <w:rPr>
          <w:sz w:val="24"/>
        </w:rPr>
        <w:t>Psali Adam After the First Canticle</w:t>
      </w:r>
      <w:bookmarkEnd w:id="1827"/>
      <w:bookmarkEnd w:id="18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5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5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29" w:name="_Ref452619819"/>
      <w:bookmarkStart w:id="1830" w:name="_Toc459399431"/>
      <w:r>
        <w:rPr>
          <w:sz w:val="24"/>
        </w:rPr>
        <w:t>Psali Adam On (Before) the Second Canticle</w:t>
      </w:r>
      <w:bookmarkEnd w:id="1829"/>
      <w:bookmarkEnd w:id="1830"/>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5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1" w:name="_Ref435645565"/>
      <w:bookmarkStart w:id="1832" w:name="_Toc459399432"/>
      <w:r>
        <w:rPr>
          <w:sz w:val="24"/>
        </w:rPr>
        <w:t>Psali Adam After the</w:t>
      </w:r>
      <w:r>
        <w:t xml:space="preserve"> Second Cantilce</w:t>
      </w:r>
      <w:bookmarkEnd w:id="1831"/>
      <w:bookmarkEnd w:id="18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3" w:name="_Ref452620167"/>
      <w:bookmarkStart w:id="1834" w:name="_Toc459399433"/>
      <w:bookmarkStart w:id="1835" w:name="_Ref435645593"/>
      <w:r>
        <w:t>The Psali Adam On (Before) the Third Canticle</w:t>
      </w:r>
      <w:bookmarkEnd w:id="1833"/>
      <w:bookmarkEnd w:id="18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6" w:name="_Ref452620325"/>
      <w:bookmarkStart w:id="1837" w:name="_Toc459399434"/>
      <w:r>
        <w:t>Psali Batos</w:t>
      </w:r>
      <w:r>
        <w:rPr>
          <w:lang w:val="en-US"/>
        </w:rPr>
        <w:t xml:space="preserve"> On (After) the Third Canticle</w:t>
      </w:r>
      <w:bookmarkEnd w:id="1835"/>
      <w:bookmarkEnd w:id="1836"/>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8" w:name="_Ref452620881"/>
      <w:bookmarkStart w:id="1839" w:name="_Toc459399435"/>
      <w:r>
        <w:t>Hymn on the Sunday Psali</w:t>
      </w:r>
      <w:bookmarkEnd w:id="1838"/>
      <w:bookmarkEnd w:id="1839"/>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0" w:name="_Ref452620856"/>
      <w:bookmarkStart w:id="1841" w:name="_Toc459399436"/>
      <w:r>
        <w:t>Interpretation on (After) the Sunday Theotokia Part 1</w:t>
      </w:r>
      <w:bookmarkEnd w:id="1840"/>
      <w:bookmarkEnd w:id="1841"/>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2" w:name="_Toc459399437"/>
      <w:r>
        <w:t>Interpretation on (After) the Sunday Theotokia Part 2</w:t>
      </w:r>
      <w:bookmarkEnd w:id="1842"/>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3" w:name="_Toc459399438"/>
      <w:r>
        <w:lastRenderedPageBreak/>
        <w:t>Interpretation on (After) the Sunday Theotokia Part 3</w:t>
      </w:r>
      <w:bookmarkEnd w:id="1843"/>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4" w:name="_Toc459399439"/>
      <w:r>
        <w:t>Interpretation on (After) the Sunday Theotokia Part 4</w:t>
      </w:r>
      <w:bookmarkEnd w:id="1844"/>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5" w:name="_Toc459399440"/>
      <w:r>
        <w:t>Interpretation on (After) the Sunday Theotokia Part 5</w:t>
      </w:r>
      <w:bookmarkEnd w:id="1845"/>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6" w:name="_Toc459399441"/>
      <w:r>
        <w:t>Interpretation on (After) the Sunday Theotokia Part 6</w:t>
      </w:r>
      <w:bookmarkEnd w:id="1846"/>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7" w:name="_Toc459399442"/>
      <w:r>
        <w:lastRenderedPageBreak/>
        <w:t>Interpretation on (After) the Sunday Theotokia Part 7 (modern)</w:t>
      </w:r>
      <w:bookmarkEnd w:id="1847"/>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8" w:name="_Ref452619669"/>
      <w:bookmarkStart w:id="1849" w:name="_Toc459399443"/>
      <w:r>
        <w:t>Hymn on the Monday Theotokia</w:t>
      </w:r>
      <w:bookmarkEnd w:id="1848"/>
      <w:bookmarkEnd w:id="1849"/>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0" w:name="_Ref452619779"/>
      <w:bookmarkStart w:id="1851" w:name="_Toc459399444"/>
      <w:r>
        <w:t>Hymn on the Tuesday Theotokia</w:t>
      </w:r>
      <w:bookmarkEnd w:id="1850"/>
      <w:bookmarkEnd w:id="1851"/>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2" w:name="_Ref452620017"/>
      <w:bookmarkStart w:id="1853" w:name="_Toc459399445"/>
      <w:r>
        <w:t>Hymn on the Wednesday Theotokia</w:t>
      </w:r>
      <w:bookmarkEnd w:id="1852"/>
      <w:bookmarkEnd w:id="1853"/>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4" w:name="_Ref435645467"/>
      <w:bookmarkStart w:id="1855" w:name="_Toc459399446"/>
      <w:r>
        <w:t>Hymn on the Thursday Theotokia (The Fiery Bush)</w:t>
      </w:r>
      <w:bookmarkEnd w:id="1854"/>
      <w:bookmarkEnd w:id="1855"/>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5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6" w:name="_Ref452620495"/>
      <w:bookmarkStart w:id="1857" w:name="_Toc459399447"/>
      <w:r>
        <w:lastRenderedPageBreak/>
        <w:t>Hymn on the Friday Theotokia</w:t>
      </w:r>
      <w:bookmarkEnd w:id="1856"/>
      <w:bookmarkEnd w:id="1857"/>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8" w:name="_Ref452620614"/>
      <w:bookmarkStart w:id="1859" w:name="_Toc459399448"/>
      <w:r>
        <w:t>Hymn on the Saturday Theotokia</w:t>
      </w:r>
      <w:bookmarkEnd w:id="1858"/>
      <w:bookmarkEnd w:id="1859"/>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0" w:name="_Ref452620695"/>
      <w:bookmarkStart w:id="1861" w:name="_Toc459399449"/>
      <w:r>
        <w:t>The First Batos Lobsh</w:t>
      </w:r>
      <w:bookmarkEnd w:id="1860"/>
      <w:bookmarkEnd w:id="1861"/>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2" w:name="_Ref452620704"/>
      <w:bookmarkStart w:id="1863" w:name="_Toc459399450"/>
      <w:r>
        <w:t>The Second Batos Lobsh</w:t>
      </w:r>
      <w:bookmarkEnd w:id="1862"/>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4" w:name="_Toc459399214"/>
      <w:r>
        <w:lastRenderedPageBreak/>
        <w:t>The Pascal Cycle</w:t>
      </w:r>
      <w:bookmarkEnd w:id="1817"/>
      <w:bookmarkEnd w:id="1818"/>
      <w:bookmarkEnd w:id="1819"/>
      <w:bookmarkEnd w:id="1864"/>
    </w:p>
    <w:bookmarkStart w:id="1865" w:name="_Toc410196971" w:displacedByCustomXml="next"/>
    <w:bookmarkStart w:id="1866" w:name="_Toc410196469" w:displacedByCustomXml="next"/>
    <w:bookmarkStart w:id="1867"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701160BD" w14:textId="3AFD712B" w:rsidR="00513E2D" w:rsidRDefault="00DE549C">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5F6770">
              <w:rPr>
                <w:noProof/>
                <w:webHidden/>
              </w:rPr>
              <w:t>923</w:t>
            </w:r>
            <w:r w:rsidR="00513E2D">
              <w:rPr>
                <w:noProof/>
                <w:webHidden/>
              </w:rPr>
              <w:fldChar w:fldCharType="end"/>
            </w:r>
          </w:hyperlink>
        </w:p>
        <w:p w14:paraId="65B913FD" w14:textId="0C2BC758" w:rsidR="00513E2D" w:rsidRDefault="00DE549C">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5F6770">
              <w:rPr>
                <w:noProof/>
                <w:webHidden/>
              </w:rPr>
              <w:t>931</w:t>
            </w:r>
            <w:r w:rsidR="00513E2D">
              <w:rPr>
                <w:noProof/>
                <w:webHidden/>
              </w:rPr>
              <w:fldChar w:fldCharType="end"/>
            </w:r>
          </w:hyperlink>
        </w:p>
        <w:p w14:paraId="0840CF51" w14:textId="22C9D0E0" w:rsidR="00513E2D" w:rsidRDefault="00DE549C">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5F6770">
              <w:rPr>
                <w:noProof/>
                <w:webHidden/>
              </w:rPr>
              <w:t>938</w:t>
            </w:r>
            <w:r w:rsidR="00513E2D">
              <w:rPr>
                <w:noProof/>
                <w:webHidden/>
              </w:rPr>
              <w:fldChar w:fldCharType="end"/>
            </w:r>
          </w:hyperlink>
        </w:p>
        <w:p w14:paraId="395E1A50" w14:textId="5A8844CD" w:rsidR="00513E2D" w:rsidRDefault="00DE549C">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5F6770">
              <w:rPr>
                <w:noProof/>
                <w:webHidden/>
              </w:rPr>
              <w:t>942</w:t>
            </w:r>
            <w:r w:rsidR="00513E2D">
              <w:rPr>
                <w:noProof/>
                <w:webHidden/>
              </w:rPr>
              <w:fldChar w:fldCharType="end"/>
            </w:r>
          </w:hyperlink>
        </w:p>
        <w:p w14:paraId="6A243844" w14:textId="60AFAFDB" w:rsidR="00513E2D" w:rsidRDefault="00DE549C">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5F6770">
              <w:rPr>
                <w:noProof/>
                <w:webHidden/>
              </w:rPr>
              <w:t>946</w:t>
            </w:r>
            <w:r w:rsidR="00513E2D">
              <w:rPr>
                <w:noProof/>
                <w:webHidden/>
              </w:rPr>
              <w:fldChar w:fldCharType="end"/>
            </w:r>
          </w:hyperlink>
        </w:p>
        <w:p w14:paraId="0A8F744E" w14:textId="7551D185" w:rsidR="00513E2D" w:rsidRDefault="00DE549C">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5F6770">
              <w:rPr>
                <w:noProof/>
                <w:webHidden/>
              </w:rPr>
              <w:t>950</w:t>
            </w:r>
            <w:r w:rsidR="00513E2D">
              <w:rPr>
                <w:noProof/>
                <w:webHidden/>
              </w:rPr>
              <w:fldChar w:fldCharType="end"/>
            </w:r>
          </w:hyperlink>
        </w:p>
        <w:p w14:paraId="3C6D8185" w14:textId="4BB07DC0" w:rsidR="00513E2D" w:rsidRDefault="00DE549C">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5F6770">
              <w:rPr>
                <w:noProof/>
                <w:webHidden/>
              </w:rPr>
              <w:t>954</w:t>
            </w:r>
            <w:r w:rsidR="00513E2D">
              <w:rPr>
                <w:noProof/>
                <w:webHidden/>
              </w:rPr>
              <w:fldChar w:fldCharType="end"/>
            </w:r>
          </w:hyperlink>
        </w:p>
        <w:p w14:paraId="500E9319" w14:textId="2688DA12" w:rsidR="00513E2D" w:rsidRDefault="00DE549C">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5F6770">
              <w:rPr>
                <w:noProof/>
                <w:webHidden/>
              </w:rPr>
              <w:t>959</w:t>
            </w:r>
            <w:r w:rsidR="00513E2D">
              <w:rPr>
                <w:noProof/>
                <w:webHidden/>
              </w:rPr>
              <w:fldChar w:fldCharType="end"/>
            </w:r>
          </w:hyperlink>
        </w:p>
        <w:p w14:paraId="5A2E005F" w14:textId="29540172" w:rsidR="00513E2D" w:rsidRDefault="00DE549C">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5F6770">
              <w:rPr>
                <w:noProof/>
                <w:webHidden/>
              </w:rPr>
              <w:t>967</w:t>
            </w:r>
            <w:r w:rsidR="00513E2D">
              <w:rPr>
                <w:noProof/>
                <w:webHidden/>
              </w:rPr>
              <w:fldChar w:fldCharType="end"/>
            </w:r>
          </w:hyperlink>
        </w:p>
        <w:p w14:paraId="31D111A2" w14:textId="1ACC4630" w:rsidR="00513E2D" w:rsidRDefault="00DE549C">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5F6770">
              <w:rPr>
                <w:noProof/>
                <w:webHidden/>
              </w:rPr>
              <w:t>970</w:t>
            </w:r>
            <w:r w:rsidR="00513E2D">
              <w:rPr>
                <w:noProof/>
                <w:webHidden/>
              </w:rPr>
              <w:fldChar w:fldCharType="end"/>
            </w:r>
          </w:hyperlink>
        </w:p>
        <w:p w14:paraId="3C9E3484" w14:textId="7B3B56B1" w:rsidR="00513E2D" w:rsidRDefault="00DE549C">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5F6770">
              <w:rPr>
                <w:noProof/>
                <w:webHidden/>
              </w:rPr>
              <w:t>973</w:t>
            </w:r>
            <w:r w:rsidR="00513E2D">
              <w:rPr>
                <w:noProof/>
                <w:webHidden/>
              </w:rPr>
              <w:fldChar w:fldCharType="end"/>
            </w:r>
          </w:hyperlink>
        </w:p>
        <w:p w14:paraId="1C517C6E" w14:textId="0EE1ECB8" w:rsidR="00513E2D" w:rsidRDefault="00DE549C">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5F6770">
              <w:rPr>
                <w:noProof/>
                <w:webHidden/>
              </w:rPr>
              <w:t>975</w:t>
            </w:r>
            <w:r w:rsidR="00513E2D">
              <w:rPr>
                <w:noProof/>
                <w:webHidden/>
              </w:rPr>
              <w:fldChar w:fldCharType="end"/>
            </w:r>
          </w:hyperlink>
        </w:p>
        <w:p w14:paraId="7D1F3E95" w14:textId="02F067A1" w:rsidR="00513E2D" w:rsidRDefault="00DE549C">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5F6770">
              <w:rPr>
                <w:noProof/>
                <w:webHidden/>
              </w:rPr>
              <w:t>977</w:t>
            </w:r>
            <w:r w:rsidR="00513E2D">
              <w:rPr>
                <w:noProof/>
                <w:webHidden/>
              </w:rPr>
              <w:fldChar w:fldCharType="end"/>
            </w:r>
          </w:hyperlink>
        </w:p>
        <w:p w14:paraId="32B0C3EE" w14:textId="0FC7DCE7" w:rsidR="00513E2D" w:rsidRDefault="00DE549C">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5F6770">
              <w:rPr>
                <w:noProof/>
                <w:webHidden/>
              </w:rPr>
              <w:t>980</w:t>
            </w:r>
            <w:r w:rsidR="00513E2D">
              <w:rPr>
                <w:noProof/>
                <w:webHidden/>
              </w:rPr>
              <w:fldChar w:fldCharType="end"/>
            </w:r>
          </w:hyperlink>
        </w:p>
        <w:p w14:paraId="42594738" w14:textId="1905C235" w:rsidR="00513E2D" w:rsidRDefault="00DE549C">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5F6770">
              <w:rPr>
                <w:noProof/>
                <w:webHidden/>
              </w:rPr>
              <w:t>983</w:t>
            </w:r>
            <w:r w:rsidR="00513E2D">
              <w:rPr>
                <w:noProof/>
                <w:webHidden/>
              </w:rPr>
              <w:fldChar w:fldCharType="end"/>
            </w:r>
          </w:hyperlink>
        </w:p>
        <w:p w14:paraId="760E0D4D" w14:textId="28382CA8" w:rsidR="00513E2D" w:rsidRDefault="00DE549C">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5F6770">
              <w:rPr>
                <w:noProof/>
                <w:webHidden/>
              </w:rPr>
              <w:t>985</w:t>
            </w:r>
            <w:r w:rsidR="00513E2D">
              <w:rPr>
                <w:noProof/>
                <w:webHidden/>
              </w:rPr>
              <w:fldChar w:fldCharType="end"/>
            </w:r>
          </w:hyperlink>
        </w:p>
        <w:p w14:paraId="14213AA3" w14:textId="7BF65813" w:rsidR="00513E2D" w:rsidRDefault="00DE549C">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5F6770">
              <w:rPr>
                <w:noProof/>
                <w:webHidden/>
              </w:rPr>
              <w:t>990</w:t>
            </w:r>
            <w:r w:rsidR="00513E2D">
              <w:rPr>
                <w:noProof/>
                <w:webHidden/>
              </w:rPr>
              <w:fldChar w:fldCharType="end"/>
            </w:r>
          </w:hyperlink>
        </w:p>
        <w:p w14:paraId="59D335D6" w14:textId="250E5ECC" w:rsidR="00513E2D" w:rsidRDefault="00DE549C">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5F6770">
              <w:rPr>
                <w:noProof/>
                <w:webHidden/>
              </w:rPr>
              <w:t>992</w:t>
            </w:r>
            <w:r w:rsidR="00513E2D">
              <w:rPr>
                <w:noProof/>
                <w:webHidden/>
              </w:rPr>
              <w:fldChar w:fldCharType="end"/>
            </w:r>
          </w:hyperlink>
        </w:p>
        <w:p w14:paraId="16C53C8B" w14:textId="4019D960" w:rsidR="00513E2D" w:rsidRDefault="00DE549C">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5F6770">
              <w:rPr>
                <w:noProof/>
                <w:webHidden/>
              </w:rPr>
              <w:t>997</w:t>
            </w:r>
            <w:r w:rsidR="00513E2D">
              <w:rPr>
                <w:noProof/>
                <w:webHidden/>
              </w:rPr>
              <w:fldChar w:fldCharType="end"/>
            </w:r>
          </w:hyperlink>
        </w:p>
        <w:p w14:paraId="27B06642" w14:textId="4D562398" w:rsidR="00513E2D" w:rsidRDefault="00DE549C">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5F6770">
              <w:rPr>
                <w:noProof/>
                <w:webHidden/>
              </w:rPr>
              <w:t>1005</w:t>
            </w:r>
            <w:r w:rsidR="00513E2D">
              <w:rPr>
                <w:noProof/>
                <w:webHidden/>
              </w:rPr>
              <w:fldChar w:fldCharType="end"/>
            </w:r>
          </w:hyperlink>
        </w:p>
        <w:p w14:paraId="354FA993" w14:textId="300B55DA" w:rsidR="00513E2D" w:rsidRDefault="00DE549C">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5F6770">
              <w:rPr>
                <w:noProof/>
                <w:webHidden/>
              </w:rPr>
              <w:t>1010</w:t>
            </w:r>
            <w:r w:rsidR="00513E2D">
              <w:rPr>
                <w:noProof/>
                <w:webHidden/>
              </w:rPr>
              <w:fldChar w:fldCharType="end"/>
            </w:r>
          </w:hyperlink>
        </w:p>
        <w:p w14:paraId="4C293DB3" w14:textId="3DE539FA" w:rsidR="00513E2D" w:rsidRDefault="00DE549C">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5F6770">
              <w:rPr>
                <w:noProof/>
                <w:webHidden/>
              </w:rPr>
              <w:t>1015</w:t>
            </w:r>
            <w:r w:rsidR="00513E2D">
              <w:rPr>
                <w:noProof/>
                <w:webHidden/>
              </w:rPr>
              <w:fldChar w:fldCharType="end"/>
            </w:r>
          </w:hyperlink>
        </w:p>
        <w:p w14:paraId="6530D8F0" w14:textId="4E7BC027" w:rsidR="00513E2D" w:rsidRDefault="00DE549C">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5F6770">
              <w:rPr>
                <w:noProof/>
                <w:webHidden/>
              </w:rPr>
              <w:t>1017</w:t>
            </w:r>
            <w:r w:rsidR="00513E2D">
              <w:rPr>
                <w:noProof/>
                <w:webHidden/>
              </w:rPr>
              <w:fldChar w:fldCharType="end"/>
            </w:r>
          </w:hyperlink>
        </w:p>
        <w:p w14:paraId="1DFF5205" w14:textId="7549F015" w:rsidR="00513E2D" w:rsidRDefault="00DE549C">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5F6770">
              <w:rPr>
                <w:noProof/>
                <w:webHidden/>
              </w:rPr>
              <w:t>1022</w:t>
            </w:r>
            <w:r w:rsidR="00513E2D">
              <w:rPr>
                <w:noProof/>
                <w:webHidden/>
              </w:rPr>
              <w:fldChar w:fldCharType="end"/>
            </w:r>
          </w:hyperlink>
        </w:p>
        <w:p w14:paraId="66FA53B2" w14:textId="119AAB94" w:rsidR="00513E2D" w:rsidRDefault="00DE549C">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2C69B140" w14:textId="3DCE2590" w:rsidR="00513E2D" w:rsidRDefault="00DE549C">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6DC1B911" w14:textId="672E602A" w:rsidR="00513E2D" w:rsidRDefault="00DE549C">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5F6770">
              <w:rPr>
                <w:noProof/>
                <w:webHidden/>
              </w:rPr>
              <w:t>1044</w:t>
            </w:r>
            <w:r w:rsidR="00513E2D">
              <w:rPr>
                <w:noProof/>
                <w:webHidden/>
              </w:rPr>
              <w:fldChar w:fldCharType="end"/>
            </w:r>
          </w:hyperlink>
        </w:p>
        <w:p w14:paraId="3BE5B2B1" w14:textId="2B72C33C" w:rsidR="00513E2D" w:rsidRDefault="00DE549C">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5F6770">
              <w:rPr>
                <w:noProof/>
                <w:webHidden/>
              </w:rPr>
              <w:t>1049</w:t>
            </w:r>
            <w:r w:rsidR="00513E2D">
              <w:rPr>
                <w:noProof/>
                <w:webHidden/>
              </w:rPr>
              <w:fldChar w:fldCharType="end"/>
            </w:r>
          </w:hyperlink>
        </w:p>
        <w:p w14:paraId="76051154" w14:textId="01FF8CB0" w:rsidR="00513E2D" w:rsidRDefault="00DE549C">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5F6770">
              <w:rPr>
                <w:noProof/>
                <w:webHidden/>
              </w:rPr>
              <w:t>1057</w:t>
            </w:r>
            <w:r w:rsidR="00513E2D">
              <w:rPr>
                <w:noProof/>
                <w:webHidden/>
              </w:rPr>
              <w:fldChar w:fldCharType="end"/>
            </w:r>
          </w:hyperlink>
        </w:p>
        <w:p w14:paraId="3B76CC56" w14:textId="73BD1737" w:rsidR="00513E2D" w:rsidRDefault="00DE549C">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5F6770">
              <w:rPr>
                <w:noProof/>
                <w:webHidden/>
              </w:rPr>
              <w:t>1065</w:t>
            </w:r>
            <w:r w:rsidR="00513E2D">
              <w:rPr>
                <w:noProof/>
                <w:webHidden/>
              </w:rPr>
              <w:fldChar w:fldCharType="end"/>
            </w:r>
          </w:hyperlink>
        </w:p>
        <w:p w14:paraId="5789CCCB" w14:textId="3AEA57D3" w:rsidR="00513E2D" w:rsidRDefault="00DE549C">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5F6770">
              <w:rPr>
                <w:noProof/>
                <w:webHidden/>
              </w:rPr>
              <w:t>1076</w:t>
            </w:r>
            <w:r w:rsidR="00513E2D">
              <w:rPr>
                <w:noProof/>
                <w:webHidden/>
              </w:rPr>
              <w:fldChar w:fldCharType="end"/>
            </w:r>
          </w:hyperlink>
        </w:p>
        <w:p w14:paraId="5C826182" w14:textId="418737FD" w:rsidR="00513E2D" w:rsidRDefault="00DE549C">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5F6770">
              <w:rPr>
                <w:noProof/>
                <w:webHidden/>
              </w:rPr>
              <w:t>1078</w:t>
            </w:r>
            <w:r w:rsidR="00513E2D">
              <w:rPr>
                <w:noProof/>
                <w:webHidden/>
              </w:rPr>
              <w:fldChar w:fldCharType="end"/>
            </w:r>
          </w:hyperlink>
        </w:p>
        <w:p w14:paraId="10E3A94C" w14:textId="550400EA" w:rsidR="00513E2D" w:rsidRDefault="00DE549C">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5F6770">
              <w:rPr>
                <w:noProof/>
                <w:webHidden/>
              </w:rPr>
              <w:t>1088</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68" w:name="_Toc459399451"/>
      <w:r>
        <w:lastRenderedPageBreak/>
        <w:t>Jonah’s Fast</w:t>
      </w:r>
      <w:bookmarkEnd w:id="1867"/>
      <w:bookmarkEnd w:id="1866"/>
      <w:bookmarkEnd w:id="1865"/>
      <w:bookmarkEnd w:id="1868"/>
    </w:p>
    <w:p w14:paraId="7A658690" w14:textId="77777777" w:rsidR="001E5E16" w:rsidRPr="001E5E16" w:rsidRDefault="001E5E16" w:rsidP="001E5E16">
      <w:pPr>
        <w:pStyle w:val="Heading4"/>
      </w:pPr>
      <w:bookmarkStart w:id="1869" w:name="_Ref434478053"/>
      <w:r>
        <w:t>The Doxology</w:t>
      </w:r>
      <w:r w:rsidR="00E21EA3">
        <w:t xml:space="preserve"> of Jonah’s Fast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0" w:name="_Toc410196228"/>
      <w:bookmarkStart w:id="1871" w:name="_Toc410196470"/>
      <w:bookmarkStart w:id="1872" w:name="_Toc410196972"/>
      <w:bookmarkStart w:id="1873" w:name="_Toc459399452"/>
      <w:r>
        <w:t>Jonah’s Feast</w:t>
      </w:r>
      <w:bookmarkEnd w:id="1870"/>
      <w:bookmarkEnd w:id="1871"/>
      <w:bookmarkEnd w:id="1872"/>
      <w:bookmarkEnd w:id="1873"/>
    </w:p>
    <w:p w14:paraId="6EE6C439" w14:textId="77777777" w:rsidR="00495F1A" w:rsidRDefault="00495F1A" w:rsidP="00495F1A">
      <w:pPr>
        <w:pStyle w:val="Heading3"/>
      </w:pPr>
      <w:bookmarkStart w:id="1874" w:name="_Toc410196229"/>
      <w:bookmarkStart w:id="1875" w:name="_Toc410196471"/>
      <w:bookmarkStart w:id="1876" w:name="_Toc410196973"/>
      <w:bookmarkStart w:id="1877" w:name="_Toc459399453"/>
      <w:r>
        <w:t>Great Lent</w:t>
      </w:r>
      <w:bookmarkEnd w:id="1874"/>
      <w:bookmarkEnd w:id="1875"/>
      <w:bookmarkEnd w:id="1876"/>
      <w:bookmarkEnd w:id="1877"/>
    </w:p>
    <w:p w14:paraId="2602B6E5" w14:textId="77777777" w:rsidR="00EC2AEB" w:rsidRPr="001E5E16" w:rsidRDefault="00EC2AEB" w:rsidP="00EC2AEB">
      <w:pPr>
        <w:pStyle w:val="Heading4"/>
      </w:pPr>
      <w:bookmarkStart w:id="1878" w:name="_Ref434478080"/>
      <w:r>
        <w:t>The Doxology</w:t>
      </w:r>
      <w:r w:rsidR="00420CFA">
        <w:t xml:space="preserve"> for Saturday and Sunday</w:t>
      </w:r>
      <w:r w:rsidR="00E21EA3">
        <w:t xml:space="preserve"> in Great Lent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79" w:name="_Ref434478104"/>
      <w:r>
        <w:t>The Doxology</w:t>
      </w:r>
      <w:r w:rsidR="00E21EA3">
        <w:t xml:space="preserve"> for Weekdays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0"/>
            <w:r>
              <w:t>ⲛⲓⲉ̀ⲛⲉϩ</w:t>
            </w:r>
            <w:commentRangeEnd w:id="1880"/>
            <w:r>
              <w:rPr>
                <w:rStyle w:val="CommentReference"/>
                <w:rFonts w:ascii="Times New Roman" w:hAnsi="Times New Roman" w:cstheme="minorBidi"/>
                <w:noProof w:val="0"/>
              </w:rPr>
              <w:commentReference w:id="1880"/>
            </w:r>
            <w:r>
              <w:t>.</w:t>
            </w:r>
          </w:p>
        </w:tc>
      </w:tr>
    </w:tbl>
    <w:p w14:paraId="1A70F51E" w14:textId="77777777" w:rsidR="00420CFA" w:rsidRPr="001E5E16" w:rsidRDefault="00420CFA" w:rsidP="00420CFA">
      <w:pPr>
        <w:pStyle w:val="Heading4"/>
      </w:pPr>
      <w:bookmarkStart w:id="1881" w:name="_Ref434478128"/>
      <w:r>
        <w:t>A Second Doxology for Weekdays</w:t>
      </w:r>
      <w:r w:rsidR="00E21EA3">
        <w:t xml:space="preserve"> in Great Lent</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2"/>
            <w:r>
              <w:t xml:space="preserve">He </w:t>
            </w:r>
            <w:r w:rsidR="00253DD3">
              <w:t>humiliated</w:t>
            </w:r>
          </w:p>
          <w:p w14:paraId="774AFAE4" w14:textId="77777777" w:rsidR="00420CFA" w:rsidRDefault="00420CFA" w:rsidP="00420CFA">
            <w:pPr>
              <w:pStyle w:val="EngHangEnd"/>
            </w:pPr>
            <w:r>
              <w:t>The Tempter</w:t>
            </w:r>
            <w:commentRangeEnd w:id="1882"/>
            <w:r>
              <w:rPr>
                <w:rStyle w:val="CommentReference"/>
              </w:rPr>
              <w:commentReference w:id="188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3"/>
            <w:r>
              <w:t>“Fast in watchfulness</w:t>
            </w:r>
          </w:p>
          <w:p w14:paraId="6B2FDE71" w14:textId="77777777" w:rsidR="00420CFA" w:rsidRDefault="00420CFA" w:rsidP="00420CFA">
            <w:pPr>
              <w:pStyle w:val="EngHangEnd"/>
            </w:pPr>
            <w:r>
              <w:t>By day and by night.”</w:t>
            </w:r>
            <w:commentRangeEnd w:id="1883"/>
            <w:r>
              <w:rPr>
                <w:rStyle w:val="CommentReference"/>
              </w:rPr>
              <w:commentReference w:id="188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4" w:name="_Ref434478147"/>
      <w:r>
        <w:t>A Third</w:t>
      </w:r>
      <w:r w:rsidR="00420CFA">
        <w:t xml:space="preserve"> Doxology</w:t>
      </w:r>
      <w:r>
        <w:t xml:space="preserve"> for Weekdays</w:t>
      </w:r>
      <w:r w:rsidR="00E21EA3">
        <w:t xml:space="preserve"> in Great Lent</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5" w:name="_Ref434478172"/>
      <w:r>
        <w:lastRenderedPageBreak/>
        <w:t xml:space="preserve">The </w:t>
      </w:r>
      <w:r w:rsidR="007A72D2">
        <w:t xml:space="preserve">Fourth </w:t>
      </w:r>
      <w:r>
        <w:t>Doxology</w:t>
      </w:r>
      <w:r w:rsidR="007A72D2">
        <w:t xml:space="preserve"> </w:t>
      </w:r>
      <w:r w:rsidR="00E21EA3">
        <w:t>for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6"/>
            <w:r>
              <w:t xml:space="preserve">Ϯⲛⲏⲥⲧⲓⲁ̀ </w:t>
            </w:r>
            <w:commentRangeEnd w:id="1886"/>
            <w:r>
              <w:rPr>
                <w:rStyle w:val="CommentReference"/>
                <w:rFonts w:ascii="Times New Roman" w:hAnsi="Times New Roman" w:cstheme="minorBidi"/>
                <w:noProof w:val="0"/>
              </w:rPr>
              <w:commentReference w:id="188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7"/>
            <w:r>
              <w:t>pretense</w:t>
            </w:r>
            <w:commentRangeEnd w:id="1887"/>
            <w:r>
              <w:rPr>
                <w:rStyle w:val="CommentReference"/>
              </w:rPr>
              <w:commentReference w:id="188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8"/>
            <w:r>
              <w:t>strugglers</w:t>
            </w:r>
            <w:commentRangeEnd w:id="1888"/>
            <w:r>
              <w:rPr>
                <w:rStyle w:val="CommentReference"/>
              </w:rPr>
              <w:commentReference w:id="188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89"/>
            <w:r>
              <w:t>martyrdom</w:t>
            </w:r>
            <w:commentRangeEnd w:id="1889"/>
            <w:r>
              <w:rPr>
                <w:rStyle w:val="CommentReference"/>
              </w:rPr>
              <w:commentReference w:id="188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0"/>
            <w:r>
              <w:t xml:space="preserve">carries </w:t>
            </w:r>
            <w:commentRangeEnd w:id="1890"/>
            <w:r>
              <w:rPr>
                <w:rStyle w:val="CommentReference"/>
              </w:rPr>
              <w:commentReference w:id="189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1"/>
            <w:r>
              <w:t>assembly</w:t>
            </w:r>
            <w:commentRangeEnd w:id="1891"/>
            <w:r>
              <w:rPr>
                <w:rStyle w:val="CommentReference"/>
              </w:rPr>
              <w:commentReference w:id="1891"/>
            </w:r>
            <w:r>
              <w:t>,</w:t>
            </w:r>
          </w:p>
          <w:p w14:paraId="33941A18" w14:textId="77777777" w:rsidR="006A78B4" w:rsidRDefault="006A78B4" w:rsidP="006A78B4">
            <w:pPr>
              <w:pStyle w:val="EngHangEnd"/>
            </w:pPr>
            <w:r>
              <w:t xml:space="preserve">From now until the </w:t>
            </w:r>
            <w:commentRangeStart w:id="1892"/>
            <w:r>
              <w:t>ages of ages</w:t>
            </w:r>
            <w:commentRangeEnd w:id="1892"/>
            <w:r>
              <w:rPr>
                <w:rStyle w:val="CommentReference"/>
              </w:rPr>
              <w:commentReference w:id="189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3" w:name="_Ref434476347"/>
      <w:r>
        <w:t>The Psali Adam</w:t>
      </w:r>
      <w:r w:rsidR="006C1B94">
        <w:t xml:space="preserve"> for Great Lent</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4" w:name="_Ref434476369"/>
      <w:r>
        <w:t>The Psali Batos</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w:t>
            </w:r>
            <w:bookmarkStart w:id="1895" w:name="_GoBack"/>
            <w:bookmarkEnd w:id="1895"/>
            <w:r>
              <w:t>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6" w:name="_Toc410196230"/>
      <w:bookmarkStart w:id="1897" w:name="_Toc410196472"/>
      <w:bookmarkStart w:id="1898" w:name="_Toc410196974"/>
      <w:bookmarkStart w:id="1899" w:name="_Toc459399454"/>
      <w:r>
        <w:t>Lazarus Saturday</w:t>
      </w:r>
      <w:bookmarkEnd w:id="1896"/>
      <w:bookmarkEnd w:id="1897"/>
      <w:bookmarkEnd w:id="1898"/>
      <w:bookmarkEnd w:id="1899"/>
    </w:p>
    <w:p w14:paraId="536840DE" w14:textId="77777777" w:rsidR="00EC2AEB" w:rsidRPr="001E5E16" w:rsidRDefault="00EC2AEB" w:rsidP="00EC2AEB">
      <w:pPr>
        <w:pStyle w:val="Heading4"/>
      </w:pPr>
      <w:bookmarkStart w:id="1900" w:name="_Ref434478195"/>
      <w:r>
        <w:t>The Doxology</w:t>
      </w:r>
      <w:r w:rsidR="00E21EA3">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1" w:name="_Ref434476394"/>
      <w:r>
        <w:t>The Psali Batos</w:t>
      </w:r>
      <w:r w:rsidR="006C1B94">
        <w:t xml:space="preserve"> for Lazarus Saturday</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2"/>
            <w:r>
              <w:t>With glory befitting You</w:t>
            </w:r>
            <w:commentRangeEnd w:id="1902"/>
            <w:r>
              <w:rPr>
                <w:rStyle w:val="CommentReference"/>
              </w:rPr>
              <w:commentReference w:id="190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3" w:name="_Toc410196231"/>
      <w:bookmarkStart w:id="1904" w:name="_Toc410196473"/>
      <w:bookmarkStart w:id="1905" w:name="_Toc410196975"/>
      <w:bookmarkStart w:id="1906" w:name="_Toc459399455"/>
      <w:r>
        <w:lastRenderedPageBreak/>
        <w:t>Palm Sunday</w:t>
      </w:r>
      <w:bookmarkEnd w:id="1903"/>
      <w:bookmarkEnd w:id="1904"/>
      <w:bookmarkEnd w:id="1905"/>
      <w:bookmarkEnd w:id="1906"/>
    </w:p>
    <w:p w14:paraId="5FD5B809" w14:textId="77777777" w:rsidR="00EC2AEB" w:rsidRPr="001E5E16" w:rsidRDefault="00EC2AEB" w:rsidP="00EC2AEB">
      <w:pPr>
        <w:pStyle w:val="Heading4"/>
      </w:pPr>
      <w:bookmarkStart w:id="1907" w:name="_Ref434478217"/>
      <w:r>
        <w:t xml:space="preserve">The </w:t>
      </w:r>
      <w:r w:rsidR="00FA139D">
        <w:t xml:space="preserve">First </w:t>
      </w:r>
      <w:r>
        <w:t>Doxology</w:t>
      </w:r>
      <w:r w:rsidR="00E21EA3">
        <w:t xml:space="preserve"> for Palm Sunday</w:t>
      </w:r>
      <w:bookmarkEnd w:id="1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8"/>
            <w:r>
              <w:t>To the ages.</w:t>
            </w:r>
            <w:commentRangeEnd w:id="1908"/>
            <w:r>
              <w:rPr>
                <w:rStyle w:val="CommentReference"/>
              </w:rPr>
              <w:commentReference w:id="190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9" w:name="_Ref434478234"/>
      <w:r>
        <w:t>The Second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10" w:name="_Ref434478255"/>
      <w:r>
        <w:lastRenderedPageBreak/>
        <w:t>The Third Doxology</w:t>
      </w:r>
      <w:r w:rsidR="00E21EA3">
        <w:t xml:space="preserve"> for Palm Sunday</w:t>
      </w:r>
      <w:bookmarkEnd w:id="1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1"/>
            <w:r>
              <w:t xml:space="preserve">is </w:t>
            </w:r>
            <w:commentRangeEnd w:id="1911"/>
            <w:r>
              <w:rPr>
                <w:rStyle w:val="CommentReference"/>
              </w:rPr>
              <w:commentReference w:id="191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2" w:name="_Ref434476417"/>
      <w:r>
        <w:t>The Psali Adam</w:t>
      </w:r>
      <w:r w:rsidR="006C1B94">
        <w:t xml:space="preserve"> for Palm Sunday</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3"/>
            <w:r>
              <w:t xml:space="preserve">Offer </w:t>
            </w:r>
            <w:commentRangeEnd w:id="1913"/>
            <w:r>
              <w:rPr>
                <w:rStyle w:val="CommentReference"/>
              </w:rPr>
              <w:commentReference w:id="191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4"/>
            <w:r>
              <w:t>Kranion</w:t>
            </w:r>
            <w:commentRangeEnd w:id="1914"/>
            <w:r>
              <w:rPr>
                <w:rStyle w:val="CommentReference"/>
              </w:rPr>
              <w:commentReference w:id="191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03CD8A55" w:rsidR="003E106D" w:rsidRDefault="0038077A" w:rsidP="00495F1A">
      <w:pPr>
        <w:pStyle w:val="Heading3"/>
      </w:pPr>
      <w:bookmarkStart w:id="1915" w:name="_Toc459399456"/>
      <w:bookmarkStart w:id="1916" w:name="_Toc410196232"/>
      <w:bookmarkStart w:id="1917" w:name="_Toc410196474"/>
      <w:bookmarkStart w:id="1918" w:name="_Toc410196976"/>
      <w:r>
        <w:t>Bright</w:t>
      </w:r>
      <w:r w:rsidR="003E106D">
        <w:t xml:space="preserve"> Saturday</w:t>
      </w:r>
      <w:bookmarkEnd w:id="1915"/>
    </w:p>
    <w:p w14:paraId="65F4337A" w14:textId="2CA465AF" w:rsidR="003E106D" w:rsidRDefault="003E106D" w:rsidP="003E106D">
      <w:pPr>
        <w:pStyle w:val="Heading4"/>
      </w:pPr>
      <w:bookmarkStart w:id="1919" w:name="_Ref435562018"/>
      <w:r>
        <w:t>The Psali Batos for the Joyous Saturday</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0"/>
            <w:r>
              <w:t xml:space="preserve">abolished </w:t>
            </w:r>
            <w:commentRangeEnd w:id="1920"/>
            <w:r>
              <w:rPr>
                <w:rStyle w:val="CommentReference"/>
              </w:rPr>
              <w:commentReference w:id="192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1"/>
            <w:r>
              <w:t>power</w:t>
            </w:r>
            <w:commentRangeEnd w:id="1921"/>
            <w:r>
              <w:rPr>
                <w:rStyle w:val="CommentReference"/>
              </w:rPr>
              <w:commentReference w:id="192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22" w:name="_Toc459399457"/>
      <w:r>
        <w:t>Resurrection</w:t>
      </w:r>
      <w:bookmarkEnd w:id="1916"/>
      <w:bookmarkEnd w:id="1917"/>
      <w:bookmarkEnd w:id="1918"/>
      <w:r w:rsidR="003E106D">
        <w:t xml:space="preserve"> Sunday</w:t>
      </w:r>
      <w:bookmarkEnd w:id="1922"/>
    </w:p>
    <w:p w14:paraId="48D283B9" w14:textId="77777777" w:rsidR="00EC2AEB" w:rsidRPr="001E5E16" w:rsidRDefault="00EC2AEB" w:rsidP="00EC2AEB">
      <w:pPr>
        <w:pStyle w:val="Heading4"/>
      </w:pPr>
      <w:bookmarkStart w:id="1923" w:name="_Ref434478294"/>
      <w:r>
        <w:t>The Doxology</w:t>
      </w:r>
      <w:r w:rsidR="00E21EA3">
        <w:t xml:space="preserve"> for the Resurrection</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4"/>
            <w:r>
              <w:t>Name</w:t>
            </w:r>
            <w:commentRangeEnd w:id="1924"/>
            <w:r>
              <w:rPr>
                <w:rStyle w:val="CommentReference"/>
              </w:rPr>
              <w:commentReference w:id="192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25" w:name="_Ref434478317"/>
      <w:r>
        <w:lastRenderedPageBreak/>
        <w:t>A</w:t>
      </w:r>
      <w:r w:rsidR="00E21EA3">
        <w:t>nother</w:t>
      </w:r>
      <w:r>
        <w:t xml:space="preserve"> Doxology</w:t>
      </w:r>
      <w:r w:rsidR="00E21EA3">
        <w:t xml:space="preserve"> for the Resurrection</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26" w:name="_Ref434478347"/>
      <w:r>
        <w:lastRenderedPageBreak/>
        <w:t>A Doxology for Archangel Michael</w:t>
      </w:r>
      <w:r w:rsidR="00E21EA3">
        <w:t xml:space="preserve"> for the Resurrection</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27" w:name="_Ref434476440"/>
      <w:r>
        <w:t>The Psali Adam</w:t>
      </w:r>
      <w:r w:rsidR="006C1B94">
        <w:t xml:space="preserve"> for the Resurrection</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28" w:name="_Ref434476459"/>
      <w:r>
        <w:lastRenderedPageBreak/>
        <w:t>The Psali Batos</w:t>
      </w:r>
      <w:r w:rsidR="006C1B94">
        <w:t xml:space="preserve"> for the Resurrection</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29" w:name="_Toc410196233"/>
      <w:bookmarkStart w:id="1930" w:name="_Toc410196475"/>
      <w:bookmarkStart w:id="1931" w:name="_Toc410196977"/>
      <w:bookmarkStart w:id="1932" w:name="_Toc45939945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F677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59399459"/>
      <w:r>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5939946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lastRenderedPageBreak/>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56" w:name="_Toc459399215"/>
      <w:bookmarkEnd w:id="173"/>
      <w:bookmarkEnd w:id="174"/>
      <w:bookmarkEnd w:id="175"/>
      <w:bookmarkEnd w:id="1820"/>
      <w:r>
        <w:lastRenderedPageBreak/>
        <w:t>Index of Psalis</w:t>
      </w:r>
      <w:bookmarkEnd w:id="1956"/>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F6770">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F6770">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F6770">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F6770">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F6770">
        <w:t>The Psali Adam for the 29</w:t>
      </w:r>
      <w:r w:rsidR="005F6770" w:rsidRPr="00C0205C">
        <w:rPr>
          <w:vertAlign w:val="superscript"/>
        </w:rPr>
        <w:t>th</w:t>
      </w:r>
      <w:r w:rsidR="005F6770">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F6770">
        <w:t>The Psali Batos for the 29</w:t>
      </w:r>
      <w:r w:rsidR="005F6770" w:rsidRPr="00C0205C">
        <w:rPr>
          <w:vertAlign w:val="superscript"/>
        </w:rPr>
        <w:t>th</w:t>
      </w:r>
      <w:r w:rsidR="005F6770">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F6770">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F6770">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F6770">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F6770">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F6770">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F6770">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F6770">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F6770">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F6770">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F6770">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F6770">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F6770">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F6770">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F6770">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F6770">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F6770">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F6770">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F6770">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F6770">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F6770">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F6770">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F6770">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F6770">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F6770">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F6770">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F6770">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F6770">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F6770">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F6770">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F6770">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F6770">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F6770">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F6770">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F6770">
        <w:t>The Psali Adam for the Resurrection</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5F6770">
        <w:t>The Psali Batos for the Resurrection</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F6770">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5F6770">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F6770">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F6770">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F6770">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57" w:name="_Toc459399216"/>
      <w:r>
        <w:lastRenderedPageBreak/>
        <w:t>Index of Doxologies</w:t>
      </w:r>
      <w:bookmarkEnd w:id="1957"/>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F6770">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58" w:name="_Ref435642966"/>
      <w:r>
        <w:t>Seasonal Doxologies</w:t>
      </w:r>
      <w:bookmarkEnd w:id="1958"/>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5F6770">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5F6770">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5F6770">
        <w:t xml:space="preserve">The First Doxology of December or </w:t>
      </w:r>
      <w:r w:rsidR="005F6770"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F6770">
        <w:t xml:space="preserve">The Second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F6770">
        <w:t xml:space="preserve">The Third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F6770">
        <w:t xml:space="preserve">The Fourth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F6770">
        <w:t xml:space="preserve">The Fifth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F6770">
        <w:t xml:space="preserve">The Sixth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F6770">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F6770">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F6770">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F6770">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F6770">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F6770">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F6770">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F6770">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F6770">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F6770">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5F6770">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F6770">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F6770">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F6770">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F6770">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F6770">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F6770">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F6770">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F6770">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F6770">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F6770">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F6770">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5F6770">
        <w:t>The Doxology for the Resurrection</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5F6770">
        <w:t>Another Doxology for the Resurrection</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F6770">
        <w:t>A Doxology for Archangel Michael for the Resurrection</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F6770">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F6770">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F6770">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59" w:name="_Ref435643009"/>
      <w:r>
        <w:t>Saints’ Doxologies</w:t>
      </w:r>
      <w:bookmarkEnd w:id="1959"/>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F6770">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F6770" w:rsidRPr="005F6770">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F6770">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5F6770">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F6770">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F6770">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F6770">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F6770">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F6770">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5F6770">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5F6770">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F6770">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F6770">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F6770">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F6770">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F6770">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F6770">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F6770">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F6770">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F6770">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F6770">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F6770">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F6770">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5F6770">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F6770">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F6770">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F6770">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F6770">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5F6770">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F6770">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F6770">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F6770">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5F6770">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5F6770">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F6770">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2EE02F40"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5F6770">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5F6770">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5F6770">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F6770">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5F6770">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F6770">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F6770">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F6770">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5F6770">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5F6770">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F6770">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F6770">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5F6770">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F6770">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5F6770">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F6770">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F6770">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F6770">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F6770">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F6770">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F6770">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F6770">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F6770">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F6770">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F6770">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F6770">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5F6770">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F6770">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F6770">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F6770">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F6770" w:rsidRPr="005F6770">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F6770">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F6770">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F6770">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F6770">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F6770">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F6770">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F6770">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F6770">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F6770">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F6770">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5F6770">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F6770">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5F6770">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F6770">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20E6D11D" w:rsidR="00B82753" w:rsidRDefault="00B82753" w:rsidP="00810F04">
      <w:pPr>
        <w:tabs>
          <w:tab w:val="left" w:leader="dot" w:pos="8280"/>
        </w:tabs>
        <w:spacing w:after="0" w:line="240" w:lineRule="auto"/>
      </w:pPr>
      <w:r>
        <w:lastRenderedPageBreak/>
        <w:fldChar w:fldCharType="begin"/>
      </w:r>
      <w:r>
        <w:instrText xml:space="preserve"> REF _Ref434492183 \h </w:instrText>
      </w:r>
      <w:r>
        <w:fldChar w:fldCharType="separate"/>
      </w:r>
      <w:r w:rsidR="005F6770">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F6770">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F6770">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5F6770">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5F6770">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5F6770">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5F6770">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5F6770">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5F6770">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5F6770">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F6770">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F6770">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F6770">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F6770">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5F6770">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F6770">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F6770">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F6770">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F6770">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0" w:name="_Toc459399217"/>
      <w:r>
        <w:lastRenderedPageBreak/>
        <w:t>Non-Traditional</w:t>
      </w:r>
      <w:bookmarkEnd w:id="1960"/>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1" w:name="_Toc459399218"/>
      <w:r>
        <w:rPr>
          <w:lang w:val="en-GB"/>
        </w:rPr>
        <w:lastRenderedPageBreak/>
        <w:t>Reader’s Service</w:t>
      </w:r>
      <w:bookmarkEnd w:id="1961"/>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1774B53" w14:textId="77777777" w:rsidR="005F6770"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F677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622882948"/>
        <w:docPartObj>
          <w:docPartGallery w:val="Table of Contents"/>
          <w:docPartUnique/>
        </w:docPartObj>
      </w:sdtPr>
      <w:sdtEndPr/>
      <w:sdtContent>
        <w:p w14:paraId="18FCA111"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Vespers Praise</w:t>
          </w:r>
          <w:r>
            <w:rPr>
              <w:noProof/>
              <w:webHidden/>
            </w:rPr>
            <w:tab/>
            <w:t>5</w:t>
          </w:r>
        </w:p>
        <w:p w14:paraId="2EBBDB39"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 xml:space="preserve">The Psalms of the Eleventh </w:t>
          </w:r>
          <w:r w:rsidRPr="00FC5DDF">
            <w:rPr>
              <w:noProof/>
            </w:rPr>
            <w:t>Hour (Little Vespers)</w:t>
          </w:r>
          <w:r>
            <w:rPr>
              <w:noProof/>
              <w:webHidden/>
            </w:rPr>
            <w:tab/>
            <w:t>10</w:t>
          </w:r>
        </w:p>
        <w:p w14:paraId="77D5EF92"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The Raising of Evening</w:t>
          </w:r>
          <w:r w:rsidRPr="00FC5DDF">
            <w:rPr>
              <w:noProof/>
            </w:rPr>
            <w:t xml:space="preserve"> Incense</w:t>
          </w:r>
          <w:r>
            <w:rPr>
              <w:noProof/>
              <w:webHidden/>
            </w:rPr>
            <w:tab/>
            <w:t>16</w:t>
          </w:r>
        </w:p>
        <w:p w14:paraId="6554BA62" w14:textId="77777777" w:rsidR="005F6770" w:rsidRPr="005F6770" w:rsidRDefault="00DE549C" w:rsidP="005F6770">
          <w:pPr>
            <w:pStyle w:val="TOC3"/>
            <w:tabs>
              <w:tab w:val="right" w:leader="dot" w:pos="8846"/>
            </w:tabs>
            <w:rPr>
              <w:rFonts w:asciiTheme="minorHAnsi" w:eastAsiaTheme="minorEastAsia" w:hAnsiTheme="minorHAnsi"/>
              <w:sz w:val="22"/>
              <w:lang w:val="en-US"/>
            </w:rPr>
          </w:pPr>
        </w:p>
      </w:sdtContent>
    </w:sdt>
    <w:p w14:paraId="7E7F35A9" w14:textId="77777777" w:rsidR="005F6770" w:rsidRDefault="005F6770" w:rsidP="005F6770">
      <w:pPr>
        <w:pStyle w:val="TOC3"/>
        <w:tabs>
          <w:tab w:val="right" w:leader="dot" w:pos="8846"/>
        </w:tabs>
      </w:pPr>
      <w:r w:rsidRPr="005F6770">
        <w:rPr>
          <w:rStyle w:val="Hyperlink"/>
        </w:rPr>
        <w:t>It could be argued that Vespers Praise should</w:t>
      </w:r>
      <w:r>
        <w:rPr>
          <w:noProof/>
        </w:rPr>
        <w:t xml:space="preserve"> come</w:t>
      </w:r>
      <w:r w:rsidRPr="005F6770">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713AA275" w14:textId="77777777" w:rsidR="005F6770" w:rsidRPr="005F6770" w:rsidRDefault="005F6770" w:rsidP="005F6770">
      <w:pPr>
        <w:pStyle w:val="TOC3"/>
        <w:tabs>
          <w:tab w:val="right" w:leader="dot" w:pos="8846"/>
        </w:tabs>
        <w:rPr>
          <w:rStyle w:val="Hyperlink"/>
        </w:rPr>
      </w:pPr>
      <w:r w:rsidRPr="005F6770">
        <w:rPr>
          <w:rStyle w:val="Hyperlink"/>
        </w:rPr>
        <w:br w:type="page"/>
      </w:r>
    </w:p>
    <w:p w14:paraId="536ADEC3" w14:textId="6B1FB59A" w:rsidR="00513E2D" w:rsidRDefault="005F6770" w:rsidP="00513E2D">
      <w:pPr>
        <w:pStyle w:val="Rubric"/>
        <w:rPr>
          <w:lang w:val="en-US"/>
        </w:rPr>
      </w:pPr>
      <w:r w:rsidRPr="005F6770">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5F677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5F677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8AD800B" w14:textId="77777777" w:rsidR="005F6770" w:rsidRDefault="00513E2D" w:rsidP="00837F89">
      <w:pPr>
        <w:pStyle w:val="Body"/>
      </w:pPr>
      <w:r>
        <w:t xml:space="preserve">In the morning, recite </w:t>
      </w:r>
      <w:r>
        <w:fldChar w:fldCharType="begin"/>
      </w:r>
      <w:r>
        <w:instrText xml:space="preserve"> REF _Ref412098903 \h </w:instrText>
      </w:r>
      <w:r>
        <w:fldChar w:fldCharType="separate"/>
      </w:r>
      <w:r w:rsidR="005F6770">
        <w:br w:type="page"/>
      </w:r>
    </w:p>
    <w:p w14:paraId="27E7A771" w14:textId="3C11D708" w:rsidR="00513E2D" w:rsidRDefault="005F6770"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5A668749" w14:textId="77777777" w:rsidR="005F6770"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400352581"/>
        <w:docPartObj>
          <w:docPartGallery w:val="Table of Contents"/>
          <w:docPartUnique/>
        </w:docPartObj>
      </w:sdtPr>
      <w:sdtEndPr>
        <w:rPr>
          <w:b/>
          <w:bCs/>
          <w:noProof/>
        </w:rPr>
      </w:sdtEndPr>
      <w:sdtContent>
        <w:p w14:paraId="30B51EA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Psalms of Prime</w:t>
          </w:r>
          <w:r>
            <w:rPr>
              <w:noProof/>
              <w:webHidden/>
            </w:rPr>
            <w:tab/>
            <w:t>49</w:t>
          </w:r>
        </w:p>
        <w:p w14:paraId="2F651860"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Doxology of Prime</w:t>
          </w:r>
          <w:r>
            <w:rPr>
              <w:noProof/>
              <w:webHidden/>
            </w:rPr>
            <w:tab/>
            <w:t>55</w:t>
          </w:r>
        </w:p>
        <w:p w14:paraId="5464E77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Raising of Morning Incense</w:t>
          </w:r>
          <w:r>
            <w:rPr>
              <w:noProof/>
              <w:webHidden/>
            </w:rPr>
            <w:tab/>
            <w:t>66</w:t>
          </w:r>
        </w:p>
        <w:p w14:paraId="3E10190B" w14:textId="77777777" w:rsidR="005F6770" w:rsidRDefault="00DE549C" w:rsidP="009800DB"/>
      </w:sdtContent>
    </w:sdt>
    <w:p w14:paraId="0A9D94EA" w14:textId="77777777" w:rsidR="005F6770" w:rsidRDefault="005F6770" w:rsidP="00AB3348">
      <w:r>
        <w:br w:type="page"/>
      </w:r>
    </w:p>
    <w:p w14:paraId="7606F17C" w14:textId="2E027967" w:rsidR="00513E2D" w:rsidRPr="007E0213" w:rsidRDefault="005F6770"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F36A3FB" w14:textId="77777777" w:rsidR="005F6770"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F6770">
        <w:br w:type="page"/>
      </w:r>
    </w:p>
    <w:p w14:paraId="6B1C629D" w14:textId="697ED001" w:rsidR="00513E2D" w:rsidRDefault="005F6770"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67594919" w14:textId="77777777" w:rsidR="005F6770" w:rsidRDefault="00513E2D" w:rsidP="006869EE">
      <w:pPr>
        <w:pStyle w:val="Body"/>
        <w:rPr>
          <w:lang w:val="en-GB"/>
        </w:rPr>
      </w:pPr>
      <w:r>
        <w:t xml:space="preserve">Recite </w:t>
      </w:r>
      <w:r>
        <w:fldChar w:fldCharType="begin"/>
      </w:r>
      <w:r>
        <w:instrText xml:space="preserve"> REF _Ref435789927 \h </w:instrText>
      </w:r>
      <w:r>
        <w:fldChar w:fldCharType="separate"/>
      </w:r>
      <w:r w:rsidR="005F6770">
        <w:rPr>
          <w:lang w:val="en-GB"/>
        </w:rPr>
        <w:t>Graciously accord, O Lord, to keep us this night without sin. You are blessed, O Lord, God of our fathers, and Your Holy Name is greatly blessed and full of glory forever. Amen.</w:t>
      </w:r>
    </w:p>
    <w:p w14:paraId="675640C3" w14:textId="77777777" w:rsidR="005F6770" w:rsidRDefault="005F6770" w:rsidP="006869EE">
      <w:pPr>
        <w:pStyle w:val="Body"/>
        <w:rPr>
          <w:lang w:val="en-GB"/>
        </w:rPr>
      </w:pPr>
      <w:r>
        <w:rPr>
          <w:lang w:val="en-GB"/>
        </w:rPr>
        <w:t>Let Your mercy be upon us, O Lord, even as we have set our hope in You. For the eyes of everyone wait upon You, for You give them their food in due season.</w:t>
      </w:r>
    </w:p>
    <w:p w14:paraId="72FF5C44" w14:textId="77777777" w:rsidR="005F6770" w:rsidRDefault="005F6770"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9839E54" w14:textId="77777777" w:rsidR="005F6770" w:rsidRDefault="005F6770"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95DDFA5" w14:textId="77777777" w:rsidR="005F6770" w:rsidRDefault="005F6770" w:rsidP="006869EE">
      <w:pPr>
        <w:pStyle w:val="Body"/>
        <w:rPr>
          <w:lang w:val="en-GB"/>
        </w:rPr>
      </w:pPr>
      <w:r>
        <w:rPr>
          <w:lang w:val="en-GB"/>
        </w:rPr>
        <w:t>Your mercy, O Lord, endures forever. O despise not the works of Your hands.</w:t>
      </w:r>
    </w:p>
    <w:p w14:paraId="0159A2B3" w14:textId="77777777" w:rsidR="005F6770" w:rsidRDefault="005F6770" w:rsidP="006869EE">
      <w:pPr>
        <w:pStyle w:val="Body"/>
        <w:rPr>
          <w:lang w:val="en-GB"/>
        </w:rPr>
      </w:pPr>
      <w:r>
        <w:rPr>
          <w:lang w:val="en-GB"/>
        </w:rPr>
        <w:t>Lord, You have been our refuge in all generations. I said, “Be merciful to me, heal my soul; for I have sinned against You.”</w:t>
      </w:r>
    </w:p>
    <w:p w14:paraId="66C353C3" w14:textId="77777777" w:rsidR="005F6770" w:rsidRDefault="005F6770"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E715C85" w14:textId="77777777" w:rsidR="005F6770" w:rsidRDefault="005F6770" w:rsidP="006869EE">
      <w:pPr>
        <w:pStyle w:val="Body"/>
        <w:rPr>
          <w:lang w:val="en-GB"/>
        </w:rPr>
      </w:pPr>
      <w:r>
        <w:rPr>
          <w:lang w:val="en-GB"/>
        </w:rPr>
        <w:t>Blessing belongs to You, praise belongs to You praise, glory belongs to You, O Father, Son and Holy Spirit, now, and forever and ever. Amen.</w:t>
      </w:r>
    </w:p>
    <w:p w14:paraId="0DF74937" w14:textId="77777777" w:rsidR="005F6770" w:rsidRPr="008D61EA" w:rsidRDefault="005F6770"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1CAE620B" w14:textId="77777777" w:rsidR="005F6770" w:rsidRDefault="005F6770"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40EBE" w14:textId="77777777" w:rsidR="005F6770" w:rsidRDefault="005F6770"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5E68B8D" w14:textId="77777777" w:rsidR="005F6770" w:rsidRDefault="005F6770"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5F6770"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5"/>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5F6770">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5F6770">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2" w:name="_Toc459399219"/>
      <w:r>
        <w:lastRenderedPageBreak/>
        <w:t>Prayers for Needs</w:t>
      </w:r>
      <w:bookmarkEnd w:id="1962"/>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5F6770">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5F6770">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6690E38E" w14:textId="77777777" w:rsidR="005F6770"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B86344A" w14:textId="77777777" w:rsidTr="00266A55">
        <w:trPr>
          <w:cantSplit/>
          <w:jc w:val="center"/>
        </w:trPr>
        <w:tc>
          <w:tcPr>
            <w:tcW w:w="288" w:type="dxa"/>
          </w:tcPr>
          <w:p w14:paraId="37B538BB" w14:textId="77777777" w:rsidR="005F6770" w:rsidRDefault="005F6770" w:rsidP="00266A55">
            <w:pPr>
              <w:pStyle w:val="CopticCross"/>
            </w:pPr>
          </w:p>
        </w:tc>
        <w:tc>
          <w:tcPr>
            <w:tcW w:w="3960" w:type="dxa"/>
          </w:tcPr>
          <w:p w14:paraId="3E4E2232" w14:textId="77777777" w:rsidR="005F6770" w:rsidRPr="007425E1" w:rsidRDefault="005F6770" w:rsidP="00266A55">
            <w:pPr>
              <w:pStyle w:val="EngHang"/>
            </w:pPr>
            <w:r w:rsidRPr="007425E1">
              <w:t xml:space="preserve">We worship </w:t>
            </w:r>
            <w:r>
              <w:t>You</w:t>
            </w:r>
            <w:r w:rsidRPr="007425E1">
              <w:t>, O Christ,</w:t>
            </w:r>
          </w:p>
          <w:p w14:paraId="5682B4D9" w14:textId="77777777" w:rsidR="005F6770" w:rsidRPr="007425E1" w:rsidRDefault="005F6770" w:rsidP="00266A55">
            <w:pPr>
              <w:pStyle w:val="EngHang"/>
            </w:pPr>
            <w:r w:rsidRPr="007425E1">
              <w:t xml:space="preserve">With </w:t>
            </w:r>
            <w:r>
              <w:t>Your</w:t>
            </w:r>
            <w:r w:rsidRPr="007425E1">
              <w:t xml:space="preserve"> Good Father,</w:t>
            </w:r>
          </w:p>
          <w:p w14:paraId="6F60DD1E" w14:textId="77777777" w:rsidR="005F6770" w:rsidRPr="007425E1" w:rsidRDefault="005F6770" w:rsidP="00266A55">
            <w:pPr>
              <w:pStyle w:val="EngHang"/>
            </w:pPr>
            <w:r w:rsidRPr="007425E1">
              <w:t>And the Holy Spirit,</w:t>
            </w:r>
          </w:p>
          <w:p w14:paraId="720FC480" w14:textId="77777777" w:rsidR="005F6770" w:rsidRDefault="005F6770"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1F26566" w14:textId="77777777" w:rsidR="005F6770" w:rsidRDefault="005F6770" w:rsidP="00266A55"/>
        </w:tc>
        <w:tc>
          <w:tcPr>
            <w:tcW w:w="288" w:type="dxa"/>
          </w:tcPr>
          <w:p w14:paraId="2B28E07C" w14:textId="77777777" w:rsidR="005F6770" w:rsidRDefault="005F6770" w:rsidP="00266A55">
            <w:pPr>
              <w:pStyle w:val="CopticCross"/>
            </w:pPr>
          </w:p>
        </w:tc>
        <w:tc>
          <w:tcPr>
            <w:tcW w:w="3960" w:type="dxa"/>
          </w:tcPr>
          <w:p w14:paraId="5A38B423" w14:textId="77777777" w:rsidR="005F6770" w:rsidRDefault="005F6770" w:rsidP="00266A55">
            <w:pPr>
              <w:pStyle w:val="CopticVersemulti-line"/>
            </w:pPr>
            <w:r>
              <w:t>Ⲧⲉⲛⲟⲩⲱϣⲧ ⲙ̀ⲙⲟⲕ ⲱ̀ Ⲡⲓⲭ̀ⲣⲓⲥⲧⲟⲥ:</w:t>
            </w:r>
          </w:p>
          <w:p w14:paraId="4C637A4E" w14:textId="77777777" w:rsidR="005F6770" w:rsidRDefault="005F6770" w:rsidP="00266A55">
            <w:pPr>
              <w:pStyle w:val="CopticVersemulti-line"/>
            </w:pPr>
            <w:r>
              <w:t>ⲛⲉⲙ Ⲡⲉⲕⲓⲱⲧ ⲛ̀ⲁ̀ⲅⲁⲑⲟⲥ:</w:t>
            </w:r>
          </w:p>
          <w:p w14:paraId="1F57E924" w14:textId="77777777" w:rsidR="005F6770" w:rsidRDefault="005F6770" w:rsidP="00266A55">
            <w:pPr>
              <w:pStyle w:val="CopticVersemulti-line"/>
            </w:pPr>
            <w:r>
              <w:t>ⲛⲉⲙ Ⲡⲓⲡ̀ⲛⲉⲩⲙⲁ ⲉⲑⲟⲩⲁⲃ:</w:t>
            </w:r>
          </w:p>
          <w:p w14:paraId="0A97C5A6" w14:textId="77777777" w:rsidR="005F6770" w:rsidRDefault="005F6770" w:rsidP="00266A55">
            <w:pPr>
              <w:pStyle w:val="CopticHangingVerse"/>
            </w:pPr>
            <w:r>
              <w:t>ϫⲉ (_____) ⲁⲕⲥⲱϯ ⲙ̀ⲙⲟⲛ ⲛⲁⲓ ⲛⲁⲛ.</w:t>
            </w:r>
          </w:p>
        </w:tc>
      </w:tr>
    </w:tbl>
    <w:p w14:paraId="26839B4F" w14:textId="063AEB8D" w:rsidR="00513E2D" w:rsidRDefault="005F6770"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F6770">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5F6770">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5F6770">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5F6770">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5F6770">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5F6770">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5F6770">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F6770">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6"/>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3"/>
            <w:r w:rsidRPr="007425E1">
              <w:t xml:space="preserve">May </w:t>
            </w:r>
            <w:commentRangeEnd w:id="1963"/>
            <w:r>
              <w:rPr>
                <w:rStyle w:val="CommentReference"/>
                <w:rFonts w:eastAsiaTheme="minorHAnsi" w:cstheme="minorBidi"/>
                <w:color w:val="auto"/>
                <w:lang w:val="en-CA"/>
              </w:rPr>
              <w:commentReference w:id="196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5F6770">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A534EB" w:rsidRDefault="00A534EB"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A534EB" w:rsidRDefault="00A534EB">
      <w:pPr>
        <w:pStyle w:val="CommentText"/>
      </w:pPr>
      <w:r>
        <w:rPr>
          <w:rStyle w:val="CommentReference"/>
        </w:rPr>
        <w:annotationRef/>
      </w:r>
      <w:r>
        <w:t>Compare to various translations</w:t>
      </w:r>
    </w:p>
  </w:comment>
  <w:comment w:id="91" w:author="Windows User" w:date="2015-10-30T12:37:00Z" w:initials="WU">
    <w:p w14:paraId="00B9961B" w14:textId="77777777" w:rsidR="00A534EB" w:rsidRDefault="00A534EB">
      <w:pPr>
        <w:pStyle w:val="CommentText"/>
      </w:pPr>
      <w:r>
        <w:rPr>
          <w:rStyle w:val="CommentReference"/>
        </w:rPr>
        <w:annotationRef/>
      </w:r>
      <w:r>
        <w:t>Is this supposed to be doubled?</w:t>
      </w:r>
    </w:p>
  </w:comment>
  <w:comment w:id="92" w:author="Windows User" w:date="2015-11-27T20:09:00Z" w:initials="WU">
    <w:p w14:paraId="218998C8" w14:textId="77777777" w:rsidR="00A534EB" w:rsidRDefault="00A534EB"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A534EB" w:rsidRDefault="00A534EB">
      <w:pPr>
        <w:pStyle w:val="CommentText"/>
      </w:pPr>
      <w:r>
        <w:rPr>
          <w:rStyle w:val="CommentReference"/>
        </w:rPr>
        <w:annotationRef/>
      </w:r>
      <w:r>
        <w:t>Does this go before Creed?</w:t>
      </w:r>
    </w:p>
  </w:comment>
  <w:comment w:id="96" w:author="Windows User" w:date="2015-11-06T13:03:00Z" w:initials="WU">
    <w:p w14:paraId="6B9D0F75" w14:textId="77777777" w:rsidR="00A534EB" w:rsidRDefault="00A534EB">
      <w:pPr>
        <w:pStyle w:val="CommentText"/>
      </w:pPr>
      <w:r>
        <w:rPr>
          <w:rStyle w:val="CommentReference"/>
        </w:rPr>
        <w:annotationRef/>
      </w:r>
      <w:r>
        <w:t>Coptic reader has Ps 3 here!</w:t>
      </w:r>
    </w:p>
  </w:comment>
  <w:comment w:id="113" w:author="Windows User" w:date="2015-11-02T08:54:00Z" w:initials="WU">
    <w:p w14:paraId="0366F544" w14:textId="77777777" w:rsidR="00A534EB" w:rsidRDefault="00A534EB">
      <w:pPr>
        <w:pStyle w:val="CommentText"/>
      </w:pPr>
      <w:r>
        <w:rPr>
          <w:rStyle w:val="CommentReference"/>
        </w:rPr>
        <w:annotationRef/>
      </w:r>
      <w:r>
        <w:t>Is there a phrase missing here?</w:t>
      </w:r>
    </w:p>
  </w:comment>
  <w:comment w:id="119" w:author="Windows User" w:date="2015-10-30T08:56:00Z" w:initials="WU">
    <w:p w14:paraId="1FDBEBA0" w14:textId="77777777" w:rsidR="00A534EB" w:rsidRDefault="00A534EB">
      <w:pPr>
        <w:pStyle w:val="CommentText"/>
      </w:pPr>
      <w:r>
        <w:rPr>
          <w:rStyle w:val="CommentReference"/>
        </w:rPr>
        <w:annotationRef/>
      </w:r>
      <w:r>
        <w:t>Should Glory be be here?</w:t>
      </w:r>
    </w:p>
  </w:comment>
  <w:comment w:id="124" w:author="Brett Slote" w:date="2016-05-02T12:37:00Z" w:initials="BS">
    <w:p w14:paraId="6A57FE90" w14:textId="269377C2" w:rsidR="00A534EB" w:rsidRDefault="00A534EB">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A534EB" w:rsidRDefault="00A534EB"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A534EB" w:rsidRDefault="00A534EB" w:rsidP="000C38C3">
      <w:pPr>
        <w:pStyle w:val="CommentText"/>
      </w:pPr>
      <w:r>
        <w:rPr>
          <w:rStyle w:val="CommentReference"/>
        </w:rPr>
        <w:annotationRef/>
      </w:r>
      <w:r>
        <w:t>works or deeds?</w:t>
      </w:r>
    </w:p>
  </w:comment>
  <w:comment w:id="127" w:author="Windows User" w:date="2015-11-21T13:24:00Z" w:initials="WU">
    <w:p w14:paraId="00EA2A44" w14:textId="77777777" w:rsidR="00A534EB" w:rsidRDefault="00A534EB" w:rsidP="000C38C3">
      <w:pPr>
        <w:pStyle w:val="CommentText"/>
      </w:pPr>
      <w:r>
        <w:rPr>
          <w:rStyle w:val="CommentReference"/>
        </w:rPr>
        <w:annotationRef/>
      </w:r>
      <w:r>
        <w:t>review</w:t>
      </w:r>
    </w:p>
  </w:comment>
  <w:comment w:id="128" w:author="Windows User" w:date="2015-10-30T08:56:00Z" w:initials="BS">
    <w:p w14:paraId="326418FE" w14:textId="77777777" w:rsidR="00A534EB" w:rsidRDefault="00A534EB" w:rsidP="000C38C3">
      <w:pPr>
        <w:pStyle w:val="CommentText"/>
      </w:pPr>
      <w:r>
        <w:rPr>
          <w:rStyle w:val="CommentReference"/>
        </w:rPr>
        <w:annotationRef/>
      </w:r>
      <w:r>
        <w:t>does Coptic have 'high'?</w:t>
      </w:r>
    </w:p>
  </w:comment>
  <w:comment w:id="129" w:author="Windows User" w:date="2015-11-21T13:24:00Z" w:initials="WU">
    <w:p w14:paraId="451F9B25" w14:textId="77777777" w:rsidR="00A534EB" w:rsidRDefault="00A534EB" w:rsidP="000C38C3">
      <w:pPr>
        <w:pStyle w:val="CommentText"/>
      </w:pPr>
      <w:r>
        <w:rPr>
          <w:rStyle w:val="CommentReference"/>
        </w:rPr>
        <w:annotationRef/>
      </w:r>
      <w:r>
        <w:t>review, add variant</w:t>
      </w:r>
    </w:p>
  </w:comment>
  <w:comment w:id="130" w:author="Windows User" w:date="2015-10-30T08:56:00Z" w:initials="BS">
    <w:p w14:paraId="688FBBBC" w14:textId="77777777" w:rsidR="00A534EB" w:rsidRDefault="00A534EB"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A534EB" w:rsidRDefault="00A534EB">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A534EB" w:rsidRDefault="00A534EB" w:rsidP="000278EC">
      <w:pPr>
        <w:pStyle w:val="CommentText"/>
      </w:pPr>
      <w:r>
        <w:rPr>
          <w:rStyle w:val="CommentReference"/>
        </w:rPr>
        <w:annotationRef/>
      </w:r>
      <w:r>
        <w:t>Gives light? Enlightens?</w:t>
      </w:r>
    </w:p>
  </w:comment>
  <w:comment w:id="168" w:author="Windows User" w:date="2015-10-30T08:56:00Z" w:initials="WU">
    <w:p w14:paraId="274DD96D" w14:textId="77777777" w:rsidR="00A534EB" w:rsidRDefault="00A534EB">
      <w:pPr>
        <w:pStyle w:val="CommentText"/>
      </w:pPr>
      <w:r>
        <w:rPr>
          <w:rStyle w:val="CommentReference"/>
        </w:rPr>
        <w:annotationRef/>
      </w:r>
      <w:r>
        <w:t>split after this vs?</w:t>
      </w:r>
    </w:p>
  </w:comment>
  <w:comment w:id="203" w:author="Windows User" w:date="2015-11-04T08:53:00Z" w:initials="WU">
    <w:p w14:paraId="057654D4" w14:textId="77777777" w:rsidR="00A534EB" w:rsidRDefault="00A534EB">
      <w:pPr>
        <w:pStyle w:val="CommentText"/>
      </w:pPr>
      <w:r>
        <w:rPr>
          <w:rStyle w:val="CommentReference"/>
        </w:rPr>
        <w:annotationRef/>
      </w:r>
      <w:r>
        <w:t>Life giver or giver of life?</w:t>
      </w:r>
    </w:p>
  </w:comment>
  <w:comment w:id="214" w:author="Windows User" w:date="2015-10-30T08:56:00Z" w:initials="BS">
    <w:p w14:paraId="681427A6" w14:textId="77777777" w:rsidR="00A534EB" w:rsidRDefault="00A534EB">
      <w:pPr>
        <w:pStyle w:val="CommentText"/>
      </w:pPr>
      <w:r>
        <w:rPr>
          <w:rStyle w:val="CommentReference"/>
        </w:rPr>
        <w:annotationRef/>
      </w:r>
      <w:r>
        <w:t>coptic has confess</w:t>
      </w:r>
    </w:p>
  </w:comment>
  <w:comment w:id="243" w:author="Microsoft Office User" w:date="2015-12-11T19:51:00Z" w:initials="Office">
    <w:p w14:paraId="593CF0B5" w14:textId="77777777" w:rsidR="00A534EB" w:rsidRDefault="00A534EB" w:rsidP="00704CAA">
      <w:pPr>
        <w:pStyle w:val="CommentText"/>
      </w:pPr>
      <w:r>
        <w:rPr>
          <w:rStyle w:val="CommentReference"/>
        </w:rPr>
        <w:annotationRef/>
      </w:r>
      <w:r>
        <w:t>this one needs rewording</w:t>
      </w:r>
    </w:p>
  </w:comment>
  <w:comment w:id="351" w:author="Windows User" w:date="2015-11-02T12:45:00Z" w:initials="WU">
    <w:p w14:paraId="7D99A743" w14:textId="77777777" w:rsidR="00A534EB" w:rsidRDefault="00A534EB"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A534EB" w:rsidRDefault="00A534EB" w:rsidP="00D31F38">
      <w:pPr>
        <w:pStyle w:val="CommentText"/>
      </w:pPr>
      <w:r>
        <w:rPr>
          <w:rStyle w:val="CommentReference"/>
        </w:rPr>
        <w:annotationRef/>
      </w:r>
      <w:r>
        <w:t>flesh or body?</w:t>
      </w:r>
    </w:p>
  </w:comment>
  <w:comment w:id="353" w:author="Windows User" w:date="2015-10-30T08:56:00Z" w:initials="WU">
    <w:p w14:paraId="0375B80F" w14:textId="77777777" w:rsidR="00A534EB" w:rsidRDefault="00A534EB" w:rsidP="00D31F38">
      <w:pPr>
        <w:pStyle w:val="CommentText"/>
      </w:pPr>
      <w:r>
        <w:rPr>
          <w:rStyle w:val="CommentReference"/>
        </w:rPr>
        <w:annotationRef/>
      </w:r>
      <w:r>
        <w:t>Send up, or ascribe?</w:t>
      </w:r>
    </w:p>
  </w:comment>
  <w:comment w:id="354" w:author="Windows User" w:date="2015-10-30T08:56:00Z" w:initials="WU">
    <w:p w14:paraId="5622D018" w14:textId="77777777" w:rsidR="00A534EB" w:rsidRDefault="00A534EB" w:rsidP="00D31F38">
      <w:pPr>
        <w:pStyle w:val="CommentText"/>
      </w:pPr>
      <w:r>
        <w:rPr>
          <w:rStyle w:val="CommentReference"/>
        </w:rPr>
        <w:annotationRef/>
      </w:r>
      <w:r>
        <w:t>doxology or glorification?</w:t>
      </w:r>
    </w:p>
  </w:comment>
  <w:comment w:id="355" w:author="Windows User" w:date="2015-10-30T08:56:00Z" w:initials="WU">
    <w:p w14:paraId="10960ED9" w14:textId="77777777" w:rsidR="00A534EB" w:rsidRDefault="00A534EB"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A534EB" w:rsidRDefault="00A534EB" w:rsidP="00D31F38">
      <w:pPr>
        <w:pStyle w:val="CommentText"/>
      </w:pPr>
      <w:r>
        <w:rPr>
          <w:rStyle w:val="CommentReference"/>
        </w:rPr>
        <w:annotationRef/>
      </w:r>
      <w:r>
        <w:t>You?</w:t>
      </w:r>
    </w:p>
  </w:comment>
  <w:comment w:id="357" w:author="Windows User" w:date="2015-10-30T08:56:00Z" w:initials="WU">
    <w:p w14:paraId="744CF838" w14:textId="77777777" w:rsidR="00A534EB" w:rsidRDefault="00A534EB"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A534EB" w:rsidRDefault="00A534EB"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A534EB" w:rsidRDefault="00A534EB" w:rsidP="00D31F38">
      <w:pPr>
        <w:pStyle w:val="CommentText"/>
      </w:pPr>
      <w:r>
        <w:rPr>
          <w:rStyle w:val="CommentReference"/>
        </w:rPr>
        <w:annotationRef/>
      </w:r>
      <w:r>
        <w:t>supplication or cry?</w:t>
      </w:r>
    </w:p>
  </w:comment>
  <w:comment w:id="360" w:author="Windows User" w:date="2015-10-30T08:56:00Z" w:initials="WU">
    <w:p w14:paraId="4FD2340C" w14:textId="77777777" w:rsidR="00A534EB" w:rsidRDefault="00A534EB"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A534EB" w:rsidRDefault="00A534EB" w:rsidP="00D31F38">
      <w:pPr>
        <w:pStyle w:val="CommentText"/>
      </w:pPr>
      <w:r>
        <w:rPr>
          <w:rStyle w:val="CommentReference"/>
        </w:rPr>
        <w:annotationRef/>
      </w:r>
      <w:r>
        <w:t>revive or deliver?</w:t>
      </w:r>
    </w:p>
  </w:comment>
  <w:comment w:id="362" w:author="Windows User" w:date="2015-10-30T08:56:00Z" w:initials="WU">
    <w:p w14:paraId="45934B86" w14:textId="77777777" w:rsidR="00A534EB" w:rsidRDefault="00A534EB"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A534EB" w:rsidRDefault="00A534EB" w:rsidP="00D31F38">
      <w:pPr>
        <w:pStyle w:val="CommentText"/>
      </w:pPr>
      <w:r>
        <w:rPr>
          <w:rStyle w:val="CommentReference"/>
        </w:rPr>
        <w:annotationRef/>
      </w:r>
      <w:r>
        <w:t>blessing or praise?</w:t>
      </w:r>
    </w:p>
  </w:comment>
  <w:comment w:id="364" w:author="Windows User" w:date="2015-10-30T08:56:00Z" w:initials="WU">
    <w:p w14:paraId="30167A78" w14:textId="77777777" w:rsidR="00A534EB" w:rsidRDefault="00A534EB"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A534EB" w:rsidRDefault="00A534EB" w:rsidP="00D31F38">
      <w:pPr>
        <w:pStyle w:val="CommentText"/>
      </w:pPr>
      <w:r>
        <w:rPr>
          <w:rStyle w:val="CommentReference"/>
        </w:rPr>
        <w:annotationRef/>
      </w:r>
      <w:r>
        <w:t>rightous, true, or truth?</w:t>
      </w:r>
    </w:p>
  </w:comment>
  <w:comment w:id="366" w:author="Windows User" w:date="2015-10-30T08:56:00Z" w:initials="WU">
    <w:p w14:paraId="668FF70C" w14:textId="77777777" w:rsidR="00A534EB" w:rsidRDefault="00A534EB" w:rsidP="00D31F38">
      <w:pPr>
        <w:pStyle w:val="CommentText"/>
      </w:pPr>
      <w:r>
        <w:rPr>
          <w:rStyle w:val="CommentReference"/>
        </w:rPr>
        <w:annotationRef/>
      </w:r>
      <w:r>
        <w:t>meditation, or delight?</w:t>
      </w:r>
    </w:p>
  </w:comment>
  <w:comment w:id="367" w:author="Windows User" w:date="2015-10-30T08:56:00Z" w:initials="WU">
    <w:p w14:paraId="3C05865D" w14:textId="77777777" w:rsidR="00A534EB" w:rsidRDefault="00A534EB" w:rsidP="00D31F38">
      <w:pPr>
        <w:pStyle w:val="CommentText"/>
      </w:pPr>
      <w:r>
        <w:rPr>
          <w:rStyle w:val="CommentReference"/>
        </w:rPr>
        <w:annotationRef/>
      </w:r>
      <w:r>
        <w:t>forever or always?</w:t>
      </w:r>
    </w:p>
  </w:comment>
  <w:comment w:id="368" w:author="Windows User" w:date="2015-10-30T08:56:00Z" w:initials="WU">
    <w:p w14:paraId="3B00730E" w14:textId="77777777" w:rsidR="00A534EB" w:rsidRDefault="00A534EB" w:rsidP="00D31F38">
      <w:pPr>
        <w:pStyle w:val="CommentText"/>
      </w:pPr>
      <w:r>
        <w:rPr>
          <w:rStyle w:val="CommentReference"/>
        </w:rPr>
        <w:annotationRef/>
      </w:r>
      <w:r>
        <w:t>and forever?</w:t>
      </w:r>
    </w:p>
  </w:comment>
  <w:comment w:id="369" w:author="Windows User" w:date="2015-10-30T08:56:00Z" w:initials="WU">
    <w:p w14:paraId="1B4AAEB0" w14:textId="77777777" w:rsidR="00A534EB" w:rsidRDefault="00A534EB" w:rsidP="00D31F38">
      <w:pPr>
        <w:pStyle w:val="CommentText"/>
      </w:pPr>
      <w:r>
        <w:rPr>
          <w:rStyle w:val="CommentReference"/>
        </w:rPr>
        <w:annotationRef/>
      </w:r>
      <w:r>
        <w:t>be?</w:t>
      </w:r>
    </w:p>
  </w:comment>
  <w:comment w:id="370" w:author="Windows User" w:date="2015-10-30T08:56:00Z" w:initials="WU">
    <w:p w14:paraId="1B1C5E2C" w14:textId="77777777" w:rsidR="00A534EB" w:rsidRDefault="00A534EB" w:rsidP="00D31F38">
      <w:pPr>
        <w:pStyle w:val="CommentText"/>
      </w:pPr>
      <w:r>
        <w:rPr>
          <w:rStyle w:val="CommentReference"/>
        </w:rPr>
        <w:annotationRef/>
      </w:r>
      <w:r>
        <w:t>be?</w:t>
      </w:r>
    </w:p>
  </w:comment>
  <w:comment w:id="371" w:author="Windows User" w:date="2015-10-30T08:56:00Z" w:initials="WU">
    <w:p w14:paraId="2A55755C" w14:textId="77777777" w:rsidR="00A534EB" w:rsidRDefault="00A534EB"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A534EB" w:rsidRDefault="00A534EB" w:rsidP="00D31F38">
      <w:pPr>
        <w:pStyle w:val="CommentText"/>
      </w:pPr>
      <w:r>
        <w:rPr>
          <w:rStyle w:val="CommentReference"/>
        </w:rPr>
        <w:annotationRef/>
      </w:r>
      <w:r>
        <w:t>utter or declare?</w:t>
      </w:r>
    </w:p>
  </w:comment>
  <w:comment w:id="380" w:author="Windows User" w:date="2015-10-30T08:56:00Z" w:initials="BS">
    <w:p w14:paraId="5E20C97F" w14:textId="77777777" w:rsidR="00A534EB" w:rsidRDefault="00A534EB" w:rsidP="00D31F38">
      <w:pPr>
        <w:pStyle w:val="CommentText"/>
      </w:pPr>
      <w:r>
        <w:rPr>
          <w:rStyle w:val="CommentReference"/>
        </w:rPr>
        <w:annotationRef/>
      </w:r>
      <w:r>
        <w:t>look at? look upon? regard?</w:t>
      </w:r>
    </w:p>
  </w:comment>
  <w:comment w:id="381" w:author="Windows User" w:date="2015-10-30T08:56:00Z" w:initials="BS">
    <w:p w14:paraId="2ADF0207" w14:textId="77777777" w:rsidR="00A534EB" w:rsidRDefault="00A534EB" w:rsidP="00D31F38">
      <w:pPr>
        <w:pStyle w:val="CommentText"/>
      </w:pPr>
      <w:r>
        <w:rPr>
          <w:rStyle w:val="CommentReference"/>
        </w:rPr>
        <w:annotationRef/>
      </w:r>
      <w:r>
        <w:t>no one?</w:t>
      </w:r>
    </w:p>
  </w:comment>
  <w:comment w:id="382" w:author="Windows User" w:date="2015-10-30T08:56:00Z" w:initials="BS">
    <w:p w14:paraId="485D87CE" w14:textId="77777777" w:rsidR="00A534EB" w:rsidRDefault="00A534EB" w:rsidP="00D31F38">
      <w:pPr>
        <w:pStyle w:val="CommentText"/>
      </w:pPr>
      <w:r>
        <w:rPr>
          <w:rStyle w:val="CommentReference"/>
        </w:rPr>
        <w:annotationRef/>
      </w:r>
      <w:r>
        <w:t>in?</w:t>
      </w:r>
    </w:p>
    <w:p w14:paraId="472FCBB1" w14:textId="77777777" w:rsidR="00A534EB" w:rsidRDefault="00A534EB" w:rsidP="00D31F38">
      <w:pPr>
        <w:pStyle w:val="CommentText"/>
      </w:pPr>
    </w:p>
  </w:comment>
  <w:comment w:id="383" w:author="Windows User" w:date="2015-10-30T08:56:00Z" w:initials="BS">
    <w:p w14:paraId="0FA627AF" w14:textId="77777777" w:rsidR="00A534EB" w:rsidRDefault="00A534EB" w:rsidP="00D31F38">
      <w:pPr>
        <w:pStyle w:val="CommentText"/>
      </w:pPr>
      <w:r>
        <w:rPr>
          <w:rStyle w:val="CommentReference"/>
        </w:rPr>
        <w:annotationRef/>
      </w:r>
      <w:r>
        <w:t>before?</w:t>
      </w:r>
    </w:p>
  </w:comment>
  <w:comment w:id="384" w:author="Windows User" w:date="2015-10-30T08:56:00Z" w:initials="BS">
    <w:p w14:paraId="744D2B01" w14:textId="77777777" w:rsidR="00A534EB" w:rsidRDefault="00A534EB"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A534EB" w:rsidRDefault="00A534EB"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A534EB" w:rsidRDefault="00A534EB"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A534EB" w:rsidRDefault="00A534EB"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A534EB" w:rsidRDefault="00A534EB" w:rsidP="00D31F38">
      <w:pPr>
        <w:pStyle w:val="CommentText"/>
      </w:pPr>
      <w:r>
        <w:rPr>
          <w:rStyle w:val="CommentReference"/>
        </w:rPr>
        <w:annotationRef/>
      </w:r>
      <w:r>
        <w:t>spices or ointment</w:t>
      </w:r>
    </w:p>
  </w:comment>
  <w:comment w:id="389" w:author="Windows User" w:date="2015-10-30T08:56:00Z" w:initials="BS">
    <w:p w14:paraId="5C973492" w14:textId="77777777" w:rsidR="00A534EB" w:rsidRDefault="00A534EB" w:rsidP="00D31F38">
      <w:pPr>
        <w:pStyle w:val="CommentText"/>
      </w:pPr>
      <w:r>
        <w:rPr>
          <w:rStyle w:val="CommentReference"/>
        </w:rPr>
        <w:annotationRef/>
      </w:r>
      <w:r>
        <w:t>Is risen or has risen?</w:t>
      </w:r>
    </w:p>
  </w:comment>
  <w:comment w:id="390" w:author="Windows User" w:date="2015-10-30T08:56:00Z" w:initials="BS">
    <w:p w14:paraId="2FC8AFF7" w14:textId="77777777" w:rsidR="00A534EB" w:rsidRDefault="00A534EB"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A534EB" w:rsidRDefault="00A534EB"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A534EB" w:rsidRDefault="00A534EB" w:rsidP="00D31F38">
      <w:pPr>
        <w:pStyle w:val="CommentText"/>
      </w:pPr>
      <w:r>
        <w:rPr>
          <w:rStyle w:val="CommentReference"/>
        </w:rPr>
        <w:annotationRef/>
      </w:r>
      <w:r>
        <w:t xml:space="preserve">decay? </w:t>
      </w:r>
    </w:p>
  </w:comment>
  <w:comment w:id="394" w:author="Windows User" w:date="2015-10-30T08:56:00Z" w:initials="WU">
    <w:p w14:paraId="70A28C39" w14:textId="77777777" w:rsidR="00A534EB" w:rsidRDefault="00A534EB"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A534EB" w:rsidRDefault="00A534EB"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A534EB" w:rsidRDefault="00A534EB"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A534EB" w:rsidRDefault="00A534EB"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A534EB" w:rsidRDefault="00A534EB"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A534EB" w:rsidRDefault="00A534EB" w:rsidP="00D31F38">
      <w:pPr>
        <w:pStyle w:val="CommentText"/>
      </w:pPr>
      <w:r>
        <w:rPr>
          <w:rStyle w:val="CommentReference"/>
        </w:rPr>
        <w:annotationRef/>
      </w:r>
      <w:r>
        <w:t>crushed or destroyed?</w:t>
      </w:r>
    </w:p>
  </w:comment>
  <w:comment w:id="400" w:author="Windows User" w:date="2015-10-30T08:56:00Z" w:initials="WU">
    <w:p w14:paraId="2D37744E" w14:textId="77777777" w:rsidR="00A534EB" w:rsidRDefault="00A534EB"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A534EB" w:rsidRDefault="00A534EB" w:rsidP="00D31F38">
      <w:pPr>
        <w:pStyle w:val="CommentText"/>
      </w:pPr>
      <w:r>
        <w:rPr>
          <w:rStyle w:val="CommentReference"/>
        </w:rPr>
        <w:annotationRef/>
      </w:r>
      <w:r>
        <w:t>sent or sent forth?</w:t>
      </w:r>
    </w:p>
  </w:comment>
  <w:comment w:id="402" w:author="Windows User" w:date="2015-10-30T08:56:00Z" w:initials="WU">
    <w:p w14:paraId="6E78BA80" w14:textId="77777777" w:rsidR="00A534EB" w:rsidRDefault="00A534EB" w:rsidP="00D31F38">
      <w:pPr>
        <w:pStyle w:val="CommentText"/>
      </w:pPr>
      <w:r>
        <w:rPr>
          <w:rStyle w:val="CommentReference"/>
        </w:rPr>
        <w:annotationRef/>
      </w:r>
      <w:r>
        <w:t>or saints? ft note?</w:t>
      </w:r>
    </w:p>
  </w:comment>
  <w:comment w:id="403" w:author="Windows User" w:date="2015-10-30T08:56:00Z" w:initials="WU">
    <w:p w14:paraId="2897BA2F" w14:textId="77777777" w:rsidR="00A534EB" w:rsidRDefault="00A534EB"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A534EB" w:rsidRDefault="00A534EB" w:rsidP="00D31F38">
      <w:pPr>
        <w:pStyle w:val="CommentText"/>
      </w:pPr>
      <w:r>
        <w:rPr>
          <w:rStyle w:val="CommentReference"/>
        </w:rPr>
        <w:annotationRef/>
      </w:r>
      <w:r>
        <w:t>redeemed? or chose?</w:t>
      </w:r>
    </w:p>
  </w:comment>
  <w:comment w:id="405" w:author="Windows User" w:date="2015-10-30T08:56:00Z" w:initials="WU">
    <w:p w14:paraId="0E9DC1B8" w14:textId="77777777" w:rsidR="00A534EB" w:rsidRDefault="00A534EB"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A534EB" w:rsidRDefault="00A534EB" w:rsidP="00D31F38">
      <w:pPr>
        <w:pStyle w:val="CommentText"/>
      </w:pPr>
      <w:r>
        <w:rPr>
          <w:rStyle w:val="CommentReference"/>
        </w:rPr>
        <w:annotationRef/>
      </w:r>
      <w:r>
        <w:t>Nets has pangs.</w:t>
      </w:r>
    </w:p>
  </w:comment>
  <w:comment w:id="407" w:author="Windows User" w:date="2015-10-30T08:56:00Z" w:initials="WU">
    <w:p w14:paraId="6297DC8C" w14:textId="77777777" w:rsidR="00A534EB" w:rsidRDefault="00A534EB"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A534EB" w:rsidRDefault="00A534EB"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A534EB" w:rsidRDefault="00A534EB"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A534EB" w:rsidRDefault="00A534EB" w:rsidP="00D31F38">
      <w:pPr>
        <w:pStyle w:val="CommentText"/>
      </w:pPr>
      <w:r>
        <w:rPr>
          <w:rStyle w:val="CommentReference"/>
        </w:rPr>
        <w:annotationRef/>
      </w:r>
      <w:r>
        <w:t>For? or Since?</w:t>
      </w:r>
    </w:p>
  </w:comment>
  <w:comment w:id="411" w:author="Windows User" w:date="2015-10-30T08:56:00Z" w:initials="WU">
    <w:p w14:paraId="031A7CF6" w14:textId="77777777" w:rsidR="00A534EB" w:rsidRDefault="00A534EB"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A534EB" w:rsidRDefault="00A534EB">
      <w:pPr>
        <w:pStyle w:val="CommentText"/>
      </w:pPr>
      <w:r>
        <w:rPr>
          <w:rStyle w:val="CommentReference"/>
        </w:rPr>
        <w:annotationRef/>
      </w:r>
      <w:r>
        <w:t>Or “he has greatly glorified Himself, as NETS?</w:t>
      </w:r>
    </w:p>
  </w:comment>
  <w:comment w:id="413" w:author="Windows User" w:date="2015-10-30T08:56:00Z" w:initials="WU">
    <w:p w14:paraId="2A38A2FD" w14:textId="77777777" w:rsidR="00A534EB" w:rsidRDefault="00A534EB"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A534EB" w:rsidRDefault="00A534EB"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A534EB" w:rsidRDefault="00A534EB" w:rsidP="00D31F38">
      <w:pPr>
        <w:pStyle w:val="CommentText"/>
      </w:pPr>
      <w:r>
        <w:rPr>
          <w:rStyle w:val="CommentReference"/>
        </w:rPr>
        <w:annotationRef/>
      </w:r>
      <w:r>
        <w:t>path or walkway?</w:t>
      </w:r>
    </w:p>
  </w:comment>
  <w:comment w:id="422" w:author="Brett Slote" w:date="2015-10-30T08:56:00Z" w:initials="BS">
    <w:p w14:paraId="049D3BBD" w14:textId="77777777" w:rsidR="00A534EB" w:rsidRDefault="00A534EB"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A534EB" w:rsidRDefault="00A534EB"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A534EB" w:rsidRDefault="00A534EB"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A534EB" w:rsidRDefault="00A534EB" w:rsidP="00D31F38">
      <w:pPr>
        <w:pStyle w:val="CommentText"/>
      </w:pPr>
      <w:r>
        <w:rPr>
          <w:rStyle w:val="CommentReference"/>
        </w:rPr>
        <w:annotationRef/>
      </w:r>
      <w:r>
        <w:t>praising or singing?</w:t>
      </w:r>
    </w:p>
  </w:comment>
  <w:comment w:id="426" w:author="Windows User" w:date="2015-10-30T08:56:00Z" w:initials="WU">
    <w:p w14:paraId="56B7B31B" w14:textId="77777777" w:rsidR="00A534EB" w:rsidRDefault="00A534EB"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A534EB" w:rsidRDefault="00A534EB" w:rsidP="00344A59">
      <w:pPr>
        <w:pStyle w:val="CommentText"/>
      </w:pPr>
      <w:r>
        <w:rPr>
          <w:rStyle w:val="CommentReference"/>
        </w:rPr>
        <w:annotationRef/>
      </w:r>
      <w:r>
        <w:t>check</w:t>
      </w:r>
    </w:p>
  </w:comment>
  <w:comment w:id="447" w:author="Windows User" w:date="2015-10-30T08:56:00Z" w:initials="BS">
    <w:p w14:paraId="396316C8" w14:textId="77777777" w:rsidR="00A534EB" w:rsidRDefault="00A534EB"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A534EB" w:rsidRDefault="00A534EB"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A534EB" w:rsidRDefault="00A534EB" w:rsidP="00D31F38">
      <w:pPr>
        <w:pStyle w:val="CommentText"/>
      </w:pPr>
      <w:r>
        <w:rPr>
          <w:rStyle w:val="CommentReference"/>
        </w:rPr>
        <w:annotationRef/>
      </w:r>
      <w:r>
        <w:t>heavens?</w:t>
      </w:r>
    </w:p>
  </w:comment>
  <w:comment w:id="461" w:author="Windows User" w:date="2015-10-30T08:56:00Z" w:initials="BS">
    <w:p w14:paraId="57E2DDC4" w14:textId="77777777" w:rsidR="00A534EB" w:rsidRDefault="00A534EB" w:rsidP="00D31F38">
      <w:pPr>
        <w:pStyle w:val="CommentText"/>
      </w:pPr>
      <w:r>
        <w:rPr>
          <w:rStyle w:val="CommentReference"/>
        </w:rPr>
        <w:annotationRef/>
      </w:r>
      <w:r>
        <w:t>NETS omits clouds</w:t>
      </w:r>
    </w:p>
  </w:comment>
  <w:comment w:id="462" w:author="Windows User" w:date="2015-10-30T08:56:00Z" w:initials="BS">
    <w:p w14:paraId="35628364" w14:textId="77777777" w:rsidR="00A534EB" w:rsidRDefault="00A534EB" w:rsidP="00D31F38">
      <w:pPr>
        <w:pStyle w:val="CommentText"/>
      </w:pPr>
      <w:r>
        <w:rPr>
          <w:rStyle w:val="CommentReference"/>
        </w:rPr>
        <w:annotationRef/>
      </w:r>
      <w:r>
        <w:t>NETS omits this vs</w:t>
      </w:r>
    </w:p>
  </w:comment>
  <w:comment w:id="463" w:author="Windows User" w:date="2015-10-30T08:56:00Z" w:initials="BS">
    <w:p w14:paraId="1F576F58" w14:textId="77777777" w:rsidR="00A534EB" w:rsidRDefault="00A534EB"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A534EB" w:rsidRDefault="00A534EB"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A534EB" w:rsidRDefault="00A534EB"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A534EB" w:rsidRDefault="00A534EB" w:rsidP="00D31F38">
      <w:pPr>
        <w:pStyle w:val="CommentText"/>
      </w:pPr>
      <w:r>
        <w:rPr>
          <w:rStyle w:val="CommentReference"/>
        </w:rPr>
        <w:annotationRef/>
      </w:r>
      <w:r>
        <w:t>NETS has sea-monsters</w:t>
      </w:r>
    </w:p>
  </w:comment>
  <w:comment w:id="467" w:author="Windows User" w:date="2015-10-30T08:56:00Z" w:initials="BS">
    <w:p w14:paraId="43D401E2" w14:textId="77777777" w:rsidR="00A534EB" w:rsidRDefault="00A534EB"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A534EB" w:rsidRDefault="00A534EB" w:rsidP="00D31F38">
      <w:pPr>
        <w:pStyle w:val="CommentText"/>
      </w:pPr>
      <w:r>
        <w:rPr>
          <w:rStyle w:val="CommentReference"/>
        </w:rPr>
        <w:annotationRef/>
      </w:r>
      <w:r>
        <w:t>NETS has all humans on earth</w:t>
      </w:r>
    </w:p>
  </w:comment>
  <w:comment w:id="469" w:author="Windows User" w:date="2015-10-30T08:56:00Z" w:initials="BS">
    <w:p w14:paraId="6D54AC70" w14:textId="77777777" w:rsidR="00A534EB" w:rsidRDefault="00A534EB"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A534EB" w:rsidRDefault="00A534EB" w:rsidP="00D31F38">
      <w:pPr>
        <w:pStyle w:val="CommentText"/>
      </w:pPr>
      <w:r>
        <w:rPr>
          <w:rStyle w:val="CommentReference"/>
        </w:rPr>
        <w:annotationRef/>
      </w:r>
      <w:r>
        <w:t>NETS ends quite differently</w:t>
      </w:r>
    </w:p>
  </w:comment>
  <w:comment w:id="476" w:author="Windows User" w:date="2015-10-30T08:56:00Z" w:initials="BS">
    <w:p w14:paraId="72C14B6E" w14:textId="77777777" w:rsidR="00A534EB" w:rsidRDefault="00A534EB"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A534EB" w:rsidRDefault="00A534EB" w:rsidP="003758F4">
      <w:pPr>
        <w:pStyle w:val="CommentText"/>
      </w:pPr>
      <w:r>
        <w:rPr>
          <w:rStyle w:val="CommentReference"/>
        </w:rPr>
        <w:annotationRef/>
      </w:r>
      <w:r>
        <w:t>heavens?</w:t>
      </w:r>
    </w:p>
  </w:comment>
  <w:comment w:id="478" w:author="Windows User" w:date="2015-10-30T08:56:00Z" w:initials="BS">
    <w:p w14:paraId="18B419AF" w14:textId="77777777" w:rsidR="00A534EB" w:rsidRDefault="00A534EB"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A534EB" w:rsidRDefault="00A534EB"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A534EB" w:rsidRDefault="00A534EB"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A534EB" w:rsidRDefault="00A534EB" w:rsidP="003758F4">
      <w:pPr>
        <w:pStyle w:val="CommentText"/>
      </w:pPr>
      <w:r>
        <w:rPr>
          <w:rStyle w:val="CommentReference"/>
        </w:rPr>
        <w:annotationRef/>
      </w:r>
      <w:r>
        <w:t>NETS has all humans on earth</w:t>
      </w:r>
    </w:p>
  </w:comment>
  <w:comment w:id="482" w:author="Windows User" w:date="2015-10-30T08:56:00Z" w:initials="BS">
    <w:p w14:paraId="4CB6D1D8" w14:textId="77777777" w:rsidR="00A534EB" w:rsidRDefault="00A534EB"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A534EB" w:rsidRDefault="00A534EB" w:rsidP="003758F4">
      <w:pPr>
        <w:pStyle w:val="CommentText"/>
      </w:pPr>
      <w:r>
        <w:rPr>
          <w:rStyle w:val="CommentReference"/>
        </w:rPr>
        <w:annotationRef/>
      </w:r>
      <w:r>
        <w:t>NETS ends quite differently</w:t>
      </w:r>
    </w:p>
  </w:comment>
  <w:comment w:id="485" w:author="Windows User" w:date="2015-10-30T08:56:00Z" w:initials="BS">
    <w:p w14:paraId="499D113D" w14:textId="77777777" w:rsidR="00A534EB" w:rsidRDefault="00A534EB" w:rsidP="00D31F38">
      <w:pPr>
        <w:pStyle w:val="CommentText"/>
      </w:pPr>
      <w:r>
        <w:rPr>
          <w:rStyle w:val="CommentReference"/>
        </w:rPr>
        <w:annotationRef/>
      </w:r>
      <w:r>
        <w:t>giver, or maker?</w:t>
      </w:r>
    </w:p>
  </w:comment>
  <w:comment w:id="486" w:author="Windows User" w:date="2015-10-30T08:56:00Z" w:initials="BS">
    <w:p w14:paraId="29AB3125" w14:textId="77777777" w:rsidR="00A534EB" w:rsidRDefault="00A534EB" w:rsidP="00D31F38">
      <w:pPr>
        <w:pStyle w:val="CommentText"/>
      </w:pPr>
      <w:r>
        <w:rPr>
          <w:rStyle w:val="CommentReference"/>
        </w:rPr>
        <w:annotationRef/>
      </w:r>
      <w:r>
        <w:t>even NETS has Hananias</w:t>
      </w:r>
    </w:p>
  </w:comment>
  <w:comment w:id="487" w:author="Windows User" w:date="2015-10-30T08:56:00Z" w:initials="BS">
    <w:p w14:paraId="27892612" w14:textId="77777777" w:rsidR="00A534EB" w:rsidRDefault="00A534EB"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A534EB" w:rsidRDefault="00A534EB" w:rsidP="00D31F38">
      <w:pPr>
        <w:pStyle w:val="CommentText"/>
      </w:pPr>
      <w:r>
        <w:rPr>
          <w:rStyle w:val="CommentReference"/>
        </w:rPr>
        <w:annotationRef/>
      </w:r>
      <w:r>
        <w:t>Coptic doesn't have "Our God"</w:t>
      </w:r>
    </w:p>
  </w:comment>
  <w:comment w:id="489" w:author="Windows User" w:date="2015-10-30T08:56:00Z" w:initials="BS">
    <w:p w14:paraId="5F8EC33A" w14:textId="77777777" w:rsidR="00A534EB" w:rsidRDefault="00A534EB" w:rsidP="00D31F38">
      <w:pPr>
        <w:pStyle w:val="CommentText"/>
      </w:pPr>
      <w:r>
        <w:rPr>
          <w:rStyle w:val="CommentReference"/>
        </w:rPr>
        <w:annotationRef/>
      </w:r>
      <w:r>
        <w:t>celebrate or proclaim?</w:t>
      </w:r>
    </w:p>
  </w:comment>
  <w:comment w:id="490" w:author="Windows User" w:date="2015-10-30T08:56:00Z" w:initials="BS">
    <w:p w14:paraId="02E465F6" w14:textId="77777777" w:rsidR="00A534EB" w:rsidRDefault="00A534EB" w:rsidP="00D31F38">
      <w:pPr>
        <w:pStyle w:val="CommentText"/>
      </w:pPr>
      <w:r>
        <w:rPr>
          <w:rStyle w:val="CommentReference"/>
        </w:rPr>
        <w:annotationRef/>
      </w:r>
      <w:r>
        <w:t>persevere or be sober?</w:t>
      </w:r>
    </w:p>
  </w:comment>
  <w:comment w:id="491" w:author="Windows User" w:date="2015-10-30T08:56:00Z" w:initials="BS">
    <w:p w14:paraId="0F283256" w14:textId="77777777" w:rsidR="00A534EB" w:rsidRDefault="00A534EB"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A534EB" w:rsidRDefault="00A534EB" w:rsidP="00D31F38">
      <w:pPr>
        <w:pStyle w:val="CommentText"/>
      </w:pPr>
      <w:r>
        <w:rPr>
          <w:rStyle w:val="CommentReference"/>
        </w:rPr>
        <w:annotationRef/>
      </w:r>
      <w:r>
        <w:t>esmo is bless, not praise...</w:t>
      </w:r>
    </w:p>
  </w:comment>
  <w:comment w:id="493" w:author="Windows User" w:date="2015-10-30T08:56:00Z" w:initials="BS">
    <w:p w14:paraId="22452F1B" w14:textId="77777777" w:rsidR="00A534EB" w:rsidRDefault="00A534EB"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A534EB" w:rsidRDefault="00A534EB"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A534EB" w:rsidRDefault="00A534EB"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A534EB" w:rsidRDefault="00A534EB"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A534EB" w:rsidRDefault="00A534EB" w:rsidP="00D31F38">
      <w:pPr>
        <w:pStyle w:val="CommentText"/>
      </w:pPr>
      <w:r>
        <w:rPr>
          <w:rStyle w:val="CommentReference"/>
        </w:rPr>
        <w:annotationRef/>
      </w:r>
      <w:r>
        <w:t>disobedient? heretics?</w:t>
      </w:r>
    </w:p>
  </w:comment>
  <w:comment w:id="498" w:author="Windows User" w:date="2015-10-30T08:56:00Z" w:initials="BS">
    <w:p w14:paraId="298A6523" w14:textId="77777777" w:rsidR="00A534EB" w:rsidRDefault="00A534EB" w:rsidP="00D31F38">
      <w:pPr>
        <w:pStyle w:val="CommentText"/>
      </w:pPr>
      <w:r>
        <w:rPr>
          <w:rStyle w:val="CommentReference"/>
        </w:rPr>
        <w:annotationRef/>
      </w:r>
      <w:r>
        <w:t>souls or spirits?</w:t>
      </w:r>
    </w:p>
  </w:comment>
  <w:comment w:id="499" w:author="Windows User" w:date="2015-10-30T08:56:00Z" w:initials="BS">
    <w:p w14:paraId="3D56C030" w14:textId="77777777" w:rsidR="00A534EB" w:rsidRDefault="00A534EB" w:rsidP="00D31F38">
      <w:pPr>
        <w:pStyle w:val="CommentText"/>
      </w:pPr>
      <w:r>
        <w:rPr>
          <w:rStyle w:val="CommentReference"/>
        </w:rPr>
        <w:annotationRef/>
      </w:r>
      <w:r>
        <w:t>humble or contrite?</w:t>
      </w:r>
    </w:p>
  </w:comment>
  <w:comment w:id="500" w:author="Windows User" w:date="2015-10-30T08:56:00Z" w:initials="BS">
    <w:p w14:paraId="4417CE6C" w14:textId="77777777" w:rsidR="00A534EB" w:rsidRDefault="00A534EB" w:rsidP="00D31F38">
      <w:pPr>
        <w:pStyle w:val="CommentText"/>
      </w:pPr>
      <w:r>
        <w:rPr>
          <w:rStyle w:val="CommentReference"/>
        </w:rPr>
        <w:annotationRef/>
      </w:r>
      <w:r>
        <w:t>hearts?</w:t>
      </w:r>
    </w:p>
  </w:comment>
  <w:comment w:id="501" w:author="Windows User" w:date="2015-10-30T08:56:00Z" w:initials="BS">
    <w:p w14:paraId="6056EF08" w14:textId="77777777" w:rsidR="00A534EB" w:rsidRDefault="00A534EB" w:rsidP="00D31F38">
      <w:pPr>
        <w:pStyle w:val="CommentText"/>
      </w:pPr>
      <w:r>
        <w:rPr>
          <w:rStyle w:val="CommentReference"/>
        </w:rPr>
        <w:annotationRef/>
      </w:r>
      <w:r>
        <w:t>this or LA?</w:t>
      </w:r>
    </w:p>
  </w:comment>
  <w:comment w:id="502" w:author="Windows User" w:date="2015-10-30T08:56:00Z" w:initials="BS">
    <w:p w14:paraId="021CF208" w14:textId="77777777" w:rsidR="00A534EB" w:rsidRDefault="00A534EB" w:rsidP="00D31F38">
      <w:pPr>
        <w:pStyle w:val="CommentText"/>
      </w:pPr>
      <w:r>
        <w:rPr>
          <w:rStyle w:val="CommentReference"/>
        </w:rPr>
        <w:annotationRef/>
      </w:r>
      <w:r>
        <w:t>righteous of, or who revere</w:t>
      </w:r>
    </w:p>
  </w:comment>
  <w:comment w:id="503" w:author="Windows User" w:date="2015-10-30T08:56:00Z" w:initials="BS">
    <w:p w14:paraId="2B7DD481" w14:textId="77777777" w:rsidR="00A534EB" w:rsidRDefault="00A534EB"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A534EB" w:rsidRDefault="00A534EB" w:rsidP="00D31F38">
      <w:pPr>
        <w:pStyle w:val="CommentText"/>
      </w:pPr>
      <w:r>
        <w:rPr>
          <w:rStyle w:val="CommentReference"/>
        </w:rPr>
        <w:annotationRef/>
      </w:r>
      <w:r>
        <w:t>that he may praise and say?</w:t>
      </w:r>
    </w:p>
  </w:comment>
  <w:comment w:id="522" w:author="Windows User" w:date="2015-11-21T13:00:00Z" w:initials="WU">
    <w:p w14:paraId="72B45ACE" w14:textId="77777777" w:rsidR="00A534EB" w:rsidRDefault="00A534EB" w:rsidP="00D31F38">
      <w:pPr>
        <w:pStyle w:val="CommentText"/>
      </w:pPr>
      <w:r>
        <w:rPr>
          <w:rStyle w:val="CommentReference"/>
        </w:rPr>
        <w:annotationRef/>
      </w:r>
      <w:r>
        <w:t>Check, and 2 above.</w:t>
      </w:r>
    </w:p>
  </w:comment>
  <w:comment w:id="523" w:author="Brett Slote" w:date="2015-10-30T08:56:00Z" w:initials="BS">
    <w:p w14:paraId="0C0C90F8" w14:textId="77777777" w:rsidR="00A534EB" w:rsidRDefault="00A534EB"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A534EB" w:rsidRDefault="00A534EB" w:rsidP="00D31F38">
      <w:pPr>
        <w:pStyle w:val="CommentText"/>
      </w:pPr>
      <w:r>
        <w:rPr>
          <w:rStyle w:val="CommentReference"/>
        </w:rPr>
        <w:annotationRef/>
      </w:r>
      <w:r>
        <w:t>check</w:t>
      </w:r>
    </w:p>
  </w:comment>
  <w:comment w:id="525" w:author="Windows User" w:date="2015-11-21T13:00:00Z" w:initials="WU">
    <w:p w14:paraId="0CFC2594" w14:textId="77777777" w:rsidR="00A534EB" w:rsidRDefault="00A534EB" w:rsidP="00D31F38">
      <w:pPr>
        <w:pStyle w:val="CommentText"/>
      </w:pPr>
      <w:r>
        <w:rPr>
          <w:rStyle w:val="CommentReference"/>
        </w:rPr>
        <w:annotationRef/>
      </w:r>
      <w:r>
        <w:t>check</w:t>
      </w:r>
    </w:p>
  </w:comment>
  <w:comment w:id="526" w:author="Windows User" w:date="2015-11-21T13:01:00Z" w:initials="WU">
    <w:p w14:paraId="403A6460" w14:textId="77777777" w:rsidR="00A534EB" w:rsidRDefault="00A534EB" w:rsidP="00D31F38">
      <w:pPr>
        <w:pStyle w:val="CommentText"/>
      </w:pPr>
      <w:r>
        <w:rPr>
          <w:rStyle w:val="CommentReference"/>
        </w:rPr>
        <w:annotationRef/>
      </w:r>
      <w:r>
        <w:t>check, find Copitic</w:t>
      </w:r>
    </w:p>
  </w:comment>
  <w:comment w:id="527" w:author="Windows User" w:date="2015-10-30T08:56:00Z" w:initials="BS">
    <w:p w14:paraId="1B2986E7" w14:textId="77777777" w:rsidR="00A534EB" w:rsidRDefault="00A534EB"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A534EB" w:rsidRDefault="00A534EB" w:rsidP="00D31F38">
      <w:pPr>
        <w:pStyle w:val="CommentText"/>
      </w:pPr>
      <w:r>
        <w:rPr>
          <w:rStyle w:val="CommentReference"/>
        </w:rPr>
        <w:annotationRef/>
      </w:r>
      <w:r>
        <w:t>add</w:t>
      </w:r>
    </w:p>
  </w:comment>
  <w:comment w:id="531" w:author="Windows User" w:date="2015-10-30T08:56:00Z" w:initials="BS">
    <w:p w14:paraId="76CF17E1" w14:textId="77777777" w:rsidR="00A534EB" w:rsidRDefault="00A534EB"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A534EB" w:rsidRDefault="00A534EB" w:rsidP="00D31F38">
      <w:pPr>
        <w:pStyle w:val="CommentText"/>
      </w:pPr>
      <w:r>
        <w:rPr>
          <w:rStyle w:val="CommentReference"/>
        </w:rPr>
        <w:annotationRef/>
      </w:r>
      <w:r>
        <w:t>Communion or commemoration?</w:t>
      </w:r>
    </w:p>
  </w:comment>
  <w:comment w:id="533" w:author="Windows User" w:date="2015-11-21T13:01:00Z" w:initials="WU">
    <w:p w14:paraId="3C8EDFD6" w14:textId="77777777" w:rsidR="00A534EB" w:rsidRDefault="00A534EB" w:rsidP="00D31F38">
      <w:pPr>
        <w:pStyle w:val="CommentText"/>
      </w:pPr>
      <w:r>
        <w:rPr>
          <w:rStyle w:val="CommentReference"/>
        </w:rPr>
        <w:annotationRef/>
      </w:r>
      <w:r>
        <w:t>Check, and 2 above</w:t>
      </w:r>
    </w:p>
  </w:comment>
  <w:comment w:id="534" w:author="Brett Slote" w:date="2015-10-30T08:56:00Z" w:initials="BS">
    <w:p w14:paraId="502DF58D" w14:textId="77777777" w:rsidR="00A534EB" w:rsidRDefault="00A534EB"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A534EB" w:rsidRDefault="00A534EB" w:rsidP="00D31F38">
      <w:pPr>
        <w:pStyle w:val="CommentText"/>
      </w:pPr>
      <w:r>
        <w:rPr>
          <w:rStyle w:val="CommentReference"/>
        </w:rPr>
        <w:annotationRef/>
      </w:r>
      <w:r>
        <w:t>check</w:t>
      </w:r>
    </w:p>
  </w:comment>
  <w:comment w:id="536" w:author="Windows User" w:date="2015-10-30T08:56:00Z" w:initials="BS">
    <w:p w14:paraId="303AD0FE" w14:textId="77777777" w:rsidR="00A534EB" w:rsidRDefault="00A534EB"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A534EB" w:rsidRDefault="00A534EB" w:rsidP="00D31F38">
      <w:pPr>
        <w:pStyle w:val="CommentText"/>
      </w:pPr>
      <w:r>
        <w:rPr>
          <w:rStyle w:val="CommentReference"/>
        </w:rPr>
        <w:annotationRef/>
      </w:r>
      <w:r>
        <w:t>check.  Add Coptic</w:t>
      </w:r>
    </w:p>
  </w:comment>
  <w:comment w:id="543" w:author="Windows User" w:date="2015-11-02T12:45:00Z" w:initials="BS">
    <w:p w14:paraId="02E474EA" w14:textId="77777777" w:rsidR="00A534EB" w:rsidRDefault="00A534EB" w:rsidP="00D31F38">
      <w:pPr>
        <w:pStyle w:val="CommentText"/>
      </w:pPr>
      <w:r>
        <w:rPr>
          <w:rStyle w:val="CommentReference"/>
        </w:rPr>
        <w:annotationRef/>
      </w:r>
      <w:r>
        <w:t>Godhead or Divinity?</w:t>
      </w:r>
    </w:p>
  </w:comment>
  <w:comment w:id="544" w:author="Windows User" w:date="2015-10-30T08:56:00Z" w:initials="BS">
    <w:p w14:paraId="1165D588" w14:textId="77777777" w:rsidR="00A534EB" w:rsidRDefault="00A534EB"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A534EB" w:rsidRDefault="00A534EB"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A534EB" w:rsidRDefault="00A534EB"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A534EB" w:rsidRDefault="00A534EB" w:rsidP="00D31F38">
      <w:pPr>
        <w:pStyle w:val="CommentText"/>
      </w:pPr>
      <w:r>
        <w:rPr>
          <w:rStyle w:val="CommentReference"/>
        </w:rPr>
        <w:annotationRef/>
      </w:r>
      <w:r>
        <w:t>check</w:t>
      </w:r>
    </w:p>
  </w:comment>
  <w:comment w:id="560" w:author="Windows User" w:date="2015-11-21T13:03:00Z" w:initials="WU">
    <w:p w14:paraId="2CFCDBC4" w14:textId="77777777" w:rsidR="00A534EB" w:rsidRDefault="00A534EB" w:rsidP="00D31F38">
      <w:pPr>
        <w:pStyle w:val="CommentText"/>
      </w:pPr>
      <w:r>
        <w:rPr>
          <w:rStyle w:val="CommentReference"/>
        </w:rPr>
        <w:annotationRef/>
      </w:r>
      <w:r>
        <w:t>check</w:t>
      </w:r>
    </w:p>
  </w:comment>
  <w:comment w:id="561" w:author="Windows User" w:date="2015-11-21T13:04:00Z" w:initials="WU">
    <w:p w14:paraId="7B87BF1F" w14:textId="77777777" w:rsidR="00A534EB" w:rsidRDefault="00A534EB" w:rsidP="00D31F38">
      <w:pPr>
        <w:pStyle w:val="CommentText"/>
      </w:pPr>
      <w:r>
        <w:rPr>
          <w:rStyle w:val="CommentReference"/>
        </w:rPr>
        <w:annotationRef/>
      </w:r>
      <w:r>
        <w:t>check</w:t>
      </w:r>
    </w:p>
  </w:comment>
  <w:comment w:id="562" w:author="Windows User" w:date="2015-10-30T08:56:00Z" w:initials="BS">
    <w:p w14:paraId="469A8399" w14:textId="77777777" w:rsidR="00A534EB" w:rsidRDefault="00A534EB"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A534EB" w:rsidRDefault="00A534EB"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A534EB" w:rsidRDefault="00A534EB"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A534EB" w:rsidRDefault="00A534EB"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A534EB" w:rsidRDefault="00A534EB"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A534EB" w:rsidRDefault="00A534EB" w:rsidP="00D31F38">
      <w:pPr>
        <w:pStyle w:val="CommentText"/>
      </w:pPr>
      <w:r>
        <w:rPr>
          <w:rStyle w:val="CommentReference"/>
        </w:rPr>
        <w:annotationRef/>
      </w:r>
      <w:r>
        <w:t>NETS has rebukes. punishments?</w:t>
      </w:r>
    </w:p>
  </w:comment>
  <w:comment w:id="578" w:author="Windows User" w:date="2015-10-30T08:56:00Z" w:initials="BS">
    <w:p w14:paraId="37F1C98E" w14:textId="77777777" w:rsidR="00A534EB" w:rsidRDefault="00A534EB" w:rsidP="00D31F38">
      <w:pPr>
        <w:pStyle w:val="CommentText"/>
      </w:pPr>
      <w:r>
        <w:rPr>
          <w:rStyle w:val="CommentReference"/>
        </w:rPr>
        <w:annotationRef/>
      </w:r>
      <w:r>
        <w:t>psaltry? or lyre?</w:t>
      </w:r>
    </w:p>
  </w:comment>
  <w:comment w:id="591" w:author="Windows User" w:date="2015-11-21T13:04:00Z" w:initials="WU">
    <w:p w14:paraId="43A5D1B1" w14:textId="77777777" w:rsidR="00A534EB" w:rsidRDefault="00A534EB" w:rsidP="00E35F1F">
      <w:pPr>
        <w:pStyle w:val="CommentText"/>
      </w:pPr>
      <w:r>
        <w:rPr>
          <w:rStyle w:val="CommentReference"/>
        </w:rPr>
        <w:annotationRef/>
      </w:r>
      <w:r>
        <w:t>check</w:t>
      </w:r>
    </w:p>
  </w:comment>
  <w:comment w:id="592" w:author="Windows User" w:date="2015-11-21T13:04:00Z" w:initials="WU">
    <w:p w14:paraId="4B6A4DE4" w14:textId="77777777" w:rsidR="00A534EB" w:rsidRDefault="00A534EB" w:rsidP="00E35F1F">
      <w:pPr>
        <w:pStyle w:val="CommentText"/>
      </w:pPr>
      <w:r>
        <w:rPr>
          <w:rStyle w:val="CommentReference"/>
        </w:rPr>
        <w:annotationRef/>
      </w:r>
      <w:r>
        <w:t>check</w:t>
      </w:r>
    </w:p>
  </w:comment>
  <w:comment w:id="593" w:author="Windows User" w:date="2015-10-30T08:56:00Z" w:initials="BS">
    <w:p w14:paraId="483AEE75" w14:textId="77777777" w:rsidR="00A534EB" w:rsidRDefault="00A534EB" w:rsidP="00E35F1F">
      <w:pPr>
        <w:pStyle w:val="CommentText"/>
      </w:pPr>
      <w:r>
        <w:rPr>
          <w:rStyle w:val="CommentReference"/>
        </w:rPr>
        <w:annotationRef/>
      </w:r>
      <w:r>
        <w:t>tense? praise or will praise?</w:t>
      </w:r>
    </w:p>
  </w:comment>
  <w:comment w:id="594" w:author="Windows User" w:date="2015-10-30T08:56:00Z" w:initials="BS">
    <w:p w14:paraId="17DAD50D" w14:textId="77777777" w:rsidR="00A534EB" w:rsidRDefault="00A534EB" w:rsidP="00E35F1F">
      <w:pPr>
        <w:pStyle w:val="CommentText"/>
      </w:pPr>
      <w:r>
        <w:rPr>
          <w:rStyle w:val="CommentReference"/>
        </w:rPr>
        <w:annotationRef/>
      </w:r>
      <w:r>
        <w:t>earth? land? creation?</w:t>
      </w:r>
    </w:p>
  </w:comment>
  <w:comment w:id="595" w:author="Windows User" w:date="2015-11-21T13:05:00Z" w:initials="WU">
    <w:p w14:paraId="412BFF55" w14:textId="77777777" w:rsidR="00A534EB" w:rsidRDefault="00A534EB" w:rsidP="00E35F1F">
      <w:pPr>
        <w:pStyle w:val="CommentText"/>
      </w:pPr>
      <w:r>
        <w:rPr>
          <w:rStyle w:val="CommentReference"/>
        </w:rPr>
        <w:annotationRef/>
      </w:r>
      <w:r>
        <w:t>check</w:t>
      </w:r>
    </w:p>
  </w:comment>
  <w:comment w:id="596" w:author="Windows User" w:date="2015-10-30T08:56:00Z" w:initials="BS">
    <w:p w14:paraId="4FEF2EC7" w14:textId="77777777" w:rsidR="00A534EB" w:rsidRDefault="00A534EB"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A534EB" w:rsidRDefault="00A534EB"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A534EB" w:rsidRDefault="00A534EB"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A534EB" w:rsidRDefault="00A534EB" w:rsidP="00E35F1F">
      <w:pPr>
        <w:pStyle w:val="CommentText"/>
      </w:pPr>
      <w:r>
        <w:rPr>
          <w:rStyle w:val="CommentReference"/>
        </w:rPr>
        <w:annotationRef/>
      </w:r>
      <w:r>
        <w:t>patience or longsuffering?</w:t>
      </w:r>
    </w:p>
  </w:comment>
  <w:comment w:id="600" w:author="Windows User" w:date="2015-10-30T08:56:00Z" w:initials="BS">
    <w:p w14:paraId="2E20A232" w14:textId="77777777" w:rsidR="00A534EB" w:rsidRDefault="00A534EB" w:rsidP="00E35F1F">
      <w:pPr>
        <w:pStyle w:val="CommentText"/>
      </w:pPr>
      <w:r>
        <w:rPr>
          <w:rStyle w:val="CommentReference"/>
        </w:rPr>
        <w:annotationRef/>
      </w:r>
      <w:r>
        <w:t>just "at the first watch"?</w:t>
      </w:r>
    </w:p>
  </w:comment>
  <w:comment w:id="601" w:author="Windows User" w:date="2015-10-30T08:56:00Z" w:initials="BS">
    <w:p w14:paraId="34FB1BC0" w14:textId="77777777" w:rsidR="00A534EB" w:rsidRDefault="00A534EB" w:rsidP="00E35F1F">
      <w:pPr>
        <w:pStyle w:val="CommentText"/>
      </w:pPr>
      <w:r>
        <w:rPr>
          <w:rStyle w:val="CommentReference"/>
        </w:rPr>
        <w:annotationRef/>
      </w:r>
      <w:r>
        <w:t>sweet, or easy?</w:t>
      </w:r>
    </w:p>
  </w:comment>
  <w:comment w:id="602" w:author="Windows User" w:date="2015-10-30T08:56:00Z" w:initials="BS">
    <w:p w14:paraId="20646872" w14:textId="77777777" w:rsidR="00A534EB" w:rsidRDefault="00A534EB"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A534EB" w:rsidRDefault="00A534EB" w:rsidP="00E35F1F">
      <w:pPr>
        <w:pStyle w:val="CommentText"/>
      </w:pPr>
      <w:r>
        <w:rPr>
          <w:rStyle w:val="CommentReference"/>
        </w:rPr>
        <w:annotationRef/>
      </w:r>
      <w:r>
        <w:t>sound better if omit of?</w:t>
      </w:r>
    </w:p>
  </w:comment>
  <w:comment w:id="604" w:author="Windows User" w:date="2015-10-30T08:56:00Z" w:initials="BS">
    <w:p w14:paraId="0D6FF167" w14:textId="77777777" w:rsidR="00A534EB" w:rsidRDefault="00A534EB" w:rsidP="00E35F1F">
      <w:pPr>
        <w:pStyle w:val="CommentText"/>
      </w:pPr>
      <w:r>
        <w:rPr>
          <w:rStyle w:val="CommentReference"/>
        </w:rPr>
        <w:annotationRef/>
      </w:r>
      <w:r>
        <w:t>truth, or righteousness?</w:t>
      </w:r>
    </w:p>
  </w:comment>
  <w:comment w:id="605" w:author="Windows User" w:date="2015-10-30T08:56:00Z" w:initials="BS">
    <w:p w14:paraId="1A8CABED" w14:textId="77777777" w:rsidR="00A534EB" w:rsidRDefault="00A534EB" w:rsidP="00E35F1F">
      <w:pPr>
        <w:pStyle w:val="CommentText"/>
      </w:pPr>
      <w:r>
        <w:rPr>
          <w:rStyle w:val="CommentReference"/>
        </w:rPr>
        <w:annotationRef/>
      </w:r>
      <w:r>
        <w:t>true, or perfecvt?</w:t>
      </w:r>
    </w:p>
  </w:comment>
  <w:comment w:id="606" w:author="Windows User" w:date="2015-10-30T08:56:00Z" w:initials="BS">
    <w:p w14:paraId="21AC5CB8" w14:textId="77777777" w:rsidR="00A534EB" w:rsidRDefault="00A534EB" w:rsidP="00E35F1F">
      <w:pPr>
        <w:pStyle w:val="CommentText"/>
      </w:pPr>
      <w:r>
        <w:rPr>
          <w:rStyle w:val="CommentReference"/>
        </w:rPr>
        <w:annotationRef/>
      </w:r>
      <w:r>
        <w:t>and?</w:t>
      </w:r>
    </w:p>
  </w:comment>
  <w:comment w:id="607" w:author="Windows User" w:date="2015-10-30T08:56:00Z" w:initials="BS">
    <w:p w14:paraId="6C6DCC78" w14:textId="77777777" w:rsidR="00A534EB" w:rsidRDefault="00A534EB"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A534EB" w:rsidRDefault="00A534EB" w:rsidP="00E35F1F">
      <w:pPr>
        <w:pStyle w:val="CommentText"/>
      </w:pPr>
      <w:r>
        <w:rPr>
          <w:rStyle w:val="CommentReference"/>
        </w:rPr>
        <w:annotationRef/>
      </w:r>
      <w:r>
        <w:t>will?</w:t>
      </w:r>
    </w:p>
  </w:comment>
  <w:comment w:id="609" w:author="Windows User" w:date="2015-10-30T08:56:00Z" w:initials="BS">
    <w:p w14:paraId="6FC8752C" w14:textId="77777777" w:rsidR="00A534EB" w:rsidRDefault="00A534EB" w:rsidP="00E35F1F">
      <w:pPr>
        <w:pStyle w:val="CommentText"/>
      </w:pPr>
      <w:r>
        <w:rPr>
          <w:rStyle w:val="CommentReference"/>
        </w:rPr>
        <w:annotationRef/>
      </w:r>
      <w:r>
        <w:t>save? keep? deliver?</w:t>
      </w:r>
    </w:p>
  </w:comment>
  <w:comment w:id="610" w:author="Windows User" w:date="2015-10-30T08:56:00Z" w:initials="BS">
    <w:p w14:paraId="7843FDD6" w14:textId="77777777" w:rsidR="00A534EB" w:rsidRDefault="00A534EB"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A534EB" w:rsidRDefault="00A534EB"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A534EB" w:rsidRDefault="00A534EB"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A534EB" w:rsidRDefault="00A534EB"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A534EB" w:rsidRDefault="00A534EB" w:rsidP="00E35F1F">
      <w:pPr>
        <w:pStyle w:val="CommentText"/>
      </w:pPr>
      <w:r>
        <w:rPr>
          <w:rStyle w:val="CommentReference"/>
        </w:rPr>
        <w:annotationRef/>
      </w:r>
      <w:r>
        <w:t>tense?</w:t>
      </w:r>
    </w:p>
  </w:comment>
  <w:comment w:id="626" w:author="Windows User" w:date="2015-10-30T08:56:00Z" w:initials="BS">
    <w:p w14:paraId="5C472088" w14:textId="77777777" w:rsidR="00A534EB" w:rsidRDefault="00A534EB" w:rsidP="00E35F1F">
      <w:pPr>
        <w:pStyle w:val="CommentText"/>
      </w:pPr>
      <w:r>
        <w:rPr>
          <w:rStyle w:val="CommentReference"/>
        </w:rPr>
        <w:annotationRef/>
      </w:r>
      <w:r>
        <w:t>exalt or magnify?</w:t>
      </w:r>
    </w:p>
  </w:comment>
  <w:comment w:id="627" w:author="Windows User" w:date="2015-10-30T08:56:00Z" w:initials="BS">
    <w:p w14:paraId="2FB7E2BD" w14:textId="77777777" w:rsidR="00A534EB" w:rsidRDefault="00A534EB" w:rsidP="00E35F1F">
      <w:pPr>
        <w:pStyle w:val="CommentText"/>
      </w:pPr>
      <w:r>
        <w:rPr>
          <w:rStyle w:val="CommentReference"/>
        </w:rPr>
        <w:annotationRef/>
      </w:r>
      <w:r>
        <w:t>or iwn?</w:t>
      </w:r>
    </w:p>
  </w:comment>
  <w:comment w:id="631" w:author="Windows User" w:date="2015-10-30T08:56:00Z" w:initials="BS">
    <w:p w14:paraId="3C8244A0" w14:textId="77777777" w:rsidR="00A534EB" w:rsidRDefault="00A534EB"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A534EB" w:rsidRDefault="00A534EB"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A534EB" w:rsidRDefault="00A534EB"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A534EB" w:rsidRDefault="00A534EB"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A534EB" w:rsidRDefault="00A534EB" w:rsidP="00E35F1F">
      <w:pPr>
        <w:pStyle w:val="CommentText"/>
      </w:pPr>
      <w:r>
        <w:rPr>
          <w:rStyle w:val="CommentReference"/>
        </w:rPr>
        <w:annotationRef/>
      </w:r>
      <w:r>
        <w:t>coessential or consubstantial?</w:t>
      </w:r>
    </w:p>
  </w:comment>
  <w:comment w:id="636" w:author="Windows User" w:date="2015-10-30T08:56:00Z" w:initials="BS">
    <w:p w14:paraId="66C0B0D7" w14:textId="77777777" w:rsidR="00A534EB" w:rsidRDefault="00A534EB" w:rsidP="00E35F1F">
      <w:pPr>
        <w:pStyle w:val="CommentText"/>
      </w:pPr>
      <w:r>
        <w:rPr>
          <w:rStyle w:val="CommentReference"/>
        </w:rPr>
        <w:annotationRef/>
      </w:r>
      <w:r>
        <w:t>made one or joined?</w:t>
      </w:r>
    </w:p>
  </w:comment>
  <w:comment w:id="637" w:author="Windows User" w:date="2015-10-30T08:56:00Z" w:initials="BS">
    <w:p w14:paraId="094D26E3" w14:textId="77777777" w:rsidR="00A534EB" w:rsidRDefault="00A534EB"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A534EB" w:rsidRDefault="00A534EB"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A534EB" w:rsidRDefault="00A534EB" w:rsidP="00E35F1F">
      <w:pPr>
        <w:pStyle w:val="CommentText"/>
      </w:pPr>
      <w:r>
        <w:rPr>
          <w:rStyle w:val="CommentReference"/>
        </w:rPr>
        <w:annotationRef/>
      </w:r>
      <w:r>
        <w:t>woven or fine?</w:t>
      </w:r>
    </w:p>
  </w:comment>
  <w:comment w:id="640" w:author="Windows User" w:date="2015-10-30T08:56:00Z" w:initials="BS">
    <w:p w14:paraId="7A9FC970" w14:textId="77777777" w:rsidR="00A534EB" w:rsidRDefault="00A534EB" w:rsidP="00E35F1F">
      <w:pPr>
        <w:pStyle w:val="CommentText"/>
      </w:pPr>
      <w:r>
        <w:rPr>
          <w:rStyle w:val="CommentReference"/>
        </w:rPr>
        <w:annotationRef/>
      </w:r>
      <w:r>
        <w:t>palin</w:t>
      </w:r>
    </w:p>
  </w:comment>
  <w:comment w:id="641" w:author="Windows User" w:date="2015-10-30T08:56:00Z" w:initials="BS">
    <w:p w14:paraId="5EFFC3EC" w14:textId="77777777" w:rsidR="00A534EB" w:rsidRDefault="00A534EB" w:rsidP="00E35F1F">
      <w:pPr>
        <w:pStyle w:val="CommentText"/>
      </w:pPr>
      <w:r>
        <w:rPr>
          <w:rStyle w:val="CommentReference"/>
        </w:rPr>
        <w:annotationRef/>
      </w:r>
      <w:r>
        <w:t>exalt or magnify?</w:t>
      </w:r>
    </w:p>
  </w:comment>
  <w:comment w:id="642" w:author="Windows User" w:date="2015-10-30T08:56:00Z" w:initials="BS">
    <w:p w14:paraId="150C26DA" w14:textId="77777777" w:rsidR="00A534EB" w:rsidRDefault="00A534EB" w:rsidP="00E35F1F">
      <w:pPr>
        <w:pStyle w:val="CommentText"/>
      </w:pPr>
      <w:r>
        <w:rPr>
          <w:rStyle w:val="CommentReference"/>
        </w:rPr>
        <w:annotationRef/>
      </w:r>
      <w:r>
        <w:t>or iwn?</w:t>
      </w:r>
    </w:p>
  </w:comment>
  <w:comment w:id="646" w:author="Windows User" w:date="2015-10-30T08:56:00Z" w:initials="BS">
    <w:p w14:paraId="0E3B452D" w14:textId="77777777" w:rsidR="00A534EB" w:rsidRDefault="00A534EB"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A534EB" w:rsidRDefault="00A534EB" w:rsidP="00E35F1F">
      <w:pPr>
        <w:pStyle w:val="CommentText"/>
      </w:pPr>
      <w:r>
        <w:rPr>
          <w:rStyle w:val="CommentReference"/>
        </w:rPr>
        <w:annotationRef/>
      </w:r>
      <w:r>
        <w:t>forged or beaten?</w:t>
      </w:r>
    </w:p>
  </w:comment>
  <w:comment w:id="648" w:author="Windows User" w:date="2015-10-30T08:56:00Z" w:initials="BS">
    <w:p w14:paraId="3E8ADE2B" w14:textId="77777777" w:rsidR="00A534EB" w:rsidRDefault="00A534EB"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A534EB" w:rsidRDefault="00A534EB"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A534EB" w:rsidRDefault="00A534EB" w:rsidP="00E35F1F">
      <w:pPr>
        <w:pStyle w:val="CommentText"/>
      </w:pPr>
      <w:r>
        <w:rPr>
          <w:rStyle w:val="CommentReference"/>
        </w:rPr>
        <w:annotationRef/>
      </w:r>
      <w:r>
        <w:t>why does Abouna omit sin?</w:t>
      </w:r>
    </w:p>
  </w:comment>
  <w:comment w:id="651" w:author="Windows User" w:date="2015-10-30T08:56:00Z" w:initials="BS">
    <w:p w14:paraId="027A16CD" w14:textId="77777777" w:rsidR="00A534EB" w:rsidRDefault="00A534EB" w:rsidP="00E35F1F">
      <w:pPr>
        <w:pStyle w:val="CommentText"/>
      </w:pPr>
      <w:r>
        <w:rPr>
          <w:rStyle w:val="CommentReference"/>
        </w:rPr>
        <w:annotationRef/>
      </w:r>
      <w:r>
        <w:t>exalt or magnify?</w:t>
      </w:r>
    </w:p>
  </w:comment>
  <w:comment w:id="652" w:author="Windows User" w:date="2015-10-30T08:56:00Z" w:initials="BS">
    <w:p w14:paraId="20C9574B" w14:textId="77777777" w:rsidR="00A534EB" w:rsidRDefault="00A534EB" w:rsidP="00E35F1F">
      <w:pPr>
        <w:pStyle w:val="CommentText"/>
      </w:pPr>
      <w:r>
        <w:rPr>
          <w:rStyle w:val="CommentReference"/>
        </w:rPr>
        <w:annotationRef/>
      </w:r>
      <w:r>
        <w:t>or iwn?</w:t>
      </w:r>
    </w:p>
  </w:comment>
  <w:comment w:id="656" w:author="Windows User" w:date="2015-10-30T08:56:00Z" w:initials="BS">
    <w:p w14:paraId="6726A127" w14:textId="77777777" w:rsidR="00A534EB" w:rsidRDefault="00A534EB"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A534EB" w:rsidRDefault="00A534EB"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A534EB" w:rsidRDefault="00A534EB" w:rsidP="00E35F1F">
      <w:pPr>
        <w:pStyle w:val="CommentText"/>
      </w:pPr>
      <w:r>
        <w:rPr>
          <w:rStyle w:val="CommentReference"/>
        </w:rPr>
        <w:annotationRef/>
      </w:r>
      <w:r>
        <w:t>exalt or magnify?</w:t>
      </w:r>
    </w:p>
  </w:comment>
  <w:comment w:id="659" w:author="Windows User" w:date="2015-10-30T08:56:00Z" w:initials="BS">
    <w:p w14:paraId="3A4414A4" w14:textId="77777777" w:rsidR="00A534EB" w:rsidRDefault="00A534EB" w:rsidP="00E35F1F">
      <w:pPr>
        <w:pStyle w:val="CommentText"/>
      </w:pPr>
      <w:r>
        <w:rPr>
          <w:rStyle w:val="CommentReference"/>
        </w:rPr>
        <w:annotationRef/>
      </w:r>
      <w:r>
        <w:t>or iwn?</w:t>
      </w:r>
    </w:p>
  </w:comment>
  <w:comment w:id="663" w:author="Windows User" w:date="2015-10-30T08:56:00Z" w:initials="BS">
    <w:p w14:paraId="60D89983" w14:textId="77777777" w:rsidR="00A534EB" w:rsidRDefault="00A534EB" w:rsidP="00E35F1F">
      <w:pPr>
        <w:pStyle w:val="CommentText"/>
      </w:pPr>
      <w:r>
        <w:rPr>
          <w:rStyle w:val="CommentReference"/>
        </w:rPr>
        <w:annotationRef/>
      </w:r>
      <w:r>
        <w:t>perpetual lamp?</w:t>
      </w:r>
    </w:p>
  </w:comment>
  <w:comment w:id="664" w:author="Windows User" w:date="2015-10-30T08:56:00Z" w:initials="BS">
    <w:p w14:paraId="708630CC" w14:textId="77777777" w:rsidR="00A534EB" w:rsidRDefault="00A534EB" w:rsidP="00E35F1F">
      <w:pPr>
        <w:pStyle w:val="CommentText"/>
      </w:pPr>
      <w:r>
        <w:rPr>
          <w:rStyle w:val="CommentReference"/>
        </w:rPr>
        <w:annotationRef/>
      </w:r>
      <w:r>
        <w:t>parousia?</w:t>
      </w:r>
    </w:p>
  </w:comment>
  <w:comment w:id="665" w:author="Windows User" w:date="2015-10-30T08:56:00Z" w:initials="BS">
    <w:p w14:paraId="670AE5C3" w14:textId="77777777" w:rsidR="00A534EB" w:rsidRDefault="00A534EB" w:rsidP="00E35F1F">
      <w:pPr>
        <w:pStyle w:val="CommentText"/>
      </w:pPr>
      <w:r>
        <w:rPr>
          <w:rStyle w:val="CommentReference"/>
        </w:rPr>
        <w:annotationRef/>
      </w:r>
      <w:r>
        <w:t>tense?</w:t>
      </w:r>
    </w:p>
  </w:comment>
  <w:comment w:id="666" w:author="Windows User" w:date="2015-10-30T08:56:00Z" w:initials="BS">
    <w:p w14:paraId="281D5A29" w14:textId="77777777" w:rsidR="00A534EB" w:rsidRDefault="00A534EB" w:rsidP="00E35F1F">
      <w:pPr>
        <w:pStyle w:val="CommentText"/>
      </w:pPr>
      <w:r>
        <w:rPr>
          <w:rStyle w:val="CommentReference"/>
        </w:rPr>
        <w:annotationRef/>
      </w:r>
      <w:r>
        <w:t>enlightens?</w:t>
      </w:r>
    </w:p>
  </w:comment>
  <w:comment w:id="667" w:author="Windows User" w:date="2015-10-30T08:56:00Z" w:initials="BS">
    <w:p w14:paraId="09189517" w14:textId="77777777" w:rsidR="00A534EB" w:rsidRDefault="00A534EB" w:rsidP="00E35F1F">
      <w:pPr>
        <w:pStyle w:val="CommentText"/>
      </w:pPr>
      <w:r>
        <w:rPr>
          <w:rStyle w:val="CommentReference"/>
        </w:rPr>
        <w:annotationRef/>
      </w:r>
      <w:r>
        <w:t>exalt or magnify?</w:t>
      </w:r>
    </w:p>
  </w:comment>
  <w:comment w:id="668" w:author="Windows User" w:date="2015-10-30T08:56:00Z" w:initials="BS">
    <w:p w14:paraId="0F1C3DB1" w14:textId="77777777" w:rsidR="00A534EB" w:rsidRDefault="00A534EB" w:rsidP="00E35F1F">
      <w:pPr>
        <w:pStyle w:val="CommentText"/>
      </w:pPr>
      <w:r>
        <w:rPr>
          <w:rStyle w:val="CommentReference"/>
        </w:rPr>
        <w:annotationRef/>
      </w:r>
      <w:r>
        <w:t>or iwn?</w:t>
      </w:r>
    </w:p>
  </w:comment>
  <w:comment w:id="672" w:author="Windows User" w:date="2015-10-30T08:56:00Z" w:initials="BS">
    <w:p w14:paraId="49777AD4" w14:textId="77777777" w:rsidR="00A534EB" w:rsidRDefault="00A534EB" w:rsidP="00E35F1F">
      <w:pPr>
        <w:pStyle w:val="CommentText"/>
      </w:pPr>
      <w:r>
        <w:rPr>
          <w:rStyle w:val="CommentReference"/>
        </w:rPr>
        <w:annotationRef/>
      </w:r>
      <w:r>
        <w:t>this order better or worse?</w:t>
      </w:r>
    </w:p>
  </w:comment>
  <w:comment w:id="673" w:author="Windows User" w:date="2015-10-30T08:56:00Z" w:initials="BS">
    <w:p w14:paraId="07AFF474" w14:textId="77777777" w:rsidR="00A534EB" w:rsidRDefault="00A534EB" w:rsidP="00E35F1F">
      <w:pPr>
        <w:pStyle w:val="CommentText"/>
      </w:pPr>
      <w:r>
        <w:rPr>
          <w:rStyle w:val="CommentReference"/>
        </w:rPr>
        <w:annotationRef/>
      </w:r>
      <w:r>
        <w:t>I think upon should stay here</w:t>
      </w:r>
    </w:p>
  </w:comment>
  <w:comment w:id="674" w:author="Windows User" w:date="2015-10-30T08:56:00Z" w:initials="BS">
    <w:p w14:paraId="0441CD07" w14:textId="77777777" w:rsidR="00A534EB" w:rsidRDefault="00A534EB" w:rsidP="00E35F1F">
      <w:pPr>
        <w:pStyle w:val="CommentText"/>
      </w:pPr>
      <w:r>
        <w:rPr>
          <w:rStyle w:val="CommentReference"/>
        </w:rPr>
        <w:annotationRef/>
      </w:r>
      <w:r>
        <w:t>exalt or magnify?</w:t>
      </w:r>
    </w:p>
  </w:comment>
  <w:comment w:id="675" w:author="Windows User" w:date="2015-10-30T08:56:00Z" w:initials="BS">
    <w:p w14:paraId="6B633293" w14:textId="77777777" w:rsidR="00A534EB" w:rsidRDefault="00A534EB" w:rsidP="00E35F1F">
      <w:pPr>
        <w:pStyle w:val="CommentText"/>
      </w:pPr>
      <w:r>
        <w:rPr>
          <w:rStyle w:val="CommentReference"/>
        </w:rPr>
        <w:annotationRef/>
      </w:r>
      <w:r>
        <w:t>or iwn?</w:t>
      </w:r>
    </w:p>
  </w:comment>
  <w:comment w:id="683" w:author="Windows User" w:date="2015-10-30T08:56:00Z" w:initials="BS">
    <w:p w14:paraId="5798119C" w14:textId="77777777" w:rsidR="00A534EB" w:rsidRDefault="00A534EB"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A534EB" w:rsidRDefault="00A534EB"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A534EB" w:rsidRDefault="00A534EB"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A534EB" w:rsidRDefault="00A534EB"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A534EB" w:rsidRDefault="00A534EB" w:rsidP="00E35F1F">
      <w:pPr>
        <w:pStyle w:val="CommentText"/>
      </w:pPr>
      <w:r>
        <w:rPr>
          <w:rStyle w:val="CommentReference"/>
        </w:rPr>
        <w:annotationRef/>
      </w:r>
      <w:r>
        <w:t>exalt or magnify?</w:t>
      </w:r>
    </w:p>
  </w:comment>
  <w:comment w:id="688" w:author="Windows User" w:date="2015-10-30T08:56:00Z" w:initials="BS">
    <w:p w14:paraId="6604F03B" w14:textId="77777777" w:rsidR="00A534EB" w:rsidRDefault="00A534EB" w:rsidP="00E35F1F">
      <w:pPr>
        <w:pStyle w:val="CommentText"/>
      </w:pPr>
      <w:r>
        <w:rPr>
          <w:rStyle w:val="CommentReference"/>
        </w:rPr>
        <w:annotationRef/>
      </w:r>
      <w:r>
        <w:t>or iwn?</w:t>
      </w:r>
    </w:p>
  </w:comment>
  <w:comment w:id="692" w:author="Windows User" w:date="2015-10-30T08:56:00Z" w:initials="BS">
    <w:p w14:paraId="6680EED5" w14:textId="77777777" w:rsidR="00A534EB" w:rsidRDefault="00A534EB" w:rsidP="00E35F1F">
      <w:pPr>
        <w:pStyle w:val="CommentText"/>
      </w:pPr>
      <w:r>
        <w:rPr>
          <w:rStyle w:val="CommentReference"/>
        </w:rPr>
        <w:annotationRef/>
      </w:r>
      <w:r>
        <w:t>does this work?</w:t>
      </w:r>
    </w:p>
  </w:comment>
  <w:comment w:id="693" w:author="Windows User" w:date="2015-10-30T08:56:00Z" w:initials="BS">
    <w:p w14:paraId="7B5754B1" w14:textId="77777777" w:rsidR="00A534EB" w:rsidRDefault="00A534EB" w:rsidP="00E35F1F">
      <w:pPr>
        <w:pStyle w:val="CommentText"/>
      </w:pPr>
      <w:r>
        <w:rPr>
          <w:rStyle w:val="CommentReference"/>
        </w:rPr>
        <w:annotationRef/>
      </w:r>
      <w:r>
        <w:t>is this right?</w:t>
      </w:r>
    </w:p>
  </w:comment>
  <w:comment w:id="694" w:author="Windows User" w:date="2015-10-30T08:56:00Z" w:initials="BS">
    <w:p w14:paraId="6058F90B" w14:textId="77777777" w:rsidR="00A534EB" w:rsidRDefault="00A534EB" w:rsidP="00E35F1F">
      <w:pPr>
        <w:pStyle w:val="CommentText"/>
      </w:pPr>
      <w:r>
        <w:rPr>
          <w:rStyle w:val="CommentReference"/>
        </w:rPr>
        <w:annotationRef/>
      </w:r>
      <w:r>
        <w:t>?</w:t>
      </w:r>
    </w:p>
  </w:comment>
  <w:comment w:id="695" w:author="Windows User" w:date="2015-10-30T08:56:00Z" w:initials="BS">
    <w:p w14:paraId="505706D1" w14:textId="77777777" w:rsidR="00A534EB" w:rsidRDefault="00A534EB" w:rsidP="00E35F1F">
      <w:pPr>
        <w:pStyle w:val="CommentText"/>
      </w:pPr>
      <w:r>
        <w:rPr>
          <w:rStyle w:val="CommentReference"/>
        </w:rPr>
        <w:annotationRef/>
      </w:r>
      <w:r>
        <w:t>about or to?</w:t>
      </w:r>
    </w:p>
  </w:comment>
  <w:comment w:id="696" w:author="Windows User" w:date="2015-10-30T08:56:00Z" w:initials="BS">
    <w:p w14:paraId="35AD6860" w14:textId="77777777" w:rsidR="00A534EB" w:rsidRDefault="00A534EB" w:rsidP="00E35F1F">
      <w:pPr>
        <w:pStyle w:val="CommentText"/>
      </w:pPr>
      <w:r>
        <w:rPr>
          <w:rStyle w:val="CommentReference"/>
        </w:rPr>
        <w:annotationRef/>
      </w:r>
      <w:r>
        <w:t>proclaim or cry?</w:t>
      </w:r>
    </w:p>
  </w:comment>
  <w:comment w:id="697" w:author="Windows User" w:date="2015-10-30T08:56:00Z" w:initials="BS">
    <w:p w14:paraId="588A0CA8" w14:textId="77777777" w:rsidR="00A534EB" w:rsidRDefault="00A534EB" w:rsidP="00E35F1F">
      <w:pPr>
        <w:pStyle w:val="CommentText"/>
      </w:pPr>
      <w:r>
        <w:rPr>
          <w:rStyle w:val="CommentReference"/>
        </w:rPr>
        <w:annotationRef/>
      </w:r>
      <w:r>
        <w:t>??</w:t>
      </w:r>
    </w:p>
  </w:comment>
  <w:comment w:id="698" w:author="Windows User" w:date="2015-10-30T08:56:00Z" w:initials="BS">
    <w:p w14:paraId="43146472" w14:textId="77777777" w:rsidR="00A534EB" w:rsidRDefault="00A534EB" w:rsidP="00E35F1F">
      <w:pPr>
        <w:pStyle w:val="CommentText"/>
      </w:pPr>
      <w:r>
        <w:rPr>
          <w:rStyle w:val="CommentReference"/>
        </w:rPr>
        <w:annotationRef/>
      </w:r>
      <w:r>
        <w:t>just?</w:t>
      </w:r>
    </w:p>
  </w:comment>
  <w:comment w:id="699" w:author="Windows User" w:date="2015-10-30T08:56:00Z" w:initials="BS">
    <w:p w14:paraId="005E33F9" w14:textId="77777777" w:rsidR="00A534EB" w:rsidRDefault="00A534EB" w:rsidP="00E35F1F">
      <w:pPr>
        <w:pStyle w:val="CommentText"/>
      </w:pPr>
      <w:r>
        <w:rPr>
          <w:rStyle w:val="CommentReference"/>
        </w:rPr>
        <w:annotationRef/>
      </w:r>
      <w:r>
        <w:t>chaste or meek?</w:t>
      </w:r>
    </w:p>
  </w:comment>
  <w:comment w:id="700" w:author="Windows User" w:date="2015-10-30T08:56:00Z" w:initials="BS">
    <w:p w14:paraId="38FC80AB" w14:textId="77777777" w:rsidR="00A534EB" w:rsidRDefault="00A534EB" w:rsidP="00E35F1F">
      <w:pPr>
        <w:pStyle w:val="CommentText"/>
      </w:pPr>
      <w:r>
        <w:rPr>
          <w:rStyle w:val="CommentReference"/>
        </w:rPr>
        <w:annotationRef/>
      </w:r>
      <w:r>
        <w:t>St. Isaac? Holy issac?</w:t>
      </w:r>
    </w:p>
  </w:comment>
  <w:comment w:id="701" w:author="Windows User" w:date="2015-10-30T08:56:00Z" w:initials="BS">
    <w:p w14:paraId="49E0F637" w14:textId="77777777" w:rsidR="00A534EB" w:rsidRDefault="00A534EB" w:rsidP="00E35F1F">
      <w:pPr>
        <w:pStyle w:val="CommentText"/>
      </w:pPr>
      <w:r>
        <w:rPr>
          <w:rStyle w:val="CommentReference"/>
        </w:rPr>
        <w:annotationRef/>
      </w:r>
      <w:r>
        <w:t>ten thousand time?</w:t>
      </w:r>
    </w:p>
  </w:comment>
  <w:comment w:id="702" w:author="Windows User" w:date="2015-10-30T08:56:00Z" w:initials="BS">
    <w:p w14:paraId="565278E4" w14:textId="77777777" w:rsidR="00A534EB" w:rsidRDefault="00A534EB"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A534EB" w:rsidRDefault="00A534EB" w:rsidP="00E35F1F">
      <w:pPr>
        <w:pStyle w:val="CommentText"/>
      </w:pPr>
      <w:r>
        <w:rPr>
          <w:rStyle w:val="CommentReference"/>
        </w:rPr>
        <w:annotationRef/>
      </w:r>
      <w:r>
        <w:t>honour or pride?</w:t>
      </w:r>
    </w:p>
  </w:comment>
  <w:comment w:id="704" w:author="Windows User" w:date="2015-10-30T08:56:00Z" w:initials="BS">
    <w:p w14:paraId="28840E47" w14:textId="77777777" w:rsidR="00A534EB" w:rsidRDefault="00A534EB" w:rsidP="00E35F1F">
      <w:pPr>
        <w:pStyle w:val="CommentText"/>
      </w:pPr>
      <w:r>
        <w:rPr>
          <w:rStyle w:val="CommentReference"/>
        </w:rPr>
        <w:annotationRef/>
      </w:r>
      <w:r>
        <w:t>spouse or friend???</w:t>
      </w:r>
    </w:p>
  </w:comment>
  <w:comment w:id="705" w:author="Windows User" w:date="2015-10-30T08:56:00Z" w:initials="BS">
    <w:p w14:paraId="6D247103" w14:textId="77777777" w:rsidR="00A534EB" w:rsidRDefault="00A534EB"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A534EB" w:rsidRDefault="00A534EB"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A534EB" w:rsidRDefault="00A534EB"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A534EB" w:rsidRDefault="00A534EB">
      <w:pPr>
        <w:pStyle w:val="CommentText"/>
      </w:pPr>
      <w:r>
        <w:rPr>
          <w:rStyle w:val="CommentReference"/>
        </w:rPr>
        <w:annotationRef/>
      </w:r>
      <w:r>
        <w:t>check</w:t>
      </w:r>
    </w:p>
  </w:comment>
  <w:comment w:id="709" w:author="Windows User" w:date="2015-10-30T08:56:00Z" w:initials="BS">
    <w:p w14:paraId="5E07F016" w14:textId="77777777" w:rsidR="00A534EB" w:rsidRDefault="00A534EB"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A534EB" w:rsidRDefault="00A534EB"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A534EB" w:rsidRDefault="00A534EB" w:rsidP="00E35F1F">
      <w:pPr>
        <w:pStyle w:val="CommentText"/>
      </w:pPr>
      <w:r>
        <w:rPr>
          <w:rStyle w:val="CommentReference"/>
        </w:rPr>
        <w:annotationRef/>
      </w:r>
      <w:r>
        <w:t>Are more honoured?</w:t>
      </w:r>
    </w:p>
  </w:comment>
  <w:comment w:id="718" w:author="Windows User" w:date="2015-10-30T08:56:00Z" w:initials="WU">
    <w:p w14:paraId="38104BB5" w14:textId="77777777" w:rsidR="00A534EB" w:rsidRDefault="00A534EB"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A534EB" w:rsidRDefault="00A534EB"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A534EB" w:rsidRDefault="00A534EB"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A534EB" w:rsidRDefault="00A534EB" w:rsidP="00E35F1F">
      <w:pPr>
        <w:pStyle w:val="CommentText"/>
      </w:pPr>
      <w:r>
        <w:rPr>
          <w:rStyle w:val="CommentReference"/>
        </w:rPr>
        <w:annotationRef/>
      </w:r>
      <w:r>
        <w:t>The Virgin Mary?</w:t>
      </w:r>
    </w:p>
  </w:comment>
  <w:comment w:id="731" w:author="Windows User" w:date="2015-10-30T08:56:00Z" w:initials="WU">
    <w:p w14:paraId="104BFD73" w14:textId="77777777" w:rsidR="00A534EB" w:rsidRDefault="00A534EB"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A534EB" w:rsidRDefault="00A534EB"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A534EB" w:rsidRDefault="00A534EB" w:rsidP="00E35F1F">
      <w:pPr>
        <w:pStyle w:val="CommentText"/>
      </w:pPr>
      <w:r>
        <w:rPr>
          <w:rStyle w:val="CommentReference"/>
        </w:rPr>
        <w:annotationRef/>
      </w:r>
      <w:r>
        <w:t>Not lampstand?</w:t>
      </w:r>
    </w:p>
  </w:comment>
  <w:comment w:id="737" w:author="Windows User" w:date="2015-10-30T08:56:00Z" w:initials="WU">
    <w:p w14:paraId="71035455" w14:textId="77777777" w:rsidR="00A534EB" w:rsidRDefault="00A534EB"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A534EB" w:rsidRDefault="00A534EB"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A534EB" w:rsidRDefault="00A534EB" w:rsidP="00E35F1F">
      <w:pPr>
        <w:pStyle w:val="CommentText"/>
      </w:pPr>
      <w:r>
        <w:rPr>
          <w:rStyle w:val="CommentReference"/>
        </w:rPr>
        <w:annotationRef/>
      </w:r>
      <w:r>
        <w:t>Tense(s) of this vs?</w:t>
      </w:r>
    </w:p>
  </w:comment>
  <w:comment w:id="743" w:author="Windows User" w:date="2015-10-30T08:56:00Z" w:initials="WU">
    <w:p w14:paraId="596EE3A5" w14:textId="77777777" w:rsidR="00A534EB" w:rsidRDefault="00A534EB"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A534EB" w:rsidRPr="00745B45" w:rsidRDefault="00A534EB"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A534EB" w:rsidRDefault="00A534EB"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A534EB" w:rsidRDefault="00A534EB"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A534EB" w:rsidRDefault="00A534EB" w:rsidP="00E35F1F">
      <w:pPr>
        <w:pStyle w:val="CommentText"/>
      </w:pPr>
      <w:r>
        <w:rPr>
          <w:rStyle w:val="CommentReference"/>
        </w:rPr>
        <w:annotationRef/>
      </w:r>
      <w:r>
        <w:t>Care or concern?</w:t>
      </w:r>
    </w:p>
  </w:comment>
  <w:comment w:id="757" w:author="Windows User" w:date="2015-10-30T08:56:00Z" w:initials="WU">
    <w:p w14:paraId="78E58888" w14:textId="77777777" w:rsidR="00A534EB" w:rsidRDefault="00A534EB"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A534EB" w:rsidRDefault="00A534EB" w:rsidP="00E35F1F">
      <w:pPr>
        <w:pStyle w:val="CommentText"/>
      </w:pPr>
      <w:r>
        <w:rPr>
          <w:rStyle w:val="CommentReference"/>
        </w:rPr>
        <w:annotationRef/>
      </w:r>
      <w:r>
        <w:t>Exceedingly? Too? So?</w:t>
      </w:r>
    </w:p>
  </w:comment>
  <w:comment w:id="767" w:author="Windows User" w:date="2015-10-30T08:56:00Z" w:initials="WU">
    <w:p w14:paraId="6849FDD2" w14:textId="77777777" w:rsidR="00A534EB" w:rsidRDefault="00A534EB" w:rsidP="00E35F1F">
      <w:pPr>
        <w:pStyle w:val="CommentText"/>
      </w:pPr>
      <w:r>
        <w:rPr>
          <w:rStyle w:val="CommentReference"/>
        </w:rPr>
        <w:annotationRef/>
      </w:r>
      <w:r>
        <w:t>Ramez, I or me?</w:t>
      </w:r>
    </w:p>
  </w:comment>
  <w:comment w:id="768" w:author="Windows User" w:date="2015-10-30T08:56:00Z" w:initials="WU">
    <w:p w14:paraId="799B59FF" w14:textId="77777777" w:rsidR="00A534EB" w:rsidRDefault="00A534EB"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A534EB" w:rsidRDefault="00A534EB"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A534EB" w:rsidRDefault="00A534EB" w:rsidP="00E35F1F">
      <w:pPr>
        <w:pStyle w:val="CommentText"/>
      </w:pPr>
      <w:r>
        <w:rPr>
          <w:rStyle w:val="CommentReference"/>
        </w:rPr>
        <w:annotationRef/>
      </w:r>
      <w:r>
        <w:t>Kind-hearted or merciful?</w:t>
      </w:r>
    </w:p>
  </w:comment>
  <w:comment w:id="771" w:author="Windows User" w:date="2015-10-30T08:56:00Z" w:initials="WU">
    <w:p w14:paraId="1370FE87" w14:textId="77777777" w:rsidR="00A534EB" w:rsidRDefault="00A534EB" w:rsidP="00E35F1F">
      <w:pPr>
        <w:pStyle w:val="CommentText"/>
      </w:pPr>
      <w:r>
        <w:rPr>
          <w:rStyle w:val="CommentReference"/>
        </w:rPr>
        <w:annotationRef/>
      </w:r>
      <w:r>
        <w:t>Compassions or tender mercies?</w:t>
      </w:r>
    </w:p>
  </w:comment>
  <w:comment w:id="772" w:author="Windows User" w:date="2015-10-30T08:56:00Z" w:initials="WU">
    <w:p w14:paraId="70E14B72" w14:textId="77777777" w:rsidR="00A534EB" w:rsidRDefault="00A534EB" w:rsidP="00E35F1F">
      <w:pPr>
        <w:pStyle w:val="CommentText"/>
      </w:pPr>
      <w:r>
        <w:rPr>
          <w:rStyle w:val="CommentReference"/>
        </w:rPr>
        <w:annotationRef/>
      </w:r>
      <w:r>
        <w:t>May He or that He may</w:t>
      </w:r>
    </w:p>
  </w:comment>
  <w:comment w:id="784" w:author="Windows User" w:date="2015-10-30T08:56:00Z" w:initials="BS">
    <w:p w14:paraId="1CD83694" w14:textId="77777777" w:rsidR="00A534EB" w:rsidRDefault="00A534EB" w:rsidP="00E35F1F">
      <w:pPr>
        <w:pStyle w:val="CommentText"/>
      </w:pPr>
      <w:r>
        <w:rPr>
          <w:rStyle w:val="CommentReference"/>
        </w:rPr>
        <w:annotationRef/>
      </w:r>
      <w:r>
        <w:t>very greatly is redundant...</w:t>
      </w:r>
    </w:p>
  </w:comment>
  <w:comment w:id="785" w:author="Windows User" w:date="2015-10-30T08:56:00Z" w:initials="BS">
    <w:p w14:paraId="2DB29619" w14:textId="77777777" w:rsidR="00A534EB" w:rsidRDefault="00A534EB" w:rsidP="00E35F1F">
      <w:pPr>
        <w:pStyle w:val="CommentText"/>
      </w:pPr>
      <w:r>
        <w:rPr>
          <w:rStyle w:val="CommentReference"/>
        </w:rPr>
        <w:annotationRef/>
      </w:r>
      <w:r>
        <w:t>above? in?</w:t>
      </w:r>
    </w:p>
  </w:comment>
  <w:comment w:id="786" w:author="Windows User" w:date="2015-10-30T08:56:00Z" w:initials="BS">
    <w:p w14:paraId="3734F7C0" w14:textId="77777777" w:rsidR="00A534EB" w:rsidRDefault="00A534EB"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A534EB" w:rsidRDefault="00A534EB" w:rsidP="00E35F1F">
      <w:pPr>
        <w:pStyle w:val="CommentText"/>
      </w:pPr>
      <w:r>
        <w:rPr>
          <w:rStyle w:val="CommentReference"/>
        </w:rPr>
        <w:annotationRef/>
      </w:r>
      <w:r>
        <w:t>mediated or put into practice?</w:t>
      </w:r>
    </w:p>
  </w:comment>
  <w:comment w:id="788" w:author="Windows User" w:date="2015-10-30T08:56:00Z" w:initials="BS">
    <w:p w14:paraId="6417B5A7" w14:textId="77777777" w:rsidR="00A534EB" w:rsidRDefault="00A534EB"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A534EB" w:rsidRDefault="00A534EB"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A534EB" w:rsidRDefault="00A534EB" w:rsidP="00E35F1F">
      <w:pPr>
        <w:pStyle w:val="CommentText"/>
      </w:pPr>
      <w:r>
        <w:rPr>
          <w:rStyle w:val="CommentReference"/>
        </w:rPr>
        <w:annotationRef/>
      </w:r>
      <w:r>
        <w:t>thoughts or senses?</w:t>
      </w:r>
    </w:p>
  </w:comment>
  <w:comment w:id="791" w:author="Windows User" w:date="2015-10-30T08:56:00Z" w:initials="BS">
    <w:p w14:paraId="5092C47C" w14:textId="77777777" w:rsidR="00A534EB" w:rsidRDefault="00A534EB" w:rsidP="00E35F1F">
      <w:pPr>
        <w:pStyle w:val="CommentText"/>
      </w:pPr>
      <w:r>
        <w:rPr>
          <w:rStyle w:val="CommentReference"/>
        </w:rPr>
        <w:annotationRef/>
      </w:r>
      <w:r>
        <w:t>lay? set? cast?</w:t>
      </w:r>
    </w:p>
  </w:comment>
  <w:comment w:id="792" w:author="Windows User" w:date="2015-10-30T08:56:00Z" w:initials="BS">
    <w:p w14:paraId="2988A4E9" w14:textId="77777777" w:rsidR="00A534EB" w:rsidRDefault="00A534EB"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A534EB" w:rsidRDefault="00A534EB" w:rsidP="00E35F1F">
      <w:pPr>
        <w:pStyle w:val="CommentText"/>
      </w:pPr>
      <w:r>
        <w:rPr>
          <w:rStyle w:val="CommentReference"/>
        </w:rPr>
        <w:annotationRef/>
      </w:r>
      <w:r>
        <w:t>types?</w:t>
      </w:r>
    </w:p>
  </w:comment>
  <w:comment w:id="802" w:author="Windows User" w:date="2015-10-30T08:56:00Z" w:initials="BS">
    <w:p w14:paraId="6A283326" w14:textId="77777777" w:rsidR="00A534EB" w:rsidRDefault="00A534EB"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A534EB" w:rsidRDefault="00A534EB" w:rsidP="00E35F1F">
      <w:pPr>
        <w:pStyle w:val="CommentText"/>
      </w:pPr>
      <w:r>
        <w:rPr>
          <w:rStyle w:val="CommentReference"/>
        </w:rPr>
        <w:annotationRef/>
      </w:r>
      <w:r>
        <w:t>risen, or shone?</w:t>
      </w:r>
    </w:p>
  </w:comment>
  <w:comment w:id="807" w:author="Windows User" w:date="2015-10-30T08:56:00Z" w:initials="BS">
    <w:p w14:paraId="301FA11B" w14:textId="77777777" w:rsidR="00A534EB" w:rsidRDefault="00A534EB" w:rsidP="00D65FD4">
      <w:pPr>
        <w:pStyle w:val="CommentText"/>
      </w:pPr>
      <w:r>
        <w:rPr>
          <w:rStyle w:val="CommentReference"/>
        </w:rPr>
        <w:annotationRef/>
      </w:r>
      <w:r>
        <w:t>risen, or shone?</w:t>
      </w:r>
    </w:p>
  </w:comment>
  <w:comment w:id="811" w:author="Windows User" w:date="2015-10-30T08:56:00Z" w:initials="BS">
    <w:p w14:paraId="4B4155FC" w14:textId="77777777" w:rsidR="00A534EB" w:rsidRDefault="00A534EB" w:rsidP="00E35F1F">
      <w:pPr>
        <w:pStyle w:val="CommentText"/>
      </w:pPr>
      <w:r>
        <w:rPr>
          <w:rStyle w:val="CommentReference"/>
        </w:rPr>
        <w:annotationRef/>
      </w:r>
      <w:r>
        <w:t>cap?</w:t>
      </w:r>
    </w:p>
  </w:comment>
  <w:comment w:id="812" w:author="Windows User" w:date="2015-10-30T08:56:00Z" w:initials="BS">
    <w:p w14:paraId="248C83A2" w14:textId="77777777" w:rsidR="00A534EB" w:rsidRDefault="00A534EB" w:rsidP="00E35F1F">
      <w:pPr>
        <w:pStyle w:val="CommentText"/>
      </w:pPr>
      <w:r>
        <w:rPr>
          <w:rStyle w:val="CommentReference"/>
        </w:rPr>
        <w:annotationRef/>
      </w:r>
      <w:r>
        <w:t>save? redeem?</w:t>
      </w:r>
    </w:p>
  </w:comment>
  <w:comment w:id="813" w:author="Windows User" w:date="2015-10-30T08:56:00Z" w:initials="BS">
    <w:p w14:paraId="4C7BFCC0" w14:textId="77777777" w:rsidR="00A534EB" w:rsidRDefault="00A534EB" w:rsidP="00D65FD4">
      <w:pPr>
        <w:pStyle w:val="CommentText"/>
      </w:pPr>
      <w:r>
        <w:rPr>
          <w:rStyle w:val="CommentReference"/>
        </w:rPr>
        <w:annotationRef/>
      </w:r>
      <w:r>
        <w:t>risen, or shone?</w:t>
      </w:r>
    </w:p>
  </w:comment>
  <w:comment w:id="817" w:author="Windows User" w:date="2015-10-30T08:56:00Z" w:initials="BS">
    <w:p w14:paraId="2390D3F4" w14:textId="77777777" w:rsidR="00A534EB" w:rsidRDefault="00A534EB" w:rsidP="00E35F1F">
      <w:pPr>
        <w:pStyle w:val="CommentText"/>
      </w:pPr>
      <w:r>
        <w:rPr>
          <w:rStyle w:val="CommentReference"/>
        </w:rPr>
        <w:annotationRef/>
      </w:r>
      <w:r>
        <w:t>or should " be down here</w:t>
      </w:r>
    </w:p>
  </w:comment>
  <w:comment w:id="818" w:author="Windows User" w:date="2015-10-30T08:56:00Z" w:initials="BS">
    <w:p w14:paraId="6D6C2E53" w14:textId="77777777" w:rsidR="00A534EB" w:rsidRDefault="00A534EB" w:rsidP="00D65FD4">
      <w:pPr>
        <w:pStyle w:val="CommentText"/>
      </w:pPr>
      <w:r>
        <w:rPr>
          <w:rStyle w:val="CommentReference"/>
        </w:rPr>
        <w:annotationRef/>
      </w:r>
      <w:r>
        <w:t>risen, or shone?</w:t>
      </w:r>
    </w:p>
  </w:comment>
  <w:comment w:id="822" w:author="Windows User" w:date="2015-10-30T08:56:00Z" w:initials="BS">
    <w:p w14:paraId="061FF9BB" w14:textId="77777777" w:rsidR="00A534EB" w:rsidRDefault="00A534EB"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A534EB" w:rsidRDefault="00A534EB" w:rsidP="00D65FD4">
      <w:pPr>
        <w:pStyle w:val="CommentText"/>
      </w:pPr>
      <w:r>
        <w:rPr>
          <w:rStyle w:val="CommentReference"/>
        </w:rPr>
        <w:annotationRef/>
      </w:r>
      <w:r>
        <w:t>risen, or shone?</w:t>
      </w:r>
    </w:p>
  </w:comment>
  <w:comment w:id="827" w:author="Windows User" w:date="2015-10-30T08:56:00Z" w:initials="BS">
    <w:p w14:paraId="13BC365B" w14:textId="77777777" w:rsidR="00A534EB" w:rsidRDefault="00A534EB"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A534EB" w:rsidRDefault="00A534EB"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A534EB" w:rsidRDefault="00A534EB" w:rsidP="00D65FD4">
      <w:pPr>
        <w:pStyle w:val="CommentText"/>
      </w:pPr>
      <w:r>
        <w:rPr>
          <w:rStyle w:val="CommentReference"/>
        </w:rPr>
        <w:annotationRef/>
      </w:r>
      <w:r>
        <w:t>risen, or shone?</w:t>
      </w:r>
    </w:p>
  </w:comment>
  <w:comment w:id="833" w:author="Windows User" w:date="2015-10-30T08:56:00Z" w:initials="BS">
    <w:p w14:paraId="690C098D" w14:textId="77777777" w:rsidR="00A534EB" w:rsidRDefault="00A534EB" w:rsidP="00D65FD4">
      <w:pPr>
        <w:pStyle w:val="CommentText"/>
      </w:pPr>
      <w:r>
        <w:rPr>
          <w:rStyle w:val="CommentReference"/>
        </w:rPr>
        <w:annotationRef/>
      </w:r>
      <w:r>
        <w:t>risen, or shone?</w:t>
      </w:r>
    </w:p>
  </w:comment>
  <w:comment w:id="837" w:author="Windows User" w:date="2015-10-30T08:56:00Z" w:initials="BS">
    <w:p w14:paraId="47406125" w14:textId="77777777" w:rsidR="00A534EB" w:rsidRDefault="00A534EB" w:rsidP="00E35F1F">
      <w:pPr>
        <w:pStyle w:val="CommentText"/>
      </w:pPr>
      <w:r>
        <w:rPr>
          <w:rStyle w:val="CommentReference"/>
        </w:rPr>
        <w:annotationRef/>
      </w:r>
      <w:r>
        <w:t>dividing wall?</w:t>
      </w:r>
    </w:p>
  </w:comment>
  <w:comment w:id="838" w:author="Windows User" w:date="2015-10-30T08:56:00Z" w:initials="BS">
    <w:p w14:paraId="3115FE96" w14:textId="77777777" w:rsidR="00A534EB" w:rsidRDefault="00A534EB" w:rsidP="00D65FD4">
      <w:pPr>
        <w:pStyle w:val="CommentText"/>
      </w:pPr>
      <w:r>
        <w:rPr>
          <w:rStyle w:val="CommentReference"/>
        </w:rPr>
        <w:annotationRef/>
      </w:r>
      <w:r>
        <w:t>risen, or shone?</w:t>
      </w:r>
    </w:p>
  </w:comment>
  <w:comment w:id="842" w:author="Windows User" w:date="2015-10-30T08:56:00Z" w:initials="BS">
    <w:p w14:paraId="0BDB9E8A" w14:textId="77777777" w:rsidR="00A534EB" w:rsidRDefault="00A534EB"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A534EB" w:rsidRDefault="00A534EB"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A534EB" w:rsidRDefault="00A534EB"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A534EB" w:rsidRDefault="00A534EB"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A534EB" w:rsidRDefault="00A534EB"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A534EB" w:rsidRDefault="00A534EB" w:rsidP="00E35F1F">
      <w:pPr>
        <w:pStyle w:val="CommentText"/>
      </w:pPr>
      <w:r>
        <w:rPr>
          <w:rStyle w:val="CommentReference"/>
        </w:rPr>
        <w:annotationRef/>
      </w:r>
      <w:r>
        <w:t>or "sining"?</w:t>
      </w:r>
    </w:p>
  </w:comment>
  <w:comment w:id="848" w:author="Windows User" w:date="2015-10-30T08:56:00Z" w:initials="BS">
    <w:p w14:paraId="112875D2" w14:textId="77777777" w:rsidR="00A534EB" w:rsidRDefault="00A534EB" w:rsidP="00D65FD4">
      <w:pPr>
        <w:pStyle w:val="CommentText"/>
      </w:pPr>
      <w:r>
        <w:rPr>
          <w:rStyle w:val="CommentReference"/>
        </w:rPr>
        <w:annotationRef/>
      </w:r>
      <w:r>
        <w:t>risen, or shone?</w:t>
      </w:r>
    </w:p>
  </w:comment>
  <w:comment w:id="853" w:author="Windows User" w:date="2015-10-30T08:56:00Z" w:initials="BS">
    <w:p w14:paraId="1CF8EF29" w14:textId="77777777" w:rsidR="00A534EB" w:rsidRDefault="00A534EB"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A534EB" w:rsidRDefault="00A534EB"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A534EB" w:rsidRDefault="00A534EB"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A534EB" w:rsidRDefault="00A534EB"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A534EB" w:rsidRDefault="00A534EB"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A534EB" w:rsidRDefault="00A534EB"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A534EB" w:rsidRDefault="00A534EB" w:rsidP="00E35F1F">
      <w:pPr>
        <w:pStyle w:val="CommentText"/>
      </w:pPr>
      <w:r>
        <w:rPr>
          <w:rStyle w:val="CommentReference"/>
        </w:rPr>
        <w:annotationRef/>
      </w:r>
      <w:r>
        <w:t>Received or bought?</w:t>
      </w:r>
    </w:p>
  </w:comment>
  <w:comment w:id="893" w:author="Brett Slote" w:date="2015-10-30T08:56:00Z" w:initials="BS">
    <w:p w14:paraId="6DDFB160" w14:textId="77777777" w:rsidR="00A534EB" w:rsidRDefault="00A534EB" w:rsidP="00E35F1F">
      <w:pPr>
        <w:pStyle w:val="CommentText"/>
      </w:pPr>
      <w:r>
        <w:rPr>
          <w:rStyle w:val="CommentReference"/>
        </w:rPr>
        <w:annotationRef/>
      </w:r>
      <w:r>
        <w:t>Uncircumscript?</w:t>
      </w:r>
    </w:p>
  </w:comment>
  <w:comment w:id="896" w:author="Brett Slote" w:date="2015-10-30T08:56:00Z" w:initials="BS">
    <w:p w14:paraId="39A4B3F9" w14:textId="77777777" w:rsidR="00A534EB" w:rsidRDefault="00A534EB" w:rsidP="00E35F1F">
      <w:pPr>
        <w:pStyle w:val="CommentText"/>
      </w:pPr>
      <w:r>
        <w:rPr>
          <w:rStyle w:val="CommentReference"/>
        </w:rPr>
        <w:annotationRef/>
      </w:r>
      <w:r>
        <w:t>Orthodox?</w:t>
      </w:r>
    </w:p>
  </w:comment>
  <w:comment w:id="897" w:author="Brett Slote" w:date="2015-10-30T08:56:00Z" w:initials="BS">
    <w:p w14:paraId="7E993A49" w14:textId="77777777" w:rsidR="00A534EB" w:rsidRDefault="00A534EB" w:rsidP="00E35F1F">
      <w:pPr>
        <w:pStyle w:val="CommentText"/>
      </w:pPr>
      <w:r>
        <w:rPr>
          <w:rStyle w:val="CommentReference"/>
        </w:rPr>
        <w:annotationRef/>
      </w:r>
      <w:r>
        <w:t>Faith?</w:t>
      </w:r>
    </w:p>
  </w:comment>
  <w:comment w:id="900" w:author="Brett Slote" w:date="2015-10-30T08:56:00Z" w:initials="BS">
    <w:p w14:paraId="575DF2C3" w14:textId="77777777" w:rsidR="00A534EB" w:rsidRDefault="00A534EB" w:rsidP="00E35F1F">
      <w:pPr>
        <w:pStyle w:val="CommentText"/>
      </w:pPr>
      <w:r>
        <w:rPr>
          <w:rStyle w:val="CommentReference"/>
        </w:rPr>
        <w:annotationRef/>
      </w:r>
      <w:r>
        <w:t>Need a consistent policy</w:t>
      </w:r>
    </w:p>
  </w:comment>
  <w:comment w:id="904" w:author="Brett Slote" w:date="2015-10-30T08:56:00Z" w:initials="BS">
    <w:p w14:paraId="4A370093" w14:textId="77777777" w:rsidR="00A534EB" w:rsidRDefault="00A534EB" w:rsidP="00E35F1F">
      <w:pPr>
        <w:pStyle w:val="CommentText"/>
      </w:pPr>
      <w:r>
        <w:rPr>
          <w:rStyle w:val="CommentReference"/>
        </w:rPr>
        <w:annotationRef/>
      </w:r>
      <w:r>
        <w:t>Ramez, He or Him?</w:t>
      </w:r>
    </w:p>
  </w:comment>
  <w:comment w:id="905" w:author="Brett Slote" w:date="2015-10-30T08:56:00Z" w:initials="BS">
    <w:p w14:paraId="3B1DEA29" w14:textId="77777777" w:rsidR="00A534EB" w:rsidRDefault="00A534EB" w:rsidP="00E35F1F">
      <w:pPr>
        <w:pStyle w:val="CommentText"/>
      </w:pPr>
      <w:r>
        <w:rPr>
          <w:rStyle w:val="CommentReference"/>
        </w:rPr>
        <w:annotationRef/>
      </w:r>
      <w:r>
        <w:t>On? By?</w:t>
      </w:r>
    </w:p>
  </w:comment>
  <w:comment w:id="906" w:author="Windows User" w:date="2015-11-21T13:15:00Z" w:initials="WU">
    <w:p w14:paraId="05ACE9CF" w14:textId="77777777" w:rsidR="00A534EB" w:rsidRDefault="00A534EB" w:rsidP="00E35F1F">
      <w:pPr>
        <w:pStyle w:val="CommentText"/>
      </w:pPr>
      <w:r>
        <w:rPr>
          <w:rStyle w:val="CommentReference"/>
        </w:rPr>
        <w:annotationRef/>
      </w:r>
      <w:r>
        <w:t>check</w:t>
      </w:r>
    </w:p>
  </w:comment>
  <w:comment w:id="914" w:author="Windows User" w:date="2015-10-30T08:56:00Z" w:initials="BS">
    <w:p w14:paraId="5592658B" w14:textId="77777777" w:rsidR="00A534EB" w:rsidRDefault="00A534EB"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A534EB" w:rsidRDefault="00A534EB"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A534EB" w:rsidRDefault="00A534EB" w:rsidP="00E35F1F">
      <w:pPr>
        <w:pStyle w:val="CommentText"/>
      </w:pPr>
      <w:r>
        <w:rPr>
          <w:rStyle w:val="CommentReference"/>
        </w:rPr>
        <w:annotationRef/>
      </w:r>
      <w:r>
        <w:t>adjective? severe?</w:t>
      </w:r>
    </w:p>
  </w:comment>
  <w:comment w:id="925" w:author="Windows User" w:date="2015-11-21T13:15:00Z" w:initials="WU">
    <w:p w14:paraId="071C1D6C" w14:textId="77777777" w:rsidR="00A534EB" w:rsidRDefault="00A534EB" w:rsidP="00E35F1F">
      <w:pPr>
        <w:pStyle w:val="CommentText"/>
      </w:pPr>
      <w:r>
        <w:rPr>
          <w:rStyle w:val="CommentReference"/>
        </w:rPr>
        <w:annotationRef/>
      </w:r>
      <w:r>
        <w:t>check</w:t>
      </w:r>
    </w:p>
  </w:comment>
  <w:comment w:id="927" w:author="Windows User" w:date="2015-10-30T08:56:00Z" w:initials="BS">
    <w:p w14:paraId="5CA1796C" w14:textId="77777777" w:rsidR="00A534EB" w:rsidRDefault="00A534EB" w:rsidP="00E35F1F">
      <w:pPr>
        <w:pStyle w:val="CommentText"/>
      </w:pPr>
      <w:r>
        <w:rPr>
          <w:rStyle w:val="CommentReference"/>
        </w:rPr>
        <w:annotationRef/>
      </w:r>
      <w:r>
        <w:t>too literal?</w:t>
      </w:r>
    </w:p>
  </w:comment>
  <w:comment w:id="930" w:author="Windows User" w:date="2015-10-30T08:56:00Z" w:initials="BS">
    <w:p w14:paraId="39BBFF20" w14:textId="77777777" w:rsidR="00A534EB" w:rsidRDefault="00A534EB" w:rsidP="00E35F1F">
      <w:pPr>
        <w:pStyle w:val="CommentText"/>
      </w:pPr>
      <w:r>
        <w:rPr>
          <w:rStyle w:val="CommentReference"/>
        </w:rPr>
        <w:annotationRef/>
      </w:r>
      <w:r>
        <w:t>awkward</w:t>
      </w:r>
    </w:p>
  </w:comment>
  <w:comment w:id="931" w:author="Windows User" w:date="2015-10-30T08:56:00Z" w:initials="BS">
    <w:p w14:paraId="7C372EC3" w14:textId="77777777" w:rsidR="00A534EB" w:rsidRDefault="00A534EB"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A534EB" w:rsidRDefault="00A534EB" w:rsidP="00E35F1F">
      <w:pPr>
        <w:pStyle w:val="CommentText"/>
      </w:pPr>
      <w:r>
        <w:rPr>
          <w:rStyle w:val="CommentReference"/>
        </w:rPr>
        <w:annotationRef/>
      </w:r>
      <w:r>
        <w:t>awkward</w:t>
      </w:r>
    </w:p>
  </w:comment>
  <w:comment w:id="934" w:author="Windows User" w:date="2015-10-30T08:56:00Z" w:initials="BS">
    <w:p w14:paraId="512D6CE2" w14:textId="77777777" w:rsidR="00A534EB" w:rsidRDefault="00A534EB" w:rsidP="00E35F1F">
      <w:pPr>
        <w:pStyle w:val="CommentText"/>
      </w:pPr>
      <w:r>
        <w:rPr>
          <w:rStyle w:val="CommentReference"/>
        </w:rPr>
        <w:annotationRef/>
      </w:r>
      <w:r>
        <w:t>terribly awkward</w:t>
      </w:r>
    </w:p>
  </w:comment>
  <w:comment w:id="935" w:author="Windows User" w:date="2015-11-21T13:16:00Z" w:initials="WU">
    <w:p w14:paraId="56B70852" w14:textId="77777777" w:rsidR="00A534EB" w:rsidRDefault="00A534EB" w:rsidP="00E35F1F">
      <w:pPr>
        <w:pStyle w:val="CommentText"/>
      </w:pPr>
      <w:r>
        <w:rPr>
          <w:rStyle w:val="CommentReference"/>
        </w:rPr>
        <w:annotationRef/>
      </w:r>
      <w:r>
        <w:t>check</w:t>
      </w:r>
    </w:p>
  </w:comment>
  <w:comment w:id="936" w:author="Windows User" w:date="2015-11-21T13:16:00Z" w:initials="WU">
    <w:p w14:paraId="46C7130C" w14:textId="77777777" w:rsidR="00A534EB" w:rsidRDefault="00A534EB" w:rsidP="00E35F1F">
      <w:pPr>
        <w:pStyle w:val="CommentText"/>
      </w:pPr>
      <w:r>
        <w:rPr>
          <w:rStyle w:val="CommentReference"/>
        </w:rPr>
        <w:annotationRef/>
      </w:r>
      <w:r>
        <w:t>check</w:t>
      </w:r>
    </w:p>
  </w:comment>
  <w:comment w:id="937" w:author="Windows User" w:date="2015-11-21T13:16:00Z" w:initials="WU">
    <w:p w14:paraId="5E32845B" w14:textId="77777777" w:rsidR="00A534EB" w:rsidRDefault="00A534EB" w:rsidP="00E35F1F">
      <w:pPr>
        <w:pStyle w:val="CommentText"/>
      </w:pPr>
      <w:r>
        <w:rPr>
          <w:rStyle w:val="CommentReference"/>
        </w:rPr>
        <w:annotationRef/>
      </w:r>
      <w:r>
        <w:t>check</w:t>
      </w:r>
    </w:p>
  </w:comment>
  <w:comment w:id="938" w:author="Windows User" w:date="2015-11-21T13:16:00Z" w:initials="WU">
    <w:p w14:paraId="530C7E75" w14:textId="77777777" w:rsidR="00A534EB" w:rsidRDefault="00A534EB" w:rsidP="00E35F1F">
      <w:pPr>
        <w:pStyle w:val="CommentText"/>
      </w:pPr>
      <w:r>
        <w:rPr>
          <w:rStyle w:val="CommentReference"/>
        </w:rPr>
        <w:annotationRef/>
      </w:r>
      <w:r>
        <w:t>check</w:t>
      </w:r>
    </w:p>
  </w:comment>
  <w:comment w:id="940" w:author="Windows User" w:date="2015-10-30T08:56:00Z" w:initials="BS">
    <w:p w14:paraId="215C41D2" w14:textId="77777777" w:rsidR="00A534EB" w:rsidRDefault="00A534EB" w:rsidP="00E35F1F">
      <w:pPr>
        <w:pStyle w:val="CommentText"/>
      </w:pPr>
      <w:r>
        <w:rPr>
          <w:rStyle w:val="CommentReference"/>
        </w:rPr>
        <w:annotationRef/>
      </w:r>
      <w:r>
        <w:t>sat?</w:t>
      </w:r>
    </w:p>
  </w:comment>
  <w:comment w:id="941" w:author="Windows User" w:date="2015-11-21T13:17:00Z" w:initials="WU">
    <w:p w14:paraId="6B55DDAB" w14:textId="77777777" w:rsidR="00A534EB" w:rsidRDefault="00A534EB" w:rsidP="00E35F1F">
      <w:pPr>
        <w:pStyle w:val="CommentText"/>
      </w:pPr>
      <w:r>
        <w:rPr>
          <w:rStyle w:val="CommentReference"/>
        </w:rPr>
        <w:annotationRef/>
      </w:r>
      <w:r>
        <w:t>check</w:t>
      </w:r>
    </w:p>
  </w:comment>
  <w:comment w:id="942" w:author="Windows User" w:date="2015-11-21T13:17:00Z" w:initials="WU">
    <w:p w14:paraId="5825D4CB" w14:textId="77777777" w:rsidR="00A534EB" w:rsidRDefault="00A534EB" w:rsidP="00E35F1F">
      <w:pPr>
        <w:pStyle w:val="CommentText"/>
      </w:pPr>
      <w:r>
        <w:rPr>
          <w:rStyle w:val="CommentReference"/>
        </w:rPr>
        <w:annotationRef/>
      </w:r>
      <w:r>
        <w:t>check</w:t>
      </w:r>
    </w:p>
  </w:comment>
  <w:comment w:id="945" w:author="Windows User" w:date="2015-10-30T08:56:00Z" w:initials="BS">
    <w:p w14:paraId="3E614A56" w14:textId="77777777" w:rsidR="00A534EB" w:rsidRDefault="00A534EB" w:rsidP="00E35F1F">
      <w:pPr>
        <w:pStyle w:val="CommentText"/>
      </w:pPr>
      <w:r>
        <w:rPr>
          <w:rStyle w:val="CommentReference"/>
        </w:rPr>
        <w:annotationRef/>
      </w:r>
      <w:r>
        <w:t>entered and come forth, or entered through it?</w:t>
      </w:r>
    </w:p>
  </w:comment>
  <w:comment w:id="946" w:author="Windows User" w:date="2015-10-30T08:56:00Z" w:initials="BS">
    <w:p w14:paraId="356D8FDF" w14:textId="77777777" w:rsidR="00A534EB" w:rsidRDefault="00A534EB" w:rsidP="00E35F1F">
      <w:pPr>
        <w:pStyle w:val="CommentText"/>
      </w:pPr>
      <w:r>
        <w:rPr>
          <w:rStyle w:val="CommentReference"/>
        </w:rPr>
        <w:annotationRef/>
      </w:r>
      <w:r>
        <w:t>appearing?</w:t>
      </w:r>
    </w:p>
  </w:comment>
  <w:comment w:id="947" w:author="Windows User" w:date="2015-10-30T08:56:00Z" w:initials="BS">
    <w:p w14:paraId="4735348E" w14:textId="77777777" w:rsidR="00A534EB" w:rsidRDefault="00A534EB" w:rsidP="00E35F1F">
      <w:pPr>
        <w:pStyle w:val="CommentText"/>
      </w:pPr>
      <w:r>
        <w:rPr>
          <w:rStyle w:val="CommentReference"/>
        </w:rPr>
        <w:annotationRef/>
      </w:r>
      <w:r>
        <w:t>He</w:t>
      </w:r>
    </w:p>
  </w:comment>
  <w:comment w:id="954" w:author="Windows User" w:date="2015-10-30T08:56:00Z" w:initials="BS">
    <w:p w14:paraId="5F2DFD8E" w14:textId="77777777" w:rsidR="00A534EB" w:rsidRDefault="00A534EB" w:rsidP="00E35F1F">
      <w:pPr>
        <w:pStyle w:val="CommentText"/>
      </w:pPr>
      <w:r>
        <w:rPr>
          <w:rStyle w:val="CommentReference"/>
        </w:rPr>
        <w:annotationRef/>
      </w:r>
      <w:r>
        <w:t>I feel like upon sounds better here and below</w:t>
      </w:r>
    </w:p>
  </w:comment>
  <w:comment w:id="955" w:author="Brett Slote" w:date="2016-08-19T08:52:00Z" w:initials="BS">
    <w:p w14:paraId="1CA371D1" w14:textId="31C866C9" w:rsidR="00A534EB" w:rsidRDefault="00A534EB">
      <w:pPr>
        <w:pStyle w:val="CommentText"/>
      </w:pPr>
      <w:r>
        <w:rPr>
          <w:rStyle w:val="CommentReference"/>
        </w:rPr>
        <w:annotationRef/>
      </w:r>
      <w:r>
        <w:t>Should this be crush?</w:t>
      </w:r>
    </w:p>
  </w:comment>
  <w:comment w:id="956" w:author="Windows User" w:date="2015-10-30T08:56:00Z" w:initials="BS">
    <w:p w14:paraId="7D69D9EF" w14:textId="77777777" w:rsidR="00A534EB" w:rsidRDefault="00A534EB" w:rsidP="00E35F1F">
      <w:pPr>
        <w:pStyle w:val="CommentText"/>
      </w:pPr>
      <w:r>
        <w:rPr>
          <w:rStyle w:val="CommentReference"/>
        </w:rPr>
        <w:annotationRef/>
      </w:r>
      <w:r>
        <w:t>awkward. Crush under our feet or crush within us? Even if feet not literally there, needed to complete the implied thought in english.</w:t>
      </w:r>
    </w:p>
  </w:comment>
  <w:comment w:id="964" w:author="Windows User" w:date="2015-10-30T08:56:00Z" w:initials="BS">
    <w:p w14:paraId="60DA9970" w14:textId="77777777" w:rsidR="00A534EB" w:rsidRDefault="00A534EB" w:rsidP="00E35F1F">
      <w:pPr>
        <w:pStyle w:val="CommentText"/>
      </w:pPr>
      <w:r>
        <w:rPr>
          <w:rStyle w:val="CommentReference"/>
        </w:rPr>
        <w:annotationRef/>
      </w:r>
      <w:r>
        <w:t>a? I know virgin doesn't sound right. Nor virginal. But a virgin seems to cheapen the thought...</w:t>
      </w:r>
    </w:p>
  </w:comment>
  <w:comment w:id="966" w:author="Windows User" w:date="2015-10-30T08:56:00Z" w:initials="BS">
    <w:p w14:paraId="3D3D58F2" w14:textId="77777777" w:rsidR="00A534EB" w:rsidRDefault="00A534EB" w:rsidP="00E35F1F">
      <w:pPr>
        <w:pStyle w:val="CommentText"/>
      </w:pPr>
      <w:r>
        <w:rPr>
          <w:rStyle w:val="CommentReference"/>
        </w:rPr>
        <w:annotationRef/>
      </w:r>
      <w:r>
        <w:t>annulled has connotation from catholicism of never having been. I like abolished better. Sounds more poetic like too.</w:t>
      </w:r>
    </w:p>
  </w:comment>
  <w:comment w:id="969" w:author="Windows User" w:date="2015-10-30T08:56:00Z" w:initials="BS">
    <w:p w14:paraId="758A0E08" w14:textId="77777777" w:rsidR="00A534EB" w:rsidRDefault="00A534EB" w:rsidP="00E35F1F">
      <w:pPr>
        <w:pStyle w:val="CommentText"/>
      </w:pPr>
      <w:r>
        <w:rPr>
          <w:rStyle w:val="CommentReference"/>
        </w:rPr>
        <w:annotationRef/>
      </w:r>
      <w:r>
        <w:t>yes, it is a continuous thought. But this and next are complete sentences in themselves.</w:t>
      </w:r>
    </w:p>
  </w:comment>
  <w:comment w:id="970" w:author="Windows User" w:date="2015-10-30T08:56:00Z" w:initials="BS">
    <w:p w14:paraId="4C494C1B" w14:textId="77777777" w:rsidR="00A534EB" w:rsidRDefault="00A534EB" w:rsidP="00E35F1F">
      <w:pPr>
        <w:pStyle w:val="CommentText"/>
      </w:pPr>
      <w:r>
        <w:rPr>
          <w:rStyle w:val="CommentReference"/>
        </w:rPr>
        <w:annotationRef/>
      </w:r>
      <w:r>
        <w:t>revealed almost makes sense here... but not with the next line having "said"</w:t>
      </w:r>
    </w:p>
  </w:comment>
  <w:comment w:id="971" w:author="Windows User" w:date="2015-10-30T08:56:00Z" w:initials="BS">
    <w:p w14:paraId="32F983BF" w14:textId="77777777" w:rsidR="00A534EB" w:rsidRDefault="00A534EB" w:rsidP="00E35F1F">
      <w:pPr>
        <w:pStyle w:val="CommentText"/>
      </w:pPr>
      <w:r>
        <w:rPr>
          <w:rStyle w:val="CommentReference"/>
        </w:rPr>
        <w:annotationRef/>
      </w:r>
      <w:r>
        <w:t>repeat quotes or contiguious?</w:t>
      </w:r>
    </w:p>
  </w:comment>
  <w:comment w:id="972" w:author="Windows User" w:date="2015-10-30T08:56:00Z" w:initials="BS">
    <w:p w14:paraId="29400B5B" w14:textId="77777777" w:rsidR="00A534EB" w:rsidRDefault="00A534EB" w:rsidP="00E35F1F">
      <w:pPr>
        <w:pStyle w:val="CommentText"/>
      </w:pPr>
      <w:r>
        <w:rPr>
          <w:rStyle w:val="CommentReference"/>
        </w:rPr>
        <w:annotationRef/>
      </w:r>
      <w:r>
        <w:t>in strength?</w:t>
      </w:r>
    </w:p>
  </w:comment>
  <w:comment w:id="973" w:author="Windows User" w:date="2015-10-30T08:56:00Z" w:initials="BS">
    <w:p w14:paraId="19007B27" w14:textId="77777777" w:rsidR="00A534EB" w:rsidRDefault="00A534EB" w:rsidP="00E35F1F">
      <w:pPr>
        <w:pStyle w:val="CommentText"/>
      </w:pPr>
      <w:r>
        <w:rPr>
          <w:rStyle w:val="CommentReference"/>
        </w:rPr>
        <w:annotationRef/>
      </w:r>
      <w:r>
        <w:t>in the tune it just sounds more emphatic dropping the "both"</w:t>
      </w:r>
    </w:p>
  </w:comment>
  <w:comment w:id="975" w:author="Windows User" w:date="2015-10-30T08:56:00Z" w:initials="BS">
    <w:p w14:paraId="42813985" w14:textId="77777777" w:rsidR="00A534EB" w:rsidRDefault="00A534EB" w:rsidP="00E35F1F">
      <w:pPr>
        <w:pStyle w:val="CommentText"/>
      </w:pPr>
      <w:r>
        <w:rPr>
          <w:rStyle w:val="CommentReference"/>
        </w:rPr>
        <w:annotationRef/>
      </w:r>
      <w:r>
        <w:t>theotokos, not mav em ef Nooti</w:t>
      </w:r>
    </w:p>
  </w:comment>
  <w:comment w:id="976" w:author="Windows User" w:date="2015-10-30T08:56:00Z" w:initials="BS">
    <w:p w14:paraId="72887F8D" w14:textId="77777777" w:rsidR="00A534EB" w:rsidRDefault="00A534EB" w:rsidP="00E35F1F">
      <w:pPr>
        <w:pStyle w:val="CommentText"/>
      </w:pPr>
      <w:r>
        <w:rPr>
          <w:rStyle w:val="CommentReference"/>
        </w:rPr>
        <w:annotationRef/>
      </w:r>
      <w:r>
        <w:t>in?</w:t>
      </w:r>
    </w:p>
  </w:comment>
  <w:comment w:id="978" w:author="Windows User" w:date="2015-10-30T08:56:00Z" w:initials="BS">
    <w:p w14:paraId="79923510" w14:textId="77777777" w:rsidR="00A534EB" w:rsidRDefault="00A534EB" w:rsidP="00E35F1F">
      <w:pPr>
        <w:pStyle w:val="CommentText"/>
      </w:pPr>
      <w:r>
        <w:rPr>
          <w:rStyle w:val="CommentReference"/>
        </w:rPr>
        <w:annotationRef/>
      </w:r>
      <w:r>
        <w:t>it's literally "And" but that leaves too much grammatical ambiguity that tends towards nonsensical parsing.</w:t>
      </w:r>
    </w:p>
  </w:comment>
  <w:comment w:id="979" w:author="Windows User" w:date="2015-10-30T08:56:00Z" w:initials="BS">
    <w:p w14:paraId="790A95EE" w14:textId="77777777" w:rsidR="00A534EB" w:rsidRDefault="00A534EB" w:rsidP="00E35F1F">
      <w:pPr>
        <w:pStyle w:val="CommentText"/>
      </w:pPr>
      <w:r>
        <w:rPr>
          <w:rStyle w:val="CommentReference"/>
        </w:rPr>
        <w:annotationRef/>
      </w:r>
      <w:r>
        <w:t>tense?</w:t>
      </w:r>
    </w:p>
  </w:comment>
  <w:comment w:id="981" w:author="Windows User" w:date="2015-10-30T08:56:00Z" w:initials="BS">
    <w:p w14:paraId="2626B3B0" w14:textId="77777777" w:rsidR="00A534EB" w:rsidRDefault="00A534EB" w:rsidP="00E35F1F">
      <w:pPr>
        <w:pStyle w:val="CommentText"/>
      </w:pPr>
      <w:r>
        <w:rPr>
          <w:rStyle w:val="CommentReference"/>
        </w:rPr>
        <w:annotationRef/>
      </w:r>
      <w:r>
        <w:t>too far for a pronoun</w:t>
      </w:r>
    </w:p>
  </w:comment>
  <w:comment w:id="982" w:author="Windows User" w:date="2015-10-30T08:56:00Z" w:initials="BS">
    <w:p w14:paraId="35C833E4" w14:textId="77777777" w:rsidR="00A534EB" w:rsidRDefault="00A534EB" w:rsidP="00E35F1F">
      <w:pPr>
        <w:pStyle w:val="CommentText"/>
      </w:pPr>
      <w:r>
        <w:rPr>
          <w:rStyle w:val="CommentReference"/>
        </w:rPr>
        <w:annotationRef/>
      </w:r>
      <w:r>
        <w:t>deemed or made?</w:t>
      </w:r>
    </w:p>
  </w:comment>
  <w:comment w:id="984" w:author="Windows User" w:date="2015-10-30T08:56:00Z" w:initials="BS">
    <w:p w14:paraId="5C7B7A35" w14:textId="77777777" w:rsidR="00A534EB" w:rsidRDefault="00A534EB" w:rsidP="00E35F1F">
      <w:pPr>
        <w:pStyle w:val="CommentText"/>
      </w:pPr>
      <w:r>
        <w:rPr>
          <w:rStyle w:val="CommentReference"/>
        </w:rPr>
        <w:annotationRef/>
      </w:r>
      <w:r>
        <w:t>coptic is heavens of heavens, but we usually say heaven of heavens.</w:t>
      </w:r>
    </w:p>
  </w:comment>
  <w:comment w:id="986" w:author="Windows User" w:date="2015-10-30T08:56:00Z" w:initials="BS">
    <w:p w14:paraId="080C2EEE" w14:textId="77777777" w:rsidR="00A534EB" w:rsidRDefault="00A534EB" w:rsidP="00E35F1F">
      <w:pPr>
        <w:pStyle w:val="CommentText"/>
      </w:pPr>
      <w:r>
        <w:rPr>
          <w:rStyle w:val="CommentReference"/>
        </w:rPr>
        <w:annotationRef/>
      </w:r>
      <w:r>
        <w:t>rises or shines?</w:t>
      </w:r>
    </w:p>
  </w:comment>
  <w:comment w:id="989" w:author="Windows User" w:date="2015-10-30T08:56:00Z" w:initials="BS">
    <w:p w14:paraId="5671149C" w14:textId="77777777" w:rsidR="00A534EB" w:rsidRDefault="00A534EB" w:rsidP="00E35F1F">
      <w:pPr>
        <w:pStyle w:val="CommentText"/>
      </w:pPr>
      <w:r>
        <w:rPr>
          <w:rStyle w:val="CommentReference"/>
        </w:rPr>
        <w:annotationRef/>
      </w:r>
      <w:r>
        <w:t>destroyed or damaged?</w:t>
      </w:r>
    </w:p>
  </w:comment>
  <w:comment w:id="997" w:author="Windows User" w:date="2015-10-30T08:56:00Z" w:initials="BS">
    <w:p w14:paraId="4B308EB2" w14:textId="77777777" w:rsidR="00A534EB" w:rsidRDefault="00A534EB" w:rsidP="00E35F1F">
      <w:pPr>
        <w:pStyle w:val="CommentText"/>
      </w:pPr>
      <w:r>
        <w:rPr>
          <w:rStyle w:val="CommentReference"/>
        </w:rPr>
        <w:annotationRef/>
      </w:r>
      <w:r>
        <w:t>servant, or slave?</w:t>
      </w:r>
    </w:p>
  </w:comment>
  <w:comment w:id="998" w:author="Windows User" w:date="2015-10-30T08:56:00Z" w:initials="BS">
    <w:p w14:paraId="20DF1D54" w14:textId="77777777" w:rsidR="00A534EB" w:rsidRDefault="00A534EB" w:rsidP="00E35F1F">
      <w:pPr>
        <w:pStyle w:val="CommentText"/>
      </w:pPr>
      <w:r>
        <w:rPr>
          <w:rStyle w:val="CommentReference"/>
        </w:rPr>
        <w:annotationRef/>
      </w:r>
      <w:r>
        <w:t>Feels way too literal</w:t>
      </w:r>
    </w:p>
  </w:comment>
  <w:comment w:id="999" w:author="Windows User" w:date="2015-11-21T13:18:00Z" w:initials="WU">
    <w:p w14:paraId="2A74F11D" w14:textId="77777777" w:rsidR="00A534EB" w:rsidRDefault="00A534EB" w:rsidP="00E35F1F">
      <w:pPr>
        <w:pStyle w:val="CommentText"/>
      </w:pPr>
      <w:r>
        <w:rPr>
          <w:rStyle w:val="CommentReference"/>
        </w:rPr>
        <w:annotationRef/>
      </w:r>
      <w:r>
        <w:t>check</w:t>
      </w:r>
    </w:p>
  </w:comment>
  <w:comment w:id="1007" w:author="Windows User" w:date="2015-10-30T08:56:00Z" w:initials="BS">
    <w:p w14:paraId="6352B7F4" w14:textId="77777777" w:rsidR="00A534EB" w:rsidRDefault="00A534EB"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09" w:author="Windows User" w:date="2015-10-30T08:56:00Z" w:initials="BS">
    <w:p w14:paraId="77680459" w14:textId="77777777" w:rsidR="00A534EB" w:rsidRDefault="00A534EB" w:rsidP="00E35F1F">
      <w:pPr>
        <w:pStyle w:val="CommentText"/>
      </w:pPr>
      <w:r>
        <w:rPr>
          <w:rStyle w:val="CommentReference"/>
        </w:rPr>
        <w:annotationRef/>
      </w:r>
      <w:r>
        <w:t>was incarnate or took flesh? Need a decision for this common phrase.</w:t>
      </w:r>
    </w:p>
  </w:comment>
  <w:comment w:id="1015" w:author="Windows User" w:date="2015-10-30T08:56:00Z" w:initials="BS">
    <w:p w14:paraId="61EAF48D" w14:textId="77777777" w:rsidR="00A534EB" w:rsidRDefault="00A534EB" w:rsidP="00E35F1F">
      <w:pPr>
        <w:pStyle w:val="CommentText"/>
      </w:pPr>
      <w:r>
        <w:rPr>
          <w:rStyle w:val="CommentReference"/>
        </w:rPr>
        <w:annotationRef/>
      </w:r>
      <w:r>
        <w:t>Altar/The place where the Sacrifice is offered, is clearly not right. But Temple? Or Holy of Holies?</w:t>
      </w:r>
    </w:p>
  </w:comment>
  <w:comment w:id="1018" w:author="Windows User" w:date="2015-10-30T08:56:00Z" w:initials="BS">
    <w:p w14:paraId="0DB4A25D" w14:textId="77777777" w:rsidR="00A534EB" w:rsidRDefault="00A534EB" w:rsidP="00E35F1F">
      <w:pPr>
        <w:pStyle w:val="CommentText"/>
      </w:pPr>
      <w:r>
        <w:rPr>
          <w:rStyle w:val="CommentReference"/>
        </w:rPr>
        <w:annotationRef/>
      </w:r>
      <w:r>
        <w:t>I think infinite captures the meaning of uncircumscript in a more approachable way.</w:t>
      </w:r>
    </w:p>
  </w:comment>
  <w:comment w:id="1019" w:author="Windows User" w:date="2015-10-30T08:56:00Z" w:initials="BS">
    <w:p w14:paraId="65C574CB" w14:textId="77777777" w:rsidR="00A534EB" w:rsidRDefault="00A534EB" w:rsidP="00E35F1F">
      <w:pPr>
        <w:pStyle w:val="CommentText"/>
      </w:pPr>
      <w:r>
        <w:rPr>
          <w:rStyle w:val="CommentReference"/>
        </w:rPr>
        <w:annotationRef/>
      </w:r>
      <w:r>
        <w:t>net or hook?</w:t>
      </w:r>
    </w:p>
  </w:comment>
  <w:comment w:id="1020" w:author="Windows User" w:date="2015-10-30T08:56:00Z" w:initials="BS">
    <w:p w14:paraId="631E73A0" w14:textId="77777777" w:rsidR="00A534EB" w:rsidRDefault="00A534EB" w:rsidP="00E35F1F">
      <w:pPr>
        <w:pStyle w:val="CommentText"/>
      </w:pPr>
      <w:r>
        <w:rPr>
          <w:rStyle w:val="CommentReference"/>
        </w:rPr>
        <w:annotationRef/>
      </w:r>
      <w:r>
        <w:t>Instructing them in the worship?</w:t>
      </w:r>
    </w:p>
  </w:comment>
  <w:comment w:id="1021" w:author="Windows User" w:date="2015-10-30T08:56:00Z" w:initials="BS">
    <w:p w14:paraId="22469FD6" w14:textId="77777777" w:rsidR="00A534EB" w:rsidRDefault="00A534EB" w:rsidP="00E35F1F">
      <w:pPr>
        <w:pStyle w:val="CommentText"/>
      </w:pPr>
      <w:r>
        <w:rPr>
          <w:rStyle w:val="CommentReference"/>
        </w:rPr>
        <w:annotationRef/>
      </w:r>
      <w:r>
        <w:t>what does this mean?</w:t>
      </w:r>
    </w:p>
  </w:comment>
  <w:comment w:id="1022" w:author="Windows User" w:date="2015-10-30T08:56:00Z" w:initials="BS">
    <w:p w14:paraId="0A6E9F00" w14:textId="77777777" w:rsidR="00A534EB" w:rsidRDefault="00A534EB" w:rsidP="00E35F1F">
      <w:pPr>
        <w:pStyle w:val="CommentText"/>
      </w:pPr>
      <w:r>
        <w:rPr>
          <w:rStyle w:val="CommentReference"/>
        </w:rPr>
        <w:annotationRef/>
      </w:r>
      <w:r>
        <w:t>Path? Or Way? i.e. Christ?</w:t>
      </w:r>
    </w:p>
  </w:comment>
  <w:comment w:id="1023" w:author="Windows User" w:date="2015-10-30T08:56:00Z" w:initials="BS">
    <w:p w14:paraId="50D676B3" w14:textId="77777777" w:rsidR="00A534EB" w:rsidRDefault="00A534EB" w:rsidP="00E35F1F">
      <w:pPr>
        <w:pStyle w:val="CommentText"/>
      </w:pPr>
      <w:r>
        <w:rPr>
          <w:rStyle w:val="CommentReference"/>
        </w:rPr>
        <w:annotationRef/>
      </w:r>
      <w:r>
        <w:t>forward to? Or towards?</w:t>
      </w:r>
    </w:p>
  </w:comment>
  <w:comment w:id="1024" w:author="Windows User" w:date="2015-10-30T08:56:00Z" w:initials="BS">
    <w:p w14:paraId="4E94979B" w14:textId="77777777" w:rsidR="00A534EB" w:rsidRDefault="00A534EB" w:rsidP="00E35F1F">
      <w:pPr>
        <w:pStyle w:val="CommentText"/>
      </w:pPr>
      <w:r>
        <w:rPr>
          <w:rStyle w:val="CommentReference"/>
        </w:rPr>
        <w:annotationRef/>
      </w:r>
      <w:r>
        <w:t>gladness</w:t>
      </w:r>
    </w:p>
  </w:comment>
  <w:comment w:id="1032" w:author="Windows User" w:date="2015-10-30T08:56:00Z" w:initials="BS">
    <w:p w14:paraId="3588E256" w14:textId="77777777" w:rsidR="00A534EB" w:rsidRDefault="00A534EB" w:rsidP="00E35F1F">
      <w:pPr>
        <w:pStyle w:val="CommentText"/>
      </w:pPr>
      <w:r>
        <w:rPr>
          <w:rStyle w:val="CommentReference"/>
        </w:rPr>
        <w:annotationRef/>
      </w:r>
      <w:r>
        <w:t>Inclined to switch to L.A. ordering, but probably better to be consistent with Black.</w:t>
      </w:r>
    </w:p>
  </w:comment>
  <w:comment w:id="1033" w:author="Windows User" w:date="2015-10-30T08:56:00Z" w:initials="BS">
    <w:p w14:paraId="5F5FCC97" w14:textId="77777777" w:rsidR="00A534EB" w:rsidRDefault="00A534EB" w:rsidP="00E35F1F">
      <w:pPr>
        <w:pStyle w:val="CommentText"/>
      </w:pPr>
      <w:r>
        <w:rPr>
          <w:rStyle w:val="CommentReference"/>
        </w:rPr>
        <w:annotationRef/>
      </w:r>
      <w:r>
        <w:t>Everyday or a day?</w:t>
      </w:r>
    </w:p>
  </w:comment>
  <w:comment w:id="1034" w:author="Windows User" w:date="2015-10-30T08:56:00Z" w:initials="BS">
    <w:p w14:paraId="7938A467" w14:textId="77777777" w:rsidR="00A534EB" w:rsidRDefault="00A534EB" w:rsidP="00E35F1F">
      <w:pPr>
        <w:pStyle w:val="CommentText"/>
      </w:pPr>
      <w:r>
        <w:rPr>
          <w:rStyle w:val="CommentReference"/>
        </w:rPr>
        <w:annotationRef/>
      </w:r>
      <w:r>
        <w:t>not delight. Maybe joy instead of esctasy?</w:t>
      </w:r>
    </w:p>
  </w:comment>
  <w:comment w:id="1035" w:author="Windows User" w:date="2015-10-30T08:56:00Z" w:initials="BS">
    <w:p w14:paraId="0D0804AC" w14:textId="77777777" w:rsidR="00A534EB" w:rsidRDefault="00A534EB" w:rsidP="00E35F1F">
      <w:pPr>
        <w:pStyle w:val="CommentText"/>
      </w:pPr>
      <w:r>
        <w:rPr>
          <w:rStyle w:val="CommentReference"/>
        </w:rPr>
        <w:annotationRef/>
      </w:r>
      <w:r>
        <w:t>glory, splendor or beauty?</w:t>
      </w:r>
    </w:p>
  </w:comment>
  <w:comment w:id="1036" w:author="Windows User" w:date="2015-10-30T08:56:00Z" w:initials="BS">
    <w:p w14:paraId="07A7FAB4" w14:textId="77777777" w:rsidR="00A534EB" w:rsidRDefault="00A534EB" w:rsidP="00E35F1F">
      <w:pPr>
        <w:pStyle w:val="CommentText"/>
      </w:pPr>
      <w:r>
        <w:rPr>
          <w:rStyle w:val="CommentReference"/>
        </w:rPr>
        <w:annotationRef/>
      </w:r>
      <w:r>
        <w:t>from or and?</w:t>
      </w:r>
    </w:p>
  </w:comment>
  <w:comment w:id="1037" w:author="Windows User" w:date="2015-10-30T08:56:00Z" w:initials="BS">
    <w:p w14:paraId="5249720E" w14:textId="77777777" w:rsidR="00A534EB" w:rsidRDefault="00A534EB" w:rsidP="00E35F1F">
      <w:pPr>
        <w:pStyle w:val="CommentText"/>
      </w:pPr>
      <w:r>
        <w:rPr>
          <w:rStyle w:val="CommentReference"/>
        </w:rPr>
        <w:annotationRef/>
      </w:r>
      <w:r>
        <w:t>What prophet? Why did abouna redact this?</w:t>
      </w:r>
    </w:p>
  </w:comment>
  <w:comment w:id="1038" w:author="Windows User" w:date="2015-10-30T08:56:00Z" w:initials="BS">
    <w:p w14:paraId="66A9526F" w14:textId="77777777" w:rsidR="00A534EB" w:rsidRDefault="00A534EB" w:rsidP="00E35F1F">
      <w:pPr>
        <w:pStyle w:val="CommentText"/>
      </w:pPr>
      <w:r>
        <w:rPr>
          <w:rStyle w:val="CommentReference"/>
        </w:rPr>
        <w:annotationRef/>
      </w:r>
      <w:r>
        <w:t>Doesn't this say you are beyond beginning, or something to that effect? Beyond the beginning from which even time arose?</w:t>
      </w:r>
    </w:p>
  </w:comment>
  <w:comment w:id="1039" w:author="Windows User" w:date="2015-10-30T08:56:00Z" w:initials="BS">
    <w:p w14:paraId="08CC53E1" w14:textId="77777777" w:rsidR="00A534EB" w:rsidRDefault="00A534EB" w:rsidP="00E35F1F">
      <w:pPr>
        <w:pStyle w:val="CommentText"/>
      </w:pPr>
      <w:r>
        <w:rPr>
          <w:rStyle w:val="CommentReference"/>
        </w:rPr>
        <w:annotationRef/>
      </w:r>
      <w:r>
        <w:t>is this right?</w:t>
      </w:r>
    </w:p>
  </w:comment>
  <w:comment w:id="1040" w:author="Windows User" w:date="2015-10-30T08:56:00Z" w:initials="BS">
    <w:p w14:paraId="21BA9344" w14:textId="77777777" w:rsidR="00A534EB" w:rsidRDefault="00A534EB" w:rsidP="00E35F1F">
      <w:pPr>
        <w:pStyle w:val="CommentText"/>
      </w:pPr>
      <w:r>
        <w:rPr>
          <w:rStyle w:val="CommentReference"/>
        </w:rPr>
        <w:annotationRef/>
      </w:r>
      <w:r>
        <w:t>isn't it of?</w:t>
      </w:r>
    </w:p>
  </w:comment>
  <w:comment w:id="1041" w:author="Windows User" w:date="2015-10-30T08:56:00Z" w:initials="BS">
    <w:p w14:paraId="0DB057D8" w14:textId="77777777" w:rsidR="00A534EB" w:rsidRDefault="00A534EB" w:rsidP="00E35F1F">
      <w:pPr>
        <w:pStyle w:val="CommentText"/>
      </w:pPr>
      <w:r>
        <w:rPr>
          <w:rStyle w:val="CommentReference"/>
        </w:rPr>
        <w:annotationRef/>
      </w:r>
      <w:r>
        <w:t>isn't it blesses?</w:t>
      </w:r>
    </w:p>
  </w:comment>
  <w:comment w:id="1042" w:author="Windows User" w:date="2015-10-30T08:56:00Z" w:initials="BS">
    <w:p w14:paraId="4126BF87" w14:textId="77777777" w:rsidR="00A534EB" w:rsidRDefault="00A534EB" w:rsidP="00E35F1F">
      <w:pPr>
        <w:pStyle w:val="CommentText"/>
      </w:pPr>
      <w:r>
        <w:rPr>
          <w:rStyle w:val="CommentReference"/>
        </w:rPr>
        <w:annotationRef/>
      </w:r>
      <w:r>
        <w:t>blessing or blessing?</w:t>
      </w:r>
    </w:p>
  </w:comment>
  <w:comment w:id="1043" w:author="Windows User" w:date="2015-10-30T08:56:00Z" w:initials="BS">
    <w:p w14:paraId="068E7184" w14:textId="77777777" w:rsidR="00A534EB" w:rsidRDefault="00A534EB" w:rsidP="00E35F1F">
      <w:pPr>
        <w:pStyle w:val="CommentText"/>
      </w:pPr>
      <w:r>
        <w:rPr>
          <w:rStyle w:val="CommentReference"/>
        </w:rPr>
        <w:annotationRef/>
      </w:r>
      <w:r>
        <w:t>the other translations seem not to like abouna's contractions...</w:t>
      </w:r>
    </w:p>
  </w:comment>
  <w:comment w:id="1044" w:author="Windows User" w:date="2015-10-30T08:56:00Z" w:initials="BS">
    <w:p w14:paraId="21A595C5" w14:textId="77777777" w:rsidR="00A534EB" w:rsidRDefault="00A534EB" w:rsidP="00E35F1F">
      <w:pPr>
        <w:pStyle w:val="CommentText"/>
      </w:pPr>
      <w:r>
        <w:rPr>
          <w:rStyle w:val="CommentReference"/>
        </w:rPr>
        <w:annotationRef/>
      </w:r>
      <w:r>
        <w:t>perfect or true?</w:t>
      </w:r>
    </w:p>
  </w:comment>
  <w:comment w:id="1047" w:author="Windows User" w:date="2015-11-21T13:21:00Z" w:initials="WU">
    <w:p w14:paraId="686F5E9C" w14:textId="77777777" w:rsidR="00A534EB" w:rsidRDefault="00A534EB" w:rsidP="00E35F1F">
      <w:pPr>
        <w:pStyle w:val="CommentText"/>
      </w:pPr>
      <w:r>
        <w:rPr>
          <w:rStyle w:val="CommentReference"/>
        </w:rPr>
        <w:annotationRef/>
      </w:r>
    </w:p>
  </w:comment>
  <w:comment w:id="1054" w:author="Windows User" w:date="2015-10-30T08:56:00Z" w:initials="BS">
    <w:p w14:paraId="138D81C8" w14:textId="77777777" w:rsidR="00A534EB" w:rsidRDefault="00A534EB" w:rsidP="00E35F1F">
      <w:pPr>
        <w:pStyle w:val="CommentText"/>
      </w:pPr>
      <w:r>
        <w:rPr>
          <w:rStyle w:val="CommentReference"/>
        </w:rPr>
        <w:annotationRef/>
      </w:r>
      <w:r>
        <w:t>which word is right?</w:t>
      </w:r>
    </w:p>
  </w:comment>
  <w:comment w:id="1055" w:author="Windows User" w:date="2015-10-30T08:56:00Z" w:initials="BS">
    <w:p w14:paraId="36B899D8" w14:textId="77777777" w:rsidR="00A534EB" w:rsidRDefault="00A534EB" w:rsidP="00E35F1F">
      <w:pPr>
        <w:pStyle w:val="CommentText"/>
      </w:pPr>
      <w:r>
        <w:rPr>
          <w:rStyle w:val="CommentReference"/>
        </w:rPr>
        <w:annotationRef/>
      </w:r>
      <w:r>
        <w:t>wise?</w:t>
      </w:r>
    </w:p>
  </w:comment>
  <w:comment w:id="1057" w:author="Windows User" w:date="2015-10-30T08:56:00Z" w:initials="BS">
    <w:p w14:paraId="62F2B22F" w14:textId="77777777" w:rsidR="00A534EB" w:rsidRDefault="00A534EB" w:rsidP="00E35F1F">
      <w:pPr>
        <w:pStyle w:val="CommentText"/>
      </w:pPr>
      <w:r>
        <w:rPr>
          <w:rStyle w:val="CommentReference"/>
        </w:rPr>
        <w:annotationRef/>
      </w:r>
      <w:r>
        <w:t>bride, or bridal chamber?</w:t>
      </w:r>
    </w:p>
  </w:comment>
  <w:comment w:id="1058" w:author="Windows User" w:date="2015-10-30T08:56:00Z" w:initials="BS">
    <w:p w14:paraId="13AA9031" w14:textId="77777777" w:rsidR="00A534EB" w:rsidRDefault="00A534EB" w:rsidP="00E35F1F">
      <w:pPr>
        <w:pStyle w:val="CommentText"/>
      </w:pPr>
      <w:r>
        <w:rPr>
          <w:rStyle w:val="CommentReference"/>
        </w:rPr>
        <w:annotationRef/>
      </w:r>
      <w:r>
        <w:t>truth, logos, or true logos?</w:t>
      </w:r>
    </w:p>
  </w:comment>
  <w:comment w:id="1059" w:author="Windows User" w:date="2015-10-30T08:56:00Z" w:initials="BS">
    <w:p w14:paraId="116A567C" w14:textId="77777777" w:rsidR="00A534EB" w:rsidRDefault="00A534EB" w:rsidP="00E35F1F">
      <w:pPr>
        <w:pStyle w:val="CommentText"/>
      </w:pPr>
      <w:r>
        <w:rPr>
          <w:rStyle w:val="CommentReference"/>
        </w:rPr>
        <w:annotationRef/>
      </w:r>
      <w:r>
        <w:t>redeemed or saved?</w:t>
      </w:r>
    </w:p>
  </w:comment>
  <w:comment w:id="1061" w:author="Windows User" w:date="2015-10-30T08:56:00Z" w:initials="BS">
    <w:p w14:paraId="37848CBE" w14:textId="77777777" w:rsidR="00A534EB" w:rsidRDefault="00A534EB" w:rsidP="00E35F1F">
      <w:pPr>
        <w:pStyle w:val="CommentText"/>
      </w:pPr>
      <w:r>
        <w:rPr>
          <w:rStyle w:val="CommentReference"/>
        </w:rPr>
        <w:annotationRef/>
      </w:r>
      <w:r>
        <w:t>for us or unto us?</w:t>
      </w:r>
    </w:p>
  </w:comment>
  <w:comment w:id="1064" w:author="Windows User" w:date="2015-10-30T08:56:00Z" w:initials="BS">
    <w:p w14:paraId="7318299D" w14:textId="77777777" w:rsidR="00A534EB" w:rsidRDefault="00A534EB" w:rsidP="00E35F1F">
      <w:pPr>
        <w:pStyle w:val="CommentText"/>
      </w:pPr>
      <w:r>
        <w:rPr>
          <w:rStyle w:val="CommentReference"/>
        </w:rPr>
        <w:annotationRef/>
      </w:r>
      <w:r>
        <w:t>what does eshleelooi mean?</w:t>
      </w:r>
    </w:p>
  </w:comment>
  <w:comment w:id="1065" w:author="Windows User" w:date="2015-10-30T08:56:00Z" w:initials="BS">
    <w:p w14:paraId="01016F04" w14:textId="77777777" w:rsidR="00A534EB" w:rsidRDefault="00A534EB" w:rsidP="00E35F1F">
      <w:pPr>
        <w:pStyle w:val="CommentText"/>
      </w:pPr>
      <w:r>
        <w:rPr>
          <w:rStyle w:val="CommentReference"/>
        </w:rPr>
        <w:annotationRef/>
      </w:r>
      <w:r>
        <w:t>save or redeem?</w:t>
      </w:r>
    </w:p>
  </w:comment>
  <w:comment w:id="1067" w:author="Windows User" w:date="2015-10-30T08:56:00Z" w:initials="BS">
    <w:p w14:paraId="2F0C8D0C" w14:textId="77777777" w:rsidR="00A534EB" w:rsidRDefault="00A534EB" w:rsidP="00E35F1F">
      <w:pPr>
        <w:pStyle w:val="CommentText"/>
      </w:pPr>
      <w:r>
        <w:rPr>
          <w:rStyle w:val="CommentReference"/>
        </w:rPr>
        <w:annotationRef/>
      </w:r>
      <w:r>
        <w:t>paradoxically or miraculously?</w:t>
      </w:r>
    </w:p>
  </w:comment>
  <w:comment w:id="1068" w:author="Windows User" w:date="2015-10-30T08:56:00Z" w:initials="BS">
    <w:p w14:paraId="0F8BDFBA" w14:textId="77777777" w:rsidR="00A534EB" w:rsidRDefault="00A534EB" w:rsidP="00E35F1F">
      <w:pPr>
        <w:pStyle w:val="CommentText"/>
      </w:pPr>
      <w:r>
        <w:rPr>
          <w:rStyle w:val="CommentReference"/>
        </w:rPr>
        <w:annotationRef/>
      </w:r>
      <w:r>
        <w:t>I get that this is perfectly valid English without 'is'. But too hard to follow fast.</w:t>
      </w:r>
    </w:p>
  </w:comment>
  <w:comment w:id="1070" w:author="Windows User" w:date="2015-10-30T08:56:00Z" w:initials="BS">
    <w:p w14:paraId="0412A3CD" w14:textId="77777777" w:rsidR="00A534EB" w:rsidRDefault="00A534EB" w:rsidP="00E35F1F">
      <w:pPr>
        <w:pStyle w:val="CommentText"/>
      </w:pPr>
      <w:r>
        <w:rPr>
          <w:rStyle w:val="CommentReference"/>
        </w:rPr>
        <w:annotationRef/>
      </w:r>
      <w:r>
        <w:t>this seems to be parallel to gold on all sides rather than gold roundabout it.</w:t>
      </w:r>
    </w:p>
  </w:comment>
  <w:comment w:id="1071" w:author="Windows User" w:date="2015-10-30T08:56:00Z" w:initials="BS">
    <w:p w14:paraId="5A22944C" w14:textId="77777777" w:rsidR="00A534EB" w:rsidRDefault="00A534EB" w:rsidP="00E35F1F">
      <w:pPr>
        <w:pStyle w:val="CommentText"/>
      </w:pPr>
      <w:r>
        <w:rPr>
          <w:rStyle w:val="CommentReference"/>
        </w:rPr>
        <w:annotationRef/>
      </w:r>
      <w:r>
        <w:t>Saviour or redeemer?</w:t>
      </w:r>
    </w:p>
  </w:comment>
  <w:comment w:id="1073" w:author="Windows User" w:date="2015-10-30T08:56:00Z" w:initials="BS">
    <w:p w14:paraId="7BA01F3B" w14:textId="77777777" w:rsidR="00A534EB" w:rsidRDefault="00A534EB" w:rsidP="00E35F1F">
      <w:pPr>
        <w:pStyle w:val="CommentText"/>
      </w:pPr>
      <w:r>
        <w:rPr>
          <w:rStyle w:val="CommentReference"/>
        </w:rPr>
        <w:annotationRef/>
      </w:r>
      <w:r>
        <w:t>isn't this compassion? not nishti nai...</w:t>
      </w:r>
    </w:p>
  </w:comment>
  <w:comment w:id="1076" w:author="Windows User" w:date="2015-10-30T08:56:00Z" w:initials="BS">
    <w:p w14:paraId="48DB0714" w14:textId="77777777" w:rsidR="00A534EB" w:rsidRDefault="00A534EB"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7" w:author="Windows User" w:date="2015-10-30T08:56:00Z" w:initials="BS">
    <w:p w14:paraId="15AB72CB" w14:textId="77777777" w:rsidR="00A534EB" w:rsidRDefault="00A534EB" w:rsidP="00E35F1F">
      <w:pPr>
        <w:pStyle w:val="CommentText"/>
      </w:pPr>
      <w:r>
        <w:rPr>
          <w:rStyle w:val="CommentReference"/>
        </w:rPr>
        <w:annotationRef/>
      </w:r>
      <w:r>
        <w:t>should be lampstand, not candle stick, here and throughout.</w:t>
      </w:r>
    </w:p>
  </w:comment>
  <w:comment w:id="1078" w:author="Windows User" w:date="2015-10-30T08:56:00Z" w:initials="BS">
    <w:p w14:paraId="6D5F9821" w14:textId="77777777" w:rsidR="00A534EB" w:rsidRDefault="00A534EB" w:rsidP="00E35F1F">
      <w:pPr>
        <w:pStyle w:val="CommentText"/>
      </w:pPr>
      <w:r>
        <w:rPr>
          <w:rStyle w:val="CommentReference"/>
        </w:rPr>
        <w:annotationRef/>
      </w:r>
      <w:r>
        <w:t>Ok, not saluted... Greeted, or I would prefer hailed...</w:t>
      </w:r>
    </w:p>
  </w:comment>
  <w:comment w:id="1079" w:author="Windows User" w:date="2015-10-30T08:56:00Z" w:initials="BS">
    <w:p w14:paraId="075C27A6" w14:textId="77777777" w:rsidR="00A534EB" w:rsidRDefault="00A534EB" w:rsidP="00E35F1F">
      <w:pPr>
        <w:pStyle w:val="CommentText"/>
      </w:pPr>
      <w:r>
        <w:rPr>
          <w:rStyle w:val="CommentReference"/>
        </w:rPr>
        <w:annotationRef/>
      </w:r>
      <w:r>
        <w:t>The Father was overjoyed, in your conception????</w:t>
      </w:r>
    </w:p>
  </w:comment>
  <w:comment w:id="1080" w:author="Windows User" w:date="2015-10-30T08:56:00Z" w:initials="BS">
    <w:p w14:paraId="7569AFF1" w14:textId="77777777" w:rsidR="00A534EB" w:rsidRDefault="00A534EB" w:rsidP="00E35F1F">
      <w:pPr>
        <w:pStyle w:val="CommentText"/>
      </w:pPr>
      <w:r>
        <w:rPr>
          <w:rStyle w:val="CommentReference"/>
        </w:rPr>
        <w:annotationRef/>
      </w:r>
      <w:r>
        <w:t>appearing doesn't sound right for parousia... coming or advent?</w:t>
      </w:r>
    </w:p>
  </w:comment>
  <w:comment w:id="1081" w:author="Windows User" w:date="2015-11-21T13:22:00Z" w:initials="WU">
    <w:p w14:paraId="728FA9EF" w14:textId="77777777" w:rsidR="00A534EB" w:rsidRDefault="00A534EB" w:rsidP="00E35F1F">
      <w:pPr>
        <w:pStyle w:val="CommentText"/>
      </w:pPr>
      <w:r>
        <w:rPr>
          <w:rStyle w:val="CommentReference"/>
        </w:rPr>
        <w:annotationRef/>
      </w:r>
      <w:r w:rsidRPr="00582AD7">
        <w:t>(ⲡⲉⲥⲱⲙⲁ??)</w:t>
      </w:r>
    </w:p>
  </w:comment>
  <w:comment w:id="1082" w:author="Windows User" w:date="2015-10-30T08:56:00Z" w:initials="BS">
    <w:p w14:paraId="0C77198F" w14:textId="77777777" w:rsidR="00A534EB" w:rsidRDefault="00A534EB" w:rsidP="00E35F1F">
      <w:pPr>
        <w:pStyle w:val="CommentText"/>
      </w:pPr>
      <w:r>
        <w:rPr>
          <w:rStyle w:val="CommentReference"/>
        </w:rPr>
        <w:annotationRef/>
      </w:r>
      <w:r>
        <w:t>kinda funny in English to switch pronoun from Lord to Virgin in one scentence.</w:t>
      </w:r>
    </w:p>
  </w:comment>
  <w:comment w:id="1085" w:author="Windows User" w:date="2015-10-30T08:56:00Z" w:initials="BS">
    <w:p w14:paraId="501C2D6F" w14:textId="77777777" w:rsidR="00A534EB" w:rsidRDefault="00A534EB" w:rsidP="00E35F1F">
      <w:pPr>
        <w:pStyle w:val="CommentText"/>
      </w:pPr>
      <w:r>
        <w:rPr>
          <w:rStyle w:val="CommentReference"/>
        </w:rPr>
        <w:annotationRef/>
      </w:r>
      <w:r>
        <w:t>I really didn't like preached... Is this to literal though? Maybe L.A. is better.</w:t>
      </w:r>
    </w:p>
  </w:comment>
  <w:comment w:id="1086" w:author="Windows User" w:date="2015-10-30T08:56:00Z" w:initials="BS">
    <w:p w14:paraId="6407D4C9" w14:textId="77777777" w:rsidR="00A534EB" w:rsidRDefault="00A534EB" w:rsidP="00E35F1F">
      <w:pPr>
        <w:pStyle w:val="CommentText"/>
      </w:pPr>
      <w:r>
        <w:rPr>
          <w:rStyle w:val="CommentReference"/>
        </w:rPr>
        <w:annotationRef/>
      </w:r>
      <w:r>
        <w:t>these thereofs are so awkward... but I can't think of a better phrasing right now.</w:t>
      </w:r>
    </w:p>
  </w:comment>
  <w:comment w:id="1087" w:author="Windows User" w:date="2015-11-21T13:23:00Z" w:initials="WU">
    <w:p w14:paraId="1B7B1E94" w14:textId="77777777" w:rsidR="00A534EB" w:rsidRDefault="00A534EB" w:rsidP="00E35F1F">
      <w:pPr>
        <w:pStyle w:val="CommentText"/>
      </w:pPr>
      <w:r>
        <w:rPr>
          <w:rStyle w:val="CommentReference"/>
        </w:rPr>
        <w:annotationRef/>
      </w:r>
      <w:r>
        <w:t>review</w:t>
      </w:r>
    </w:p>
  </w:comment>
  <w:comment w:id="1096" w:author="Windows User" w:date="2015-10-30T08:56:00Z" w:initials="BS">
    <w:p w14:paraId="5D50DB65" w14:textId="77777777" w:rsidR="00A534EB" w:rsidRDefault="00A534EB" w:rsidP="00E35F1F">
      <w:pPr>
        <w:pStyle w:val="CommentText"/>
      </w:pPr>
      <w:r>
        <w:rPr>
          <w:rStyle w:val="CommentReference"/>
        </w:rPr>
        <w:annotationRef/>
      </w:r>
      <w:r>
        <w:t>this seems kind of loose... is it ok?</w:t>
      </w:r>
    </w:p>
  </w:comment>
  <w:comment w:id="1097" w:author="Windows User" w:date="2015-10-30T08:56:00Z" w:initials="BS">
    <w:p w14:paraId="01FDA469" w14:textId="77777777" w:rsidR="00A534EB" w:rsidRDefault="00A534EB" w:rsidP="00E35F1F">
      <w:pPr>
        <w:pStyle w:val="CommentText"/>
      </w:pPr>
      <w:r>
        <w:rPr>
          <w:rStyle w:val="CommentReference"/>
        </w:rPr>
        <w:annotationRef/>
      </w:r>
      <w:r>
        <w:t>works or deeds?</w:t>
      </w:r>
    </w:p>
  </w:comment>
  <w:comment w:id="1098" w:author="Windows User" w:date="2015-11-21T13:24:00Z" w:initials="WU">
    <w:p w14:paraId="7A990723" w14:textId="77777777" w:rsidR="00A534EB" w:rsidRDefault="00A534EB" w:rsidP="00E35F1F">
      <w:pPr>
        <w:pStyle w:val="CommentText"/>
      </w:pPr>
      <w:r>
        <w:rPr>
          <w:rStyle w:val="CommentReference"/>
        </w:rPr>
        <w:annotationRef/>
      </w:r>
      <w:r>
        <w:t>review</w:t>
      </w:r>
    </w:p>
  </w:comment>
  <w:comment w:id="1099" w:author="Windows User" w:date="2015-10-30T08:56:00Z" w:initials="BS">
    <w:p w14:paraId="5BB3D65B" w14:textId="77777777" w:rsidR="00A534EB" w:rsidRDefault="00A534EB" w:rsidP="00E35F1F">
      <w:pPr>
        <w:pStyle w:val="CommentText"/>
      </w:pPr>
      <w:r>
        <w:rPr>
          <w:rStyle w:val="CommentReference"/>
        </w:rPr>
        <w:annotationRef/>
      </w:r>
      <w:r>
        <w:t>does Coptic have 'high'?</w:t>
      </w:r>
    </w:p>
  </w:comment>
  <w:comment w:id="1100" w:author="Windows User" w:date="2015-11-21T13:24:00Z" w:initials="WU">
    <w:p w14:paraId="1D334F95" w14:textId="77777777" w:rsidR="00A534EB" w:rsidRDefault="00A534EB" w:rsidP="00E35F1F">
      <w:pPr>
        <w:pStyle w:val="CommentText"/>
      </w:pPr>
      <w:r>
        <w:rPr>
          <w:rStyle w:val="CommentReference"/>
        </w:rPr>
        <w:annotationRef/>
      </w:r>
      <w:r>
        <w:t>review, add variant</w:t>
      </w:r>
    </w:p>
  </w:comment>
  <w:comment w:id="1101" w:author="Windows User" w:date="2015-10-30T08:56:00Z" w:initials="BS">
    <w:p w14:paraId="5480B788" w14:textId="77777777" w:rsidR="00A534EB" w:rsidRDefault="00A534EB" w:rsidP="00E35F1F">
      <w:pPr>
        <w:pStyle w:val="CommentText"/>
      </w:pPr>
      <w:r>
        <w:rPr>
          <w:rStyle w:val="CommentReference"/>
        </w:rPr>
        <w:annotationRef/>
      </w:r>
      <w:r>
        <w:t>bless or praise? inconsistent rendering of esmo</w:t>
      </w:r>
    </w:p>
  </w:comment>
  <w:comment w:id="1105" w:author="Windows User" w:date="2015-10-30T08:56:00Z" w:initials="WU">
    <w:p w14:paraId="326EFA42" w14:textId="77777777" w:rsidR="00A534EB" w:rsidRDefault="00A534EB" w:rsidP="006869EE">
      <w:pPr>
        <w:pStyle w:val="CommentText"/>
      </w:pPr>
      <w:r>
        <w:rPr>
          <w:rStyle w:val="CommentReference"/>
        </w:rPr>
        <w:annotationRef/>
      </w:r>
      <w:r>
        <w:t>Add notes where to insert Doxology of Prime… And Vespers Prase?</w:t>
      </w:r>
    </w:p>
  </w:comment>
  <w:comment w:id="1109" w:author="Windows User" w:date="2015-10-30T08:56:00Z" w:initials="WU">
    <w:p w14:paraId="66837344" w14:textId="77777777" w:rsidR="00A534EB" w:rsidRDefault="00A534EB" w:rsidP="006869EE">
      <w:pPr>
        <w:pStyle w:val="CommentText"/>
      </w:pPr>
      <w:r>
        <w:rPr>
          <w:rStyle w:val="CommentReference"/>
        </w:rPr>
        <w:annotationRef/>
      </w:r>
      <w:r>
        <w:t>May He or that He may</w:t>
      </w:r>
    </w:p>
  </w:comment>
  <w:comment w:id="1111" w:author="Windows User" w:date="2015-10-30T08:56:00Z" w:initials="BS">
    <w:p w14:paraId="5BE9E7DF" w14:textId="77777777" w:rsidR="00A534EB" w:rsidRDefault="00A534EB" w:rsidP="006869EE">
      <w:pPr>
        <w:pStyle w:val="CommentText"/>
      </w:pPr>
      <w:r>
        <w:rPr>
          <w:rStyle w:val="CommentReference"/>
        </w:rPr>
        <w:annotationRef/>
      </w:r>
      <w:r>
        <w:t>protopresbyters?</w:t>
      </w:r>
    </w:p>
  </w:comment>
  <w:comment w:id="1112" w:author="Windows User" w:date="2015-10-30T08:56:00Z" w:initials="BS">
    <w:p w14:paraId="37712CA1" w14:textId="77777777" w:rsidR="00A534EB" w:rsidRDefault="00A534EB" w:rsidP="006869EE">
      <w:pPr>
        <w:pStyle w:val="CommentText"/>
      </w:pPr>
      <w:r>
        <w:rPr>
          <w:rStyle w:val="CommentReference"/>
        </w:rPr>
        <w:annotationRef/>
      </w:r>
      <w:r>
        <w:t>those who?</w:t>
      </w:r>
    </w:p>
  </w:comment>
  <w:comment w:id="1113" w:author="Windows User" w:date="2015-10-30T08:56:00Z" w:initials="BS">
    <w:p w14:paraId="0BC9F56F" w14:textId="77777777" w:rsidR="00A534EB" w:rsidRDefault="00A534EB" w:rsidP="006869EE">
      <w:pPr>
        <w:pStyle w:val="CommentText"/>
      </w:pPr>
      <w:r>
        <w:rPr>
          <w:rStyle w:val="CommentReference"/>
        </w:rPr>
        <w:annotationRef/>
      </w:r>
      <w:r>
        <w:t>Yourself?</w:t>
      </w:r>
    </w:p>
  </w:comment>
  <w:comment w:id="1117" w:author="Windows User" w:date="2015-11-27T20:09:00Z" w:initials="WU">
    <w:p w14:paraId="5DD947BD" w14:textId="77777777" w:rsidR="00A534EB" w:rsidRDefault="00A534EB" w:rsidP="006869EE">
      <w:pPr>
        <w:pStyle w:val="CommentText"/>
      </w:pPr>
      <w:r>
        <w:rPr>
          <w:rStyle w:val="CommentReference"/>
        </w:rPr>
        <w:annotationRef/>
      </w:r>
      <w:r>
        <w:t>Confess to the Lord or confess the Lord?</w:t>
      </w:r>
    </w:p>
  </w:comment>
  <w:comment w:id="1126" w:author="Windows User" w:date="2015-10-30T08:56:00Z" w:initials="WU">
    <w:p w14:paraId="73A20223" w14:textId="77777777" w:rsidR="00A534EB" w:rsidRDefault="00A534EB" w:rsidP="006869EE">
      <w:pPr>
        <w:pStyle w:val="CommentText"/>
      </w:pPr>
      <w:r>
        <w:rPr>
          <w:rStyle w:val="CommentReference"/>
        </w:rPr>
        <w:annotationRef/>
      </w:r>
      <w:r>
        <w:t>Funny just to have declared here with nothing else.</w:t>
      </w:r>
    </w:p>
  </w:comment>
  <w:comment w:id="1127" w:author="Windows User" w:date="2015-10-30T08:56:00Z" w:initials="WU">
    <w:p w14:paraId="2938E8CF" w14:textId="77777777" w:rsidR="00A534EB" w:rsidRDefault="00A534EB" w:rsidP="006869EE">
      <w:pPr>
        <w:pStyle w:val="CommentText"/>
      </w:pPr>
      <w:r>
        <w:rPr>
          <w:rStyle w:val="CommentReference"/>
        </w:rPr>
        <w:annotationRef/>
      </w:r>
      <w:r>
        <w:t>Good News or Glad Tidings?</w:t>
      </w:r>
    </w:p>
  </w:comment>
  <w:comment w:id="1128" w:author="Windows User" w:date="2015-10-30T08:56:00Z" w:initials="WU">
    <w:p w14:paraId="07481CDA" w14:textId="77777777" w:rsidR="00A534EB" w:rsidRDefault="00A534EB" w:rsidP="006869EE">
      <w:pPr>
        <w:pStyle w:val="CommentText"/>
      </w:pPr>
      <w:r>
        <w:rPr>
          <w:rStyle w:val="CommentReference"/>
        </w:rPr>
        <w:annotationRef/>
      </w:r>
      <w:r>
        <w:t>Which is it? Advocate or watch over us?</w:t>
      </w:r>
    </w:p>
  </w:comment>
  <w:comment w:id="1129" w:author="Windows User" w:date="2015-10-30T08:56:00Z" w:initials="WU">
    <w:p w14:paraId="74878DE4" w14:textId="77777777" w:rsidR="00A534EB" w:rsidRDefault="00A534EB" w:rsidP="006869EE">
      <w:pPr>
        <w:pStyle w:val="CommentText"/>
      </w:pPr>
      <w:r>
        <w:rPr>
          <w:rStyle w:val="CommentReference"/>
        </w:rPr>
        <w:annotationRef/>
      </w:r>
      <w:r>
        <w:t>Coptic doesn’t seem to have “Mary”</w:t>
      </w:r>
    </w:p>
  </w:comment>
  <w:comment w:id="1132" w:author="Windows User" w:date="2015-10-30T08:56:00Z" w:initials="WU">
    <w:p w14:paraId="0F5B5499" w14:textId="77777777" w:rsidR="00A534EB" w:rsidRDefault="00A534EB" w:rsidP="006869EE">
      <w:pPr>
        <w:pStyle w:val="CommentText"/>
      </w:pPr>
      <w:r>
        <w:rPr>
          <w:rStyle w:val="CommentReference"/>
        </w:rPr>
        <w:annotationRef/>
      </w:r>
      <w:r>
        <w:t>Add footnote of what this is</w:t>
      </w:r>
    </w:p>
  </w:comment>
  <w:comment w:id="1145" w:author="Windows User" w:date="2015-10-30T08:56:00Z" w:initials="WU">
    <w:p w14:paraId="6841EDAF" w14:textId="77777777" w:rsidR="00A534EB" w:rsidRDefault="00A534EB">
      <w:pPr>
        <w:pStyle w:val="CommentText"/>
      </w:pPr>
      <w:r>
        <w:rPr>
          <w:rStyle w:val="CommentReference"/>
        </w:rPr>
        <w:annotationRef/>
      </w:r>
      <w:r>
        <w:t>Isn’t this one more faithful?</w:t>
      </w:r>
    </w:p>
  </w:comment>
  <w:comment w:id="1146" w:author="Windows User" w:date="2015-10-30T08:56:00Z" w:initials="WU">
    <w:p w14:paraId="44483F5F" w14:textId="77777777" w:rsidR="00A534EB" w:rsidRDefault="00A534EB">
      <w:pPr>
        <w:pStyle w:val="CommentText"/>
      </w:pPr>
      <w:r>
        <w:rPr>
          <w:rStyle w:val="CommentReference"/>
        </w:rPr>
        <w:annotationRef/>
      </w:r>
      <w:r>
        <w:t>Which one(s) are/is right?</w:t>
      </w:r>
    </w:p>
  </w:comment>
  <w:comment w:id="1147" w:author="Windows User" w:date="2015-10-30T08:56:00Z" w:initials="WU">
    <w:p w14:paraId="22B3EF76" w14:textId="77777777" w:rsidR="00A534EB" w:rsidRDefault="00A534EB">
      <w:pPr>
        <w:pStyle w:val="CommentText"/>
      </w:pPr>
      <w:r>
        <w:rPr>
          <w:rStyle w:val="CommentReference"/>
        </w:rPr>
        <w:annotationRef/>
      </w:r>
      <w:r>
        <w:t>Coptic doesn’t seem to have “O Lord”</w:t>
      </w:r>
    </w:p>
  </w:comment>
  <w:comment w:id="1151" w:author="Windows User" w:date="2015-10-30T08:56:00Z" w:initials="WU">
    <w:p w14:paraId="6BF65470" w14:textId="77777777" w:rsidR="00A534EB" w:rsidRDefault="00A534EB">
      <w:pPr>
        <w:pStyle w:val="CommentText"/>
      </w:pPr>
      <w:r>
        <w:rPr>
          <w:rStyle w:val="CommentReference"/>
        </w:rPr>
        <w:annotationRef/>
      </w:r>
      <w:r>
        <w:t>Called or named?</w:t>
      </w:r>
    </w:p>
  </w:comment>
  <w:comment w:id="1152" w:author="Windows User" w:date="2015-10-30T08:56:00Z" w:initials="WU">
    <w:p w14:paraId="64122CF8" w14:textId="77777777" w:rsidR="00A534EB" w:rsidRDefault="00A534EB">
      <w:pPr>
        <w:pStyle w:val="CommentText"/>
      </w:pPr>
      <w:r>
        <w:rPr>
          <w:rStyle w:val="CommentReference"/>
        </w:rPr>
        <w:annotationRef/>
      </w:r>
      <w:r>
        <w:t>John loved the Lord, or the Lord loved John?</w:t>
      </w:r>
    </w:p>
  </w:comment>
  <w:comment w:id="1154" w:author="Windows User" w:date="2015-10-30T08:56:00Z" w:initials="WU">
    <w:p w14:paraId="28540FAB" w14:textId="77777777" w:rsidR="00A534EB" w:rsidRDefault="00A534EB">
      <w:pPr>
        <w:pStyle w:val="CommentText"/>
      </w:pPr>
      <w:r>
        <w:rPr>
          <w:rStyle w:val="CommentReference"/>
        </w:rPr>
        <w:annotationRef/>
      </w:r>
      <w:r>
        <w:t>Not the Lord?</w:t>
      </w:r>
    </w:p>
  </w:comment>
  <w:comment w:id="1155" w:author="Windows User" w:date="2015-10-30T08:56:00Z" w:initials="WU">
    <w:p w14:paraId="3BE9EA57" w14:textId="77777777" w:rsidR="00A534EB" w:rsidRDefault="00A534EB">
      <w:pPr>
        <w:pStyle w:val="CommentText"/>
      </w:pPr>
      <w:r>
        <w:rPr>
          <w:rStyle w:val="CommentReference"/>
        </w:rPr>
        <w:annotationRef/>
      </w:r>
      <w:r>
        <w:t>The rest missing?</w:t>
      </w:r>
    </w:p>
  </w:comment>
  <w:comment w:id="1156" w:author="Windows User" w:date="2015-10-30T08:56:00Z" w:initials="WU">
    <w:p w14:paraId="17CFCF91" w14:textId="77777777" w:rsidR="00A534EB" w:rsidRDefault="00A534EB">
      <w:pPr>
        <w:pStyle w:val="CommentText"/>
      </w:pPr>
      <w:r>
        <w:rPr>
          <w:rStyle w:val="CommentReference"/>
        </w:rPr>
        <w:annotationRef/>
      </w:r>
      <w:r>
        <w:t>Completely different…</w:t>
      </w:r>
    </w:p>
  </w:comment>
  <w:comment w:id="1157" w:author="Windows User" w:date="2015-10-30T08:56:00Z" w:initials="WU">
    <w:p w14:paraId="1A5ABDDA" w14:textId="77777777" w:rsidR="00A534EB" w:rsidRDefault="00A534EB">
      <w:pPr>
        <w:pStyle w:val="CommentText"/>
      </w:pPr>
      <w:r>
        <w:rPr>
          <w:rStyle w:val="CommentReference"/>
        </w:rPr>
        <w:annotationRef/>
      </w:r>
      <w:r>
        <w:t>Sound or voices?</w:t>
      </w:r>
    </w:p>
  </w:comment>
  <w:comment w:id="1160" w:author="Windows User" w:date="2015-10-30T08:56:00Z" w:initials="WU">
    <w:p w14:paraId="6A684B9E" w14:textId="77777777" w:rsidR="00A534EB" w:rsidRDefault="00A534EB">
      <w:pPr>
        <w:pStyle w:val="CommentText"/>
      </w:pPr>
      <w:r>
        <w:rPr>
          <w:rStyle w:val="CommentReference"/>
        </w:rPr>
        <w:annotationRef/>
      </w:r>
      <w:r>
        <w:t>This one needs looking at.</w:t>
      </w:r>
    </w:p>
  </w:comment>
  <w:comment w:id="1161" w:author="Windows User" w:date="2015-10-30T08:56:00Z" w:initials="WU">
    <w:p w14:paraId="3E29D706" w14:textId="77777777" w:rsidR="00A534EB" w:rsidRDefault="00A534EB">
      <w:pPr>
        <w:pStyle w:val="CommentText"/>
      </w:pPr>
      <w:r>
        <w:rPr>
          <w:rStyle w:val="CommentReference"/>
        </w:rPr>
        <w:annotationRef/>
      </w:r>
      <w:r>
        <w:t>Partners?</w:t>
      </w:r>
    </w:p>
  </w:comment>
  <w:comment w:id="1166" w:author="Windows User" w:date="2015-10-30T08:56:00Z" w:initials="WU">
    <w:p w14:paraId="662AC6DC" w14:textId="77777777" w:rsidR="00A534EB" w:rsidRDefault="00A534EB">
      <w:pPr>
        <w:pStyle w:val="CommentText"/>
      </w:pPr>
      <w:r>
        <w:rPr>
          <w:rStyle w:val="CommentReference"/>
        </w:rPr>
        <w:annotationRef/>
      </w:r>
      <w:r>
        <w:t>What land?</w:t>
      </w:r>
    </w:p>
  </w:comment>
  <w:comment w:id="1168" w:author="Windows User" w:date="2015-10-30T08:56:00Z" w:initials="WU">
    <w:p w14:paraId="121BE348" w14:textId="77777777" w:rsidR="00A534EB" w:rsidRDefault="00A534EB">
      <w:pPr>
        <w:pStyle w:val="CommentText"/>
      </w:pPr>
      <w:r>
        <w:rPr>
          <w:rStyle w:val="CommentReference"/>
        </w:rPr>
        <w:annotationRef/>
      </w:r>
      <w:r>
        <w:t>Or englighten?</w:t>
      </w:r>
    </w:p>
  </w:comment>
  <w:comment w:id="1182" w:author="Windows User" w:date="2015-10-30T08:56:00Z" w:initials="WU">
    <w:p w14:paraId="52EAF036" w14:textId="77777777" w:rsidR="00A534EB" w:rsidRDefault="00A534EB">
      <w:pPr>
        <w:pStyle w:val="CommentText"/>
      </w:pPr>
      <w:r>
        <w:rPr>
          <w:rStyle w:val="CommentReference"/>
        </w:rPr>
        <w:annotationRef/>
      </w:r>
      <w:r>
        <w:t>What should this verse be?</w:t>
      </w:r>
    </w:p>
  </w:comment>
  <w:comment w:id="1194" w:author="Windows User" w:date="2015-10-30T08:56:00Z" w:initials="BS">
    <w:p w14:paraId="1A0E2428" w14:textId="77777777" w:rsidR="00A534EB" w:rsidRDefault="00A534EB">
      <w:pPr>
        <w:pStyle w:val="CommentText"/>
      </w:pPr>
      <w:r>
        <w:rPr>
          <w:rStyle w:val="CommentReference"/>
        </w:rPr>
        <w:annotationRef/>
      </w:r>
      <w:r>
        <w:t>wiles or snares?</w:t>
      </w:r>
    </w:p>
  </w:comment>
  <w:comment w:id="1196" w:author="Windows User" w:date="2015-10-30T08:56:00Z" w:initials="BS">
    <w:p w14:paraId="2B8DD286" w14:textId="77777777" w:rsidR="00A534EB" w:rsidRDefault="00A534EB">
      <w:pPr>
        <w:pStyle w:val="CommentText"/>
      </w:pPr>
      <w:r>
        <w:rPr>
          <w:rStyle w:val="CommentReference"/>
        </w:rPr>
        <w:annotationRef/>
      </w:r>
      <w:r>
        <w:t>I typed this Coptic... so it will have typos..</w:t>
      </w:r>
    </w:p>
  </w:comment>
  <w:comment w:id="1197" w:author="Windows User" w:date="2015-10-30T08:56:00Z" w:initials="WU">
    <w:p w14:paraId="7AD216CC" w14:textId="77777777" w:rsidR="00A534EB" w:rsidRDefault="00A534EB">
      <w:pPr>
        <w:pStyle w:val="CommentText"/>
      </w:pPr>
      <w:r>
        <w:rPr>
          <w:rStyle w:val="CommentReference"/>
        </w:rPr>
        <w:annotationRef/>
      </w:r>
      <w:r>
        <w:t>You reign? The dominion is yours? Yours is the dominion?</w:t>
      </w:r>
    </w:p>
  </w:comment>
  <w:comment w:id="1199" w:author="Windows User" w:date="2015-10-30T08:56:00Z" w:initials="BS">
    <w:p w14:paraId="68C1922F" w14:textId="77777777" w:rsidR="00A534EB" w:rsidRDefault="00A534EB">
      <w:pPr>
        <w:pStyle w:val="CommentText"/>
      </w:pPr>
      <w:r>
        <w:rPr>
          <w:rStyle w:val="CommentReference"/>
        </w:rPr>
        <w:annotationRef/>
      </w:r>
      <w:r>
        <w:t>omit 'be' in contemporary?</w:t>
      </w:r>
    </w:p>
  </w:comment>
  <w:comment w:id="1200" w:author="Windows User" w:date="2015-10-30T08:56:00Z" w:initials="BS">
    <w:p w14:paraId="6511FB80" w14:textId="77777777" w:rsidR="00A534EB" w:rsidRDefault="00A534EB">
      <w:pPr>
        <w:pStyle w:val="CommentText"/>
      </w:pPr>
      <w:r>
        <w:rPr>
          <w:rStyle w:val="CommentReference"/>
        </w:rPr>
        <w:annotationRef/>
      </w:r>
      <w:r>
        <w:t>Abouna Antony: I typed this Coptic from the black book. Jenkims were very unclear. Please proof for typos.</w:t>
      </w:r>
    </w:p>
  </w:comment>
  <w:comment w:id="1201" w:author="Windows User" w:date="2015-10-30T08:56:00Z" w:initials="BS">
    <w:p w14:paraId="7DEA42F3" w14:textId="77777777" w:rsidR="00A534EB" w:rsidRDefault="00A534EB">
      <w:pPr>
        <w:pStyle w:val="CommentText"/>
      </w:pPr>
      <w:r>
        <w:rPr>
          <w:rStyle w:val="CommentReference"/>
        </w:rPr>
        <w:annotationRef/>
      </w:r>
      <w:r>
        <w:t>"is" before "the King" would make this whole vs flow as a sentence...</w:t>
      </w:r>
    </w:p>
  </w:comment>
  <w:comment w:id="1202" w:author="Windows User" w:date="2015-10-30T08:56:00Z" w:initials="BS">
    <w:p w14:paraId="1F17623C" w14:textId="77777777" w:rsidR="00A534EB" w:rsidRDefault="00A534EB">
      <w:pPr>
        <w:pStyle w:val="CommentText"/>
      </w:pPr>
      <w:r>
        <w:rPr>
          <w:rStyle w:val="CommentReference"/>
        </w:rPr>
        <w:annotationRef/>
      </w:r>
      <w:r>
        <w:t>ask more modern than entreat... but not quite right?</w:t>
      </w:r>
    </w:p>
  </w:comment>
  <w:comment w:id="1224" w:author="Windows User" w:date="2015-10-30T08:56:00Z" w:initials="WU">
    <w:p w14:paraId="5F20584F" w14:textId="77777777" w:rsidR="00A534EB" w:rsidRDefault="00A534EB">
      <w:pPr>
        <w:pStyle w:val="CommentText"/>
      </w:pPr>
      <w:r>
        <w:rPr>
          <w:rStyle w:val="CommentReference"/>
        </w:rPr>
        <w:annotationRef/>
      </w:r>
      <w:r>
        <w:t>Needs work.</w:t>
      </w:r>
    </w:p>
  </w:comment>
  <w:comment w:id="1229" w:author="Windows User" w:date="2015-10-30T08:56:00Z" w:initials="WU">
    <w:p w14:paraId="76E8B799" w14:textId="77777777" w:rsidR="00A534EB" w:rsidRDefault="00A534EB">
      <w:pPr>
        <w:pStyle w:val="CommentText"/>
      </w:pPr>
      <w:r>
        <w:rPr>
          <w:rStyle w:val="CommentReference"/>
        </w:rPr>
        <w:annotationRef/>
      </w:r>
      <w:r>
        <w:t>Should this be tho-out 5? Or 25?</w:t>
      </w:r>
    </w:p>
  </w:comment>
  <w:comment w:id="1236" w:author="Windows User" w:date="2015-11-11T11:06:00Z" w:initials="WU">
    <w:p w14:paraId="58D84DCF" w14:textId="77777777" w:rsidR="00A534EB" w:rsidRDefault="00A534EB">
      <w:pPr>
        <w:pStyle w:val="CommentText"/>
      </w:pPr>
      <w:r>
        <w:rPr>
          <w:rStyle w:val="CommentReference"/>
        </w:rPr>
        <w:annotationRef/>
      </w:r>
      <w:r>
        <w:t>Should this be last age or something?</w:t>
      </w:r>
    </w:p>
  </w:comment>
  <w:comment w:id="1238" w:author="Windows User" w:date="2015-11-11T11:00:00Z" w:initials="WU">
    <w:p w14:paraId="7D2DE752" w14:textId="77777777" w:rsidR="00A534EB" w:rsidRDefault="00A534EB">
      <w:pPr>
        <w:pStyle w:val="CommentText"/>
      </w:pPr>
      <w:r>
        <w:rPr>
          <w:rStyle w:val="CommentReference"/>
        </w:rPr>
        <w:annotationRef/>
      </w:r>
      <w:r>
        <w:t>This needs reviewing!</w:t>
      </w:r>
    </w:p>
  </w:comment>
  <w:comment w:id="1239" w:author="Windows User" w:date="2015-11-11T11:00:00Z" w:initials="WU">
    <w:p w14:paraId="65102EEC" w14:textId="77777777" w:rsidR="00A534EB" w:rsidRDefault="00A534EB">
      <w:pPr>
        <w:pStyle w:val="CommentText"/>
      </w:pPr>
      <w:r>
        <w:rPr>
          <w:rStyle w:val="CommentReference"/>
        </w:rPr>
        <w:annotationRef/>
      </w:r>
      <w:r>
        <w:t xml:space="preserve">This is probably wrong. God on high? </w:t>
      </w:r>
    </w:p>
  </w:comment>
  <w:comment w:id="1244" w:author="Windows User" w:date="2015-10-30T08:56:00Z" w:initials="WU">
    <w:p w14:paraId="38E4F092" w14:textId="77777777" w:rsidR="00A534EB" w:rsidRDefault="00A534EB">
      <w:pPr>
        <w:pStyle w:val="CommentText"/>
      </w:pPr>
      <w:r>
        <w:rPr>
          <w:rStyle w:val="CommentReference"/>
        </w:rPr>
        <w:annotationRef/>
      </w:r>
      <w:r>
        <w:t>Confirmed?</w:t>
      </w:r>
    </w:p>
  </w:comment>
  <w:comment w:id="1256" w:author="Windows User" w:date="2015-10-30T08:56:00Z" w:initials="WU">
    <w:p w14:paraId="41EDECE7" w14:textId="77777777" w:rsidR="00A534EB" w:rsidRDefault="00A534EB">
      <w:pPr>
        <w:pStyle w:val="CommentText"/>
      </w:pPr>
      <w:r>
        <w:rPr>
          <w:rStyle w:val="CommentReference"/>
        </w:rPr>
        <w:annotationRef/>
      </w:r>
      <w:r>
        <w:t>Heroes, or athletes?</w:t>
      </w:r>
    </w:p>
  </w:comment>
  <w:comment w:id="1286" w:author="Windows User" w:date="2015-10-30T08:56:00Z" w:initials="WU">
    <w:p w14:paraId="5FA627EB" w14:textId="77777777" w:rsidR="00A534EB" w:rsidRDefault="00A534EB">
      <w:pPr>
        <w:pStyle w:val="CommentText"/>
      </w:pPr>
      <w:r>
        <w:rPr>
          <w:rStyle w:val="CommentReference"/>
        </w:rPr>
        <w:annotationRef/>
      </w:r>
      <w:r>
        <w:t>Beasts or creatures?</w:t>
      </w:r>
    </w:p>
  </w:comment>
  <w:comment w:id="1287" w:author="Windows User" w:date="2015-10-30T08:56:00Z" w:initials="WU">
    <w:p w14:paraId="04563F96" w14:textId="77777777" w:rsidR="00A534EB" w:rsidRDefault="00A534EB">
      <w:pPr>
        <w:pStyle w:val="CommentText"/>
      </w:pPr>
      <w:r>
        <w:rPr>
          <w:rStyle w:val="CommentReference"/>
        </w:rPr>
        <w:annotationRef/>
      </w:r>
      <w:r>
        <w:t>Incessant? Or unceasing?</w:t>
      </w:r>
    </w:p>
  </w:comment>
  <w:comment w:id="1288" w:author="Windows User" w:date="2015-10-30T08:56:00Z" w:initials="WU">
    <w:p w14:paraId="7BD20F77" w14:textId="77777777" w:rsidR="00A534EB" w:rsidRDefault="00A534EB">
      <w:pPr>
        <w:pStyle w:val="CommentText"/>
      </w:pPr>
      <w:r>
        <w:rPr>
          <w:rStyle w:val="CommentReference"/>
        </w:rPr>
        <w:annotationRef/>
      </w:r>
      <w:r>
        <w:t>Flames of fire or fervent as fire?</w:t>
      </w:r>
    </w:p>
  </w:comment>
  <w:comment w:id="1292" w:author="Windows User" w:date="2015-10-30T08:56:00Z" w:initials="WU">
    <w:p w14:paraId="44A84E5A" w14:textId="77777777" w:rsidR="00A534EB" w:rsidRDefault="00A534EB">
      <w:pPr>
        <w:pStyle w:val="CommentText"/>
      </w:pPr>
      <w:r>
        <w:rPr>
          <w:rStyle w:val="CommentReference"/>
        </w:rPr>
        <w:annotationRef/>
      </w:r>
      <w:r>
        <w:t>Serving the Lord, or serving before the Lord?</w:t>
      </w:r>
    </w:p>
  </w:comment>
  <w:comment w:id="1307" w:author="Windows User" w:date="2015-10-30T08:56:00Z" w:initials="WU">
    <w:p w14:paraId="07D2B1EF" w14:textId="77777777" w:rsidR="00A534EB" w:rsidRDefault="00A534EB">
      <w:pPr>
        <w:pStyle w:val="CommentText"/>
      </w:pPr>
      <w:r>
        <w:rPr>
          <w:rStyle w:val="CommentReference"/>
        </w:rPr>
        <w:annotationRef/>
      </w:r>
      <w:r>
        <w:t>Or voice of God?</w:t>
      </w:r>
    </w:p>
  </w:comment>
  <w:comment w:id="1308" w:author="Windows User" w:date="2015-10-30T08:56:00Z" w:initials="WU">
    <w:p w14:paraId="3900CC21" w14:textId="77777777" w:rsidR="00A534EB" w:rsidRDefault="00A534EB">
      <w:pPr>
        <w:pStyle w:val="CommentText"/>
      </w:pPr>
      <w:r>
        <w:rPr>
          <w:rStyle w:val="CommentReference"/>
        </w:rPr>
        <w:annotationRef/>
      </w:r>
      <w:r>
        <w:t>Received or accepted?</w:t>
      </w:r>
    </w:p>
  </w:comment>
  <w:comment w:id="1314" w:author="Windows User" w:date="2015-11-06T08:39:00Z" w:initials="WU">
    <w:p w14:paraId="6EA3F191" w14:textId="77777777" w:rsidR="00A534EB" w:rsidRDefault="00A534EB">
      <w:pPr>
        <w:pStyle w:val="CommentText"/>
      </w:pPr>
      <w:r>
        <w:rPr>
          <w:rStyle w:val="CommentReference"/>
        </w:rPr>
        <w:annotationRef/>
      </w:r>
      <w:r>
        <w:t>Is this the right St. Theodore?</w:t>
      </w:r>
    </w:p>
  </w:comment>
  <w:comment w:id="1321" w:author="Windows User" w:date="2015-10-30T08:56:00Z" w:initials="WU">
    <w:p w14:paraId="227730E1" w14:textId="77777777" w:rsidR="00A534EB" w:rsidRDefault="00A534EB">
      <w:pPr>
        <w:pStyle w:val="CommentText"/>
      </w:pPr>
      <w:r>
        <w:rPr>
          <w:rStyle w:val="CommentReference"/>
        </w:rPr>
        <w:annotationRef/>
      </w:r>
      <w:r>
        <w:t>Prabios or Arabius? Doctors and physicians or physicians and well learned?</w:t>
      </w:r>
    </w:p>
  </w:comment>
  <w:comment w:id="1322" w:author="Windows User" w:date="2015-10-30T08:56:00Z" w:initials="WU">
    <w:p w14:paraId="519ADC1D" w14:textId="77777777" w:rsidR="00A534EB" w:rsidRDefault="00A534EB">
      <w:pPr>
        <w:pStyle w:val="CommentText"/>
      </w:pPr>
      <w:r>
        <w:rPr>
          <w:rStyle w:val="CommentReference"/>
        </w:rPr>
        <w:annotationRef/>
      </w:r>
      <w:r>
        <w:t>Building them upon the Name?</w:t>
      </w:r>
    </w:p>
  </w:comment>
  <w:comment w:id="1334" w:author="Windows User" w:date="2015-10-30T08:56:00Z" w:initials="WU">
    <w:p w14:paraId="3CFB1D1A" w14:textId="77777777" w:rsidR="00A534EB" w:rsidRDefault="00A534EB">
      <w:pPr>
        <w:pStyle w:val="CommentText"/>
      </w:pPr>
      <w:r>
        <w:rPr>
          <w:rStyle w:val="CommentReference"/>
        </w:rPr>
        <w:annotationRef/>
      </w:r>
      <w:r>
        <w:t>Placed or established?</w:t>
      </w:r>
    </w:p>
  </w:comment>
  <w:comment w:id="1335" w:author="Windows User" w:date="2015-10-30T08:56:00Z" w:initials="WU">
    <w:p w14:paraId="08983CC0" w14:textId="77777777" w:rsidR="00A534EB" w:rsidRDefault="00A534EB">
      <w:pPr>
        <w:pStyle w:val="CommentText"/>
      </w:pPr>
      <w:r>
        <w:rPr>
          <w:rStyle w:val="CommentReference"/>
        </w:rPr>
        <w:annotationRef/>
      </w:r>
      <w:r>
        <w:t>Or refused?</w:t>
      </w:r>
    </w:p>
  </w:comment>
  <w:comment w:id="1344" w:author="Windows User" w:date="2015-10-30T08:56:00Z" w:initials="WU">
    <w:p w14:paraId="535F3E1B" w14:textId="77777777" w:rsidR="00A534EB" w:rsidRDefault="00A534EB">
      <w:pPr>
        <w:pStyle w:val="CommentText"/>
      </w:pPr>
      <w:r>
        <w:rPr>
          <w:rStyle w:val="CommentReference"/>
        </w:rPr>
        <w:annotationRef/>
      </w:r>
      <w:r>
        <w:t>Sprung forth? Came forth? Blossomed?</w:t>
      </w:r>
    </w:p>
  </w:comment>
  <w:comment w:id="1359" w:author="Windows User" w:date="2015-10-30T08:56:00Z" w:initials="BS">
    <w:p w14:paraId="07DE8008" w14:textId="77777777" w:rsidR="00A534EB" w:rsidRDefault="00A534EB">
      <w:pPr>
        <w:pStyle w:val="CommentText"/>
      </w:pPr>
      <w:r>
        <w:rPr>
          <w:rStyle w:val="CommentReference"/>
        </w:rPr>
        <w:annotationRef/>
      </w:r>
      <w:r>
        <w:t>what does this mean?</w:t>
      </w:r>
    </w:p>
  </w:comment>
  <w:comment w:id="1360" w:author="Windows User" w:date="2015-10-30T08:56:00Z" w:initials="BS">
    <w:p w14:paraId="7DE26DCC" w14:textId="77777777" w:rsidR="00A534EB" w:rsidRDefault="00A534EB">
      <w:pPr>
        <w:pStyle w:val="CommentText"/>
      </w:pPr>
      <w:r>
        <w:rPr>
          <w:rStyle w:val="CommentReference"/>
        </w:rPr>
        <w:annotationRef/>
      </w:r>
      <w:r>
        <w:t>announced or proclaimed?</w:t>
      </w:r>
    </w:p>
  </w:comment>
  <w:comment w:id="1364" w:author="Windows User" w:date="2015-10-30T08:56:00Z" w:initials="WU">
    <w:p w14:paraId="729B2278" w14:textId="77777777" w:rsidR="00A534EB" w:rsidRDefault="00A534EB">
      <w:pPr>
        <w:pStyle w:val="CommentText"/>
      </w:pPr>
      <w:r>
        <w:rPr>
          <w:rStyle w:val="CommentReference"/>
        </w:rPr>
        <w:annotationRef/>
      </w:r>
      <w:r>
        <w:t>?</w:t>
      </w:r>
    </w:p>
  </w:comment>
  <w:comment w:id="1365" w:author="Windows User" w:date="2015-10-30T08:56:00Z" w:initials="WU">
    <w:p w14:paraId="44863D12" w14:textId="77777777" w:rsidR="00A534EB" w:rsidRDefault="00A534EB">
      <w:pPr>
        <w:pStyle w:val="CommentText"/>
      </w:pPr>
      <w:r>
        <w:rPr>
          <w:rStyle w:val="CommentReference"/>
        </w:rPr>
        <w:annotationRef/>
      </w:r>
      <w:r>
        <w:t>Bride, no, not bridegroom?</w:t>
      </w:r>
    </w:p>
  </w:comment>
  <w:comment w:id="1368" w:author="Windows User" w:date="2015-10-30T08:56:00Z" w:initials="WU">
    <w:p w14:paraId="6CE1AF88" w14:textId="77777777" w:rsidR="00A534EB" w:rsidRDefault="00A534EB">
      <w:pPr>
        <w:pStyle w:val="CommentText"/>
      </w:pPr>
      <w:r>
        <w:rPr>
          <w:rStyle w:val="CommentReference"/>
        </w:rPr>
        <w:annotationRef/>
      </w:r>
      <w:r>
        <w:t>Return?</w:t>
      </w:r>
    </w:p>
  </w:comment>
  <w:comment w:id="1369" w:author="Windows User" w:date="2015-10-30T08:56:00Z" w:initials="WU">
    <w:p w14:paraId="2917E600" w14:textId="77777777" w:rsidR="00A534EB" w:rsidRDefault="00A534EB">
      <w:pPr>
        <w:pStyle w:val="CommentText"/>
      </w:pPr>
      <w:r>
        <w:rPr>
          <w:rStyle w:val="CommentReference"/>
        </w:rPr>
        <w:annotationRef/>
      </w:r>
      <w:r>
        <w:t>Establishment? Building up?</w:t>
      </w:r>
    </w:p>
  </w:comment>
  <w:comment w:id="1371" w:author="Windows User" w:date="2015-10-30T08:56:00Z" w:initials="WU">
    <w:p w14:paraId="14DF4F91" w14:textId="77777777" w:rsidR="00A534EB" w:rsidRDefault="00A534EB">
      <w:pPr>
        <w:pStyle w:val="CommentText"/>
      </w:pPr>
      <w:r>
        <w:rPr>
          <w:rStyle w:val="CommentReference"/>
        </w:rPr>
        <w:annotationRef/>
      </w:r>
      <w:r>
        <w:t>Heavenly evangelist? Good tidings? Glad tidings? Good news?</w:t>
      </w:r>
    </w:p>
  </w:comment>
  <w:comment w:id="1372" w:author="Windows User" w:date="2015-10-30T08:56:00Z" w:initials="WU">
    <w:p w14:paraId="55FC1EAE" w14:textId="77777777" w:rsidR="00A534EB" w:rsidRDefault="00A534EB">
      <w:pPr>
        <w:pStyle w:val="CommentText"/>
      </w:pPr>
      <w:r>
        <w:rPr>
          <w:rStyle w:val="CommentReference"/>
        </w:rPr>
        <w:annotationRef/>
      </w:r>
      <w:r>
        <w:t>I don’t see “the Lord is with you” in the Coptic</w:t>
      </w:r>
    </w:p>
    <w:p w14:paraId="4431CB1C" w14:textId="77777777" w:rsidR="00A534EB" w:rsidRDefault="00A534EB">
      <w:pPr>
        <w:pStyle w:val="CommentText"/>
      </w:pPr>
    </w:p>
  </w:comment>
  <w:comment w:id="1373" w:author="Windows User" w:date="2015-10-30T08:56:00Z" w:initials="WU">
    <w:p w14:paraId="4549B91A" w14:textId="77777777" w:rsidR="00A534EB" w:rsidRDefault="00A534EB">
      <w:pPr>
        <w:pStyle w:val="CommentText"/>
      </w:pPr>
      <w:r>
        <w:rPr>
          <w:rStyle w:val="CommentReference"/>
        </w:rPr>
        <w:annotationRef/>
      </w:r>
      <w:r>
        <w:t>Heavenly herald of Good News?</w:t>
      </w:r>
    </w:p>
    <w:p w14:paraId="384F02AC" w14:textId="77777777" w:rsidR="00A534EB" w:rsidRDefault="00A534EB">
      <w:pPr>
        <w:pStyle w:val="CommentText"/>
      </w:pPr>
    </w:p>
  </w:comment>
  <w:comment w:id="1380" w:author="Windows User" w:date="2015-10-30T08:56:00Z" w:initials="WU">
    <w:p w14:paraId="4A264D5C" w14:textId="77777777" w:rsidR="00A534EB" w:rsidRDefault="00A534EB">
      <w:pPr>
        <w:pStyle w:val="CommentText"/>
      </w:pPr>
      <w:r>
        <w:rPr>
          <w:rStyle w:val="CommentReference"/>
        </w:rPr>
        <w:annotationRef/>
      </w:r>
      <w:r>
        <w:t>I think we’re doing holy for ethowab, but saint for agios… open to discussion though.</w:t>
      </w:r>
    </w:p>
  </w:comment>
  <w:comment w:id="1407" w:author="Windows User" w:date="2015-10-30T08:56:00Z" w:initials="BS">
    <w:p w14:paraId="20FFD670" w14:textId="77777777" w:rsidR="00A534EB" w:rsidRDefault="00A534EB" w:rsidP="006A0382">
      <w:pPr>
        <w:pStyle w:val="CommentText"/>
      </w:pPr>
      <w:r>
        <w:rPr>
          <w:rStyle w:val="CommentReference"/>
        </w:rPr>
        <w:annotationRef/>
      </w:r>
      <w:r>
        <w:t>theotokos, not mav em ef Nooti</w:t>
      </w:r>
    </w:p>
  </w:comment>
  <w:comment w:id="1411" w:author="Windows User" w:date="2015-10-30T08:56:00Z" w:initials="WU">
    <w:p w14:paraId="3A72AA33" w14:textId="77777777" w:rsidR="00A534EB" w:rsidRDefault="00A534EB">
      <w:pPr>
        <w:pStyle w:val="CommentText"/>
      </w:pPr>
      <w:r>
        <w:rPr>
          <w:rStyle w:val="CommentReference"/>
        </w:rPr>
        <w:annotationRef/>
      </w:r>
      <w:r>
        <w:t>Redeemed?</w:t>
      </w:r>
    </w:p>
  </w:comment>
  <w:comment w:id="1412" w:author="Windows User" w:date="2015-10-30T08:56:00Z" w:initials="WU">
    <w:p w14:paraId="5BF82FF5" w14:textId="77777777" w:rsidR="00A534EB" w:rsidRDefault="00A534EB">
      <w:pPr>
        <w:pStyle w:val="CommentText"/>
      </w:pPr>
      <w:r>
        <w:rPr>
          <w:rStyle w:val="CommentReference"/>
        </w:rPr>
        <w:annotationRef/>
      </w:r>
      <w:r>
        <w:t>For? So?</w:t>
      </w:r>
    </w:p>
  </w:comment>
  <w:comment w:id="1417" w:author="Windows User" w:date="2015-10-30T08:56:00Z" w:initials="WU">
    <w:p w14:paraId="5B54A424" w14:textId="77777777" w:rsidR="00A534EB" w:rsidRDefault="00A534EB">
      <w:pPr>
        <w:pStyle w:val="CommentText"/>
      </w:pPr>
      <w:r>
        <w:rPr>
          <w:rStyle w:val="CommentReference"/>
        </w:rPr>
        <w:annotationRef/>
      </w:r>
      <w:r>
        <w:t>Or did shine and did illuminate</w:t>
      </w:r>
    </w:p>
  </w:comment>
  <w:comment w:id="1418" w:author="Windows User" w:date="2015-10-30T08:56:00Z" w:initials="WU">
    <w:p w14:paraId="5929E69F" w14:textId="77777777" w:rsidR="00A534EB" w:rsidRDefault="00A534EB">
      <w:pPr>
        <w:pStyle w:val="CommentText"/>
      </w:pPr>
      <w:r>
        <w:rPr>
          <w:rStyle w:val="CommentReference"/>
        </w:rPr>
        <w:annotationRef/>
      </w:r>
      <w:r>
        <w:t>What should this verse be?</w:t>
      </w:r>
    </w:p>
  </w:comment>
  <w:comment w:id="1419" w:author="Windows User" w:date="2015-10-30T08:56:00Z" w:initials="WU">
    <w:p w14:paraId="37815108" w14:textId="77777777" w:rsidR="00A534EB" w:rsidRDefault="00A534EB">
      <w:pPr>
        <w:pStyle w:val="CommentText"/>
      </w:pPr>
      <w:r>
        <w:rPr>
          <w:rStyle w:val="CommentReference"/>
        </w:rPr>
        <w:annotationRef/>
      </w:r>
      <w:r>
        <w:t>Uhm… does this mean something else, because saying the seal of the door Ezekiel saw was raised seems really bad …</w:t>
      </w:r>
    </w:p>
  </w:comment>
  <w:comment w:id="1420" w:author="Windows User" w:date="2015-10-30T08:56:00Z" w:initials="WU">
    <w:p w14:paraId="770E6FA0" w14:textId="77777777" w:rsidR="00A534EB" w:rsidRDefault="00A534EB">
      <w:pPr>
        <w:pStyle w:val="CommentText"/>
      </w:pPr>
      <w:r>
        <w:rPr>
          <w:rStyle w:val="CommentReference"/>
        </w:rPr>
        <w:annotationRef/>
      </w:r>
      <w:r>
        <w:t>Who?</w:t>
      </w:r>
    </w:p>
  </w:comment>
  <w:comment w:id="1421" w:author="Windows User" w:date="2015-10-30T08:56:00Z" w:initials="WU">
    <w:p w14:paraId="7FDD5784" w14:textId="77777777" w:rsidR="00A534EB" w:rsidRDefault="00A534EB">
      <w:pPr>
        <w:pStyle w:val="CommentText"/>
      </w:pPr>
      <w:r>
        <w:rPr>
          <w:rStyle w:val="CommentReference"/>
        </w:rPr>
        <w:annotationRef/>
      </w:r>
      <w:r>
        <w:t>Different adjective</w:t>
      </w:r>
    </w:p>
  </w:comment>
  <w:comment w:id="1422" w:author="Windows User" w:date="2015-10-30T08:56:00Z" w:initials="WU">
    <w:p w14:paraId="69734FAC" w14:textId="77777777" w:rsidR="00A534EB" w:rsidRDefault="00A534EB">
      <w:pPr>
        <w:pStyle w:val="CommentText"/>
      </w:pPr>
      <w:r>
        <w:rPr>
          <w:rStyle w:val="CommentReference"/>
        </w:rPr>
        <w:annotationRef/>
      </w:r>
      <w:r>
        <w:t>Sickness?</w:t>
      </w:r>
    </w:p>
  </w:comment>
  <w:comment w:id="1425" w:author="Windows User" w:date="2015-10-30T08:56:00Z" w:initials="BS">
    <w:p w14:paraId="07C468E8" w14:textId="77777777" w:rsidR="00A534EB" w:rsidRDefault="00A534EB">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8" w:author="Windows User" w:date="2015-10-30T08:56:00Z" w:initials="WU">
    <w:p w14:paraId="14F94395" w14:textId="77777777" w:rsidR="00A534EB" w:rsidRDefault="00A534EB">
      <w:pPr>
        <w:pStyle w:val="CommentText"/>
      </w:pPr>
      <w:r>
        <w:rPr>
          <w:rStyle w:val="CommentReference"/>
        </w:rPr>
        <w:annotationRef/>
      </w:r>
      <w:r>
        <w:t>What?</w:t>
      </w:r>
    </w:p>
  </w:comment>
  <w:comment w:id="1437" w:author="Windows User" w:date="2015-10-30T08:56:00Z" w:initials="WU">
    <w:p w14:paraId="39A2608E" w14:textId="77777777" w:rsidR="00A534EB" w:rsidRDefault="00A534EB">
      <w:pPr>
        <w:pStyle w:val="CommentText"/>
      </w:pPr>
      <w:r>
        <w:rPr>
          <w:rStyle w:val="CommentReference"/>
        </w:rPr>
        <w:annotationRef/>
      </w:r>
    </w:p>
  </w:comment>
  <w:comment w:id="1448" w:author="Windows User" w:date="2015-10-30T08:56:00Z" w:initials="WU">
    <w:p w14:paraId="255EEE9F" w14:textId="77777777" w:rsidR="00A534EB" w:rsidRDefault="00A534EB">
      <w:pPr>
        <w:pStyle w:val="CommentText"/>
      </w:pPr>
      <w:r>
        <w:rPr>
          <w:rStyle w:val="CommentReference"/>
        </w:rPr>
        <w:annotationRef/>
      </w:r>
      <w:r>
        <w:t>Is abouna going by a different version of the Coptic?</w:t>
      </w:r>
    </w:p>
    <w:p w14:paraId="45F504BB" w14:textId="77777777" w:rsidR="00A534EB" w:rsidRDefault="00A534EB">
      <w:pPr>
        <w:pStyle w:val="CommentText"/>
      </w:pPr>
    </w:p>
  </w:comment>
  <w:comment w:id="1450" w:author="Windows User" w:date="2015-10-30T08:56:00Z" w:initials="WU">
    <w:p w14:paraId="63C351E6" w14:textId="77777777" w:rsidR="00A534EB" w:rsidRDefault="00A534EB">
      <w:pPr>
        <w:pStyle w:val="CommentText"/>
      </w:pPr>
      <w:r>
        <w:rPr>
          <w:rStyle w:val="CommentReference"/>
        </w:rPr>
        <w:annotationRef/>
      </w:r>
      <w:r>
        <w:t>Praise and victory doesn’t make sense.</w:t>
      </w:r>
    </w:p>
  </w:comment>
  <w:comment w:id="1452" w:author="Windows User" w:date="2015-10-30T08:56:00Z" w:initials="WU">
    <w:p w14:paraId="5729C7D5" w14:textId="77777777" w:rsidR="00A534EB" w:rsidRDefault="00A534EB">
      <w:pPr>
        <w:pStyle w:val="CommentText"/>
      </w:pPr>
      <w:r>
        <w:rPr>
          <w:rStyle w:val="CommentReference"/>
        </w:rPr>
        <w:annotationRef/>
      </w:r>
      <w:r>
        <w:t>Godhead?</w:t>
      </w:r>
    </w:p>
  </w:comment>
  <w:comment w:id="1461" w:author="Windows User" w:date="2015-10-30T08:56:00Z" w:initials="WU">
    <w:p w14:paraId="78E42A11" w14:textId="77777777" w:rsidR="00A534EB" w:rsidRDefault="00A534EB">
      <w:pPr>
        <w:pStyle w:val="CommentText"/>
      </w:pPr>
      <w:r>
        <w:rPr>
          <w:rStyle w:val="CommentReference"/>
        </w:rPr>
        <w:annotationRef/>
      </w:r>
      <w:r>
        <w:t>Establish?</w:t>
      </w:r>
    </w:p>
  </w:comment>
  <w:comment w:id="1462" w:author="Windows User" w:date="2015-10-30T08:56:00Z" w:initials="WU">
    <w:p w14:paraId="642EB965" w14:textId="77777777" w:rsidR="00A534EB" w:rsidRDefault="00A534EB">
      <w:pPr>
        <w:pStyle w:val="CommentText"/>
      </w:pPr>
      <w:r>
        <w:rPr>
          <w:rStyle w:val="CommentReference"/>
        </w:rPr>
        <w:annotationRef/>
      </w:r>
      <w:r>
        <w:t>Check another source… missing puncuation</w:t>
      </w:r>
    </w:p>
  </w:comment>
  <w:comment w:id="1463" w:author="Windows User" w:date="2015-10-30T08:56:00Z" w:initials="WU">
    <w:p w14:paraId="6F8B5532" w14:textId="77777777" w:rsidR="00A534EB" w:rsidRDefault="00A534EB">
      <w:pPr>
        <w:pStyle w:val="CommentText"/>
      </w:pPr>
      <w:r>
        <w:rPr>
          <w:rStyle w:val="CommentReference"/>
        </w:rPr>
        <w:annotationRef/>
      </w:r>
      <w:r>
        <w:t>Worked?</w:t>
      </w:r>
    </w:p>
  </w:comment>
  <w:comment w:id="1464" w:author="Windows User" w:date="2015-10-30T08:56:00Z" w:initials="WU">
    <w:p w14:paraId="4F504285" w14:textId="77777777" w:rsidR="00A534EB" w:rsidRDefault="00A534EB">
      <w:pPr>
        <w:pStyle w:val="CommentText"/>
      </w:pPr>
      <w:r>
        <w:rPr>
          <w:rStyle w:val="CommentReference"/>
        </w:rPr>
        <w:annotationRef/>
      </w:r>
      <w:r>
        <w:t>Thrice holy or Trisagion?</w:t>
      </w:r>
    </w:p>
  </w:comment>
  <w:comment w:id="1466" w:author="Windows User" w:date="2015-10-30T08:56:00Z" w:initials="WU">
    <w:p w14:paraId="5514BCC2" w14:textId="77777777" w:rsidR="00A534EB" w:rsidRPr="00745B45" w:rsidRDefault="00A534E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7" w:author="Windows User" w:date="2015-10-30T08:56:00Z" w:initials="WU">
    <w:p w14:paraId="179A5384" w14:textId="77777777" w:rsidR="00A534EB" w:rsidRDefault="00A534EB">
      <w:pPr>
        <w:pStyle w:val="CommentText"/>
      </w:pPr>
      <w:r>
        <w:rPr>
          <w:rStyle w:val="CommentReference"/>
        </w:rPr>
        <w:annotationRef/>
      </w:r>
      <w:r>
        <w:t>Right translation?</w:t>
      </w:r>
    </w:p>
  </w:comment>
  <w:comment w:id="1469" w:author="Windows User" w:date="2015-10-30T08:56:00Z" w:initials="WU">
    <w:p w14:paraId="1682BE28" w14:textId="77777777" w:rsidR="00A534EB" w:rsidRDefault="00A534EB">
      <w:pPr>
        <w:pStyle w:val="CommentText"/>
      </w:pPr>
      <w:r>
        <w:rPr>
          <w:rStyle w:val="CommentReference"/>
        </w:rPr>
        <w:annotationRef/>
      </w:r>
      <w:r>
        <w:t>What does this mean?</w:t>
      </w:r>
    </w:p>
  </w:comment>
  <w:comment w:id="1470" w:author="Windows User" w:date="2015-10-30T08:56:00Z" w:initials="WU">
    <w:p w14:paraId="30C5B7C9" w14:textId="77777777" w:rsidR="00A534EB" w:rsidRDefault="00A534EB">
      <w:pPr>
        <w:pStyle w:val="CommentText"/>
      </w:pPr>
      <w:r>
        <w:rPr>
          <w:rStyle w:val="CommentReference"/>
        </w:rPr>
        <w:annotationRef/>
      </w:r>
      <w:r>
        <w:t>To the end?</w:t>
      </w:r>
    </w:p>
  </w:comment>
  <w:comment w:id="1475" w:author="Windows User" w:date="2015-10-30T08:56:00Z" w:initials="WU">
    <w:p w14:paraId="2C2856CA" w14:textId="77777777" w:rsidR="00A534EB" w:rsidRDefault="00A534EB">
      <w:pPr>
        <w:pStyle w:val="CommentText"/>
      </w:pPr>
      <w:r>
        <w:rPr>
          <w:rStyle w:val="CommentReference"/>
        </w:rPr>
        <w:annotationRef/>
      </w:r>
      <w:r>
        <w:t>Or freedom?</w:t>
      </w:r>
    </w:p>
  </w:comment>
  <w:comment w:id="1476" w:author="Windows User" w:date="2015-10-30T08:56:00Z" w:initials="WU">
    <w:p w14:paraId="229642C6" w14:textId="77777777" w:rsidR="00A534EB" w:rsidRDefault="00A534EB">
      <w:pPr>
        <w:pStyle w:val="CommentText"/>
      </w:pPr>
      <w:r>
        <w:rPr>
          <w:rStyle w:val="CommentReference"/>
        </w:rPr>
        <w:annotationRef/>
      </w:r>
      <w:r>
        <w:t>Or establish?</w:t>
      </w:r>
    </w:p>
  </w:comment>
  <w:comment w:id="1484" w:author="Windows User" w:date="2015-10-30T08:56:00Z" w:initials="WU">
    <w:p w14:paraId="798C7307" w14:textId="77777777" w:rsidR="00A534EB" w:rsidRDefault="00A534EB">
      <w:pPr>
        <w:pStyle w:val="CommentText"/>
      </w:pPr>
      <w:r>
        <w:rPr>
          <w:rStyle w:val="CommentReference"/>
        </w:rPr>
        <w:annotationRef/>
      </w:r>
      <w:r>
        <w:t>Is this the correct date?</w:t>
      </w:r>
    </w:p>
  </w:comment>
  <w:comment w:id="1577" w:author="Windows User" w:date="2015-10-30T08:56:00Z" w:initials="WU">
    <w:p w14:paraId="1C25D03A" w14:textId="77777777" w:rsidR="00A534EB" w:rsidRDefault="00A534EB">
      <w:pPr>
        <w:pStyle w:val="CommentText"/>
      </w:pPr>
      <w:r>
        <w:rPr>
          <w:rStyle w:val="CommentReference"/>
        </w:rPr>
        <w:annotationRef/>
      </w:r>
      <w:r>
        <w:t>Can this be reworded?</w:t>
      </w:r>
    </w:p>
  </w:comment>
  <w:comment w:id="1579" w:author="Windows User" w:date="2015-10-30T08:56:00Z" w:initials="WU">
    <w:p w14:paraId="71B1FE22" w14:textId="77777777" w:rsidR="00A534EB" w:rsidRDefault="00A534EB">
      <w:pPr>
        <w:pStyle w:val="CommentText"/>
      </w:pPr>
      <w:r>
        <w:rPr>
          <w:rStyle w:val="CommentReference"/>
        </w:rPr>
        <w:annotationRef/>
      </w:r>
      <w:r>
        <w:t>Check other books for alternate word here.</w:t>
      </w:r>
    </w:p>
  </w:comment>
  <w:comment w:id="1580" w:author="Windows User" w:date="2015-10-30T08:56:00Z" w:initials="WU">
    <w:p w14:paraId="546F5FFA" w14:textId="77777777" w:rsidR="00A534EB" w:rsidRDefault="00A534EB">
      <w:pPr>
        <w:pStyle w:val="CommentText"/>
      </w:pPr>
      <w:r>
        <w:rPr>
          <w:rStyle w:val="CommentReference"/>
        </w:rPr>
        <w:annotationRef/>
      </w:r>
      <w:r>
        <w:t>Nations or peoples?</w:t>
      </w:r>
    </w:p>
  </w:comment>
  <w:comment w:id="1581" w:author="Windows User" w:date="2015-10-30T08:56:00Z" w:initials="WU">
    <w:p w14:paraId="4FC1DCF3" w14:textId="77777777" w:rsidR="00A534EB" w:rsidRDefault="00A534EB">
      <w:pPr>
        <w:pStyle w:val="CommentText"/>
      </w:pPr>
      <w:r>
        <w:rPr>
          <w:rStyle w:val="CommentReference"/>
        </w:rPr>
        <w:annotationRef/>
      </w:r>
      <w:r>
        <w:t>Burned or consumed?</w:t>
      </w:r>
    </w:p>
  </w:comment>
  <w:comment w:id="1582" w:author="Windows User" w:date="2015-10-30T08:56:00Z" w:initials="WU">
    <w:p w14:paraId="5B463C07" w14:textId="77777777" w:rsidR="00A534EB" w:rsidRDefault="00A534EB">
      <w:pPr>
        <w:pStyle w:val="CommentText"/>
      </w:pPr>
      <w:r>
        <w:rPr>
          <w:rStyle w:val="CommentReference"/>
        </w:rPr>
        <w:annotationRef/>
      </w:r>
      <w:r>
        <w:t>?</w:t>
      </w:r>
    </w:p>
  </w:comment>
  <w:comment w:id="1583" w:author="Windows User" w:date="2015-10-30T08:56:00Z" w:initials="WU">
    <w:p w14:paraId="3079CC02" w14:textId="77777777" w:rsidR="00A534EB" w:rsidRPr="00745B45" w:rsidRDefault="00A534E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4" w:author="Windows User" w:date="2015-10-30T08:56:00Z" w:initials="WU">
    <w:p w14:paraId="4B943F0B" w14:textId="77777777" w:rsidR="00A534EB" w:rsidRDefault="00A534EB">
      <w:pPr>
        <w:pStyle w:val="CommentText"/>
      </w:pPr>
      <w:r>
        <w:rPr>
          <w:rStyle w:val="CommentReference"/>
        </w:rPr>
        <w:annotationRef/>
      </w:r>
      <w:r>
        <w:t>Synaxarium has St. James dying twice… likely one of them should be St. John!</w:t>
      </w:r>
    </w:p>
  </w:comment>
  <w:comment w:id="1627" w:author="Windows User" w:date="2015-10-30T08:56:00Z" w:initials="WU">
    <w:p w14:paraId="11436C6E" w14:textId="77777777" w:rsidR="00A534EB" w:rsidRDefault="00A534EB">
      <w:pPr>
        <w:pStyle w:val="CommentText"/>
      </w:pPr>
      <w:r>
        <w:rPr>
          <w:rStyle w:val="CommentReference"/>
        </w:rPr>
        <w:annotationRef/>
      </w:r>
      <w:r>
        <w:t>Ramez says print synacarium may have him in july</w:t>
      </w:r>
    </w:p>
  </w:comment>
  <w:comment w:id="1638" w:author="Windows User" w:date="2015-10-30T08:56:00Z" w:initials="WU">
    <w:p w14:paraId="62A36CDC" w14:textId="77777777" w:rsidR="00A534EB" w:rsidRDefault="00A534EB">
      <w:pPr>
        <w:pStyle w:val="CommentText"/>
      </w:pPr>
      <w:r>
        <w:rPr>
          <w:rStyle w:val="CommentReference"/>
        </w:rPr>
        <w:annotationRef/>
      </w:r>
      <w:r>
        <w:t>Approached? What does this vs mean?</w:t>
      </w:r>
    </w:p>
  </w:comment>
  <w:comment w:id="1639" w:author="Windows User" w:date="2015-10-30T08:56:00Z" w:initials="WU">
    <w:p w14:paraId="329416E7" w14:textId="77777777" w:rsidR="00A534EB" w:rsidRPr="00745B45" w:rsidRDefault="00A534E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5" w:author="Windows User" w:date="2015-10-30T08:56:00Z" w:initials="WU">
    <w:p w14:paraId="763F73BB" w14:textId="77777777" w:rsidR="00A534EB" w:rsidRDefault="00A534EB">
      <w:pPr>
        <w:pStyle w:val="CommentText"/>
      </w:pPr>
      <w:r>
        <w:rPr>
          <w:rStyle w:val="CommentReference"/>
        </w:rPr>
        <w:annotationRef/>
      </w:r>
      <w:r>
        <w:t>Thoughts?</w:t>
      </w:r>
    </w:p>
  </w:comment>
  <w:comment w:id="1666" w:author="Windows User" w:date="2015-10-30T08:56:00Z" w:initials="WU">
    <w:p w14:paraId="7B47C8A3" w14:textId="77777777" w:rsidR="00A534EB" w:rsidRDefault="00A534EB">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1" w:author="Windows User" w:date="2015-10-30T08:56:00Z" w:initials="WU">
    <w:p w14:paraId="0BE9113A" w14:textId="77777777" w:rsidR="00A534EB" w:rsidRDefault="00A534EB">
      <w:pPr>
        <w:pStyle w:val="CommentText"/>
      </w:pPr>
      <w:r>
        <w:rPr>
          <w:rStyle w:val="CommentReference"/>
        </w:rPr>
        <w:annotationRef/>
      </w:r>
      <w:r>
        <w:t>Completely different.</w:t>
      </w:r>
    </w:p>
  </w:comment>
  <w:comment w:id="1702" w:author="Windows User" w:date="2015-10-30T08:56:00Z" w:initials="WU">
    <w:p w14:paraId="074682DD" w14:textId="77777777" w:rsidR="00A534EB" w:rsidRDefault="00A534EB">
      <w:pPr>
        <w:pStyle w:val="CommentText"/>
      </w:pPr>
      <w:r>
        <w:rPr>
          <w:rStyle w:val="CommentReference"/>
        </w:rPr>
        <w:annotationRef/>
      </w:r>
      <w:r>
        <w:t>With or in?</w:t>
      </w:r>
    </w:p>
  </w:comment>
  <w:comment w:id="1703" w:author="Windows User" w:date="2015-10-30T08:56:00Z" w:initials="WU">
    <w:p w14:paraId="371712E1" w14:textId="77777777" w:rsidR="00A534EB" w:rsidRDefault="00A534EB">
      <w:pPr>
        <w:pStyle w:val="CommentText"/>
      </w:pPr>
      <w:r>
        <w:rPr>
          <w:rStyle w:val="CommentReference"/>
        </w:rPr>
        <w:annotationRef/>
      </w:r>
    </w:p>
  </w:comment>
  <w:comment w:id="1704" w:author="Windows User" w:date="2015-10-30T08:56:00Z" w:initials="WU">
    <w:p w14:paraId="0B3C1D3B" w14:textId="77777777" w:rsidR="00A534EB" w:rsidRDefault="00A534EB">
      <w:pPr>
        <w:pStyle w:val="CommentText"/>
      </w:pPr>
      <w:r>
        <w:rPr>
          <w:rStyle w:val="CommentReference"/>
        </w:rPr>
        <w:annotationRef/>
      </w:r>
      <w:r>
        <w:t>Sound or voice?</w:t>
      </w:r>
    </w:p>
  </w:comment>
  <w:comment w:id="1706" w:author="Windows User" w:date="2015-10-30T08:56:00Z" w:initials="WU">
    <w:p w14:paraId="1C3A0B98" w14:textId="77777777" w:rsidR="00A534EB" w:rsidRDefault="00A534EB">
      <w:pPr>
        <w:pStyle w:val="CommentText"/>
      </w:pPr>
      <w:r>
        <w:rPr>
          <w:rStyle w:val="CommentReference"/>
        </w:rPr>
        <w:annotationRef/>
      </w:r>
      <w:r>
        <w:t>Open to suggetions.</w:t>
      </w:r>
    </w:p>
  </w:comment>
  <w:comment w:id="1707" w:author="Windows User" w:date="2015-10-30T08:56:00Z" w:initials="WU">
    <w:p w14:paraId="79DB91AB" w14:textId="77777777" w:rsidR="00A534EB" w:rsidRDefault="00A534EB">
      <w:pPr>
        <w:pStyle w:val="CommentText"/>
      </w:pPr>
      <w:r>
        <w:rPr>
          <w:rStyle w:val="CommentReference"/>
        </w:rPr>
        <w:annotationRef/>
      </w:r>
      <w:r>
        <w:t>Before?</w:t>
      </w:r>
    </w:p>
  </w:comment>
  <w:comment w:id="1708" w:author="Windows User" w:date="2015-10-30T08:56:00Z" w:initials="WU">
    <w:p w14:paraId="777049F3" w14:textId="77777777" w:rsidR="00A534EB" w:rsidRDefault="00A534EB">
      <w:pPr>
        <w:pStyle w:val="CommentText"/>
      </w:pPr>
      <w:r>
        <w:rPr>
          <w:rStyle w:val="CommentReference"/>
        </w:rPr>
        <w:annotationRef/>
      </w:r>
      <w:r>
        <w:t>Nations?</w:t>
      </w:r>
    </w:p>
  </w:comment>
  <w:comment w:id="1709" w:author="Windows User" w:date="2015-10-30T08:56:00Z" w:initials="WU">
    <w:p w14:paraId="29D1E0CC" w14:textId="77777777" w:rsidR="00A534EB" w:rsidRDefault="00A534EB">
      <w:pPr>
        <w:pStyle w:val="CommentText"/>
      </w:pPr>
      <w:r>
        <w:rPr>
          <w:rStyle w:val="CommentReference"/>
        </w:rPr>
        <w:annotationRef/>
      </w:r>
      <w:r>
        <w:t>?</w:t>
      </w:r>
    </w:p>
  </w:comment>
  <w:comment w:id="1750" w:author="Windows User" w:date="2015-10-30T08:56:00Z" w:initials="WU">
    <w:p w14:paraId="73A9ACC7" w14:textId="77777777" w:rsidR="00A534EB" w:rsidRDefault="00A534EB">
      <w:pPr>
        <w:pStyle w:val="CommentText"/>
      </w:pPr>
      <w:r>
        <w:rPr>
          <w:rStyle w:val="CommentReference"/>
        </w:rPr>
        <w:annotationRef/>
      </w:r>
      <w:r>
        <w:t>?</w:t>
      </w:r>
    </w:p>
  </w:comment>
  <w:comment w:id="1757" w:author="Windows User" w:date="2015-10-30T08:56:00Z" w:initials="WU">
    <w:p w14:paraId="4F5630C0" w14:textId="77777777" w:rsidR="00A534EB" w:rsidRDefault="00A534EB">
      <w:pPr>
        <w:pStyle w:val="CommentText"/>
      </w:pPr>
      <w:r>
        <w:rPr>
          <w:rStyle w:val="CommentReference"/>
        </w:rPr>
        <w:annotationRef/>
      </w:r>
      <w:r>
        <w:t>Abba Noub, abanoub, Apa Noub, Apnoub?</w:t>
      </w:r>
    </w:p>
  </w:comment>
  <w:comment w:id="1758" w:author="Windows User" w:date="2015-10-30T08:56:00Z" w:initials="WU">
    <w:p w14:paraId="3899034D" w14:textId="77777777" w:rsidR="00A534EB" w:rsidRDefault="00A534EB">
      <w:pPr>
        <w:pStyle w:val="CommentText"/>
      </w:pPr>
      <w:r>
        <w:rPr>
          <w:rStyle w:val="CommentReference"/>
        </w:rPr>
        <w:annotationRef/>
      </w:r>
      <w:r>
        <w:t>Upright, or orthodox?</w:t>
      </w:r>
    </w:p>
  </w:comment>
  <w:comment w:id="1767" w:author="Windows User" w:date="2015-10-30T08:56:00Z" w:initials="WU">
    <w:p w14:paraId="61207ABC" w14:textId="77777777" w:rsidR="00A534EB" w:rsidRDefault="00A534EB">
      <w:pPr>
        <w:pStyle w:val="CommentText"/>
      </w:pPr>
      <w:r>
        <w:rPr>
          <w:rStyle w:val="CommentReference"/>
        </w:rPr>
        <w:annotationRef/>
      </w:r>
      <w:r>
        <w:t>Are we going with ti agia = saint and ti ethowab = the holy?</w:t>
      </w:r>
    </w:p>
  </w:comment>
  <w:comment w:id="1789" w:author="Windows User" w:date="2015-11-18T20:43:00Z" w:initials="WU">
    <w:p w14:paraId="08613E46" w14:textId="00F90E8C" w:rsidR="00A534EB" w:rsidRDefault="00A534EB">
      <w:pPr>
        <w:pStyle w:val="CommentText"/>
      </w:pPr>
      <w:r>
        <w:rPr>
          <w:rStyle w:val="CommentReference"/>
        </w:rPr>
        <w:annotationRef/>
      </w:r>
      <w:r>
        <w:t>Is this for Adam days? Or just Sundays?</w:t>
      </w:r>
    </w:p>
  </w:comment>
  <w:comment w:id="1790" w:author="Windows User" w:date="2015-11-18T20:38:00Z" w:initials="WU">
    <w:p w14:paraId="43F9C3B7" w14:textId="77777777" w:rsidR="00A534EB" w:rsidRDefault="00A534EB">
      <w:pPr>
        <w:pStyle w:val="CommentText"/>
      </w:pPr>
      <w:r>
        <w:rPr>
          <w:rStyle w:val="CommentReference"/>
        </w:rPr>
        <w:annotationRef/>
      </w:r>
      <w:r>
        <w:t>What does this mean? I feel like we put something else somewhere else</w:t>
      </w:r>
    </w:p>
  </w:comment>
  <w:comment w:id="1792" w:author="Windows User" w:date="2015-11-19T22:12:00Z" w:initials="WU">
    <w:p w14:paraId="79F037D4" w14:textId="77777777" w:rsidR="00A534EB" w:rsidRDefault="00A534EB">
      <w:pPr>
        <w:pStyle w:val="CommentText"/>
      </w:pPr>
      <w:r>
        <w:rPr>
          <w:rStyle w:val="CommentReference"/>
        </w:rPr>
        <w:annotationRef/>
      </w:r>
      <w:r>
        <w:t>Theotokos forever, or ever-Theotokos?</w:t>
      </w:r>
    </w:p>
  </w:comment>
  <w:comment w:id="1793" w:author="Windows User" w:date="2015-11-19T22:12:00Z" w:initials="WU">
    <w:p w14:paraId="7E2C6DDB" w14:textId="77777777" w:rsidR="00A534EB" w:rsidRDefault="00A534EB">
      <w:pPr>
        <w:pStyle w:val="CommentText"/>
      </w:pPr>
      <w:r>
        <w:rPr>
          <w:rStyle w:val="CommentReference"/>
        </w:rPr>
        <w:annotationRef/>
      </w:r>
      <w:r>
        <w:t>What does this mean?</w:t>
      </w:r>
    </w:p>
  </w:comment>
  <w:comment w:id="1794" w:author="Windows User" w:date="2015-11-19T22:12:00Z" w:initials="WU">
    <w:p w14:paraId="71146019" w14:textId="77777777" w:rsidR="00A534EB" w:rsidRDefault="00A534EB">
      <w:pPr>
        <w:pStyle w:val="CommentText"/>
      </w:pPr>
      <w:r>
        <w:rPr>
          <w:rStyle w:val="CommentReference"/>
        </w:rPr>
        <w:annotationRef/>
      </w:r>
      <w:r>
        <w:t>What does this mean?</w:t>
      </w:r>
    </w:p>
  </w:comment>
  <w:comment w:id="1795" w:author="Windows User" w:date="2015-11-19T22:12:00Z" w:initials="WU">
    <w:p w14:paraId="24E4F57A" w14:textId="77777777" w:rsidR="00A534EB" w:rsidRDefault="00A534EB">
      <w:pPr>
        <w:pStyle w:val="CommentText"/>
      </w:pPr>
      <w:r>
        <w:rPr>
          <w:rStyle w:val="CommentReference"/>
        </w:rPr>
        <w:annotationRef/>
      </w:r>
      <w:r>
        <w:t>Praying or interceding?</w:t>
      </w:r>
    </w:p>
  </w:comment>
  <w:comment w:id="1813" w:author="Windows User" w:date="2015-10-30T08:56:00Z" w:initials="WU">
    <w:p w14:paraId="36116F5D" w14:textId="77777777" w:rsidR="00A534EB" w:rsidRPr="00745B45" w:rsidRDefault="00A534E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4" w:author="Windows User" w:date="2015-10-30T08:56:00Z" w:initials="WU">
    <w:p w14:paraId="55EA204B" w14:textId="77777777" w:rsidR="00A534EB" w:rsidRDefault="00A534EB">
      <w:pPr>
        <w:pStyle w:val="CommentText"/>
      </w:pPr>
      <w:r>
        <w:rPr>
          <w:rStyle w:val="CommentReference"/>
        </w:rPr>
        <w:annotationRef/>
      </w:r>
      <w:r>
        <w:t>Typo?</w:t>
      </w:r>
    </w:p>
  </w:comment>
  <w:comment w:id="1824" w:author="Brett Slote" w:date="2016-05-06T20:19:00Z" w:initials="BS">
    <w:p w14:paraId="2A94C5D4" w14:textId="77777777" w:rsidR="00A534EB" w:rsidRDefault="00A534EB" w:rsidP="00513E2D">
      <w:pPr>
        <w:pStyle w:val="CommentText"/>
      </w:pPr>
      <w:r>
        <w:rPr>
          <w:rStyle w:val="CommentReference"/>
        </w:rPr>
        <w:annotationRef/>
      </w:r>
      <w:r>
        <w:t>Check that this and next aren’t 101</w:t>
      </w:r>
    </w:p>
  </w:comment>
  <w:comment w:id="1880" w:author="Windows User" w:date="2015-10-30T08:56:00Z" w:initials="WU">
    <w:p w14:paraId="11E5D177" w14:textId="77777777" w:rsidR="00A534EB" w:rsidRPr="00745B45" w:rsidRDefault="00A534E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2" w:author="Windows User" w:date="2015-10-30T08:56:00Z" w:initials="WU">
    <w:p w14:paraId="38A16B24" w14:textId="77777777" w:rsidR="00A534EB" w:rsidRDefault="00A534EB">
      <w:pPr>
        <w:pStyle w:val="CommentText"/>
      </w:pPr>
      <w:r>
        <w:rPr>
          <w:rStyle w:val="CommentReference"/>
        </w:rPr>
        <w:annotationRef/>
      </w:r>
      <w:r>
        <w:t>What does the Coptic say?</w:t>
      </w:r>
    </w:p>
  </w:comment>
  <w:comment w:id="1883" w:author="Windows User" w:date="2015-10-30T08:56:00Z" w:initials="WU">
    <w:p w14:paraId="239824AA" w14:textId="77777777" w:rsidR="00A534EB" w:rsidRDefault="00A534EB">
      <w:pPr>
        <w:pStyle w:val="CommentText"/>
      </w:pPr>
      <w:r>
        <w:rPr>
          <w:rStyle w:val="CommentReference"/>
        </w:rPr>
        <w:annotationRef/>
      </w:r>
      <w:r>
        <w:t>What is being quoted? 2Cor 5?</w:t>
      </w:r>
    </w:p>
  </w:comment>
  <w:comment w:id="1886" w:author="Windows User" w:date="2015-10-30T08:56:00Z" w:initials="WU">
    <w:p w14:paraId="1EC34668" w14:textId="77777777" w:rsidR="00A534EB" w:rsidRDefault="00A534EB">
      <w:pPr>
        <w:pStyle w:val="CommentText"/>
      </w:pPr>
      <w:r>
        <w:rPr>
          <w:rStyle w:val="CommentReference"/>
        </w:rPr>
        <w:annotationRef/>
      </w:r>
      <w:r>
        <w:t>This is clearly a late composition, bastardizing other hymns. “our father in heaven, the sinless one, with your good father…” right.</w:t>
      </w:r>
    </w:p>
  </w:comment>
  <w:comment w:id="1887" w:author="Windows User" w:date="2015-10-30T08:56:00Z" w:initials="WU">
    <w:p w14:paraId="4470C38C" w14:textId="77777777" w:rsidR="00A534EB" w:rsidRDefault="00A534EB">
      <w:pPr>
        <w:pStyle w:val="CommentText"/>
      </w:pPr>
      <w:r>
        <w:rPr>
          <w:rStyle w:val="CommentReference"/>
        </w:rPr>
        <w:annotationRef/>
      </w:r>
      <w:r>
        <w:t>Coptic is different from previous verse. What should English be?</w:t>
      </w:r>
    </w:p>
  </w:comment>
  <w:comment w:id="1888" w:author="Windows User" w:date="2015-10-30T08:56:00Z" w:initials="WU">
    <w:p w14:paraId="350A9B71" w14:textId="77777777" w:rsidR="00A534EB" w:rsidRDefault="00A534EB">
      <w:pPr>
        <w:pStyle w:val="CommentText"/>
      </w:pPr>
      <w:r>
        <w:rPr>
          <w:rStyle w:val="CommentReference"/>
        </w:rPr>
        <w:annotationRef/>
      </w:r>
      <w:r>
        <w:t>Or athletes? Or athletic martyrs?</w:t>
      </w:r>
    </w:p>
  </w:comment>
  <w:comment w:id="1889" w:author="Windows User" w:date="2015-10-30T08:56:00Z" w:initials="WU">
    <w:p w14:paraId="72F9FFC3" w14:textId="77777777" w:rsidR="00A534EB" w:rsidRDefault="00A534EB">
      <w:pPr>
        <w:pStyle w:val="CommentText"/>
      </w:pPr>
      <w:r>
        <w:rPr>
          <w:rStyle w:val="CommentReference"/>
        </w:rPr>
        <w:annotationRef/>
      </w:r>
      <w:r>
        <w:t>Or of the martyrs?</w:t>
      </w:r>
    </w:p>
  </w:comment>
  <w:comment w:id="1890" w:author="Windows User" w:date="2015-10-30T08:56:00Z" w:initials="WU">
    <w:p w14:paraId="7BD5C124" w14:textId="77777777" w:rsidR="00A534EB" w:rsidRDefault="00A534EB">
      <w:pPr>
        <w:pStyle w:val="CommentText"/>
      </w:pPr>
      <w:r>
        <w:rPr>
          <w:rStyle w:val="CommentReference"/>
        </w:rPr>
        <w:annotationRef/>
      </w:r>
      <w:r>
        <w:t>Carries or lifts?</w:t>
      </w:r>
    </w:p>
  </w:comment>
  <w:comment w:id="1891" w:author="Windows User" w:date="2015-10-30T08:56:00Z" w:initials="WU">
    <w:p w14:paraId="525F7218" w14:textId="77777777" w:rsidR="00A534EB" w:rsidRDefault="00A534EB">
      <w:pPr>
        <w:pStyle w:val="CommentText"/>
      </w:pPr>
      <w:r>
        <w:rPr>
          <w:rStyle w:val="CommentReference"/>
        </w:rPr>
        <w:annotationRef/>
      </w:r>
      <w:r>
        <w:t>Churches?</w:t>
      </w:r>
    </w:p>
    <w:p w14:paraId="32A8F1D7" w14:textId="77777777" w:rsidR="00A534EB" w:rsidRDefault="00A534EB">
      <w:pPr>
        <w:pStyle w:val="CommentText"/>
      </w:pPr>
    </w:p>
  </w:comment>
  <w:comment w:id="1892" w:author="Windows User" w:date="2015-10-30T08:56:00Z" w:initials="WU">
    <w:p w14:paraId="165286E5" w14:textId="77777777" w:rsidR="00A534EB" w:rsidRDefault="00A534EB">
      <w:pPr>
        <w:pStyle w:val="CommentText"/>
      </w:pPr>
      <w:r>
        <w:rPr>
          <w:rStyle w:val="CommentReference"/>
        </w:rPr>
        <w:annotationRef/>
      </w:r>
      <w:r>
        <w:t>End?</w:t>
      </w:r>
    </w:p>
  </w:comment>
  <w:comment w:id="1902" w:author="Windows User" w:date="2015-10-30T08:56:00Z" w:initials="WU">
    <w:p w14:paraId="770DC519" w14:textId="77777777" w:rsidR="00A534EB" w:rsidRDefault="00A534EB">
      <w:pPr>
        <w:pStyle w:val="CommentText"/>
      </w:pPr>
      <w:r>
        <w:rPr>
          <w:rStyle w:val="CommentReference"/>
        </w:rPr>
        <w:annotationRef/>
      </w:r>
      <w:r>
        <w:t>Or full stop. You are worthy of the glory,</w:t>
      </w:r>
    </w:p>
  </w:comment>
  <w:comment w:id="1908" w:author="Windows User" w:date="2015-10-30T08:56:00Z" w:initials="WU">
    <w:p w14:paraId="664F3BFA" w14:textId="77777777" w:rsidR="00A534EB" w:rsidRDefault="00A534EB">
      <w:pPr>
        <w:pStyle w:val="CommentText"/>
      </w:pPr>
      <w:r>
        <w:rPr>
          <w:rStyle w:val="CommentReference"/>
        </w:rPr>
        <w:annotationRef/>
      </w:r>
      <w:r>
        <w:t>?</w:t>
      </w:r>
    </w:p>
  </w:comment>
  <w:comment w:id="1911" w:author="Windows User" w:date="2015-10-30T08:56:00Z" w:initials="WU">
    <w:p w14:paraId="08BCD53E" w14:textId="77777777" w:rsidR="00A534EB" w:rsidRDefault="00A534EB">
      <w:pPr>
        <w:pStyle w:val="CommentText"/>
      </w:pPr>
      <w:r>
        <w:rPr>
          <w:rStyle w:val="CommentReference"/>
        </w:rPr>
        <w:annotationRef/>
      </w:r>
      <w:r>
        <w:t>Is? Or will be? Exalted, or highly exalted?</w:t>
      </w:r>
    </w:p>
  </w:comment>
  <w:comment w:id="1913" w:author="Windows User" w:date="2015-10-30T08:56:00Z" w:initials="WU">
    <w:p w14:paraId="4F4D62D2" w14:textId="77777777" w:rsidR="00A534EB" w:rsidRDefault="00A534EB">
      <w:pPr>
        <w:pStyle w:val="CommentText"/>
      </w:pPr>
      <w:r>
        <w:rPr>
          <w:rStyle w:val="CommentReference"/>
        </w:rPr>
        <w:annotationRef/>
      </w:r>
      <w:r>
        <w:t>Bring or offer</w:t>
      </w:r>
    </w:p>
  </w:comment>
  <w:comment w:id="1914" w:author="Windows User" w:date="2015-10-30T08:56:00Z" w:initials="WU">
    <w:p w14:paraId="66D4EE13" w14:textId="77777777" w:rsidR="00A534EB" w:rsidRDefault="00A534EB">
      <w:pPr>
        <w:pStyle w:val="CommentText"/>
      </w:pPr>
      <w:r>
        <w:rPr>
          <w:rStyle w:val="CommentReference"/>
        </w:rPr>
        <w:annotationRef/>
      </w:r>
      <w:r>
        <w:t>Spelling?</w:t>
      </w:r>
    </w:p>
  </w:comment>
  <w:comment w:id="1920" w:author="Windows User" w:date="2015-11-17T22:12:00Z" w:initials="WU">
    <w:p w14:paraId="412F0631" w14:textId="77777777" w:rsidR="00A534EB" w:rsidRDefault="00A534EB">
      <w:pPr>
        <w:pStyle w:val="CommentText"/>
      </w:pPr>
      <w:r>
        <w:rPr>
          <w:rStyle w:val="CommentReference"/>
        </w:rPr>
        <w:annotationRef/>
      </w:r>
      <w:r>
        <w:t>Literally trampled, right? Or crushed?</w:t>
      </w:r>
    </w:p>
  </w:comment>
  <w:comment w:id="1921" w:author="Windows User" w:date="2015-11-17T22:12:00Z" w:initials="WU">
    <w:p w14:paraId="135DCC31" w14:textId="77777777" w:rsidR="00A534EB" w:rsidRDefault="00A534EB">
      <w:pPr>
        <w:pStyle w:val="CommentText"/>
      </w:pPr>
      <w:r>
        <w:rPr>
          <w:rStyle w:val="CommentReference"/>
        </w:rPr>
        <w:annotationRef/>
      </w:r>
      <w:r>
        <w:t>Authority? Might? Reign?</w:t>
      </w:r>
    </w:p>
  </w:comment>
  <w:comment w:id="1924" w:author="Windows User" w:date="2015-10-30T08:56:00Z" w:initials="WU">
    <w:p w14:paraId="11BE3C4D" w14:textId="77777777" w:rsidR="00A534EB" w:rsidRDefault="00A534EB">
      <w:pPr>
        <w:pStyle w:val="CommentText"/>
      </w:pPr>
      <w:r>
        <w:rPr>
          <w:rStyle w:val="CommentReference"/>
        </w:rPr>
        <w:annotationRef/>
      </w:r>
      <w:r>
        <w:t>Name or Holy Name?</w:t>
      </w:r>
    </w:p>
  </w:comment>
  <w:comment w:id="1934" w:author="Windows User" w:date="2015-10-30T08:56:00Z" w:initials="WU">
    <w:p w14:paraId="4A1C10F1" w14:textId="77777777" w:rsidR="00A534EB" w:rsidRDefault="00A534EB">
      <w:pPr>
        <w:pStyle w:val="CommentText"/>
      </w:pPr>
      <w:r>
        <w:rPr>
          <w:rStyle w:val="CommentReference"/>
        </w:rPr>
        <w:annotationRef/>
      </w:r>
      <w:r>
        <w:t>Christ or Jesus Christ?</w:t>
      </w:r>
    </w:p>
  </w:comment>
  <w:comment w:id="1940" w:author="Windows User" w:date="2015-10-30T08:56:00Z" w:initials="WU">
    <w:p w14:paraId="31C2C585" w14:textId="77777777" w:rsidR="00A534EB" w:rsidRDefault="00A534EB">
      <w:pPr>
        <w:pStyle w:val="CommentText"/>
      </w:pPr>
      <w:r>
        <w:rPr>
          <w:rStyle w:val="CommentReference"/>
        </w:rPr>
        <w:annotationRef/>
      </w:r>
      <w:r>
        <w:t>Name or Holy Name?</w:t>
      </w:r>
    </w:p>
  </w:comment>
  <w:comment w:id="1941" w:author="Windows User" w:date="2015-10-30T08:56:00Z" w:initials="WU">
    <w:p w14:paraId="18203C3C" w14:textId="77777777" w:rsidR="00A534EB" w:rsidRDefault="00A534EB">
      <w:pPr>
        <w:pStyle w:val="CommentText"/>
      </w:pPr>
      <w:r>
        <w:rPr>
          <w:rStyle w:val="CommentReference"/>
        </w:rPr>
        <w:annotationRef/>
      </w:r>
      <w:r>
        <w:t>To Him? Or by His might/power?</w:t>
      </w:r>
    </w:p>
  </w:comment>
  <w:comment w:id="1942" w:author="Windows User" w:date="2015-10-30T08:56:00Z" w:initials="WU">
    <w:p w14:paraId="27B39720" w14:textId="77777777" w:rsidR="00A534EB" w:rsidRDefault="00A534EB">
      <w:pPr>
        <w:pStyle w:val="CommentText"/>
      </w:pPr>
      <w:r>
        <w:rPr>
          <w:rStyle w:val="CommentReference"/>
        </w:rPr>
        <w:annotationRef/>
      </w:r>
      <w:r>
        <w:t>Might, or may?</w:t>
      </w:r>
    </w:p>
  </w:comment>
  <w:comment w:id="1943" w:author="Windows User" w:date="2015-10-30T08:56:00Z" w:initials="WU">
    <w:p w14:paraId="2FB96B7C" w14:textId="77777777" w:rsidR="00A534EB" w:rsidRDefault="00A534EB" w:rsidP="00F77A5B">
      <w:pPr>
        <w:pStyle w:val="CommentText"/>
      </w:pPr>
      <w:r>
        <w:rPr>
          <w:rStyle w:val="CommentReference"/>
        </w:rPr>
        <w:annotationRef/>
      </w:r>
      <w:r>
        <w:t>Christ or Jesus Christ?</w:t>
      </w:r>
    </w:p>
  </w:comment>
  <w:comment w:id="1946" w:author="Windows User" w:date="2015-10-30T08:56:00Z" w:initials="WU">
    <w:p w14:paraId="775D4B1C" w14:textId="77777777" w:rsidR="00A534EB" w:rsidRDefault="00A534EB">
      <w:pPr>
        <w:pStyle w:val="CommentText"/>
      </w:pPr>
      <w:r>
        <w:rPr>
          <w:rStyle w:val="CommentReference"/>
        </w:rPr>
        <w:annotationRef/>
      </w:r>
      <w:r>
        <w:t>Miracles?</w:t>
      </w:r>
    </w:p>
  </w:comment>
  <w:comment w:id="1952" w:author="Windows User" w:date="2015-10-30T08:56:00Z" w:initials="WU">
    <w:p w14:paraId="511773EC" w14:textId="77777777" w:rsidR="00A534EB" w:rsidRDefault="00A534EB">
      <w:pPr>
        <w:pStyle w:val="CommentText"/>
      </w:pPr>
      <w:r>
        <w:rPr>
          <w:rStyle w:val="CommentReference"/>
        </w:rPr>
        <w:annotationRef/>
      </w:r>
      <w:r>
        <w:t>Name or Holy Name?</w:t>
      </w:r>
    </w:p>
  </w:comment>
  <w:comment w:id="1953" w:author="Windows User" w:date="2015-10-30T08:56:00Z" w:initials="WU">
    <w:p w14:paraId="0BC6FD3A" w14:textId="77777777" w:rsidR="00A534EB" w:rsidRDefault="00A534EB">
      <w:pPr>
        <w:pStyle w:val="CommentText"/>
      </w:pPr>
      <w:r>
        <w:rPr>
          <w:rStyle w:val="CommentReference"/>
        </w:rPr>
        <w:annotationRef/>
      </w:r>
      <w:r>
        <w:t>To Him? Or by His might/power?</w:t>
      </w:r>
    </w:p>
  </w:comment>
  <w:comment w:id="1954" w:author="Windows User" w:date="2015-10-30T08:56:00Z" w:initials="WU">
    <w:p w14:paraId="6BED6166" w14:textId="77777777" w:rsidR="00A534EB" w:rsidRDefault="00A534EB">
      <w:pPr>
        <w:pStyle w:val="CommentText"/>
      </w:pPr>
      <w:r>
        <w:rPr>
          <w:rStyle w:val="CommentReference"/>
        </w:rPr>
        <w:annotationRef/>
      </w:r>
      <w:r>
        <w:t>Might, or may?</w:t>
      </w:r>
    </w:p>
  </w:comment>
  <w:comment w:id="1963" w:author="Windows User" w:date="2016-02-10T12:41:00Z" w:initials="WU">
    <w:p w14:paraId="1E6C57D4" w14:textId="77777777" w:rsidR="00A534EB" w:rsidRDefault="00A534EB"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49C4C" w14:textId="77777777" w:rsidR="00DE549C" w:rsidRDefault="00DE549C" w:rsidP="006D61CA">
      <w:pPr>
        <w:spacing w:after="0" w:line="240" w:lineRule="auto"/>
      </w:pPr>
      <w:r>
        <w:separator/>
      </w:r>
    </w:p>
  </w:endnote>
  <w:endnote w:type="continuationSeparator" w:id="0">
    <w:p w14:paraId="1590530B" w14:textId="77777777" w:rsidR="00DE549C" w:rsidRDefault="00DE549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Segoe UI Historic">
    <w:altName w:val="Calibri"/>
    <w:charset w:val="00"/>
    <w:family w:val="swiss"/>
    <w:pitch w:val="variable"/>
    <w:sig w:usb0="00000003" w:usb1="02000002" w:usb2="0060C080" w:usb3="00000000" w:csb0="00000001"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7DA0BC53" w:rsidR="00A534EB" w:rsidRPr="004D6538" w:rsidRDefault="00A534EB"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49349A">
      <w:rPr>
        <w:noProof/>
        <w:lang w:val="en-US"/>
      </w:rPr>
      <w:t>1044</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A534EB" w:rsidRPr="009654EE" w:rsidRDefault="00A534EB"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0151052F" w:rsidR="00A534EB" w:rsidRPr="009654EE" w:rsidRDefault="00A534EB"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9349A">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669762CE" w:rsidR="00A534EB" w:rsidRPr="006D61CA" w:rsidRDefault="00A534E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9349A">
      <w:rPr>
        <w:noProof/>
        <w:lang w:val="en-US"/>
      </w:rPr>
      <w:t>273</w:t>
    </w:r>
    <w:r w:rsidRPr="006D61CA">
      <w:rPr>
        <w:lang w:val="en-US"/>
      </w:rPr>
      <w:fldChar w:fldCharType="end"/>
    </w:r>
  </w:p>
  <w:p w14:paraId="1546C8BA" w14:textId="77777777" w:rsidR="00A534EB" w:rsidRDefault="00A534EB"/>
  <w:p w14:paraId="578F45FC" w14:textId="77777777" w:rsidR="00A534EB" w:rsidRDefault="00A534EB"/>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1D270005" w:rsidR="00A534EB" w:rsidRPr="006D61CA" w:rsidRDefault="00A534EB"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9349A">
      <w:rPr>
        <w:noProof/>
        <w:lang w:val="en-US"/>
      </w:rPr>
      <w:t>1045</w:t>
    </w:r>
    <w:r w:rsidRPr="006D61CA">
      <w:rPr>
        <w:lang w:val="en-US"/>
      </w:rPr>
      <w:fldChar w:fldCharType="end"/>
    </w:r>
  </w:p>
  <w:p w14:paraId="6E3E0469" w14:textId="77777777" w:rsidR="00A534EB" w:rsidRDefault="00A534EB"/>
  <w:p w14:paraId="5C3C24E2" w14:textId="77777777" w:rsidR="00A534EB" w:rsidRDefault="00A534E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94D281" w14:textId="77777777" w:rsidR="00DE549C" w:rsidRDefault="00DE549C" w:rsidP="006D61CA">
      <w:pPr>
        <w:spacing w:after="0" w:line="240" w:lineRule="auto"/>
      </w:pPr>
      <w:r>
        <w:separator/>
      </w:r>
    </w:p>
  </w:footnote>
  <w:footnote w:type="continuationSeparator" w:id="0">
    <w:p w14:paraId="596AB2C8" w14:textId="77777777" w:rsidR="00DE549C" w:rsidRDefault="00DE549C" w:rsidP="006D61CA">
      <w:pPr>
        <w:spacing w:after="0" w:line="240" w:lineRule="auto"/>
      </w:pPr>
      <w:r>
        <w:continuationSeparator/>
      </w:r>
    </w:p>
  </w:footnote>
  <w:footnote w:id="1">
    <w:p w14:paraId="16A75E0F" w14:textId="77777777" w:rsidR="00A534EB" w:rsidRDefault="00A534EB"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A534EB" w:rsidRDefault="00A534EB"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A534EB" w:rsidRDefault="00A534EB" w:rsidP="00F94412">
      <w:pPr>
        <w:pStyle w:val="footnote"/>
      </w:pPr>
      <w:r>
        <w:rPr>
          <w:rStyle w:val="FootnoteReference"/>
        </w:rPr>
        <w:footnoteRef/>
      </w:r>
      <w:r>
        <w:t xml:space="preserve"> [JS] or “assemblies”</w:t>
      </w:r>
    </w:p>
  </w:footnote>
  <w:footnote w:id="4">
    <w:p w14:paraId="5E4DFE5E" w14:textId="5E90AEFA" w:rsidR="00A534EB" w:rsidRPr="00926B87" w:rsidRDefault="00A534EB"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A534EB" w:rsidRDefault="00A534EB" w:rsidP="00031314">
      <w:pPr>
        <w:pStyle w:val="footnote"/>
      </w:pPr>
    </w:p>
  </w:footnote>
  <w:footnote w:id="5">
    <w:p w14:paraId="5EDE2D3A" w14:textId="77777777" w:rsidR="00A534EB" w:rsidRDefault="00A534EB"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A534EB" w:rsidRDefault="00A534EB" w:rsidP="00323889">
      <w:pPr>
        <w:pStyle w:val="footnote"/>
      </w:pPr>
      <w:r>
        <w:rPr>
          <w:rStyle w:val="FootnoteReference"/>
        </w:rPr>
        <w:footnoteRef/>
      </w:r>
      <w:r>
        <w:t xml:space="preserve"> Or “The Lord’s Annointed”</w:t>
      </w:r>
    </w:p>
  </w:footnote>
  <w:footnote w:id="7">
    <w:p w14:paraId="31BBF667" w14:textId="77777777" w:rsidR="00A534EB" w:rsidRPr="00926B87" w:rsidRDefault="00A534EB"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A534EB" w:rsidRDefault="00A534EB" w:rsidP="00441BAC">
      <w:pPr>
        <w:pStyle w:val="footnote"/>
      </w:pPr>
    </w:p>
  </w:footnote>
  <w:footnote w:id="8">
    <w:p w14:paraId="580FAEDD" w14:textId="77777777" w:rsidR="00A534EB" w:rsidRDefault="00A534EB" w:rsidP="00130E47">
      <w:pPr>
        <w:pStyle w:val="footnote"/>
      </w:pPr>
      <w:r>
        <w:rPr>
          <w:rStyle w:val="FootnoteReference"/>
        </w:rPr>
        <w:footnoteRef/>
      </w:r>
      <w:r>
        <w:t xml:space="preserve"> Or “The Lord’s Annointed”</w:t>
      </w:r>
    </w:p>
  </w:footnote>
  <w:footnote w:id="9">
    <w:p w14:paraId="74D64774" w14:textId="4A8F239B" w:rsidR="00A534EB" w:rsidRDefault="00A534EB"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A534EB" w:rsidRDefault="00A534EB"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A534EB" w:rsidRDefault="00A534EB"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A534EB" w:rsidRDefault="00A534EB" w:rsidP="00485E0C">
      <w:pPr>
        <w:pStyle w:val="footnote"/>
      </w:pPr>
      <w:r>
        <w:rPr>
          <w:rStyle w:val="FootnoteReference"/>
          <w:rFonts w:cs="@MingLiU"/>
          <w:szCs w:val="18"/>
        </w:rPr>
        <w:footnoteRef/>
      </w:r>
      <w:r w:rsidRPr="003C6041">
        <w:t>Literally, unbroken fence</w:t>
      </w:r>
    </w:p>
  </w:footnote>
  <w:footnote w:id="13">
    <w:p w14:paraId="7C2A9DE8" w14:textId="15E62972" w:rsidR="00A534EB" w:rsidRDefault="00A534EB"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A534EB" w:rsidRDefault="00A534EB"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A534EB" w:rsidRDefault="00A534EB"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A534EB" w:rsidRDefault="00A534EB"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A534EB" w:rsidRDefault="00A534EB" w:rsidP="006800D4">
      <w:pPr>
        <w:pStyle w:val="footnote"/>
      </w:pPr>
      <w:r>
        <w:rPr>
          <w:rStyle w:val="FootnoteReference"/>
        </w:rPr>
        <w:footnoteRef/>
      </w:r>
      <w:r>
        <w:t xml:space="preserve"> Or ‘Unique’</w:t>
      </w:r>
    </w:p>
  </w:footnote>
  <w:footnote w:id="18">
    <w:p w14:paraId="4D9AA31B" w14:textId="77777777" w:rsidR="00A534EB" w:rsidRDefault="00A534EB"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A534EB" w:rsidRDefault="00A534EB"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A534EB" w:rsidRDefault="00A534EB"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A534EB" w:rsidRDefault="00A534EB"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A534EB" w:rsidRDefault="00A534EB"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A534EB" w:rsidRDefault="00A534EB"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A534EB" w:rsidRDefault="00A534EB"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A534EB" w:rsidRDefault="00A534EB"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A534EB" w:rsidRPr="004A3E27" w:rsidRDefault="00A534EB"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A534EB" w:rsidRPr="004A3E27" w:rsidRDefault="00A534EB"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A534EB" w:rsidRPr="004A3E27" w:rsidRDefault="00A534EB"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A534EB" w:rsidRPr="004A3E27" w:rsidRDefault="00A534EB"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A534EB" w:rsidRDefault="00A534EB"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A534EB" w:rsidRPr="004A3E27" w:rsidRDefault="00A534EB"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A534EB" w:rsidRPr="004A3E27" w:rsidRDefault="00A534EB"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A534EB" w:rsidRPr="004A3E27" w:rsidRDefault="00A534EB"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A534EB" w:rsidRDefault="00A534EB" w:rsidP="00704CAA">
      <w:pPr>
        <w:pStyle w:val="footnote"/>
      </w:pPr>
      <w:r>
        <w:rPr>
          <w:rStyle w:val="FootnoteReference"/>
        </w:rPr>
        <w:footnoteRef/>
      </w:r>
      <w:r>
        <w:t xml:space="preserve"> [JS] or “enlarged me”</w:t>
      </w:r>
    </w:p>
  </w:footnote>
  <w:footnote w:id="35">
    <w:p w14:paraId="2E892BC6" w14:textId="77777777" w:rsidR="00A534EB" w:rsidRPr="004A3E27" w:rsidRDefault="00A534EB"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A534EB" w:rsidRPr="004A3E27" w:rsidRDefault="00A534EB"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A534EB" w:rsidRPr="004A3E27" w:rsidRDefault="00A534EB"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A534EB" w:rsidRPr="004A3E27" w:rsidRDefault="00A534EB"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A534EB" w:rsidRDefault="00A534EB" w:rsidP="00704CAA">
      <w:pPr>
        <w:pStyle w:val="footnote"/>
      </w:pPr>
      <w:r>
        <w:rPr>
          <w:rStyle w:val="FootnoteReference"/>
        </w:rPr>
        <w:footnoteRef/>
      </w:r>
      <w:r>
        <w:t xml:space="preserve"> [JS] literally, “face”</w:t>
      </w:r>
    </w:p>
  </w:footnote>
  <w:footnote w:id="40">
    <w:p w14:paraId="44D56170" w14:textId="77777777" w:rsidR="00A534EB" w:rsidRDefault="00A534EB"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A534EB" w:rsidRPr="004A3E27" w:rsidRDefault="00A534EB"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A534EB" w:rsidRPr="004A3E27" w:rsidRDefault="00A534EB"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A534EB" w:rsidRDefault="00A534EB" w:rsidP="00704CAA">
      <w:pPr>
        <w:pStyle w:val="footnote"/>
      </w:pPr>
      <w:r>
        <w:rPr>
          <w:rStyle w:val="FootnoteReference"/>
        </w:rPr>
        <w:footnoteRef/>
      </w:r>
      <w:r>
        <w:t xml:space="preserve"> [JS] or “and You will see me.”</w:t>
      </w:r>
    </w:p>
  </w:footnote>
  <w:footnote w:id="44">
    <w:p w14:paraId="0BF91212" w14:textId="77777777" w:rsidR="00A534EB" w:rsidRDefault="00A534EB" w:rsidP="00704CAA">
      <w:pPr>
        <w:pStyle w:val="footnote"/>
      </w:pPr>
      <w:r>
        <w:rPr>
          <w:rStyle w:val="FootnoteReference"/>
        </w:rPr>
        <w:footnoteRef/>
      </w:r>
      <w:r>
        <w:t xml:space="preserve"> [JS] or lawlessness</w:t>
      </w:r>
    </w:p>
  </w:footnote>
  <w:footnote w:id="45">
    <w:p w14:paraId="6D36F089" w14:textId="77777777" w:rsidR="00A534EB" w:rsidRDefault="00A534EB" w:rsidP="00704CAA">
      <w:pPr>
        <w:pStyle w:val="footnote"/>
      </w:pPr>
      <w:r>
        <w:rPr>
          <w:rStyle w:val="FootnoteReference"/>
        </w:rPr>
        <w:footnoteRef/>
      </w:r>
      <w:r>
        <w:t xml:space="preserve"> [JS] “do obeisance”, “worship”, referring to the physical act</w:t>
      </w:r>
    </w:p>
  </w:footnote>
  <w:footnote w:id="46">
    <w:p w14:paraId="6FB6BA38" w14:textId="77777777" w:rsidR="00A534EB" w:rsidRPr="004A3E27" w:rsidRDefault="00A534EB"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A534EB" w:rsidRDefault="00A534EB"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A534EB" w:rsidRPr="004A3E27" w:rsidRDefault="00A534EB"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A534EB" w:rsidRPr="004A3E27" w:rsidRDefault="00A534EB"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A534EB" w:rsidRDefault="00A534EB" w:rsidP="00704CAA">
      <w:pPr>
        <w:pStyle w:val="footnote"/>
      </w:pPr>
      <w:r>
        <w:rPr>
          <w:rStyle w:val="FootnoteReference"/>
        </w:rPr>
        <w:footnoteRef/>
      </w:r>
      <w:r>
        <w:t xml:space="preserve"> [JS] or “give thanks”. The word conveys “thankfully confess with praise”</w:t>
      </w:r>
    </w:p>
  </w:footnote>
  <w:footnote w:id="51">
    <w:p w14:paraId="42C6214A" w14:textId="77777777" w:rsidR="00A534EB" w:rsidRPr="004A3E27" w:rsidRDefault="00A534EB"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A534EB" w:rsidRDefault="00A534EB" w:rsidP="00704CAA">
      <w:pPr>
        <w:pStyle w:val="footnote"/>
      </w:pPr>
      <w:r>
        <w:rPr>
          <w:rStyle w:val="FootnoteReference"/>
        </w:rPr>
        <w:footnoteRef/>
      </w:r>
      <w:r>
        <w:t xml:space="preserve"> [JS] Fr. Lazarus and Brenton interpolate “my enemy”</w:t>
      </w:r>
    </w:p>
  </w:footnote>
  <w:footnote w:id="53">
    <w:p w14:paraId="53846296" w14:textId="77777777" w:rsidR="00A534EB" w:rsidRPr="004A3E27" w:rsidRDefault="00A534EB"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A534EB" w:rsidRPr="004A3E27" w:rsidRDefault="00A534EB" w:rsidP="00704CAA">
      <w:pPr>
        <w:pStyle w:val="footnote"/>
      </w:pPr>
      <w:r w:rsidRPr="004A3E27">
        <w:rPr>
          <w:rStyle w:val="FootnoteReference"/>
        </w:rPr>
        <w:footnoteRef/>
      </w:r>
      <w:r w:rsidRPr="004A3E27">
        <w:t xml:space="preserve"> Empties fall (Ephes. 5:18).</w:t>
      </w:r>
    </w:p>
  </w:footnote>
  <w:footnote w:id="55">
    <w:p w14:paraId="22338A3E" w14:textId="77777777" w:rsidR="00A534EB" w:rsidRPr="004A3E27" w:rsidRDefault="00A534EB"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A534EB" w:rsidRDefault="00A534EB" w:rsidP="00704CAA">
      <w:pPr>
        <w:pStyle w:val="footnote"/>
      </w:pPr>
      <w:r>
        <w:rPr>
          <w:rStyle w:val="FootnoteReference"/>
        </w:rPr>
        <w:footnoteRef/>
      </w:r>
      <w:r>
        <w:t xml:space="preserve"> [JS] Fr. Athanasius has “therefore I will return on high.”</w:t>
      </w:r>
    </w:p>
  </w:footnote>
  <w:footnote w:id="57">
    <w:p w14:paraId="17338257" w14:textId="77777777" w:rsidR="00A534EB" w:rsidRDefault="00A534EB" w:rsidP="00704CAA">
      <w:pPr>
        <w:pStyle w:val="footnote"/>
      </w:pPr>
      <w:r>
        <w:rPr>
          <w:rStyle w:val="FootnoteReference"/>
        </w:rPr>
        <w:footnoteRef/>
      </w:r>
      <w:r>
        <w:t xml:space="preserve"> [JS] or “give thanks to”, or “thankfully confess the Lord with Praise”</w:t>
      </w:r>
    </w:p>
  </w:footnote>
  <w:footnote w:id="58">
    <w:p w14:paraId="2E1C10DC" w14:textId="77777777" w:rsidR="00A534EB" w:rsidRPr="004A3E27" w:rsidRDefault="00A534EB"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A534EB" w:rsidRPr="004A3E27" w:rsidRDefault="00A534EB" w:rsidP="00704CAA">
      <w:pPr>
        <w:pStyle w:val="footnote"/>
      </w:pPr>
      <w:r w:rsidRPr="004A3E27">
        <w:rPr>
          <w:rStyle w:val="FootnoteReference"/>
        </w:rPr>
        <w:footnoteRef/>
      </w:r>
      <w:r w:rsidRPr="004A3E27">
        <w:t xml:space="preserve"> Mt. 21:16.</w:t>
      </w:r>
    </w:p>
  </w:footnote>
  <w:footnote w:id="60">
    <w:p w14:paraId="1F7D57C1" w14:textId="77777777" w:rsidR="00A534EB" w:rsidRPr="004A3E27" w:rsidRDefault="00A534EB"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A534EB" w:rsidRPr="004A3E27" w:rsidRDefault="00A534EB"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A534EB" w:rsidRDefault="00A534EB" w:rsidP="00704CAA">
      <w:pPr>
        <w:pStyle w:val="footnote"/>
      </w:pPr>
      <w:r>
        <w:rPr>
          <w:rStyle w:val="FootnoteReference"/>
        </w:rPr>
        <w:footnoteRef/>
      </w:r>
      <w:r>
        <w:t xml:space="preserve"> [JS] or “thank”, “I will thankfully confess You with praise”</w:t>
      </w:r>
    </w:p>
  </w:footnote>
  <w:footnote w:id="63">
    <w:p w14:paraId="25630743" w14:textId="77777777" w:rsidR="00A534EB" w:rsidRDefault="00A534EB" w:rsidP="00704CAA">
      <w:pPr>
        <w:pStyle w:val="footnote"/>
      </w:pPr>
      <w:r>
        <w:rPr>
          <w:rStyle w:val="FootnoteReference"/>
        </w:rPr>
        <w:footnoteRef/>
      </w:r>
      <w:r>
        <w:t xml:space="preserve"> [JS] Or, “I will confess You with thanksgiving”</w:t>
      </w:r>
    </w:p>
  </w:footnote>
  <w:footnote w:id="64">
    <w:p w14:paraId="631A6E6E" w14:textId="77777777" w:rsidR="00A534EB" w:rsidRDefault="00A534EB" w:rsidP="00704CAA">
      <w:pPr>
        <w:pStyle w:val="footnote"/>
      </w:pPr>
      <w:r>
        <w:rPr>
          <w:rStyle w:val="FootnoteReference"/>
        </w:rPr>
        <w:footnoteRef/>
      </w:r>
      <w:r>
        <w:t xml:space="preserve"> [JS] literally, “from before Your face”</w:t>
      </w:r>
    </w:p>
  </w:footnote>
  <w:footnote w:id="65">
    <w:p w14:paraId="080B4AAE" w14:textId="77777777" w:rsidR="00A534EB" w:rsidRPr="004A3E27" w:rsidRDefault="00A534EB"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A534EB" w:rsidRPr="004A3E27" w:rsidRDefault="00A534EB"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A534EB" w:rsidRPr="004A3E27" w:rsidRDefault="00A534EB"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A534EB" w:rsidRPr="004A3E27" w:rsidRDefault="00A534EB"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A534EB" w:rsidRDefault="00A534EB" w:rsidP="00704CAA">
      <w:pPr>
        <w:pStyle w:val="footnote"/>
      </w:pPr>
      <w:r>
        <w:rPr>
          <w:rStyle w:val="FootnoteReference"/>
        </w:rPr>
        <w:footnoteRef/>
      </w:r>
      <w:r>
        <w:t xml:space="preserve"> [JS] literally, “arm”</w:t>
      </w:r>
    </w:p>
  </w:footnote>
  <w:footnote w:id="70">
    <w:p w14:paraId="6FD3C231" w14:textId="77777777" w:rsidR="00A534EB" w:rsidRPr="004A3E27" w:rsidRDefault="00A534EB"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A534EB" w:rsidRPr="004A3E27" w:rsidRDefault="00A534EB"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A534EB" w:rsidRPr="004A3E27" w:rsidRDefault="00A534EB"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A534EB" w:rsidRDefault="00A534EB"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A534EB" w:rsidRDefault="00A534EB" w:rsidP="00704CAA">
      <w:pPr>
        <w:pStyle w:val="footnote"/>
      </w:pPr>
      <w:r>
        <w:rPr>
          <w:rStyle w:val="FootnoteReference"/>
        </w:rPr>
        <w:footnoteRef/>
      </w:r>
      <w:r>
        <w:t xml:space="preserve"> [JS] from Fr. Athanasius</w:t>
      </w:r>
    </w:p>
  </w:footnote>
  <w:footnote w:id="75">
    <w:p w14:paraId="2CDBE966" w14:textId="77777777" w:rsidR="00A534EB" w:rsidRPr="004A3E27" w:rsidRDefault="00A534EB"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A534EB" w:rsidRPr="004A3E27" w:rsidRDefault="00A534EB"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A534EB" w:rsidRPr="004A3E27" w:rsidRDefault="00A534EB"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A534EB" w:rsidRPr="004A3E27" w:rsidRDefault="00A534EB"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A534EB" w:rsidRPr="004A3E27" w:rsidRDefault="00A534EB"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A534EB" w:rsidRPr="004A3E27" w:rsidRDefault="00A534EB"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A534EB" w:rsidRPr="004A3E27" w:rsidRDefault="00A534EB"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A534EB" w:rsidRPr="004A3E27" w:rsidRDefault="00A534EB"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A534EB" w:rsidRDefault="00A534EB"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A534EB" w:rsidRPr="004A3E27" w:rsidRDefault="00A534EB"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A534EB" w:rsidRDefault="00A534EB" w:rsidP="00704CAA">
      <w:pPr>
        <w:pStyle w:val="footnote"/>
      </w:pPr>
      <w:r>
        <w:rPr>
          <w:rStyle w:val="FootnoteReference"/>
        </w:rPr>
        <w:footnoteRef/>
      </w:r>
      <w:r>
        <w:t xml:space="preserve"> [JS] or “foundation”</w:t>
      </w:r>
    </w:p>
  </w:footnote>
  <w:footnote w:id="86">
    <w:p w14:paraId="302C0916" w14:textId="77777777" w:rsidR="00A534EB" w:rsidRDefault="00A534EB"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A534EB" w:rsidRPr="004A3E27" w:rsidRDefault="00A534EB"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A534EB" w:rsidRPr="004A3E27" w:rsidRDefault="00A534EB"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A534EB" w:rsidRDefault="00A534EB" w:rsidP="00704CAA">
      <w:pPr>
        <w:pStyle w:val="footnote"/>
      </w:pPr>
      <w:r>
        <w:rPr>
          <w:rStyle w:val="FootnoteReference"/>
        </w:rPr>
        <w:footnoteRef/>
      </w:r>
      <w:r>
        <w:t xml:space="preserve"> [JS] literally, “then the sptrings of water were seen/appeared”</w:t>
      </w:r>
    </w:p>
  </w:footnote>
  <w:footnote w:id="90">
    <w:p w14:paraId="6316F340" w14:textId="77777777" w:rsidR="00A534EB" w:rsidRPr="004A3E27" w:rsidRDefault="00A534EB"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A534EB" w:rsidRPr="004A3E27" w:rsidRDefault="00A534EB"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A534EB" w:rsidRPr="004A3E27" w:rsidRDefault="00A534EB"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A534EB" w:rsidRPr="004A3E27" w:rsidRDefault="00A534EB"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A534EB" w:rsidRPr="004A3E27" w:rsidRDefault="00A534EB"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A534EB" w:rsidRDefault="00A534EB" w:rsidP="00704CAA">
      <w:pPr>
        <w:pStyle w:val="footnote"/>
      </w:pPr>
      <w:r>
        <w:rPr>
          <w:rStyle w:val="FootnoteReference"/>
        </w:rPr>
        <w:footnoteRef/>
      </w:r>
      <w:r>
        <w:t xml:space="preserve"> [JS] or “give thanks to You”, or “thankfully confess You with praise”</w:t>
      </w:r>
    </w:p>
  </w:footnote>
  <w:footnote w:id="96">
    <w:p w14:paraId="011C4A59" w14:textId="77777777" w:rsidR="00A534EB" w:rsidRPr="004A3E27" w:rsidRDefault="00A534EB"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A534EB" w:rsidRPr="004A3E27" w:rsidRDefault="00A534EB"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A534EB" w:rsidRDefault="00A534EB" w:rsidP="00704CAA">
      <w:pPr>
        <w:pStyle w:val="footnote"/>
      </w:pPr>
      <w:r>
        <w:rPr>
          <w:rStyle w:val="FootnoteReference"/>
        </w:rPr>
        <w:footnoteRef/>
      </w:r>
      <w:r>
        <w:t xml:space="preserve"> [JS] lit. day to day</w:t>
      </w:r>
    </w:p>
  </w:footnote>
  <w:footnote w:id="99">
    <w:p w14:paraId="1777238E" w14:textId="77777777" w:rsidR="00A534EB" w:rsidRDefault="00A534EB"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A534EB" w:rsidRPr="004A3E27" w:rsidRDefault="00A534EB" w:rsidP="00704CAA">
      <w:pPr>
        <w:pStyle w:val="footnote"/>
      </w:pPr>
      <w:r w:rsidRPr="004A3E27">
        <w:rPr>
          <w:rStyle w:val="FootnoteReference"/>
        </w:rPr>
        <w:footnoteRef/>
      </w:r>
      <w:r w:rsidRPr="004A3E27">
        <w:t xml:space="preserve"> Rom. 10:18.</w:t>
      </w:r>
    </w:p>
  </w:footnote>
  <w:footnote w:id="101">
    <w:p w14:paraId="047A4E68" w14:textId="77777777" w:rsidR="00A534EB" w:rsidRDefault="00A534EB" w:rsidP="00704CAA">
      <w:pPr>
        <w:pStyle w:val="footnote"/>
      </w:pPr>
      <w:r>
        <w:rPr>
          <w:rStyle w:val="FootnoteReference"/>
        </w:rPr>
        <w:footnoteRef/>
      </w:r>
      <w:r>
        <w:t xml:space="preserve"> [JS] Fr. Lazarus has “sanctuary”</w:t>
      </w:r>
    </w:p>
  </w:footnote>
  <w:footnote w:id="102">
    <w:p w14:paraId="631E8E3F" w14:textId="77777777" w:rsidR="00A534EB" w:rsidRPr="004A3E27" w:rsidRDefault="00A534EB"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A534EB" w:rsidRDefault="00A534EB" w:rsidP="00704CAA">
      <w:pPr>
        <w:pStyle w:val="footnote"/>
      </w:pPr>
      <w:r>
        <w:rPr>
          <w:rStyle w:val="FootnoteReference"/>
        </w:rPr>
        <w:footnoteRef/>
      </w:r>
      <w:r>
        <w:t xml:space="preserve"> [JS] literally “giant”</w:t>
      </w:r>
    </w:p>
  </w:footnote>
  <w:footnote w:id="104">
    <w:p w14:paraId="18416C84" w14:textId="77777777" w:rsidR="00A534EB" w:rsidRDefault="00A534EB" w:rsidP="00704CAA">
      <w:pPr>
        <w:pStyle w:val="footnote"/>
      </w:pPr>
      <w:r>
        <w:rPr>
          <w:rStyle w:val="FootnoteReference"/>
        </w:rPr>
        <w:footnoteRef/>
      </w:r>
      <w:r>
        <w:t xml:space="preserve"> [JS] or “it”</w:t>
      </w:r>
    </w:p>
  </w:footnote>
  <w:footnote w:id="105">
    <w:p w14:paraId="20ECC9DD" w14:textId="77777777" w:rsidR="00A534EB" w:rsidRPr="004A3E27" w:rsidRDefault="00A534EB"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A534EB" w:rsidRPr="004A3E27" w:rsidRDefault="00A534EB"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A534EB" w:rsidRPr="004A3E27" w:rsidRDefault="00A534EB"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A534EB" w:rsidRDefault="00A534EB" w:rsidP="00704CAA">
      <w:pPr>
        <w:pStyle w:val="footnote"/>
      </w:pPr>
      <w:r>
        <w:rPr>
          <w:rStyle w:val="FootnoteReference"/>
        </w:rPr>
        <w:footnoteRef/>
      </w:r>
      <w:r>
        <w:t xml:space="preserve"> [JS] literally “holy place”.</w:t>
      </w:r>
    </w:p>
  </w:footnote>
  <w:footnote w:id="109">
    <w:p w14:paraId="12B2466E" w14:textId="77777777" w:rsidR="00A534EB" w:rsidRDefault="00A534EB"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A534EB" w:rsidRPr="004A3E27" w:rsidRDefault="00A534EB"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A534EB" w:rsidRDefault="00A534EB"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A534EB" w:rsidRDefault="00A534EB" w:rsidP="00704CAA">
      <w:pPr>
        <w:pStyle w:val="footnote"/>
      </w:pPr>
      <w:r>
        <w:rPr>
          <w:rStyle w:val="FootnoteReference"/>
        </w:rPr>
        <w:footnoteRef/>
      </w:r>
      <w:r>
        <w:t xml:space="preserve"> [JS] or “his glory is great by your salvation/deliverance”</w:t>
      </w:r>
    </w:p>
  </w:footnote>
  <w:footnote w:id="113">
    <w:p w14:paraId="6EBFC1CF" w14:textId="77777777" w:rsidR="00A534EB" w:rsidRPr="004A3E27" w:rsidRDefault="00A534EB"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A534EB" w:rsidRPr="004A3E27" w:rsidRDefault="00A534EB"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A534EB" w:rsidRPr="004A3E27" w:rsidRDefault="00A534EB"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A534EB" w:rsidRPr="004A3E27" w:rsidRDefault="00A534EB"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A534EB" w:rsidRDefault="00A534EB" w:rsidP="00704CAA">
      <w:pPr>
        <w:pStyle w:val="footnote"/>
      </w:pPr>
      <w:r>
        <w:rPr>
          <w:rStyle w:val="FootnoteReference"/>
        </w:rPr>
        <w:footnoteRef/>
      </w:r>
      <w:r>
        <w:t xml:space="preserve"> [JS] Fr. Lazarus has “dwell in the holy place”.</w:t>
      </w:r>
    </w:p>
  </w:footnote>
  <w:footnote w:id="118">
    <w:p w14:paraId="120B2502" w14:textId="77777777" w:rsidR="00A534EB" w:rsidRPr="004A3E27" w:rsidRDefault="00A534EB" w:rsidP="00704CAA">
      <w:pPr>
        <w:pStyle w:val="footnote"/>
      </w:pPr>
      <w:r w:rsidRPr="004A3E27">
        <w:rPr>
          <w:rStyle w:val="FootnoteReference"/>
        </w:rPr>
        <w:footnoteRef/>
      </w:r>
      <w:r w:rsidRPr="004A3E27">
        <w:t xml:space="preserve"> Mt. 27:39,43; Wis. 2:12-20.</w:t>
      </w:r>
    </w:p>
  </w:footnote>
  <w:footnote w:id="119">
    <w:p w14:paraId="50976D4E" w14:textId="77777777" w:rsidR="00A534EB" w:rsidRPr="004A3E27" w:rsidRDefault="00A534EB" w:rsidP="00704CAA">
      <w:pPr>
        <w:pStyle w:val="footnote"/>
      </w:pPr>
      <w:r w:rsidRPr="004A3E27">
        <w:rPr>
          <w:rStyle w:val="FootnoteReference"/>
        </w:rPr>
        <w:footnoteRef/>
      </w:r>
      <w:r w:rsidRPr="004A3E27">
        <w:t xml:space="preserve"> Lam. 2:16; 3:46.</w:t>
      </w:r>
    </w:p>
  </w:footnote>
  <w:footnote w:id="120">
    <w:p w14:paraId="5C493049" w14:textId="77777777" w:rsidR="00A534EB" w:rsidRPr="004A3E27" w:rsidRDefault="00A534EB" w:rsidP="00704CAA">
      <w:pPr>
        <w:pStyle w:val="footnote"/>
      </w:pPr>
      <w:r w:rsidRPr="004A3E27">
        <w:rPr>
          <w:rStyle w:val="FootnoteReference"/>
        </w:rPr>
        <w:footnoteRef/>
      </w:r>
      <w:r w:rsidRPr="004A3E27">
        <w:t xml:space="preserve"> Jn. 19:37.</w:t>
      </w:r>
    </w:p>
  </w:footnote>
  <w:footnote w:id="121">
    <w:p w14:paraId="7ECE5062" w14:textId="77777777" w:rsidR="00A534EB" w:rsidRPr="004A3E27" w:rsidRDefault="00A534EB" w:rsidP="00704CAA">
      <w:pPr>
        <w:pStyle w:val="footnote"/>
      </w:pPr>
      <w:r w:rsidRPr="004A3E27">
        <w:rPr>
          <w:rStyle w:val="FootnoteReference"/>
        </w:rPr>
        <w:footnoteRef/>
      </w:r>
      <w:r w:rsidRPr="004A3E27">
        <w:t xml:space="preserve"> Jn. 19:24.</w:t>
      </w:r>
    </w:p>
  </w:footnote>
  <w:footnote w:id="122">
    <w:p w14:paraId="4BEEC712" w14:textId="77777777" w:rsidR="00A534EB" w:rsidRPr="004A3E27" w:rsidRDefault="00A534EB"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A534EB" w:rsidRDefault="00A534EB" w:rsidP="00704CAA">
      <w:pPr>
        <w:pStyle w:val="footnote"/>
      </w:pPr>
      <w:r>
        <w:rPr>
          <w:rStyle w:val="FootnoteReference"/>
        </w:rPr>
        <w:footnoteRef/>
      </w:r>
      <w:r>
        <w:t xml:space="preserve"> [JS]Others have “and my only-begotten from the hand of the dog.”</w:t>
      </w:r>
    </w:p>
  </w:footnote>
  <w:footnote w:id="124">
    <w:p w14:paraId="21445B03" w14:textId="77777777" w:rsidR="00A534EB" w:rsidRDefault="00A534EB" w:rsidP="00704CAA">
      <w:pPr>
        <w:pStyle w:val="footnote"/>
      </w:pPr>
      <w:r>
        <w:rPr>
          <w:rStyle w:val="FootnoteReference"/>
        </w:rPr>
        <w:footnoteRef/>
      </w:r>
      <w:r>
        <w:t xml:space="preserve"> [JS] Fr. Lazarus has “the rhinoceros.”</w:t>
      </w:r>
    </w:p>
  </w:footnote>
  <w:footnote w:id="125">
    <w:p w14:paraId="56644E4A" w14:textId="77777777" w:rsidR="00A534EB" w:rsidRPr="004A3E27" w:rsidRDefault="00A534EB" w:rsidP="00704CAA">
      <w:pPr>
        <w:pStyle w:val="footnote"/>
      </w:pPr>
      <w:r w:rsidRPr="004A3E27">
        <w:rPr>
          <w:rStyle w:val="FootnoteReference"/>
        </w:rPr>
        <w:footnoteRef/>
      </w:r>
      <w:r w:rsidRPr="004A3E27">
        <w:t xml:space="preserve"> Hebrews 2:12.</w:t>
      </w:r>
    </w:p>
  </w:footnote>
  <w:footnote w:id="126">
    <w:p w14:paraId="611C62AB" w14:textId="77777777" w:rsidR="00A534EB" w:rsidRDefault="00A534EB" w:rsidP="00704CAA">
      <w:pPr>
        <w:pStyle w:val="footnote"/>
      </w:pPr>
      <w:r>
        <w:rPr>
          <w:rStyle w:val="FootnoteReference"/>
        </w:rPr>
        <w:footnoteRef/>
      </w:r>
      <w:r>
        <w:t xml:space="preserve"> [JS] literally “all you seed of Jacob”</w:t>
      </w:r>
    </w:p>
  </w:footnote>
  <w:footnote w:id="127">
    <w:p w14:paraId="190228A5" w14:textId="77777777" w:rsidR="00A534EB" w:rsidRDefault="00A534EB" w:rsidP="00704CAA">
      <w:pPr>
        <w:pStyle w:val="footnote"/>
      </w:pPr>
      <w:r>
        <w:rPr>
          <w:rStyle w:val="FootnoteReference"/>
        </w:rPr>
        <w:footnoteRef/>
      </w:r>
      <w:r>
        <w:t xml:space="preserve"> [JS] Congregation or assembly, not building.</w:t>
      </w:r>
    </w:p>
  </w:footnote>
  <w:footnote w:id="128">
    <w:p w14:paraId="02DDF259" w14:textId="77777777" w:rsidR="00A534EB" w:rsidRDefault="00A534EB" w:rsidP="00704CAA">
      <w:pPr>
        <w:pStyle w:val="footnote"/>
      </w:pPr>
      <w:r>
        <w:rPr>
          <w:rStyle w:val="FootnoteReference"/>
        </w:rPr>
        <w:footnoteRef/>
      </w:r>
      <w:r>
        <w:t xml:space="preserve"> [JS] or “give thanks to”</w:t>
      </w:r>
    </w:p>
  </w:footnote>
  <w:footnote w:id="129">
    <w:p w14:paraId="17A700D9" w14:textId="77777777" w:rsidR="00A534EB" w:rsidRDefault="00A534EB" w:rsidP="00704CAA">
      <w:pPr>
        <w:pStyle w:val="footnote"/>
      </w:pPr>
      <w:r>
        <w:rPr>
          <w:rStyle w:val="FootnoteReference"/>
        </w:rPr>
        <w:footnoteRef/>
      </w:r>
      <w:r>
        <w:t xml:space="preserve"> [JS] did obeisance, i.e. the physical act of bowing down.</w:t>
      </w:r>
    </w:p>
  </w:footnote>
  <w:footnote w:id="130">
    <w:p w14:paraId="7CD8475E" w14:textId="77777777" w:rsidR="00A534EB" w:rsidRPr="004A3E27" w:rsidRDefault="00A534EB"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A534EB" w:rsidRPr="004A3E27" w:rsidRDefault="00A534EB" w:rsidP="00704CAA">
      <w:pPr>
        <w:pStyle w:val="footnote"/>
      </w:pPr>
      <w:r w:rsidRPr="004A3E27">
        <w:rPr>
          <w:rStyle w:val="FootnoteReference"/>
        </w:rPr>
        <w:footnoteRef/>
      </w:r>
      <w:r w:rsidRPr="004A3E27">
        <w:t xml:space="preserve"> Romans 3:24-26; John 17:4; 19:30.</w:t>
      </w:r>
    </w:p>
  </w:footnote>
  <w:footnote w:id="132">
    <w:p w14:paraId="23D7B260" w14:textId="77777777" w:rsidR="00A534EB" w:rsidRPr="004A3E27" w:rsidRDefault="00A534EB"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A534EB" w:rsidRPr="004A3E27" w:rsidRDefault="00A534EB"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A534EB" w:rsidRPr="004A3E27" w:rsidRDefault="00A534EB"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A534EB" w:rsidRPr="004A3E27" w:rsidRDefault="00A534EB"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A534EB" w:rsidRPr="004A3E27" w:rsidRDefault="00A534EB" w:rsidP="00704CAA">
      <w:pPr>
        <w:pStyle w:val="footnote"/>
      </w:pPr>
      <w:r w:rsidRPr="004A3E27">
        <w:rPr>
          <w:rStyle w:val="FootnoteReference"/>
        </w:rPr>
        <w:footnoteRef/>
      </w:r>
      <w:r w:rsidRPr="004A3E27">
        <w:t xml:space="preserve"> Is. 2:2; Dan. 2:35; 1 Cor. 10:4.</w:t>
      </w:r>
    </w:p>
  </w:footnote>
  <w:footnote w:id="137">
    <w:p w14:paraId="398AE7A9" w14:textId="77777777" w:rsidR="00A534EB" w:rsidRPr="004A3E27" w:rsidRDefault="00A534EB"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A534EB" w:rsidRDefault="00A534EB" w:rsidP="00704CAA">
      <w:pPr>
        <w:pStyle w:val="footnote"/>
      </w:pPr>
      <w:r>
        <w:rPr>
          <w:rStyle w:val="FootnoteReference"/>
        </w:rPr>
        <w:footnoteRef/>
      </w:r>
      <w:r>
        <w:t xml:space="preserve"> [JS] [] found in Coptic. See the Ninth Hour of Tuesday of Holy Week.</w:t>
      </w:r>
    </w:p>
  </w:footnote>
  <w:footnote w:id="139">
    <w:p w14:paraId="37E03497" w14:textId="77777777" w:rsidR="00A534EB" w:rsidRDefault="00A534EB" w:rsidP="00704CAA">
      <w:pPr>
        <w:pStyle w:val="footnote"/>
      </w:pPr>
      <w:r>
        <w:rPr>
          <w:rStyle w:val="FootnoteReference"/>
        </w:rPr>
        <w:footnoteRef/>
      </w:r>
      <w:r>
        <w:t xml:space="preserve"> [JS] literally: “because they are from of old”.</w:t>
      </w:r>
    </w:p>
  </w:footnote>
  <w:footnote w:id="140">
    <w:p w14:paraId="2F4E4405" w14:textId="77777777" w:rsidR="00A534EB" w:rsidRDefault="00A534EB" w:rsidP="00704CAA">
      <w:pPr>
        <w:pStyle w:val="footnote"/>
      </w:pPr>
      <w:r>
        <w:rPr>
          <w:rStyle w:val="FootnoteReference"/>
        </w:rPr>
        <w:footnoteRef/>
      </w:r>
      <w:r>
        <w:t xml:space="preserve"> [JS] literally, “so He sets a law for those who sin in the way.”</w:t>
      </w:r>
    </w:p>
  </w:footnote>
  <w:footnote w:id="141">
    <w:p w14:paraId="68945260" w14:textId="77777777" w:rsidR="00A534EB" w:rsidRPr="004A3E27" w:rsidRDefault="00A534EB"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A534EB" w:rsidRPr="004A3E27" w:rsidRDefault="00A534EB"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A534EB" w:rsidRDefault="00A534EB" w:rsidP="00704CAA">
      <w:pPr>
        <w:pStyle w:val="footnote"/>
      </w:pPr>
      <w:r>
        <w:rPr>
          <w:rStyle w:val="FootnoteReference"/>
        </w:rPr>
        <w:footnoteRef/>
      </w:r>
      <w:r>
        <w:t xml:space="preserve"> [JS] NETS and Fr. Athanasius have “You will”</w:t>
      </w:r>
    </w:p>
  </w:footnote>
  <w:footnote w:id="144">
    <w:p w14:paraId="6EFDBCA7" w14:textId="77777777" w:rsidR="00A534EB" w:rsidRPr="004A3E27" w:rsidRDefault="00A534EB"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A534EB" w:rsidRDefault="00A534EB" w:rsidP="00704CAA">
      <w:pPr>
        <w:pStyle w:val="footnote"/>
      </w:pPr>
      <w:r>
        <w:rPr>
          <w:rStyle w:val="FootnoteReference"/>
        </w:rPr>
        <w:footnoteRef/>
      </w:r>
      <w:r>
        <w:t xml:space="preserve"> Present in Fr. Athanasius and OSB.</w:t>
      </w:r>
    </w:p>
  </w:footnote>
  <w:footnote w:id="146">
    <w:p w14:paraId="5909B0CA" w14:textId="77777777" w:rsidR="00A534EB" w:rsidRPr="004A3E27" w:rsidRDefault="00A534EB"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A534EB" w:rsidRDefault="00A534EB"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A534EB" w:rsidRPr="004A3E27" w:rsidRDefault="00A534EB"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A534EB" w:rsidRPr="004A3E27" w:rsidRDefault="00A534EB"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A534EB" w:rsidRPr="004A3E27" w:rsidRDefault="00A534EB"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A534EB" w:rsidRDefault="00A534EB" w:rsidP="00704CAA">
      <w:pPr>
        <w:pStyle w:val="footnote"/>
      </w:pPr>
      <w:r>
        <w:rPr>
          <w:rStyle w:val="FootnoteReference"/>
        </w:rPr>
        <w:footnoteRef/>
      </w:r>
      <w:r>
        <w:t xml:space="preserve"> [JS] literally, “place”</w:t>
      </w:r>
    </w:p>
  </w:footnote>
  <w:footnote w:id="152">
    <w:p w14:paraId="195347EE" w14:textId="77777777" w:rsidR="00A534EB" w:rsidRPr="004A3E27" w:rsidRDefault="00A534EB"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A534EB" w:rsidRPr="004A3E27" w:rsidRDefault="00A534EB"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A534EB" w:rsidRPr="004A3E27" w:rsidRDefault="00A534EB"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A534EB" w:rsidRPr="004A3E27" w:rsidRDefault="00A534EB" w:rsidP="00704CAA">
      <w:pPr>
        <w:pStyle w:val="footnote"/>
      </w:pPr>
      <w:r w:rsidRPr="004A3E27">
        <w:tab/>
        <w:t>‘No sweeter fragrance than to follow Christ,</w:t>
      </w:r>
    </w:p>
    <w:p w14:paraId="6922B75D" w14:textId="77777777" w:rsidR="00A534EB" w:rsidRPr="004A3E27" w:rsidRDefault="00A534EB" w:rsidP="00704CAA">
      <w:pPr>
        <w:pStyle w:val="footnote"/>
      </w:pPr>
      <w:r w:rsidRPr="004A3E27">
        <w:tab/>
        <w:t>when man makes offerings of a holy life,</w:t>
      </w:r>
    </w:p>
    <w:p w14:paraId="73E1648A" w14:textId="77777777" w:rsidR="00A534EB" w:rsidRPr="004A3E27" w:rsidRDefault="00A534EB" w:rsidP="00704CAA">
      <w:pPr>
        <w:pStyle w:val="footnote"/>
      </w:pPr>
      <w:r w:rsidRPr="004A3E27">
        <w:tab/>
        <w:t>and offers golden deeds in sacrifice’ (St. Prosper).</w:t>
      </w:r>
    </w:p>
  </w:footnote>
  <w:footnote w:id="155">
    <w:p w14:paraId="28DB08B5" w14:textId="77777777" w:rsidR="00A534EB" w:rsidRPr="004A3E27" w:rsidRDefault="00A534EB"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A534EB" w:rsidRPr="004A3E27" w:rsidRDefault="00A534EB"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A534EB" w:rsidRDefault="00A534EB" w:rsidP="00704CAA">
      <w:pPr>
        <w:pStyle w:val="footnote"/>
      </w:pPr>
      <w:r>
        <w:rPr>
          <w:rStyle w:val="FootnoteReference"/>
        </w:rPr>
        <w:footnoteRef/>
      </w:r>
      <w:r>
        <w:t xml:space="preserve"> [JS] confess: or “give thanks to”, or “thankfully confess”</w:t>
      </w:r>
    </w:p>
  </w:footnote>
  <w:footnote w:id="158">
    <w:p w14:paraId="498018AA" w14:textId="77777777" w:rsidR="00A534EB" w:rsidRPr="004A3E27" w:rsidRDefault="00A534EB"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A534EB" w:rsidRDefault="00A534EB" w:rsidP="00704CAA">
      <w:pPr>
        <w:pStyle w:val="footnote"/>
      </w:pPr>
      <w:r>
        <w:rPr>
          <w:rStyle w:val="FootnoteReference"/>
        </w:rPr>
        <w:footnoteRef/>
      </w:r>
      <w:r>
        <w:t xml:space="preserve"> [JS] “do obeisance”, i.e. a physical act.</w:t>
      </w:r>
    </w:p>
  </w:footnote>
  <w:footnote w:id="160">
    <w:p w14:paraId="58C95173" w14:textId="77777777" w:rsidR="00A534EB" w:rsidRPr="004A3E27" w:rsidRDefault="00A534EB"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A534EB" w:rsidRPr="004A3E27" w:rsidRDefault="00A534EB"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A534EB" w:rsidRPr="004A3E27" w:rsidRDefault="00A534EB"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A534EB" w:rsidRDefault="00A534EB" w:rsidP="00704CAA">
      <w:pPr>
        <w:pStyle w:val="footnote"/>
      </w:pPr>
      <w:r>
        <w:rPr>
          <w:rStyle w:val="FootnoteReference"/>
        </w:rPr>
        <w:footnoteRef/>
      </w:r>
      <w:r>
        <w:t xml:space="preserve"> [JS] or “You have granted”</w:t>
      </w:r>
    </w:p>
  </w:footnote>
  <w:footnote w:id="164">
    <w:p w14:paraId="08C7ED64" w14:textId="77777777" w:rsidR="00A534EB" w:rsidRPr="004A3E27" w:rsidRDefault="00A534EB"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A534EB" w:rsidRPr="004A3E27" w:rsidRDefault="00A534EB"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A534EB" w:rsidRPr="004A3E27" w:rsidRDefault="00A534EB"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A534EB" w:rsidRDefault="00A534EB" w:rsidP="00704CAA">
      <w:pPr>
        <w:pStyle w:val="footnote"/>
      </w:pPr>
      <w:r>
        <w:rPr>
          <w:rStyle w:val="FootnoteReference"/>
        </w:rPr>
        <w:footnoteRef/>
      </w:r>
      <w:r>
        <w:t xml:space="preserve"> [JS] or “give thanks to You”, or “thankfully confess You with praise”</w:t>
      </w:r>
    </w:p>
  </w:footnote>
  <w:footnote w:id="168">
    <w:p w14:paraId="671FC951" w14:textId="77777777" w:rsidR="00A534EB" w:rsidRPr="004A3E27" w:rsidRDefault="00A534EB"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A534EB" w:rsidRPr="004A3E27" w:rsidRDefault="00A534EB" w:rsidP="00704CAA">
      <w:pPr>
        <w:pStyle w:val="footnote"/>
      </w:pPr>
      <w:r w:rsidRPr="004A3E27">
        <w:rPr>
          <w:rStyle w:val="FootnoteReference"/>
        </w:rPr>
        <w:footnoteRef/>
      </w:r>
      <w:r w:rsidRPr="004A3E27">
        <w:t xml:space="preserve"> Luke 23:46.</w:t>
      </w:r>
    </w:p>
  </w:footnote>
  <w:footnote w:id="170">
    <w:p w14:paraId="1317CE14" w14:textId="77777777" w:rsidR="00A534EB" w:rsidRPr="004A3E27" w:rsidRDefault="00A534EB"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A534EB" w:rsidRDefault="00A534EB" w:rsidP="00704CAA">
      <w:pPr>
        <w:pStyle w:val="footnote"/>
      </w:pPr>
      <w:r>
        <w:rPr>
          <w:rStyle w:val="FootnoteReference"/>
        </w:rPr>
        <w:footnoteRef/>
      </w:r>
      <w:r>
        <w:t xml:space="preserve"> [JS] Fr. Athanasius has “slander”. See the Sixth Hour of Maundy Thursday.</w:t>
      </w:r>
    </w:p>
  </w:footnote>
  <w:footnote w:id="172">
    <w:p w14:paraId="0A1D8F86" w14:textId="77777777" w:rsidR="00A534EB" w:rsidRPr="004A3E27" w:rsidRDefault="00A534EB"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A534EB" w:rsidRDefault="00A534EB"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A534EB" w:rsidRPr="004A3E27" w:rsidRDefault="00A534EB"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A534EB" w:rsidRDefault="00A534EB" w:rsidP="00704CAA">
      <w:pPr>
        <w:pStyle w:val="footnote"/>
      </w:pPr>
      <w:r>
        <w:rPr>
          <w:rStyle w:val="FootnoteReference"/>
        </w:rPr>
        <w:footnoteRef/>
      </w:r>
      <w:r>
        <w:t xml:space="preserve"> [JS] or “seeks out”</w:t>
      </w:r>
    </w:p>
  </w:footnote>
  <w:footnote w:id="176">
    <w:p w14:paraId="54A62B74" w14:textId="77777777" w:rsidR="00A534EB" w:rsidRDefault="00A534EB"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A534EB" w:rsidRPr="004A3E27" w:rsidRDefault="00A534EB"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A534EB" w:rsidRPr="004A3E27" w:rsidRDefault="00A534EB"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A534EB" w:rsidRPr="004A3E27" w:rsidRDefault="00A534EB"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A534EB" w:rsidRDefault="00A534EB"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A534EB" w:rsidRDefault="00A534EB" w:rsidP="00704CAA">
      <w:pPr>
        <w:pStyle w:val="footnote"/>
      </w:pPr>
      <w:r>
        <w:rPr>
          <w:rStyle w:val="FootnoteReference"/>
        </w:rPr>
        <w:footnoteRef/>
      </w:r>
      <w:r>
        <w:t xml:space="preserve"> [JS] or, “boast”</w:t>
      </w:r>
    </w:p>
  </w:footnote>
  <w:footnote w:id="182">
    <w:p w14:paraId="193C371C" w14:textId="77777777" w:rsidR="00A534EB" w:rsidRPr="004A3E27" w:rsidRDefault="00A534EB"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A534EB" w:rsidRDefault="00A534EB"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A534EB" w:rsidRDefault="00A534EB" w:rsidP="00704CAA">
      <w:pPr>
        <w:pStyle w:val="footnote"/>
      </w:pPr>
      <w:r>
        <w:rPr>
          <w:rStyle w:val="FootnoteReference"/>
        </w:rPr>
        <w:footnoteRef/>
      </w:r>
      <w:r>
        <w:t xml:space="preserve"> [JS] or “Confess the Lord with the harp.</w:t>
      </w:r>
    </w:p>
  </w:footnote>
  <w:footnote w:id="185">
    <w:p w14:paraId="7BF5E829" w14:textId="77777777" w:rsidR="00A534EB" w:rsidRPr="004A3E27" w:rsidRDefault="00A534EB"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A534EB" w:rsidRPr="004A3E27" w:rsidRDefault="00A534EB"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A534EB" w:rsidRPr="004A3E27" w:rsidRDefault="00A534EB" w:rsidP="00704CAA">
      <w:pPr>
        <w:pStyle w:val="footnote"/>
      </w:pPr>
      <w:r w:rsidRPr="004A3E27">
        <w:rPr>
          <w:rStyle w:val="FootnoteReference"/>
        </w:rPr>
        <w:footnoteRef/>
      </w:r>
      <w:r w:rsidRPr="004A3E27">
        <w:t xml:space="preserve"> Naturally and spiritually (Jn. 3:3-6).</w:t>
      </w:r>
    </w:p>
  </w:footnote>
  <w:footnote w:id="188">
    <w:p w14:paraId="0C9F8424" w14:textId="77777777" w:rsidR="00A534EB" w:rsidRDefault="00A534EB" w:rsidP="00704CAA">
      <w:pPr>
        <w:pStyle w:val="footnote"/>
      </w:pPr>
      <w:r>
        <w:rPr>
          <w:rStyle w:val="FootnoteReference"/>
        </w:rPr>
        <w:footnoteRef/>
      </w:r>
      <w:r>
        <w:t xml:space="preserve"> [JS] Fr. Lazarus has “plans”</w:t>
      </w:r>
    </w:p>
  </w:footnote>
  <w:footnote w:id="189">
    <w:p w14:paraId="5E9D1817" w14:textId="77777777" w:rsidR="00A534EB" w:rsidRDefault="00A534EB" w:rsidP="00704CAA">
      <w:pPr>
        <w:pStyle w:val="footnote"/>
      </w:pPr>
      <w:r>
        <w:rPr>
          <w:rStyle w:val="FootnoteReference"/>
        </w:rPr>
        <w:footnoteRef/>
      </w:r>
      <w:r>
        <w:t xml:space="preserve"> [JS] or “fashioned”</w:t>
      </w:r>
    </w:p>
  </w:footnote>
  <w:footnote w:id="190">
    <w:p w14:paraId="4BB22157" w14:textId="77777777" w:rsidR="00A534EB" w:rsidRDefault="00A534EB" w:rsidP="00704CAA">
      <w:pPr>
        <w:pStyle w:val="footnote"/>
      </w:pPr>
      <w:r>
        <w:rPr>
          <w:rStyle w:val="FootnoteReference"/>
        </w:rPr>
        <w:footnoteRef/>
      </w:r>
      <w:r>
        <w:t xml:space="preserve"> Fr. Athanasius has “My soul shall make her boast in the Lord”</w:t>
      </w:r>
    </w:p>
  </w:footnote>
  <w:footnote w:id="191">
    <w:p w14:paraId="0BB5F188" w14:textId="77777777" w:rsidR="00A534EB" w:rsidRPr="004A3E27" w:rsidRDefault="00A534EB"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A534EB" w:rsidRPr="004A3E27" w:rsidRDefault="00A534EB"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A534EB" w:rsidRDefault="00A534EB" w:rsidP="00704CAA">
      <w:pPr>
        <w:pStyle w:val="footnote"/>
      </w:pPr>
      <w:r>
        <w:rPr>
          <w:rStyle w:val="FootnoteReference"/>
        </w:rPr>
        <w:footnoteRef/>
      </w:r>
      <w:r>
        <w:t xml:space="preserve"> [JS] or “contrite in heart”</w:t>
      </w:r>
    </w:p>
  </w:footnote>
  <w:footnote w:id="194">
    <w:p w14:paraId="6E011C0E" w14:textId="77777777" w:rsidR="00A534EB" w:rsidRDefault="00A534EB" w:rsidP="00704CAA">
      <w:pPr>
        <w:pStyle w:val="footnote"/>
      </w:pPr>
      <w:r>
        <w:rPr>
          <w:rStyle w:val="FootnoteReference"/>
        </w:rPr>
        <w:footnoteRef/>
      </w:r>
      <w:r>
        <w:t xml:space="preserve"> [JS] Coptic has “eat their hearts”, which Fr. Athanasius renders, “regret”</w:t>
      </w:r>
    </w:p>
  </w:footnote>
  <w:footnote w:id="195">
    <w:p w14:paraId="3B9E39E6" w14:textId="77777777" w:rsidR="00A534EB" w:rsidRDefault="00A534EB" w:rsidP="00704CAA">
      <w:pPr>
        <w:pStyle w:val="footnote"/>
      </w:pPr>
      <w:r>
        <w:rPr>
          <w:rStyle w:val="FootnoteReference"/>
        </w:rPr>
        <w:footnoteRef/>
      </w:r>
      <w:r>
        <w:t xml:space="preserve"> [JS] or regret.</w:t>
      </w:r>
    </w:p>
  </w:footnote>
  <w:footnote w:id="196">
    <w:p w14:paraId="40200D4A" w14:textId="77777777" w:rsidR="00A534EB" w:rsidRPr="004A3E27" w:rsidRDefault="00A534EB"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A534EB" w:rsidRDefault="00A534EB" w:rsidP="00704CAA">
      <w:pPr>
        <w:pStyle w:val="footnote"/>
      </w:pPr>
      <w:r>
        <w:rPr>
          <w:rStyle w:val="FootnoteReference"/>
        </w:rPr>
        <w:footnoteRef/>
      </w:r>
      <w:r>
        <w:t xml:space="preserve"> [JS] literally “and my soul with barrenness/childlessness.”</w:t>
      </w:r>
    </w:p>
  </w:footnote>
  <w:footnote w:id="198">
    <w:p w14:paraId="335B311E" w14:textId="77777777" w:rsidR="00A534EB" w:rsidRPr="004A3E27" w:rsidRDefault="00A534EB" w:rsidP="00704CAA">
      <w:pPr>
        <w:pStyle w:val="footnote"/>
      </w:pPr>
      <w:r w:rsidRPr="004A3E27">
        <w:rPr>
          <w:rStyle w:val="FootnoteReference"/>
        </w:rPr>
        <w:footnoteRef/>
      </w:r>
      <w:r w:rsidRPr="004A3E27">
        <w:t xml:space="preserve"> John 19:1; Mt. 27:26.</w:t>
      </w:r>
    </w:p>
  </w:footnote>
  <w:footnote w:id="199">
    <w:p w14:paraId="4C78163A" w14:textId="77777777" w:rsidR="00A534EB" w:rsidRPr="004A3E27" w:rsidRDefault="00A534EB"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A534EB" w:rsidRDefault="00A534EB"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A534EB" w:rsidRDefault="00A534EB" w:rsidP="00704CAA">
      <w:pPr>
        <w:pStyle w:val="footnote"/>
      </w:pPr>
      <w:r>
        <w:rPr>
          <w:rStyle w:val="FootnoteReference"/>
        </w:rPr>
        <w:footnoteRef/>
      </w:r>
      <w:r>
        <w:t xml:space="preserve"> [JS] [] found in Coptic</w:t>
      </w:r>
    </w:p>
  </w:footnote>
  <w:footnote w:id="202">
    <w:p w14:paraId="7E13C651" w14:textId="77777777" w:rsidR="00A534EB" w:rsidRPr="004A3E27" w:rsidRDefault="00A534EB"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A534EB" w:rsidRDefault="00A534EB" w:rsidP="00704CAA">
      <w:pPr>
        <w:pStyle w:val="footnote"/>
      </w:pPr>
      <w:r>
        <w:rPr>
          <w:rStyle w:val="FootnoteReference"/>
        </w:rPr>
        <w:footnoteRef/>
      </w:r>
      <w:r>
        <w:t xml:space="preserve"> [JS] or “Aha! Aha!” Or “Well done! Well done!”</w:t>
      </w:r>
    </w:p>
  </w:footnote>
  <w:footnote w:id="204">
    <w:p w14:paraId="7D139757" w14:textId="77777777" w:rsidR="00A534EB" w:rsidRDefault="00A534EB"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A534EB" w:rsidRDefault="00A534EB" w:rsidP="00704CAA">
      <w:pPr>
        <w:pStyle w:val="footnote"/>
      </w:pPr>
      <w:r>
        <w:rPr>
          <w:rStyle w:val="FootnoteReference"/>
        </w:rPr>
        <w:footnoteRef/>
      </w:r>
      <w:r>
        <w:t xml:space="preserve"> [JS] Fr. Lazarus has, “towering mountains”</w:t>
      </w:r>
    </w:p>
  </w:footnote>
  <w:footnote w:id="206">
    <w:p w14:paraId="2543C5FB" w14:textId="77777777" w:rsidR="00A534EB" w:rsidRPr="004A3E27" w:rsidRDefault="00A534EB"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A534EB" w:rsidRDefault="00A534EB" w:rsidP="00704CAA">
      <w:pPr>
        <w:pStyle w:val="footnote"/>
      </w:pPr>
      <w:r>
        <w:rPr>
          <w:rStyle w:val="FootnoteReference"/>
        </w:rPr>
        <w:footnoteRef/>
      </w:r>
      <w:r>
        <w:t xml:space="preserve"> [JS] OSB has “many waters”</w:t>
      </w:r>
    </w:p>
  </w:footnote>
  <w:footnote w:id="208">
    <w:p w14:paraId="3AE55734" w14:textId="77777777" w:rsidR="00A534EB" w:rsidRPr="004A3E27" w:rsidRDefault="00A534EB"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A534EB" w:rsidRPr="004A3E27" w:rsidRDefault="00A534EB"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A534EB" w:rsidRPr="004A3E27" w:rsidRDefault="00A534EB" w:rsidP="00704CAA">
      <w:pPr>
        <w:pStyle w:val="footnote"/>
      </w:pPr>
      <w:r w:rsidRPr="004A3E27">
        <w:rPr>
          <w:rStyle w:val="FootnoteReference"/>
        </w:rPr>
        <w:footnoteRef/>
      </w:r>
      <w:r w:rsidRPr="004A3E27">
        <w:t xml:space="preserve"> Prov. 24:19.</w:t>
      </w:r>
    </w:p>
  </w:footnote>
  <w:footnote w:id="211">
    <w:p w14:paraId="2BAC33AB" w14:textId="77777777" w:rsidR="00A534EB" w:rsidRPr="004A3E27" w:rsidRDefault="00A534EB"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A534EB" w:rsidRPr="004A3E27" w:rsidRDefault="00A534EB"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A534EB" w:rsidRPr="004A3E27" w:rsidRDefault="00A534EB"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A534EB" w:rsidRDefault="00A534EB" w:rsidP="00704CAA">
      <w:pPr>
        <w:pStyle w:val="footnote"/>
      </w:pPr>
      <w:r>
        <w:rPr>
          <w:rStyle w:val="FootnoteReference"/>
        </w:rPr>
        <w:footnoteRef/>
      </w:r>
      <w:r>
        <w:t xml:space="preserve"> [JS] or “judgment”</w:t>
      </w:r>
    </w:p>
  </w:footnote>
  <w:footnote w:id="215">
    <w:p w14:paraId="2655FEEF" w14:textId="77777777" w:rsidR="00A534EB" w:rsidRPr="004A3E27" w:rsidRDefault="00A534EB"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A534EB" w:rsidRDefault="00A534EB" w:rsidP="00704CAA">
      <w:pPr>
        <w:pStyle w:val="footnote"/>
      </w:pPr>
      <w:r>
        <w:rPr>
          <w:rStyle w:val="FootnoteReference"/>
        </w:rPr>
        <w:footnoteRef/>
      </w:r>
      <w:r>
        <w:t xml:space="preserve"> [JS] or “fret”</w:t>
      </w:r>
    </w:p>
  </w:footnote>
  <w:footnote w:id="217">
    <w:p w14:paraId="4788BB93" w14:textId="77777777" w:rsidR="00A534EB" w:rsidRDefault="00A534EB" w:rsidP="00704CAA">
      <w:pPr>
        <w:pStyle w:val="footnote"/>
      </w:pPr>
      <w:r>
        <w:rPr>
          <w:rStyle w:val="FootnoteReference"/>
        </w:rPr>
        <w:footnoteRef/>
      </w:r>
      <w:r>
        <w:t xml:space="preserve"> [JS] or “land”</w:t>
      </w:r>
    </w:p>
  </w:footnote>
  <w:footnote w:id="218">
    <w:p w14:paraId="6390DA94" w14:textId="77777777" w:rsidR="00A534EB" w:rsidRPr="004A3E27" w:rsidRDefault="00A534EB"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A534EB" w:rsidRPr="004A3E27" w:rsidRDefault="00A534EB"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A534EB" w:rsidRDefault="00A534EB" w:rsidP="00704CAA">
      <w:pPr>
        <w:pStyle w:val="footnote"/>
      </w:pPr>
      <w:r>
        <w:rPr>
          <w:rStyle w:val="FootnoteReference"/>
        </w:rPr>
        <w:footnoteRef/>
      </w:r>
      <w:r>
        <w:t xml:space="preserve"> [JS] literally, “seed”, here and throughout</w:t>
      </w:r>
    </w:p>
  </w:footnote>
  <w:footnote w:id="221">
    <w:p w14:paraId="3CEEF8CB" w14:textId="77777777" w:rsidR="00A534EB" w:rsidRPr="004A3E27" w:rsidRDefault="00A534EB"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A534EB" w:rsidRPr="004A3E27" w:rsidRDefault="00A534EB"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A534EB" w:rsidRPr="004A3E27" w:rsidRDefault="00A534EB"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A534EB" w:rsidRDefault="00A534EB" w:rsidP="00704CAA">
      <w:pPr>
        <w:pStyle w:val="footnote"/>
      </w:pPr>
      <w:r>
        <w:rPr>
          <w:rStyle w:val="FootnoteReference"/>
        </w:rPr>
        <w:footnoteRef/>
      </w:r>
      <w:r>
        <w:t xml:space="preserve"> [JS] literally “with a sad face”</w:t>
      </w:r>
    </w:p>
  </w:footnote>
  <w:footnote w:id="225">
    <w:p w14:paraId="3F203C49" w14:textId="77777777" w:rsidR="00A534EB" w:rsidRDefault="00A534EB" w:rsidP="00704CAA">
      <w:pPr>
        <w:pStyle w:val="footnote"/>
      </w:pPr>
      <w:r>
        <w:rPr>
          <w:rStyle w:val="FootnoteReference"/>
        </w:rPr>
        <w:footnoteRef/>
      </w:r>
      <w:r>
        <w:t xml:space="preserve"> [JS] literally “loins”</w:t>
      </w:r>
    </w:p>
  </w:footnote>
  <w:footnote w:id="226">
    <w:p w14:paraId="52B59A41" w14:textId="77777777" w:rsidR="00A534EB" w:rsidRDefault="00A534EB" w:rsidP="00704CAA">
      <w:pPr>
        <w:pStyle w:val="footnote"/>
      </w:pPr>
      <w:r>
        <w:rPr>
          <w:rStyle w:val="FootnoteReference"/>
        </w:rPr>
        <w:footnoteRef/>
      </w:r>
      <w:r>
        <w:t xml:space="preserve"> [JS] [] from the Sixth Hour of Great and Holy Friday.</w:t>
      </w:r>
    </w:p>
  </w:footnote>
  <w:footnote w:id="227">
    <w:p w14:paraId="1BEB925F" w14:textId="77777777" w:rsidR="00A534EB" w:rsidRPr="004A3E27" w:rsidRDefault="00A534EB"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A534EB" w:rsidRDefault="00A534EB" w:rsidP="00704CAA">
      <w:pPr>
        <w:pStyle w:val="footnote"/>
      </w:pPr>
      <w:r>
        <w:rPr>
          <w:rStyle w:val="FootnoteReference"/>
        </w:rPr>
        <w:footnoteRef/>
      </w:r>
      <w:r>
        <w:t xml:space="preserve"> [JS] or “walks about like a phantom”</w:t>
      </w:r>
    </w:p>
  </w:footnote>
  <w:footnote w:id="229">
    <w:p w14:paraId="3A8555F1" w14:textId="77777777" w:rsidR="00A534EB" w:rsidRPr="004A3E27" w:rsidRDefault="00A534EB"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A534EB" w:rsidRPr="004A3E27" w:rsidRDefault="00A534EB"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A534EB" w:rsidRPr="004A3E27" w:rsidRDefault="00A534EB"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A534EB" w:rsidRPr="004A3E27" w:rsidRDefault="00A534EB"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A534EB" w:rsidRPr="004A3E27" w:rsidRDefault="00A534EB"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A534EB" w:rsidRDefault="00A534EB" w:rsidP="00704CAA">
      <w:pPr>
        <w:pStyle w:val="footnote"/>
      </w:pPr>
      <w:r>
        <w:rPr>
          <w:rStyle w:val="FootnoteReference"/>
        </w:rPr>
        <w:footnoteRef/>
      </w:r>
      <w:r>
        <w:t xml:space="preserve"> Fr. Athanasius adds here “my truth”. See Matins of the 12 Day of Paopi.</w:t>
      </w:r>
    </w:p>
  </w:footnote>
  <w:footnote w:id="235">
    <w:p w14:paraId="61A8E851" w14:textId="77777777" w:rsidR="00A534EB" w:rsidRDefault="00A534EB" w:rsidP="00704CAA">
      <w:pPr>
        <w:pStyle w:val="footnote"/>
      </w:pPr>
      <w:r>
        <w:rPr>
          <w:rStyle w:val="FootnoteReference"/>
        </w:rPr>
        <w:footnoteRef/>
      </w:r>
      <w:r>
        <w:t xml:space="preserve"> [JS] or “Aha! Aha!” or “Well done! Well done!”</w:t>
      </w:r>
    </w:p>
  </w:footnote>
  <w:footnote w:id="236">
    <w:p w14:paraId="27E55EE4" w14:textId="77777777" w:rsidR="00A534EB" w:rsidRPr="004A3E27" w:rsidRDefault="00A534EB" w:rsidP="00704CAA">
      <w:pPr>
        <w:pStyle w:val="footnote"/>
      </w:pPr>
      <w:r w:rsidRPr="004A3E27">
        <w:rPr>
          <w:rStyle w:val="FootnoteReference"/>
        </w:rPr>
        <w:footnoteRef/>
      </w:r>
      <w:r w:rsidRPr="004A3E27">
        <w:t xml:space="preserve"> John 13:30.</w:t>
      </w:r>
    </w:p>
  </w:footnote>
  <w:footnote w:id="237">
    <w:p w14:paraId="25762726" w14:textId="77777777" w:rsidR="00A534EB" w:rsidRPr="004A3E27" w:rsidRDefault="00A534EB"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A534EB" w:rsidRPr="004A3E27" w:rsidRDefault="00A534EB"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A534EB" w:rsidRPr="004A3E27" w:rsidRDefault="00A534EB"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A534EB" w:rsidRDefault="00A534EB" w:rsidP="00704CAA">
      <w:pPr>
        <w:pStyle w:val="footnote"/>
      </w:pPr>
      <w:r>
        <w:rPr>
          <w:rStyle w:val="FootnoteReference"/>
        </w:rPr>
        <w:footnoteRef/>
      </w:r>
      <w:r>
        <w:t xml:space="preserve"> [JS] or “from age to age. So be it! So be it!”</w:t>
      </w:r>
    </w:p>
  </w:footnote>
  <w:footnote w:id="241">
    <w:p w14:paraId="3C5066F6" w14:textId="77777777" w:rsidR="00A534EB" w:rsidRPr="004A3E27" w:rsidRDefault="00A534EB"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A534EB" w:rsidRDefault="00A534EB" w:rsidP="00704CAA">
      <w:pPr>
        <w:pStyle w:val="footnote"/>
      </w:pPr>
      <w:r>
        <w:rPr>
          <w:rStyle w:val="FootnoteReference"/>
        </w:rPr>
        <w:footnoteRef/>
      </w:r>
      <w:r>
        <w:t xml:space="preserve"> [JS] or “thanksgiving”, or “thankful confession with praise”</w:t>
      </w:r>
    </w:p>
  </w:footnote>
  <w:footnote w:id="243">
    <w:p w14:paraId="2D0FDBB0" w14:textId="77777777" w:rsidR="00A534EB" w:rsidRDefault="00A534EB"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A534EB" w:rsidRDefault="00A534EB"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A534EB" w:rsidRDefault="00A534EB"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A534EB" w:rsidRDefault="00A534EB" w:rsidP="00704CAA">
      <w:pPr>
        <w:pStyle w:val="footnote"/>
      </w:pPr>
      <w:r>
        <w:rPr>
          <w:rStyle w:val="FootnoteReference"/>
        </w:rPr>
        <w:footnoteRef/>
      </w:r>
      <w:r>
        <w:t xml:space="preserve"> [JS] Fr. Lazarus has “dwelling”</w:t>
      </w:r>
    </w:p>
  </w:footnote>
  <w:footnote w:id="247">
    <w:p w14:paraId="4B4E6517" w14:textId="77777777" w:rsidR="00A534EB" w:rsidRPr="004A3E27" w:rsidRDefault="00A534EB"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A534EB" w:rsidRDefault="00A534EB"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A534EB" w:rsidRDefault="00A534EB"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A534EB" w:rsidRPr="004A3E27" w:rsidRDefault="00A534EB"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A534EB" w:rsidRDefault="00A534EB" w:rsidP="00704CAA">
      <w:pPr>
        <w:pStyle w:val="footnote"/>
      </w:pPr>
      <w:r>
        <w:rPr>
          <w:rStyle w:val="FootnoteReference"/>
        </w:rPr>
        <w:footnoteRef/>
      </w:r>
      <w:r>
        <w:t xml:space="preserve"> [JS] or “presence”</w:t>
      </w:r>
    </w:p>
  </w:footnote>
  <w:footnote w:id="252">
    <w:p w14:paraId="74E86BCD" w14:textId="77777777" w:rsidR="00A534EB" w:rsidRDefault="00A534EB" w:rsidP="00704CAA">
      <w:pPr>
        <w:pStyle w:val="footnote"/>
      </w:pPr>
      <w:r>
        <w:rPr>
          <w:rStyle w:val="FootnoteReference"/>
        </w:rPr>
        <w:footnoteRef/>
      </w:r>
      <w:r>
        <w:t xml:space="preserve"> [JS] or “boast in” or “praise”</w:t>
      </w:r>
    </w:p>
  </w:footnote>
  <w:footnote w:id="253">
    <w:p w14:paraId="137C7CEE" w14:textId="77777777" w:rsidR="00A534EB" w:rsidRDefault="00A534EB" w:rsidP="00704CAA">
      <w:pPr>
        <w:pStyle w:val="footnote"/>
      </w:pPr>
      <w:r>
        <w:rPr>
          <w:rStyle w:val="FootnoteReference"/>
        </w:rPr>
        <w:footnoteRef/>
      </w:r>
      <w:r>
        <w:t xml:space="preserve"> [JS] or “give thanks to”, or “thankfully confess Your Name with praise”</w:t>
      </w:r>
    </w:p>
  </w:footnote>
  <w:footnote w:id="254">
    <w:p w14:paraId="29D167D7" w14:textId="77777777" w:rsidR="00A534EB" w:rsidRPr="004A3E27" w:rsidRDefault="00A534EB"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A534EB" w:rsidRPr="004A3E27" w:rsidRDefault="00A534EB"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A534EB" w:rsidRPr="004A3E27" w:rsidRDefault="00A534EB"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A534EB" w:rsidRDefault="00A534EB" w:rsidP="00704CAA">
      <w:pPr>
        <w:pStyle w:val="footnote"/>
      </w:pPr>
      <w:r>
        <w:rPr>
          <w:rStyle w:val="FootnoteReference"/>
        </w:rPr>
        <w:footnoteRef/>
      </w:r>
      <w:r>
        <w:t xml:space="preserve"> [JS] or “grace was poured out on Your lips”</w:t>
      </w:r>
    </w:p>
  </w:footnote>
  <w:footnote w:id="258">
    <w:p w14:paraId="0253CD4F" w14:textId="77777777" w:rsidR="00A534EB" w:rsidRPr="004A3E27" w:rsidRDefault="00A534EB"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A534EB" w:rsidRPr="004A3E27" w:rsidRDefault="00A534EB"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A534EB" w:rsidRPr="004A3E27" w:rsidRDefault="00A534EB"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A534EB" w:rsidRDefault="00A534EB"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A534EB" w:rsidRDefault="00A534EB" w:rsidP="00704CAA">
      <w:pPr>
        <w:pStyle w:val="footnote"/>
      </w:pPr>
      <w:r>
        <w:rPr>
          <w:rStyle w:val="FootnoteReference"/>
        </w:rPr>
        <w:footnoteRef/>
      </w:r>
      <w:r>
        <w:t xml:space="preserve"> [JS] literally “do obeisance”, i.e. “bow down to”</w:t>
      </w:r>
    </w:p>
  </w:footnote>
  <w:footnote w:id="263">
    <w:p w14:paraId="3A9D055B" w14:textId="77777777" w:rsidR="00A534EB" w:rsidRPr="004A3E27" w:rsidRDefault="00A534EB"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A534EB" w:rsidRPr="004A3E27" w:rsidRDefault="00A534EB" w:rsidP="00704CAA">
      <w:pPr>
        <w:pStyle w:val="footnote"/>
      </w:pPr>
      <w:r w:rsidRPr="004A3E27">
        <w:rPr>
          <w:rStyle w:val="FootnoteReference"/>
        </w:rPr>
        <w:footnoteRef/>
      </w:r>
      <w:r w:rsidRPr="004A3E27">
        <w:t xml:space="preserve"> Rev. 22:1.</w:t>
      </w:r>
    </w:p>
  </w:footnote>
  <w:footnote w:id="265">
    <w:p w14:paraId="0D981498" w14:textId="77777777" w:rsidR="00A534EB" w:rsidRDefault="00A534EB" w:rsidP="00704CAA">
      <w:pPr>
        <w:pStyle w:val="footnote"/>
      </w:pPr>
      <w:r>
        <w:rPr>
          <w:rStyle w:val="FootnoteReference"/>
        </w:rPr>
        <w:footnoteRef/>
      </w:r>
      <w:r>
        <w:t xml:space="preserve"> Fr. Lazarus has “dwelling-place”</w:t>
      </w:r>
    </w:p>
  </w:footnote>
  <w:footnote w:id="266">
    <w:p w14:paraId="1E5AC7FD" w14:textId="77777777" w:rsidR="00A534EB" w:rsidRDefault="00A534EB" w:rsidP="00704CAA">
      <w:pPr>
        <w:pStyle w:val="footnote"/>
      </w:pPr>
      <w:r>
        <w:rPr>
          <w:rStyle w:val="FootnoteReference"/>
        </w:rPr>
        <w:footnoteRef/>
      </w:r>
      <w:r>
        <w:t xml:space="preserve"> [JS] the city’s</w:t>
      </w:r>
    </w:p>
  </w:footnote>
  <w:footnote w:id="267">
    <w:p w14:paraId="1BB6F44D" w14:textId="77777777" w:rsidR="00A534EB" w:rsidRPr="004A3E27" w:rsidRDefault="00A534EB"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A534EB" w:rsidRPr="004A3E27" w:rsidRDefault="00A534EB"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A534EB" w:rsidRPr="004A3E27" w:rsidRDefault="00A534EB"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A534EB" w:rsidRPr="004A3E27" w:rsidRDefault="00A534EB"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A534EB" w:rsidRPr="004A3E27" w:rsidRDefault="00A534EB"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A534EB" w:rsidRPr="004A3E27" w:rsidRDefault="00A534EB"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A534EB" w:rsidRPr="004A3E27" w:rsidRDefault="00A534EB"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A534EB" w:rsidRDefault="00A534EB" w:rsidP="00704CAA">
      <w:pPr>
        <w:pStyle w:val="footnote"/>
      </w:pPr>
      <w:r>
        <w:rPr>
          <w:rStyle w:val="FootnoteReference"/>
        </w:rPr>
        <w:footnoteRef/>
      </w:r>
      <w:r>
        <w:t xml:space="preserve"> [JS] or “beautifully situated”</w:t>
      </w:r>
    </w:p>
  </w:footnote>
  <w:footnote w:id="275">
    <w:p w14:paraId="54B46EEB" w14:textId="77777777" w:rsidR="00A534EB" w:rsidRPr="004A3E27" w:rsidRDefault="00A534EB"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A534EB" w:rsidRPr="004A3E27" w:rsidRDefault="00A534EB"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A534EB" w:rsidRPr="004A3E27" w:rsidRDefault="00A534EB"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A534EB" w:rsidRDefault="00A534EB" w:rsidP="00704CAA">
      <w:pPr>
        <w:pStyle w:val="footnote"/>
      </w:pPr>
      <w:r>
        <w:rPr>
          <w:rStyle w:val="FootnoteReference"/>
        </w:rPr>
        <w:footnoteRef/>
      </w:r>
      <w:r>
        <w:t xml:space="preserve"> [JS] Fr. Lazarus adds “justice and right judgment” to “righteousness”</w:t>
      </w:r>
    </w:p>
  </w:footnote>
  <w:footnote w:id="279">
    <w:p w14:paraId="20C0E7EF" w14:textId="77777777" w:rsidR="00A534EB" w:rsidRPr="004A3E27" w:rsidRDefault="00A534EB"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A534EB" w:rsidRPr="004A3E27" w:rsidRDefault="00A534EB"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A534EB" w:rsidRDefault="00A534EB" w:rsidP="00704CAA">
      <w:pPr>
        <w:pStyle w:val="footnote"/>
      </w:pPr>
      <w:r>
        <w:rPr>
          <w:rStyle w:val="FootnoteReference"/>
        </w:rPr>
        <w:footnoteRef/>
      </w:r>
      <w:r>
        <w:t xml:space="preserve"> [JS] or “eternally”</w:t>
      </w:r>
    </w:p>
  </w:footnote>
  <w:footnote w:id="282">
    <w:p w14:paraId="29183457" w14:textId="77777777" w:rsidR="00A534EB" w:rsidRDefault="00A534EB"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A534EB" w:rsidRDefault="00A534EB" w:rsidP="00704CAA">
      <w:pPr>
        <w:pStyle w:val="footnote"/>
      </w:pPr>
      <w:r>
        <w:rPr>
          <w:rStyle w:val="FootnoteReference"/>
        </w:rPr>
        <w:footnoteRef/>
      </w:r>
      <w:r>
        <w:t xml:space="preserve"> [JS] or “workers of iniquity”</w:t>
      </w:r>
    </w:p>
  </w:footnote>
  <w:footnote w:id="284">
    <w:p w14:paraId="3726AE69" w14:textId="77777777" w:rsidR="00A534EB" w:rsidRPr="004A3E27" w:rsidRDefault="00A534EB"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A534EB" w:rsidRDefault="00A534EB" w:rsidP="00704CAA">
      <w:pPr>
        <w:pStyle w:val="footnote"/>
      </w:pPr>
      <w:r>
        <w:rPr>
          <w:rStyle w:val="FootnoteReference"/>
        </w:rPr>
        <w:footnoteRef/>
      </w:r>
      <w:r>
        <w:t xml:space="preserve"> [JS] or “ransom”</w:t>
      </w:r>
    </w:p>
  </w:footnote>
  <w:footnote w:id="286">
    <w:p w14:paraId="5DBB946B" w14:textId="77777777" w:rsidR="00A534EB" w:rsidRDefault="00A534EB" w:rsidP="00704CAA">
      <w:pPr>
        <w:pStyle w:val="footnote"/>
      </w:pPr>
      <w:r>
        <w:rPr>
          <w:rStyle w:val="FootnoteReference"/>
        </w:rPr>
        <w:footnoteRef/>
      </w:r>
      <w:r>
        <w:t xml:space="preserve"> [JS] or tabernacles.</w:t>
      </w:r>
    </w:p>
  </w:footnote>
  <w:footnote w:id="287">
    <w:p w14:paraId="0039C2F6" w14:textId="77777777" w:rsidR="00A534EB" w:rsidRDefault="00A534EB"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A534EB" w:rsidRDefault="00A534EB" w:rsidP="00704CAA">
      <w:pPr>
        <w:pStyle w:val="footnote"/>
      </w:pPr>
      <w:r>
        <w:rPr>
          <w:rStyle w:val="FootnoteReference"/>
        </w:rPr>
        <w:footnoteRef/>
      </w:r>
      <w:r>
        <w:t xml:space="preserve"> [JS] or “I will not find fault with your sacrifices”</w:t>
      </w:r>
    </w:p>
  </w:footnote>
  <w:footnote w:id="289">
    <w:p w14:paraId="68A8C08D" w14:textId="77777777" w:rsidR="00A534EB" w:rsidRPr="004A3E27" w:rsidRDefault="00A534EB"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A534EB" w:rsidRDefault="00A534EB" w:rsidP="00704CAA">
      <w:pPr>
        <w:pStyle w:val="footnote"/>
      </w:pPr>
      <w:r>
        <w:rPr>
          <w:rStyle w:val="FootnoteReference"/>
        </w:rPr>
        <w:footnoteRef/>
      </w:r>
      <w:r>
        <w:t xml:space="preserve"> [JS] [] found in Coptic</w:t>
      </w:r>
    </w:p>
  </w:footnote>
  <w:footnote w:id="291">
    <w:p w14:paraId="083DB491" w14:textId="77777777" w:rsidR="00A534EB" w:rsidRPr="004A3E27" w:rsidRDefault="00A534EB"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A534EB" w:rsidRDefault="00A534EB" w:rsidP="00704CAA">
      <w:pPr>
        <w:pStyle w:val="footnote"/>
      </w:pPr>
      <w:r>
        <w:rPr>
          <w:rStyle w:val="FootnoteReference"/>
        </w:rPr>
        <w:footnoteRef/>
      </w:r>
      <w:r>
        <w:t xml:space="preserve"> [JS] “showed me” or “made known to me”</w:t>
      </w:r>
    </w:p>
  </w:footnote>
  <w:footnote w:id="293">
    <w:p w14:paraId="6841512E" w14:textId="77777777" w:rsidR="00A534EB" w:rsidRPr="004A3E27" w:rsidRDefault="00A534EB" w:rsidP="00704CAA">
      <w:pPr>
        <w:pStyle w:val="footnote"/>
      </w:pPr>
      <w:r w:rsidRPr="004A3E27">
        <w:rPr>
          <w:rStyle w:val="FootnoteReference"/>
        </w:rPr>
        <w:footnoteRef/>
      </w:r>
      <w:r w:rsidRPr="004A3E27">
        <w:t xml:space="preserve"> Exodus 12:22; John 19:29; Hebrews 9:19.</w:t>
      </w:r>
    </w:p>
  </w:footnote>
  <w:footnote w:id="294">
    <w:p w14:paraId="2CD43332" w14:textId="77777777" w:rsidR="00A534EB" w:rsidRDefault="00A534EB" w:rsidP="00704CAA">
      <w:pPr>
        <w:pStyle w:val="footnote"/>
      </w:pPr>
      <w:r>
        <w:rPr>
          <w:rStyle w:val="FootnoteReference"/>
        </w:rPr>
        <w:footnoteRef/>
      </w:r>
      <w:r>
        <w:t xml:space="preserve"> [JS] literally “face”.</w:t>
      </w:r>
    </w:p>
  </w:footnote>
  <w:footnote w:id="295">
    <w:p w14:paraId="63BCC4B4" w14:textId="77777777" w:rsidR="00A534EB" w:rsidRDefault="00A534EB" w:rsidP="00704CAA">
      <w:pPr>
        <w:pStyle w:val="footnote"/>
      </w:pPr>
      <w:r>
        <w:rPr>
          <w:rStyle w:val="FootnoteReference"/>
        </w:rPr>
        <w:footnoteRef/>
      </w:r>
      <w:r>
        <w:t xml:space="preserve"> [JS] or “blood-guiltiness”</w:t>
      </w:r>
    </w:p>
  </w:footnote>
  <w:footnote w:id="296">
    <w:p w14:paraId="5BD3086D" w14:textId="77777777" w:rsidR="00A534EB" w:rsidRDefault="00A534EB" w:rsidP="00704CAA">
      <w:pPr>
        <w:pStyle w:val="footnote"/>
      </w:pPr>
      <w:r>
        <w:rPr>
          <w:rStyle w:val="FootnoteReference"/>
        </w:rPr>
        <w:footnoteRef/>
      </w:r>
      <w:r>
        <w:t xml:space="preserve"> [JS] or “gives thanks to,” or “thankfully confess You with praise”</w:t>
      </w:r>
    </w:p>
  </w:footnote>
  <w:footnote w:id="297">
    <w:p w14:paraId="49F73209" w14:textId="77777777" w:rsidR="00A534EB" w:rsidRPr="004A3E27" w:rsidRDefault="00A534EB"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A534EB" w:rsidRPr="004A3E27" w:rsidRDefault="00A534EB"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A534EB" w:rsidRDefault="00A534EB" w:rsidP="00704CAA">
      <w:pPr>
        <w:pStyle w:val="footnote"/>
      </w:pPr>
      <w:r>
        <w:rPr>
          <w:rStyle w:val="FootnoteReference"/>
        </w:rPr>
        <w:footnoteRef/>
      </w:r>
      <w:r>
        <w:t xml:space="preserve"> [JS] or “give thanks to You,” or “thankfully confess You with praise”</w:t>
      </w:r>
    </w:p>
  </w:footnote>
  <w:footnote w:id="300">
    <w:p w14:paraId="767368C4" w14:textId="77777777" w:rsidR="00A534EB" w:rsidRPr="004A3E27" w:rsidRDefault="00A534EB"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A534EB" w:rsidRPr="004A3E27" w:rsidRDefault="00A534EB" w:rsidP="00704CAA">
      <w:pPr>
        <w:pStyle w:val="footnote"/>
      </w:pPr>
      <w:r w:rsidRPr="004A3E27">
        <w:rPr>
          <w:rStyle w:val="FootnoteReference"/>
        </w:rPr>
        <w:footnoteRef/>
      </w:r>
      <w:r w:rsidRPr="004A3E27">
        <w:t xml:space="preserve"> Lk. 10:18; 2 Thess. 1:6.</w:t>
      </w:r>
    </w:p>
  </w:footnote>
  <w:footnote w:id="302">
    <w:p w14:paraId="10448F6D" w14:textId="77777777" w:rsidR="00A534EB" w:rsidRPr="004A3E27" w:rsidRDefault="00A534EB"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A534EB" w:rsidRDefault="00A534EB" w:rsidP="00704CAA">
      <w:pPr>
        <w:pStyle w:val="footnote"/>
      </w:pPr>
      <w:r>
        <w:rPr>
          <w:rStyle w:val="FootnoteReference"/>
        </w:rPr>
        <w:footnoteRef/>
      </w:r>
      <w:r>
        <w:t xml:space="preserve"> [JS] “it” refers to the iniquity and strife.</w:t>
      </w:r>
    </w:p>
  </w:footnote>
  <w:footnote w:id="304">
    <w:p w14:paraId="5BC02F63" w14:textId="77777777" w:rsidR="00A534EB" w:rsidRPr="004A3E27" w:rsidRDefault="00A534EB"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A534EB" w:rsidRPr="004A3E27" w:rsidRDefault="00A534EB"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A534EB" w:rsidRDefault="00A534EB" w:rsidP="00704CAA">
      <w:pPr>
        <w:pStyle w:val="footnote"/>
      </w:pPr>
      <w:r>
        <w:rPr>
          <w:rStyle w:val="FootnoteReference"/>
        </w:rPr>
        <w:footnoteRef/>
      </w:r>
      <w:r>
        <w:t xml:space="preserve"> [JS] NETS omits “not”</w:t>
      </w:r>
    </w:p>
  </w:footnote>
  <w:footnote w:id="307">
    <w:p w14:paraId="586AA817" w14:textId="77777777" w:rsidR="00A534EB" w:rsidRPr="004A3E27" w:rsidRDefault="00A534EB"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A534EB" w:rsidRPr="004A3E27" w:rsidRDefault="00A534EB"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A534EB" w:rsidRDefault="00A534EB" w:rsidP="00704CAA">
      <w:pPr>
        <w:pStyle w:val="footnote"/>
      </w:pPr>
      <w:r>
        <w:rPr>
          <w:rStyle w:val="FootnoteReference"/>
        </w:rPr>
        <w:footnoteRef/>
      </w:r>
      <w:r>
        <w:t xml:space="preserve"> [JS] or “I will sing and praise,” or “I will sing and make music”</w:t>
      </w:r>
    </w:p>
  </w:footnote>
  <w:footnote w:id="310">
    <w:p w14:paraId="433EB3DE" w14:textId="77777777" w:rsidR="00A534EB" w:rsidRDefault="00A534EB"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A534EB" w:rsidRDefault="00A534EB" w:rsidP="00704CAA">
      <w:pPr>
        <w:pStyle w:val="footnote"/>
      </w:pPr>
      <w:r>
        <w:rPr>
          <w:rStyle w:val="FootnoteReference"/>
        </w:rPr>
        <w:footnoteRef/>
      </w:r>
      <w:r>
        <w:t xml:space="preserve"> [JS] Coptic has “Name” in place of “mercy”.</w:t>
      </w:r>
    </w:p>
  </w:footnote>
  <w:footnote w:id="312">
    <w:p w14:paraId="7728F8E8" w14:textId="77777777" w:rsidR="00A534EB" w:rsidRPr="004A3E27" w:rsidRDefault="00A534EB"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A534EB" w:rsidRDefault="00A534EB" w:rsidP="00704CAA">
      <w:pPr>
        <w:pStyle w:val="footnote"/>
      </w:pPr>
      <w:r>
        <w:rPr>
          <w:rStyle w:val="FootnoteReference"/>
        </w:rPr>
        <w:footnoteRef/>
      </w:r>
      <w:r>
        <w:t xml:space="preserve"> [JS] or “the lawless,” or “those that do wickedness”</w:t>
      </w:r>
    </w:p>
  </w:footnote>
  <w:footnote w:id="314">
    <w:p w14:paraId="670E273A" w14:textId="77777777" w:rsidR="00A534EB" w:rsidRPr="004A3E27" w:rsidRDefault="00A534EB" w:rsidP="00704CAA">
      <w:pPr>
        <w:pStyle w:val="footnote"/>
      </w:pPr>
      <w:r w:rsidRPr="004A3E27">
        <w:rPr>
          <w:rStyle w:val="FootnoteReference"/>
        </w:rPr>
        <w:footnoteRef/>
      </w:r>
      <w:r w:rsidRPr="004A3E27">
        <w:t xml:space="preserve"> Mercy: love (Luke 10:37).</w:t>
      </w:r>
    </w:p>
  </w:footnote>
  <w:footnote w:id="315">
    <w:p w14:paraId="2503BB75" w14:textId="77777777" w:rsidR="00A534EB" w:rsidRPr="004A3E27" w:rsidRDefault="00A534EB"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A534EB" w:rsidRPr="004A3E27" w:rsidRDefault="00A534EB"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A534EB" w:rsidRPr="004A3E27" w:rsidRDefault="00A534EB"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A534EB" w:rsidRPr="004A3E27" w:rsidRDefault="00A534EB"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A534EB" w:rsidRDefault="00A534EB"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A534EB" w:rsidRPr="004A3E27" w:rsidRDefault="00A534EB"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A534EB" w:rsidRPr="004A3E27" w:rsidRDefault="00A534EB"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A534EB" w:rsidRDefault="00A534EB"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A534EB" w:rsidRPr="004A3E27" w:rsidRDefault="00A534EB" w:rsidP="00704CAA">
      <w:pPr>
        <w:pStyle w:val="footnote"/>
      </w:pPr>
      <w:r w:rsidRPr="004A3E27">
        <w:rPr>
          <w:rStyle w:val="FootnoteReference"/>
        </w:rPr>
        <w:footnoteRef/>
      </w:r>
      <w:r w:rsidRPr="004A3E27">
        <w:t xml:space="preserve"> Job. 33:14.</w:t>
      </w:r>
    </w:p>
  </w:footnote>
  <w:footnote w:id="324">
    <w:p w14:paraId="733C9AA0" w14:textId="77777777" w:rsidR="00A534EB" w:rsidRDefault="00A534EB"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A534EB" w:rsidRDefault="00A534EB" w:rsidP="00704CAA">
      <w:pPr>
        <w:pStyle w:val="footnote"/>
      </w:pPr>
      <w:r>
        <w:rPr>
          <w:rStyle w:val="FootnoteReference"/>
        </w:rPr>
        <w:footnoteRef/>
      </w:r>
      <w:r>
        <w:t xml:space="preserve"> [JS] literally, “holy place”</w:t>
      </w:r>
    </w:p>
  </w:footnote>
  <w:footnote w:id="326">
    <w:p w14:paraId="105BC1C0" w14:textId="77777777" w:rsidR="00A534EB" w:rsidRPr="004A3E27" w:rsidRDefault="00A534EB"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A534EB" w:rsidRDefault="00A534EB" w:rsidP="00704CAA">
      <w:pPr>
        <w:pStyle w:val="footnote"/>
      </w:pPr>
      <w:r>
        <w:rPr>
          <w:rStyle w:val="FootnoteReference"/>
        </w:rPr>
        <w:footnoteRef/>
      </w:r>
      <w:r>
        <w:t xml:space="preserve"> [JS] Fr. Athanasius’ translation from the Coptic has “shall glory”</w:t>
      </w:r>
    </w:p>
  </w:footnote>
  <w:footnote w:id="328">
    <w:p w14:paraId="397554C6" w14:textId="77777777" w:rsidR="00A534EB" w:rsidRDefault="00A534EB"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A534EB" w:rsidRDefault="00A534EB" w:rsidP="00704CAA">
      <w:pPr>
        <w:pStyle w:val="footnote"/>
      </w:pPr>
      <w:r>
        <w:rPr>
          <w:rStyle w:val="FootnoteReference"/>
        </w:rPr>
        <w:footnoteRef/>
      </w:r>
      <w:r>
        <w:t xml:space="preserve"> [] Found in Fr. Athanasius’ translation from the Coptic</w:t>
      </w:r>
    </w:p>
  </w:footnote>
  <w:footnote w:id="330">
    <w:p w14:paraId="2E69FFAD" w14:textId="77777777" w:rsidR="00A534EB" w:rsidRDefault="00A534EB" w:rsidP="00704CAA">
      <w:pPr>
        <w:pStyle w:val="footnote"/>
      </w:pPr>
      <w:r>
        <w:rPr>
          <w:rStyle w:val="FootnoteReference"/>
        </w:rPr>
        <w:footnoteRef/>
      </w:r>
      <w:r>
        <w:t xml:space="preserve"> [JS] [] found in Coptic, see Vespers of Pashons 20.</w:t>
      </w:r>
    </w:p>
  </w:footnote>
  <w:footnote w:id="331">
    <w:p w14:paraId="33825382" w14:textId="77777777" w:rsidR="00A534EB" w:rsidRPr="004A3E27" w:rsidRDefault="00A534EB"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A534EB" w:rsidRPr="004A3E27" w:rsidRDefault="00A534EB"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A534EB" w:rsidRDefault="00A534EB" w:rsidP="00704CAA">
      <w:pPr>
        <w:pStyle w:val="footnote"/>
      </w:pPr>
      <w:r>
        <w:rPr>
          <w:rStyle w:val="FootnoteReference"/>
        </w:rPr>
        <w:footnoteRef/>
      </w:r>
      <w:r>
        <w:t xml:space="preserve"> [JS] lit, “filled with fatness.”</w:t>
      </w:r>
    </w:p>
  </w:footnote>
  <w:footnote w:id="334">
    <w:p w14:paraId="461E1005" w14:textId="77777777" w:rsidR="00A534EB" w:rsidRPr="004A3E27" w:rsidRDefault="00A534EB"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A534EB" w:rsidRPr="004A3E27" w:rsidRDefault="00A534EB"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A534EB" w:rsidRPr="004A3E27" w:rsidRDefault="00A534EB"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A534EB" w:rsidRPr="004A3E27" w:rsidRDefault="00A534EB" w:rsidP="00704CAA">
      <w:pPr>
        <w:pStyle w:val="footnote"/>
      </w:pPr>
      <w:r w:rsidRPr="004A3E27">
        <w:rPr>
          <w:rStyle w:val="FootnoteReference"/>
        </w:rPr>
        <w:footnoteRef/>
      </w:r>
      <w:r w:rsidRPr="004A3E27">
        <w:t xml:space="preserve"> See footnote 62. &lt;2 previously&gt;</w:t>
      </w:r>
    </w:p>
  </w:footnote>
  <w:footnote w:id="338">
    <w:p w14:paraId="1020379C" w14:textId="77777777" w:rsidR="00A534EB" w:rsidRDefault="00A534EB" w:rsidP="00704CAA">
      <w:pPr>
        <w:pStyle w:val="footnote"/>
      </w:pPr>
      <w:r>
        <w:rPr>
          <w:rStyle w:val="FootnoteReference"/>
        </w:rPr>
        <w:footnoteRef/>
      </w:r>
      <w:r>
        <w:t xml:space="preserve"> [JS], “do obeisance”, i.e. prostrate, not just an attitude, but an act</w:t>
      </w:r>
    </w:p>
  </w:footnote>
  <w:footnote w:id="339">
    <w:p w14:paraId="3F0207F5" w14:textId="77777777" w:rsidR="00A534EB" w:rsidRPr="004A3E27" w:rsidRDefault="00A534EB"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A534EB" w:rsidRPr="004A3E27" w:rsidRDefault="00A534EB"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A534EB" w:rsidRDefault="00A534EB" w:rsidP="00704CAA">
      <w:pPr>
        <w:pStyle w:val="footnote"/>
      </w:pPr>
      <w:r>
        <w:rPr>
          <w:rStyle w:val="FootnoteReference"/>
        </w:rPr>
        <w:footnoteRef/>
      </w:r>
      <w:r>
        <w:t xml:space="preserve"> [JS] Fr. Lazarus has, “for”</w:t>
      </w:r>
    </w:p>
  </w:footnote>
  <w:footnote w:id="342">
    <w:p w14:paraId="7332204F" w14:textId="77777777" w:rsidR="00A534EB" w:rsidRPr="004A3E27" w:rsidRDefault="00A534EB"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A534EB" w:rsidRPr="004A3E27" w:rsidRDefault="00A534EB"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A534EB" w:rsidRPr="004A3E27" w:rsidRDefault="00A534EB"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A534EB" w:rsidRPr="004A3E27" w:rsidRDefault="00A534EB"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A534EB" w:rsidRDefault="00A534EB" w:rsidP="00704CAA">
      <w:pPr>
        <w:pStyle w:val="footnote"/>
      </w:pPr>
      <w:r>
        <w:rPr>
          <w:rStyle w:val="FootnoteReference"/>
        </w:rPr>
        <w:footnoteRef/>
      </w:r>
      <w:r>
        <w:t xml:space="preserve"> [JS] or “give thanks to You” or “thankfully confess You with praise”</w:t>
      </w:r>
    </w:p>
  </w:footnote>
  <w:footnote w:id="347">
    <w:p w14:paraId="10E8EE46" w14:textId="77777777" w:rsidR="00A534EB" w:rsidRDefault="00A534EB"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A534EB" w:rsidRPr="004A3E27" w:rsidRDefault="00A534EB"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A534EB" w:rsidRPr="004A3E27" w:rsidRDefault="00A534EB"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A534EB" w:rsidRPr="004A3E27" w:rsidRDefault="00A534EB"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A534EB" w:rsidRDefault="00A534EB" w:rsidP="00704CAA">
      <w:pPr>
        <w:pStyle w:val="footnote"/>
      </w:pPr>
      <w:r>
        <w:rPr>
          <w:rStyle w:val="FootnoteReference"/>
        </w:rPr>
        <w:footnoteRef/>
      </w:r>
      <w:r>
        <w:t xml:space="preserve"> [JS] literally, “before the face of”</w:t>
      </w:r>
    </w:p>
  </w:footnote>
  <w:footnote w:id="352">
    <w:p w14:paraId="102533E3" w14:textId="77777777" w:rsidR="00A534EB" w:rsidRPr="004A3E27" w:rsidRDefault="00A534EB"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A534EB" w:rsidRDefault="00A534EB" w:rsidP="00704CAA">
      <w:pPr>
        <w:pStyle w:val="footnote"/>
      </w:pPr>
      <w:r>
        <w:rPr>
          <w:rStyle w:val="FootnoteReference"/>
        </w:rPr>
        <w:footnoteRef/>
      </w:r>
      <w:r>
        <w:t xml:space="preserve"> [JS] literally “hosts”</w:t>
      </w:r>
    </w:p>
  </w:footnote>
  <w:footnote w:id="354">
    <w:p w14:paraId="1B31F91F" w14:textId="77777777" w:rsidR="00A534EB" w:rsidRDefault="00A534EB"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A534EB" w:rsidRPr="004A3E27" w:rsidRDefault="00A534EB"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A534EB" w:rsidRDefault="00A534EB" w:rsidP="00704CAA">
      <w:pPr>
        <w:pStyle w:val="footnote"/>
      </w:pPr>
      <w:r>
        <w:rPr>
          <w:rStyle w:val="FootnoteReference"/>
        </w:rPr>
        <w:footnoteRef/>
      </w:r>
      <w:r>
        <w:t xml:space="preserve"> [JS] literally, “ten-thousand fold”</w:t>
      </w:r>
    </w:p>
  </w:footnote>
  <w:footnote w:id="357">
    <w:p w14:paraId="475823DF" w14:textId="77777777" w:rsidR="00A534EB" w:rsidRDefault="00A534EB"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A534EB" w:rsidRPr="004A3E27" w:rsidRDefault="00A534EB"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A534EB" w:rsidRDefault="00A534EB"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A534EB" w:rsidRDefault="00A534EB" w:rsidP="00704CAA">
      <w:pPr>
        <w:pStyle w:val="footnote"/>
      </w:pPr>
      <w:r>
        <w:rPr>
          <w:rStyle w:val="FootnoteReference"/>
        </w:rPr>
        <w:footnoteRef/>
      </w:r>
      <w:r>
        <w:t xml:space="preserve"> [JS] “assemblies” or “congregations”</w:t>
      </w:r>
    </w:p>
  </w:footnote>
  <w:footnote w:id="361">
    <w:p w14:paraId="291850C2" w14:textId="77777777" w:rsidR="00A534EB" w:rsidRPr="004A3E27" w:rsidRDefault="00A534EB"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A534EB" w:rsidRDefault="00A534EB"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A534EB" w:rsidRPr="004A3E27" w:rsidRDefault="00A534EB"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A534EB" w:rsidRDefault="00A534EB" w:rsidP="00704CAA">
      <w:pPr>
        <w:pStyle w:val="footnote"/>
      </w:pPr>
      <w:r>
        <w:rPr>
          <w:rStyle w:val="FootnoteReference"/>
        </w:rPr>
        <w:footnoteRef/>
      </w:r>
      <w:r>
        <w:t xml:space="preserve"> [JS] Coptic has “mire of death”. See the Ninth Hour of Great Friday.</w:t>
      </w:r>
    </w:p>
  </w:footnote>
  <w:footnote w:id="365">
    <w:p w14:paraId="24447BAC" w14:textId="77777777" w:rsidR="00A534EB" w:rsidRPr="004A3E27" w:rsidRDefault="00A534EB"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A534EB" w:rsidRPr="004A3E27" w:rsidRDefault="00A534EB"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A534EB" w:rsidRPr="004A3E27" w:rsidRDefault="00A534EB" w:rsidP="00704CAA">
      <w:pPr>
        <w:pStyle w:val="footnote"/>
      </w:pPr>
      <w:r w:rsidRPr="004A3E27">
        <w:rPr>
          <w:rStyle w:val="FootnoteReference"/>
        </w:rPr>
        <w:footnoteRef/>
      </w:r>
      <w:r w:rsidRPr="004A3E27">
        <w:t xml:space="preserve"> Mk. 15:29; Jn. 2:17; Rom. 15:3.</w:t>
      </w:r>
    </w:p>
  </w:footnote>
  <w:footnote w:id="368">
    <w:p w14:paraId="22B19FA9" w14:textId="77777777" w:rsidR="00A534EB" w:rsidRPr="004A3E27" w:rsidRDefault="00A534EB" w:rsidP="00704CAA">
      <w:pPr>
        <w:pStyle w:val="footnote"/>
      </w:pPr>
      <w:r w:rsidRPr="004A3E27">
        <w:rPr>
          <w:rStyle w:val="FootnoteReference"/>
        </w:rPr>
        <w:footnoteRef/>
      </w:r>
      <w:r w:rsidRPr="004A3E27">
        <w:t xml:space="preserve"> The elders and chief priests.</w:t>
      </w:r>
    </w:p>
  </w:footnote>
  <w:footnote w:id="369">
    <w:p w14:paraId="1346C83A" w14:textId="77777777" w:rsidR="00A534EB" w:rsidRPr="004A3E27" w:rsidRDefault="00A534EB"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A534EB" w:rsidRDefault="00A534EB"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A534EB" w:rsidRPr="004A3E27" w:rsidRDefault="00A534EB" w:rsidP="00704CAA">
      <w:pPr>
        <w:pStyle w:val="footnote"/>
      </w:pPr>
      <w:r w:rsidRPr="004A3E27">
        <w:rPr>
          <w:rStyle w:val="FootnoteReference"/>
        </w:rPr>
        <w:footnoteRef/>
      </w:r>
      <w:r w:rsidRPr="004A3E27">
        <w:t xml:space="preserve"> Mt. 16:21; Mk. 8:31.</w:t>
      </w:r>
    </w:p>
  </w:footnote>
  <w:footnote w:id="372">
    <w:p w14:paraId="1283807F" w14:textId="77777777" w:rsidR="00A534EB" w:rsidRPr="004A3E27" w:rsidRDefault="00A534EB" w:rsidP="00704CAA">
      <w:pPr>
        <w:pStyle w:val="footnote"/>
      </w:pPr>
      <w:r w:rsidRPr="004A3E27">
        <w:rPr>
          <w:rStyle w:val="FootnoteReference"/>
        </w:rPr>
        <w:footnoteRef/>
      </w:r>
      <w:r w:rsidRPr="004A3E27">
        <w:t xml:space="preserve"> Mt. 27:34.</w:t>
      </w:r>
    </w:p>
  </w:footnote>
  <w:footnote w:id="373">
    <w:p w14:paraId="59E554A3" w14:textId="77777777" w:rsidR="00A534EB" w:rsidRPr="004A3E27" w:rsidRDefault="00A534EB"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A534EB" w:rsidRPr="004A3E27" w:rsidRDefault="00A534EB"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A534EB" w:rsidRDefault="00A534EB"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A534EB" w:rsidRPr="004A3E27" w:rsidRDefault="00A534EB"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A534EB" w:rsidRDefault="00A534EB"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A534EB" w:rsidRPr="004A3E27" w:rsidRDefault="00A534EB"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A534EB" w:rsidRPr="004A3E27" w:rsidRDefault="00A534EB"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A534EB" w:rsidRDefault="00A534EB" w:rsidP="00704CAA">
      <w:pPr>
        <w:pStyle w:val="footnote"/>
      </w:pPr>
      <w:r>
        <w:rPr>
          <w:rStyle w:val="FootnoteReference"/>
        </w:rPr>
        <w:footnoteRef/>
      </w:r>
      <w:r>
        <w:t xml:space="preserve"> [JS] literally, “arm”.</w:t>
      </w:r>
    </w:p>
  </w:footnote>
  <w:footnote w:id="381">
    <w:p w14:paraId="6A96DAD6" w14:textId="77777777" w:rsidR="00A534EB" w:rsidRPr="004A3E27" w:rsidRDefault="00A534EB" w:rsidP="00704CAA">
      <w:pPr>
        <w:pStyle w:val="footnote"/>
      </w:pPr>
      <w:r w:rsidRPr="004A3E27">
        <w:rPr>
          <w:rStyle w:val="FootnoteReference"/>
        </w:rPr>
        <w:footnoteRef/>
      </w:r>
      <w:r w:rsidRPr="004A3E27">
        <w:t xml:space="preserve"> Ephes. 3:10; 4:8.</w:t>
      </w:r>
    </w:p>
  </w:footnote>
  <w:footnote w:id="382">
    <w:p w14:paraId="3856467E" w14:textId="77777777" w:rsidR="00A534EB" w:rsidRDefault="00A534EB"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A534EB" w:rsidRPr="004A3E27" w:rsidRDefault="00A534EB"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A534EB" w:rsidRPr="004A3E27" w:rsidRDefault="00A534EB"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A534EB" w:rsidRDefault="00A534EB" w:rsidP="00704CAA">
      <w:pPr>
        <w:pStyle w:val="footnote"/>
      </w:pPr>
      <w:r>
        <w:rPr>
          <w:rStyle w:val="FootnoteReference"/>
        </w:rPr>
        <w:footnoteRef/>
      </w:r>
      <w:r>
        <w:t xml:space="preserve"> [JS] literally “He will judge the poor of the people.”</w:t>
      </w:r>
    </w:p>
  </w:footnote>
  <w:footnote w:id="386">
    <w:p w14:paraId="5CB4BFD0" w14:textId="77777777" w:rsidR="00A534EB" w:rsidRPr="004A3E27" w:rsidRDefault="00A534EB"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A534EB" w:rsidRPr="004A3E27" w:rsidRDefault="00A534EB" w:rsidP="00704CAA">
      <w:pPr>
        <w:pStyle w:val="footnote"/>
      </w:pPr>
      <w:r w:rsidRPr="004A3E27">
        <w:rPr>
          <w:rStyle w:val="FootnoteReference"/>
        </w:rPr>
        <w:footnoteRef/>
      </w:r>
      <w:r w:rsidRPr="004A3E27">
        <w:t xml:space="preserve"> Rivers: Tigris and Euphrates.</w:t>
      </w:r>
    </w:p>
  </w:footnote>
  <w:footnote w:id="388">
    <w:p w14:paraId="40EFD021" w14:textId="77777777" w:rsidR="00A534EB" w:rsidRPr="004A3E27" w:rsidRDefault="00A534EB"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A534EB" w:rsidRDefault="00A534EB"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A534EB" w:rsidRPr="004A3E27" w:rsidRDefault="00A534EB"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A534EB" w:rsidRPr="004A3E27" w:rsidRDefault="00A534EB"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A534EB" w:rsidRDefault="00A534EB" w:rsidP="00704CAA">
      <w:pPr>
        <w:pStyle w:val="footnote"/>
      </w:pPr>
      <w:r>
        <w:rPr>
          <w:rStyle w:val="FootnoteReference"/>
        </w:rPr>
        <w:footnoteRef/>
      </w:r>
      <w:r>
        <w:t xml:space="preserve"> [JS] Fr. Athanasius has, “all nations shall glorify Him.</w:t>
      </w:r>
    </w:p>
  </w:footnote>
  <w:footnote w:id="393">
    <w:p w14:paraId="266FC831" w14:textId="77777777" w:rsidR="00A534EB" w:rsidRDefault="00A534EB" w:rsidP="00704CAA">
      <w:pPr>
        <w:pStyle w:val="footnote"/>
      </w:pPr>
      <w:r>
        <w:rPr>
          <w:rStyle w:val="FootnoteReference"/>
        </w:rPr>
        <w:footnoteRef/>
      </w:r>
      <w:r>
        <w:t xml:space="preserve"> [JS] found in Copitc. See the First Hour of Monday of Holy Week.</w:t>
      </w:r>
    </w:p>
  </w:footnote>
  <w:footnote w:id="394">
    <w:p w14:paraId="295FC4E3" w14:textId="77777777" w:rsidR="00A534EB" w:rsidRDefault="00A534EB" w:rsidP="00704CAA">
      <w:pPr>
        <w:pStyle w:val="footnote"/>
      </w:pPr>
      <w:r>
        <w:rPr>
          <w:rStyle w:val="FootnoteReference"/>
        </w:rPr>
        <w:footnoteRef/>
      </w:r>
      <w:r>
        <w:t xml:space="preserve"> [JS] or, “So be it! So be it!”</w:t>
      </w:r>
    </w:p>
  </w:footnote>
  <w:footnote w:id="395">
    <w:p w14:paraId="5A10FE12" w14:textId="77777777" w:rsidR="00A534EB" w:rsidRPr="004A3E27" w:rsidRDefault="00A534EB"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A534EB" w:rsidRPr="004A3E27" w:rsidRDefault="00A534EB"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A534EB" w:rsidRPr="004A3E27" w:rsidRDefault="00A534EB" w:rsidP="00704CAA">
      <w:pPr>
        <w:pStyle w:val="footnote"/>
      </w:pPr>
      <w:r w:rsidRPr="004A3E27">
        <w:tab/>
        <w:t>For them there are no pains;</w:t>
      </w:r>
    </w:p>
    <w:p w14:paraId="329CF061" w14:textId="77777777" w:rsidR="00A534EB" w:rsidRPr="004A3E27" w:rsidRDefault="00A534EB" w:rsidP="00704CAA">
      <w:pPr>
        <w:pStyle w:val="footnote"/>
      </w:pPr>
      <w:r w:rsidRPr="004A3E27">
        <w:tab/>
        <w:t>fit and strong are their bodies.</w:t>
      </w:r>
    </w:p>
  </w:footnote>
  <w:footnote w:id="397">
    <w:p w14:paraId="49BE7CC0" w14:textId="77777777" w:rsidR="00A534EB" w:rsidRPr="004A3E27" w:rsidRDefault="00A534EB"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A534EB" w:rsidRPr="004A3E27" w:rsidRDefault="00A534EB"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A534EB" w:rsidRPr="004A3E27" w:rsidRDefault="00A534EB"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A534EB" w:rsidRPr="004A3E27" w:rsidRDefault="00A534EB"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A534EB" w:rsidRPr="004A3E27" w:rsidRDefault="00A534EB"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A534EB" w:rsidRPr="004A3E27" w:rsidRDefault="00A534EB"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A534EB" w:rsidRPr="004A3E27" w:rsidRDefault="00A534EB"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A534EB" w:rsidRDefault="00A534EB"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A534EB" w:rsidRDefault="00A534EB" w:rsidP="00704CAA">
      <w:pPr>
        <w:pStyle w:val="footnote"/>
      </w:pPr>
      <w:r>
        <w:rPr>
          <w:rStyle w:val="FootnoteReference"/>
        </w:rPr>
        <w:footnoteRef/>
      </w:r>
      <w:r>
        <w:t xml:space="preserve"> [JS] or emblems.</w:t>
      </w:r>
    </w:p>
  </w:footnote>
  <w:footnote w:id="406">
    <w:p w14:paraId="3520D724" w14:textId="77777777" w:rsidR="00A534EB" w:rsidRPr="004A3E27" w:rsidRDefault="00A534EB"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A534EB" w:rsidRPr="004A3E27" w:rsidRDefault="00A534EB"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A534EB" w:rsidRPr="004A3E27" w:rsidRDefault="00A534EB"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A534EB" w:rsidRPr="005B2E82" w:rsidRDefault="00A534EB"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A534EB" w:rsidRDefault="00A534EB" w:rsidP="00704CAA">
      <w:pPr>
        <w:pStyle w:val="footnote"/>
      </w:pPr>
      <w:r>
        <w:rPr>
          <w:rStyle w:val="FootnoteReference"/>
        </w:rPr>
        <w:footnoteRef/>
      </w:r>
      <w:r>
        <w:t xml:space="preserve"> [JS] or “give thanks to You” or “thankfully confess you with praise”</w:t>
      </w:r>
    </w:p>
  </w:footnote>
  <w:footnote w:id="411">
    <w:p w14:paraId="3CA113B3" w14:textId="77777777" w:rsidR="00A534EB" w:rsidRDefault="00A534EB"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A534EB" w:rsidRDefault="00A534EB" w:rsidP="00704CAA">
      <w:pPr>
        <w:pStyle w:val="footnote"/>
      </w:pPr>
      <w:r>
        <w:rPr>
          <w:rStyle w:val="FootnoteReference"/>
        </w:rPr>
        <w:footnoteRef/>
      </w:r>
      <w:r>
        <w:t xml:space="preserve"> [JS] literally “horn”, here and below.</w:t>
      </w:r>
    </w:p>
  </w:footnote>
  <w:footnote w:id="413">
    <w:p w14:paraId="0BE9BC7E" w14:textId="77777777" w:rsidR="00A534EB" w:rsidRPr="004A3E27" w:rsidRDefault="00A534EB"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A534EB" w:rsidRPr="004A3E27" w:rsidRDefault="00A534EB"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A534EB" w:rsidRPr="004A3E27" w:rsidRDefault="00A534EB"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A534EB" w:rsidRPr="004A3E27" w:rsidRDefault="00A534EB"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A534EB" w:rsidRPr="004A3E27" w:rsidRDefault="00A534EB"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A534EB" w:rsidRDefault="00A534EB"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A534EB" w:rsidRDefault="00A534EB" w:rsidP="00704CAA">
      <w:pPr>
        <w:pStyle w:val="footnote"/>
      </w:pPr>
      <w:r>
        <w:rPr>
          <w:rStyle w:val="FootnoteReference"/>
        </w:rPr>
        <w:footnoteRef/>
      </w:r>
      <w:r>
        <w:t xml:space="preserve"> [JS] literally, “their voice”</w:t>
      </w:r>
    </w:p>
  </w:footnote>
  <w:footnote w:id="420">
    <w:p w14:paraId="5681D4C4" w14:textId="77777777" w:rsidR="00A534EB" w:rsidRDefault="00A534EB" w:rsidP="00704CAA">
      <w:pPr>
        <w:pStyle w:val="footnote"/>
      </w:pPr>
      <w:r>
        <w:rPr>
          <w:rStyle w:val="FootnoteReference"/>
        </w:rPr>
        <w:footnoteRef/>
      </w:r>
      <w:r>
        <w:t xml:space="preserve"> [JS] literally, “arrows”</w:t>
      </w:r>
    </w:p>
  </w:footnote>
  <w:footnote w:id="421">
    <w:p w14:paraId="4DCC51CC" w14:textId="77777777" w:rsidR="00A534EB" w:rsidRDefault="00A534EB" w:rsidP="00704CAA">
      <w:pPr>
        <w:pStyle w:val="footnote"/>
      </w:pPr>
      <w:r>
        <w:rPr>
          <w:rStyle w:val="FootnoteReference"/>
        </w:rPr>
        <w:footnoteRef/>
      </w:r>
      <w:r>
        <w:t xml:space="preserve"> [JS] literally, “voice”</w:t>
      </w:r>
    </w:p>
  </w:footnote>
  <w:footnote w:id="422">
    <w:p w14:paraId="326ADCD9" w14:textId="77777777" w:rsidR="00A534EB" w:rsidRDefault="00A534EB"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A534EB" w:rsidRDefault="00A534EB"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A534EB" w:rsidRDefault="00A534EB" w:rsidP="00704CAA">
      <w:pPr>
        <w:pStyle w:val="footnote"/>
      </w:pPr>
      <w:r>
        <w:tab/>
        <w:t>‘I will speak My mind in parables,</w:t>
      </w:r>
    </w:p>
    <w:p w14:paraId="2B8A9AE4" w14:textId="77777777" w:rsidR="00A534EB" w:rsidRDefault="00A534EB" w:rsidP="00704CAA">
      <w:pPr>
        <w:pStyle w:val="footnote"/>
      </w:pPr>
      <w:r>
        <w:tab/>
        <w:t>divulge secrets hidden since creation’ (cf. Rev. 3:14).</w:t>
      </w:r>
    </w:p>
  </w:footnote>
  <w:footnote w:id="424">
    <w:p w14:paraId="7F64F145" w14:textId="77777777" w:rsidR="00A534EB" w:rsidRDefault="00A534EB"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A534EB" w:rsidRDefault="00A534EB" w:rsidP="00704CAA">
      <w:pPr>
        <w:pStyle w:val="footnote"/>
      </w:pPr>
      <w:r>
        <w:rPr>
          <w:rStyle w:val="FootnoteReference"/>
        </w:rPr>
        <w:footnoteRef/>
      </w:r>
      <w:r>
        <w:t xml:space="preserve"> Ephraim = Israel (cf. Hos. 7; Num. 14; 1 Sam. 4).</w:t>
      </w:r>
    </w:p>
  </w:footnote>
  <w:footnote w:id="426">
    <w:p w14:paraId="42FDB028" w14:textId="77777777" w:rsidR="00A534EB" w:rsidRDefault="00A534EB" w:rsidP="00704CAA">
      <w:pPr>
        <w:pStyle w:val="footnote"/>
      </w:pPr>
      <w:r>
        <w:rPr>
          <w:rStyle w:val="FootnoteReference"/>
        </w:rPr>
        <w:footnoteRef/>
      </w:r>
      <w:r>
        <w:t xml:space="preserve"> [JS] literally, “a waterless land”</w:t>
      </w:r>
    </w:p>
  </w:footnote>
  <w:footnote w:id="427">
    <w:p w14:paraId="195BD616" w14:textId="77777777" w:rsidR="00A534EB" w:rsidRDefault="00A534EB"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A534EB" w:rsidRDefault="00A534EB" w:rsidP="00704CAA">
      <w:pPr>
        <w:pStyle w:val="footnote"/>
      </w:pPr>
      <w:r>
        <w:rPr>
          <w:rStyle w:val="FootnoteReference"/>
        </w:rPr>
        <w:footnoteRef/>
      </w:r>
      <w:r>
        <w:t xml:space="preserve"> He deferred giving them the promised food and the Promised Land.</w:t>
      </w:r>
    </w:p>
  </w:footnote>
  <w:footnote w:id="429">
    <w:p w14:paraId="3009B475" w14:textId="77777777" w:rsidR="00A534EB" w:rsidRDefault="00A534EB"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A534EB" w:rsidRDefault="00A534EB" w:rsidP="00704CAA">
      <w:pPr>
        <w:pStyle w:val="footnote"/>
      </w:pPr>
      <w:r>
        <w:rPr>
          <w:rStyle w:val="FootnoteReference"/>
        </w:rPr>
        <w:footnoteRef/>
      </w:r>
      <w:r>
        <w:t xml:space="preserve"> [JS] Fr. Lazarus has “recovered from wine”</w:t>
      </w:r>
    </w:p>
  </w:footnote>
  <w:footnote w:id="431">
    <w:p w14:paraId="223B11C9" w14:textId="77777777" w:rsidR="00A534EB" w:rsidRDefault="00A534EB"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A534EB" w:rsidRDefault="00A534EB"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A534EB" w:rsidRDefault="00A534EB" w:rsidP="00704CAA">
      <w:pPr>
        <w:pStyle w:val="footnote"/>
      </w:pPr>
      <w:r>
        <w:rPr>
          <w:rStyle w:val="FootnoteReference"/>
        </w:rPr>
        <w:footnoteRef/>
      </w:r>
      <w:r>
        <w:t xml:space="preserve"> John 15.</w:t>
      </w:r>
    </w:p>
  </w:footnote>
  <w:footnote w:id="434">
    <w:p w14:paraId="2C8E5EE9" w14:textId="77777777" w:rsidR="00A534EB" w:rsidRDefault="00A534EB" w:rsidP="00704CAA">
      <w:pPr>
        <w:pStyle w:val="footnote"/>
      </w:pPr>
      <w:r>
        <w:rPr>
          <w:rStyle w:val="FootnoteReference"/>
        </w:rPr>
        <w:footnoteRef/>
      </w:r>
      <w:r>
        <w:t xml:space="preserve"> Joseph = Israel (Gen. 40:23; 48:15; Amos 6:6).</w:t>
      </w:r>
    </w:p>
  </w:footnote>
  <w:footnote w:id="435">
    <w:p w14:paraId="6CDBD594" w14:textId="77777777" w:rsidR="00A534EB" w:rsidRDefault="00A534EB" w:rsidP="00704CAA">
      <w:pPr>
        <w:pStyle w:val="footnote"/>
      </w:pPr>
      <w:r>
        <w:rPr>
          <w:rStyle w:val="FootnoteReference"/>
        </w:rPr>
        <w:footnoteRef/>
      </w:r>
      <w:r>
        <w:t xml:space="preserve"> 2 Sam. 6:2 (LXX).</w:t>
      </w:r>
    </w:p>
  </w:footnote>
  <w:footnote w:id="436">
    <w:p w14:paraId="489D83CE" w14:textId="77777777" w:rsidR="00A534EB" w:rsidRDefault="00A534EB" w:rsidP="00704CAA">
      <w:pPr>
        <w:pStyle w:val="footnote"/>
      </w:pPr>
      <w:r>
        <w:rPr>
          <w:rStyle w:val="FootnoteReference"/>
        </w:rPr>
        <w:footnoteRef/>
      </w:r>
      <w:r>
        <w:t xml:space="preserve"> [JS] or “appear” or “reveal Yourself”</w:t>
      </w:r>
    </w:p>
  </w:footnote>
  <w:footnote w:id="437">
    <w:p w14:paraId="5DD6452F" w14:textId="77777777" w:rsidR="00A534EB" w:rsidRDefault="00A534EB" w:rsidP="00704CAA">
      <w:pPr>
        <w:pStyle w:val="footnote"/>
      </w:pPr>
      <w:r>
        <w:rPr>
          <w:rStyle w:val="FootnoteReference"/>
        </w:rPr>
        <w:footnoteRef/>
      </w:r>
      <w:r>
        <w:t xml:space="preserve"> [JS] or “reveal Your face”.</w:t>
      </w:r>
    </w:p>
  </w:footnote>
  <w:footnote w:id="438">
    <w:p w14:paraId="002903A1" w14:textId="77777777" w:rsidR="00A534EB" w:rsidRDefault="00A534EB"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A534EB" w:rsidRDefault="00A534EB"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A534EB" w:rsidRDefault="00A534EB" w:rsidP="00704CAA">
      <w:pPr>
        <w:pStyle w:val="footnote"/>
      </w:pPr>
      <w:r>
        <w:rPr>
          <w:rStyle w:val="FootnoteReference"/>
        </w:rPr>
        <w:footnoteRef/>
      </w:r>
      <w:r>
        <w:t xml:space="preserve"> ‘What tongue? The voice of God’ (St Athanasius).</w:t>
      </w:r>
    </w:p>
  </w:footnote>
  <w:footnote w:id="441">
    <w:p w14:paraId="5A843CA9" w14:textId="77777777" w:rsidR="00A534EB" w:rsidRDefault="00A534EB" w:rsidP="00704CAA">
      <w:pPr>
        <w:pStyle w:val="footnote"/>
      </w:pPr>
      <w:r>
        <w:rPr>
          <w:rStyle w:val="FootnoteReference"/>
        </w:rPr>
        <w:footnoteRef/>
      </w:r>
      <w:r>
        <w:t xml:space="preserve"> Exodus 9:23; 19:16.</w:t>
      </w:r>
    </w:p>
  </w:footnote>
  <w:footnote w:id="442">
    <w:p w14:paraId="1E18146F" w14:textId="77777777" w:rsidR="00A534EB" w:rsidRDefault="00A534EB"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A534EB" w:rsidRDefault="00A534EB"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A534EB" w:rsidRDefault="00A534EB" w:rsidP="00704CAA">
      <w:pPr>
        <w:pStyle w:val="footnote"/>
      </w:pPr>
      <w:r>
        <w:rPr>
          <w:rStyle w:val="FootnoteReference"/>
        </w:rPr>
        <w:footnoteRef/>
      </w:r>
      <w:r>
        <w:t xml:space="preserve"> </w:t>
      </w:r>
      <w:r>
        <w:rPr>
          <w:i/>
        </w:rPr>
        <w:t>See the previous footnote</w:t>
      </w:r>
      <w:r>
        <w:t>.</w:t>
      </w:r>
    </w:p>
  </w:footnote>
  <w:footnote w:id="445">
    <w:p w14:paraId="1105B361" w14:textId="77777777" w:rsidR="00A534EB" w:rsidRDefault="00A534EB" w:rsidP="00704CAA">
      <w:pPr>
        <w:pStyle w:val="footnote"/>
      </w:pPr>
      <w:r>
        <w:rPr>
          <w:rStyle w:val="FootnoteReference"/>
        </w:rPr>
        <w:footnoteRef/>
      </w:r>
      <w:r>
        <w:t xml:space="preserve"> Cf. Isaiah 36:6; 2 Chron. 32:8; 1 Tim. 6:17; Ps. 74:4; Gal. 2:9; 1 Sam. 2:8.</w:t>
      </w:r>
    </w:p>
  </w:footnote>
  <w:footnote w:id="446">
    <w:p w14:paraId="22BF4FA1" w14:textId="77777777" w:rsidR="00A534EB" w:rsidRDefault="00A534EB" w:rsidP="00704CAA">
      <w:pPr>
        <w:pStyle w:val="footnote"/>
      </w:pPr>
      <w:r>
        <w:rPr>
          <w:rStyle w:val="FootnoteReference"/>
        </w:rPr>
        <w:footnoteRef/>
      </w:r>
      <w:r>
        <w:t xml:space="preserve"> John 10:34-36.</w:t>
      </w:r>
    </w:p>
  </w:footnote>
  <w:footnote w:id="447">
    <w:p w14:paraId="205EA097" w14:textId="77777777" w:rsidR="00A534EB" w:rsidRDefault="00A534EB" w:rsidP="00704CAA">
      <w:pPr>
        <w:pStyle w:val="footnote"/>
      </w:pPr>
      <w:r>
        <w:rPr>
          <w:rStyle w:val="FootnoteReference"/>
        </w:rPr>
        <w:footnoteRef/>
      </w:r>
      <w:r>
        <w:t xml:space="preserve"> This prayer is already answered (John 3:18; 9:39; 12:31; Acts 17:31).</w:t>
      </w:r>
    </w:p>
  </w:footnote>
  <w:footnote w:id="448">
    <w:p w14:paraId="6943972C" w14:textId="77777777" w:rsidR="00A534EB" w:rsidRDefault="00A534EB"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A534EB" w:rsidRDefault="00A534EB" w:rsidP="00704CAA">
      <w:pPr>
        <w:pStyle w:val="footnote"/>
      </w:pPr>
      <w:r>
        <w:rPr>
          <w:rStyle w:val="FootnoteReference"/>
        </w:rPr>
        <w:footnoteRef/>
      </w:r>
      <w:r>
        <w:t xml:space="preserve"> Man has made a mess of the earth (Gen. 3; Isaiah 24:4-6 etc.)</w:t>
      </w:r>
    </w:p>
  </w:footnote>
  <w:footnote w:id="450">
    <w:p w14:paraId="0AFEFBC6" w14:textId="77777777" w:rsidR="00A534EB" w:rsidRDefault="00A534EB" w:rsidP="00704CAA">
      <w:pPr>
        <w:pStyle w:val="footnote"/>
      </w:pPr>
      <w:r>
        <w:rPr>
          <w:rStyle w:val="FootnoteReference"/>
        </w:rPr>
        <w:footnoteRef/>
      </w:r>
      <w:r>
        <w:t xml:space="preserve"> [JS] or “anointed”</w:t>
      </w:r>
    </w:p>
  </w:footnote>
  <w:footnote w:id="451">
    <w:p w14:paraId="730D978B" w14:textId="77777777" w:rsidR="00A534EB" w:rsidRDefault="00A534EB" w:rsidP="00704CAA">
      <w:pPr>
        <w:pStyle w:val="footnote"/>
      </w:pPr>
      <w:r>
        <w:rPr>
          <w:rStyle w:val="FootnoteReference"/>
        </w:rPr>
        <w:footnoteRef/>
      </w:r>
      <w:r>
        <w:t xml:space="preserve"> Cf. Lk. 13:25; Mk. 4:11; Col. 4:5; Rev. 22:15.</w:t>
      </w:r>
    </w:p>
  </w:footnote>
  <w:footnote w:id="452">
    <w:p w14:paraId="6B7BADAC" w14:textId="77777777" w:rsidR="00A534EB" w:rsidRDefault="00A534EB" w:rsidP="00704CAA">
      <w:pPr>
        <w:pStyle w:val="footnote"/>
      </w:pPr>
      <w:r>
        <w:rPr>
          <w:rStyle w:val="FootnoteReference"/>
        </w:rPr>
        <w:footnoteRef/>
      </w:r>
      <w:r>
        <w:t xml:space="preserve"> [JS] or “transgressions”</w:t>
      </w:r>
    </w:p>
  </w:footnote>
  <w:footnote w:id="453">
    <w:p w14:paraId="02C29B32" w14:textId="77777777" w:rsidR="00A534EB" w:rsidRDefault="00A534EB"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A534EB" w:rsidRDefault="00A534EB" w:rsidP="00704CAA">
      <w:pPr>
        <w:pStyle w:val="footnote"/>
      </w:pPr>
      <w:r>
        <w:rPr>
          <w:rStyle w:val="FootnoteReference"/>
        </w:rPr>
        <w:footnoteRef/>
      </w:r>
      <w:r>
        <w:t xml:space="preserve"> [JS] Fr. Lazarus has, “convert us”</w:t>
      </w:r>
    </w:p>
  </w:footnote>
  <w:footnote w:id="455">
    <w:p w14:paraId="6C5AEC7E" w14:textId="77777777" w:rsidR="00A534EB" w:rsidRDefault="00A534EB" w:rsidP="00704CAA">
      <w:pPr>
        <w:pStyle w:val="footnote"/>
      </w:pPr>
      <w:r>
        <w:rPr>
          <w:rStyle w:val="FootnoteReference"/>
        </w:rPr>
        <w:footnoteRef/>
      </w:r>
      <w:r>
        <w:t xml:space="preserve"> [JS] or “sprouted”</w:t>
      </w:r>
    </w:p>
  </w:footnote>
  <w:footnote w:id="456">
    <w:p w14:paraId="772F8ED6" w14:textId="77777777" w:rsidR="00A534EB" w:rsidRDefault="00A534EB" w:rsidP="00704CAA">
      <w:pPr>
        <w:pStyle w:val="footnote"/>
      </w:pPr>
      <w:r>
        <w:rPr>
          <w:rStyle w:val="FootnoteReference"/>
        </w:rPr>
        <w:footnoteRef/>
      </w:r>
      <w:r>
        <w:t xml:space="preserve"> holy: cf. 1 Cor. 3:16,17; 6:15-19; Heb. 3:1; 12:10; 1 Pet. 1:15,16; 2 Pet. 1-4.</w:t>
      </w:r>
    </w:p>
  </w:footnote>
  <w:footnote w:id="457">
    <w:p w14:paraId="7687ABB0" w14:textId="77777777" w:rsidR="00A534EB" w:rsidRDefault="00A534EB"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A534EB" w:rsidRDefault="00A534EB" w:rsidP="00704CAA">
      <w:pPr>
        <w:pStyle w:val="footnote"/>
      </w:pPr>
      <w:r>
        <w:rPr>
          <w:rStyle w:val="FootnoteReference"/>
        </w:rPr>
        <w:footnoteRef/>
      </w:r>
      <w:r>
        <w:t xml:space="preserve"> [JS] literally, “voice”</w:t>
      </w:r>
    </w:p>
  </w:footnote>
  <w:footnote w:id="459">
    <w:p w14:paraId="1EA6A25D" w14:textId="77777777" w:rsidR="00A534EB" w:rsidRDefault="00A534EB" w:rsidP="00704CAA">
      <w:pPr>
        <w:pStyle w:val="footnote"/>
      </w:pPr>
      <w:r>
        <w:rPr>
          <w:rStyle w:val="FootnoteReference"/>
        </w:rPr>
        <w:footnoteRef/>
      </w:r>
      <w:r>
        <w:t xml:space="preserve"> [JS] Literally, “do obeisance”, i.e. physically bow down</w:t>
      </w:r>
    </w:p>
  </w:footnote>
  <w:footnote w:id="460">
    <w:p w14:paraId="79AF8739" w14:textId="77777777" w:rsidR="00A534EB" w:rsidRDefault="00A534EB" w:rsidP="00704CAA">
      <w:pPr>
        <w:pStyle w:val="footnote"/>
      </w:pPr>
      <w:r>
        <w:rPr>
          <w:rStyle w:val="FootnoteReference"/>
        </w:rPr>
        <w:footnoteRef/>
      </w:r>
      <w:r>
        <w:t xml:space="preserve"> ‘The song of the Lamb.’ (Rev. 15:3-5; John 12:32).</w:t>
      </w:r>
    </w:p>
  </w:footnote>
  <w:footnote w:id="461">
    <w:p w14:paraId="5DE393CF" w14:textId="77777777" w:rsidR="00A534EB" w:rsidRDefault="00A534EB"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A534EB" w:rsidRDefault="00A534EB" w:rsidP="00704CAA">
      <w:pPr>
        <w:pStyle w:val="footnote"/>
      </w:pPr>
      <w:r>
        <w:rPr>
          <w:rStyle w:val="FootnoteReference"/>
        </w:rPr>
        <w:footnoteRef/>
      </w:r>
      <w:r>
        <w:t xml:space="preserve"> [JS] or “lawless”</w:t>
      </w:r>
    </w:p>
  </w:footnote>
  <w:footnote w:id="463">
    <w:p w14:paraId="695890BF" w14:textId="77777777" w:rsidR="00A534EB" w:rsidRDefault="00A534EB" w:rsidP="00704CAA">
      <w:pPr>
        <w:pStyle w:val="footnote"/>
      </w:pPr>
      <w:r>
        <w:rPr>
          <w:rStyle w:val="FootnoteReference"/>
        </w:rPr>
        <w:footnoteRef/>
      </w:r>
      <w:r>
        <w:t xml:space="preserve"> [JS] Or, “band”, “gathering”, or “synagogue”</w:t>
      </w:r>
    </w:p>
  </w:footnote>
  <w:footnote w:id="464">
    <w:p w14:paraId="05B5D585" w14:textId="77777777" w:rsidR="00A534EB" w:rsidRDefault="00A534EB"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A534EB" w:rsidRDefault="00A534EB"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A534EB" w:rsidRDefault="00A534EB"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A534EB" w:rsidRDefault="00A534EB" w:rsidP="00704CAA">
      <w:pPr>
        <w:pStyle w:val="footnote"/>
      </w:pPr>
      <w:r>
        <w:rPr>
          <w:rStyle w:val="FootnoteReference"/>
        </w:rPr>
        <w:footnoteRef/>
      </w:r>
      <w:r>
        <w:t xml:space="preserve"> [JS] or “Mother Zion will say,”</w:t>
      </w:r>
    </w:p>
  </w:footnote>
  <w:footnote w:id="468">
    <w:p w14:paraId="60FDE590" w14:textId="77777777" w:rsidR="00A534EB" w:rsidRDefault="00A534EB" w:rsidP="00704CAA">
      <w:pPr>
        <w:pStyle w:val="footnote"/>
      </w:pPr>
      <w:r>
        <w:rPr>
          <w:rStyle w:val="FootnoteReference"/>
        </w:rPr>
        <w:footnoteRef/>
      </w:r>
      <w:r>
        <w:t xml:space="preserve"> [JS] Coptic has, “that a man and a man dwelt in her”</w:t>
      </w:r>
    </w:p>
  </w:footnote>
  <w:footnote w:id="469">
    <w:p w14:paraId="075CB45C" w14:textId="77777777" w:rsidR="00A534EB" w:rsidRDefault="00A534EB" w:rsidP="00704CAA">
      <w:pPr>
        <w:pStyle w:val="footnote"/>
      </w:pPr>
      <w:r>
        <w:rPr>
          <w:rStyle w:val="FootnoteReference"/>
        </w:rPr>
        <w:footnoteRef/>
      </w:r>
      <w:r>
        <w:t xml:space="preserve"> [JS] Coptic has, “established her forever”</w:t>
      </w:r>
    </w:p>
  </w:footnote>
  <w:footnote w:id="470">
    <w:p w14:paraId="0A7FE83F" w14:textId="77777777" w:rsidR="00A534EB" w:rsidRDefault="00A534EB"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A534EB" w:rsidRDefault="00A534EB" w:rsidP="00704CAA">
      <w:pPr>
        <w:pStyle w:val="footnote"/>
      </w:pPr>
      <w:r>
        <w:rPr>
          <w:rStyle w:val="FootnoteReference"/>
        </w:rPr>
        <w:footnoteRef/>
      </w:r>
      <w:r>
        <w:t xml:space="preserve"> [JS] or, “corpses”</w:t>
      </w:r>
    </w:p>
  </w:footnote>
  <w:footnote w:id="472">
    <w:p w14:paraId="7DD478BE" w14:textId="77777777" w:rsidR="00A534EB" w:rsidRDefault="00A534EB"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A534EB" w:rsidRDefault="00A534EB" w:rsidP="00704CAA">
      <w:pPr>
        <w:pStyle w:val="footnote"/>
      </w:pPr>
      <w:r>
        <w:rPr>
          <w:rStyle w:val="FootnoteReference"/>
        </w:rPr>
        <w:footnoteRef/>
      </w:r>
      <w:r>
        <w:t xml:space="preserve"> [JS] or “billows”</w:t>
      </w:r>
    </w:p>
  </w:footnote>
  <w:footnote w:id="474">
    <w:p w14:paraId="4F89E6C8" w14:textId="77777777" w:rsidR="00A534EB" w:rsidRDefault="00A534EB" w:rsidP="00704CAA">
      <w:pPr>
        <w:pStyle w:val="footnote"/>
      </w:pPr>
      <w:r>
        <w:rPr>
          <w:rStyle w:val="FootnoteReference"/>
        </w:rPr>
        <w:footnoteRef/>
      </w:r>
      <w:r>
        <w:t xml:space="preserve"> [JS] “they” refers to “the dead”, not to “physicians”</w:t>
      </w:r>
    </w:p>
  </w:footnote>
  <w:footnote w:id="475">
    <w:p w14:paraId="78676E81" w14:textId="77777777" w:rsidR="00A534EB" w:rsidRDefault="00A534EB"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A534EB" w:rsidRDefault="00A534EB"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A534EB" w:rsidRDefault="00A534EB"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A534EB" w:rsidRDefault="00A534EB"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A534EB" w:rsidRDefault="00A534EB"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A534EB" w:rsidRDefault="00A534EB" w:rsidP="00704CAA">
      <w:pPr>
        <w:pStyle w:val="footnote"/>
      </w:pPr>
      <w:r>
        <w:rPr>
          <w:rStyle w:val="FootnoteReference"/>
        </w:rPr>
        <w:footnoteRef/>
      </w:r>
      <w:r>
        <w:t xml:space="preserve"> [JS] Fr. Lazarus has, “for an eternal reign”</w:t>
      </w:r>
    </w:p>
  </w:footnote>
  <w:footnote w:id="481">
    <w:p w14:paraId="3116D8E7" w14:textId="77777777" w:rsidR="00A534EB" w:rsidRDefault="00A534EB" w:rsidP="00704CAA">
      <w:pPr>
        <w:pStyle w:val="footnote"/>
      </w:pPr>
      <w:r>
        <w:rPr>
          <w:rStyle w:val="FootnoteReference"/>
        </w:rPr>
        <w:footnoteRef/>
      </w:r>
      <w:r>
        <w:t xml:space="preserve"> [JS] Fr. Lazarus has, “for all generations.”</w:t>
      </w:r>
    </w:p>
  </w:footnote>
  <w:footnote w:id="482">
    <w:p w14:paraId="548BF35A" w14:textId="77777777" w:rsidR="00A534EB" w:rsidRDefault="00A534EB"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A534EB" w:rsidRDefault="00A534EB" w:rsidP="00704CAA">
      <w:pPr>
        <w:pStyle w:val="footnote"/>
      </w:pPr>
      <w:r>
        <w:rPr>
          <w:rStyle w:val="FootnoteReference"/>
        </w:rPr>
        <w:footnoteRef/>
      </w:r>
      <w:r>
        <w:t xml:space="preserve"> [JS] literally, “an assembly of holy ones”</w:t>
      </w:r>
    </w:p>
  </w:footnote>
  <w:footnote w:id="484">
    <w:p w14:paraId="60A7E0F2" w14:textId="77777777" w:rsidR="00A534EB" w:rsidRDefault="00A534EB"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A534EB" w:rsidRDefault="00A534EB" w:rsidP="00704CAA">
      <w:pPr>
        <w:pStyle w:val="footnote"/>
      </w:pPr>
      <w:r>
        <w:rPr>
          <w:rStyle w:val="FootnoteReference"/>
        </w:rPr>
        <w:footnoteRef/>
      </w:r>
      <w:r>
        <w:t xml:space="preserve"> [JS] OSB inserts “wind” here.</w:t>
      </w:r>
    </w:p>
  </w:footnote>
  <w:footnote w:id="486">
    <w:p w14:paraId="3B727BCB" w14:textId="77777777" w:rsidR="00A534EB" w:rsidRDefault="00A534EB"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A534EB" w:rsidRDefault="00A534EB" w:rsidP="00704CAA">
      <w:pPr>
        <w:pStyle w:val="footnote"/>
      </w:pPr>
      <w:r>
        <w:rPr>
          <w:rStyle w:val="FootnoteReference"/>
        </w:rPr>
        <w:footnoteRef/>
      </w:r>
      <w:r>
        <w:t xml:space="preserve"> [JS] Fr. Lazarus has, “will pave the way for Your presence”</w:t>
      </w:r>
    </w:p>
  </w:footnote>
  <w:footnote w:id="488">
    <w:p w14:paraId="5BF9199A" w14:textId="77777777" w:rsidR="00A534EB" w:rsidRDefault="00A534EB" w:rsidP="00704CAA">
      <w:pPr>
        <w:pStyle w:val="footnote"/>
      </w:pPr>
      <w:r>
        <w:rPr>
          <w:rStyle w:val="FootnoteReference"/>
        </w:rPr>
        <w:footnoteRef/>
      </w:r>
      <w:r>
        <w:t xml:space="preserve"> [JS] or “face”</w:t>
      </w:r>
    </w:p>
  </w:footnote>
  <w:footnote w:id="489">
    <w:p w14:paraId="7E5822A0" w14:textId="77777777" w:rsidR="00A534EB" w:rsidRDefault="00A534EB" w:rsidP="00704CAA">
      <w:pPr>
        <w:pStyle w:val="footnote"/>
      </w:pPr>
      <w:r>
        <w:rPr>
          <w:rStyle w:val="FootnoteReference"/>
        </w:rPr>
        <w:footnoteRef/>
      </w:r>
      <w:r>
        <w:t xml:space="preserve"> [JS] Fr. Lazrus has “we are raised to power”</w:t>
      </w:r>
    </w:p>
  </w:footnote>
  <w:footnote w:id="490">
    <w:p w14:paraId="163553BB" w14:textId="77777777" w:rsidR="00A534EB" w:rsidRDefault="00A534EB" w:rsidP="00704CAA">
      <w:pPr>
        <w:pStyle w:val="footnote"/>
      </w:pPr>
      <w:r>
        <w:rPr>
          <w:rStyle w:val="FootnoteReference"/>
        </w:rPr>
        <w:footnoteRef/>
      </w:r>
      <w:r>
        <w:t xml:space="preserve"> Cf. 2 Samuel 7:4-17; 1 Chron. 17:3-14.</w:t>
      </w:r>
    </w:p>
  </w:footnote>
  <w:footnote w:id="491">
    <w:p w14:paraId="16D9ED4D" w14:textId="77777777" w:rsidR="00A534EB" w:rsidRDefault="00A534EB" w:rsidP="00704CAA">
      <w:pPr>
        <w:pStyle w:val="footnote"/>
      </w:pPr>
      <w:r>
        <w:rPr>
          <w:rStyle w:val="FootnoteReference"/>
        </w:rPr>
        <w:footnoteRef/>
      </w:r>
      <w:r>
        <w:t xml:space="preserve"> [JS] or “lawlessness,” or “transgression</w:t>
      </w:r>
    </w:p>
  </w:footnote>
  <w:footnote w:id="492">
    <w:p w14:paraId="41715793" w14:textId="77777777" w:rsidR="00A534EB" w:rsidRDefault="00A534EB" w:rsidP="00704CAA">
      <w:pPr>
        <w:pStyle w:val="footnote"/>
      </w:pPr>
      <w:r>
        <w:rPr>
          <w:rStyle w:val="FootnoteReference"/>
        </w:rPr>
        <w:footnoteRef/>
      </w:r>
      <w:r>
        <w:t xml:space="preserve"> [JS] Coptic has “faithfulness”. See Matins of Mesori 3</w:t>
      </w:r>
    </w:p>
  </w:footnote>
  <w:footnote w:id="493">
    <w:p w14:paraId="34396983" w14:textId="77777777" w:rsidR="00A534EB" w:rsidRDefault="00A534EB" w:rsidP="00704CAA">
      <w:pPr>
        <w:pStyle w:val="footnote"/>
      </w:pPr>
      <w:r>
        <w:rPr>
          <w:rStyle w:val="FootnoteReference"/>
        </w:rPr>
        <w:footnoteRef/>
      </w:r>
      <w:r>
        <w:t xml:space="preserve"> [JS] literally, “his horn will be exalted”</w:t>
      </w:r>
    </w:p>
  </w:footnote>
  <w:footnote w:id="494">
    <w:p w14:paraId="19918888" w14:textId="77777777" w:rsidR="00A534EB" w:rsidRDefault="00A534EB" w:rsidP="00704CAA">
      <w:pPr>
        <w:pStyle w:val="footnote"/>
      </w:pPr>
      <w:r>
        <w:rPr>
          <w:rStyle w:val="FootnoteReference"/>
        </w:rPr>
        <w:footnoteRef/>
      </w:r>
      <w:r>
        <w:t xml:space="preserve"> [JS] Fr. Lazarus has, “I will extend his power over the sea”</w:t>
      </w:r>
    </w:p>
  </w:footnote>
  <w:footnote w:id="495">
    <w:p w14:paraId="7F2F76E2" w14:textId="77777777" w:rsidR="00A534EB" w:rsidRDefault="00A534EB"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A534EB" w:rsidRDefault="00A534EB" w:rsidP="00704CAA">
      <w:pPr>
        <w:pStyle w:val="footnote"/>
      </w:pPr>
      <w:r>
        <w:rPr>
          <w:rStyle w:val="FootnoteReference"/>
        </w:rPr>
        <w:footnoteRef/>
      </w:r>
      <w:r>
        <w:t xml:space="preserve"> [JS] Fr. Lazarus renders this, “dynasty”</w:t>
      </w:r>
    </w:p>
  </w:footnote>
  <w:footnote w:id="497">
    <w:p w14:paraId="61ED5D37" w14:textId="77777777" w:rsidR="00A534EB" w:rsidRDefault="00A534EB"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A534EB" w:rsidRDefault="00A534EB" w:rsidP="00704CAA">
      <w:pPr>
        <w:pStyle w:val="footnote"/>
      </w:pPr>
      <w:r>
        <w:rPr>
          <w:rStyle w:val="FootnoteReference"/>
        </w:rPr>
        <w:footnoteRef/>
      </w:r>
      <w:r>
        <w:t xml:space="preserve"> [JS] or “in my holy place”</w:t>
      </w:r>
    </w:p>
  </w:footnote>
  <w:footnote w:id="499">
    <w:p w14:paraId="18E1B778" w14:textId="77777777" w:rsidR="00A534EB" w:rsidRDefault="00A534EB" w:rsidP="00704CAA">
      <w:pPr>
        <w:pStyle w:val="footnote"/>
      </w:pPr>
      <w:r>
        <w:rPr>
          <w:rStyle w:val="FootnoteReference"/>
        </w:rPr>
        <w:footnoteRef/>
      </w:r>
      <w:r>
        <w:t xml:space="preserve"> Rev. 1:5; 3:14.</w:t>
      </w:r>
    </w:p>
  </w:footnote>
  <w:footnote w:id="500">
    <w:p w14:paraId="26484220" w14:textId="77777777" w:rsidR="00A534EB" w:rsidRDefault="00A534EB" w:rsidP="00704CAA">
      <w:pPr>
        <w:pStyle w:val="footnote"/>
      </w:pPr>
      <w:r>
        <w:rPr>
          <w:rStyle w:val="FootnoteReference"/>
        </w:rPr>
        <w:footnoteRef/>
      </w:r>
      <w:r>
        <w:t xml:space="preserve"> [JS] “anointed”</w:t>
      </w:r>
    </w:p>
  </w:footnote>
  <w:footnote w:id="501">
    <w:p w14:paraId="3D1D7CB3" w14:textId="77777777" w:rsidR="00A534EB" w:rsidRDefault="00A534EB"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A534EB" w:rsidRDefault="00A534EB" w:rsidP="00704CAA">
      <w:pPr>
        <w:pStyle w:val="footnote"/>
      </w:pPr>
      <w:r>
        <w:rPr>
          <w:rStyle w:val="FootnoteReference"/>
        </w:rPr>
        <w:footnoteRef/>
      </w:r>
      <w:r>
        <w:t xml:space="preserve"> [JS] “So be it! So be it!” or “May it be! May it be!”</w:t>
      </w:r>
    </w:p>
  </w:footnote>
  <w:footnote w:id="503">
    <w:p w14:paraId="1DFAAF0B" w14:textId="77777777" w:rsidR="00A534EB" w:rsidRDefault="00A534EB" w:rsidP="00704CAA">
      <w:pPr>
        <w:pStyle w:val="footnote"/>
      </w:pPr>
      <w:r>
        <w:rPr>
          <w:rStyle w:val="FootnoteReference"/>
        </w:rPr>
        <w:footnoteRef/>
      </w:r>
      <w:r>
        <w:t xml:space="preserve"> [JS] or “expired”</w:t>
      </w:r>
    </w:p>
  </w:footnote>
  <w:footnote w:id="504">
    <w:p w14:paraId="3519F2D7" w14:textId="77777777" w:rsidR="00A534EB" w:rsidRDefault="00A534EB"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A534EB" w:rsidRDefault="00A534EB" w:rsidP="00704CAA">
      <w:pPr>
        <w:pStyle w:val="footnote"/>
      </w:pPr>
      <w:r>
        <w:rPr>
          <w:rStyle w:val="FootnoteReference"/>
        </w:rPr>
        <w:footnoteRef/>
      </w:r>
      <w:r>
        <w:t xml:space="preserve"> [JS] or “chastened”</w:t>
      </w:r>
    </w:p>
  </w:footnote>
  <w:footnote w:id="506">
    <w:p w14:paraId="136CB596" w14:textId="77777777" w:rsidR="00A534EB" w:rsidRDefault="00A534EB"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A534EB" w:rsidRDefault="00A534EB" w:rsidP="00704CAA">
      <w:pPr>
        <w:pStyle w:val="footnote"/>
      </w:pPr>
      <w:r>
        <w:rPr>
          <w:rStyle w:val="FootnoteReference"/>
        </w:rPr>
        <w:footnoteRef/>
      </w:r>
      <w:r>
        <w:t xml:space="preserve"> That is, in the Kingdom (1 Cor. 4:20).</w:t>
      </w:r>
    </w:p>
  </w:footnote>
  <w:footnote w:id="508">
    <w:p w14:paraId="3FAA8ED9" w14:textId="77777777" w:rsidR="00A534EB" w:rsidRDefault="00A534EB"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A534EB" w:rsidRDefault="00A534EB" w:rsidP="00704CAA">
      <w:pPr>
        <w:pStyle w:val="footnote"/>
      </w:pPr>
      <w:r>
        <w:rPr>
          <w:rStyle w:val="FootnoteReference"/>
        </w:rPr>
        <w:footnoteRef/>
      </w:r>
      <w:r>
        <w:t xml:space="preserve"> [JS] Coptic may mean “bruise” rather than “trample”</w:t>
      </w:r>
    </w:p>
  </w:footnote>
  <w:footnote w:id="510">
    <w:p w14:paraId="103E3D32" w14:textId="77777777" w:rsidR="00A534EB" w:rsidRDefault="00A534EB"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A534EB" w:rsidRDefault="00A534EB"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A534EB" w:rsidRDefault="00A534EB" w:rsidP="00704CAA">
      <w:pPr>
        <w:pStyle w:val="footnote"/>
      </w:pPr>
      <w:r>
        <w:rPr>
          <w:rStyle w:val="FootnoteReference"/>
        </w:rPr>
        <w:footnoteRef/>
      </w:r>
      <w:r>
        <w:t xml:space="preserve"> [JS] Or “ode”</w:t>
      </w:r>
    </w:p>
  </w:footnote>
  <w:footnote w:id="513">
    <w:p w14:paraId="5D1C882B" w14:textId="77777777" w:rsidR="00A534EB" w:rsidRDefault="00A534EB" w:rsidP="00704CAA">
      <w:pPr>
        <w:pStyle w:val="footnote"/>
      </w:pPr>
      <w:r>
        <w:rPr>
          <w:rStyle w:val="FootnoteReference"/>
        </w:rPr>
        <w:footnoteRef/>
      </w:r>
      <w:r>
        <w:t xml:space="preserve"> [JS] or “forever and ever.”</w:t>
      </w:r>
    </w:p>
  </w:footnote>
  <w:footnote w:id="514">
    <w:p w14:paraId="2AA0B0FD" w14:textId="77777777" w:rsidR="00A534EB" w:rsidRDefault="00A534EB" w:rsidP="00704CAA">
      <w:pPr>
        <w:pStyle w:val="footnote"/>
      </w:pPr>
      <w:r>
        <w:rPr>
          <w:rStyle w:val="FootnoteReference"/>
        </w:rPr>
        <w:footnoteRef/>
      </w:r>
      <w:r>
        <w:t xml:space="preserve"> [JS] literally, “And my horn will be exalted like a unicorn’s”</w:t>
      </w:r>
    </w:p>
  </w:footnote>
  <w:footnote w:id="515">
    <w:p w14:paraId="71B2ABCE" w14:textId="77777777" w:rsidR="00A534EB" w:rsidRDefault="00A534EB"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A534EB" w:rsidRDefault="00A534EB"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A534EB" w:rsidRDefault="00A534EB" w:rsidP="00704CAA">
      <w:pPr>
        <w:pStyle w:val="footnote"/>
      </w:pPr>
      <w:r>
        <w:rPr>
          <w:rStyle w:val="FootnoteReference"/>
        </w:rPr>
        <w:footnoteRef/>
      </w:r>
      <w:r>
        <w:t xml:space="preserve"> [JS] literally “still increase”</w:t>
      </w:r>
    </w:p>
  </w:footnote>
  <w:footnote w:id="518">
    <w:p w14:paraId="74BF88EE" w14:textId="77777777" w:rsidR="00A534EB" w:rsidRDefault="00A534EB" w:rsidP="00704CAA">
      <w:pPr>
        <w:pStyle w:val="footnote"/>
      </w:pPr>
      <w:r>
        <w:rPr>
          <w:rStyle w:val="FootnoteReference"/>
        </w:rPr>
        <w:footnoteRef/>
      </w:r>
      <w:r>
        <w:t xml:space="preserve"> [JS] literally, “rich” or “prosperous”</w:t>
      </w:r>
    </w:p>
  </w:footnote>
  <w:footnote w:id="519">
    <w:p w14:paraId="72F50134" w14:textId="77777777" w:rsidR="00A534EB" w:rsidRDefault="00A534EB" w:rsidP="00704CAA">
      <w:pPr>
        <w:pStyle w:val="footnote"/>
      </w:pPr>
      <w:r>
        <w:rPr>
          <w:rStyle w:val="FootnoteReference"/>
        </w:rPr>
        <w:footnoteRef/>
      </w:r>
      <w:r>
        <w:t xml:space="preserve"> John 7:38.</w:t>
      </w:r>
    </w:p>
  </w:footnote>
  <w:footnote w:id="520">
    <w:p w14:paraId="3C3C13B7" w14:textId="77777777" w:rsidR="00A534EB" w:rsidRDefault="00A534EB" w:rsidP="00704CAA">
      <w:pPr>
        <w:pStyle w:val="footnote"/>
      </w:pPr>
      <w:r>
        <w:rPr>
          <w:rStyle w:val="FootnoteReference"/>
        </w:rPr>
        <w:footnoteRef/>
      </w:r>
      <w:r>
        <w:t xml:space="preserve"> Coptic has “it” here, and “beauty” in place of majesty.</w:t>
      </w:r>
    </w:p>
  </w:footnote>
  <w:footnote w:id="521">
    <w:p w14:paraId="67CD15A4" w14:textId="77777777" w:rsidR="00A534EB" w:rsidRDefault="00A534EB"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A534EB" w:rsidRDefault="00A534EB" w:rsidP="00704CAA">
      <w:pPr>
        <w:pStyle w:val="footnote"/>
      </w:pPr>
      <w:r>
        <w:rPr>
          <w:rStyle w:val="FootnoteReference"/>
        </w:rPr>
        <w:footnoteRef/>
      </w:r>
      <w:r>
        <w:t xml:space="preserve"> [JS] or “forever”</w:t>
      </w:r>
    </w:p>
  </w:footnote>
  <w:footnote w:id="523">
    <w:p w14:paraId="1BA5F6CF" w14:textId="77777777" w:rsidR="00A534EB" w:rsidRDefault="00A534EB"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A534EB" w:rsidRDefault="00A534EB" w:rsidP="00704CAA">
      <w:pPr>
        <w:pStyle w:val="footnote"/>
      </w:pPr>
      <w:r>
        <w:rPr>
          <w:rStyle w:val="FootnoteReference"/>
        </w:rPr>
        <w:footnoteRef/>
      </w:r>
      <w:r>
        <w:t xml:space="preserve"> [JS] resident alien</w:t>
      </w:r>
    </w:p>
  </w:footnote>
  <w:footnote w:id="525">
    <w:p w14:paraId="40C8740A" w14:textId="77777777" w:rsidR="00A534EB" w:rsidRDefault="00A534EB" w:rsidP="00704CAA">
      <w:pPr>
        <w:pStyle w:val="footnote"/>
      </w:pPr>
      <w:r>
        <w:rPr>
          <w:rStyle w:val="FootnoteReference"/>
        </w:rPr>
        <w:footnoteRef/>
      </w:r>
      <w:r>
        <w:t xml:space="preserve"> Cf. 1 Cor. 3:20, ‘The Lord knows the thoughts of the wise…’</w:t>
      </w:r>
    </w:p>
  </w:footnote>
  <w:footnote w:id="526">
    <w:p w14:paraId="65188B7B" w14:textId="77777777" w:rsidR="00A534EB" w:rsidRDefault="00A534EB" w:rsidP="00704CAA">
      <w:pPr>
        <w:pStyle w:val="footnote"/>
      </w:pPr>
      <w:r>
        <w:rPr>
          <w:rStyle w:val="FootnoteReference"/>
        </w:rPr>
        <w:footnoteRef/>
      </w:r>
      <w:r>
        <w:t xml:space="preserve"> [JS] or “lawless,” or “the throne of iniquity”</w:t>
      </w:r>
    </w:p>
  </w:footnote>
  <w:footnote w:id="527">
    <w:p w14:paraId="79ABE471" w14:textId="77777777" w:rsidR="00A534EB" w:rsidRDefault="00A534EB" w:rsidP="00704CAA">
      <w:pPr>
        <w:pStyle w:val="footnote"/>
      </w:pPr>
      <w:r>
        <w:rPr>
          <w:rStyle w:val="FootnoteReference"/>
        </w:rPr>
        <w:footnoteRef/>
      </w:r>
      <w:r>
        <w:t xml:space="preserve"> [JS] i.e. presence</w:t>
      </w:r>
    </w:p>
  </w:footnote>
  <w:footnote w:id="528">
    <w:p w14:paraId="5267BF6E" w14:textId="77777777" w:rsidR="00A534EB" w:rsidRDefault="00A534EB"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A534EB" w:rsidRDefault="00A534EB" w:rsidP="00704CAA">
      <w:pPr>
        <w:pStyle w:val="footnote"/>
      </w:pPr>
      <w:r>
        <w:rPr>
          <w:rStyle w:val="FootnoteReference"/>
        </w:rPr>
        <w:footnoteRef/>
      </w:r>
      <w:r>
        <w:t xml:space="preserve"> [JS] or melody</w:t>
      </w:r>
    </w:p>
  </w:footnote>
  <w:footnote w:id="530">
    <w:p w14:paraId="1EEBBF7D" w14:textId="77777777" w:rsidR="00A534EB" w:rsidRDefault="00A534EB" w:rsidP="00704CAA">
      <w:pPr>
        <w:pStyle w:val="footnote"/>
      </w:pPr>
      <w:r>
        <w:rPr>
          <w:rStyle w:val="FootnoteReference"/>
        </w:rPr>
        <w:footnoteRef/>
      </w:r>
      <w:r>
        <w:t xml:space="preserve"> [JS] “do obeisance”</w:t>
      </w:r>
    </w:p>
  </w:footnote>
  <w:footnote w:id="531">
    <w:p w14:paraId="551DD9AD" w14:textId="77777777" w:rsidR="00A534EB" w:rsidRDefault="00A534EB" w:rsidP="00704CAA">
      <w:pPr>
        <w:pStyle w:val="footnote"/>
      </w:pPr>
      <w:r>
        <w:rPr>
          <w:rStyle w:val="FootnoteReference"/>
        </w:rPr>
        <w:footnoteRef/>
      </w:r>
      <w:r>
        <w:t xml:space="preserve"> [JS] “prostrate”</w:t>
      </w:r>
    </w:p>
  </w:footnote>
  <w:footnote w:id="532">
    <w:p w14:paraId="7534B5AF" w14:textId="77777777" w:rsidR="00A534EB" w:rsidRDefault="00A534EB" w:rsidP="00704CAA">
      <w:pPr>
        <w:pStyle w:val="footnote"/>
      </w:pPr>
      <w:r>
        <w:rPr>
          <w:rStyle w:val="FootnoteReference"/>
        </w:rPr>
        <w:footnoteRef/>
      </w:r>
      <w:r>
        <w:t xml:space="preserve"> [JS] OSB has, “Rebellion,” NETS has “embittering”</w:t>
      </w:r>
    </w:p>
  </w:footnote>
  <w:footnote w:id="533">
    <w:p w14:paraId="022AF3BD" w14:textId="77777777" w:rsidR="00A534EB" w:rsidRDefault="00A534EB" w:rsidP="00704CAA">
      <w:pPr>
        <w:pStyle w:val="footnote"/>
      </w:pPr>
      <w:r>
        <w:rPr>
          <w:rStyle w:val="FootnoteReference"/>
        </w:rPr>
        <w:footnoteRef/>
      </w:r>
      <w:r>
        <w:t xml:space="preserve"> Ex. 17:1-7.</w:t>
      </w:r>
    </w:p>
  </w:footnote>
  <w:footnote w:id="534">
    <w:p w14:paraId="44D54232" w14:textId="77777777" w:rsidR="00A534EB" w:rsidRDefault="00A534EB" w:rsidP="00704CAA">
      <w:pPr>
        <w:pStyle w:val="footnote"/>
      </w:pPr>
      <w:r>
        <w:rPr>
          <w:rStyle w:val="FootnoteReference"/>
        </w:rPr>
        <w:footnoteRef/>
      </w:r>
      <w:r>
        <w:t xml:space="preserve"> [JS] or “tempted”</w:t>
      </w:r>
    </w:p>
  </w:footnote>
  <w:footnote w:id="535">
    <w:p w14:paraId="44595C45" w14:textId="77777777" w:rsidR="00A534EB" w:rsidRDefault="00A534EB" w:rsidP="00704CAA">
      <w:pPr>
        <w:pStyle w:val="footnote"/>
      </w:pPr>
      <w:r>
        <w:rPr>
          <w:rStyle w:val="FootnoteReference"/>
        </w:rPr>
        <w:footnoteRef/>
      </w:r>
      <w:r>
        <w:t xml:space="preserve"> Num. 14:32-34.</w:t>
      </w:r>
    </w:p>
  </w:footnote>
  <w:footnote w:id="536">
    <w:p w14:paraId="3335A752" w14:textId="77777777" w:rsidR="00A534EB" w:rsidRDefault="00A534EB" w:rsidP="00704CAA">
      <w:pPr>
        <w:pStyle w:val="footnote"/>
      </w:pPr>
      <w:r>
        <w:rPr>
          <w:rStyle w:val="FootnoteReference"/>
        </w:rPr>
        <w:footnoteRef/>
      </w:r>
      <w:r>
        <w:t xml:space="preserve"> Cf. Heb.3:7-11; 4:10.</w:t>
      </w:r>
    </w:p>
  </w:footnote>
  <w:footnote w:id="537">
    <w:p w14:paraId="2C60CFFA" w14:textId="77777777" w:rsidR="00A534EB" w:rsidRDefault="00A534EB" w:rsidP="00704CAA">
      <w:pPr>
        <w:pStyle w:val="footnote"/>
      </w:pPr>
      <w:r>
        <w:rPr>
          <w:rStyle w:val="FootnoteReference"/>
        </w:rPr>
        <w:footnoteRef/>
      </w:r>
      <w:r>
        <w:t xml:space="preserve"> Cf. Deut. 32:17; 1 Cor. 10:20; Psalm 105:36-38; 1 Chron. 16:26.</w:t>
      </w:r>
    </w:p>
  </w:footnote>
  <w:footnote w:id="538">
    <w:p w14:paraId="191785D6" w14:textId="77777777" w:rsidR="00A534EB" w:rsidRDefault="00A534EB" w:rsidP="00704CAA">
      <w:pPr>
        <w:pStyle w:val="footnote"/>
      </w:pPr>
      <w:r>
        <w:rPr>
          <w:rStyle w:val="FootnoteReference"/>
        </w:rPr>
        <w:footnoteRef/>
      </w:r>
      <w:r>
        <w:t xml:space="preserve"> [JS] or “thanksgiving”, or “praise”. Really, “thankful confession with praise”.</w:t>
      </w:r>
    </w:p>
  </w:footnote>
  <w:footnote w:id="539">
    <w:p w14:paraId="36761851" w14:textId="77777777" w:rsidR="00A534EB" w:rsidRDefault="00A534EB" w:rsidP="00704CAA">
      <w:pPr>
        <w:pStyle w:val="footnote"/>
      </w:pPr>
      <w:r>
        <w:rPr>
          <w:rStyle w:val="FootnoteReference"/>
        </w:rPr>
        <w:footnoteRef/>
      </w:r>
      <w:r>
        <w:t xml:space="preserve"> [JS] literally, “holy place”</w:t>
      </w:r>
    </w:p>
  </w:footnote>
  <w:footnote w:id="540">
    <w:p w14:paraId="6B8FB064" w14:textId="77777777" w:rsidR="00A534EB" w:rsidRDefault="00A534EB" w:rsidP="00704CAA">
      <w:pPr>
        <w:pStyle w:val="footnote"/>
      </w:pPr>
      <w:r>
        <w:rPr>
          <w:rStyle w:val="FootnoteReference"/>
        </w:rPr>
        <w:footnoteRef/>
      </w:r>
      <w:r>
        <w:t xml:space="preserve"> [JS] or, “sacrifices”</w:t>
      </w:r>
    </w:p>
  </w:footnote>
  <w:footnote w:id="541">
    <w:p w14:paraId="026EEBC9" w14:textId="77777777" w:rsidR="00A534EB" w:rsidRDefault="00A534EB" w:rsidP="00704CAA">
      <w:pPr>
        <w:pStyle w:val="footnote"/>
      </w:pPr>
      <w:r>
        <w:rPr>
          <w:rStyle w:val="FootnoteReference"/>
        </w:rPr>
        <w:footnoteRef/>
      </w:r>
      <w:r>
        <w:t xml:space="preserve"> [JS] “do obeisance”</w:t>
      </w:r>
    </w:p>
  </w:footnote>
  <w:footnote w:id="542">
    <w:p w14:paraId="74583072" w14:textId="77777777" w:rsidR="00A534EB" w:rsidRDefault="00A534EB"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A534EB" w:rsidRDefault="00A534EB" w:rsidP="00704CAA">
      <w:pPr>
        <w:pStyle w:val="footnote"/>
      </w:pPr>
      <w:r>
        <w:rPr>
          <w:rStyle w:val="FootnoteReference"/>
        </w:rPr>
        <w:footnoteRef/>
      </w:r>
      <w:r>
        <w:t xml:space="preserve"> [JS] literally, “set right the world”.</w:t>
      </w:r>
    </w:p>
  </w:footnote>
  <w:footnote w:id="544">
    <w:p w14:paraId="2C857933" w14:textId="77777777" w:rsidR="00A534EB" w:rsidRDefault="00A534EB"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A534EB" w:rsidRDefault="00A534EB" w:rsidP="00704CAA">
      <w:pPr>
        <w:pStyle w:val="footnote"/>
      </w:pPr>
      <w:r>
        <w:rPr>
          <w:rStyle w:val="FootnoteReference"/>
        </w:rPr>
        <w:footnoteRef/>
      </w:r>
      <w:r>
        <w:t xml:space="preserve"> [JS] or “exult.”</w:t>
      </w:r>
    </w:p>
  </w:footnote>
  <w:footnote w:id="546">
    <w:p w14:paraId="3F8D4F69" w14:textId="77777777" w:rsidR="00A534EB" w:rsidRDefault="00A534EB" w:rsidP="00704CAA">
      <w:pPr>
        <w:pStyle w:val="footnote"/>
      </w:pPr>
      <w:r>
        <w:rPr>
          <w:rStyle w:val="FootnoteReference"/>
        </w:rPr>
        <w:footnoteRef/>
      </w:r>
      <w:r>
        <w:t xml:space="preserve"> [JS] i.e. “the the presence of the Lord”</w:t>
      </w:r>
    </w:p>
  </w:footnote>
  <w:footnote w:id="547">
    <w:p w14:paraId="2B2C4B3C" w14:textId="77777777" w:rsidR="00A534EB" w:rsidRDefault="00A534EB" w:rsidP="00704CAA">
      <w:pPr>
        <w:pStyle w:val="footnote"/>
      </w:pPr>
      <w:r>
        <w:rPr>
          <w:rStyle w:val="FootnoteReference"/>
        </w:rPr>
        <w:footnoteRef/>
      </w:r>
      <w:r>
        <w:t xml:space="preserve"> [JS] or “keep His throne straight.”</w:t>
      </w:r>
    </w:p>
  </w:footnote>
  <w:footnote w:id="548">
    <w:p w14:paraId="5D4EF956" w14:textId="77777777" w:rsidR="00A534EB" w:rsidRDefault="00A534EB" w:rsidP="00704CAA">
      <w:pPr>
        <w:pStyle w:val="footnote"/>
      </w:pPr>
      <w:r>
        <w:rPr>
          <w:rStyle w:val="FootnoteReference"/>
        </w:rPr>
        <w:footnoteRef/>
      </w:r>
      <w:r>
        <w:t xml:space="preserve"> Cf. Pss. 32:5b; 84:10b. Rom. 1:19-21; 2 Cor. 4:6; Jn. 1:14; 6:40; 17:22-24.</w:t>
      </w:r>
    </w:p>
  </w:footnote>
  <w:footnote w:id="549">
    <w:p w14:paraId="39C04F74" w14:textId="77777777" w:rsidR="00A534EB" w:rsidRDefault="00A534EB" w:rsidP="00704CAA">
      <w:pPr>
        <w:pStyle w:val="footnote"/>
      </w:pPr>
      <w:r>
        <w:rPr>
          <w:rStyle w:val="FootnoteReference"/>
        </w:rPr>
        <w:footnoteRef/>
      </w:r>
      <w:r>
        <w:t xml:space="preserve"> [JS] “do obeisance to”</w:t>
      </w:r>
    </w:p>
  </w:footnote>
  <w:footnote w:id="550">
    <w:p w14:paraId="21B4EE9B" w14:textId="77777777" w:rsidR="00A534EB" w:rsidRDefault="00A534EB" w:rsidP="00704CAA">
      <w:pPr>
        <w:pStyle w:val="footnote"/>
      </w:pPr>
      <w:r>
        <w:rPr>
          <w:rStyle w:val="FootnoteReference"/>
        </w:rPr>
        <w:footnoteRef/>
      </w:r>
      <w:r>
        <w:t xml:space="preserve"> [JS] “do obeisance to”</w:t>
      </w:r>
    </w:p>
  </w:footnote>
  <w:footnote w:id="551">
    <w:p w14:paraId="35328581" w14:textId="77777777" w:rsidR="00A534EB" w:rsidRDefault="00A534EB" w:rsidP="00704CAA">
      <w:pPr>
        <w:pStyle w:val="footnote"/>
      </w:pPr>
      <w:r>
        <w:rPr>
          <w:rStyle w:val="FootnoteReference"/>
        </w:rPr>
        <w:footnoteRef/>
      </w:r>
      <w:r>
        <w:t xml:space="preserve"> [JS] Fr. Lazarus has “lives”</w:t>
      </w:r>
    </w:p>
  </w:footnote>
  <w:footnote w:id="552">
    <w:p w14:paraId="6E386D7E" w14:textId="77777777" w:rsidR="00A534EB" w:rsidRDefault="00A534EB"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A534EB" w:rsidRDefault="00A534EB"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A534EB" w:rsidRDefault="00A534EB" w:rsidP="00704CAA">
      <w:pPr>
        <w:pStyle w:val="footnote"/>
      </w:pPr>
      <w:r>
        <w:rPr>
          <w:rStyle w:val="FootnoteReference"/>
        </w:rPr>
        <w:footnoteRef/>
      </w:r>
      <w:r>
        <w:t xml:space="preserve"> Rev. 4:6, Ezek. 1:5-10.</w:t>
      </w:r>
    </w:p>
  </w:footnote>
  <w:footnote w:id="555">
    <w:p w14:paraId="30FB18B7" w14:textId="77777777" w:rsidR="00A534EB" w:rsidRDefault="00A534EB"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A534EB" w:rsidRDefault="00A534EB" w:rsidP="00704CAA">
      <w:pPr>
        <w:pStyle w:val="footnote"/>
      </w:pPr>
      <w:r>
        <w:rPr>
          <w:rStyle w:val="FootnoteReference"/>
        </w:rPr>
        <w:footnoteRef/>
      </w:r>
      <w:r>
        <w:t xml:space="preserve"> [JS] Fr. Lazarus has “laws”</w:t>
      </w:r>
    </w:p>
  </w:footnote>
  <w:footnote w:id="557">
    <w:p w14:paraId="30052C96" w14:textId="77777777" w:rsidR="00A534EB" w:rsidRDefault="00A534EB" w:rsidP="00704CAA">
      <w:pPr>
        <w:pStyle w:val="footnote"/>
      </w:pPr>
      <w:r>
        <w:rPr>
          <w:rStyle w:val="FootnoteReference"/>
        </w:rPr>
        <w:footnoteRef/>
      </w:r>
      <w:r>
        <w:t xml:space="preserve"> [JS] “do obeisance”, commonly rendered “worship”</w:t>
      </w:r>
    </w:p>
  </w:footnote>
  <w:footnote w:id="558">
    <w:p w14:paraId="518C32A9" w14:textId="77777777" w:rsidR="00A534EB" w:rsidRDefault="00A534EB" w:rsidP="00704CAA">
      <w:pPr>
        <w:pStyle w:val="footnote"/>
      </w:pPr>
      <w:r>
        <w:rPr>
          <w:rStyle w:val="FootnoteReference"/>
        </w:rPr>
        <w:footnoteRef/>
      </w:r>
      <w:r>
        <w:t xml:space="preserve"> [JS] Fr. Lazarus has “correcting”</w:t>
      </w:r>
    </w:p>
  </w:footnote>
  <w:footnote w:id="559">
    <w:p w14:paraId="0A8051C4" w14:textId="77777777" w:rsidR="00A534EB" w:rsidRDefault="00A534EB" w:rsidP="00704CAA">
      <w:pPr>
        <w:pStyle w:val="footnote"/>
      </w:pPr>
      <w:r>
        <w:rPr>
          <w:rStyle w:val="FootnoteReference"/>
        </w:rPr>
        <w:footnoteRef/>
      </w:r>
      <w:r>
        <w:t xml:space="preserve"> [JS] “do obeisance” or “fall down”</w:t>
      </w:r>
    </w:p>
  </w:footnote>
  <w:footnote w:id="560">
    <w:p w14:paraId="77CD93E8" w14:textId="77777777" w:rsidR="00A534EB" w:rsidRDefault="00A534EB"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A534EB" w:rsidRDefault="00A534EB" w:rsidP="00704CAA">
      <w:pPr>
        <w:pStyle w:val="footnote"/>
      </w:pPr>
      <w:r>
        <w:rPr>
          <w:rStyle w:val="FootnoteReference"/>
        </w:rPr>
        <w:footnoteRef/>
      </w:r>
      <w:r>
        <w:t xml:space="preserve"> [JS] or, “and not we Him”</w:t>
      </w:r>
    </w:p>
  </w:footnote>
  <w:footnote w:id="562">
    <w:p w14:paraId="1486F0F9" w14:textId="77777777" w:rsidR="00A534EB" w:rsidRDefault="00A534EB"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A534EB" w:rsidRDefault="00A534EB" w:rsidP="00704CAA">
      <w:pPr>
        <w:pStyle w:val="footnote"/>
      </w:pPr>
      <w:r>
        <w:rPr>
          <w:rStyle w:val="FootnoteReference"/>
        </w:rPr>
        <w:footnoteRef/>
      </w:r>
      <w:r>
        <w:t xml:space="preserve"> [JS] or “do wrong,” or “the workers of iniquity”</w:t>
      </w:r>
    </w:p>
  </w:footnote>
  <w:footnote w:id="564">
    <w:p w14:paraId="37DBB362" w14:textId="77777777" w:rsidR="00A534EB" w:rsidRDefault="00A534EB" w:rsidP="00704CAA">
      <w:pPr>
        <w:pStyle w:val="footnote"/>
      </w:pPr>
      <w:r>
        <w:rPr>
          <w:rStyle w:val="FootnoteReference"/>
        </w:rPr>
        <w:footnoteRef/>
      </w:r>
      <w:r>
        <w:t xml:space="preserve"> [JS] or proud/haughty eyes.</w:t>
      </w:r>
    </w:p>
  </w:footnote>
  <w:footnote w:id="565">
    <w:p w14:paraId="027D81D5" w14:textId="77777777" w:rsidR="00A534EB" w:rsidRDefault="00A534EB"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A534EB" w:rsidRDefault="00A534EB"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A534EB" w:rsidRDefault="00A534EB" w:rsidP="00704CAA">
      <w:pPr>
        <w:pStyle w:val="footnote"/>
      </w:pPr>
      <w:r>
        <w:rPr>
          <w:rStyle w:val="FootnoteReference"/>
        </w:rPr>
        <w:footnoteRef/>
      </w:r>
      <w:r>
        <w:t xml:space="preserve"> Cf. Ps. 38:7a.</w:t>
      </w:r>
    </w:p>
  </w:footnote>
  <w:footnote w:id="568">
    <w:p w14:paraId="517B5545" w14:textId="77777777" w:rsidR="00A534EB" w:rsidRDefault="00A534EB"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A534EB" w:rsidRDefault="00A534EB"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A534EB" w:rsidRDefault="00A534EB" w:rsidP="00704CAA">
      <w:pPr>
        <w:pStyle w:val="footnote"/>
      </w:pPr>
      <w:r>
        <w:rPr>
          <w:rStyle w:val="FootnoteReference"/>
        </w:rPr>
        <w:footnoteRef/>
      </w:r>
      <w:r>
        <w:t xml:space="preserve"> ‘God is love’ (1 John 4:8,16).</w:t>
      </w:r>
    </w:p>
  </w:footnote>
  <w:footnote w:id="571">
    <w:p w14:paraId="39DCC369" w14:textId="77777777" w:rsidR="00A534EB" w:rsidRDefault="00A534EB"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A534EB" w:rsidRDefault="00A534EB" w:rsidP="00704CAA">
      <w:pPr>
        <w:pStyle w:val="footnote"/>
      </w:pPr>
      <w:r>
        <w:rPr>
          <w:rStyle w:val="FootnoteReference"/>
        </w:rPr>
        <w:footnoteRef/>
      </w:r>
      <w:r>
        <w:t xml:space="preserve"> Cf. Ps. 147:8.</w:t>
      </w:r>
    </w:p>
  </w:footnote>
  <w:footnote w:id="573">
    <w:p w14:paraId="1B0A2532" w14:textId="77777777" w:rsidR="00A534EB" w:rsidRDefault="00A534EB" w:rsidP="00704CAA">
      <w:pPr>
        <w:pStyle w:val="footnote"/>
      </w:pPr>
      <w:r>
        <w:rPr>
          <w:rStyle w:val="FootnoteReference"/>
        </w:rPr>
        <w:footnoteRef/>
      </w:r>
      <w:r>
        <w:t xml:space="preserve"> [JS] or “long-suffering”</w:t>
      </w:r>
    </w:p>
  </w:footnote>
  <w:footnote w:id="574">
    <w:p w14:paraId="6F41A290" w14:textId="77777777" w:rsidR="00A534EB" w:rsidRDefault="00A534EB" w:rsidP="00704CAA">
      <w:pPr>
        <w:pStyle w:val="footnote"/>
      </w:pPr>
      <w:r>
        <w:rPr>
          <w:rStyle w:val="FootnoteReference"/>
        </w:rPr>
        <w:footnoteRef/>
      </w:r>
      <w:r>
        <w:t xml:space="preserve"> [JS] or “transgressions”</w:t>
      </w:r>
    </w:p>
  </w:footnote>
  <w:footnote w:id="575">
    <w:p w14:paraId="44065F61" w14:textId="77777777" w:rsidR="00A534EB" w:rsidRDefault="00A534EB"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A534EB" w:rsidRDefault="00A534EB"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A534EB" w:rsidRDefault="00A534EB"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A534EB" w:rsidRDefault="00A534EB" w:rsidP="00704CAA">
      <w:pPr>
        <w:pStyle w:val="footnote"/>
      </w:pPr>
      <w:r>
        <w:rPr>
          <w:rStyle w:val="FootnoteReference"/>
        </w:rPr>
        <w:footnoteRef/>
      </w:r>
      <w:r>
        <w:t xml:space="preserve"> [JS] Fr. Lazarus has “very great”</w:t>
      </w:r>
    </w:p>
  </w:footnote>
  <w:footnote w:id="579">
    <w:p w14:paraId="7AEE0420" w14:textId="77777777" w:rsidR="00A534EB" w:rsidRDefault="00A534EB" w:rsidP="00704CAA">
      <w:pPr>
        <w:pStyle w:val="footnote"/>
      </w:pPr>
      <w:r>
        <w:rPr>
          <w:rStyle w:val="FootnoteReference"/>
        </w:rPr>
        <w:footnoteRef/>
      </w:r>
      <w:r>
        <w:t xml:space="preserve"> [JS] or “thanksgiving,” or “thankful confession with praise”</w:t>
      </w:r>
    </w:p>
  </w:footnote>
  <w:footnote w:id="580">
    <w:p w14:paraId="1821417A" w14:textId="77777777" w:rsidR="00A534EB" w:rsidRDefault="00A534EB"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A534EB" w:rsidRDefault="00A534EB" w:rsidP="00704CAA">
      <w:pPr>
        <w:pStyle w:val="footnote"/>
      </w:pPr>
      <w:r>
        <w:rPr>
          <w:rStyle w:val="FootnoteReference"/>
        </w:rPr>
        <w:footnoteRef/>
      </w:r>
      <w:r>
        <w:t xml:space="preserve"> [JS] or “makes the clouds His chariot”</w:t>
      </w:r>
    </w:p>
  </w:footnote>
  <w:footnote w:id="582">
    <w:p w14:paraId="114B27CC" w14:textId="77777777" w:rsidR="00A534EB" w:rsidRDefault="00A534EB" w:rsidP="00704CAA">
      <w:pPr>
        <w:pStyle w:val="footnote"/>
      </w:pPr>
      <w:r>
        <w:rPr>
          <w:rStyle w:val="FootnoteReference"/>
        </w:rPr>
        <w:footnoteRef/>
      </w:r>
      <w:r>
        <w:t xml:space="preserve"> [JS] or “messengers”</w:t>
      </w:r>
    </w:p>
  </w:footnote>
  <w:footnote w:id="583">
    <w:p w14:paraId="0B426919" w14:textId="77777777" w:rsidR="00A534EB" w:rsidRDefault="00A534EB" w:rsidP="00704CAA">
      <w:pPr>
        <w:pStyle w:val="footnote"/>
      </w:pPr>
      <w:r>
        <w:rPr>
          <w:rStyle w:val="FootnoteReference"/>
        </w:rPr>
        <w:footnoteRef/>
      </w:r>
      <w:r>
        <w:t xml:space="preserve"> [JS] Fr. Lazarus has “servants”</w:t>
      </w:r>
    </w:p>
  </w:footnote>
  <w:footnote w:id="584">
    <w:p w14:paraId="0DC6891A" w14:textId="77777777" w:rsidR="00A534EB" w:rsidRDefault="00A534EB" w:rsidP="00704CAA">
      <w:pPr>
        <w:pStyle w:val="footnote"/>
      </w:pPr>
      <w:r>
        <w:rPr>
          <w:rStyle w:val="FootnoteReference"/>
        </w:rPr>
        <w:footnoteRef/>
      </w:r>
      <w:r>
        <w:t xml:space="preserve"> Heb. 1:7; Ezek. 1:14; 2 Esdras 8:22.</w:t>
      </w:r>
    </w:p>
  </w:footnote>
  <w:footnote w:id="585">
    <w:p w14:paraId="14865395" w14:textId="77777777" w:rsidR="00A534EB" w:rsidRDefault="00A534EB" w:rsidP="00704CAA">
      <w:pPr>
        <w:pStyle w:val="footnote"/>
      </w:pPr>
      <w:r>
        <w:rPr>
          <w:rStyle w:val="FootnoteReference"/>
        </w:rPr>
        <w:footnoteRef/>
      </w:r>
      <w:r>
        <w:t xml:space="preserve"> [JS] Fr. Lazarus has “axis”</w:t>
      </w:r>
    </w:p>
  </w:footnote>
  <w:footnote w:id="586">
    <w:p w14:paraId="00414A42" w14:textId="77777777" w:rsidR="00A534EB" w:rsidRDefault="00A534EB" w:rsidP="00704CAA">
      <w:pPr>
        <w:pStyle w:val="footnote"/>
      </w:pPr>
      <w:r>
        <w:rPr>
          <w:rStyle w:val="FootnoteReference"/>
        </w:rPr>
        <w:footnoteRef/>
      </w:r>
      <w:r>
        <w:t xml:space="preserve"> [JS] Fr. Lazarus has “wander”. NETS has “be tilted”</w:t>
      </w:r>
    </w:p>
  </w:footnote>
  <w:footnote w:id="587">
    <w:p w14:paraId="63CA7242" w14:textId="77777777" w:rsidR="00A534EB" w:rsidRDefault="00A534EB" w:rsidP="00704CAA">
      <w:pPr>
        <w:pStyle w:val="footnote"/>
      </w:pPr>
      <w:r>
        <w:rPr>
          <w:rStyle w:val="FootnoteReference"/>
        </w:rPr>
        <w:footnoteRef/>
      </w:r>
      <w:r>
        <w:t xml:space="preserve"> [JS] literally, “founded”</w:t>
      </w:r>
    </w:p>
  </w:footnote>
  <w:footnote w:id="588">
    <w:p w14:paraId="688E353A" w14:textId="77777777" w:rsidR="00A534EB" w:rsidRDefault="00A534EB" w:rsidP="00704CAA">
      <w:pPr>
        <w:pStyle w:val="footnote"/>
      </w:pPr>
      <w:r>
        <w:rPr>
          <w:rStyle w:val="FootnoteReference"/>
        </w:rPr>
        <w:footnoteRef/>
      </w:r>
      <w:r>
        <w:t xml:space="preserve"> [JS] or “takes the lead among them”</w:t>
      </w:r>
    </w:p>
  </w:footnote>
  <w:footnote w:id="589">
    <w:p w14:paraId="329CE5D6" w14:textId="77777777" w:rsidR="00A534EB" w:rsidRDefault="00A534EB" w:rsidP="00704CAA">
      <w:pPr>
        <w:pStyle w:val="footnote"/>
      </w:pPr>
      <w:r>
        <w:rPr>
          <w:rStyle w:val="FootnoteReference"/>
        </w:rPr>
        <w:footnoteRef/>
      </w:r>
      <w:r>
        <w:t xml:space="preserve"> [JS] or “serpent”</w:t>
      </w:r>
    </w:p>
  </w:footnote>
  <w:footnote w:id="590">
    <w:p w14:paraId="482A0E92" w14:textId="77777777" w:rsidR="00A534EB" w:rsidRDefault="00A534EB" w:rsidP="00704CAA">
      <w:pPr>
        <w:pStyle w:val="footnote"/>
      </w:pPr>
      <w:r>
        <w:rPr>
          <w:rStyle w:val="FootnoteReference"/>
        </w:rPr>
        <w:footnoteRef/>
      </w:r>
      <w:r>
        <w:t xml:space="preserve"> [JS] or, “the universe”</w:t>
      </w:r>
    </w:p>
  </w:footnote>
  <w:footnote w:id="591">
    <w:p w14:paraId="107DC9FD" w14:textId="77777777" w:rsidR="00A534EB" w:rsidRDefault="00A534EB" w:rsidP="00704CAA">
      <w:pPr>
        <w:pStyle w:val="footnote"/>
      </w:pPr>
      <w:r>
        <w:rPr>
          <w:rStyle w:val="FootnoteReference"/>
        </w:rPr>
        <w:footnoteRef/>
      </w:r>
      <w:r>
        <w:t xml:space="preserve"> [JS] or, “breath”</w:t>
      </w:r>
    </w:p>
  </w:footnote>
  <w:footnote w:id="592">
    <w:p w14:paraId="44BAA54F" w14:textId="77777777" w:rsidR="00A534EB" w:rsidRDefault="00A534EB" w:rsidP="00704CAA">
      <w:pPr>
        <w:pStyle w:val="footnote"/>
      </w:pPr>
      <w:r>
        <w:rPr>
          <w:rStyle w:val="FootnoteReference"/>
        </w:rPr>
        <w:footnoteRef/>
      </w:r>
      <w:r>
        <w:t xml:space="preserve"> [JS] Fr. Lazarus has, “meditation”</w:t>
      </w:r>
    </w:p>
  </w:footnote>
  <w:footnote w:id="593">
    <w:p w14:paraId="47649C98" w14:textId="77777777" w:rsidR="00A534EB" w:rsidRDefault="00A534EB" w:rsidP="00704CAA">
      <w:pPr>
        <w:pStyle w:val="footnote"/>
      </w:pPr>
      <w:r>
        <w:rPr>
          <w:rStyle w:val="FootnoteReference"/>
        </w:rPr>
        <w:footnoteRef/>
      </w:r>
      <w:r>
        <w:t xml:space="preserve"> Much of Psalm 104 occurs almost verbatim in 1 Chron. 16:8-22 (cf. vv. 7:36).</w:t>
      </w:r>
    </w:p>
  </w:footnote>
  <w:footnote w:id="594">
    <w:p w14:paraId="79D84556" w14:textId="77777777" w:rsidR="00A534EB" w:rsidRDefault="00A534EB" w:rsidP="00704CAA">
      <w:pPr>
        <w:pStyle w:val="footnote"/>
      </w:pPr>
      <w:r>
        <w:rPr>
          <w:rStyle w:val="FootnoteReference"/>
        </w:rPr>
        <w:footnoteRef/>
      </w:r>
      <w:r>
        <w:t xml:space="preserve"> [JS] or “give thanks to”. “Thankfully confess with praise”</w:t>
      </w:r>
    </w:p>
  </w:footnote>
  <w:footnote w:id="595">
    <w:p w14:paraId="78E8F770" w14:textId="77777777" w:rsidR="00A534EB" w:rsidRDefault="00A534EB" w:rsidP="00704CAA">
      <w:pPr>
        <w:pStyle w:val="footnote"/>
      </w:pPr>
      <w:r>
        <w:rPr>
          <w:rStyle w:val="FootnoteReference"/>
        </w:rPr>
        <w:footnoteRef/>
      </w:r>
      <w:r>
        <w:t xml:space="preserve"> [JS] or “make music to”</w:t>
      </w:r>
    </w:p>
  </w:footnote>
  <w:footnote w:id="596">
    <w:p w14:paraId="1C6985FE" w14:textId="77777777" w:rsidR="00A534EB" w:rsidRDefault="00A534EB" w:rsidP="00704CAA">
      <w:pPr>
        <w:pStyle w:val="footnote"/>
      </w:pPr>
      <w:r>
        <w:rPr>
          <w:rStyle w:val="FootnoteReference"/>
        </w:rPr>
        <w:footnoteRef/>
      </w:r>
      <w:r>
        <w:t xml:space="preserve"> [JS] i.e. presence</w:t>
      </w:r>
    </w:p>
  </w:footnote>
  <w:footnote w:id="597">
    <w:p w14:paraId="17460FF5" w14:textId="77777777" w:rsidR="00A534EB" w:rsidRDefault="00A534EB"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A534EB" w:rsidRDefault="00A534EB" w:rsidP="00704CAA">
      <w:pPr>
        <w:pStyle w:val="footnote"/>
      </w:pPr>
      <w:r>
        <w:rPr>
          <w:rStyle w:val="FootnoteReference"/>
        </w:rPr>
        <w:footnoteRef/>
      </w:r>
      <w:r>
        <w:t xml:space="preserve"> [JS] literally, “seed”</w:t>
      </w:r>
    </w:p>
  </w:footnote>
  <w:footnote w:id="599">
    <w:p w14:paraId="02D21EA0" w14:textId="77777777" w:rsidR="00A534EB" w:rsidRDefault="00A534EB" w:rsidP="00704CAA">
      <w:pPr>
        <w:pStyle w:val="footnote"/>
      </w:pPr>
      <w:r>
        <w:rPr>
          <w:rStyle w:val="FootnoteReference"/>
        </w:rPr>
        <w:footnoteRef/>
      </w:r>
      <w:r>
        <w:t xml:space="preserve"> [JS] literally, “He remembered His covenant forever”</w:t>
      </w:r>
    </w:p>
  </w:footnote>
  <w:footnote w:id="600">
    <w:p w14:paraId="51ED9672" w14:textId="77777777" w:rsidR="00A534EB" w:rsidRDefault="00A534EB" w:rsidP="00704CAA">
      <w:pPr>
        <w:pStyle w:val="footnote"/>
      </w:pPr>
      <w:r>
        <w:rPr>
          <w:rStyle w:val="FootnoteReference"/>
        </w:rPr>
        <w:footnoteRef/>
      </w:r>
      <w:r>
        <w:t xml:space="preserve"> [JS] i.e. the covenant</w:t>
      </w:r>
    </w:p>
  </w:footnote>
  <w:footnote w:id="601">
    <w:p w14:paraId="22B187B5" w14:textId="77777777" w:rsidR="00A534EB" w:rsidRDefault="00A534EB" w:rsidP="00704CAA">
      <w:pPr>
        <w:pStyle w:val="footnote"/>
      </w:pPr>
      <w:r>
        <w:rPr>
          <w:rStyle w:val="FootnoteReference"/>
        </w:rPr>
        <w:footnoteRef/>
      </w:r>
      <w:r>
        <w:t xml:space="preserve"> [JS] or foreigners, resident aliens.</w:t>
      </w:r>
    </w:p>
  </w:footnote>
  <w:footnote w:id="602">
    <w:p w14:paraId="0FAFF1A4" w14:textId="77777777" w:rsidR="00A534EB" w:rsidRDefault="00A534EB"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A534EB" w:rsidRDefault="00A534EB" w:rsidP="00704CAA">
      <w:pPr>
        <w:pStyle w:val="footnote"/>
      </w:pPr>
      <w:r>
        <w:rPr>
          <w:rStyle w:val="FootnoteReference"/>
        </w:rPr>
        <w:footnoteRef/>
      </w:r>
      <w:r>
        <w:t xml:space="preserve"> caterpillars: larva of the locust.</w:t>
      </w:r>
    </w:p>
  </w:footnote>
  <w:footnote w:id="604">
    <w:p w14:paraId="043DB9E2" w14:textId="77777777" w:rsidR="00A534EB" w:rsidRDefault="00A534EB" w:rsidP="00704CAA">
      <w:pPr>
        <w:pStyle w:val="footnote"/>
      </w:pPr>
      <w:r>
        <w:rPr>
          <w:rStyle w:val="FootnoteReference"/>
        </w:rPr>
        <w:footnoteRef/>
      </w:r>
      <w:r>
        <w:t xml:space="preserve"> Ex. 16:12-15; Jn. 6:31-35.</w:t>
      </w:r>
    </w:p>
  </w:footnote>
  <w:footnote w:id="605">
    <w:p w14:paraId="4F10CF45" w14:textId="77777777" w:rsidR="00A534EB" w:rsidRDefault="00A534EB" w:rsidP="00704CAA">
      <w:pPr>
        <w:pStyle w:val="footnote"/>
      </w:pPr>
      <w:r>
        <w:rPr>
          <w:rStyle w:val="FootnoteReference"/>
        </w:rPr>
        <w:footnoteRef/>
      </w:r>
      <w:r>
        <w:t xml:space="preserve"> [JS] or “promise”</w:t>
      </w:r>
    </w:p>
  </w:footnote>
  <w:footnote w:id="606">
    <w:p w14:paraId="52EC5E6F" w14:textId="77777777" w:rsidR="00A534EB" w:rsidRDefault="00A534EB" w:rsidP="00704CAA">
      <w:pPr>
        <w:pStyle w:val="footnote"/>
      </w:pPr>
      <w:r>
        <w:rPr>
          <w:rStyle w:val="FootnoteReference"/>
        </w:rPr>
        <w:footnoteRef/>
      </w:r>
      <w:r>
        <w:t xml:space="preserve"> Gen. 15:14.</w:t>
      </w:r>
    </w:p>
  </w:footnote>
  <w:footnote w:id="607">
    <w:p w14:paraId="50EFB665" w14:textId="77777777" w:rsidR="00A534EB" w:rsidRDefault="00A534EB"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A534EB" w:rsidRDefault="00A534EB" w:rsidP="00704CAA">
      <w:pPr>
        <w:pStyle w:val="footnote"/>
      </w:pPr>
      <w:r>
        <w:rPr>
          <w:rStyle w:val="FootnoteReference"/>
        </w:rPr>
        <w:footnoteRef/>
      </w:r>
      <w:r>
        <w:t xml:space="preserve"> [JS] or “give thanks to”. “Thankfully confess with praise”</w:t>
      </w:r>
    </w:p>
  </w:footnote>
  <w:footnote w:id="609">
    <w:p w14:paraId="6A4D9054" w14:textId="77777777" w:rsidR="00A534EB" w:rsidRDefault="00A534EB"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A534EB" w:rsidRDefault="00A534EB" w:rsidP="00704CAA">
      <w:pPr>
        <w:pStyle w:val="footnote"/>
      </w:pPr>
      <w:r>
        <w:rPr>
          <w:rStyle w:val="FootnoteReference"/>
        </w:rPr>
        <w:footnoteRef/>
      </w:r>
      <w:r>
        <w:t xml:space="preserve"> [JS] or “observe justice”</w:t>
      </w:r>
    </w:p>
  </w:footnote>
  <w:footnote w:id="611">
    <w:p w14:paraId="6619BE9D" w14:textId="77777777" w:rsidR="00A534EB" w:rsidRDefault="00A534EB" w:rsidP="00704CAA">
      <w:pPr>
        <w:pStyle w:val="footnote"/>
      </w:pPr>
      <w:r>
        <w:rPr>
          <w:rStyle w:val="FootnoteReference"/>
        </w:rPr>
        <w:footnoteRef/>
      </w:r>
      <w:r>
        <w:t xml:space="preserve"> [JS] literally, “do”</w:t>
      </w:r>
    </w:p>
  </w:footnote>
  <w:footnote w:id="612">
    <w:p w14:paraId="04B27EA1" w14:textId="77777777" w:rsidR="00A534EB" w:rsidRDefault="00A534EB" w:rsidP="00704CAA">
      <w:pPr>
        <w:pStyle w:val="footnote"/>
      </w:pPr>
      <w:r>
        <w:rPr>
          <w:rStyle w:val="FootnoteReference"/>
        </w:rPr>
        <w:footnoteRef/>
      </w:r>
      <w:r>
        <w:t xml:space="preserve"> [JS] or “because of the good will of Your people”</w:t>
      </w:r>
    </w:p>
  </w:footnote>
  <w:footnote w:id="613">
    <w:p w14:paraId="4EB0A80D" w14:textId="77777777" w:rsidR="00A534EB" w:rsidRDefault="00A534EB" w:rsidP="00704CAA">
      <w:pPr>
        <w:pStyle w:val="footnote"/>
      </w:pPr>
      <w:r>
        <w:rPr>
          <w:rStyle w:val="FootnoteReference"/>
        </w:rPr>
        <w:footnoteRef/>
      </w:r>
      <w:r>
        <w:t xml:space="preserve"> Cf. Mark 8:17-21; Matthew 16:9-12.</w:t>
      </w:r>
    </w:p>
  </w:footnote>
  <w:footnote w:id="614">
    <w:p w14:paraId="6A2BD216" w14:textId="77777777" w:rsidR="00A534EB" w:rsidRDefault="00A534EB" w:rsidP="00704CAA">
      <w:pPr>
        <w:pStyle w:val="footnote"/>
      </w:pPr>
      <w:r>
        <w:rPr>
          <w:rStyle w:val="FootnoteReference"/>
        </w:rPr>
        <w:footnoteRef/>
      </w:r>
      <w:r>
        <w:t xml:space="preserve"> [JS] Fr. Lazarus has “will”</w:t>
      </w:r>
    </w:p>
  </w:footnote>
  <w:footnote w:id="615">
    <w:p w14:paraId="2E278E41" w14:textId="77777777" w:rsidR="00A534EB" w:rsidRDefault="00A534EB" w:rsidP="00704CAA">
      <w:pPr>
        <w:pStyle w:val="footnote"/>
      </w:pPr>
      <w:r>
        <w:rPr>
          <w:rStyle w:val="FootnoteReference"/>
        </w:rPr>
        <w:footnoteRef/>
      </w:r>
      <w:r>
        <w:t xml:space="preserve"> Num. 11:34.</w:t>
      </w:r>
    </w:p>
  </w:footnote>
  <w:footnote w:id="616">
    <w:p w14:paraId="3E891B8B" w14:textId="77777777" w:rsidR="00A534EB" w:rsidRDefault="00A534EB" w:rsidP="00704CAA">
      <w:pPr>
        <w:pStyle w:val="footnote"/>
      </w:pPr>
      <w:r>
        <w:rPr>
          <w:rStyle w:val="FootnoteReference"/>
        </w:rPr>
        <w:footnoteRef/>
      </w:r>
      <w:r>
        <w:t xml:space="preserve"> Num. 16:32.</w:t>
      </w:r>
    </w:p>
  </w:footnote>
  <w:footnote w:id="617">
    <w:p w14:paraId="2CF28BB9" w14:textId="77777777" w:rsidR="00A534EB" w:rsidRDefault="00A534EB" w:rsidP="00704CAA">
      <w:pPr>
        <w:pStyle w:val="footnote"/>
      </w:pPr>
      <w:r>
        <w:rPr>
          <w:rStyle w:val="FootnoteReference"/>
        </w:rPr>
        <w:footnoteRef/>
      </w:r>
      <w:r>
        <w:t xml:space="preserve"> [JS] “did obeisance”. “bowed down to”.</w:t>
      </w:r>
    </w:p>
  </w:footnote>
  <w:footnote w:id="618">
    <w:p w14:paraId="6FE70515" w14:textId="77777777" w:rsidR="00A534EB" w:rsidRDefault="00A534EB" w:rsidP="00704CAA">
      <w:pPr>
        <w:pStyle w:val="footnote"/>
      </w:pPr>
      <w:r>
        <w:rPr>
          <w:rStyle w:val="FootnoteReference"/>
        </w:rPr>
        <w:footnoteRef/>
      </w:r>
      <w:r>
        <w:t xml:space="preserve"> [JS] or fearful, terrible.</w:t>
      </w:r>
    </w:p>
  </w:footnote>
  <w:footnote w:id="619">
    <w:p w14:paraId="0CBADE68" w14:textId="77777777" w:rsidR="00A534EB" w:rsidRDefault="00A534EB"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A534EB" w:rsidRDefault="00A534EB" w:rsidP="00704CAA">
      <w:pPr>
        <w:pStyle w:val="footnote"/>
      </w:pPr>
      <w:r>
        <w:rPr>
          <w:rStyle w:val="FootnoteReference"/>
        </w:rPr>
        <w:footnoteRef/>
      </w:r>
      <w:r>
        <w:t xml:space="preserve"> [JS] or, “destruction”</w:t>
      </w:r>
    </w:p>
  </w:footnote>
  <w:footnote w:id="621">
    <w:p w14:paraId="411EA2A0" w14:textId="77777777" w:rsidR="00A534EB" w:rsidRDefault="00A534EB" w:rsidP="00704CAA">
      <w:pPr>
        <w:pStyle w:val="footnote"/>
      </w:pPr>
      <w:r>
        <w:rPr>
          <w:rStyle w:val="FootnoteReference"/>
        </w:rPr>
        <w:footnoteRef/>
      </w:r>
      <w:r>
        <w:t xml:space="preserve"> [JS] or “the breach abated”</w:t>
      </w:r>
    </w:p>
  </w:footnote>
  <w:footnote w:id="622">
    <w:p w14:paraId="4F51BD8C" w14:textId="77777777" w:rsidR="00A534EB" w:rsidRDefault="00A534EB" w:rsidP="00704CAA">
      <w:pPr>
        <w:pStyle w:val="footnote"/>
      </w:pPr>
      <w:r>
        <w:rPr>
          <w:rStyle w:val="FootnoteReference"/>
        </w:rPr>
        <w:footnoteRef/>
      </w:r>
      <w:r>
        <w:t xml:space="preserve"> [JS] or “reckoned”</w:t>
      </w:r>
    </w:p>
  </w:footnote>
  <w:footnote w:id="623">
    <w:p w14:paraId="0DE19382" w14:textId="77777777" w:rsidR="00A534EB" w:rsidRDefault="00A534EB" w:rsidP="00704CAA">
      <w:pPr>
        <w:pStyle w:val="footnote"/>
      </w:pPr>
      <w:r>
        <w:rPr>
          <w:rStyle w:val="FootnoteReference"/>
        </w:rPr>
        <w:footnoteRef/>
      </w:r>
      <w:r>
        <w:t xml:space="preserve"> [JS] literally “mingled” and “works”</w:t>
      </w:r>
    </w:p>
  </w:footnote>
  <w:footnote w:id="624">
    <w:p w14:paraId="21E48811" w14:textId="77777777" w:rsidR="00A534EB" w:rsidRDefault="00A534EB" w:rsidP="00704CAA">
      <w:pPr>
        <w:pStyle w:val="footnote"/>
      </w:pPr>
      <w:r>
        <w:rPr>
          <w:rStyle w:val="FootnoteReference"/>
        </w:rPr>
        <w:footnoteRef/>
      </w:r>
      <w:r>
        <w:t xml:space="preserve"> [JS] or “give thanks to”, “thankfully confess with praise”</w:t>
      </w:r>
    </w:p>
  </w:footnote>
  <w:footnote w:id="625">
    <w:p w14:paraId="5744C399" w14:textId="77777777" w:rsidR="00A534EB" w:rsidRDefault="00A534EB" w:rsidP="00704CAA">
      <w:pPr>
        <w:pStyle w:val="footnote"/>
      </w:pPr>
      <w:r>
        <w:rPr>
          <w:rStyle w:val="FootnoteReference"/>
        </w:rPr>
        <w:footnoteRef/>
      </w:r>
      <w:r>
        <w:t xml:space="preserve"> [JS] or “age to age”</w:t>
      </w:r>
    </w:p>
  </w:footnote>
  <w:footnote w:id="626">
    <w:p w14:paraId="0410B31B" w14:textId="77777777" w:rsidR="00A534EB" w:rsidRDefault="00A534EB" w:rsidP="00704CAA">
      <w:pPr>
        <w:pStyle w:val="footnote"/>
      </w:pPr>
      <w:r>
        <w:rPr>
          <w:rStyle w:val="FootnoteReference"/>
        </w:rPr>
        <w:footnoteRef/>
      </w:r>
      <w:r>
        <w:t xml:space="preserve"> [JS] or “May it be! May it be” or “So be it! So be it!”</w:t>
      </w:r>
    </w:p>
  </w:footnote>
  <w:footnote w:id="627">
    <w:p w14:paraId="0FB3C337" w14:textId="77777777" w:rsidR="00A534EB" w:rsidRDefault="00A534EB" w:rsidP="00704CAA">
      <w:pPr>
        <w:pStyle w:val="footnote"/>
      </w:pPr>
      <w:r>
        <w:rPr>
          <w:rStyle w:val="FootnoteReference"/>
        </w:rPr>
        <w:footnoteRef/>
      </w:r>
      <w:r>
        <w:t xml:space="preserve"> [JS] or “give thanks to”, “thankfully confess with praise”</w:t>
      </w:r>
    </w:p>
  </w:footnote>
  <w:footnote w:id="628">
    <w:p w14:paraId="7E54D57E" w14:textId="77777777" w:rsidR="00A534EB" w:rsidRDefault="00A534EB" w:rsidP="00704CAA">
      <w:pPr>
        <w:pStyle w:val="footnote"/>
      </w:pPr>
      <w:r>
        <w:rPr>
          <w:rStyle w:val="FootnoteReference"/>
        </w:rPr>
        <w:footnoteRef/>
      </w:r>
      <w:r>
        <w:t xml:space="preserve"> [JS] NETS, Fr. Lazarus, and the Coptic have “sea”, others have “south”</w:t>
      </w:r>
    </w:p>
  </w:footnote>
  <w:footnote w:id="629">
    <w:p w14:paraId="178F2BAD" w14:textId="77777777" w:rsidR="00A534EB" w:rsidRDefault="00A534EB" w:rsidP="00704CAA">
      <w:pPr>
        <w:pStyle w:val="footnote"/>
      </w:pPr>
      <w:r>
        <w:rPr>
          <w:rStyle w:val="FootnoteReference"/>
        </w:rPr>
        <w:footnoteRef/>
      </w:r>
      <w:r>
        <w:t xml:space="preserve"> [JS] or “praise and thank”, “thankfully confess with praise”</w:t>
      </w:r>
    </w:p>
  </w:footnote>
  <w:footnote w:id="630">
    <w:p w14:paraId="6A8B4AB6" w14:textId="77777777" w:rsidR="00A534EB" w:rsidRDefault="00A534EB" w:rsidP="00704CAA">
      <w:pPr>
        <w:pStyle w:val="footnote"/>
      </w:pPr>
      <w:r>
        <w:rPr>
          <w:rStyle w:val="FootnoteReference"/>
        </w:rPr>
        <w:footnoteRef/>
      </w:r>
      <w:r>
        <w:t xml:space="preserve"> [JS] or “praise and thank”, “thankfully confess with praise.”</w:t>
      </w:r>
    </w:p>
  </w:footnote>
  <w:footnote w:id="631">
    <w:p w14:paraId="7CBE112A" w14:textId="77777777" w:rsidR="00A534EB" w:rsidRDefault="00A534EB" w:rsidP="00704CAA">
      <w:pPr>
        <w:pStyle w:val="footnote"/>
      </w:pPr>
      <w:r>
        <w:rPr>
          <w:rStyle w:val="FootnoteReference"/>
        </w:rPr>
        <w:footnoteRef/>
      </w:r>
      <w:r>
        <w:t xml:space="preserve"> [JS] or “He helped them out of the way of their iniquity”</w:t>
      </w:r>
    </w:p>
  </w:footnote>
  <w:footnote w:id="632">
    <w:p w14:paraId="22A56B6D" w14:textId="77777777" w:rsidR="00A534EB" w:rsidRDefault="00A534EB"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A534EB" w:rsidRDefault="00A534EB" w:rsidP="00704CAA">
      <w:pPr>
        <w:pStyle w:val="footnote"/>
      </w:pPr>
      <w:r>
        <w:rPr>
          <w:rStyle w:val="FootnoteReference"/>
        </w:rPr>
        <w:footnoteRef/>
      </w:r>
      <w:r>
        <w:t xml:space="preserve"> [JS] or “praise and thank”, “thankfully confess with praise”</w:t>
      </w:r>
    </w:p>
  </w:footnote>
  <w:footnote w:id="634">
    <w:p w14:paraId="6DE0266A" w14:textId="77777777" w:rsidR="00A534EB" w:rsidRDefault="00A534EB" w:rsidP="00704CAA">
      <w:pPr>
        <w:pStyle w:val="footnote"/>
      </w:pPr>
      <w:r>
        <w:rPr>
          <w:rStyle w:val="FootnoteReference"/>
        </w:rPr>
        <w:footnoteRef/>
      </w:r>
      <w:r>
        <w:t xml:space="preserve"> [JS] Fr. Lazarus has “all their skill was scuttled.”</w:t>
      </w:r>
    </w:p>
  </w:footnote>
  <w:footnote w:id="635">
    <w:p w14:paraId="4B2EAC84" w14:textId="77777777" w:rsidR="00A534EB" w:rsidRDefault="00A534EB" w:rsidP="00704CAA">
      <w:pPr>
        <w:pStyle w:val="footnote"/>
      </w:pPr>
      <w:r>
        <w:rPr>
          <w:rStyle w:val="FootnoteReference"/>
        </w:rPr>
        <w:footnoteRef/>
      </w:r>
      <w:r>
        <w:t xml:space="preserve"> [JS] or “praise and thank”, “thankfully confess with praise”</w:t>
      </w:r>
    </w:p>
  </w:footnote>
  <w:footnote w:id="636">
    <w:p w14:paraId="589D0F1B" w14:textId="77777777" w:rsidR="00A534EB" w:rsidRDefault="00A534EB"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A534EB" w:rsidRDefault="00A534EB" w:rsidP="00704CAA">
      <w:pPr>
        <w:pStyle w:val="footnote"/>
      </w:pPr>
      <w:r>
        <w:rPr>
          <w:rStyle w:val="FootnoteReference"/>
        </w:rPr>
        <w:footnoteRef/>
      </w:r>
      <w:r>
        <w:t xml:space="preserve"> [JS] NETS has, “make music”, OSB, “give praise”</w:t>
      </w:r>
    </w:p>
  </w:footnote>
  <w:footnote w:id="638">
    <w:p w14:paraId="2BBBBDB1" w14:textId="77777777" w:rsidR="00A534EB" w:rsidRDefault="00A534EB" w:rsidP="00704CAA">
      <w:pPr>
        <w:pStyle w:val="footnote"/>
      </w:pPr>
      <w:r>
        <w:rPr>
          <w:rStyle w:val="FootnoteReference"/>
        </w:rPr>
        <w:footnoteRef/>
      </w:r>
      <w:r>
        <w:t xml:space="preserve"> [JS] “thankfully confess You with praise”</w:t>
      </w:r>
    </w:p>
  </w:footnote>
  <w:footnote w:id="639">
    <w:p w14:paraId="5C6900D2" w14:textId="77777777" w:rsidR="00A534EB" w:rsidRDefault="00A534EB"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A534EB" w:rsidRDefault="00A534EB" w:rsidP="00704CAA">
      <w:pPr>
        <w:pStyle w:val="footnote"/>
      </w:pPr>
      <w:r>
        <w:rPr>
          <w:rStyle w:val="FootnoteReference"/>
        </w:rPr>
        <w:footnoteRef/>
      </w:r>
      <w:r>
        <w:t xml:space="preserve"> [JS] “holy place.”</w:t>
      </w:r>
    </w:p>
  </w:footnote>
  <w:footnote w:id="641">
    <w:p w14:paraId="25606447" w14:textId="77777777" w:rsidR="00A534EB" w:rsidRDefault="00A534EB" w:rsidP="00704CAA">
      <w:pPr>
        <w:pStyle w:val="footnote"/>
      </w:pPr>
      <w:r>
        <w:rPr>
          <w:rStyle w:val="FootnoteReference"/>
        </w:rPr>
        <w:footnoteRef/>
      </w:r>
      <w:r>
        <w:t xml:space="preserve"> See Psalm 59:10 and footnote.</w:t>
      </w:r>
    </w:p>
  </w:footnote>
  <w:footnote w:id="642">
    <w:p w14:paraId="7DF3C2CB" w14:textId="77777777" w:rsidR="00A534EB" w:rsidRDefault="00A534EB"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A534EB" w:rsidRDefault="00A534EB" w:rsidP="00704CAA">
      <w:pPr>
        <w:pStyle w:val="footnote"/>
      </w:pPr>
      <w:r>
        <w:rPr>
          <w:rStyle w:val="FootnoteReference"/>
        </w:rPr>
        <w:footnoteRef/>
      </w:r>
      <w:r>
        <w:t xml:space="preserve"> [JS] or “lawlessness”</w:t>
      </w:r>
    </w:p>
  </w:footnote>
  <w:footnote w:id="644">
    <w:p w14:paraId="0370D8B9" w14:textId="77777777" w:rsidR="00A534EB" w:rsidRDefault="00A534EB" w:rsidP="00704CAA">
      <w:pPr>
        <w:pStyle w:val="footnote"/>
      </w:pPr>
      <w:r>
        <w:rPr>
          <w:rStyle w:val="FootnoteReference"/>
        </w:rPr>
        <w:footnoteRef/>
      </w:r>
      <w:r>
        <w:t xml:space="preserve"> Cf. Num. 5:22.</w:t>
      </w:r>
    </w:p>
  </w:footnote>
  <w:footnote w:id="645">
    <w:p w14:paraId="1B36DB9E" w14:textId="77777777" w:rsidR="00A534EB" w:rsidRDefault="00A534EB" w:rsidP="00704CAA">
      <w:pPr>
        <w:pStyle w:val="footnote"/>
      </w:pPr>
      <w:r>
        <w:rPr>
          <w:rStyle w:val="FootnoteReference"/>
        </w:rPr>
        <w:footnoteRef/>
      </w:r>
      <w:r>
        <w:t xml:space="preserve"> Mt. 27:39.</w:t>
      </w:r>
    </w:p>
  </w:footnote>
  <w:footnote w:id="646">
    <w:p w14:paraId="22940EE6" w14:textId="77777777" w:rsidR="00A534EB" w:rsidRDefault="00A534EB" w:rsidP="00704CAA">
      <w:pPr>
        <w:pStyle w:val="footnote"/>
      </w:pPr>
      <w:r>
        <w:rPr>
          <w:rStyle w:val="FootnoteReference"/>
        </w:rPr>
        <w:footnoteRef/>
      </w:r>
      <w:r>
        <w:t xml:space="preserve"> [JS] or “give thanks to”. “thankfully confess with praise”</w:t>
      </w:r>
    </w:p>
  </w:footnote>
  <w:footnote w:id="647">
    <w:p w14:paraId="250C4082" w14:textId="77777777" w:rsidR="00A534EB" w:rsidRDefault="00A534EB"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A534EB" w:rsidRDefault="00A534EB"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A534EB" w:rsidRDefault="00A534EB" w:rsidP="00704CAA">
      <w:pPr>
        <w:pStyle w:val="footnote"/>
      </w:pPr>
      <w:r>
        <w:rPr>
          <w:rStyle w:val="FootnoteReference"/>
        </w:rPr>
        <w:footnoteRef/>
      </w:r>
      <w:r>
        <w:t xml:space="preserve"> [JS] “with You is the dominion/rule in the day of Your power”</w:t>
      </w:r>
    </w:p>
  </w:footnote>
  <w:footnote w:id="650">
    <w:p w14:paraId="04BA8F57" w14:textId="77777777" w:rsidR="00A534EB" w:rsidRDefault="00A534EB" w:rsidP="00704CAA">
      <w:pPr>
        <w:pStyle w:val="footnote"/>
      </w:pPr>
      <w:r>
        <w:rPr>
          <w:rStyle w:val="FootnoteReference"/>
        </w:rPr>
        <w:footnoteRef/>
      </w:r>
      <w:r>
        <w:t xml:space="preserve"> Cf. 1 Cor. 15:41-43.</w:t>
      </w:r>
    </w:p>
  </w:footnote>
  <w:footnote w:id="651">
    <w:p w14:paraId="0419BAA6" w14:textId="77777777" w:rsidR="00A534EB" w:rsidRDefault="00A534EB" w:rsidP="00704CAA">
      <w:pPr>
        <w:pStyle w:val="footnote"/>
      </w:pPr>
      <w:r>
        <w:rPr>
          <w:rStyle w:val="FootnoteReference"/>
        </w:rPr>
        <w:footnoteRef/>
      </w:r>
      <w:r>
        <w:t xml:space="preserve"> [JS] literally “morning star”</w:t>
      </w:r>
    </w:p>
  </w:footnote>
  <w:footnote w:id="652">
    <w:p w14:paraId="6A1A3510" w14:textId="77777777" w:rsidR="00A534EB" w:rsidRDefault="00A534EB"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A534EB" w:rsidRDefault="00A534EB" w:rsidP="00704CAA">
      <w:pPr>
        <w:pStyle w:val="footnote"/>
      </w:pPr>
      <w:r>
        <w:rPr>
          <w:rStyle w:val="FootnoteReference"/>
        </w:rPr>
        <w:footnoteRef/>
      </w:r>
      <w:r>
        <w:t xml:space="preserve"> [JS] Fr. Lazarus renders “repent” as “change His mind”</w:t>
      </w:r>
    </w:p>
  </w:footnote>
  <w:footnote w:id="654">
    <w:p w14:paraId="6A954099" w14:textId="77777777" w:rsidR="00A534EB" w:rsidRDefault="00A534EB" w:rsidP="00704CAA">
      <w:pPr>
        <w:pStyle w:val="footnote"/>
      </w:pPr>
      <w:r>
        <w:rPr>
          <w:rStyle w:val="FootnoteReference"/>
        </w:rPr>
        <w:footnoteRef/>
      </w:r>
      <w:r>
        <w:t xml:space="preserve"> Heb. 7:21.</w:t>
      </w:r>
    </w:p>
  </w:footnote>
  <w:footnote w:id="655">
    <w:p w14:paraId="7ADC21DE" w14:textId="77777777" w:rsidR="00A534EB" w:rsidRDefault="00A534EB"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A534EB" w:rsidRDefault="00A534EB" w:rsidP="00704CAA">
      <w:pPr>
        <w:pStyle w:val="footnote"/>
      </w:pPr>
      <w:r>
        <w:rPr>
          <w:rStyle w:val="FootnoteReference"/>
        </w:rPr>
        <w:footnoteRef/>
      </w:r>
      <w:r>
        <w:t xml:space="preserve"> [JS] or “give thanks,” or “thankfully confess with praise”</w:t>
      </w:r>
    </w:p>
  </w:footnote>
  <w:footnote w:id="657">
    <w:p w14:paraId="72BD2026" w14:textId="77777777" w:rsidR="00A534EB" w:rsidRDefault="00A534EB" w:rsidP="00704CAA">
      <w:pPr>
        <w:pStyle w:val="footnote"/>
      </w:pPr>
      <w:r>
        <w:rPr>
          <w:rStyle w:val="FootnoteReference"/>
        </w:rPr>
        <w:footnoteRef/>
      </w:r>
      <w:r>
        <w:t xml:space="preserve"> [JS] or “assembly”</w:t>
      </w:r>
    </w:p>
  </w:footnote>
  <w:footnote w:id="658">
    <w:p w14:paraId="5C873828" w14:textId="77777777" w:rsidR="00A534EB" w:rsidRDefault="00A534EB" w:rsidP="00704CAA">
      <w:pPr>
        <w:pStyle w:val="footnote"/>
      </w:pPr>
      <w:r>
        <w:rPr>
          <w:rStyle w:val="FootnoteReference"/>
        </w:rPr>
        <w:footnoteRef/>
      </w:r>
      <w:r>
        <w:t xml:space="preserve"> [JS] or “sought out in all things according to His will.”</w:t>
      </w:r>
    </w:p>
  </w:footnote>
  <w:footnote w:id="659">
    <w:p w14:paraId="4A82352A" w14:textId="77777777" w:rsidR="00A534EB" w:rsidRDefault="00A534EB" w:rsidP="00704CAA">
      <w:pPr>
        <w:pStyle w:val="footnote"/>
      </w:pPr>
      <w:r>
        <w:rPr>
          <w:rStyle w:val="FootnoteReference"/>
        </w:rPr>
        <w:footnoteRef/>
      </w:r>
      <w:r>
        <w:t xml:space="preserve"> [JS] or “thanksgiving,” or “thankful confession with praise”</w:t>
      </w:r>
    </w:p>
  </w:footnote>
  <w:footnote w:id="660">
    <w:p w14:paraId="003E75E9" w14:textId="77777777" w:rsidR="00A534EB" w:rsidRDefault="00A534EB"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A534EB" w:rsidRDefault="00A534EB" w:rsidP="00704CAA">
      <w:pPr>
        <w:pStyle w:val="footnote"/>
      </w:pPr>
      <w:r>
        <w:rPr>
          <w:rStyle w:val="FootnoteReference"/>
        </w:rPr>
        <w:footnoteRef/>
      </w:r>
      <w:r>
        <w:t xml:space="preserve"> Gen. 6:18; 9:9f; 15; 17; Ex. 19:5; Mk. 14:24; Lk. 22:20,29,30.</w:t>
      </w:r>
    </w:p>
  </w:footnote>
  <w:footnote w:id="662">
    <w:p w14:paraId="25E37270" w14:textId="77777777" w:rsidR="00A534EB" w:rsidRDefault="00A534EB" w:rsidP="00704CAA">
      <w:pPr>
        <w:pStyle w:val="footnote"/>
      </w:pPr>
      <w:r>
        <w:rPr>
          <w:rStyle w:val="FootnoteReference"/>
        </w:rPr>
        <w:footnoteRef/>
      </w:r>
      <w:r>
        <w:t xml:space="preserve"> [JS] or “awesome”, “terrible”</w:t>
      </w:r>
    </w:p>
  </w:footnote>
  <w:footnote w:id="663">
    <w:p w14:paraId="21A9EB43" w14:textId="77777777" w:rsidR="00A534EB" w:rsidRDefault="00A534EB"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A534EB" w:rsidRDefault="00A534EB"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A534EB" w:rsidRDefault="00A534EB" w:rsidP="00704CAA">
      <w:pPr>
        <w:pStyle w:val="footnote"/>
      </w:pPr>
      <w:r>
        <w:rPr>
          <w:rStyle w:val="FootnoteReference"/>
        </w:rPr>
        <w:footnoteRef/>
      </w:r>
      <w:r>
        <w:t xml:space="preserve"> [JS] or “endures forever and ever”</w:t>
      </w:r>
    </w:p>
  </w:footnote>
  <w:footnote w:id="666">
    <w:p w14:paraId="4732D835" w14:textId="77777777" w:rsidR="00A534EB" w:rsidRDefault="00A534EB" w:rsidP="00704CAA">
      <w:pPr>
        <w:pStyle w:val="footnote"/>
      </w:pPr>
      <w:r>
        <w:rPr>
          <w:rStyle w:val="FootnoteReference"/>
        </w:rPr>
        <w:footnoteRef/>
      </w:r>
      <w:r>
        <w:t xml:space="preserve"> [JS] or “dawned”</w:t>
      </w:r>
    </w:p>
  </w:footnote>
  <w:footnote w:id="667">
    <w:p w14:paraId="049D5215" w14:textId="77777777" w:rsidR="00A534EB" w:rsidRDefault="00A534EB" w:rsidP="00704CAA">
      <w:pPr>
        <w:pStyle w:val="footnote"/>
      </w:pPr>
      <w:r>
        <w:rPr>
          <w:rStyle w:val="FootnoteReference"/>
        </w:rPr>
        <w:footnoteRef/>
      </w:r>
      <w:r>
        <w:t xml:space="preserve"> [JS] NETS interprets this as “He scattered [His enemies]”</w:t>
      </w:r>
    </w:p>
  </w:footnote>
  <w:footnote w:id="668">
    <w:p w14:paraId="2262A787" w14:textId="77777777" w:rsidR="00A534EB" w:rsidRDefault="00A534EB" w:rsidP="00704CAA">
      <w:pPr>
        <w:pStyle w:val="footnote"/>
      </w:pPr>
      <w:r>
        <w:rPr>
          <w:rStyle w:val="FootnoteReference"/>
        </w:rPr>
        <w:footnoteRef/>
      </w:r>
      <w:r>
        <w:t xml:space="preserve"> [JS] or “contines forever and ever”</w:t>
      </w:r>
    </w:p>
  </w:footnote>
  <w:footnote w:id="669">
    <w:p w14:paraId="3DC1ACDA" w14:textId="77777777" w:rsidR="00A534EB" w:rsidRDefault="00A534EB" w:rsidP="00704CAA">
      <w:pPr>
        <w:pStyle w:val="footnote"/>
      </w:pPr>
      <w:r>
        <w:rPr>
          <w:rStyle w:val="FootnoteReference"/>
        </w:rPr>
        <w:footnoteRef/>
      </w:r>
      <w:r>
        <w:t xml:space="preserve"> [JS] or “he will be raised to power and glory.”</w:t>
      </w:r>
    </w:p>
  </w:footnote>
  <w:footnote w:id="670">
    <w:p w14:paraId="4A10F39F" w14:textId="77777777" w:rsidR="00A534EB" w:rsidRDefault="00A534EB"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A534EB" w:rsidRDefault="00A534EB"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A534EB" w:rsidRDefault="00A534EB"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A534EB" w:rsidRDefault="00A534EB" w:rsidP="00704CAA">
      <w:pPr>
        <w:pStyle w:val="footnote"/>
      </w:pPr>
      <w:r>
        <w:rPr>
          <w:rStyle w:val="FootnoteReference"/>
        </w:rPr>
        <w:footnoteRef/>
      </w:r>
      <w:r>
        <w:t xml:space="preserve"> Ex. 19:6; 29:43-46; Deut. 27:9; Is. 63:18,19; Jer. 2:3; 2 Cor. 6:16.</w:t>
      </w:r>
    </w:p>
  </w:footnote>
  <w:footnote w:id="674">
    <w:p w14:paraId="4ACA2EFF" w14:textId="77777777" w:rsidR="00A534EB" w:rsidRDefault="00A534EB"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A534EB" w:rsidRDefault="00A534EB"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A534EB" w:rsidRDefault="00A534EB" w:rsidP="00704CAA">
      <w:pPr>
        <w:pStyle w:val="footnote"/>
      </w:pPr>
      <w:r>
        <w:rPr>
          <w:rStyle w:val="FootnoteReference"/>
        </w:rPr>
        <w:footnoteRef/>
      </w:r>
      <w:r>
        <w:t xml:space="preserve"> [JS] or “presence”</w:t>
      </w:r>
    </w:p>
  </w:footnote>
  <w:footnote w:id="677">
    <w:p w14:paraId="263120E9" w14:textId="77777777" w:rsidR="00A534EB" w:rsidRDefault="00A534EB" w:rsidP="00704CAA">
      <w:pPr>
        <w:pStyle w:val="footnote"/>
      </w:pPr>
      <w:r>
        <w:rPr>
          <w:rStyle w:val="FootnoteReference"/>
        </w:rPr>
        <w:footnoteRef/>
      </w:r>
      <w:r>
        <w:t xml:space="preserve"> Cf. John 1:18; 3:13; Wisdom 18:16.</w:t>
      </w:r>
    </w:p>
  </w:footnote>
  <w:footnote w:id="678">
    <w:p w14:paraId="45C85546" w14:textId="77777777" w:rsidR="00A534EB" w:rsidRDefault="00A534EB"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A534EB" w:rsidRDefault="00A534EB" w:rsidP="00704CAA">
      <w:pPr>
        <w:pStyle w:val="footnote"/>
      </w:pPr>
      <w:r>
        <w:rPr>
          <w:rStyle w:val="FootnoteReference"/>
        </w:rPr>
        <w:footnoteRef/>
      </w:r>
      <w:r>
        <w:t xml:space="preserve"> [JS] or “from now and forevermore.”</w:t>
      </w:r>
    </w:p>
  </w:footnote>
  <w:footnote w:id="680">
    <w:p w14:paraId="0509066F" w14:textId="77777777" w:rsidR="00A534EB" w:rsidRDefault="00A534EB"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A534EB" w:rsidRDefault="00A534EB" w:rsidP="00704CAA">
      <w:pPr>
        <w:pStyle w:val="footnote"/>
      </w:pPr>
      <w:r>
        <w:rPr>
          <w:rStyle w:val="FootnoteReference"/>
        </w:rPr>
        <w:footnoteRef/>
      </w:r>
      <w:r>
        <w:t xml:space="preserve"> [JS] or “cry”</w:t>
      </w:r>
    </w:p>
  </w:footnote>
  <w:footnote w:id="682">
    <w:p w14:paraId="65517406" w14:textId="77777777" w:rsidR="00A534EB" w:rsidRDefault="00A534EB" w:rsidP="00704CAA">
      <w:pPr>
        <w:pStyle w:val="footnote"/>
      </w:pPr>
      <w:r>
        <w:rPr>
          <w:rStyle w:val="FootnoteReference"/>
        </w:rPr>
        <w:footnoteRef/>
      </w:r>
      <w:r>
        <w:t xml:space="preserve"> [JS] or “rescue”, i.e. “O Lord, rescue me!”</w:t>
      </w:r>
    </w:p>
  </w:footnote>
  <w:footnote w:id="683">
    <w:p w14:paraId="00DCFDCC" w14:textId="77777777" w:rsidR="00A534EB" w:rsidRDefault="00A534EB" w:rsidP="00704CAA">
      <w:pPr>
        <w:pStyle w:val="footnote"/>
      </w:pPr>
      <w:r>
        <w:rPr>
          <w:rStyle w:val="FootnoteReference"/>
        </w:rPr>
        <w:footnoteRef/>
      </w:r>
      <w:r>
        <w:t xml:space="preserve"> Or “life,” or “self.</w:t>
      </w:r>
    </w:p>
  </w:footnote>
  <w:footnote w:id="684">
    <w:p w14:paraId="39013900" w14:textId="77777777" w:rsidR="00A534EB" w:rsidRDefault="00A534EB" w:rsidP="00704CAA">
      <w:pPr>
        <w:pStyle w:val="footnote"/>
      </w:pPr>
      <w:r>
        <w:rPr>
          <w:rStyle w:val="FootnoteReference"/>
        </w:rPr>
        <w:footnoteRef/>
      </w:r>
      <w:r>
        <w:t xml:space="preserve"> cf. Heb. 4:10; Phil. 2:12; Mt. 11:28,29; Jer. 6:16.</w:t>
      </w:r>
    </w:p>
  </w:footnote>
  <w:footnote w:id="685">
    <w:p w14:paraId="7EF4902F" w14:textId="77777777" w:rsidR="00A534EB" w:rsidRDefault="00A534EB" w:rsidP="00704CAA">
      <w:pPr>
        <w:pStyle w:val="footnote"/>
      </w:pPr>
      <w:r>
        <w:rPr>
          <w:rStyle w:val="FootnoteReference"/>
        </w:rPr>
        <w:footnoteRef/>
      </w:r>
      <w:r>
        <w:t xml:space="preserve"> [JS] Fr. Lazarus has, “I will live to please the Lord”</w:t>
      </w:r>
    </w:p>
  </w:footnote>
  <w:footnote w:id="686">
    <w:p w14:paraId="074C68EB" w14:textId="77777777" w:rsidR="00A534EB" w:rsidRDefault="00A534EB" w:rsidP="00704CAA">
      <w:pPr>
        <w:pStyle w:val="footnote"/>
      </w:pPr>
      <w:r>
        <w:rPr>
          <w:rStyle w:val="FootnoteReference"/>
        </w:rPr>
        <w:footnoteRef/>
      </w:r>
      <w:r>
        <w:t xml:space="preserve"> 2 Cor. 4:13.</w:t>
      </w:r>
    </w:p>
  </w:footnote>
  <w:footnote w:id="687">
    <w:p w14:paraId="1961AD01" w14:textId="77777777" w:rsidR="00A534EB" w:rsidRDefault="00A534EB" w:rsidP="00704CAA">
      <w:pPr>
        <w:pStyle w:val="footnote"/>
      </w:pPr>
      <w:r>
        <w:rPr>
          <w:rStyle w:val="FootnoteReference"/>
        </w:rPr>
        <w:footnoteRef/>
      </w:r>
      <w:r>
        <w:t xml:space="preserve"> [JS] or “brought very low”</w:t>
      </w:r>
    </w:p>
  </w:footnote>
  <w:footnote w:id="688">
    <w:p w14:paraId="5336CA97" w14:textId="77777777" w:rsidR="00A534EB" w:rsidRDefault="00A534EB" w:rsidP="00704CAA">
      <w:pPr>
        <w:pStyle w:val="footnote"/>
      </w:pPr>
      <w:r>
        <w:rPr>
          <w:rStyle w:val="FootnoteReference"/>
        </w:rPr>
        <w:footnoteRef/>
      </w:r>
      <w:r>
        <w:t xml:space="preserve"> [JS] OSB has, “ecstasy,” Fr. Lazarus has “madness,” Brenton has “amazement.”</w:t>
      </w:r>
    </w:p>
  </w:footnote>
  <w:footnote w:id="689">
    <w:p w14:paraId="7806EAC7" w14:textId="77777777" w:rsidR="00A534EB" w:rsidRDefault="00A534EB" w:rsidP="00704CAA">
      <w:pPr>
        <w:pStyle w:val="footnote"/>
      </w:pPr>
      <w:r>
        <w:rPr>
          <w:rStyle w:val="FootnoteReference"/>
        </w:rPr>
        <w:footnoteRef/>
      </w:r>
      <w:r>
        <w:t xml:space="preserve"> [JS] NETS and OSB omit vs. 5.</w:t>
      </w:r>
    </w:p>
  </w:footnote>
  <w:footnote w:id="690">
    <w:p w14:paraId="3C69D206" w14:textId="77777777" w:rsidR="00A534EB" w:rsidRDefault="00A534EB" w:rsidP="00704CAA">
      <w:pPr>
        <w:pStyle w:val="footnote"/>
      </w:pPr>
      <w:r>
        <w:rPr>
          <w:rStyle w:val="FootnoteReference"/>
        </w:rPr>
        <w:footnoteRef/>
      </w:r>
      <w:r>
        <w:t xml:space="preserve"> [JS] literally, “holy ones.”</w:t>
      </w:r>
    </w:p>
  </w:footnote>
  <w:footnote w:id="691">
    <w:p w14:paraId="42AB023A" w14:textId="77777777" w:rsidR="00A534EB" w:rsidRDefault="00A534EB"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A534EB" w:rsidRDefault="00A534EB" w:rsidP="00704CAA">
      <w:pPr>
        <w:pStyle w:val="footnote"/>
      </w:pPr>
      <w:r>
        <w:rPr>
          <w:rStyle w:val="FootnoteReference"/>
        </w:rPr>
        <w:footnoteRef/>
      </w:r>
      <w:r>
        <w:t xml:space="preserve"> [JS] litearlly, “slave”.</w:t>
      </w:r>
    </w:p>
  </w:footnote>
  <w:footnote w:id="693">
    <w:p w14:paraId="3AA5172C" w14:textId="77777777" w:rsidR="00A534EB" w:rsidRDefault="00A534EB" w:rsidP="00704CAA">
      <w:pPr>
        <w:pStyle w:val="footnote"/>
      </w:pPr>
      <w:r>
        <w:rPr>
          <w:rStyle w:val="FootnoteReference"/>
        </w:rPr>
        <w:footnoteRef/>
      </w:r>
      <w:r>
        <w:t xml:space="preserve"> [JS] [] lacking in NETS and OSB.</w:t>
      </w:r>
    </w:p>
  </w:footnote>
  <w:footnote w:id="694">
    <w:p w14:paraId="6A76C09C" w14:textId="77777777" w:rsidR="00A534EB" w:rsidRDefault="00A534EB" w:rsidP="00704CAA">
      <w:pPr>
        <w:pStyle w:val="footnote"/>
      </w:pPr>
      <w:r>
        <w:rPr>
          <w:rStyle w:val="FootnoteReference"/>
        </w:rPr>
        <w:footnoteRef/>
      </w:r>
      <w:r>
        <w:t xml:space="preserve"> Rom. 15:11.</w:t>
      </w:r>
    </w:p>
  </w:footnote>
  <w:footnote w:id="695">
    <w:p w14:paraId="68C80167" w14:textId="77777777" w:rsidR="00A534EB" w:rsidRDefault="00A534EB"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A534EB" w:rsidRDefault="00A534EB" w:rsidP="00704CAA">
      <w:pPr>
        <w:pStyle w:val="footnote"/>
      </w:pPr>
      <w:r>
        <w:rPr>
          <w:rStyle w:val="FootnoteReference"/>
        </w:rPr>
        <w:footnoteRef/>
      </w:r>
      <w:r>
        <w:t xml:space="preserve"> [JS] “thankfully confess the Lord with praise,” here and throughout</w:t>
      </w:r>
    </w:p>
  </w:footnote>
  <w:footnote w:id="697">
    <w:p w14:paraId="56D602AB" w14:textId="77777777" w:rsidR="00A534EB" w:rsidRDefault="00A534EB"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A534EB" w:rsidRPr="00C544D6" w:rsidRDefault="00A534EB" w:rsidP="00704CAA">
      <w:pPr>
        <w:pStyle w:val="footnote"/>
      </w:pPr>
      <w:r w:rsidRPr="00C544D6">
        <w:rPr>
          <w:rStyle w:val="FootnoteReference"/>
        </w:rPr>
        <w:footnoteRef/>
      </w:r>
      <w:r w:rsidRPr="00C544D6">
        <w:t xml:space="preserve"> Heb. 13:6.</w:t>
      </w:r>
    </w:p>
  </w:footnote>
  <w:footnote w:id="699">
    <w:p w14:paraId="5D0FEE98" w14:textId="77777777" w:rsidR="00A534EB" w:rsidRDefault="00A534EB" w:rsidP="00704CAA">
      <w:pPr>
        <w:pStyle w:val="footnote"/>
      </w:pPr>
      <w:r>
        <w:rPr>
          <w:rStyle w:val="FootnoteReference"/>
        </w:rPr>
        <w:footnoteRef/>
      </w:r>
      <w:r>
        <w:t xml:space="preserve"> [JS] Fr. Lazarus has “see the fall of”</w:t>
      </w:r>
    </w:p>
  </w:footnote>
  <w:footnote w:id="700">
    <w:p w14:paraId="47411FC0" w14:textId="77777777" w:rsidR="00A534EB" w:rsidRDefault="00A534EB"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A534EB" w:rsidRDefault="00A534EB" w:rsidP="00704CAA">
      <w:pPr>
        <w:pStyle w:val="footnote"/>
      </w:pPr>
      <w:r>
        <w:rPr>
          <w:rStyle w:val="FootnoteReference"/>
        </w:rPr>
        <w:footnoteRef/>
      </w:r>
      <w:r>
        <w:t xml:space="preserve"> [JS] or “give thanks to”, “thankfully confess with praise”</w:t>
      </w:r>
    </w:p>
  </w:footnote>
  <w:footnote w:id="702">
    <w:p w14:paraId="4D0EB5F8" w14:textId="77777777" w:rsidR="00A534EB" w:rsidRDefault="00A534EB" w:rsidP="00704CAA">
      <w:pPr>
        <w:pStyle w:val="footnote"/>
      </w:pPr>
      <w:r>
        <w:rPr>
          <w:rStyle w:val="FootnoteReference"/>
        </w:rPr>
        <w:footnoteRef/>
      </w:r>
      <w:r>
        <w:t xml:space="preserve"> [JS] or “praise and thank,” “thankfully confess with praise”</w:t>
      </w:r>
    </w:p>
  </w:footnote>
  <w:footnote w:id="703">
    <w:p w14:paraId="4867BE6A" w14:textId="77777777" w:rsidR="00A534EB" w:rsidRDefault="00A534EB"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A534EB" w:rsidRDefault="00A534EB" w:rsidP="00704CAA">
      <w:pPr>
        <w:pStyle w:val="footnote"/>
      </w:pPr>
      <w:r>
        <w:rPr>
          <w:rStyle w:val="FootnoteReference"/>
        </w:rPr>
        <w:footnoteRef/>
      </w:r>
      <w:r>
        <w:t xml:space="preserve"> [JS] or “prosper us”</w:t>
      </w:r>
    </w:p>
  </w:footnote>
  <w:footnote w:id="705">
    <w:p w14:paraId="6B15A309" w14:textId="77777777" w:rsidR="00A534EB" w:rsidRDefault="00A534EB"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A534EB" w:rsidRDefault="00A534EB"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A534EB" w:rsidRDefault="00A534EB"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A534EB" w:rsidRDefault="00A534EB" w:rsidP="00704CAA">
      <w:pPr>
        <w:pStyle w:val="footnote"/>
      </w:pPr>
      <w:r>
        <w:rPr>
          <w:rStyle w:val="FootnoteReference"/>
        </w:rPr>
        <w:footnoteRef/>
      </w:r>
      <w:r>
        <w:t xml:space="preserve"> [JS] “thankfully confess You with praise”</w:t>
      </w:r>
    </w:p>
  </w:footnote>
  <w:footnote w:id="709">
    <w:p w14:paraId="6C5B9009" w14:textId="77777777" w:rsidR="00A534EB" w:rsidRDefault="00A534EB" w:rsidP="00704CAA">
      <w:pPr>
        <w:pStyle w:val="footnote"/>
      </w:pPr>
      <w:r>
        <w:rPr>
          <w:rStyle w:val="FootnoteReference"/>
        </w:rPr>
        <w:footnoteRef/>
      </w:r>
      <w:r>
        <w:t xml:space="preserve"> [JS] “thankfully confess You with praise”</w:t>
      </w:r>
    </w:p>
  </w:footnote>
  <w:footnote w:id="710">
    <w:p w14:paraId="0FB1A1E8" w14:textId="77777777" w:rsidR="00A534EB" w:rsidRDefault="00A534EB"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A534EB" w:rsidRDefault="00A534EB" w:rsidP="00704CAA">
      <w:pPr>
        <w:pStyle w:val="footnote"/>
      </w:pPr>
      <w:r>
        <w:rPr>
          <w:rStyle w:val="FootnoteReference"/>
        </w:rPr>
        <w:footnoteRef/>
      </w:r>
      <w:r>
        <w:t xml:space="preserve"> Rom. 10:5; Gal. 3:12; Lev. 18:5; Luke 10:25-28.</w:t>
      </w:r>
    </w:p>
  </w:footnote>
  <w:footnote w:id="712">
    <w:p w14:paraId="1EF5EAAA" w14:textId="77777777" w:rsidR="00A534EB" w:rsidRDefault="00A534EB"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A534EB" w:rsidRDefault="00A534EB"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A534EB" w:rsidRDefault="00A534EB"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A534EB" w:rsidRDefault="00A534EB"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A534EB" w:rsidRDefault="00A534EB" w:rsidP="00704CAA">
      <w:pPr>
        <w:pStyle w:val="footnote"/>
      </w:pPr>
      <w:r>
        <w:rPr>
          <w:rStyle w:val="FootnoteReference"/>
        </w:rPr>
        <w:footnoteRef/>
      </w:r>
      <w:r>
        <w:t xml:space="preserve"> [JS] or “sayings,” or “teachings”</w:t>
      </w:r>
    </w:p>
  </w:footnote>
  <w:footnote w:id="717">
    <w:p w14:paraId="6D49B268" w14:textId="77777777" w:rsidR="00A534EB" w:rsidRDefault="00A534EB" w:rsidP="00704CAA">
      <w:pPr>
        <w:pStyle w:val="footnote"/>
      </w:pPr>
      <w:r>
        <w:rPr>
          <w:rStyle w:val="FootnoteReference"/>
        </w:rPr>
        <w:footnoteRef/>
      </w:r>
      <w:r>
        <w:t xml:space="preserve"> [JS] Fr. Athanasius has, “repaly,” Brenton has “recompense”</w:t>
      </w:r>
    </w:p>
  </w:footnote>
  <w:footnote w:id="718">
    <w:p w14:paraId="3F4E21CA" w14:textId="77777777" w:rsidR="00A534EB" w:rsidRDefault="00A534EB"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A534EB" w:rsidRDefault="00A534EB"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A534EB" w:rsidRDefault="00A534EB"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A534EB" w:rsidRDefault="00A534EB"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A534EB" w:rsidRDefault="00A534EB" w:rsidP="00704CAA">
      <w:pPr>
        <w:pStyle w:val="footnote"/>
      </w:pPr>
      <w:r>
        <w:rPr>
          <w:rStyle w:val="FootnoteReference"/>
        </w:rPr>
        <w:footnoteRef/>
      </w:r>
      <w:r>
        <w:t xml:space="preserve"> [JS] or “establish,” “confirm”</w:t>
      </w:r>
    </w:p>
  </w:footnote>
  <w:footnote w:id="723">
    <w:p w14:paraId="7016EE01" w14:textId="77777777" w:rsidR="00A534EB" w:rsidRDefault="00A534EB" w:rsidP="00704CAA">
      <w:pPr>
        <w:pStyle w:val="footnote"/>
      </w:pPr>
      <w:r>
        <w:rPr>
          <w:rStyle w:val="FootnoteReference"/>
        </w:rPr>
        <w:footnoteRef/>
      </w:r>
      <w:r>
        <w:t xml:space="preserve"> [JS] or “covetousness”</w:t>
      </w:r>
    </w:p>
  </w:footnote>
  <w:footnote w:id="724">
    <w:p w14:paraId="3AB589AF" w14:textId="77777777" w:rsidR="00A534EB" w:rsidRDefault="00A534EB"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A534EB" w:rsidRDefault="00A534EB"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A534EB" w:rsidRDefault="00A534EB"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A534EB" w:rsidRDefault="00A534EB"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A534EB" w:rsidRDefault="00A534EB"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A534EB" w:rsidRDefault="00A534EB" w:rsidP="00704CAA">
      <w:pPr>
        <w:pStyle w:val="footnote"/>
      </w:pPr>
      <w:r>
        <w:rPr>
          <w:rStyle w:val="FootnoteReference"/>
        </w:rPr>
        <w:footnoteRef/>
      </w:r>
      <w:r>
        <w:t xml:space="preserve"> [JS] or “thank,” “thankfully confess You with praise”</w:t>
      </w:r>
    </w:p>
  </w:footnote>
  <w:footnote w:id="730">
    <w:p w14:paraId="7A133E63" w14:textId="77777777" w:rsidR="00A534EB" w:rsidRDefault="00A534EB"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A534EB" w:rsidRDefault="00A534EB" w:rsidP="00704CAA">
      <w:pPr>
        <w:pStyle w:val="footnote"/>
      </w:pPr>
      <w:r>
        <w:rPr>
          <w:rStyle w:val="FootnoteReference"/>
        </w:rPr>
        <w:footnoteRef/>
      </w:r>
      <w:r>
        <w:t xml:space="preserve"> Curdled with scorn, anger and fear.</w:t>
      </w:r>
    </w:p>
  </w:footnote>
  <w:footnote w:id="732">
    <w:p w14:paraId="63630B8F" w14:textId="77777777" w:rsidR="00A534EB" w:rsidRDefault="00A534EB"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A534EB" w:rsidRDefault="00A534EB"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A534EB" w:rsidRDefault="00A534EB" w:rsidP="00704CAA">
      <w:pPr>
        <w:pStyle w:val="footnote"/>
      </w:pPr>
      <w:r>
        <w:rPr>
          <w:rStyle w:val="FootnoteReference"/>
        </w:rPr>
        <w:footnoteRef/>
      </w:r>
      <w:r>
        <w:t xml:space="preserve"> [JS] i.e. my eyes were straigned looking for your word.</w:t>
      </w:r>
    </w:p>
  </w:footnote>
  <w:footnote w:id="735">
    <w:p w14:paraId="7FC6C490" w14:textId="77777777" w:rsidR="00A534EB" w:rsidRDefault="00A534EB"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A534EB" w:rsidRDefault="00A534EB"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A534EB" w:rsidRDefault="00A534EB" w:rsidP="00704CAA">
      <w:pPr>
        <w:pStyle w:val="footnote"/>
      </w:pPr>
      <w:r>
        <w:rPr>
          <w:rStyle w:val="FootnoteReference"/>
        </w:rPr>
        <w:footnoteRef/>
      </w:r>
      <w:r>
        <w:t xml:space="preserve"> [JS] revive, “give me life”</w:t>
      </w:r>
    </w:p>
  </w:footnote>
  <w:footnote w:id="738">
    <w:p w14:paraId="1F853481" w14:textId="77777777" w:rsidR="00A534EB" w:rsidRDefault="00A534EB" w:rsidP="00704CAA">
      <w:pPr>
        <w:pStyle w:val="footnote"/>
      </w:pPr>
      <w:r>
        <w:rPr>
          <w:rStyle w:val="FootnoteReference"/>
        </w:rPr>
        <w:footnoteRef/>
      </w:r>
      <w:r>
        <w:t xml:space="preserve"> [JS] “all things together”, i.e. “all the universe”</w:t>
      </w:r>
    </w:p>
  </w:footnote>
  <w:footnote w:id="739">
    <w:p w14:paraId="543C0AC2" w14:textId="77777777" w:rsidR="00A534EB" w:rsidRDefault="00A534EB"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A534EB" w:rsidRDefault="00A534EB"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A534EB" w:rsidRDefault="00A534EB"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A534EB" w:rsidRDefault="00A534EB" w:rsidP="00704CAA">
      <w:pPr>
        <w:pStyle w:val="footnote"/>
      </w:pPr>
      <w:r>
        <w:rPr>
          <w:rStyle w:val="FootnoteReference"/>
        </w:rPr>
        <w:footnoteRef/>
      </w:r>
      <w:r>
        <w:t xml:space="preserve"> [JS] probably “forever for a reward”, rather than “for an eternal reward”</w:t>
      </w:r>
    </w:p>
  </w:footnote>
  <w:footnote w:id="743">
    <w:p w14:paraId="62CCD289" w14:textId="77777777" w:rsidR="00A534EB" w:rsidRDefault="00A534EB"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A534EB" w:rsidRDefault="00A534EB"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A534EB" w:rsidRDefault="00A534EB"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A534EB" w:rsidRDefault="00A534EB"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A534EB" w:rsidRDefault="00A534EB"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A534EB" w:rsidRDefault="00A534EB" w:rsidP="00704CAA">
      <w:pPr>
        <w:pStyle w:val="footnote"/>
      </w:pPr>
      <w:r>
        <w:rPr>
          <w:rStyle w:val="FootnoteReference"/>
        </w:rPr>
        <w:footnoteRef/>
      </w:r>
      <w:r>
        <w:t xml:space="preserve"> [JS] or “I directed myself towards”</w:t>
      </w:r>
    </w:p>
  </w:footnote>
  <w:footnote w:id="749">
    <w:p w14:paraId="7AA4F803" w14:textId="77777777" w:rsidR="00A534EB" w:rsidRDefault="00A534EB" w:rsidP="00704CAA">
      <w:pPr>
        <w:pStyle w:val="footnote"/>
      </w:pPr>
      <w:r>
        <w:rPr>
          <w:rStyle w:val="FootnoteReference"/>
        </w:rPr>
        <w:footnoteRef/>
      </w:r>
      <w:r>
        <w:t xml:space="preserve"> Cf. Lk. 24:27,32,45.</w:t>
      </w:r>
    </w:p>
  </w:footnote>
  <w:footnote w:id="750">
    <w:p w14:paraId="25CB77BD" w14:textId="77777777" w:rsidR="00A534EB" w:rsidRDefault="00A534EB"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A534EB" w:rsidRDefault="00A534EB"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A534EB" w:rsidRDefault="00A534EB"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A534EB" w:rsidRDefault="00A534EB"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A534EB" w:rsidRDefault="00A534EB"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A534EB" w:rsidRDefault="00A534EB"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A534EB" w:rsidRDefault="00A534EB" w:rsidP="00704CAA">
      <w:pPr>
        <w:pStyle w:val="footnote"/>
      </w:pPr>
      <w:r>
        <w:rPr>
          <w:rStyle w:val="FootnoteReference"/>
        </w:rPr>
        <w:footnoteRef/>
      </w:r>
      <w:r>
        <w:t xml:space="preserve"> [JS] or “wickedness”</w:t>
      </w:r>
    </w:p>
  </w:footnote>
  <w:footnote w:id="757">
    <w:p w14:paraId="5B4CF2F0" w14:textId="77777777" w:rsidR="00A534EB" w:rsidRDefault="00A534EB" w:rsidP="00704CAA">
      <w:pPr>
        <w:pStyle w:val="footnote"/>
      </w:pPr>
      <w:r>
        <w:rPr>
          <w:rStyle w:val="FootnoteReference"/>
        </w:rPr>
        <w:footnoteRef/>
      </w:r>
      <w:r>
        <w:t xml:space="preserve"> Cf. Ps. 110:10.</w:t>
      </w:r>
    </w:p>
  </w:footnote>
  <w:footnote w:id="758">
    <w:p w14:paraId="3210B748" w14:textId="77777777" w:rsidR="00A534EB" w:rsidRDefault="00A534EB"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A534EB" w:rsidRDefault="00A534EB" w:rsidP="00704CAA">
      <w:pPr>
        <w:pStyle w:val="footnote"/>
      </w:pPr>
      <w:r>
        <w:rPr>
          <w:rStyle w:val="FootnoteReference"/>
        </w:rPr>
        <w:footnoteRef/>
      </w:r>
      <w:r>
        <w:t xml:space="preserve"> [JS] Coptic has, “Name”.</w:t>
      </w:r>
    </w:p>
  </w:footnote>
  <w:footnote w:id="760">
    <w:p w14:paraId="2283E1D7" w14:textId="77777777" w:rsidR="00A534EB" w:rsidRDefault="00A534EB" w:rsidP="00704CAA">
      <w:pPr>
        <w:pStyle w:val="footnote"/>
      </w:pPr>
      <w:r>
        <w:rPr>
          <w:rStyle w:val="FootnoteReference"/>
        </w:rPr>
        <w:footnoteRef/>
      </w:r>
      <w:r>
        <w:t xml:space="preserve"> [JS] or “word,” or “teachings</w:t>
      </w:r>
    </w:p>
  </w:footnote>
  <w:footnote w:id="761">
    <w:p w14:paraId="387BB099" w14:textId="77777777" w:rsidR="00A534EB" w:rsidRDefault="00A534EB" w:rsidP="00704CAA">
      <w:pPr>
        <w:pStyle w:val="footnote"/>
      </w:pPr>
      <w:r>
        <w:rPr>
          <w:rStyle w:val="FootnoteReference"/>
        </w:rPr>
        <w:footnoteRef/>
      </w:r>
      <w:r>
        <w:t xml:space="preserve"> [JS] [] found in Coptic. See the First Hour of Tuesday of Holy Week.</w:t>
      </w:r>
    </w:p>
  </w:footnote>
  <w:footnote w:id="762">
    <w:p w14:paraId="7C32BFF6" w14:textId="77777777" w:rsidR="00A534EB" w:rsidRDefault="00A534EB"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A534EB" w:rsidRDefault="00A534EB"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A534EB" w:rsidRDefault="00A534EB" w:rsidP="00704CAA">
      <w:pPr>
        <w:pStyle w:val="footnote"/>
      </w:pPr>
      <w:r>
        <w:rPr>
          <w:rStyle w:val="FootnoteReference"/>
        </w:rPr>
        <w:footnoteRef/>
      </w:r>
      <w:r>
        <w:t xml:space="preserve"> Cf. Jeremiah 3:23. I look through the hills to their unseen Maker.</w:t>
      </w:r>
    </w:p>
  </w:footnote>
  <w:footnote w:id="765">
    <w:p w14:paraId="1876E7D4" w14:textId="77777777" w:rsidR="00A534EB" w:rsidRDefault="00A534EB"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A534EB" w:rsidRDefault="00A534EB"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A534EB" w:rsidRDefault="00A534EB"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A534EB" w:rsidRDefault="00A534EB" w:rsidP="00704CAA">
      <w:pPr>
        <w:pStyle w:val="footnote"/>
      </w:pPr>
      <w:r>
        <w:rPr>
          <w:rStyle w:val="FootnoteReference"/>
        </w:rPr>
        <w:footnoteRef/>
      </w:r>
      <w:r>
        <w:t xml:space="preserve"> [JS] or “thank and praise”, “thankfully confess with praise”</w:t>
      </w:r>
    </w:p>
  </w:footnote>
  <w:footnote w:id="769">
    <w:p w14:paraId="1FAE8E94" w14:textId="77777777" w:rsidR="00A534EB" w:rsidRDefault="00A534EB"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A534EB" w:rsidRDefault="00A534EB"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A534EB" w:rsidRDefault="00A534EB" w:rsidP="00704CAA">
      <w:pPr>
        <w:pStyle w:val="footnote"/>
      </w:pPr>
      <w:r>
        <w:rPr>
          <w:rStyle w:val="FootnoteReference"/>
        </w:rPr>
        <w:footnoteRef/>
      </w:r>
      <w:r>
        <w:t xml:space="preserve"> Hebrews 11:26; 13:13.</w:t>
      </w:r>
    </w:p>
  </w:footnote>
  <w:footnote w:id="772">
    <w:p w14:paraId="05D5FD0A" w14:textId="77777777" w:rsidR="00A534EB" w:rsidRDefault="00A534EB" w:rsidP="00704CAA">
      <w:pPr>
        <w:pStyle w:val="footnote"/>
      </w:pPr>
      <w:r>
        <w:rPr>
          <w:rStyle w:val="FootnoteReference"/>
        </w:rPr>
        <w:footnoteRef/>
      </w:r>
      <w:r>
        <w:t xml:space="preserve"> Heaven is here (Mt. 4:17; Lk. 17:21; Prov. 17:24).</w:t>
      </w:r>
    </w:p>
  </w:footnote>
  <w:footnote w:id="773">
    <w:p w14:paraId="7D59277F" w14:textId="77777777" w:rsidR="00A534EB" w:rsidRDefault="00A534EB" w:rsidP="00704CAA">
      <w:pPr>
        <w:pStyle w:val="footnote"/>
      </w:pPr>
      <w:r>
        <w:rPr>
          <w:rStyle w:val="FootnoteReference"/>
        </w:rPr>
        <w:footnoteRef/>
      </w:r>
      <w:r>
        <w:t xml:space="preserve"> [JS] Fr. Lazarus and NETS have “irresistible”, OSB has “overwhelming”</w:t>
      </w:r>
    </w:p>
  </w:footnote>
  <w:footnote w:id="774">
    <w:p w14:paraId="604D1C2F" w14:textId="77777777" w:rsidR="00A534EB" w:rsidRDefault="00A534EB" w:rsidP="00704CAA">
      <w:pPr>
        <w:pStyle w:val="footnote"/>
      </w:pPr>
      <w:r>
        <w:rPr>
          <w:rStyle w:val="FootnoteReference"/>
        </w:rPr>
        <w:footnoteRef/>
      </w:r>
      <w:r>
        <w:t xml:space="preserve"> [JS] or “evildoers”</w:t>
      </w:r>
    </w:p>
  </w:footnote>
  <w:footnote w:id="775">
    <w:p w14:paraId="093F2A64" w14:textId="77777777" w:rsidR="00A534EB" w:rsidRDefault="00A534EB" w:rsidP="00704CAA">
      <w:pPr>
        <w:pStyle w:val="footnote"/>
      </w:pPr>
      <w:r>
        <w:rPr>
          <w:rStyle w:val="FootnoteReference"/>
        </w:rPr>
        <w:footnoteRef/>
      </w:r>
      <w:r>
        <w:t xml:space="preserve"> [JS] Fr. Athanasius has, “the Lord has magnified His doings with them.”</w:t>
      </w:r>
    </w:p>
  </w:footnote>
  <w:footnote w:id="776">
    <w:p w14:paraId="574A06B5" w14:textId="77777777" w:rsidR="00A534EB" w:rsidRDefault="00A534EB"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A534EB" w:rsidRDefault="00A534EB"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A534EB" w:rsidRDefault="00A534EB" w:rsidP="00704CAA">
      <w:pPr>
        <w:pStyle w:val="footnote"/>
      </w:pPr>
      <w:r>
        <w:rPr>
          <w:rStyle w:val="FootnoteReference"/>
        </w:rPr>
        <w:footnoteRef/>
      </w:r>
      <w:r>
        <w:t xml:space="preserve"> [JS] “from your rest”, literally, “after sitting”</w:t>
      </w:r>
    </w:p>
  </w:footnote>
  <w:footnote w:id="779">
    <w:p w14:paraId="5C7D4D32" w14:textId="77777777" w:rsidR="00A534EB" w:rsidRDefault="00A534EB" w:rsidP="00704CAA">
      <w:pPr>
        <w:pStyle w:val="footnote"/>
      </w:pPr>
      <w:r>
        <w:rPr>
          <w:rStyle w:val="FootnoteReference"/>
        </w:rPr>
        <w:footnoteRef/>
      </w:r>
      <w:r>
        <w:t xml:space="preserve"> [JS] Fr. Athanasius has, “the children of those who have been awakened.”</w:t>
      </w:r>
    </w:p>
  </w:footnote>
  <w:footnote w:id="780">
    <w:p w14:paraId="4E0751D4" w14:textId="77777777" w:rsidR="00A534EB" w:rsidRDefault="00A534EB" w:rsidP="00704CAA">
      <w:pPr>
        <w:pStyle w:val="footnote"/>
      </w:pPr>
      <w:r>
        <w:rPr>
          <w:rStyle w:val="FootnoteReference"/>
        </w:rPr>
        <w:footnoteRef/>
      </w:r>
      <w:r>
        <w:t xml:space="preserve"> [JS] Fr. Lazarus has, “such exiles”</w:t>
      </w:r>
    </w:p>
  </w:footnote>
  <w:footnote w:id="781">
    <w:p w14:paraId="09DB039E" w14:textId="77777777" w:rsidR="00A534EB" w:rsidRDefault="00A534EB" w:rsidP="00704CAA">
      <w:pPr>
        <w:pStyle w:val="footnote"/>
      </w:pPr>
      <w:r>
        <w:rPr>
          <w:rStyle w:val="FootnoteReference"/>
        </w:rPr>
        <w:footnoteRef/>
      </w:r>
      <w:r>
        <w:t xml:space="preserve"> [JS] Fr. Athanasius has, “You will be blessed”</w:t>
      </w:r>
    </w:p>
  </w:footnote>
  <w:footnote w:id="782">
    <w:p w14:paraId="32267075" w14:textId="77777777" w:rsidR="00A534EB" w:rsidRDefault="00A534EB" w:rsidP="00704CAA">
      <w:pPr>
        <w:pStyle w:val="footnote"/>
      </w:pPr>
      <w:r>
        <w:rPr>
          <w:rStyle w:val="FootnoteReference"/>
        </w:rPr>
        <w:footnoteRef/>
      </w:r>
      <w:r>
        <w:t xml:space="preserve"> [JS] Fr. Athanasius has “the Lord will bless,” and “you will see the joys”</w:t>
      </w:r>
    </w:p>
  </w:footnote>
  <w:footnote w:id="783">
    <w:p w14:paraId="07B50ADB" w14:textId="77777777" w:rsidR="00A534EB" w:rsidRDefault="00A534EB"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A534EB" w:rsidRDefault="00A534EB"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A534EB" w:rsidRDefault="00A534EB" w:rsidP="00704CAA">
      <w:pPr>
        <w:pStyle w:val="footnote"/>
      </w:pPr>
      <w:r>
        <w:rPr>
          <w:rStyle w:val="FootnoteReference"/>
        </w:rPr>
        <w:footnoteRef/>
      </w:r>
      <w:r>
        <w:t xml:space="preserve"> [JS] or “lawlessness”</w:t>
      </w:r>
    </w:p>
  </w:footnote>
  <w:footnote w:id="786">
    <w:p w14:paraId="67C4030A" w14:textId="77777777" w:rsidR="00A534EB" w:rsidRDefault="00A534EB"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A534EB" w:rsidRDefault="00A534EB" w:rsidP="00704CAA">
      <w:pPr>
        <w:pStyle w:val="footnote"/>
      </w:pPr>
      <w:r>
        <w:rPr>
          <w:rStyle w:val="FootnoteReference"/>
        </w:rPr>
        <w:footnoteRef/>
      </w:r>
      <w:r>
        <w:t xml:space="preserve"> [JS] or “transgressions” or “acts of lawlessness”, throughout.</w:t>
      </w:r>
    </w:p>
  </w:footnote>
  <w:footnote w:id="788">
    <w:p w14:paraId="01546DD5" w14:textId="77777777" w:rsidR="00A534EB" w:rsidRDefault="00A534EB" w:rsidP="00704CAA">
      <w:pPr>
        <w:pStyle w:val="footnote"/>
      </w:pPr>
      <w:r>
        <w:rPr>
          <w:rStyle w:val="FootnoteReference"/>
        </w:rPr>
        <w:footnoteRef/>
      </w:r>
      <w:r>
        <w:t xml:space="preserve"> [JS] or “forgiveness”</w:t>
      </w:r>
    </w:p>
  </w:footnote>
  <w:footnote w:id="789">
    <w:p w14:paraId="1F064365" w14:textId="77777777" w:rsidR="00A534EB" w:rsidRDefault="00A534EB"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A534EB" w:rsidRDefault="00A534EB" w:rsidP="00704CAA">
      <w:pPr>
        <w:pStyle w:val="footnote"/>
      </w:pPr>
      <w:r>
        <w:rPr>
          <w:rStyle w:val="FootnoteReference"/>
        </w:rPr>
        <w:footnoteRef/>
      </w:r>
      <w:r>
        <w:t xml:space="preserve"> Cf. Titus 2:14.</w:t>
      </w:r>
    </w:p>
  </w:footnote>
  <w:footnote w:id="791">
    <w:p w14:paraId="12B3D57D" w14:textId="77777777" w:rsidR="00A534EB" w:rsidRDefault="00A534EB" w:rsidP="00704CAA">
      <w:pPr>
        <w:pStyle w:val="footnote"/>
      </w:pPr>
      <w:r>
        <w:rPr>
          <w:rStyle w:val="FootnoteReference"/>
        </w:rPr>
        <w:footnoteRef/>
      </w:r>
      <w:r>
        <w:t xml:space="preserve"> Prov. 29:1; 2 Kings 17:14; Neh. 9:16; Dt. 9:6.</w:t>
      </w:r>
    </w:p>
  </w:footnote>
  <w:footnote w:id="792">
    <w:p w14:paraId="1811E64B" w14:textId="77777777" w:rsidR="00A534EB" w:rsidRDefault="00A534EB" w:rsidP="00704CAA">
      <w:pPr>
        <w:pStyle w:val="footnote"/>
      </w:pPr>
      <w:r>
        <w:rPr>
          <w:rStyle w:val="FootnoteReference"/>
        </w:rPr>
        <w:footnoteRef/>
      </w:r>
      <w:r>
        <w:t xml:space="preserve"> [JS] literally “the tent of my house”</w:t>
      </w:r>
    </w:p>
  </w:footnote>
  <w:footnote w:id="793">
    <w:p w14:paraId="01BC8279" w14:textId="77777777" w:rsidR="00A534EB" w:rsidRDefault="00A534EB"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A534EB" w:rsidRDefault="00A534EB" w:rsidP="00704CAA">
      <w:pPr>
        <w:pStyle w:val="footnote"/>
      </w:pPr>
      <w:r>
        <w:rPr>
          <w:rStyle w:val="FootnoteReference"/>
        </w:rPr>
        <w:footnoteRef/>
      </w:r>
      <w:r>
        <w:t xml:space="preserve"> Cf. 1 Kings 6:21 (1 Sam. 6:21).</w:t>
      </w:r>
    </w:p>
  </w:footnote>
  <w:footnote w:id="795">
    <w:p w14:paraId="0F2A4FAB" w14:textId="77777777" w:rsidR="00A534EB" w:rsidRDefault="00A534EB" w:rsidP="00704CAA">
      <w:pPr>
        <w:pStyle w:val="footnote"/>
      </w:pPr>
      <w:r>
        <w:rPr>
          <w:rStyle w:val="FootnoteReference"/>
        </w:rPr>
        <w:footnoteRef/>
      </w:r>
      <w:r>
        <w:t xml:space="preserve"> [JS] “do obeisance”, i.e. literally “bow down”</w:t>
      </w:r>
    </w:p>
  </w:footnote>
  <w:footnote w:id="796">
    <w:p w14:paraId="653EFE5A" w14:textId="77777777" w:rsidR="00A534EB" w:rsidRDefault="00A534EB" w:rsidP="00704CAA">
      <w:pPr>
        <w:pStyle w:val="footnote"/>
      </w:pPr>
      <w:r>
        <w:rPr>
          <w:rStyle w:val="FootnoteReference"/>
        </w:rPr>
        <w:footnoteRef/>
      </w:r>
      <w:r>
        <w:t xml:space="preserve"> [JS] Fr. Lazarus has “resting-place”</w:t>
      </w:r>
    </w:p>
  </w:footnote>
  <w:footnote w:id="797">
    <w:p w14:paraId="3CB0BB7B" w14:textId="77777777" w:rsidR="00A534EB" w:rsidRDefault="00A534EB" w:rsidP="00704CAA">
      <w:pPr>
        <w:pStyle w:val="footnote"/>
      </w:pPr>
      <w:r>
        <w:rPr>
          <w:rStyle w:val="FootnoteReference"/>
        </w:rPr>
        <w:footnoteRef/>
      </w:r>
      <w:r>
        <w:t xml:space="preserve"> [JS] or “the ark of Your holiness”</w:t>
      </w:r>
    </w:p>
  </w:footnote>
  <w:footnote w:id="798">
    <w:p w14:paraId="63153007" w14:textId="77777777" w:rsidR="00A534EB" w:rsidRDefault="00A534EB" w:rsidP="00704CAA">
      <w:pPr>
        <w:pStyle w:val="footnote"/>
      </w:pPr>
      <w:r>
        <w:rPr>
          <w:rStyle w:val="FootnoteReference"/>
        </w:rPr>
        <w:footnoteRef/>
      </w:r>
      <w:r>
        <w:t xml:space="preserve"> Ps. 131:8-10 = 2 Chron. 6:41-42.</w:t>
      </w:r>
    </w:p>
  </w:footnote>
  <w:footnote w:id="799">
    <w:p w14:paraId="3EE06E49" w14:textId="77777777" w:rsidR="00A534EB" w:rsidRDefault="00A534EB" w:rsidP="00704CAA">
      <w:pPr>
        <w:pStyle w:val="footnote"/>
      </w:pPr>
      <w:r>
        <w:rPr>
          <w:rStyle w:val="FootnoteReference"/>
        </w:rPr>
        <w:footnoteRef/>
      </w:r>
      <w:r>
        <w:t xml:space="preserve"> I Chron. 17:11-14; Acts 2:30-33.</w:t>
      </w:r>
    </w:p>
  </w:footnote>
  <w:footnote w:id="800">
    <w:p w14:paraId="42F3B605" w14:textId="77777777" w:rsidR="00A534EB" w:rsidRDefault="00A534EB" w:rsidP="00704CAA">
      <w:pPr>
        <w:pStyle w:val="footnote"/>
      </w:pPr>
      <w:r>
        <w:rPr>
          <w:rStyle w:val="FootnoteReference"/>
        </w:rPr>
        <w:footnoteRef/>
      </w:r>
      <w:r>
        <w:t xml:space="preserve"> [JS] Coptic has “widow”.</w:t>
      </w:r>
    </w:p>
  </w:footnote>
  <w:footnote w:id="801">
    <w:p w14:paraId="1A9AACF1" w14:textId="77777777" w:rsidR="00A534EB" w:rsidRDefault="00A534EB" w:rsidP="00704CAA">
      <w:pPr>
        <w:pStyle w:val="footnote"/>
      </w:pPr>
      <w:r>
        <w:rPr>
          <w:rStyle w:val="FootnoteReference"/>
        </w:rPr>
        <w:footnoteRef/>
      </w:r>
      <w:r>
        <w:t xml:space="preserve"> [JS] or “rejoice with rejoicing”</w:t>
      </w:r>
    </w:p>
  </w:footnote>
  <w:footnote w:id="802">
    <w:p w14:paraId="3AE96C33" w14:textId="77777777" w:rsidR="00A534EB" w:rsidRDefault="00A534EB" w:rsidP="00704CAA">
      <w:pPr>
        <w:pStyle w:val="footnote"/>
      </w:pPr>
      <w:r>
        <w:rPr>
          <w:rStyle w:val="FootnoteReference"/>
        </w:rPr>
        <w:footnoteRef/>
      </w:r>
      <w:r>
        <w:t xml:space="preserve"> stock: </w:t>
      </w:r>
      <w:r w:rsidRPr="00783CA0">
        <w:rPr>
          <w:i/>
        </w:rPr>
        <w:t>lit</w:t>
      </w:r>
      <w:r>
        <w:t>. horn.</w:t>
      </w:r>
    </w:p>
  </w:footnote>
  <w:footnote w:id="803">
    <w:p w14:paraId="27E8A16B" w14:textId="77777777" w:rsidR="00A534EB" w:rsidRDefault="00A534EB"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A534EB" w:rsidRDefault="00A534EB"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A534EB" w:rsidRDefault="00A534EB"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A534EB" w:rsidRDefault="00A534EB"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A534EB" w:rsidRDefault="00A534EB" w:rsidP="00704CAA">
      <w:pPr>
        <w:pStyle w:val="footnote"/>
      </w:pPr>
      <w:r>
        <w:rPr>
          <w:rStyle w:val="FootnoteReference"/>
        </w:rPr>
        <w:footnoteRef/>
      </w:r>
      <w:r>
        <w:t xml:space="preserve"> [JS] literally, “slaves”</w:t>
      </w:r>
    </w:p>
  </w:footnote>
  <w:footnote w:id="808">
    <w:p w14:paraId="158F5E0F" w14:textId="77777777" w:rsidR="00A534EB" w:rsidRDefault="00A534EB"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A534EB" w:rsidRDefault="00A534EB" w:rsidP="00704CAA">
      <w:pPr>
        <w:pStyle w:val="footnote"/>
      </w:pPr>
      <w:r>
        <w:rPr>
          <w:rStyle w:val="FootnoteReference"/>
        </w:rPr>
        <w:footnoteRef/>
      </w:r>
      <w:r>
        <w:t xml:space="preserve"> Deut. 32:36.</w:t>
      </w:r>
    </w:p>
  </w:footnote>
  <w:footnote w:id="810">
    <w:p w14:paraId="0E72D9EE" w14:textId="77777777" w:rsidR="00A534EB" w:rsidRDefault="00A534EB" w:rsidP="00704CAA">
      <w:pPr>
        <w:pStyle w:val="footnote"/>
      </w:pPr>
      <w:r>
        <w:rPr>
          <w:rStyle w:val="FootnoteReference"/>
        </w:rPr>
        <w:footnoteRef/>
      </w:r>
      <w:r>
        <w:t xml:space="preserve"> [JS] [] lacking in all but OSB</w:t>
      </w:r>
    </w:p>
  </w:footnote>
  <w:footnote w:id="811">
    <w:p w14:paraId="671F363B" w14:textId="77777777" w:rsidR="00A534EB" w:rsidRDefault="00A534EB"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A534EB" w:rsidRDefault="00A534EB"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A534EB" w:rsidRDefault="00A534EB"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A534EB" w:rsidRDefault="00A534EB"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A534EB" w:rsidRDefault="00A534EB" w:rsidP="00704CAA">
      <w:pPr>
        <w:pStyle w:val="footnote"/>
      </w:pPr>
      <w:r>
        <w:rPr>
          <w:rStyle w:val="FootnoteReference"/>
        </w:rPr>
        <w:footnoteRef/>
      </w:r>
      <w:r>
        <w:t xml:space="preserve"> [JS] or “and shook of Pharaoh and his army into the Red sea,”</w:t>
      </w:r>
    </w:p>
  </w:footnote>
  <w:footnote w:id="816">
    <w:p w14:paraId="3F59DD13" w14:textId="77777777" w:rsidR="00A534EB" w:rsidRDefault="00A534EB" w:rsidP="00704CAA">
      <w:pPr>
        <w:pStyle w:val="footnote"/>
      </w:pPr>
      <w:r>
        <w:rPr>
          <w:rStyle w:val="FootnoteReference"/>
        </w:rPr>
        <w:footnoteRef/>
      </w:r>
      <w:r>
        <w:t xml:space="preserve"> [JS] or “slew”</w:t>
      </w:r>
    </w:p>
  </w:footnote>
  <w:footnote w:id="817">
    <w:p w14:paraId="7583087A" w14:textId="77777777" w:rsidR="00A534EB" w:rsidRDefault="00A534EB"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A534EB" w:rsidRDefault="00A534EB"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A534EB" w:rsidRDefault="00A534EB" w:rsidP="00704CAA">
      <w:pPr>
        <w:pStyle w:val="footnote"/>
      </w:pPr>
      <w:r>
        <w:rPr>
          <w:rStyle w:val="FootnoteReference"/>
        </w:rPr>
        <w:footnoteRef/>
      </w:r>
      <w:r>
        <w:t xml:space="preserve"> See previous footnote.</w:t>
      </w:r>
    </w:p>
  </w:footnote>
  <w:footnote w:id="820">
    <w:p w14:paraId="0CAFD8C9" w14:textId="77777777" w:rsidR="00A534EB" w:rsidRDefault="00A534EB"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A534EB" w:rsidRDefault="00A534EB" w:rsidP="00704CAA">
      <w:pPr>
        <w:pStyle w:val="footnote"/>
      </w:pPr>
      <w:r>
        <w:rPr>
          <w:rStyle w:val="FootnoteReference"/>
        </w:rPr>
        <w:footnoteRef/>
      </w:r>
      <w:r>
        <w:t xml:space="preserve"> [JS] or “thank”, or “thankfully confess with praise”</w:t>
      </w:r>
    </w:p>
  </w:footnote>
  <w:footnote w:id="822">
    <w:p w14:paraId="458AF9FF" w14:textId="77777777" w:rsidR="00A534EB" w:rsidRDefault="00A534EB"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A534EB" w:rsidRDefault="00A534EB"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A534EB" w:rsidRDefault="00A534EB"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A534EB" w:rsidRDefault="00A534EB"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A534EB" w:rsidRDefault="00A534EB"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A534EB" w:rsidRDefault="00A534EB"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A534EB" w:rsidRDefault="00A534EB" w:rsidP="00704CAA">
      <w:pPr>
        <w:pStyle w:val="footnote"/>
      </w:pPr>
      <w:r>
        <w:rPr>
          <w:rStyle w:val="FootnoteReference"/>
        </w:rPr>
        <w:footnoteRef/>
      </w:r>
      <w:r>
        <w:t xml:space="preserve"> [JS] literally “those who are exalted” or “the high things”</w:t>
      </w:r>
    </w:p>
  </w:footnote>
  <w:footnote w:id="829">
    <w:p w14:paraId="792E0633" w14:textId="77777777" w:rsidR="00A534EB" w:rsidRDefault="00A534EB"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A534EB" w:rsidRDefault="00A534EB" w:rsidP="00704CAA">
      <w:pPr>
        <w:pStyle w:val="footnote"/>
      </w:pPr>
      <w:r>
        <w:rPr>
          <w:rStyle w:val="FootnoteReference"/>
        </w:rPr>
        <w:footnoteRef/>
      </w:r>
      <w:r>
        <w:t xml:space="preserve"> [JS] or “possess”</w:t>
      </w:r>
    </w:p>
  </w:footnote>
  <w:footnote w:id="831">
    <w:p w14:paraId="1B57A445" w14:textId="77777777" w:rsidR="00A534EB" w:rsidRDefault="00A534EB"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A534EB" w:rsidRDefault="00A534EB" w:rsidP="00704CAA">
      <w:pPr>
        <w:pStyle w:val="footnote"/>
      </w:pPr>
      <w:r>
        <w:rPr>
          <w:rStyle w:val="FootnoteReference"/>
        </w:rPr>
        <w:footnoteRef/>
      </w:r>
      <w:r>
        <w:t xml:space="preserve"> [JS] or “give thanks,” or “thankfully confess You with praise”</w:t>
      </w:r>
    </w:p>
  </w:footnote>
  <w:footnote w:id="833">
    <w:p w14:paraId="67B776F5" w14:textId="77777777" w:rsidR="00A534EB" w:rsidRDefault="00A534EB" w:rsidP="00704CAA">
      <w:pPr>
        <w:pStyle w:val="footnote"/>
      </w:pPr>
      <w:r>
        <w:rPr>
          <w:rStyle w:val="FootnoteReference"/>
        </w:rPr>
        <w:footnoteRef/>
      </w:r>
      <w:r>
        <w:t xml:space="preserve"> [JS] or “authorities” or “powers”</w:t>
      </w:r>
    </w:p>
  </w:footnote>
  <w:footnote w:id="834">
    <w:p w14:paraId="045B7D15" w14:textId="77777777" w:rsidR="00A534EB" w:rsidRDefault="00A534EB" w:rsidP="00704CAA">
      <w:pPr>
        <w:pStyle w:val="footnote"/>
      </w:pPr>
      <w:r>
        <w:rPr>
          <w:rStyle w:val="FootnoteReference"/>
        </w:rPr>
        <w:footnoteRef/>
      </w:r>
      <w:r>
        <w:t xml:space="preserve"> [JS] or “and do I not waste away because of my enemies?”</w:t>
      </w:r>
    </w:p>
  </w:footnote>
  <w:footnote w:id="835">
    <w:p w14:paraId="44DA4D92" w14:textId="77777777" w:rsidR="00A534EB" w:rsidRDefault="00A534EB" w:rsidP="00704CAA">
      <w:pPr>
        <w:pStyle w:val="footnote"/>
      </w:pPr>
      <w:r>
        <w:rPr>
          <w:rStyle w:val="FootnoteReference"/>
        </w:rPr>
        <w:footnoteRef/>
      </w:r>
      <w:r>
        <w:t xml:space="preserve"> [JS] or “way of iniquity”</w:t>
      </w:r>
    </w:p>
  </w:footnote>
  <w:footnote w:id="836">
    <w:p w14:paraId="05DEA3B3" w14:textId="77777777" w:rsidR="00A534EB" w:rsidRDefault="00A534EB" w:rsidP="00704CAA">
      <w:pPr>
        <w:pStyle w:val="footnote"/>
      </w:pPr>
      <w:r>
        <w:rPr>
          <w:rStyle w:val="FootnoteReference"/>
        </w:rPr>
        <w:footnoteRef/>
      </w:r>
      <w:r>
        <w:t xml:space="preserve"> ‘He gives songs in the night’ (Job. 35:10).</w:t>
      </w:r>
    </w:p>
  </w:footnote>
  <w:footnote w:id="837">
    <w:p w14:paraId="493AAC58" w14:textId="77777777" w:rsidR="00A534EB" w:rsidRDefault="00A534EB" w:rsidP="00704CAA">
      <w:pPr>
        <w:pStyle w:val="footnote"/>
      </w:pPr>
      <w:r>
        <w:rPr>
          <w:rStyle w:val="FootnoteReference"/>
        </w:rPr>
        <w:footnoteRef/>
      </w:r>
      <w:r>
        <w:t xml:space="preserve"> Literally “voice”</w:t>
      </w:r>
    </w:p>
  </w:footnote>
  <w:footnote w:id="838">
    <w:p w14:paraId="6AF28D26" w14:textId="77777777" w:rsidR="00A534EB" w:rsidRDefault="00A534EB" w:rsidP="00704CAA">
      <w:pPr>
        <w:pStyle w:val="footnote"/>
      </w:pPr>
      <w:r>
        <w:rPr>
          <w:rStyle w:val="FootnoteReference"/>
        </w:rPr>
        <w:footnoteRef/>
      </w:r>
      <w:r>
        <w:t xml:space="preserve"> [JS] or “praise,” or “give thanks to,” or “thankfully confess with praise”</w:t>
      </w:r>
    </w:p>
  </w:footnote>
  <w:footnote w:id="839">
    <w:p w14:paraId="761DDB32" w14:textId="77777777" w:rsidR="00A534EB" w:rsidRDefault="00A534EB" w:rsidP="00704CAA">
      <w:pPr>
        <w:pStyle w:val="footnote"/>
      </w:pPr>
      <w:r>
        <w:rPr>
          <w:rStyle w:val="FootnoteReference"/>
        </w:rPr>
        <w:footnoteRef/>
      </w:r>
      <w:r>
        <w:t xml:space="preserve"> [JS] or “Hades”.</w:t>
      </w:r>
    </w:p>
  </w:footnote>
  <w:footnote w:id="840">
    <w:p w14:paraId="726EF8AF" w14:textId="77777777" w:rsidR="00A534EB" w:rsidRDefault="00A534EB"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A534EB" w:rsidRDefault="00A534EB" w:rsidP="00704CAA">
      <w:pPr>
        <w:pStyle w:val="footnote"/>
      </w:pPr>
      <w:r>
        <w:rPr>
          <w:rStyle w:val="FootnoteReference"/>
        </w:rPr>
        <w:footnoteRef/>
      </w:r>
      <w:r>
        <w:t xml:space="preserve"> this way: the confession of Christ (2 Tim. 3:12).</w:t>
      </w:r>
    </w:p>
  </w:footnote>
  <w:footnote w:id="842">
    <w:p w14:paraId="171F27CE" w14:textId="77777777" w:rsidR="00A534EB" w:rsidRDefault="00A534EB" w:rsidP="00704CAA">
      <w:pPr>
        <w:pStyle w:val="footnote"/>
      </w:pPr>
      <w:r>
        <w:rPr>
          <w:rStyle w:val="FootnoteReference"/>
        </w:rPr>
        <w:footnoteRef/>
      </w:r>
      <w:r>
        <w:t xml:space="preserve"> [JS] or “praise” or “thive thanks to,” or “thankfully confess with praise”</w:t>
      </w:r>
    </w:p>
  </w:footnote>
  <w:footnote w:id="843">
    <w:p w14:paraId="2146C03C" w14:textId="77777777" w:rsidR="00A534EB" w:rsidRDefault="00A534EB" w:rsidP="00704CAA">
      <w:pPr>
        <w:pStyle w:val="footnote"/>
      </w:pPr>
      <w:r>
        <w:rPr>
          <w:rStyle w:val="FootnoteReference"/>
        </w:rPr>
        <w:footnoteRef/>
      </w:r>
      <w:r>
        <w:t xml:space="preserve"> These two lines are identical with Lamentations 3:6.</w:t>
      </w:r>
    </w:p>
  </w:footnote>
  <w:footnote w:id="844">
    <w:p w14:paraId="324992B1" w14:textId="77777777" w:rsidR="00A534EB" w:rsidRDefault="00A534EB" w:rsidP="00704CAA">
      <w:pPr>
        <w:pStyle w:val="footnote"/>
      </w:pPr>
      <w:r>
        <w:rPr>
          <w:rStyle w:val="FootnoteReference"/>
        </w:rPr>
        <w:footnoteRef/>
      </w:r>
      <w:r>
        <w:t xml:space="preserve"> Cf. Rev. 10:5; Ezek. 20:23,28,42; Deut. 32:14.</w:t>
      </w:r>
    </w:p>
  </w:footnote>
  <w:footnote w:id="845">
    <w:p w14:paraId="4B8D626C" w14:textId="77777777" w:rsidR="00A534EB" w:rsidRDefault="00A534EB"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A534EB" w:rsidRDefault="00A534EB"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A534EB" w:rsidRDefault="00A534EB"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A534EB" w:rsidRDefault="00A534EB" w:rsidP="00704CAA">
      <w:pPr>
        <w:pStyle w:val="footnote"/>
      </w:pPr>
      <w:r>
        <w:rPr>
          <w:rStyle w:val="FootnoteReference"/>
        </w:rPr>
        <w:footnoteRef/>
      </w:r>
      <w:r>
        <w:t xml:space="preserve"> [JS] or “gush forth”, “overflow”</w:t>
      </w:r>
    </w:p>
  </w:footnote>
  <w:footnote w:id="849">
    <w:p w14:paraId="4045CB15" w14:textId="77777777" w:rsidR="00A534EB" w:rsidRDefault="00A534EB"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A534EB" w:rsidRDefault="00A534EB" w:rsidP="00704CAA">
      <w:pPr>
        <w:pStyle w:val="footnote"/>
      </w:pPr>
      <w:r>
        <w:rPr>
          <w:rStyle w:val="FootnoteReference"/>
        </w:rPr>
        <w:footnoteRef/>
      </w:r>
      <w:r>
        <w:t xml:space="preserve"> [JS] literally “holy ones”</w:t>
      </w:r>
    </w:p>
  </w:footnote>
  <w:footnote w:id="851">
    <w:p w14:paraId="423A55DA" w14:textId="77777777" w:rsidR="00A534EB" w:rsidRDefault="00A534EB"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A534EB" w:rsidRDefault="00A534EB" w:rsidP="00704CAA">
      <w:pPr>
        <w:pStyle w:val="footnote"/>
      </w:pPr>
      <w:r>
        <w:rPr>
          <w:rStyle w:val="FootnoteReference"/>
        </w:rPr>
        <w:footnoteRef/>
      </w:r>
      <w:r>
        <w:t xml:space="preserve"> Cf. Ps. 145:2 with Ps. 103:33. Only verbs differ.</w:t>
      </w:r>
    </w:p>
  </w:footnote>
  <w:footnote w:id="853">
    <w:p w14:paraId="38AC6FE4" w14:textId="77777777" w:rsidR="00A534EB" w:rsidRDefault="00A534EB" w:rsidP="00704CAA">
      <w:pPr>
        <w:pStyle w:val="footnote"/>
      </w:pPr>
      <w:r>
        <w:rPr>
          <w:rStyle w:val="FootnoteReference"/>
        </w:rPr>
        <w:footnoteRef/>
      </w:r>
      <w:r>
        <w:t xml:space="preserve"> [JS] or “spirit”</w:t>
      </w:r>
    </w:p>
  </w:footnote>
  <w:footnote w:id="854">
    <w:p w14:paraId="4A4D4349" w14:textId="77777777" w:rsidR="00A534EB" w:rsidRDefault="00A534EB" w:rsidP="00704CAA">
      <w:pPr>
        <w:pStyle w:val="footnote"/>
      </w:pPr>
      <w:r>
        <w:rPr>
          <w:rStyle w:val="FootnoteReference"/>
        </w:rPr>
        <w:footnoteRef/>
      </w:r>
      <w:r>
        <w:t xml:space="preserve"> [JS] thoughts, or designs, plans, projects</w:t>
      </w:r>
    </w:p>
  </w:footnote>
  <w:footnote w:id="855">
    <w:p w14:paraId="111B2FF9" w14:textId="77777777" w:rsidR="00A534EB" w:rsidRDefault="00A534EB" w:rsidP="00704CAA">
      <w:pPr>
        <w:pStyle w:val="footnote"/>
      </w:pPr>
      <w:r>
        <w:rPr>
          <w:rStyle w:val="FootnoteReference"/>
        </w:rPr>
        <w:footnoteRef/>
      </w:r>
      <w:r>
        <w:t xml:space="preserve"> [JS] or “guards”</w:t>
      </w:r>
    </w:p>
  </w:footnote>
  <w:footnote w:id="856">
    <w:p w14:paraId="5B0C1EE0" w14:textId="77777777" w:rsidR="00A534EB" w:rsidRDefault="00A534EB" w:rsidP="00704CAA">
      <w:pPr>
        <w:pStyle w:val="footnote"/>
      </w:pPr>
      <w:r>
        <w:rPr>
          <w:rStyle w:val="FootnoteReference"/>
        </w:rPr>
        <w:footnoteRef/>
      </w:r>
      <w:r>
        <w:t xml:space="preserve"> [JS] or “frees the prisoners”</w:t>
      </w:r>
    </w:p>
  </w:footnote>
  <w:footnote w:id="857">
    <w:p w14:paraId="7B0952C9" w14:textId="77777777" w:rsidR="00A534EB" w:rsidRDefault="00A534EB" w:rsidP="00704CAA">
      <w:pPr>
        <w:pStyle w:val="footnote"/>
      </w:pPr>
      <w:r>
        <w:rPr>
          <w:rStyle w:val="FootnoteReference"/>
        </w:rPr>
        <w:footnoteRef/>
      </w:r>
      <w:r>
        <w:t xml:space="preserve"> [JS] or “bent”</w:t>
      </w:r>
    </w:p>
  </w:footnote>
  <w:footnote w:id="858">
    <w:p w14:paraId="2FB9D9F0" w14:textId="77777777" w:rsidR="00A534EB" w:rsidRDefault="00A534EB" w:rsidP="00704CAA">
      <w:pPr>
        <w:pStyle w:val="footnote"/>
      </w:pPr>
      <w:r>
        <w:rPr>
          <w:rStyle w:val="FootnoteReference"/>
        </w:rPr>
        <w:footnoteRef/>
      </w:r>
      <w:r>
        <w:t xml:space="preserve"> [JS] or “skill”</w:t>
      </w:r>
    </w:p>
  </w:footnote>
  <w:footnote w:id="859">
    <w:p w14:paraId="07EA9BD7" w14:textId="77777777" w:rsidR="00A534EB" w:rsidRDefault="00A534EB" w:rsidP="00704CAA">
      <w:pPr>
        <w:pStyle w:val="footnote"/>
      </w:pPr>
      <w:r>
        <w:rPr>
          <w:rStyle w:val="FootnoteReference"/>
        </w:rPr>
        <w:footnoteRef/>
      </w:r>
      <w:r>
        <w:t xml:space="preserve"> [JS] or “foreigners”</w:t>
      </w:r>
    </w:p>
  </w:footnote>
  <w:footnote w:id="860">
    <w:p w14:paraId="4E693DCD" w14:textId="77777777" w:rsidR="00A534EB" w:rsidRDefault="00A534EB" w:rsidP="00704CAA">
      <w:pPr>
        <w:pStyle w:val="footnote"/>
      </w:pPr>
      <w:r>
        <w:rPr>
          <w:rStyle w:val="FootnoteReference"/>
        </w:rPr>
        <w:footnoteRef/>
      </w:r>
      <w:r>
        <w:t xml:space="preserve"> [JS] or a psalm, or a melody</w:t>
      </w:r>
    </w:p>
  </w:footnote>
  <w:footnote w:id="861">
    <w:p w14:paraId="3674D23E" w14:textId="77777777" w:rsidR="00A534EB" w:rsidRDefault="00A534EB"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A534EB" w:rsidRDefault="00A534EB"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A534EB" w:rsidRDefault="00A534EB" w:rsidP="00704CAA">
      <w:pPr>
        <w:pStyle w:val="footnote"/>
      </w:pPr>
      <w:r>
        <w:rPr>
          <w:rStyle w:val="FootnoteReference"/>
        </w:rPr>
        <w:footnoteRef/>
      </w:r>
      <w:r>
        <w:t xml:space="preserve"> [JS] or word, or teaching</w:t>
      </w:r>
    </w:p>
  </w:footnote>
  <w:footnote w:id="864">
    <w:p w14:paraId="2CF34236" w14:textId="77777777" w:rsidR="00A534EB" w:rsidRDefault="00A534EB"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A534EB" w:rsidRDefault="00A534EB" w:rsidP="00704CAA">
      <w:pPr>
        <w:pStyle w:val="footnote"/>
      </w:pPr>
      <w:r>
        <w:rPr>
          <w:rStyle w:val="FootnoteReference"/>
        </w:rPr>
        <w:footnoteRef/>
      </w:r>
      <w:r>
        <w:t xml:space="preserve"> [JS] or “stormy wind”</w:t>
      </w:r>
    </w:p>
  </w:footnote>
  <w:footnote w:id="866">
    <w:p w14:paraId="2B981771" w14:textId="77777777" w:rsidR="00A534EB" w:rsidRDefault="00A534EB" w:rsidP="00704CAA">
      <w:pPr>
        <w:pStyle w:val="footnote"/>
      </w:pPr>
      <w:r>
        <w:rPr>
          <w:rStyle w:val="FootnoteReference"/>
        </w:rPr>
        <w:footnoteRef/>
      </w:r>
      <w:r>
        <w:t xml:space="preserve"> [JS] or “maidens,” or “unmarried women”</w:t>
      </w:r>
    </w:p>
  </w:footnote>
  <w:footnote w:id="867">
    <w:p w14:paraId="04C80253" w14:textId="77777777" w:rsidR="00A534EB" w:rsidRDefault="00A534EB"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A534EB" w:rsidRDefault="00A534EB" w:rsidP="00704CAA">
      <w:pPr>
        <w:pStyle w:val="footnote"/>
      </w:pPr>
      <w:r>
        <w:rPr>
          <w:rStyle w:val="FootnoteReference"/>
        </w:rPr>
        <w:footnoteRef/>
      </w:r>
      <w:r>
        <w:t xml:space="preserve"> [JS] literally, “And He will raise/exalt the horn of His people”</w:t>
      </w:r>
    </w:p>
  </w:footnote>
  <w:footnote w:id="869">
    <w:p w14:paraId="195ABFE0" w14:textId="77777777" w:rsidR="00A534EB" w:rsidRDefault="00A534EB" w:rsidP="00704CAA">
      <w:pPr>
        <w:pStyle w:val="footnote"/>
      </w:pPr>
      <w:r>
        <w:rPr>
          <w:rStyle w:val="FootnoteReference"/>
        </w:rPr>
        <w:footnoteRef/>
      </w:r>
      <w:r>
        <w:t xml:space="preserve"> [JS] “assembly”</w:t>
      </w:r>
    </w:p>
  </w:footnote>
  <w:footnote w:id="870">
    <w:p w14:paraId="497FB437" w14:textId="77777777" w:rsidR="00A534EB" w:rsidRDefault="00A534EB" w:rsidP="00704CAA">
      <w:pPr>
        <w:pStyle w:val="footnote"/>
      </w:pPr>
      <w:r>
        <w:rPr>
          <w:rStyle w:val="FootnoteReference"/>
        </w:rPr>
        <w:footnoteRef/>
      </w:r>
      <w:r>
        <w:t xml:space="preserve"> [JS] Coptic has “in the chorus”</w:t>
      </w:r>
    </w:p>
  </w:footnote>
  <w:footnote w:id="871">
    <w:p w14:paraId="43317287" w14:textId="77777777" w:rsidR="00A534EB" w:rsidRDefault="00A534EB" w:rsidP="00704CAA">
      <w:pPr>
        <w:pStyle w:val="footnote"/>
      </w:pPr>
      <w:r>
        <w:rPr>
          <w:rStyle w:val="FootnoteReference"/>
        </w:rPr>
        <w:footnoteRef/>
      </w:r>
      <w:r>
        <w:t xml:space="preserve"> [JS] Fr. Athanasius has “exalt,” See the Liturgy of Mesori 26)</w:t>
      </w:r>
    </w:p>
  </w:footnote>
  <w:footnote w:id="872">
    <w:p w14:paraId="5B0388FF" w14:textId="77777777" w:rsidR="00A534EB" w:rsidRDefault="00A534EB" w:rsidP="00704CAA">
      <w:pPr>
        <w:pStyle w:val="footnote"/>
      </w:pPr>
      <w:r>
        <w:rPr>
          <w:rStyle w:val="FootnoteReference"/>
        </w:rPr>
        <w:footnoteRef/>
      </w:r>
      <w:r>
        <w:t xml:space="preserve"> two-edged sword: praise which conquers Amalek (St. Chrysostom).</w:t>
      </w:r>
    </w:p>
  </w:footnote>
  <w:footnote w:id="873">
    <w:p w14:paraId="31AB8451" w14:textId="77777777" w:rsidR="00A534EB" w:rsidRDefault="00A534EB" w:rsidP="00704CAA">
      <w:pPr>
        <w:pStyle w:val="footnote"/>
      </w:pPr>
      <w:r>
        <w:rPr>
          <w:rStyle w:val="FootnoteReference"/>
        </w:rPr>
        <w:footnoteRef/>
      </w:r>
      <w:r>
        <w:t xml:space="preserve"> ‘Holiness of life is the mother of glory’ (St Theodoret).</w:t>
      </w:r>
    </w:p>
  </w:footnote>
  <w:footnote w:id="874">
    <w:p w14:paraId="1BFFDD90" w14:textId="77777777" w:rsidR="00A534EB" w:rsidRDefault="00A534EB" w:rsidP="00704CAA">
      <w:pPr>
        <w:pStyle w:val="footnote"/>
      </w:pPr>
      <w:r>
        <w:rPr>
          <w:rStyle w:val="FootnoteReference"/>
        </w:rPr>
        <w:footnoteRef/>
      </w:r>
      <w:r>
        <w:t xml:space="preserve"> [JS] variant reading, “harp and lyre”</w:t>
      </w:r>
    </w:p>
  </w:footnote>
  <w:footnote w:id="875">
    <w:p w14:paraId="41E39163" w14:textId="77777777" w:rsidR="00A534EB" w:rsidRDefault="00A534EB"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A534EB" w:rsidRDefault="00A534EB"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A534EB" w:rsidRDefault="00A534EB" w:rsidP="00865C59">
      <w:pPr>
        <w:pStyle w:val="footnote"/>
      </w:pPr>
      <w:r>
        <w:rPr>
          <w:rStyle w:val="FootnoteReference"/>
        </w:rPr>
        <w:footnoteRef/>
      </w:r>
      <w:r>
        <w:t xml:space="preserve"> Or “Spirit”</w:t>
      </w:r>
    </w:p>
  </w:footnote>
  <w:footnote w:id="878">
    <w:p w14:paraId="296DD30B" w14:textId="77777777" w:rsidR="00A534EB" w:rsidRDefault="00A534EB"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A534EB" w:rsidRDefault="00A534EB" w:rsidP="00344A59">
      <w:pPr>
        <w:pStyle w:val="footnote"/>
      </w:pPr>
      <w:r>
        <w:rPr>
          <w:rStyle w:val="FootnoteReference"/>
        </w:rPr>
        <w:footnoteRef/>
      </w:r>
      <w:r>
        <w:t xml:space="preserve"> The “alleluia” in each vs is inserted into each verse of the Psalm</w:t>
      </w:r>
    </w:p>
  </w:footnote>
  <w:footnote w:id="880">
    <w:p w14:paraId="1F1613E0" w14:textId="77777777" w:rsidR="00A534EB" w:rsidRDefault="00A534EB"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A534EB" w:rsidRDefault="00A534EB" w:rsidP="00A7333E">
      <w:pPr>
        <w:pStyle w:val="footnote"/>
      </w:pPr>
      <w:r>
        <w:rPr>
          <w:rStyle w:val="FootnoteReference"/>
        </w:rPr>
        <w:footnoteRef/>
      </w:r>
      <w:r>
        <w:t xml:space="preserve"> Do obiesance</w:t>
      </w:r>
    </w:p>
  </w:footnote>
  <w:footnote w:id="882">
    <w:p w14:paraId="109CBDA9" w14:textId="77777777" w:rsidR="00A534EB" w:rsidRDefault="00A534EB" w:rsidP="00A7333E">
      <w:pPr>
        <w:pStyle w:val="footnote"/>
      </w:pPr>
      <w:r>
        <w:rPr>
          <w:rStyle w:val="FootnoteReference"/>
        </w:rPr>
        <w:footnoteRef/>
      </w:r>
      <w:r>
        <w:t xml:space="preserve"> Literally, “horn”</w:t>
      </w:r>
    </w:p>
  </w:footnote>
  <w:footnote w:id="883">
    <w:p w14:paraId="6824A765" w14:textId="77777777" w:rsidR="00A534EB" w:rsidRDefault="00A534EB" w:rsidP="00A7333E">
      <w:pPr>
        <w:pStyle w:val="footnote"/>
      </w:pPr>
      <w:r>
        <w:rPr>
          <w:rStyle w:val="FootnoteReference"/>
        </w:rPr>
        <w:footnoteRef/>
      </w:r>
      <w:r>
        <w:t xml:space="preserve"> Or, “ways”</w:t>
      </w:r>
    </w:p>
  </w:footnote>
  <w:footnote w:id="884">
    <w:p w14:paraId="6136C7AC" w14:textId="77777777" w:rsidR="00A534EB" w:rsidRDefault="00A534EB" w:rsidP="00A7333E">
      <w:pPr>
        <w:pStyle w:val="footnote"/>
      </w:pPr>
      <w:r>
        <w:rPr>
          <w:rStyle w:val="FootnoteReference"/>
        </w:rPr>
        <w:footnoteRef/>
      </w:r>
      <w:r>
        <w:t xml:space="preserve"> Literally, “exalt the horn”</w:t>
      </w:r>
    </w:p>
  </w:footnote>
  <w:footnote w:id="885">
    <w:p w14:paraId="640045D3" w14:textId="27C5899B" w:rsidR="00A534EB" w:rsidRPr="00542C00" w:rsidRDefault="00A534EB"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A534EB" w:rsidRDefault="00A534EB" w:rsidP="00A7333E">
      <w:pPr>
        <w:pStyle w:val="footnote"/>
      </w:pPr>
      <w:r>
        <w:rPr>
          <w:rStyle w:val="FootnoteReference"/>
        </w:rPr>
        <w:footnoteRef/>
      </w:r>
      <w:r>
        <w:t xml:space="preserve"> Or “christs”</w:t>
      </w:r>
    </w:p>
  </w:footnote>
  <w:footnote w:id="887">
    <w:p w14:paraId="75E4F1BF" w14:textId="77777777" w:rsidR="00A534EB" w:rsidRDefault="00A534EB" w:rsidP="00A7333E">
      <w:pPr>
        <w:pStyle w:val="footnote"/>
      </w:pPr>
      <w:r>
        <w:rPr>
          <w:rStyle w:val="FootnoteReference"/>
        </w:rPr>
        <w:footnoteRef/>
      </w:r>
      <w:r>
        <w:t xml:space="preserve"> Or “workers of iniquity”</w:t>
      </w:r>
    </w:p>
  </w:footnote>
  <w:footnote w:id="888">
    <w:p w14:paraId="6B1B283E" w14:textId="77777777" w:rsidR="00A534EB" w:rsidRDefault="00A534EB"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A534EB" w:rsidRDefault="00A534EB" w:rsidP="00A7333E">
      <w:pPr>
        <w:pStyle w:val="footnote"/>
      </w:pPr>
      <w:r>
        <w:rPr>
          <w:rStyle w:val="FootnoteReference"/>
        </w:rPr>
        <w:footnoteRef/>
      </w:r>
      <w:r>
        <w:t xml:space="preserve"> or “blessing”</w:t>
      </w:r>
    </w:p>
  </w:footnote>
  <w:footnote w:id="890">
    <w:p w14:paraId="39CDECB8" w14:textId="77777777" w:rsidR="00A534EB" w:rsidRDefault="00A534EB" w:rsidP="00A7333E">
      <w:pPr>
        <w:pStyle w:val="footnote"/>
      </w:pPr>
      <w:r>
        <w:rPr>
          <w:rStyle w:val="FootnoteReference"/>
        </w:rPr>
        <w:footnoteRef/>
      </w:r>
      <w:r>
        <w:t xml:space="preserve"> Or “Thy holy Name we do utter”</w:t>
      </w:r>
    </w:p>
  </w:footnote>
  <w:footnote w:id="891">
    <w:p w14:paraId="2BFF308D" w14:textId="77777777" w:rsidR="00A534EB" w:rsidRDefault="00A534EB" w:rsidP="00A7333E">
      <w:pPr>
        <w:pStyle w:val="footnote"/>
      </w:pPr>
      <w:r>
        <w:rPr>
          <w:rStyle w:val="FootnoteReference"/>
        </w:rPr>
        <w:footnoteRef/>
      </w:r>
      <w:r>
        <w:t xml:space="preserve"> Or “May it be so, Lord!”</w:t>
      </w:r>
    </w:p>
  </w:footnote>
  <w:footnote w:id="892">
    <w:p w14:paraId="7211B02A" w14:textId="77777777" w:rsidR="00A534EB" w:rsidRDefault="00A534EB" w:rsidP="008A378B">
      <w:pPr>
        <w:pStyle w:val="footnote"/>
      </w:pPr>
      <w:r>
        <w:rPr>
          <w:rStyle w:val="FootnoteReference"/>
        </w:rPr>
        <w:footnoteRef/>
      </w:r>
      <w:r>
        <w:t xml:space="preserve"> Or “thankfully confess You with praise”</w:t>
      </w:r>
    </w:p>
  </w:footnote>
  <w:footnote w:id="893">
    <w:p w14:paraId="693B122B" w14:textId="28D696D4" w:rsidR="00A534EB" w:rsidRDefault="00A534EB"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A534EB" w:rsidRDefault="00A534EB" w:rsidP="00A7333E">
      <w:pPr>
        <w:pStyle w:val="footnote"/>
      </w:pPr>
      <w:r>
        <w:rPr>
          <w:rStyle w:val="FootnoteReference"/>
        </w:rPr>
        <w:footnoteRef/>
      </w:r>
      <w:r>
        <w:t xml:space="preserve"> Latria</w:t>
      </w:r>
    </w:p>
  </w:footnote>
  <w:footnote w:id="895">
    <w:p w14:paraId="6A1BE515" w14:textId="5E13A526" w:rsidR="00A534EB" w:rsidRDefault="00A534EB" w:rsidP="00426715">
      <w:pPr>
        <w:pStyle w:val="footnote"/>
      </w:pPr>
      <w:r>
        <w:rPr>
          <w:rStyle w:val="FootnoteReference"/>
        </w:rPr>
        <w:footnoteRef/>
      </w:r>
      <w:r>
        <w:t xml:space="preserve"> Or, “Sing a hymn to Him, and exalt Him beyond measure unto the ages.”</w:t>
      </w:r>
    </w:p>
  </w:footnote>
  <w:footnote w:id="896">
    <w:p w14:paraId="68D0AB21" w14:textId="61EA66CA" w:rsidR="00A534EB" w:rsidRDefault="00A534EB" w:rsidP="00426715">
      <w:pPr>
        <w:pStyle w:val="footnote"/>
      </w:pPr>
      <w:r>
        <w:rPr>
          <w:rStyle w:val="FootnoteReference"/>
        </w:rPr>
        <w:footnoteRef/>
      </w:r>
      <w:r>
        <w:t xml:space="preserve"> This verse is lacking in the Greek.</w:t>
      </w:r>
    </w:p>
  </w:footnote>
  <w:footnote w:id="897">
    <w:p w14:paraId="26544D11" w14:textId="10502CC8" w:rsidR="00A534EB" w:rsidRDefault="00A534EB"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A534EB" w:rsidRDefault="00A534EB" w:rsidP="007757C9">
      <w:pPr>
        <w:pStyle w:val="footnote"/>
      </w:pPr>
      <w:r>
        <w:rPr>
          <w:rStyle w:val="FootnoteReference"/>
        </w:rPr>
        <w:footnoteRef/>
      </w:r>
      <w:r>
        <w:t xml:space="preserve"> Greek has “sea-monsters”</w:t>
      </w:r>
    </w:p>
  </w:footnote>
  <w:footnote w:id="899">
    <w:p w14:paraId="0ECD7B50" w14:textId="7593729A" w:rsidR="00A534EB" w:rsidRDefault="00A534EB" w:rsidP="007757C9">
      <w:pPr>
        <w:pStyle w:val="footnote"/>
      </w:pPr>
      <w:r>
        <w:rPr>
          <w:rStyle w:val="FootnoteReference"/>
        </w:rPr>
        <w:footnoteRef/>
      </w:r>
      <w:r>
        <w:t xml:space="preserve"> [] not found in Gk.</w:t>
      </w:r>
    </w:p>
  </w:footnote>
  <w:footnote w:id="900">
    <w:p w14:paraId="0A00818E" w14:textId="6F9A1D3E" w:rsidR="00A534EB" w:rsidRDefault="00A534EB"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A534EB" w:rsidRDefault="00A534EB"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A534EB" w:rsidRDefault="00A534EB" w:rsidP="003758F4">
      <w:pPr>
        <w:pStyle w:val="footnote"/>
      </w:pPr>
      <w:r>
        <w:rPr>
          <w:rStyle w:val="FootnoteReference"/>
        </w:rPr>
        <w:footnoteRef/>
      </w:r>
      <w:r>
        <w:t xml:space="preserve"> Or, “Sing a hymn to Him, and exalt Him beyond measure unto the ages.”</w:t>
      </w:r>
    </w:p>
  </w:footnote>
  <w:footnote w:id="903">
    <w:p w14:paraId="3AF01027" w14:textId="77777777" w:rsidR="00A534EB" w:rsidRDefault="00A534EB"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A534EB" w:rsidRDefault="00A534EB" w:rsidP="003758F4">
      <w:pPr>
        <w:pStyle w:val="footnote"/>
      </w:pPr>
      <w:r>
        <w:rPr>
          <w:rStyle w:val="FootnoteReference"/>
        </w:rPr>
        <w:footnoteRef/>
      </w:r>
      <w:r>
        <w:t xml:space="preserve"> [] not found in Gk.</w:t>
      </w:r>
    </w:p>
  </w:footnote>
  <w:footnote w:id="905">
    <w:p w14:paraId="3D357C32" w14:textId="77777777" w:rsidR="00A534EB" w:rsidRDefault="00A534EB"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A534EB" w:rsidRPr="00FD7CBF" w:rsidRDefault="00A534E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A534EB" w:rsidRPr="00FD7CBF" w:rsidRDefault="00A534E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A534EB" w:rsidRDefault="00A534EB"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A534EB" w:rsidRDefault="00A534EB"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A534EB" w:rsidRPr="008D5F3D" w:rsidRDefault="00A534EB" w:rsidP="008D5F3D">
      <w:pPr>
        <w:pStyle w:val="footnote"/>
      </w:pPr>
      <w:r>
        <w:rPr>
          <w:rStyle w:val="FootnoteReference"/>
        </w:rPr>
        <w:footnoteRef/>
      </w:r>
      <w:r>
        <w:t xml:space="preserve"> [JS] Greek has “stars and light,” while Coptic has “stars of light”</w:t>
      </w:r>
    </w:p>
  </w:footnote>
  <w:footnote w:id="911">
    <w:p w14:paraId="6888EF75" w14:textId="7291EAAC" w:rsidR="00A534EB" w:rsidRDefault="00A534EB" w:rsidP="00A17656">
      <w:pPr>
        <w:pStyle w:val="footnote"/>
      </w:pPr>
      <w:r>
        <w:rPr>
          <w:rStyle w:val="FootnoteReference"/>
        </w:rPr>
        <w:footnoteRef/>
      </w:r>
      <w:r>
        <w:t xml:space="preserve"> [JS] Gk has “confession/praise of Him is in the earth and heaven”</w:t>
      </w:r>
    </w:p>
  </w:footnote>
  <w:footnote w:id="912">
    <w:p w14:paraId="0C9270F2" w14:textId="14BEF321" w:rsidR="00A534EB" w:rsidRDefault="00A534EB" w:rsidP="00A17656">
      <w:pPr>
        <w:pStyle w:val="footnote"/>
      </w:pPr>
      <w:r>
        <w:rPr>
          <w:rStyle w:val="FootnoteReference"/>
        </w:rPr>
        <w:footnoteRef/>
      </w:r>
      <w:r>
        <w:t xml:space="preserve"> [JS] literally, “And He will exalt the horn of His people”</w:t>
      </w:r>
    </w:p>
  </w:footnote>
  <w:footnote w:id="913">
    <w:p w14:paraId="2890F7AF" w14:textId="127DC52C" w:rsidR="00A534EB" w:rsidRDefault="00A534EB"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A534EB" w:rsidRDefault="00A534EB" w:rsidP="00680B91">
      <w:pPr>
        <w:pStyle w:val="footnote"/>
      </w:pPr>
      <w:r>
        <w:rPr>
          <w:rStyle w:val="FootnoteReference"/>
        </w:rPr>
        <w:footnoteRef/>
      </w:r>
      <w:r>
        <w:t xml:space="preserve"> Latria</w:t>
      </w:r>
    </w:p>
  </w:footnote>
  <w:footnote w:id="915">
    <w:p w14:paraId="690DC348" w14:textId="77777777" w:rsidR="00A534EB" w:rsidRDefault="00A534E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A534EB" w:rsidRDefault="00A534EB"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A534EB" w:rsidRDefault="00A534E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A534EB" w:rsidRDefault="00A534EB"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A534EB" w:rsidRDefault="00A534EB"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A534EB" w:rsidRPr="00260CA9" w:rsidRDefault="00A534EB"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A534EB" w:rsidRPr="00FD7CBF" w:rsidRDefault="00A534EB"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A534EB" w:rsidRDefault="00A534EB" w:rsidP="006869EE">
      <w:pPr>
        <w:pStyle w:val="footnote"/>
      </w:pPr>
      <w:r>
        <w:rPr>
          <w:rStyle w:val="FootnoteReference"/>
        </w:rPr>
        <w:footnoteRef/>
      </w:r>
      <w:r>
        <w:t xml:space="preserve"> Literally “hegoumens”, as the monastic and priestly orders have been thoroughly confused.</w:t>
      </w:r>
    </w:p>
  </w:footnote>
  <w:footnote w:id="923">
    <w:p w14:paraId="0A9497B1" w14:textId="0D869F60" w:rsidR="00A534EB" w:rsidRDefault="00A534EB" w:rsidP="00B62960">
      <w:pPr>
        <w:pStyle w:val="footnote"/>
      </w:pPr>
      <w:r>
        <w:rPr>
          <w:rStyle w:val="FootnoteReference"/>
        </w:rPr>
        <w:footnoteRef/>
      </w:r>
      <w:r>
        <w:t xml:space="preserve"> “brethren”, because said by a deacon.</w:t>
      </w:r>
    </w:p>
  </w:footnote>
  <w:footnote w:id="924">
    <w:p w14:paraId="620F336B" w14:textId="77777777" w:rsidR="00A534EB" w:rsidRDefault="00A534E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7C34710D" w14:textId="77777777" w:rsidR="00A534EB" w:rsidRDefault="00A534E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02E1F01F" w14:textId="77777777" w:rsidR="00A534EB" w:rsidRDefault="00A534E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0C5740F" w14:textId="77777777" w:rsidR="00A534EB" w:rsidRDefault="00A534EB"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22023008" w14:textId="503D4876" w:rsidR="00A534EB" w:rsidRPr="00B021F8" w:rsidRDefault="00A534EB"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29">
    <w:p w14:paraId="48F95F73" w14:textId="77777777" w:rsidR="00A534EB" w:rsidRDefault="00A534EB" w:rsidP="006869EE">
      <w:pPr>
        <w:pStyle w:val="footnote"/>
      </w:pPr>
      <w:r>
        <w:rPr>
          <w:rStyle w:val="FootnoteReference"/>
        </w:rPr>
        <w:footnoteRef/>
      </w:r>
      <w:r>
        <w:t xml:space="preserve"> Originally, this litany belonged to the Deacon, not the Presbyter. However, it has shifted given the rarity of that order.</w:t>
      </w:r>
    </w:p>
  </w:footnote>
  <w:footnote w:id="930">
    <w:p w14:paraId="250E5D95" w14:textId="22AA8BC5" w:rsidR="00A534EB" w:rsidRDefault="00A534EB" w:rsidP="00E83105">
      <w:pPr>
        <w:pStyle w:val="footnote"/>
      </w:pPr>
      <w:r>
        <w:rPr>
          <w:rStyle w:val="FootnoteReference"/>
        </w:rPr>
        <w:footnoteRef/>
      </w:r>
      <w:r>
        <w:t xml:space="preserve"> Some translations replace “Barbarians” with “those who desire war”</w:t>
      </w:r>
    </w:p>
  </w:footnote>
  <w:footnote w:id="931">
    <w:p w14:paraId="6BD2B85F" w14:textId="3AA00754" w:rsidR="00A534EB" w:rsidRDefault="00A534EB" w:rsidP="00B02DD7">
      <w:pPr>
        <w:pStyle w:val="footnote"/>
      </w:pPr>
      <w:r>
        <w:rPr>
          <w:rStyle w:val="FootnoteReference"/>
        </w:rPr>
        <w:footnoteRef/>
      </w:r>
      <w:r>
        <w:t xml:space="preserve"> Or “assemblies,” i.e. not a group of people, but an action.</w:t>
      </w:r>
    </w:p>
  </w:footnote>
  <w:footnote w:id="932">
    <w:p w14:paraId="69447F9F" w14:textId="7CAFAA2C" w:rsidR="00A534EB" w:rsidRDefault="00A534EB" w:rsidP="00B02DD7">
      <w:pPr>
        <w:pStyle w:val="footnote"/>
      </w:pPr>
      <w:r>
        <w:rPr>
          <w:rStyle w:val="FootnoteReference"/>
        </w:rPr>
        <w:footnoteRef/>
      </w:r>
      <w:r>
        <w:t xml:space="preserve"> Literally, “raise the horn”</w:t>
      </w:r>
    </w:p>
  </w:footnote>
  <w:footnote w:id="933">
    <w:p w14:paraId="1C38F898" w14:textId="533A4129" w:rsidR="00A534EB" w:rsidRPr="00FD7CBF" w:rsidRDefault="00A534E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4">
    <w:p w14:paraId="2C6CD715" w14:textId="77777777" w:rsidR="00A534EB" w:rsidRDefault="00A534EB">
      <w:pPr>
        <w:pStyle w:val="FootnoteText"/>
      </w:pPr>
      <w:r>
        <w:rPr>
          <w:rStyle w:val="FootnoteReference"/>
        </w:rPr>
        <w:footnoteRef/>
      </w:r>
      <w:r>
        <w:t xml:space="preserve"> Acts 7:60</w:t>
      </w:r>
    </w:p>
  </w:footnote>
  <w:footnote w:id="935">
    <w:p w14:paraId="66841CA4" w14:textId="77777777" w:rsidR="00A534EB" w:rsidRDefault="00A534EB" w:rsidP="006B061A">
      <w:pPr>
        <w:pStyle w:val="Footnote0"/>
      </w:pPr>
      <w:r>
        <w:rPr>
          <w:rStyle w:val="FootnoteReference"/>
        </w:rPr>
        <w:footnoteRef/>
      </w:r>
      <w:r>
        <w:t xml:space="preserve"> Literally “virgin monastic”. The traditional English term for a female monastic is not “nun”, but “virgin”.</w:t>
      </w:r>
    </w:p>
  </w:footnote>
  <w:footnote w:id="936">
    <w:p w14:paraId="4603A540" w14:textId="757615F9" w:rsidR="00A534EB" w:rsidRDefault="00A534EB" w:rsidP="00B52F78">
      <w:pPr>
        <w:pStyle w:val="footnote"/>
      </w:pPr>
      <w:r>
        <w:rPr>
          <w:rStyle w:val="FootnoteReference"/>
        </w:rPr>
        <w:footnoteRef/>
      </w:r>
      <w:r>
        <w:t xml:space="preserve"> Composed in English by Heg. Fr. Athanasius Iskander, of Kitchener, Ontario, Canada.</w:t>
      </w:r>
    </w:p>
  </w:footnote>
  <w:footnote w:id="937">
    <w:p w14:paraId="754B9B83" w14:textId="77777777" w:rsidR="00A534EB" w:rsidRDefault="00A534EB">
      <w:pPr>
        <w:pStyle w:val="footnote"/>
        <w:rPr>
          <w:ins w:id="1173" w:author="Brett Slote" w:date="2011-07-21T19:13:00Z"/>
        </w:rPr>
        <w:pPrChange w:id="1174" w:author="Brett Slote" w:date="2011-07-21T20:05:00Z">
          <w:pPr>
            <w:pStyle w:val="FootnoteText"/>
          </w:pPr>
        </w:pPrChange>
      </w:pPr>
      <w:ins w:id="1175" w:author="Brett Slote" w:date="2011-07-21T19:13:00Z">
        <w:r>
          <w:rPr>
            <w:rStyle w:val="FootnoteReference"/>
          </w:rPr>
          <w:footnoteRef/>
        </w:r>
        <w:r>
          <w:t xml:space="preserve"> Numbers 12:7-8</w:t>
        </w:r>
      </w:ins>
    </w:p>
  </w:footnote>
  <w:footnote w:id="938">
    <w:p w14:paraId="7099EBEB" w14:textId="77777777" w:rsidR="00A534EB" w:rsidRDefault="00A534EB">
      <w:pPr>
        <w:pStyle w:val="footnote"/>
        <w:rPr>
          <w:ins w:id="1176" w:author="Brett Slote" w:date="2011-07-21T19:13:00Z"/>
        </w:rPr>
        <w:pPrChange w:id="1177" w:author="Brett Slote" w:date="2011-07-21T20:05:00Z">
          <w:pPr>
            <w:pStyle w:val="FootnoteText"/>
          </w:pPr>
        </w:pPrChange>
      </w:pPr>
      <w:ins w:id="1178" w:author="Brett Slote" w:date="2011-07-21T19:13:00Z">
        <w:r>
          <w:rPr>
            <w:rStyle w:val="FootnoteReference"/>
          </w:rPr>
          <w:footnoteRef/>
        </w:r>
        <w:r>
          <w:t xml:space="preserve"> Exodus 28:1</w:t>
        </w:r>
      </w:ins>
    </w:p>
  </w:footnote>
  <w:footnote w:id="939">
    <w:p w14:paraId="5BFC95F9" w14:textId="77777777" w:rsidR="00A534EB" w:rsidRDefault="00A534EB">
      <w:pPr>
        <w:pStyle w:val="footnote"/>
        <w:rPr>
          <w:ins w:id="1179" w:author="Brett Slote" w:date="2011-07-21T19:13:00Z"/>
        </w:rPr>
        <w:pPrChange w:id="1180" w:author="Brett Slote" w:date="2011-07-21T20:05:00Z">
          <w:pPr>
            <w:pStyle w:val="FootnoteText"/>
          </w:pPr>
        </w:pPrChange>
      </w:pPr>
      <w:ins w:id="1181" w:author="Brett Slote" w:date="2011-07-21T19:13:00Z">
        <w:r>
          <w:rPr>
            <w:rStyle w:val="FootnoteReference"/>
          </w:rPr>
          <w:footnoteRef/>
        </w:r>
        <w:r>
          <w:t xml:space="preserve"> Matthew 16:18</w:t>
        </w:r>
      </w:ins>
    </w:p>
  </w:footnote>
  <w:footnote w:id="940">
    <w:p w14:paraId="04125830" w14:textId="77777777" w:rsidR="00A534EB" w:rsidRDefault="00A534EB">
      <w:pPr>
        <w:pStyle w:val="footnote"/>
        <w:rPr>
          <w:ins w:id="1183" w:author="Brett Slote" w:date="2011-07-21T19:13:00Z"/>
        </w:rPr>
        <w:pPrChange w:id="1184" w:author="Brett Slote" w:date="2011-07-21T20:05:00Z">
          <w:pPr>
            <w:pStyle w:val="FootnoteText"/>
          </w:pPr>
        </w:pPrChange>
      </w:pPr>
      <w:ins w:id="1185" w:author="Brett Slote" w:date="2011-07-21T19:13:00Z">
        <w:r>
          <w:rPr>
            <w:rStyle w:val="FootnoteReference"/>
          </w:rPr>
          <w:footnoteRef/>
        </w:r>
        <w:r>
          <w:t xml:space="preserve"> Psalms 110:4, Hebrews 5:6,10</w:t>
        </w:r>
      </w:ins>
    </w:p>
  </w:footnote>
  <w:footnote w:id="941">
    <w:p w14:paraId="4ECDDE09" w14:textId="77777777" w:rsidR="00A534EB" w:rsidRDefault="00A534EB"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42">
    <w:p w14:paraId="4ACBECBD" w14:textId="77777777" w:rsidR="00A534EB" w:rsidRDefault="00A534EB"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43">
    <w:p w14:paraId="0C45F6F7" w14:textId="77777777" w:rsidR="00A534EB" w:rsidRDefault="00A534EB" w:rsidP="00C0205C">
      <w:pPr>
        <w:pStyle w:val="footnote"/>
      </w:pPr>
      <w:r>
        <w:rPr>
          <w:rStyle w:val="FootnoteReference"/>
          <w:rFonts w:eastAsiaTheme="majorEastAsia"/>
        </w:rPr>
        <w:footnoteRef/>
      </w:r>
      <w:r>
        <w:t xml:space="preserve"> Ps 72:10</w:t>
      </w:r>
    </w:p>
  </w:footnote>
  <w:footnote w:id="944">
    <w:p w14:paraId="73200F36" w14:textId="77777777" w:rsidR="00A534EB" w:rsidRDefault="00A534EB">
      <w:pPr>
        <w:pStyle w:val="FootnoteText"/>
      </w:pPr>
      <w:r>
        <w:rPr>
          <w:rStyle w:val="FootnoteReference"/>
        </w:rPr>
        <w:footnoteRef/>
      </w:r>
      <w:r>
        <w:t xml:space="preserve"> Pope Dioscorus can but substituted here to use this doxology on his feast.</w:t>
      </w:r>
    </w:p>
  </w:footnote>
  <w:footnote w:id="945">
    <w:p w14:paraId="6EE19208" w14:textId="77777777" w:rsidR="00A534EB" w:rsidRDefault="00A534EB" w:rsidP="008B74E6">
      <w:pPr>
        <w:pStyle w:val="footnote"/>
      </w:pPr>
      <w:r>
        <w:rPr>
          <w:rStyle w:val="FootnoteReference"/>
        </w:rPr>
        <w:footnoteRef/>
      </w:r>
      <w:r>
        <w:t xml:space="preserve"> Taken from Byzantine rite hymns in 2016.</w:t>
      </w:r>
    </w:p>
  </w:footnote>
  <w:footnote w:id="946">
    <w:p w14:paraId="10C81BCA" w14:textId="32EF878B" w:rsidR="00A534EB" w:rsidRDefault="00A534EB" w:rsidP="008B74E6">
      <w:pPr>
        <w:pStyle w:val="footnote"/>
      </w:pPr>
      <w:r>
        <w:rPr>
          <w:rStyle w:val="FootnoteReference"/>
        </w:rPr>
        <w:footnoteRef/>
      </w:r>
      <w:r>
        <w:t xml:space="preserve"> Taken from Byzantine rite hymns in 2016.</w:t>
      </w:r>
    </w:p>
  </w:footnote>
  <w:footnote w:id="947">
    <w:p w14:paraId="2FF46E46" w14:textId="77777777" w:rsidR="00A534EB" w:rsidRDefault="00A534EB" w:rsidP="003D4209">
      <w:pPr>
        <w:pStyle w:val="footnote"/>
      </w:pPr>
      <w:r>
        <w:rPr>
          <w:rStyle w:val="FootnoteReference"/>
        </w:rPr>
        <w:footnoteRef/>
      </w:r>
      <w:r>
        <w:t xml:space="preserve"> Dan 12:3</w:t>
      </w:r>
    </w:p>
  </w:footnote>
  <w:footnote w:id="948">
    <w:p w14:paraId="4F373D62" w14:textId="77777777" w:rsidR="00A534EB" w:rsidRDefault="00A534EB" w:rsidP="003D4209">
      <w:pPr>
        <w:pStyle w:val="footnote"/>
      </w:pPr>
      <w:r>
        <w:rPr>
          <w:rStyle w:val="FootnoteReference"/>
        </w:rPr>
        <w:footnoteRef/>
      </w:r>
      <w:r>
        <w:t xml:space="preserve"> The Scetis Valley in Egypt, from which the word “ascetic” comes. Sheheet means “measure of the heart.”</w:t>
      </w:r>
    </w:p>
  </w:footnote>
  <w:footnote w:id="949">
    <w:p w14:paraId="153ABD29" w14:textId="77777777" w:rsidR="00A534EB" w:rsidRDefault="00A534EB" w:rsidP="003D4209">
      <w:pPr>
        <w:pStyle w:val="footnote"/>
      </w:pPr>
      <w:r>
        <w:rPr>
          <w:rStyle w:val="FootnoteReference"/>
        </w:rPr>
        <w:footnoteRef/>
      </w:r>
      <w:r>
        <w:t xml:space="preserve"> Cf Lk 22:30, Mt</w:t>
      </w:r>
      <w:r w:rsidRPr="003D4209">
        <w:rPr>
          <w:rStyle w:val="footnoteChar"/>
        </w:rPr>
        <w:t xml:space="preserve"> </w:t>
      </w:r>
      <w:r>
        <w:t>19:20</w:t>
      </w:r>
    </w:p>
  </w:footnote>
  <w:footnote w:id="950">
    <w:p w14:paraId="0977783C" w14:textId="77777777" w:rsidR="00A534EB" w:rsidRDefault="00A534EB">
      <w:pPr>
        <w:pStyle w:val="FootnoteText"/>
      </w:pPr>
      <w:r>
        <w:rPr>
          <w:rStyle w:val="FootnoteReference"/>
        </w:rPr>
        <w:footnoteRef/>
      </w:r>
      <w:r>
        <w:t xml:space="preserve"> Rev 4:6</w:t>
      </w:r>
    </w:p>
  </w:footnote>
  <w:footnote w:id="951">
    <w:p w14:paraId="474C3AF6" w14:textId="77777777" w:rsidR="00A534EB" w:rsidRDefault="00A534EB" w:rsidP="00C14556">
      <w:pPr>
        <w:pStyle w:val="footnote"/>
        <w:rPr>
          <w:ins w:id="1293" w:author="Brett Slote" w:date="2011-07-19T15:43:00Z"/>
        </w:rPr>
      </w:pPr>
      <w:ins w:id="1294" w:author="Brett Slote" w:date="2011-07-19T15:43:00Z">
        <w:r>
          <w:rPr>
            <w:rStyle w:val="FootnoteReference"/>
          </w:rPr>
          <w:footnoteRef/>
        </w:r>
        <w:r>
          <w:t xml:space="preserve"> or supplications/intercessions</w:t>
        </w:r>
      </w:ins>
    </w:p>
  </w:footnote>
  <w:footnote w:id="952">
    <w:p w14:paraId="527ECCCD" w14:textId="77777777" w:rsidR="00A534EB" w:rsidRDefault="00A534EB">
      <w:pPr>
        <w:pStyle w:val="footnote"/>
        <w:rPr>
          <w:ins w:id="1295" w:author="Brett Slote" w:date="2011-07-19T15:43:00Z"/>
        </w:rPr>
        <w:pPrChange w:id="1296" w:author="Brett Slote" w:date="2011-07-21T19:56:00Z">
          <w:pPr>
            <w:pStyle w:val="FootnoteText"/>
          </w:pPr>
        </w:pPrChange>
      </w:pPr>
      <w:ins w:id="1297" w:author="Brett Slote" w:date="2011-07-19T15:43:00Z">
        <w:r>
          <w:rPr>
            <w:rStyle w:val="FootnoteReference"/>
          </w:rPr>
          <w:footnoteRef/>
        </w:r>
        <w:r>
          <w:t xml:space="preserve"> Joel 3:13 – but I’m trying to remember something that says “the harvest is full and the wheat plentiful”</w:t>
        </w:r>
      </w:ins>
    </w:p>
  </w:footnote>
  <w:footnote w:id="953">
    <w:p w14:paraId="6583C1B7" w14:textId="77777777" w:rsidR="00A534EB" w:rsidRDefault="00A534EB">
      <w:pPr>
        <w:pStyle w:val="footnote"/>
        <w:rPr>
          <w:ins w:id="1298" w:author="Brett Slote" w:date="2011-07-19T15:43:00Z"/>
          <w:rFonts w:ascii="Antonious" w:hAnsi="Antonious" w:cs="Antonious"/>
        </w:rPr>
        <w:pPrChange w:id="1299" w:author="Brett Slote" w:date="2011-07-21T19:56:00Z">
          <w:pPr>
            <w:widowControl w:val="0"/>
            <w:autoSpaceDE w:val="0"/>
            <w:autoSpaceDN w:val="0"/>
            <w:adjustRightInd w:val="0"/>
          </w:pPr>
        </w:pPrChange>
      </w:pPr>
      <w:ins w:id="13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4">
    <w:p w14:paraId="3A76C60E" w14:textId="214D0337" w:rsidR="00A534EB" w:rsidRDefault="00A534EB"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5">
    <w:p w14:paraId="0CF37F72" w14:textId="7D818E4C" w:rsidR="00A534EB" w:rsidRDefault="00A534EB" w:rsidP="00E64404">
      <w:pPr>
        <w:pStyle w:val="footnote"/>
      </w:pPr>
      <w:r>
        <w:rPr>
          <w:rStyle w:val="FootnoteReference"/>
        </w:rPr>
        <w:footnoteRef/>
      </w:r>
      <w:r>
        <w:t xml:space="preserve"> Modified into the style of a Coptic Doxology from the Byzantine Rite hymns in 2016. </w:t>
      </w:r>
    </w:p>
  </w:footnote>
  <w:footnote w:id="956">
    <w:p w14:paraId="3B864A3D" w14:textId="77777777" w:rsidR="00A534EB" w:rsidRDefault="00A534EB" w:rsidP="00325E43">
      <w:pPr>
        <w:pStyle w:val="footnote"/>
      </w:pPr>
      <w:r>
        <w:rPr>
          <w:rStyle w:val="FootnoteReference"/>
        </w:rPr>
        <w:footnoteRef/>
      </w:r>
      <w:r>
        <w:t xml:space="preserve"> Modified into the style of a Coptic Doxology from the Byzantine Rite hymns in 2016. </w:t>
      </w:r>
    </w:p>
  </w:footnote>
  <w:footnote w:id="957">
    <w:p w14:paraId="0AAB833E" w14:textId="77777777" w:rsidR="00A534EB" w:rsidRDefault="00A534EB" w:rsidP="00935F13">
      <w:pPr>
        <w:pStyle w:val="footnote"/>
      </w:pPr>
      <w:r>
        <w:rPr>
          <w:rStyle w:val="FootnoteReference"/>
        </w:rPr>
        <w:footnoteRef/>
      </w:r>
      <w:r>
        <w:t xml:space="preserve"> Rev 4:4</w:t>
      </w:r>
    </w:p>
  </w:footnote>
  <w:footnote w:id="958">
    <w:p w14:paraId="70D69B5E" w14:textId="77777777" w:rsidR="00A534EB" w:rsidRDefault="00A534EB" w:rsidP="00935F13">
      <w:pPr>
        <w:pStyle w:val="footnote"/>
      </w:pPr>
      <w:r>
        <w:rPr>
          <w:rStyle w:val="FootnoteReference"/>
        </w:rPr>
        <w:footnoteRef/>
      </w:r>
      <w:r>
        <w:t xml:space="preserve"> Rev 5:8</w:t>
      </w:r>
    </w:p>
  </w:footnote>
  <w:footnote w:id="959">
    <w:p w14:paraId="741347AD" w14:textId="77777777" w:rsidR="00A534EB" w:rsidRDefault="00A534EB">
      <w:pPr>
        <w:pStyle w:val="footnote"/>
        <w:rPr>
          <w:ins w:id="1330" w:author="Brett Slote" w:date="2011-07-19T18:33:00Z"/>
        </w:rPr>
        <w:pPrChange w:id="1331" w:author="Brett Slote" w:date="2011-07-21T19:58:00Z">
          <w:pPr>
            <w:pStyle w:val="FootnoteText"/>
          </w:pPr>
        </w:pPrChange>
      </w:pPr>
      <w:ins w:id="1332" w:author="Brett Slote" w:date="2011-07-19T18:33:00Z">
        <w:r w:rsidRPr="00C96A85">
          <w:rPr>
            <w:rStyle w:val="FootnoteReference"/>
            <w:vertAlign w:val="baseline"/>
          </w:rPr>
          <w:footnoteRef/>
        </w:r>
        <w:r w:rsidRPr="00C96A85">
          <w:t xml:space="preserve"> Ephesians 6:11</w:t>
        </w:r>
      </w:ins>
      <w:r>
        <w:t xml:space="preserve"> </w:t>
      </w:r>
      <w:ins w:id="1333" w:author="Brett Slote" w:date="2011-07-19T18:33:00Z">
        <w:r w:rsidRPr="00C96A85">
          <w:t>(Literally: “all the girding”)</w:t>
        </w:r>
      </w:ins>
    </w:p>
  </w:footnote>
  <w:footnote w:id="960">
    <w:p w14:paraId="22B1B2A8" w14:textId="77777777" w:rsidR="00A534EB" w:rsidRDefault="00A534EB">
      <w:pPr>
        <w:pStyle w:val="footnote"/>
        <w:rPr>
          <w:ins w:id="1336" w:author="Brett Slote" w:date="2011-07-19T18:34:00Z"/>
        </w:rPr>
        <w:pPrChange w:id="1337" w:author="Brett Slote" w:date="2011-07-21T19:58:00Z">
          <w:pPr>
            <w:pStyle w:val="FootnoteText"/>
          </w:pPr>
        </w:pPrChange>
      </w:pPr>
      <w:ins w:id="1338" w:author="Brett Slote" w:date="2011-07-19T18:34:00Z">
        <w:r>
          <w:rPr>
            <w:rStyle w:val="FootnoteReference"/>
          </w:rPr>
          <w:footnoteRef/>
        </w:r>
        <w:r>
          <w:t xml:space="preserve"> Col 3:1</w:t>
        </w:r>
      </w:ins>
    </w:p>
  </w:footnote>
  <w:footnote w:id="961">
    <w:p w14:paraId="2F80CBFF" w14:textId="77777777" w:rsidR="00A534EB" w:rsidRDefault="00A534EB" w:rsidP="00F4564C">
      <w:pPr>
        <w:pStyle w:val="footnote"/>
      </w:pPr>
      <w:r>
        <w:rPr>
          <w:rStyle w:val="FootnoteReference"/>
        </w:rPr>
        <w:footnoteRef/>
      </w:r>
      <w:r>
        <w:t xml:space="preserve"> Modified into the style of a Coptic Doxology from the Byzantine Rite hymns in 2016. </w:t>
      </w:r>
    </w:p>
  </w:footnote>
  <w:footnote w:id="962">
    <w:p w14:paraId="0F21DE2B" w14:textId="77777777" w:rsidR="00A534EB" w:rsidRDefault="00A534EB" w:rsidP="00F4564C">
      <w:pPr>
        <w:pStyle w:val="footnote"/>
      </w:pPr>
      <w:r>
        <w:rPr>
          <w:rStyle w:val="FootnoteReference"/>
        </w:rPr>
        <w:footnoteRef/>
      </w:r>
      <w:r>
        <w:t xml:space="preserve"> Modified into the style of a Coptic Doxology from the Byzantine Rite hymns in 2016. </w:t>
      </w:r>
    </w:p>
  </w:footnote>
  <w:footnote w:id="963">
    <w:p w14:paraId="26B5BB59" w14:textId="77777777" w:rsidR="00A534EB" w:rsidRDefault="00A534EB" w:rsidP="002A29E0">
      <w:pPr>
        <w:pStyle w:val="footnote"/>
      </w:pPr>
      <w:r>
        <w:rPr>
          <w:rStyle w:val="FootnoteReference"/>
        </w:rPr>
        <w:footnoteRef/>
      </w:r>
      <w:r>
        <w:t xml:space="preserve"> Modified into the style of a Coptic Doxology from the Byzantine Rite hymns in 2016. </w:t>
      </w:r>
    </w:p>
  </w:footnote>
  <w:footnote w:id="964">
    <w:p w14:paraId="515A7079" w14:textId="77777777" w:rsidR="00A534EB" w:rsidRDefault="00A534E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5">
    <w:p w14:paraId="11CE8A3A" w14:textId="77777777" w:rsidR="00A534EB" w:rsidRDefault="00A534E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6">
    <w:p w14:paraId="40B3C553" w14:textId="77777777" w:rsidR="00A534EB" w:rsidRDefault="00A534E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7">
    <w:p w14:paraId="161FA5C9" w14:textId="726A1A97" w:rsidR="00A534EB" w:rsidRDefault="00A534EB"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8">
    <w:p w14:paraId="5727BFD3" w14:textId="77777777" w:rsidR="00A534EB" w:rsidRDefault="00A534EB"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9">
    <w:p w14:paraId="5AA889F2" w14:textId="77777777" w:rsidR="00A534EB" w:rsidRDefault="00A534EB">
      <w:pPr>
        <w:pStyle w:val="footnote"/>
        <w:rPr>
          <w:ins w:id="1388" w:author="Brett Slote" w:date="2011-07-21T19:00:00Z"/>
        </w:rPr>
        <w:pPrChange w:id="1389" w:author="Brett Slote" w:date="2011-07-21T20:03:00Z">
          <w:pPr>
            <w:pStyle w:val="FootnoteText"/>
          </w:pPr>
        </w:pPrChange>
      </w:pPr>
      <w:ins w:id="1390" w:author="Brett Slote" w:date="2011-07-21T19:00:00Z">
        <w:r>
          <w:rPr>
            <w:rStyle w:val="FootnoteReference"/>
          </w:rPr>
          <w:footnoteRef/>
        </w:r>
        <w:r>
          <w:t xml:space="preserve"> Need to do some research into the name of this man in English</w:t>
        </w:r>
      </w:ins>
    </w:p>
  </w:footnote>
  <w:footnote w:id="970">
    <w:p w14:paraId="6E951873" w14:textId="77777777" w:rsidR="00A534EB" w:rsidRDefault="00A534EB" w:rsidP="002A29E0">
      <w:pPr>
        <w:pStyle w:val="footnote"/>
      </w:pPr>
      <w:r>
        <w:rPr>
          <w:rStyle w:val="FootnoteReference"/>
        </w:rPr>
        <w:footnoteRef/>
      </w:r>
      <w:r>
        <w:t xml:space="preserve"> Modified into the style of a Coptic Doxology from the Byzantine Rite hymns in 2016. </w:t>
      </w:r>
    </w:p>
  </w:footnote>
  <w:footnote w:id="971">
    <w:p w14:paraId="76640201" w14:textId="77777777" w:rsidR="00A534EB" w:rsidRDefault="00A534EB" w:rsidP="002A29E0">
      <w:pPr>
        <w:pStyle w:val="footnote"/>
      </w:pPr>
      <w:r>
        <w:rPr>
          <w:rStyle w:val="FootnoteReference"/>
        </w:rPr>
        <w:footnoteRef/>
      </w:r>
      <w:r>
        <w:t xml:space="preserve"> Modified into the style of a Coptic Doxology from the Byzantine Rite hymns in 2016. </w:t>
      </w:r>
    </w:p>
  </w:footnote>
  <w:footnote w:id="972">
    <w:p w14:paraId="392B3FA1" w14:textId="77777777" w:rsidR="00A534EB" w:rsidRDefault="00A534EB" w:rsidP="002A29E0">
      <w:pPr>
        <w:pStyle w:val="footnote"/>
      </w:pPr>
      <w:r>
        <w:rPr>
          <w:rStyle w:val="FootnoteReference"/>
        </w:rPr>
        <w:footnoteRef/>
      </w:r>
      <w:r>
        <w:t xml:space="preserve"> Modified into the style of a Coptic Doxology from the Byzantine Rite hymns in 2016. </w:t>
      </w:r>
    </w:p>
  </w:footnote>
  <w:footnote w:id="973">
    <w:p w14:paraId="4DD173AD" w14:textId="50F9B05A" w:rsidR="00A534EB" w:rsidRDefault="00A534EB" w:rsidP="00B52F78">
      <w:pPr>
        <w:pStyle w:val="footnote"/>
      </w:pPr>
      <w:r>
        <w:rPr>
          <w:rStyle w:val="FootnoteReference"/>
        </w:rPr>
        <w:footnoteRef/>
      </w:r>
      <w:r>
        <w:t xml:space="preserve"> Though not found on the Coptic Calendar, as one of the 318 gathered at Nicaea, it is fitting to venerate St. Spyridon.</w:t>
      </w:r>
    </w:p>
  </w:footnote>
  <w:footnote w:id="974">
    <w:p w14:paraId="539218C4" w14:textId="77777777" w:rsidR="00A534EB" w:rsidRDefault="00A534EB" w:rsidP="002A29E0">
      <w:pPr>
        <w:pStyle w:val="footnote"/>
      </w:pPr>
      <w:r>
        <w:rPr>
          <w:rStyle w:val="FootnoteReference"/>
        </w:rPr>
        <w:footnoteRef/>
      </w:r>
      <w:r>
        <w:t xml:space="preserve"> Modified into the style of a Coptic Doxology from the Byzantine Rite hymns in 2016. </w:t>
      </w:r>
    </w:p>
  </w:footnote>
  <w:footnote w:id="975">
    <w:p w14:paraId="1E132703" w14:textId="77777777" w:rsidR="00A534EB" w:rsidRDefault="00A534EB" w:rsidP="00D94D36">
      <w:pPr>
        <w:pStyle w:val="footnote"/>
      </w:pPr>
      <w:r>
        <w:rPr>
          <w:rStyle w:val="FootnoteReference"/>
        </w:rPr>
        <w:footnoteRef/>
      </w:r>
      <w:r>
        <w:t xml:space="preserve"> Modified into the style of a Coptic Doxology from the Byzantine Rite hymns in 2016. </w:t>
      </w:r>
    </w:p>
  </w:footnote>
  <w:footnote w:id="976">
    <w:p w14:paraId="0EC0EB26" w14:textId="77777777" w:rsidR="00A534EB" w:rsidRDefault="00A534EB"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7">
    <w:p w14:paraId="1A09C94E" w14:textId="77777777" w:rsidR="00A534EB" w:rsidRDefault="00A534EB" w:rsidP="00073003">
      <w:pPr>
        <w:pStyle w:val="footnote"/>
      </w:pPr>
      <w:r>
        <w:rPr>
          <w:rStyle w:val="FootnoteReference"/>
        </w:rPr>
        <w:footnoteRef/>
      </w:r>
      <w:r>
        <w:t xml:space="preserve"> Revelation 7:2</w:t>
      </w:r>
    </w:p>
  </w:footnote>
  <w:footnote w:id="978">
    <w:p w14:paraId="047C672B" w14:textId="77777777" w:rsidR="00A534EB" w:rsidRDefault="00A534EB" w:rsidP="00073003">
      <w:pPr>
        <w:pStyle w:val="footnote"/>
      </w:pPr>
      <w:r>
        <w:rPr>
          <w:rStyle w:val="FootnoteReference"/>
        </w:rPr>
        <w:footnoteRef/>
      </w:r>
      <w:r>
        <w:t xml:space="preserve"> Revelation 7:3</w:t>
      </w:r>
    </w:p>
  </w:footnote>
  <w:footnote w:id="979">
    <w:p w14:paraId="338E8815" w14:textId="77777777" w:rsidR="00A534EB" w:rsidRDefault="00A534EB"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80">
    <w:p w14:paraId="7E074E97" w14:textId="77777777" w:rsidR="00A534EB" w:rsidRDefault="00A534EB" w:rsidP="00BC160E">
      <w:pPr>
        <w:pStyle w:val="footnote"/>
      </w:pPr>
      <w:r>
        <w:rPr>
          <w:rStyle w:val="FootnoteReference"/>
        </w:rPr>
        <w:footnoteRef/>
      </w:r>
      <w:r>
        <w:t xml:space="preserve"> John 13:25</w:t>
      </w:r>
    </w:p>
  </w:footnote>
  <w:footnote w:id="981">
    <w:p w14:paraId="0E087572" w14:textId="27E962C9" w:rsidR="00A534EB" w:rsidRDefault="00A534EB"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82">
    <w:p w14:paraId="795EE333" w14:textId="77777777" w:rsidR="00A534EB" w:rsidRDefault="00A534EB" w:rsidP="00B53E05">
      <w:pPr>
        <w:pStyle w:val="footnote"/>
      </w:pPr>
      <w:r>
        <w:rPr>
          <w:rStyle w:val="FootnoteReference"/>
        </w:rPr>
        <w:footnoteRef/>
      </w:r>
      <w:r>
        <w:t xml:space="preserve"> Normally reserved for the Theotokos.</w:t>
      </w:r>
    </w:p>
  </w:footnote>
  <w:footnote w:id="983">
    <w:p w14:paraId="483F0E8B" w14:textId="77777777" w:rsidR="00A534EB" w:rsidRDefault="00A534EB" w:rsidP="00B53E05">
      <w:pPr>
        <w:pStyle w:val="footnote"/>
      </w:pPr>
      <w:r>
        <w:rPr>
          <w:rStyle w:val="FootnoteReference"/>
        </w:rPr>
        <w:footnoteRef/>
      </w:r>
      <w:r>
        <w:t xml:space="preserve"> The law of righteousness, not the Law of the Old Covenant.</w:t>
      </w:r>
    </w:p>
  </w:footnote>
  <w:footnote w:id="984">
    <w:p w14:paraId="361DBD71" w14:textId="77777777" w:rsidR="00A534EB" w:rsidRDefault="00A534EB" w:rsidP="00662600">
      <w:pPr>
        <w:pStyle w:val="footnote"/>
      </w:pPr>
      <w:r>
        <w:rPr>
          <w:rStyle w:val="FootnoteReference"/>
        </w:rPr>
        <w:footnoteRef/>
      </w:r>
      <w:r>
        <w:t xml:space="preserve"> Or image</w:t>
      </w:r>
    </w:p>
  </w:footnote>
  <w:footnote w:id="985">
    <w:p w14:paraId="2DF974D0" w14:textId="77777777" w:rsidR="00A534EB" w:rsidRDefault="00A534EB">
      <w:pPr>
        <w:pStyle w:val="footnote"/>
        <w:rPr>
          <w:ins w:id="1497" w:author="Brett Slote" w:date="2011-07-21T18:57:00Z"/>
        </w:rPr>
        <w:pPrChange w:id="1498" w:author="Brett Slote" w:date="2011-07-21T20:03:00Z">
          <w:pPr>
            <w:pStyle w:val="FootnoteText"/>
          </w:pPr>
        </w:pPrChange>
      </w:pPr>
      <w:ins w:id="1499" w:author="Brett Slote" w:date="2011-07-21T18:57:00Z">
        <w:r>
          <w:rPr>
            <w:rStyle w:val="FootnoteReference"/>
          </w:rPr>
          <w:footnoteRef/>
        </w:r>
        <w:r>
          <w:t xml:space="preserve"> Colossians 3:14</w:t>
        </w:r>
      </w:ins>
    </w:p>
  </w:footnote>
  <w:footnote w:id="986">
    <w:p w14:paraId="371983D9" w14:textId="0B3CAEFE" w:rsidR="00A534EB" w:rsidRDefault="00A534EB" w:rsidP="006035EE">
      <w:pPr>
        <w:pStyle w:val="footnote"/>
      </w:pPr>
      <w:r>
        <w:rPr>
          <w:rStyle w:val="FootnoteReference"/>
        </w:rPr>
        <w:footnoteRef/>
      </w:r>
      <w:r>
        <w:t xml:space="preserve"> Composed in A.D. 2016 in English for St. George’s Ministry to the British people.</w:t>
      </w:r>
    </w:p>
  </w:footnote>
  <w:footnote w:id="987">
    <w:p w14:paraId="56032475" w14:textId="77777777" w:rsidR="00A534EB" w:rsidRDefault="00A534EB" w:rsidP="00E22010">
      <w:pPr>
        <w:pStyle w:val="footnote"/>
      </w:pPr>
      <w:r>
        <w:rPr>
          <w:rStyle w:val="FootnoteReference"/>
        </w:rPr>
        <w:footnoteRef/>
      </w:r>
      <w:r>
        <w:t xml:space="preserve"> 2 Tim 4:7</w:t>
      </w:r>
    </w:p>
  </w:footnote>
  <w:footnote w:id="988">
    <w:p w14:paraId="519A6EA0" w14:textId="77777777" w:rsidR="00A534EB" w:rsidRDefault="00A534EB" w:rsidP="00E22010">
      <w:pPr>
        <w:pStyle w:val="footnote"/>
      </w:pPr>
      <w:r>
        <w:rPr>
          <w:rStyle w:val="FootnoteReference"/>
        </w:rPr>
        <w:footnoteRef/>
      </w:r>
      <w:r>
        <w:t xml:space="preserve"> 2 Tim 4:8</w:t>
      </w:r>
    </w:p>
  </w:footnote>
  <w:footnote w:id="989">
    <w:p w14:paraId="2C92CCF6" w14:textId="77777777" w:rsidR="00A534EB" w:rsidRDefault="00A534EB" w:rsidP="001779C0">
      <w:pPr>
        <w:pStyle w:val="footnote"/>
      </w:pPr>
      <w:r>
        <w:rPr>
          <w:rStyle w:val="FootnoteReference"/>
        </w:rPr>
        <w:footnoteRef/>
      </w:r>
      <w:r>
        <w:t xml:space="preserve"> Composed in Coptic and Arabic by H.G. Bishop Demetrius of Malawi circa A.D. 2000.</w:t>
      </w:r>
    </w:p>
  </w:footnote>
  <w:footnote w:id="990">
    <w:p w14:paraId="16CDD53B" w14:textId="77777777" w:rsidR="00A534EB" w:rsidRDefault="00A534EB"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91">
    <w:p w14:paraId="717A066E" w14:textId="77777777" w:rsidR="00A534EB" w:rsidRDefault="00A534EB">
      <w:pPr>
        <w:pStyle w:val="footnote"/>
        <w:rPr>
          <w:ins w:id="1562" w:author="Brett Slote" w:date="2011-07-21T18:45:00Z"/>
        </w:rPr>
        <w:pPrChange w:id="1563" w:author="Brett Slote" w:date="2011-07-21T20:01:00Z">
          <w:pPr>
            <w:pStyle w:val="FootnoteText"/>
          </w:pPr>
        </w:pPrChange>
      </w:pPr>
      <w:ins w:id="1564" w:author="Brett Slote" w:date="2011-07-21T18:45:00Z">
        <w:r>
          <w:rPr>
            <w:rStyle w:val="FootnoteReference"/>
          </w:rPr>
          <w:footnoteRef/>
        </w:r>
        <w:r>
          <w:t xml:space="preserve"> Daniel 12:3</w:t>
        </w:r>
      </w:ins>
    </w:p>
  </w:footnote>
  <w:footnote w:id="992">
    <w:p w14:paraId="7155AD88" w14:textId="77777777" w:rsidR="00A534EB" w:rsidRDefault="00A534EB">
      <w:pPr>
        <w:pStyle w:val="footnote"/>
        <w:rPr>
          <w:ins w:id="1565" w:author="Brett Slote" w:date="2011-07-21T18:46:00Z"/>
        </w:rPr>
        <w:pPrChange w:id="1566" w:author="Brett Slote" w:date="2011-07-21T20:01:00Z">
          <w:pPr>
            <w:pStyle w:val="FootnoteText"/>
          </w:pPr>
        </w:pPrChange>
      </w:pPr>
      <w:ins w:id="1567" w:author="Brett Slote" w:date="2011-07-21T18:46:00Z">
        <w:r>
          <w:rPr>
            <w:rStyle w:val="FootnoteReference"/>
          </w:rPr>
          <w:footnoteRef/>
        </w:r>
        <w:r>
          <w:t xml:space="preserve"> Literally: all you monastic folk</w:t>
        </w:r>
      </w:ins>
    </w:p>
  </w:footnote>
  <w:footnote w:id="993">
    <w:p w14:paraId="7EEF391B" w14:textId="77777777" w:rsidR="00A534EB" w:rsidRDefault="00A534EB">
      <w:pPr>
        <w:pStyle w:val="FootnoteText"/>
      </w:pPr>
      <w:r>
        <w:rPr>
          <w:rStyle w:val="FootnoteReference"/>
        </w:rPr>
        <w:footnoteRef/>
      </w:r>
      <w:r>
        <w:t xml:space="preserve"> Published by Abouna Matta El-Maskeen of St. Macarius’ Monastery.</w:t>
      </w:r>
    </w:p>
  </w:footnote>
  <w:footnote w:id="994">
    <w:p w14:paraId="6BC2BFA9" w14:textId="77777777" w:rsidR="00A534EB" w:rsidRDefault="00A534EB"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5">
    <w:p w14:paraId="13898138" w14:textId="3CDF7BE3" w:rsidR="00A534EB" w:rsidRPr="00FD7CBF" w:rsidRDefault="00A534EB"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6">
    <w:p w14:paraId="3A6EC701" w14:textId="77777777" w:rsidR="00A534EB" w:rsidRDefault="00A534EB" w:rsidP="00670C79">
      <w:pPr>
        <w:pStyle w:val="footnote"/>
      </w:pPr>
      <w:r>
        <w:rPr>
          <w:rStyle w:val="FootnoteReference"/>
        </w:rPr>
        <w:footnoteRef/>
      </w:r>
      <w:r>
        <w:t xml:space="preserve"> Modern day Ethiopia and Eritrea.</w:t>
      </w:r>
    </w:p>
  </w:footnote>
  <w:footnote w:id="997">
    <w:p w14:paraId="46D5577E" w14:textId="77777777" w:rsidR="00A534EB" w:rsidRDefault="00A534EB" w:rsidP="0047441D">
      <w:pPr>
        <w:pStyle w:val="footnote"/>
      </w:pPr>
      <w:r>
        <w:rPr>
          <w:rStyle w:val="FootnoteReference"/>
        </w:rPr>
        <w:footnoteRef/>
      </w:r>
      <w:r>
        <w:t xml:space="preserve"> St. F</w:t>
      </w:r>
      <w:r w:rsidRPr="006422C6">
        <w:t>rumentius</w:t>
      </w:r>
      <w:r>
        <w:t>, whom the Ethiopians called “Abune Selama.”</w:t>
      </w:r>
    </w:p>
  </w:footnote>
  <w:footnote w:id="998">
    <w:p w14:paraId="2F5E6ED4" w14:textId="52CEBBCB" w:rsidR="00A534EB" w:rsidRDefault="00A534EB" w:rsidP="00BD2B3F">
      <w:pPr>
        <w:pStyle w:val="footnote"/>
      </w:pPr>
      <w:r>
        <w:rPr>
          <w:rStyle w:val="FootnoteReference"/>
        </w:rPr>
        <w:footnoteRef/>
      </w:r>
      <w:r>
        <w:t xml:space="preserve"> Adapted from the hymn of St. Severus of Antioch, in 2015 in English.</w:t>
      </w:r>
    </w:p>
  </w:footnote>
  <w:footnote w:id="999">
    <w:p w14:paraId="018A465B" w14:textId="77777777" w:rsidR="00A534EB" w:rsidRDefault="00A534EB">
      <w:pPr>
        <w:pStyle w:val="footnote"/>
        <w:rPr>
          <w:ins w:id="1654" w:author="Brett Slote" w:date="2011-07-21T19:11:00Z"/>
        </w:rPr>
        <w:pPrChange w:id="1655" w:author="Brett Slote" w:date="2011-07-21T20:05:00Z">
          <w:pPr>
            <w:pStyle w:val="FootnoteText"/>
          </w:pPr>
        </w:pPrChange>
      </w:pPr>
      <w:ins w:id="1656" w:author="Brett Slote" w:date="2011-07-21T19:11:00Z">
        <w:r>
          <w:rPr>
            <w:rStyle w:val="FootnoteReference"/>
          </w:rPr>
          <w:footnoteRef/>
        </w:r>
        <w:r>
          <w:t xml:space="preserve"> Psalm 41:1</w:t>
        </w:r>
      </w:ins>
    </w:p>
  </w:footnote>
  <w:footnote w:id="1000">
    <w:p w14:paraId="30B9D2C6" w14:textId="77777777" w:rsidR="00A534EB" w:rsidRDefault="00A534EB"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01">
    <w:p w14:paraId="63D7B4DE" w14:textId="77777777" w:rsidR="00A534EB" w:rsidRDefault="00A534EB"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02">
    <w:p w14:paraId="6542A42A" w14:textId="77777777" w:rsidR="00A534EB" w:rsidRDefault="00A534EB"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03">
    <w:p w14:paraId="48A0DCFD" w14:textId="77777777" w:rsidR="00A534EB" w:rsidRDefault="00A534EB" w:rsidP="006D27E4">
      <w:pPr>
        <w:pStyle w:val="Footnote0"/>
      </w:pPr>
      <w:r>
        <w:rPr>
          <w:rStyle w:val="FootnoteReference"/>
        </w:rPr>
        <w:footnoteRef/>
      </w:r>
      <w:r>
        <w:t xml:space="preserve"> In modern day Libya</w:t>
      </w:r>
    </w:p>
  </w:footnote>
  <w:footnote w:id="1004">
    <w:p w14:paraId="5E4AA7CE" w14:textId="77777777" w:rsidR="00A534EB" w:rsidRDefault="00A534EB">
      <w:pPr>
        <w:pStyle w:val="footnote"/>
        <w:rPr>
          <w:ins w:id="1681" w:author="Brett Slote" w:date="2011-07-21T18:49:00Z"/>
        </w:rPr>
        <w:pPrChange w:id="1682" w:author="Brett Slote" w:date="2011-07-21T20:02:00Z">
          <w:pPr>
            <w:pStyle w:val="FootnoteText"/>
          </w:pPr>
        </w:pPrChange>
      </w:pPr>
      <w:ins w:id="1683" w:author="Brett Slote" w:date="2011-07-21T18:49:00Z">
        <w:r>
          <w:rPr>
            <w:rStyle w:val="FootnoteReference"/>
          </w:rPr>
          <w:footnoteRef/>
        </w:r>
        <w:r>
          <w:t xml:space="preserve"> Note that </w:t>
        </w:r>
        <w:r w:rsidRPr="003A78C2">
          <w:rPr>
            <w:rFonts w:ascii="CS Avva Shenouda" w:hAnsi="CS Avva Shenouda"/>
            <w:rPrChange w:id="1684" w:author="Brett Slote" w:date="2011-07-21T20:02:00Z">
              <w:rPr>
                <w:rFonts w:ascii="Antonious Normal" w:hAnsi="Antonious Normal"/>
              </w:rPr>
            </w:rPrChange>
          </w:rPr>
          <w:t>twou</w:t>
        </w:r>
        <w:r>
          <w:t xml:space="preserve"> is used as mountain and desert interchangeably in Coptic monastic literature</w:t>
        </w:r>
      </w:ins>
    </w:p>
  </w:footnote>
  <w:footnote w:id="1005">
    <w:p w14:paraId="71147821" w14:textId="77777777" w:rsidR="00A534EB" w:rsidRDefault="00A534EB">
      <w:pPr>
        <w:pStyle w:val="footnote"/>
        <w:rPr>
          <w:ins w:id="1685" w:author="Brett Slote" w:date="2011-07-21T18:50:00Z"/>
        </w:rPr>
        <w:pPrChange w:id="1686" w:author="Brett Slote" w:date="2011-07-21T20:02:00Z">
          <w:pPr>
            <w:pStyle w:val="FootnoteText"/>
          </w:pPr>
        </w:pPrChange>
      </w:pPr>
      <w:ins w:id="1687" w:author="Brett Slote" w:date="2011-07-21T18:50:00Z">
        <w:r>
          <w:rPr>
            <w:rStyle w:val="FootnoteReference"/>
          </w:rPr>
          <w:footnoteRef/>
        </w:r>
        <w:r>
          <w:t xml:space="preserve"> US book has “travails of torment” – but it’s not possessive.</w:t>
        </w:r>
      </w:ins>
    </w:p>
  </w:footnote>
  <w:footnote w:id="1006">
    <w:p w14:paraId="39517237" w14:textId="77777777" w:rsidR="00A534EB" w:rsidRDefault="00A534EB">
      <w:pPr>
        <w:pStyle w:val="footnote"/>
        <w:rPr>
          <w:ins w:id="1688" w:author="Brett Slote" w:date="2011-07-21T18:49:00Z"/>
        </w:rPr>
        <w:pPrChange w:id="1689" w:author="Brett Slote" w:date="2011-07-21T20:02:00Z">
          <w:pPr>
            <w:pStyle w:val="FootnoteText"/>
          </w:pPr>
        </w:pPrChange>
      </w:pPr>
      <w:ins w:id="1690" w:author="Brett Slote" w:date="2011-07-21T18:49:00Z">
        <w:r>
          <w:rPr>
            <w:rStyle w:val="FootnoteReference"/>
          </w:rPr>
          <w:footnoteRef/>
        </w:r>
        <w:r>
          <w:t xml:space="preserve"> 1 Peter 1:4</w:t>
        </w:r>
      </w:ins>
    </w:p>
  </w:footnote>
  <w:footnote w:id="1007">
    <w:p w14:paraId="049774F0" w14:textId="77777777" w:rsidR="00A534EB" w:rsidRDefault="00A534EB" w:rsidP="00E77C68">
      <w:pPr>
        <w:pStyle w:val="footnote"/>
      </w:pPr>
      <w:r>
        <w:rPr>
          <w:rStyle w:val="FootnoteReference"/>
        </w:rPr>
        <w:footnoteRef/>
      </w:r>
      <w:r>
        <w:t xml:space="preserve"> The Coptic has “Three names, one God,” which is the heresy of modalism, and certainly was not said at Ephesus.</w:t>
      </w:r>
    </w:p>
  </w:footnote>
  <w:footnote w:id="1008">
    <w:p w14:paraId="416DBD35" w14:textId="77777777" w:rsidR="00A534EB" w:rsidRDefault="00A534EB" w:rsidP="00E77C68">
      <w:pPr>
        <w:pStyle w:val="footnote"/>
      </w:pPr>
      <w:r>
        <w:rPr>
          <w:rStyle w:val="FootnoteReference"/>
        </w:rPr>
        <w:footnoteRef/>
      </w:r>
      <w:r>
        <w:t xml:space="preserve"> This line is heretical.</w:t>
      </w:r>
    </w:p>
  </w:footnote>
  <w:footnote w:id="1009">
    <w:p w14:paraId="2A005F90" w14:textId="77777777" w:rsidR="00A534EB" w:rsidRDefault="00A534EB">
      <w:pPr>
        <w:pStyle w:val="footnote"/>
        <w:rPr>
          <w:ins w:id="1725" w:author="Brett Slote" w:date="2011-07-21T18:55:00Z"/>
        </w:rPr>
        <w:pPrChange w:id="1726" w:author="Brett Slote" w:date="2011-07-21T20:02:00Z">
          <w:pPr>
            <w:pStyle w:val="FootnoteText"/>
          </w:pPr>
        </w:pPrChange>
      </w:pPr>
      <w:ins w:id="1727" w:author="Brett Slote" w:date="2011-07-21T18:55:00Z">
        <w:r>
          <w:rPr>
            <w:rStyle w:val="FootnoteReference"/>
          </w:rPr>
          <w:footnoteRef/>
        </w:r>
        <w:r>
          <w:t xml:space="preserve"> Hallow or consecrate – this was, according to a tradition, when he formerly became an archimandrite</w:t>
        </w:r>
      </w:ins>
    </w:p>
  </w:footnote>
  <w:footnote w:id="1010">
    <w:p w14:paraId="6B5EF1D3" w14:textId="77777777" w:rsidR="00A534EB" w:rsidRDefault="00A534EB">
      <w:pPr>
        <w:pStyle w:val="footnote"/>
        <w:rPr>
          <w:ins w:id="1733" w:author="Brett Slote" w:date="2011-07-21T18:52:00Z"/>
        </w:rPr>
        <w:pPrChange w:id="1734" w:author="Brett Slote" w:date="2011-07-21T20:02:00Z">
          <w:pPr/>
        </w:pPrChange>
      </w:pPr>
      <w:ins w:id="1735" w:author="Brett Slote" w:date="2011-07-21T18:52:00Z">
        <w:r w:rsidRPr="00FB36D8">
          <w:rPr>
            <w:rStyle w:val="FootnoteReference"/>
            <w:vertAlign w:val="baseline"/>
          </w:rPr>
          <w:footnoteRef/>
        </w:r>
        <w:r w:rsidRPr="00FB36D8">
          <w:t xml:space="preserve"> This line is literally “because the hope of the good”</w:t>
        </w:r>
      </w:ins>
    </w:p>
  </w:footnote>
  <w:footnote w:id="1011">
    <w:p w14:paraId="347015AD" w14:textId="77777777" w:rsidR="00A534EB" w:rsidRPr="00A20ACC" w:rsidRDefault="00A534EB">
      <w:pPr>
        <w:pStyle w:val="footnote"/>
        <w:rPr>
          <w:ins w:id="1736" w:author="Brett Slote" w:date="2011-07-21T18:52:00Z"/>
          <w:rFonts w:ascii="CS Avva Shenouda" w:hAnsi="CS Avva Shenouda"/>
          <w:color w:val="FF0000"/>
          <w:rPrChange w:id="1737" w:author="Brett Slote" w:date="2011-07-21T20:02:00Z">
            <w:rPr>
              <w:ins w:id="1738" w:author="Brett Slote" w:date="2011-07-21T18:52:00Z"/>
              <w:color w:val="FF0000"/>
            </w:rPr>
          </w:rPrChange>
        </w:rPr>
        <w:pPrChange w:id="1739" w:author="Brett Slote" w:date="2011-07-21T20:02:00Z">
          <w:pPr/>
        </w:pPrChange>
      </w:pPr>
      <w:ins w:id="1740" w:author="Brett Slote" w:date="2011-07-21T18:52:00Z">
        <w:r w:rsidRPr="00FB36D8">
          <w:rPr>
            <w:rStyle w:val="FootnoteReference"/>
            <w:vertAlign w:val="baseline"/>
          </w:rPr>
          <w:footnoteRef/>
        </w:r>
        <w:r w:rsidRPr="00FB36D8">
          <w:t xml:space="preserve"> </w:t>
        </w:r>
        <w:r w:rsidRPr="003A78C2">
          <w:rPr>
            <w:rPrChange w:id="1741" w:author="Brett Slote" w:date="2011-07-21T20:02:00Z">
              <w:rPr>
                <w:rFonts w:ascii="Antonious Normal" w:hAnsi="Antonious Normal"/>
                <w:color w:val="FF0000"/>
              </w:rPr>
            </w:rPrChange>
          </w:rPr>
          <w:t>qen hanhwd/ nem han'almoc</w:t>
        </w:r>
      </w:ins>
    </w:p>
  </w:footnote>
  <w:footnote w:id="1012">
    <w:p w14:paraId="4AFC6896" w14:textId="77777777" w:rsidR="00A534EB" w:rsidRDefault="00A534EB">
      <w:pPr>
        <w:pStyle w:val="FootnoteText"/>
      </w:pPr>
      <w:r>
        <w:rPr>
          <w:rStyle w:val="FootnoteReference"/>
        </w:rPr>
        <w:footnoteRef/>
      </w:r>
      <w:r>
        <w:t xml:space="preserve"> Matthew 1:20</w:t>
      </w:r>
    </w:p>
  </w:footnote>
  <w:footnote w:id="1013">
    <w:p w14:paraId="0E9CA519" w14:textId="77777777" w:rsidR="00A534EB" w:rsidRDefault="00A534EB" w:rsidP="00662A48">
      <w:pPr>
        <w:pStyle w:val="footnote"/>
      </w:pPr>
      <w:r>
        <w:rPr>
          <w:rStyle w:val="FootnoteReference"/>
          <w:rFonts w:eastAsiaTheme="majorEastAsia"/>
        </w:rPr>
        <w:footnoteRef/>
      </w:r>
      <w:r>
        <w:t xml:space="preserve"> All-holy</w:t>
      </w:r>
    </w:p>
  </w:footnote>
  <w:footnote w:id="1014">
    <w:p w14:paraId="50451B0F" w14:textId="77777777" w:rsidR="00A534EB" w:rsidRDefault="00A534EB">
      <w:pPr>
        <w:pStyle w:val="footnote"/>
        <w:rPr>
          <w:ins w:id="1810" w:author="Brett Slote" w:date="2011-07-21T19:04:00Z"/>
        </w:rPr>
        <w:pPrChange w:id="1811" w:author="Brett Slote" w:date="2011-07-21T20:04:00Z">
          <w:pPr>
            <w:pStyle w:val="FootnoteText"/>
          </w:pPr>
        </w:pPrChange>
      </w:pPr>
      <w:ins w:id="1812" w:author="Brett Slote" w:date="2011-07-21T19:04:00Z">
        <w:r>
          <w:rPr>
            <w:rStyle w:val="FootnoteReference"/>
          </w:rPr>
          <w:footnoteRef/>
        </w:r>
        <w:r>
          <w:t xml:space="preserve"> literal is disregarded</w:t>
        </w:r>
      </w:ins>
    </w:p>
  </w:footnote>
  <w:footnote w:id="1015">
    <w:p w14:paraId="28760F43" w14:textId="77777777" w:rsidR="00A534EB" w:rsidRDefault="00A534EB" w:rsidP="00513E2D">
      <w:pPr>
        <w:pStyle w:val="footnote"/>
      </w:pPr>
      <w:r>
        <w:rPr>
          <w:rStyle w:val="FootnoteReference"/>
        </w:rPr>
        <w:footnoteRef/>
      </w:r>
      <w:r>
        <w:t xml:space="preserve"> Fr. Athanasius has “My soul shall make her boast in the Lord”</w:t>
      </w:r>
    </w:p>
  </w:footnote>
  <w:footnote w:id="1016">
    <w:p w14:paraId="54344E7C" w14:textId="77777777" w:rsidR="00A534EB" w:rsidRDefault="00A534EB" w:rsidP="00513E2D">
      <w:pPr>
        <w:pStyle w:val="footnote"/>
      </w:pPr>
      <w:r>
        <w:rPr>
          <w:rStyle w:val="FootnoteReference"/>
        </w:rPr>
        <w:footnoteRef/>
      </w:r>
      <w:r>
        <w:t xml:space="preserve"> 2 Sam. 6:2 (LXX).</w:t>
      </w:r>
    </w:p>
  </w:footnote>
  <w:footnote w:id="1017">
    <w:p w14:paraId="75B3E062" w14:textId="77777777" w:rsidR="00A534EB" w:rsidRDefault="00A534EB" w:rsidP="00513E2D">
      <w:pPr>
        <w:pStyle w:val="footnote"/>
      </w:pPr>
      <w:r>
        <w:rPr>
          <w:rStyle w:val="FootnoteReference"/>
        </w:rPr>
        <w:footnoteRef/>
      </w:r>
      <w:r>
        <w:t xml:space="preserve"> [JS] or “appear” or “reveal Yourself”</w:t>
      </w:r>
    </w:p>
  </w:footnote>
  <w:footnote w:id="1018">
    <w:p w14:paraId="10B3FAAD" w14:textId="77777777" w:rsidR="00A534EB" w:rsidRDefault="00A534EB" w:rsidP="00513E2D">
      <w:pPr>
        <w:pStyle w:val="footnote"/>
      </w:pPr>
      <w:r>
        <w:rPr>
          <w:rStyle w:val="FootnoteReference"/>
        </w:rPr>
        <w:footnoteRef/>
      </w:r>
      <w:r>
        <w:t xml:space="preserve"> [JS] or “reveal Your face”.</w:t>
      </w:r>
    </w:p>
  </w:footnote>
  <w:footnote w:id="1019">
    <w:p w14:paraId="63A4880D" w14:textId="77777777" w:rsidR="00A534EB" w:rsidRPr="004A3E27" w:rsidRDefault="00A534EB"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20">
    <w:p w14:paraId="3A044652" w14:textId="77777777" w:rsidR="00A534EB" w:rsidRDefault="00A534EB" w:rsidP="00513E2D">
      <w:pPr>
        <w:pStyle w:val="footnote"/>
      </w:pPr>
      <w:r>
        <w:rPr>
          <w:rStyle w:val="FootnoteReference"/>
        </w:rPr>
        <w:footnoteRef/>
      </w:r>
      <w:r>
        <w:t xml:space="preserve"> [JS] literally “do obeisance”, i.e. “bow down to”</w:t>
      </w:r>
    </w:p>
  </w:footnote>
  <w:footnote w:id="1021">
    <w:p w14:paraId="510A8B55" w14:textId="77777777" w:rsidR="00A534EB" w:rsidRPr="004A3E27" w:rsidRDefault="00A534EB"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22">
    <w:p w14:paraId="1C902A07" w14:textId="77777777" w:rsidR="00A534EB" w:rsidRDefault="00A534EB" w:rsidP="00513E2D">
      <w:pPr>
        <w:pStyle w:val="footnote"/>
      </w:pPr>
      <w:r>
        <w:rPr>
          <w:rStyle w:val="FootnoteReference"/>
        </w:rPr>
        <w:footnoteRef/>
      </w:r>
      <w:r>
        <w:t xml:space="preserve"> [JS] or “beautifully situated”</w:t>
      </w:r>
    </w:p>
  </w:footnote>
  <w:footnote w:id="1023">
    <w:p w14:paraId="61A90277" w14:textId="77777777" w:rsidR="00A534EB" w:rsidRPr="004A3E27" w:rsidRDefault="00A534EB"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4">
    <w:p w14:paraId="2BD08AB7" w14:textId="77777777" w:rsidR="00A534EB" w:rsidRDefault="00A534EB"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5">
    <w:p w14:paraId="7A664F24" w14:textId="77777777" w:rsidR="00A534EB" w:rsidRDefault="00A534EB" w:rsidP="00513E2D">
      <w:pPr>
        <w:pStyle w:val="footnote"/>
      </w:pPr>
      <w:r>
        <w:rPr>
          <w:rStyle w:val="FootnoteReference"/>
        </w:rPr>
        <w:footnoteRef/>
      </w:r>
      <w:r>
        <w:t xml:space="preserve"> [JS] or “Mother Zion will say,”</w:t>
      </w:r>
    </w:p>
  </w:footnote>
  <w:footnote w:id="1026">
    <w:p w14:paraId="41F70EEA" w14:textId="77777777" w:rsidR="00A534EB" w:rsidRDefault="00A534EB" w:rsidP="00513E2D">
      <w:pPr>
        <w:pStyle w:val="footnote"/>
      </w:pPr>
      <w:r>
        <w:rPr>
          <w:rStyle w:val="FootnoteReference"/>
        </w:rPr>
        <w:footnoteRef/>
      </w:r>
      <w:r>
        <w:t xml:space="preserve"> [JS] Coptic has, “that a man and a man dwelt in her”</w:t>
      </w:r>
    </w:p>
  </w:footnote>
  <w:footnote w:id="1027">
    <w:p w14:paraId="3E040425" w14:textId="77777777" w:rsidR="00A534EB" w:rsidRDefault="00A534EB" w:rsidP="00513E2D">
      <w:pPr>
        <w:pStyle w:val="footnote"/>
      </w:pPr>
      <w:r>
        <w:rPr>
          <w:rStyle w:val="FootnoteReference"/>
        </w:rPr>
        <w:footnoteRef/>
      </w:r>
      <w:r>
        <w:t xml:space="preserve"> [JS] or “messengers”</w:t>
      </w:r>
    </w:p>
  </w:footnote>
  <w:footnote w:id="1028">
    <w:p w14:paraId="3B1FD0D0" w14:textId="77777777" w:rsidR="00A534EB" w:rsidRDefault="00A534EB" w:rsidP="00513E2D">
      <w:pPr>
        <w:pStyle w:val="footnote"/>
      </w:pPr>
      <w:r>
        <w:rPr>
          <w:rStyle w:val="FootnoteReference"/>
        </w:rPr>
        <w:footnoteRef/>
      </w:r>
      <w:r>
        <w:t xml:space="preserve"> [JS] Fr. Lazarus has “servants”</w:t>
      </w:r>
    </w:p>
  </w:footnote>
  <w:footnote w:id="1029">
    <w:p w14:paraId="4E9A9F71" w14:textId="77777777" w:rsidR="00A534EB" w:rsidRDefault="00A534EB" w:rsidP="00513E2D">
      <w:pPr>
        <w:pStyle w:val="footnote"/>
      </w:pPr>
      <w:r>
        <w:rPr>
          <w:rStyle w:val="FootnoteReference"/>
        </w:rPr>
        <w:footnoteRef/>
      </w:r>
      <w:r>
        <w:t xml:space="preserve"> Heb. 1:7; Ezek. 1:14; 2 Esdras 8:22.</w:t>
      </w:r>
    </w:p>
  </w:footnote>
  <w:footnote w:id="1030">
    <w:p w14:paraId="1CE390C3" w14:textId="77777777" w:rsidR="00A534EB" w:rsidRDefault="00A534EB" w:rsidP="00513E2D">
      <w:pPr>
        <w:pStyle w:val="footnote"/>
      </w:pPr>
      <w:r>
        <w:rPr>
          <w:rStyle w:val="FootnoteReference"/>
        </w:rPr>
        <w:footnoteRef/>
      </w:r>
      <w:r>
        <w:t xml:space="preserve"> [JS] or “makes the clouds His chariot”</w:t>
      </w:r>
    </w:p>
  </w:footnote>
  <w:footnote w:id="1031">
    <w:p w14:paraId="61355318" w14:textId="77777777" w:rsidR="00A534EB" w:rsidRDefault="00A534EB" w:rsidP="00513E2D">
      <w:pPr>
        <w:pStyle w:val="footnote"/>
      </w:pPr>
      <w:r>
        <w:rPr>
          <w:rStyle w:val="FootnoteReference"/>
        </w:rPr>
        <w:footnoteRef/>
      </w:r>
      <w:r>
        <w:t xml:space="preserve"> [JS] “do obeisance”, elsewhere rendered “worship’, but referring to the physical act.</w:t>
      </w:r>
    </w:p>
  </w:footnote>
  <w:footnote w:id="1032">
    <w:p w14:paraId="55C199C8" w14:textId="77777777" w:rsidR="00A534EB" w:rsidRDefault="00A534EB" w:rsidP="00513E2D">
      <w:pPr>
        <w:pStyle w:val="footnote"/>
      </w:pPr>
      <w:r>
        <w:rPr>
          <w:rStyle w:val="FootnoteReference"/>
        </w:rPr>
        <w:footnoteRef/>
      </w:r>
      <w:r>
        <w:t xml:space="preserve"> [JS] lit. day to day</w:t>
      </w:r>
    </w:p>
  </w:footnote>
  <w:footnote w:id="1033">
    <w:p w14:paraId="7F35743B" w14:textId="77777777" w:rsidR="00A534EB" w:rsidRPr="004A3E27" w:rsidRDefault="00A534EB" w:rsidP="00513E2D">
      <w:pPr>
        <w:pStyle w:val="footnote"/>
      </w:pPr>
      <w:r w:rsidRPr="004A3E27">
        <w:rPr>
          <w:rStyle w:val="FootnoteReference"/>
        </w:rPr>
        <w:footnoteRef/>
      </w:r>
      <w:r w:rsidRPr="004A3E27">
        <w:t xml:space="preserve"> Luke 4:32.</w:t>
      </w:r>
    </w:p>
  </w:footnote>
  <w:footnote w:id="1034">
    <w:p w14:paraId="40B8EED3" w14:textId="77777777" w:rsidR="00A534EB" w:rsidRDefault="00A534EB" w:rsidP="00513E2D">
      <w:pPr>
        <w:pStyle w:val="footnote"/>
      </w:pPr>
      <w:r>
        <w:rPr>
          <w:rStyle w:val="FootnoteReference"/>
        </w:rPr>
        <w:footnoteRef/>
      </w:r>
      <w:r>
        <w:t xml:space="preserve"> [JS] or “give thanks to”. “Thankfully confess with praise”</w:t>
      </w:r>
    </w:p>
  </w:footnote>
  <w:footnote w:id="1035">
    <w:p w14:paraId="11AEE401" w14:textId="77777777" w:rsidR="00A534EB" w:rsidRDefault="00A534EB" w:rsidP="00513E2D">
      <w:pPr>
        <w:pStyle w:val="footnote"/>
      </w:pPr>
      <w:r>
        <w:rPr>
          <w:rStyle w:val="FootnoteReference"/>
        </w:rPr>
        <w:footnoteRef/>
      </w:r>
      <w:r>
        <w:t xml:space="preserve"> [JS] literally, “holy ones.”</w:t>
      </w:r>
    </w:p>
  </w:footnote>
  <w:footnote w:id="1036">
    <w:p w14:paraId="7D6DBB8C" w14:textId="77777777" w:rsidR="00A534EB" w:rsidRDefault="00A534EB" w:rsidP="00513E2D">
      <w:pPr>
        <w:pStyle w:val="footnote"/>
      </w:pPr>
      <w:r>
        <w:rPr>
          <w:rStyle w:val="FootnoteReference"/>
        </w:rPr>
        <w:footnoteRef/>
      </w:r>
      <w:r>
        <w:t xml:space="preserve"> </w:t>
      </w:r>
      <w:r w:rsidRPr="00DC02D9">
        <w:rPr>
          <w:i/>
        </w:rPr>
        <w:t>Or:</w:t>
      </w:r>
      <w:r>
        <w:t xml:space="preserve"> costly (Wisdom 1:13-16).</w:t>
      </w:r>
    </w:p>
  </w:footnote>
  <w:footnote w:id="1037">
    <w:p w14:paraId="75C0EB1C" w14:textId="77777777" w:rsidR="00A534EB" w:rsidRDefault="00A534EB" w:rsidP="00513E2D">
      <w:pPr>
        <w:pStyle w:val="footnote"/>
      </w:pPr>
      <w:r>
        <w:rPr>
          <w:rStyle w:val="FootnoteReference"/>
        </w:rPr>
        <w:footnoteRef/>
      </w:r>
      <w:r>
        <w:t xml:space="preserve"> [JS] litearlly, “slave”.</w:t>
      </w:r>
    </w:p>
  </w:footnote>
  <w:footnote w:id="1038">
    <w:p w14:paraId="050877C1" w14:textId="77777777" w:rsidR="00A534EB" w:rsidRPr="004A3E27" w:rsidRDefault="00A534EB" w:rsidP="00513E2D">
      <w:pPr>
        <w:pStyle w:val="footnote"/>
      </w:pPr>
      <w:r w:rsidRPr="004A3E27">
        <w:rPr>
          <w:rStyle w:val="FootnoteReference"/>
        </w:rPr>
        <w:footnoteRef/>
      </w:r>
      <w:r w:rsidRPr="004A3E27">
        <w:t xml:space="preserve"> </w:t>
      </w:r>
      <w:r>
        <w:t>cf</w:t>
      </w:r>
      <w:r w:rsidRPr="004A3E27">
        <w:t>. Rev. 19:11-16.</w:t>
      </w:r>
    </w:p>
  </w:footnote>
  <w:footnote w:id="1039">
    <w:p w14:paraId="30E6CDDA" w14:textId="77777777" w:rsidR="00A534EB" w:rsidRDefault="00A534EB" w:rsidP="00513E2D">
      <w:pPr>
        <w:pStyle w:val="footnote"/>
      </w:pPr>
      <w:r>
        <w:rPr>
          <w:rStyle w:val="FootnoteReference"/>
        </w:rPr>
        <w:footnoteRef/>
      </w:r>
      <w:r>
        <w:t xml:space="preserve"> dragon: </w:t>
      </w:r>
      <w:r w:rsidRPr="0090411D">
        <w:rPr>
          <w:i/>
        </w:rPr>
        <w:t>or</w:t>
      </w:r>
      <w:r>
        <w:t xml:space="preserve"> serpent.</w:t>
      </w:r>
    </w:p>
  </w:footnote>
  <w:footnote w:id="1040">
    <w:p w14:paraId="2173FA84" w14:textId="77777777" w:rsidR="00A534EB" w:rsidRDefault="00A534EB"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41">
    <w:p w14:paraId="795E5704" w14:textId="77777777" w:rsidR="00A534EB" w:rsidRDefault="00A534EB" w:rsidP="00513E2D">
      <w:pPr>
        <w:pStyle w:val="footnote"/>
      </w:pPr>
      <w:r>
        <w:rPr>
          <w:rStyle w:val="FootnoteReference"/>
        </w:rPr>
        <w:footnoteRef/>
      </w:r>
      <w:r>
        <w:t xml:space="preserve"> House—Home, Family, Church, Kingdom: where God’s will is done (1 Tim. 3:15; Heb. 3:2-6; Lk. 2:49; Mt. 6:10).</w:t>
      </w:r>
    </w:p>
  </w:footnote>
  <w:footnote w:id="1042">
    <w:p w14:paraId="333D3615" w14:textId="77777777" w:rsidR="00A534EB" w:rsidRDefault="00A534EB" w:rsidP="00513E2D">
      <w:pPr>
        <w:pStyle w:val="footnote"/>
      </w:pPr>
      <w:r>
        <w:rPr>
          <w:rStyle w:val="FootnoteReference"/>
        </w:rPr>
        <w:footnoteRef/>
      </w:r>
      <w:r>
        <w:t xml:space="preserve"> [JS] or, “boast”</w:t>
      </w:r>
    </w:p>
  </w:footnote>
  <w:footnote w:id="1043">
    <w:p w14:paraId="4E508065" w14:textId="77777777" w:rsidR="00A534EB" w:rsidRPr="004A3E27" w:rsidRDefault="00A534EB" w:rsidP="00513E2D">
      <w:pPr>
        <w:pStyle w:val="footnote"/>
      </w:pPr>
      <w:r w:rsidRPr="004A3E27">
        <w:rPr>
          <w:rStyle w:val="FootnoteReference"/>
        </w:rPr>
        <w:footnoteRef/>
      </w:r>
      <w:r w:rsidRPr="004A3E27">
        <w:t xml:space="preserve"> Man is made for happiness, fruit of grace, forgiveness, right relations, holiness.</w:t>
      </w:r>
    </w:p>
  </w:footnote>
  <w:footnote w:id="1044">
    <w:p w14:paraId="015A8873" w14:textId="77777777" w:rsidR="00A534EB" w:rsidRDefault="00A534EB" w:rsidP="00513E2D">
      <w:pPr>
        <w:pStyle w:val="footnote"/>
      </w:pPr>
      <w:r>
        <w:rPr>
          <w:rStyle w:val="FootnoteReference"/>
        </w:rPr>
        <w:footnoteRef/>
      </w:r>
      <w:r>
        <w:t xml:space="preserve"> [JS] Fr. Lazarus renders “repent” as “change His mind”</w:t>
      </w:r>
    </w:p>
  </w:footnote>
  <w:footnote w:id="1045">
    <w:p w14:paraId="09314A85" w14:textId="77777777" w:rsidR="00A534EB" w:rsidRDefault="00A534EB" w:rsidP="00513E2D">
      <w:pPr>
        <w:pStyle w:val="footnote"/>
      </w:pPr>
      <w:r>
        <w:rPr>
          <w:rStyle w:val="FootnoteReference"/>
        </w:rPr>
        <w:footnoteRef/>
      </w:r>
      <w:r>
        <w:t xml:space="preserve"> Heb. 7:21.</w:t>
      </w:r>
    </w:p>
  </w:footnote>
  <w:footnote w:id="1046">
    <w:p w14:paraId="43048046" w14:textId="77777777" w:rsidR="00A534EB" w:rsidRPr="004A3E27" w:rsidRDefault="00A534EB"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7">
    <w:p w14:paraId="1EB9C600" w14:textId="77777777" w:rsidR="00A534EB" w:rsidRPr="004A3E27" w:rsidRDefault="00A534EB" w:rsidP="00513E2D">
      <w:pPr>
        <w:pStyle w:val="footnote"/>
      </w:pPr>
      <w:r w:rsidRPr="004A3E27">
        <w:rPr>
          <w:rStyle w:val="FootnoteReference"/>
        </w:rPr>
        <w:footnoteRef/>
      </w:r>
      <w:r w:rsidRPr="004A3E27">
        <w:t xml:space="preserve"> </w:t>
      </w:r>
      <w:r>
        <w:t>Cf</w:t>
      </w:r>
      <w:r w:rsidRPr="004A3E27">
        <w:t>. Isaiah 40:11; John 10:11.</w:t>
      </w:r>
    </w:p>
  </w:footnote>
  <w:footnote w:id="1048">
    <w:p w14:paraId="57EDB196" w14:textId="77777777" w:rsidR="00A534EB" w:rsidRDefault="00A534EB" w:rsidP="00513E2D">
      <w:pPr>
        <w:pStyle w:val="footnote"/>
      </w:pPr>
      <w:r>
        <w:rPr>
          <w:rStyle w:val="FootnoteReference"/>
        </w:rPr>
        <w:footnoteRef/>
      </w:r>
      <w:r>
        <w:t xml:space="preserve"> ‘mercies of the Lord’: </w:t>
      </w:r>
      <w:r w:rsidRPr="00B246C1">
        <w:rPr>
          <w:i/>
        </w:rPr>
        <w:t>or</w:t>
      </w:r>
      <w:r>
        <w:t>, the Lord’s love.</w:t>
      </w:r>
    </w:p>
  </w:footnote>
  <w:footnote w:id="1049">
    <w:p w14:paraId="54C29B30" w14:textId="77777777" w:rsidR="00A534EB" w:rsidRDefault="00A534EB" w:rsidP="00513E2D">
      <w:pPr>
        <w:pStyle w:val="footnote"/>
      </w:pPr>
      <w:r>
        <w:rPr>
          <w:rStyle w:val="FootnoteReference"/>
        </w:rPr>
        <w:footnoteRef/>
      </w:r>
      <w:r>
        <w:t xml:space="preserve"> This column is the version abridged by Fr. Athanasius Iskander.</w:t>
      </w:r>
    </w:p>
  </w:footnote>
  <w:footnote w:id="1050">
    <w:p w14:paraId="48C85628" w14:textId="77777777" w:rsidR="00A534EB" w:rsidRDefault="00A534EB"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51">
    <w:p w14:paraId="489E0E94" w14:textId="77777777" w:rsidR="00A534EB" w:rsidRDefault="00A534EB" w:rsidP="00513E2D">
      <w:pPr>
        <w:pStyle w:val="footnote"/>
      </w:pPr>
      <w:r>
        <w:rPr>
          <w:rStyle w:val="FootnoteReference"/>
        </w:rPr>
        <w:footnoteRef/>
      </w:r>
      <w:r>
        <w:t xml:space="preserve"> Here Fr. Athanasius Iskander replaces the remainder with a short conclusion based on the ending of the First Canticle.</w:t>
      </w:r>
    </w:p>
  </w:footnote>
  <w:footnote w:id="1052">
    <w:p w14:paraId="72A219A1" w14:textId="77777777" w:rsidR="00A534EB" w:rsidRDefault="00A534EB" w:rsidP="00513E2D">
      <w:pPr>
        <w:pStyle w:val="footnote"/>
      </w:pPr>
      <w:r>
        <w:rPr>
          <w:rStyle w:val="FootnoteReference"/>
        </w:rPr>
        <w:footnoteRef/>
      </w:r>
      <w:r>
        <w:t xml:space="preserve"> Verses marked with (*) appear in the abridged version of Fr. Athanasius Iskander</w:t>
      </w:r>
    </w:p>
  </w:footnote>
  <w:footnote w:id="1053">
    <w:p w14:paraId="4FBE3BD6" w14:textId="77777777" w:rsidR="00A534EB" w:rsidRDefault="00A534EB"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4">
    <w:p w14:paraId="500A4E71" w14:textId="77777777" w:rsidR="00A534EB" w:rsidRDefault="00A534EB" w:rsidP="00513E2D">
      <w:pPr>
        <w:pStyle w:val="footnote"/>
      </w:pPr>
      <w:r>
        <w:rPr>
          <w:rStyle w:val="FootnoteReference"/>
        </w:rPr>
        <w:footnoteRef/>
      </w:r>
      <w:r>
        <w:t xml:space="preserve"> Clearly a late addition given the Roman Catholic ecclesiology, foreign to Orthodoxy, found in these verses.</w:t>
      </w:r>
    </w:p>
  </w:footnote>
  <w:footnote w:id="1055">
    <w:p w14:paraId="36702CC1" w14:textId="77777777" w:rsidR="00A534EB" w:rsidRDefault="00A534EB" w:rsidP="00513E2D">
      <w:pPr>
        <w:pStyle w:val="footnote"/>
      </w:pPr>
      <w:r>
        <w:rPr>
          <w:rStyle w:val="FootnoteReference"/>
        </w:rPr>
        <w:footnoteRef/>
      </w:r>
      <w:r>
        <w:t xml:space="preserve"> Meaning of “o-ti eros tattis etenhoot” unclear.</w:t>
      </w:r>
    </w:p>
  </w:footnote>
  <w:footnote w:id="1056">
    <w:p w14:paraId="062BDCC1" w14:textId="77777777" w:rsidR="00A534EB" w:rsidRDefault="00A534EB">
      <w:pPr>
        <w:pStyle w:val="FootnoteText"/>
      </w:pPr>
      <w:r>
        <w:rPr>
          <w:rStyle w:val="FootnoteReference"/>
        </w:rPr>
        <w:footnoteRef/>
      </w:r>
      <w:r>
        <w:t xml:space="preserve"> Ps 8:2</w:t>
      </w:r>
    </w:p>
  </w:footnote>
  <w:footnote w:id="1057">
    <w:p w14:paraId="5BC08478" w14:textId="77777777" w:rsidR="00A534EB" w:rsidRPr="000C76BB" w:rsidRDefault="00A534EB"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8">
    <w:p w14:paraId="03A6DDD1" w14:textId="77777777" w:rsidR="00A534EB" w:rsidRDefault="00A534EB">
      <w:pPr>
        <w:pStyle w:val="FootnoteText"/>
      </w:pPr>
      <w:r>
        <w:rPr>
          <w:rStyle w:val="FootnoteReference"/>
        </w:rPr>
        <w:footnoteRef/>
      </w:r>
      <w:r>
        <w:t xml:space="preserve"> Matthew 28:6</w:t>
      </w:r>
    </w:p>
  </w:footnote>
  <w:footnote w:id="1059">
    <w:p w14:paraId="339855D2" w14:textId="77777777" w:rsidR="00A534EB" w:rsidRDefault="00A534EB">
      <w:pPr>
        <w:pStyle w:val="FootnoteText"/>
      </w:pPr>
      <w:r>
        <w:rPr>
          <w:rStyle w:val="FootnoteReference"/>
        </w:rPr>
        <w:footnoteRef/>
      </w:r>
      <w:r>
        <w:t xml:space="preserve"> Matthew 28:7,6</w:t>
      </w:r>
    </w:p>
  </w:footnote>
  <w:footnote w:id="1060">
    <w:p w14:paraId="76212A49" w14:textId="77777777" w:rsidR="00A534EB" w:rsidRDefault="00A534EB">
      <w:pPr>
        <w:pStyle w:val="FootnoteText"/>
      </w:pPr>
      <w:r>
        <w:rPr>
          <w:rStyle w:val="FootnoteReference"/>
        </w:rPr>
        <w:footnoteRef/>
      </w:r>
      <w:r>
        <w:t xml:space="preserve"> Matthew 28:7</w:t>
      </w:r>
    </w:p>
  </w:footnote>
  <w:footnote w:id="1061">
    <w:p w14:paraId="716019EB" w14:textId="77777777" w:rsidR="00A534EB" w:rsidRDefault="00A534EB">
      <w:pPr>
        <w:pStyle w:val="FootnoteText"/>
      </w:pPr>
      <w:r>
        <w:rPr>
          <w:rStyle w:val="FootnoteReference"/>
        </w:rPr>
        <w:footnoteRef/>
      </w:r>
      <w:r>
        <w:t xml:space="preserve"> John 20:27</w:t>
      </w:r>
    </w:p>
  </w:footnote>
  <w:footnote w:id="1062">
    <w:p w14:paraId="0ECF3FB0" w14:textId="77777777" w:rsidR="00A534EB" w:rsidRDefault="00A534EB">
      <w:pPr>
        <w:pStyle w:val="FootnoteText"/>
      </w:pPr>
      <w:r>
        <w:rPr>
          <w:rStyle w:val="FootnoteReference"/>
        </w:rPr>
        <w:footnoteRef/>
      </w:r>
      <w:r>
        <w:t xml:space="preserve"> John 20:28</w:t>
      </w:r>
    </w:p>
  </w:footnote>
  <w:footnote w:id="1063">
    <w:p w14:paraId="3FCB0B65" w14:textId="77777777" w:rsidR="00A534EB" w:rsidRDefault="00A534EB">
      <w:pPr>
        <w:pStyle w:val="FootnoteText"/>
      </w:pPr>
      <w:r>
        <w:rPr>
          <w:rStyle w:val="FootnoteReference"/>
        </w:rPr>
        <w:footnoteRef/>
      </w:r>
      <w:r>
        <w:t xml:space="preserve"> John 20:29</w:t>
      </w:r>
    </w:p>
  </w:footnote>
  <w:footnote w:id="1064">
    <w:p w14:paraId="6B80EDF7" w14:textId="77777777" w:rsidR="00A534EB" w:rsidRDefault="00A534EB">
      <w:pPr>
        <w:pStyle w:val="FootnoteText"/>
      </w:pPr>
      <w:r>
        <w:rPr>
          <w:rStyle w:val="FootnoteReference"/>
        </w:rPr>
        <w:footnoteRef/>
      </w:r>
      <w:r>
        <w:t xml:space="preserve"> John 20:29</w:t>
      </w:r>
    </w:p>
  </w:footnote>
  <w:footnote w:id="1065">
    <w:p w14:paraId="3D721105" w14:textId="77777777" w:rsidR="00A534EB" w:rsidRDefault="00A534EB"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6">
    <w:p w14:paraId="5C03BEB6" w14:textId="77777777" w:rsidR="00A534EB" w:rsidRDefault="00A534EB" w:rsidP="00513E2D">
      <w:pPr>
        <w:pStyle w:val="footnote"/>
      </w:pPr>
      <w:r>
        <w:rPr>
          <w:rStyle w:val="FootnoteReference"/>
        </w:rPr>
        <w:footnoteRef/>
      </w:r>
      <w:r>
        <w:t xml:space="preserve"> From Paoni 12 to Paopi 19: “Bless the waters of the river this year”.</w:t>
      </w:r>
    </w:p>
    <w:p w14:paraId="16B83A6A" w14:textId="77777777" w:rsidR="00A534EB" w:rsidRDefault="00A534EB" w:rsidP="00513E2D">
      <w:pPr>
        <w:pStyle w:val="footnote"/>
      </w:pPr>
      <w:r>
        <w:t>From Paopi 10 to Tobi 10: “Bless the herbs and the plants”.</w:t>
      </w:r>
    </w:p>
    <w:p w14:paraId="34A5B65F" w14:textId="77777777" w:rsidR="00A534EB" w:rsidRDefault="00A534EB"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30365854" w:rsidR="00A534EB" w:rsidRPr="00E00D27" w:rsidRDefault="00A534EB"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9349A">
      <w:rPr>
        <w:noProof/>
        <w:sz w:val="20"/>
        <w:szCs w:val="20"/>
      </w:rPr>
      <w:t>After Supper: Retiring (the Twelfth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A534EB" w:rsidRPr="00E00D27" w:rsidRDefault="00A534EB" w:rsidP="00686912">
    <w:pPr>
      <w:pStyle w:val="Header"/>
      <w:jc w:val="center"/>
      <w:rPr>
        <w:sz w:val="20"/>
        <w:szCs w:val="20"/>
      </w:rPr>
    </w:pPr>
  </w:p>
  <w:p w14:paraId="022704DA" w14:textId="77777777" w:rsidR="00A534EB" w:rsidRPr="00686912" w:rsidRDefault="00A534EB"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A534EB" w:rsidRPr="00E00D27" w:rsidRDefault="00A534EB"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6674A06E" w:rsidR="00A534EB" w:rsidRPr="00E00D27" w:rsidRDefault="00A534EB"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9349A">
      <w:rPr>
        <w:noProof/>
        <w:sz w:val="20"/>
        <w:szCs w:val="20"/>
      </w:rPr>
      <w:t>The Psalms of the Twelfth Hour (Old Rite)</w:t>
    </w:r>
    <w:r>
      <w:rPr>
        <w:sz w:val="20"/>
        <w:szCs w:val="20"/>
      </w:rPr>
      <w:fldChar w:fldCharType="end"/>
    </w:r>
  </w:p>
  <w:p w14:paraId="0D77CDA8" w14:textId="77777777" w:rsidR="00A534EB" w:rsidRPr="00E00D27" w:rsidRDefault="00A534EB"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1B89494D" w:rsidR="00A534EB" w:rsidRPr="00E00D27" w:rsidRDefault="00A534EB"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9349A">
      <w:rPr>
        <w:noProof/>
        <w:sz w:val="20"/>
        <w:szCs w:val="20"/>
      </w:rPr>
      <w:t>Great Lent</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4AAE747E" w:rsidR="00A534EB" w:rsidRPr="00E00D27" w:rsidRDefault="00A534EB"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9349A">
      <w:rPr>
        <w:noProof/>
        <w:sz w:val="20"/>
        <w:szCs w:val="20"/>
      </w:rPr>
      <w:t>The Psalms</w:t>
    </w:r>
    <w:r w:rsidRPr="00E00D27">
      <w:rPr>
        <w:sz w:val="20"/>
        <w:szCs w:val="20"/>
      </w:rPr>
      <w:fldChar w:fldCharType="end"/>
    </w:r>
  </w:p>
  <w:p w14:paraId="48CF3F9A" w14:textId="245E316D" w:rsidR="00A534EB" w:rsidRPr="00686912" w:rsidRDefault="00A534EB"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A534EB" w:rsidRPr="00686912" w:rsidRDefault="00A534EB"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78378C98" w:rsidR="00A534EB" w:rsidRPr="00E00D27" w:rsidRDefault="00A534E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9349A">
      <w:rPr>
        <w:noProof/>
        <w:sz w:val="20"/>
        <w:szCs w:val="20"/>
      </w:rPr>
      <w:t>Great Lent</w:t>
    </w:r>
    <w:r w:rsidRPr="00E00D27">
      <w:rPr>
        <w:sz w:val="20"/>
        <w:szCs w:val="20"/>
      </w:rPr>
      <w:fldChar w:fldCharType="end"/>
    </w:r>
  </w:p>
  <w:p w14:paraId="0BA9A7AA" w14:textId="77777777" w:rsidR="00A534EB" w:rsidRPr="00686912" w:rsidRDefault="00A534EB"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768E4719" w:rsidR="00A534EB" w:rsidRPr="00E00D27" w:rsidRDefault="00A534EB"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9349A">
      <w:rPr>
        <w:noProof/>
        <w:sz w:val="20"/>
        <w:szCs w:val="20"/>
      </w:rPr>
      <w:t>Prayer for the Church</w:t>
    </w:r>
    <w:r w:rsidRPr="00E00D27">
      <w:rPr>
        <w:sz w:val="20"/>
        <w:szCs w:val="20"/>
      </w:rPr>
      <w:fldChar w:fldCharType="end"/>
    </w:r>
  </w:p>
  <w:p w14:paraId="6EBDE8BD" w14:textId="77777777" w:rsidR="00A534EB" w:rsidRPr="00686912" w:rsidRDefault="00A534EB"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A534EB" w:rsidRPr="00E00D27" w:rsidRDefault="00A534EB"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2502"/>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349A"/>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860"/>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C02BA"/>
    <w:rsid w:val="00DC0CF8"/>
    <w:rsid w:val="00DC1C91"/>
    <w:rsid w:val="00DC2AAA"/>
    <w:rsid w:val="00DC3A65"/>
    <w:rsid w:val="00DC3D34"/>
    <w:rsid w:val="00DC3D64"/>
    <w:rsid w:val="00DC4810"/>
    <w:rsid w:val="00DC4A15"/>
    <w:rsid w:val="00DC7630"/>
    <w:rsid w:val="00DC76DC"/>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E549C"/>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D7CBF"/>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F823E-FDDC-1F46-B781-C3B6C9C3B94F}">
  <ds:schemaRefs>
    <ds:schemaRef ds:uri="http://schemas.openxmlformats.org/officeDocument/2006/bibliography"/>
  </ds:schemaRefs>
</ds:datastoreItem>
</file>

<file path=customXml/itemProps2.xml><?xml version="1.0" encoding="utf-8"?>
<ds:datastoreItem xmlns:ds="http://schemas.openxmlformats.org/officeDocument/2006/customXml" ds:itemID="{2B69F813-D8C5-9F4E-AF9D-6D9C6709FA0F}">
  <ds:schemaRefs>
    <ds:schemaRef ds:uri="http://schemas.openxmlformats.org/officeDocument/2006/bibliography"/>
  </ds:schemaRefs>
</ds:datastoreItem>
</file>

<file path=customXml/itemProps3.xml><?xml version="1.0" encoding="utf-8"?>
<ds:datastoreItem xmlns:ds="http://schemas.openxmlformats.org/officeDocument/2006/customXml" ds:itemID="{D21D7B6E-1513-5E43-BF02-FC7266EF8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32333</TotalTime>
  <Pages>1138</Pages>
  <Words>213186</Words>
  <Characters>1215161</Characters>
  <Application>Microsoft Macintosh Word</Application>
  <DocSecurity>0</DocSecurity>
  <Lines>10126</Lines>
  <Paragraphs>2850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Microsoft Office User</cp:lastModifiedBy>
  <cp:revision>9</cp:revision>
  <cp:lastPrinted>2017-02-05T15:20:00Z</cp:lastPrinted>
  <dcterms:created xsi:type="dcterms:W3CDTF">2014-10-30T02:06:00Z</dcterms:created>
  <dcterms:modified xsi:type="dcterms:W3CDTF">2017-03-30T01:34:00Z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