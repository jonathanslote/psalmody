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7A2178">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7A2178">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7A2178">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7A2178">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7A2178">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7A2178">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7A2178">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7A2178">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7A2178">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7A2178">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7A2178">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7A2178">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7A2178">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7A2178">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7A2178">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7A2178">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7A2178">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7A2178">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7A2178">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7A2178">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7A2178">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7A2178">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7A2178">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7A2178">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7A2178">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7A2178">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7A2178">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7A2178">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7A2178">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7A2178">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7A2178">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7A2178">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7A2178">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7A2178">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7A2178">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7A2178">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7A2178">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7A2178">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7A2178">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7A2178">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7A2178">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7A2178">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7A2178">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7A2178">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7A2178">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Ref435789575" w:displacedByCustomXml="next"/>
    <w:bookmarkStart w:id="78" w:name="_Ref435789570" w:displacedByCustomXml="next"/>
    <w:bookmarkStart w:id="79" w:name="_Ref435434300" w:displacedByCustomXml="next"/>
    <w:bookmarkStart w:id="80" w:name="_Ref435434294" w:displacedByCustomXml="next"/>
    <w:bookmarkStart w:id="81" w:name="_Toc410196910" w:displacedByCustomXml="next"/>
    <w:bookmarkStart w:id="82" w:name="_Toc410196408" w:displacedByCustomXml="next"/>
    <w:bookmarkStart w:id="83"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7A2178">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7A2178">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913" w:displacedByCustomXml="next"/>
    <w:bookmarkStart w:id="106" w:name="_Toc410196411" w:displacedByCustomXml="next"/>
    <w:bookmarkStart w:id="107"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7A2178">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7A2178">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7A2178">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Ref435799261" w:displacedByCustomXml="next"/>
    <w:bookmarkStart w:id="148" w:name="_Ref435799254" w:displacedByCustomXml="next"/>
    <w:bookmarkStart w:id="149" w:name="_Ref435789629" w:displacedByCustomXml="next"/>
    <w:bookmarkStart w:id="150" w:name="_Ref435789623" w:displacedByCustomXml="next"/>
    <w:bookmarkStart w:id="151" w:name="_Ref435434342" w:displacedByCustomXml="next"/>
    <w:bookmarkStart w:id="152" w:name="_Ref435434336" w:displacedByCustomXml="next"/>
    <w:bookmarkStart w:id="153" w:name="_Toc410196930" w:displacedByCustomXml="next"/>
    <w:bookmarkStart w:id="154" w:name="_Toc410196428" w:displacedByCustomXml="next"/>
    <w:bookmarkStart w:id="155"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7A2178">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7A2178">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7F2564">
        <w:rPr>
          <w:rStyle w:val="FootnoteReference"/>
        </w:rPr>
        <w:footnoteReference w:id="16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7"/>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9"/>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0"/>
      </w:r>
      <w:r w:rsidR="00E87C17">
        <w:t>,</w:t>
      </w:r>
      <w:r w:rsidRPr="00AB1781">
        <w:t xml:space="preserve"> all you </w:t>
      </w:r>
      <w:r w:rsidR="00121720">
        <w:t>upright in</w:t>
      </w:r>
      <w:r w:rsidRPr="00AB1781">
        <w:t xml:space="preserve"> heart.</w:t>
      </w:r>
      <w:r w:rsidRPr="00AB1781">
        <w:rPr>
          <w:rStyle w:val="FootnoteReference"/>
        </w:rPr>
        <w:footnoteReference w:id="17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2"/>
      </w:r>
      <w:r w:rsidRPr="00AB1781">
        <w:t xml:space="preserve"> the Lord with the </w:t>
      </w:r>
      <w:r w:rsidR="00643986">
        <w:t>lyre</w:t>
      </w:r>
      <w:r w:rsidR="00643986">
        <w:rPr>
          <w:rStyle w:val="FootnoteReference"/>
        </w:rPr>
        <w:footnoteReference w:id="17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7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4"/>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9"/>
      </w:r>
      <w:r w:rsidRPr="00AB1781">
        <w:t xml:space="preserve"> </w:t>
      </w:r>
      <w:r w:rsidR="001040C8">
        <w:t>You</w:t>
      </w:r>
      <w:r w:rsidR="00E14083">
        <w:t>[, O Lord]</w:t>
      </w:r>
      <w:r w:rsidR="00E14083">
        <w:rPr>
          <w:rStyle w:val="FootnoteReference"/>
        </w:rPr>
        <w:footnoteReference w:id="19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2"/>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0"/>
      </w:r>
      <w:r w:rsidRPr="00AB1781">
        <w:t xml:space="preserve"> and be fed </w:t>
      </w:r>
      <w:r w:rsidR="00402CB0">
        <w:t>by</w:t>
      </w:r>
      <w:r w:rsidRPr="00AB1781">
        <w:t xml:space="preserve"> its wealth.</w:t>
      </w:r>
      <w:r w:rsidRPr="00AB1781">
        <w:rPr>
          <w:rStyle w:val="FootnoteReference"/>
        </w:rPr>
        <w:footnoteReference w:id="201"/>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5"/>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1"/>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2"/>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3"/>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4"/>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5"/>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6"/>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7"/>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8"/>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9"/>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0"/>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31"/>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2"/>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3"/>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4"/>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5"/>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6"/>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7"/>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8"/>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9"/>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0"/>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1"/>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2"/>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3"/>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4"/>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5"/>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6"/>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7"/>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8"/>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2"/>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4"/>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7"/>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8"/>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9"/>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1"/>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3"/>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4"/>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5"/>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6"/>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7"/>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8"/>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9"/>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0"/>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1"/>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2"/>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3"/>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4"/>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5"/>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6"/>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7"/>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8"/>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9"/>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0"/>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1"/>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2"/>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4"/>
      </w:r>
      <w:r w:rsidRPr="00AB1781">
        <w:t xml:space="preserve"> </w:t>
      </w:r>
      <w:r w:rsidR="00E570CB">
        <w:t>Your</w:t>
      </w:r>
      <w:r w:rsidRPr="00AB1781">
        <w:t xml:space="preserve"> Name, O Lord, for it is good.</w:t>
      </w:r>
      <w:r w:rsidRPr="00AB1781">
        <w:rPr>
          <w:rStyle w:val="FootnoteReference"/>
        </w:rPr>
        <w:footnoteReference w:id="28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6"/>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8"/>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1"/>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4"/>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5"/>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6"/>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7"/>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8"/>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9"/>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0"/>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1"/>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2"/>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3"/>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5"/>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6"/>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7"/>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8"/>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9"/>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0"/>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1"/>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2"/>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3"/>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4"/>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5"/>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6"/>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7"/>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8"/>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9"/>
      </w:r>
      <w:r w:rsidRPr="00AB1781">
        <w:t xml:space="preserve"> worship</w:t>
      </w:r>
      <w:r w:rsidR="000E01D1">
        <w:rPr>
          <w:rStyle w:val="FootnoteReference"/>
        </w:rPr>
        <w:footnoteReference w:id="320"/>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1"/>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2"/>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3"/>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4"/>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5"/>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6"/>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7"/>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8"/>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9"/>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4"/>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35"/>
      </w:r>
      <w:r w:rsidR="00C879D4" w:rsidRPr="00AB1781">
        <w:t xml:space="preserve"> of</w:t>
      </w:r>
      <w:r>
        <w:rPr>
          <w:rStyle w:val="FootnoteReference"/>
        </w:rPr>
        <w:footnoteReference w:id="336"/>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3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8"/>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39"/>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0"/>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1"/>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42"/>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4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4"/>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5"/>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6"/>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47"/>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8"/>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0"/>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5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53"/>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4"/>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5"/>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6"/>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7"/>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8"/>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9"/>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1"/>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62"/>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63"/>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4"/>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lastRenderedPageBreak/>
        <w:t>10 The kings of Tarshish</w:t>
      </w:r>
      <w:r w:rsidRPr="00AB1781">
        <w:rPr>
          <w:rStyle w:val="FootnoteReference"/>
        </w:rPr>
        <w:footnoteReference w:id="365"/>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6"/>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7"/>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8"/>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9"/>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7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7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73"/>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8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82"/>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8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9"/>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91"/>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9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9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0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0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0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0"/>
      </w:r>
      <w:r>
        <w:t xml:space="preserve">, </w:t>
      </w:r>
      <w:r w:rsidR="006B0A9B">
        <w:t>manifest Yourself</w:t>
      </w:r>
      <w:r w:rsidR="006B0A9B">
        <w:rPr>
          <w:rStyle w:val="FootnoteReference"/>
        </w:rPr>
        <w:footnoteReference w:id="41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1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1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2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2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2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5"/>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2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7"/>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3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3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3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4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42"/>
      </w:r>
    </w:p>
    <w:p w14:paraId="41ECC6AA" w14:textId="04147FD6" w:rsidR="00935D4B" w:rsidRPr="00AB1781" w:rsidRDefault="00ED7AD3" w:rsidP="00935D4B">
      <w:pPr>
        <w:pStyle w:val="EnglishHangNoCoptic"/>
      </w:pPr>
      <w:r>
        <w:tab/>
        <w:t>and, “a man was born in her,”</w:t>
      </w:r>
      <w:r>
        <w:rPr>
          <w:rStyle w:val="FootnoteReference"/>
        </w:rPr>
        <w:footnoteReference w:id="443"/>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5"/>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9"/>
      </w:r>
      <w:r>
        <w:t xml:space="preserve"> confess</w:t>
      </w:r>
      <w:r w:rsidR="00F06A9C">
        <w:rPr>
          <w:rStyle w:val="FootnoteReference"/>
        </w:rPr>
        <w:footnoteReference w:id="45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5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5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5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54"/>
      </w:r>
      <w:r w:rsidRPr="00AB1781">
        <w:t xml:space="preserve"> </w:t>
      </w:r>
      <w:r w:rsidR="006D6CF8">
        <w:t>forever</w:t>
      </w:r>
      <w:r w:rsidR="006D6CF8">
        <w:rPr>
          <w:rStyle w:val="FootnoteReference"/>
        </w:rPr>
        <w:footnoteReference w:id="45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59"/>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0"/>
      </w:r>
      <w:r w:rsidR="001626CD">
        <w:t xml:space="preserve"> </w:t>
      </w:r>
      <w:r w:rsidRPr="00AB1781">
        <w:t>and the sea</w:t>
      </w:r>
      <w:r w:rsidR="001626CD">
        <w:t>s;</w:t>
      </w:r>
      <w:r w:rsidRPr="00AB1781">
        <w:rPr>
          <w:rStyle w:val="FootnoteReference"/>
        </w:rPr>
        <w:footnoteReference w:id="46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6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6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6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6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7"/>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68"/>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9"/>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0"/>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71"/>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7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73"/>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74"/>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75"/>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7"/>
      </w:r>
      <w:r w:rsidRPr="00AB1781">
        <w:t xml:space="preserve"> in </w:t>
      </w:r>
      <w:r w:rsidR="00E570CB">
        <w:t>Your</w:t>
      </w:r>
      <w:r w:rsidRPr="00AB1781">
        <w:t xml:space="preserve"> wrath,</w:t>
      </w:r>
      <w:r w:rsidRPr="00AB1781">
        <w:rPr>
          <w:rStyle w:val="FootnoteReference"/>
        </w:rPr>
        <w:footnoteReference w:id="478"/>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9"/>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0"/>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81"/>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82"/>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83"/>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84"/>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85"/>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6"/>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7"/>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8"/>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9"/>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0"/>
      </w:r>
      <w:r w:rsidRPr="00AB1781">
        <w:t xml:space="preserve"> in a ripe</w:t>
      </w:r>
      <w:r w:rsidR="00325B16">
        <w:rPr>
          <w:rStyle w:val="FootnoteReference"/>
        </w:rPr>
        <w:footnoteReference w:id="491"/>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9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93"/>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494"/>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95"/>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96"/>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7"/>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8"/>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9"/>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0"/>
      </w:r>
      <w:r w:rsidRPr="00AB1781">
        <w:t xml:space="preserve"> with thanksgiving</w:t>
      </w:r>
      <w:r w:rsidR="000470D3">
        <w:rPr>
          <w:rStyle w:val="FootnoteReference"/>
        </w:rPr>
        <w:footnoteReference w:id="501"/>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02"/>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03"/>
      </w:r>
      <w:r w:rsidRPr="00AB1781">
        <w:t xml:space="preserve"> and fall down</w:t>
      </w:r>
      <w:r w:rsidR="002A2713">
        <w:rPr>
          <w:rStyle w:val="FootnoteReference"/>
        </w:rPr>
        <w:footnoteReference w:id="504"/>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05"/>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06"/>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7"/>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8"/>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9"/>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0"/>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11"/>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12"/>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13"/>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14"/>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15"/>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16"/>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7"/>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8"/>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9"/>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0"/>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21"/>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22"/>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23"/>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24"/>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25"/>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26"/>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7"/>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8"/>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9"/>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0"/>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31"/>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32"/>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33"/>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34"/>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35"/>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36"/>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7"/>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8"/>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lastRenderedPageBreak/>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9"/>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0"/>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41"/>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42"/>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4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44"/>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45"/>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46"/>
      </w:r>
      <w:r w:rsidRPr="00AB1781">
        <w:t xml:space="preserve"> from us.</w:t>
      </w:r>
      <w:r w:rsidRPr="00AB1781">
        <w:rPr>
          <w:rStyle w:val="FootnoteReference"/>
        </w:rPr>
        <w:footnoteReference w:id="547"/>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8"/>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9"/>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0"/>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51"/>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52"/>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53"/>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54"/>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55"/>
      </w:r>
      <w:r w:rsidR="00342E73">
        <w:t xml:space="preserve"> flames of fire.</w:t>
      </w:r>
      <w:r w:rsidRPr="00AB1781">
        <w:rPr>
          <w:rStyle w:val="FootnoteReference"/>
        </w:rPr>
        <w:footnoteReference w:id="556"/>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7"/>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8"/>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9"/>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0"/>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61"/>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62"/>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63"/>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64"/>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65"/>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66"/>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7"/>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8"/>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9"/>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0"/>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71"/>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72"/>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73"/>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74"/>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75"/>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76"/>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7"/>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8"/>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9"/>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0"/>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81"/>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82"/>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83"/>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84"/>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85"/>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86"/>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7"/>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8"/>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9"/>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0"/>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91"/>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92"/>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93"/>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94"/>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95"/>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96"/>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7"/>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8"/>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9"/>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0"/>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01"/>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02"/>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0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0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0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0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7"/>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1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1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1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14"/>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1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16"/>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7"/>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lastRenderedPageBreak/>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8"/>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9"/>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0"/>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21"/>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22"/>
      </w:r>
      <w:r w:rsidRPr="00AB1781">
        <w:t>.</w:t>
      </w:r>
      <w:r w:rsidRPr="00AB1781">
        <w:rPr>
          <w:rStyle w:val="FootnoteReference"/>
        </w:rPr>
        <w:footnoteReference w:id="623"/>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24"/>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25"/>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26"/>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7"/>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8"/>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9"/>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0"/>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31"/>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32"/>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33"/>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34"/>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35"/>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36"/>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7"/>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8"/>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9"/>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0"/>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41"/>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42"/>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43"/>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44"/>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45"/>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46"/>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7"/>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9"/>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0"/>
      </w:r>
      <w:r w:rsidR="00510795" w:rsidRPr="00AB1781">
        <w:t>.</w:t>
      </w:r>
    </w:p>
    <w:p w14:paraId="397629CE" w14:textId="75AE80C9" w:rsidR="00510795" w:rsidRPr="00267F42" w:rsidRDefault="00267F42" w:rsidP="00BF0205">
      <w:pPr>
        <w:pStyle w:val="Heading4"/>
      </w:pPr>
      <w:bookmarkStart w:id="294"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51"/>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52"/>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53"/>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5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55"/>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5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7"/>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5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6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6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6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6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6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6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9"/>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71"/>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7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7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74"/>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7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7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lastRenderedPageBreak/>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8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8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8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8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8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8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8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9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9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9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9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9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9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0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0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0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0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0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0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1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1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1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1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1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1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2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2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2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2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2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2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2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31"/>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32"/>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33"/>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34"/>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35"/>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36"/>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7"/>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8"/>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9"/>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41"/>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42"/>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43"/>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44"/>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4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46"/>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7"/>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8"/>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9"/>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0"/>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51"/>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52"/>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53"/>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54"/>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55"/>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56"/>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57"/>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8"/>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9"/>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0"/>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61"/>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62"/>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63"/>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64"/>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65"/>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66"/>
      </w:r>
      <w:r w:rsidRPr="00AB1781">
        <w:t>.</w:t>
      </w:r>
    </w:p>
    <w:p w14:paraId="23B5DEB7" w14:textId="0DDFAFB3" w:rsidR="00FD25B7" w:rsidRPr="00AB1781" w:rsidRDefault="00FD25B7" w:rsidP="00F431B1">
      <w:pPr>
        <w:pStyle w:val="EnglishHangNoCoptic"/>
      </w:pPr>
      <w:r w:rsidRPr="00AB1781">
        <w:t xml:space="preserve">9 </w:t>
      </w:r>
      <w:bookmarkStart w:id="317" w:name="_GoBack"/>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bookmarkEnd w:id="317"/>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67"/>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8"/>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9"/>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0"/>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71"/>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72"/>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73"/>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74"/>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75"/>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76"/>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77"/>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9"/>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0"/>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81"/>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82"/>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83"/>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84"/>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85"/>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86"/>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87"/>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8"/>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lastRenderedPageBreak/>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9"/>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0"/>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91"/>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92"/>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93"/>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94"/>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95"/>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96"/>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97"/>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8"/>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9"/>
      </w:r>
      <w:r w:rsidRPr="00AB1781">
        <w:t xml:space="preserve"> my heart,</w:t>
      </w:r>
      <w:r w:rsidRPr="00AB1781">
        <w:rPr>
          <w:rStyle w:val="FootnoteReference"/>
        </w:rPr>
        <w:footnoteReference w:id="800"/>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01"/>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0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03"/>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0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0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06"/>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0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8"/>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9"/>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10"/>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1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1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13"/>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1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1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1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1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9"/>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2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2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2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23"/>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2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2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2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2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3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3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3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3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3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35"/>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3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3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8"/>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4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4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4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4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4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4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4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4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5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5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5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5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5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5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5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57"/>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8"/>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59"/>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6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6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6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6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64"/>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6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6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7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7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7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7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7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7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7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7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r w:rsidR="007A2178">
        <w:fldChar w:fldCharType="begin"/>
      </w:r>
      <w:r w:rsidR="007A2178">
        <w:instrText xml:space="preserve"> PAGEREF _Ref297493889 </w:instrText>
      </w:r>
      <w:r w:rsidR="007A2178">
        <w:fldChar w:fldCharType="separate"/>
      </w:r>
      <w:r w:rsidR="00285979">
        <w:rPr>
          <w:noProof/>
        </w:rPr>
        <w:t>340</w:t>
      </w:r>
      <w:r w:rsidR="007A2178">
        <w:rPr>
          <w:noProof/>
        </w:rPr>
        <w:fldChar w:fldCharType="end"/>
      </w:r>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8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8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8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8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8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85"/>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8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8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9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9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7A2178"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7A2178"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9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9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9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9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96"/>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9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0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7A2178">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7A2178">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7A2178">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7A2178">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7A2178">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7A2178">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7A2178">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7A2178">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7A2178">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7A2178">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7A2178">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7A2178">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7A2178">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7A2178">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7A2178">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7A2178">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1D0DEE83" w:rsidR="00DB5470" w:rsidRDefault="00296539" w:rsidP="00DB5470">
      <w:pPr>
        <w:pStyle w:val="Heading4"/>
      </w:pPr>
      <w:bookmarkStart w:id="1194" w:name="_Ref434490285"/>
      <w:r>
        <w:t xml:space="preserve">A Verse for the Verses of Cymbals </w:t>
      </w:r>
      <w:r w:rsidR="00DB5470">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6700C757" w14:textId="77777777" w:rsidR="00DB5470" w:rsidRDefault="00DB5470" w:rsidP="00DB5470">
            <w:pPr>
              <w:pStyle w:val="EngHang"/>
            </w:pPr>
            <w:r>
              <w:t>Hail to the wise young virgin,</w:t>
            </w:r>
          </w:p>
          <w:p w14:paraId="191D35F2" w14:textId="54453BDA" w:rsidR="00DB5470" w:rsidRDefault="00DB5470" w:rsidP="00DB5470">
            <w:pPr>
              <w:pStyle w:val="EngHang"/>
            </w:pPr>
            <w:r>
              <w:t xml:space="preserve">The elect </w:t>
            </w:r>
            <w:r w:rsidR="006A3D5A">
              <w:t xml:space="preserve">and true </w:t>
            </w:r>
            <w:r>
              <w:t>lady,</w:t>
            </w:r>
          </w:p>
          <w:p w14:paraId="1E61C6F4" w14:textId="77777777" w:rsidR="00DB5470" w:rsidRDefault="00DB5470" w:rsidP="00DB5470">
            <w:pPr>
              <w:pStyle w:val="EngHang"/>
            </w:pPr>
            <w:r>
              <w:t>The bride of Christ,</w:t>
            </w:r>
          </w:p>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72A04AC7" w14:textId="77777777" w:rsidR="00DB5470" w:rsidRDefault="00DB5470" w:rsidP="00DB5470">
            <w:pPr>
              <w:pStyle w:val="CopticVersemulti-line"/>
            </w:pPr>
            <w:r>
              <w:t>Ⲭⲉⲣⲉ ϯⲁ̀ⲗⲟⲩ ⲛ̀ⲥⲁⲃⲏ ⲙⲡⲁⲣⲑⲉⲛⲟⲥ:</w:t>
            </w:r>
          </w:p>
          <w:p w14:paraId="1AD8BD27" w14:textId="77777777" w:rsidR="00DB5470" w:rsidRDefault="00DB5470" w:rsidP="00DB5470">
            <w:pPr>
              <w:pStyle w:val="CopticVersemulti-line"/>
            </w:pPr>
            <w:r>
              <w:t>ϯⲥⲱⲧⲡ ⲛ̀ⲕⲩⲣⲓⲁ ⲙ̀ⲙⲏⲓ:</w:t>
            </w:r>
          </w:p>
          <w:p w14:paraId="180067D9" w14:textId="77777777" w:rsidR="00DB5470" w:rsidRDefault="00DB5470" w:rsidP="00DB5470">
            <w:pPr>
              <w:pStyle w:val="CopticVersemulti-line"/>
            </w:pPr>
            <w:r>
              <w:t>ϯϣⲉⲗⲉⲧ Ⲡⲓⲭ̀ⲣⲓⲥⲧⲟⲥ:</w:t>
            </w:r>
          </w:p>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4D5D88FB" w:rsidR="00DB5470" w:rsidRDefault="00DB5470" w:rsidP="00DB5470">
      <w:pPr>
        <w:pStyle w:val="Heading4"/>
      </w:pPr>
      <w:bookmarkStart w:id="1195" w:name="_Toc448227472"/>
      <w:r>
        <w:lastRenderedPageBreak/>
        <w:t xml:space="preserve">The Gospel Response </w:t>
      </w:r>
      <w:r w:rsidR="00296539">
        <w:t xml:space="preserve">Verse </w:t>
      </w:r>
      <w:r>
        <w:t>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67A7A8D7" w14:textId="77777777" w:rsidTr="00DB5470">
        <w:trPr>
          <w:cantSplit/>
          <w:jc w:val="center"/>
        </w:trPr>
        <w:tc>
          <w:tcPr>
            <w:tcW w:w="288" w:type="dxa"/>
          </w:tcPr>
          <w:p w14:paraId="0FDD8599" w14:textId="77777777" w:rsidR="00DB5470" w:rsidRDefault="00DB5470" w:rsidP="00DB5470">
            <w:pPr>
              <w:pStyle w:val="CopticCross"/>
            </w:pPr>
          </w:p>
        </w:tc>
        <w:tc>
          <w:tcPr>
            <w:tcW w:w="3960" w:type="dxa"/>
          </w:tcPr>
          <w:p w14:paraId="69ED5DF7" w14:textId="77777777" w:rsidR="00296539" w:rsidRDefault="00296539" w:rsidP="00296539">
            <w:pPr>
              <w:pStyle w:val="EngHang"/>
            </w:pPr>
            <w:r>
              <w:t>Pray to the Lord on our behalf,</w:t>
            </w:r>
          </w:p>
          <w:p w14:paraId="0F002090" w14:textId="77777777" w:rsidR="00296539" w:rsidRDefault="00296539" w:rsidP="00296539">
            <w:pPr>
              <w:pStyle w:val="EngHang"/>
            </w:pPr>
            <w:r>
              <w:t>O bride of Christ,</w:t>
            </w:r>
          </w:p>
          <w:p w14:paraId="392B18FD" w14:textId="77777777" w:rsidR="00296539" w:rsidRDefault="00296539" w:rsidP="00296539">
            <w:pPr>
              <w:pStyle w:val="EngHang"/>
            </w:pPr>
            <w:r>
              <w:t>The true saint, Verena,</w:t>
            </w:r>
          </w:p>
          <w:p w14:paraId="67070DA2" w14:textId="1BD348F1" w:rsidR="00DB5470" w:rsidRDefault="00296539" w:rsidP="00DB5470">
            <w:pPr>
              <w:pStyle w:val="EngHangEnd"/>
            </w:pPr>
            <w:r>
              <w:t>That He may forgive us our sins.</w:t>
            </w:r>
            <w:r w:rsidR="00DB5470">
              <w:t xml:space="preserve"> </w:t>
            </w:r>
          </w:p>
        </w:tc>
        <w:tc>
          <w:tcPr>
            <w:tcW w:w="288" w:type="dxa"/>
          </w:tcPr>
          <w:p w14:paraId="14A2FFAF" w14:textId="77777777" w:rsidR="00DB5470" w:rsidRDefault="00DB5470" w:rsidP="00DB5470"/>
        </w:tc>
        <w:tc>
          <w:tcPr>
            <w:tcW w:w="288" w:type="dxa"/>
          </w:tcPr>
          <w:p w14:paraId="4C378B67" w14:textId="77777777" w:rsidR="00DB5470" w:rsidRDefault="00DB5470" w:rsidP="00DB5470">
            <w:pPr>
              <w:pStyle w:val="CopticCross"/>
            </w:pPr>
          </w:p>
        </w:tc>
        <w:tc>
          <w:tcPr>
            <w:tcW w:w="3960" w:type="dxa"/>
          </w:tcPr>
          <w:p w14:paraId="2892A736" w14:textId="77777777" w:rsidR="00296539" w:rsidRDefault="00296539" w:rsidP="00296539">
            <w:pPr>
              <w:pStyle w:val="CopticVersemulti-line"/>
            </w:pPr>
            <w:r>
              <w:t>Ⲧⲱⲃϩ ⲙ̀ⲡ̀ϭⲟⲓⲥ ⲉ̀ϩ̀ⲣⲏⲓ ⲉ̀ϫⲱⲛ:</w:t>
            </w:r>
          </w:p>
          <w:p w14:paraId="6769ED68" w14:textId="77777777" w:rsidR="00296539" w:rsidRDefault="00296539" w:rsidP="00296539">
            <w:pPr>
              <w:pStyle w:val="CopticVersemulti-line"/>
            </w:pPr>
            <w:r>
              <w:t>ⲱ̀ ϯϣⲉⲗⲉⲧ ⲛ̀ⲧⲉ ⲡⲓⲭ̀ⲣⲓⲥⲧⲟⲥ:</w:t>
            </w:r>
          </w:p>
          <w:p w14:paraId="078FA9DF" w14:textId="77777777" w:rsidR="00296539" w:rsidRDefault="00296539" w:rsidP="00296539">
            <w:pPr>
              <w:pStyle w:val="CopticVersemulti-line"/>
            </w:pPr>
            <w:r>
              <w:t>ϯⲁ̀ⲅⲓⲁ ⲙ̀ⲙⲏⲓ Ⲃⲓⲣⲏⲛⲁ:</w:t>
            </w:r>
          </w:p>
          <w:p w14:paraId="59D1FB6F" w14:textId="79FCAFFB" w:rsidR="00DB5470" w:rsidRPr="00C35319" w:rsidRDefault="00296539" w:rsidP="00DB5470">
            <w:pPr>
              <w:pStyle w:val="CopticVerse"/>
            </w:pPr>
            <w:r>
              <w:t>ⲛⲧⲉϥⲭⲁ ⲛⲉⲛⲟⲃⲓ ⲛⲁⲛ ⲉ̀ⲃⲟⲗ.</w:t>
            </w:r>
            <w:r w:rsidR="00DB5470" w:rsidRPr="00C35319">
              <w:t xml:space="preserve"> </w:t>
            </w:r>
          </w:p>
        </w:tc>
      </w:tr>
    </w:tbl>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01"/>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417DEF0C" w:rsidR="00BD6485" w:rsidRDefault="00BD6485" w:rsidP="00BD6485">
      <w:pPr>
        <w:pStyle w:val="Heading4"/>
      </w:pPr>
      <w:bookmarkStart w:id="1198" w:name="_Ref434490258"/>
      <w:r>
        <w:t>A Verse for the Verses of Cymbals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F1C7ABA" w14:textId="77777777" w:rsidTr="00BD6485">
        <w:trPr>
          <w:cantSplit/>
          <w:jc w:val="center"/>
        </w:trPr>
        <w:tc>
          <w:tcPr>
            <w:tcW w:w="288" w:type="dxa"/>
          </w:tcPr>
          <w:p w14:paraId="36CCFA84" w14:textId="77777777" w:rsidR="00BD6485" w:rsidRDefault="00BD6485" w:rsidP="00BD6485">
            <w:pPr>
              <w:pStyle w:val="CopticCross"/>
            </w:pPr>
          </w:p>
        </w:tc>
        <w:tc>
          <w:tcPr>
            <w:tcW w:w="3960" w:type="dxa"/>
          </w:tcPr>
          <w:p w14:paraId="608F4125" w14:textId="77777777" w:rsidR="00BD6485" w:rsidRDefault="00BD6485" w:rsidP="00BD6485">
            <w:pPr>
              <w:pStyle w:val="EngHang"/>
            </w:pPr>
            <w:r>
              <w:t>Hail to you O martyrs,</w:t>
            </w:r>
          </w:p>
          <w:p w14:paraId="26CC5098" w14:textId="77777777" w:rsidR="00BD6485" w:rsidRDefault="00BD6485" w:rsidP="00BD6485">
            <w:pPr>
              <w:pStyle w:val="EngHang"/>
            </w:pPr>
            <w:r>
              <w:t>Who accepted many sufferings</w:t>
            </w:r>
          </w:p>
          <w:p w14:paraId="6DD30A7F" w14:textId="1C958C98" w:rsidR="00BD6485" w:rsidRDefault="00BD6485" w:rsidP="00BD6485">
            <w:pPr>
              <w:pStyle w:val="EngHang"/>
            </w:pPr>
            <w:r>
              <w:t xml:space="preserve">For your </w:t>
            </w:r>
            <w:proofErr w:type="gramStart"/>
            <w:r>
              <w:t>their</w:t>
            </w:r>
            <w:proofErr w:type="gramEnd"/>
            <w:r>
              <w:t xml:space="preserve"> of Christ,</w:t>
            </w:r>
          </w:p>
          <w:p w14:paraId="6749DA11" w14:textId="4B1A760B" w:rsidR="00BD6485" w:rsidRPr="00BD6485" w:rsidRDefault="00BD6485" w:rsidP="00BD6485">
            <w:pPr>
              <w:pStyle w:val="EngHang"/>
              <w:rPr>
                <w:rFonts w:ascii="Arial Unicode MS" w:eastAsia="Arial Unicode MS" w:hAnsi="Arial Unicode MS" w:cs="Arial Unicode MS"/>
              </w:rPr>
            </w:pPr>
            <w:r>
              <w:t>Rebecca and her children.</w:t>
            </w:r>
          </w:p>
        </w:tc>
        <w:tc>
          <w:tcPr>
            <w:tcW w:w="288" w:type="dxa"/>
          </w:tcPr>
          <w:p w14:paraId="173F9CD0" w14:textId="77777777" w:rsidR="00BD6485" w:rsidRDefault="00BD6485" w:rsidP="00BD6485"/>
        </w:tc>
        <w:tc>
          <w:tcPr>
            <w:tcW w:w="288" w:type="dxa"/>
          </w:tcPr>
          <w:p w14:paraId="7E6F9AD8" w14:textId="77777777" w:rsidR="00BD6485" w:rsidRDefault="00BD6485" w:rsidP="00BD6485">
            <w:pPr>
              <w:pStyle w:val="CopticCross"/>
            </w:pPr>
          </w:p>
        </w:tc>
        <w:tc>
          <w:tcPr>
            <w:tcW w:w="3960" w:type="dxa"/>
          </w:tcPr>
          <w:p w14:paraId="57A18516" w14:textId="77777777" w:rsidR="00BD6485" w:rsidRDefault="00BD6485" w:rsidP="00BD6485">
            <w:pPr>
              <w:pStyle w:val="CopticVersemulti-line"/>
            </w:pPr>
            <w:r>
              <w:t>Ⲭⲉⲣⲉ ⲛⲱⲧⲉⲛ ⲱ̀ ⲛⲓⲙⲁⲣⲧⲩⲣⲟⲥ:</w:t>
            </w:r>
          </w:p>
          <w:p w14:paraId="38E59773" w14:textId="77777777" w:rsidR="00BD6485" w:rsidRDefault="00BD6485" w:rsidP="00BD6485">
            <w:pPr>
              <w:pStyle w:val="CopticVersemulti-line"/>
            </w:pPr>
            <w:r>
              <w:t>ⲥ̀ⲧⲁⲩϣⲉⲡ ϩⲁⲛⲙⲏϣ ⲙ̀ⲃⲁⲥⲁⲛⲟⲥ:</w:t>
            </w:r>
          </w:p>
          <w:p w14:paraId="53B7F5A7" w14:textId="77777777" w:rsidR="00BD6485" w:rsidRDefault="00BD6485" w:rsidP="00BD6485">
            <w:pPr>
              <w:pStyle w:val="CopticVersemulti-line"/>
            </w:pPr>
            <w:r>
              <w:t>ⲉⲑⲃⲉ ⲡⲟⲩⲙⲉⲓ ⲙ̀Ⲡⲭ̄ⲥ̄:</w:t>
            </w:r>
          </w:p>
          <w:p w14:paraId="756DC49C" w14:textId="31615A76" w:rsidR="00BD6485" w:rsidRPr="00C35319" w:rsidRDefault="00BD6485" w:rsidP="00BD6485">
            <w:pPr>
              <w:pStyle w:val="CopticHangingVerse"/>
            </w:pPr>
            <w:r>
              <w:t>Ⲓⲉⲣⲉⲃⲉⲕⲕⲁ ⲛⲉⲙ ⲛⲉⲥϣⲏⲣⲓ.</w:t>
            </w:r>
          </w:p>
        </w:tc>
      </w:tr>
    </w:tbl>
    <w:p w14:paraId="14929AD8" w14:textId="2C11FCE3" w:rsidR="0046481B" w:rsidRDefault="0046481B" w:rsidP="0046481B">
      <w:pPr>
        <w:pStyle w:val="Heading4"/>
      </w:pPr>
      <w:r>
        <w:lastRenderedPageBreak/>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057EA40B" w14:textId="77777777" w:rsidTr="00BD6485">
        <w:trPr>
          <w:cantSplit/>
          <w:jc w:val="center"/>
        </w:trPr>
        <w:tc>
          <w:tcPr>
            <w:tcW w:w="288" w:type="dxa"/>
          </w:tcPr>
          <w:p w14:paraId="3715D5D2" w14:textId="77777777" w:rsidR="00BD6485" w:rsidRDefault="00BD6485" w:rsidP="00BD6485">
            <w:pPr>
              <w:pStyle w:val="CopticCross"/>
            </w:pPr>
          </w:p>
        </w:tc>
        <w:tc>
          <w:tcPr>
            <w:tcW w:w="3960" w:type="dxa"/>
          </w:tcPr>
          <w:p w14:paraId="18DBECF7" w14:textId="77777777" w:rsidR="00BD6485" w:rsidRDefault="00BD6485" w:rsidP="00BD6485">
            <w:pPr>
              <w:pStyle w:val="EngHang"/>
            </w:pPr>
            <w:r>
              <w:t>Hail to you O matrys,</w:t>
            </w:r>
          </w:p>
          <w:p w14:paraId="38E25BE0" w14:textId="77777777" w:rsidR="00BD6485" w:rsidRDefault="00BD6485" w:rsidP="00BD6485">
            <w:pPr>
              <w:pStyle w:val="EngHang"/>
            </w:pPr>
            <w:r>
              <w:t>Who accepted many sufferings,</w:t>
            </w:r>
          </w:p>
          <w:p w14:paraId="2CF2AF1B" w14:textId="77777777" w:rsidR="00BD6485" w:rsidRDefault="00BD6485" w:rsidP="00BD6485">
            <w:pPr>
              <w:pStyle w:val="EngHang"/>
            </w:pPr>
            <w:r>
              <w:t>For their love for Christ,</w:t>
            </w:r>
          </w:p>
          <w:p w14:paraId="513D873E" w14:textId="77073346" w:rsidR="00BD6485" w:rsidRDefault="00BD6485" w:rsidP="00BD6485">
            <w:pPr>
              <w:pStyle w:val="EngHangEnd"/>
            </w:pPr>
            <w:r>
              <w:t>Rebecca and her children.</w:t>
            </w:r>
          </w:p>
        </w:tc>
        <w:tc>
          <w:tcPr>
            <w:tcW w:w="288" w:type="dxa"/>
          </w:tcPr>
          <w:p w14:paraId="407A4491" w14:textId="77777777" w:rsidR="00BD6485" w:rsidRDefault="00BD6485" w:rsidP="00BD6485"/>
        </w:tc>
        <w:tc>
          <w:tcPr>
            <w:tcW w:w="288" w:type="dxa"/>
          </w:tcPr>
          <w:p w14:paraId="2DA54FDC" w14:textId="77777777" w:rsidR="00BD6485" w:rsidRDefault="00BD6485" w:rsidP="00BD6485">
            <w:pPr>
              <w:pStyle w:val="CopticCross"/>
            </w:pPr>
          </w:p>
        </w:tc>
        <w:tc>
          <w:tcPr>
            <w:tcW w:w="3960" w:type="dxa"/>
          </w:tcPr>
          <w:p w14:paraId="272B6C9C" w14:textId="77777777" w:rsidR="00BD6485" w:rsidRDefault="00BD6485" w:rsidP="00BD6485">
            <w:pPr>
              <w:pStyle w:val="CopticVersemulti-line"/>
            </w:pPr>
            <w:r>
              <w:t>Ⲭⲉⲣⲉ ⲛⲱⲧⲉⲛ ⲱ̀ ⲛⲓⲙⲁⲣⲧⲩⲣⲟⲥ:</w:t>
            </w:r>
          </w:p>
          <w:p w14:paraId="5B51C9F9" w14:textId="77777777" w:rsidR="00BD6485" w:rsidRDefault="00BD6485" w:rsidP="00BD6485">
            <w:pPr>
              <w:pStyle w:val="CopticVersemulti-line"/>
            </w:pPr>
            <w:r>
              <w:t>ⲉ̀ⲧⲁⲩϣⲉⲡ ϩⲁⲛⲙⲏϣ ⲙ̀ⲃⲁⲥⲁⲛⲟⲥ:</w:t>
            </w:r>
          </w:p>
          <w:p w14:paraId="4D9870C2" w14:textId="77777777" w:rsidR="00BD6485" w:rsidRDefault="00BD6485" w:rsidP="00BD6485">
            <w:pPr>
              <w:pStyle w:val="CopticVersemulti-line"/>
            </w:pPr>
            <w:r>
              <w:t>ⲉⲑⲃⲉ ⲡⲟⲩⲙⲉⲓ ⲙ̀Ⲡⲭ̄ⲥ̄:</w:t>
            </w:r>
          </w:p>
          <w:p w14:paraId="208410A1" w14:textId="3BCFF41A" w:rsidR="00BD6485" w:rsidRPr="00C35319" w:rsidRDefault="00BD6485" w:rsidP="00BD6485">
            <w:pPr>
              <w:pStyle w:val="CopticHangingVerse"/>
            </w:pPr>
            <w:r>
              <w:t>Ⲓⲉⲣⲃⲉⲕⲕⲁ ⲛⲉⲙ ⲛⲉⲥϣⲏⲣⲓ.</w:t>
            </w:r>
          </w:p>
        </w:tc>
      </w:tr>
    </w:tbl>
    <w:p w14:paraId="1C2DABD0" w14:textId="1ED79AA9" w:rsidR="00BD6485" w:rsidRDefault="00BD6485" w:rsidP="00BD6485">
      <w:pPr>
        <w:pStyle w:val="Heading4"/>
      </w:pPr>
      <w:r>
        <w:t>The Gospel Response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1BA37681" w14:textId="77777777" w:rsidTr="00BD6485">
        <w:trPr>
          <w:cantSplit/>
          <w:jc w:val="center"/>
        </w:trPr>
        <w:tc>
          <w:tcPr>
            <w:tcW w:w="288" w:type="dxa"/>
          </w:tcPr>
          <w:p w14:paraId="1F251CD6" w14:textId="77777777" w:rsidR="00BD6485" w:rsidRDefault="00BD6485" w:rsidP="00BD6485">
            <w:pPr>
              <w:pStyle w:val="CopticCross"/>
            </w:pPr>
          </w:p>
        </w:tc>
        <w:tc>
          <w:tcPr>
            <w:tcW w:w="3960" w:type="dxa"/>
          </w:tcPr>
          <w:p w14:paraId="6DD00226" w14:textId="77777777" w:rsidR="00BD6485" w:rsidRDefault="00BD6485" w:rsidP="00BD6485">
            <w:pPr>
              <w:pStyle w:val="EngHang"/>
            </w:pPr>
            <w:r>
              <w:t>Pray to the Lord on our behalf,</w:t>
            </w:r>
          </w:p>
          <w:p w14:paraId="7E20C521" w14:textId="182B2DF7" w:rsidR="00BD6485" w:rsidRDefault="00BD6485" w:rsidP="00BD6485">
            <w:pPr>
              <w:pStyle w:val="EngHang"/>
            </w:pPr>
            <w:r>
              <w:t>O beloved of Christ the King,</w:t>
            </w:r>
          </w:p>
          <w:p w14:paraId="4B8F16B9" w14:textId="0C392C16" w:rsidR="00BD6485" w:rsidRDefault="00BD6485" w:rsidP="00BD6485">
            <w:pPr>
              <w:pStyle w:val="EngHang"/>
            </w:pPr>
            <w:r>
              <w:t>Rebecca and her children,</w:t>
            </w:r>
          </w:p>
          <w:p w14:paraId="4A377F85" w14:textId="77777777" w:rsidR="00BD6485" w:rsidRDefault="00BD6485" w:rsidP="00BD6485">
            <w:pPr>
              <w:pStyle w:val="EngHangEnd"/>
            </w:pPr>
            <w:r>
              <w:t xml:space="preserve">That He may forgive us our sins. </w:t>
            </w:r>
          </w:p>
        </w:tc>
        <w:tc>
          <w:tcPr>
            <w:tcW w:w="288" w:type="dxa"/>
          </w:tcPr>
          <w:p w14:paraId="4E23E6F5" w14:textId="77777777" w:rsidR="00BD6485" w:rsidRDefault="00BD6485" w:rsidP="00BD6485"/>
        </w:tc>
        <w:tc>
          <w:tcPr>
            <w:tcW w:w="288" w:type="dxa"/>
          </w:tcPr>
          <w:p w14:paraId="52603672" w14:textId="77777777" w:rsidR="00BD6485" w:rsidRDefault="00BD6485" w:rsidP="00BD6485">
            <w:pPr>
              <w:pStyle w:val="CopticCross"/>
            </w:pPr>
          </w:p>
        </w:tc>
        <w:tc>
          <w:tcPr>
            <w:tcW w:w="3960" w:type="dxa"/>
          </w:tcPr>
          <w:p w14:paraId="50158D67" w14:textId="77777777" w:rsidR="00BD6485" w:rsidRDefault="00BD6485" w:rsidP="00BD6485">
            <w:pPr>
              <w:pStyle w:val="CopticVersemulti-line"/>
            </w:pPr>
            <w:r>
              <w:t>Ⲧⲱⲃϩ ⲙ̀ⲡ̀ϭⲟⲓⲥ ⲉ̀ϩ̀ⲣⲏⲓ ⲉ̀ϫⲱⲛ:</w:t>
            </w:r>
          </w:p>
          <w:p w14:paraId="0CFCA9EB" w14:textId="079DEBA1" w:rsidR="00BD6485" w:rsidRDefault="00BD6485" w:rsidP="00BD6485">
            <w:pPr>
              <w:pStyle w:val="CopticVersemulti-line"/>
            </w:pPr>
            <w:r>
              <w:t>ⲛⲓⲙⲉⲛⲣⲁϯ ⲙ̀ⲡ̀ⲟⲩⲣⲟ Ⲡⲭ̄ⲥ̄:</w:t>
            </w:r>
          </w:p>
          <w:p w14:paraId="50653FC7" w14:textId="7BC898E4" w:rsidR="00BD6485" w:rsidRDefault="00BD6485" w:rsidP="00BD6485">
            <w:pPr>
              <w:pStyle w:val="CopticVersemulti-line"/>
            </w:pPr>
            <w:r>
              <w:t>Ⲓⲉⲣⲃⲉⲕⲕⲁ ⲛⲉⲙ ⲛⲉⲥϣⲏⲣⲓ:</w:t>
            </w:r>
          </w:p>
          <w:p w14:paraId="3C1F6647" w14:textId="018601B8" w:rsidR="00BD6485" w:rsidRPr="00C35319" w:rsidRDefault="00BD6485" w:rsidP="00BD6485">
            <w:pPr>
              <w:pStyle w:val="CopticVerse"/>
            </w:pPr>
            <w:r>
              <w:t>ⲛⲧⲉϥⲭⲁ ⲛⲉⲛⲟⲃⲓ ⲛⲁⲛ ⲉ̀ⲃⲟⲗ.</w:t>
            </w:r>
            <w:r w:rsidRPr="00C35319">
              <w:t xml:space="preserve"> </w:t>
            </w:r>
          </w:p>
        </w:tc>
      </w:tr>
    </w:tbl>
    <w:p w14:paraId="7CD61DB4" w14:textId="05274B1C" w:rsidR="00B637D8" w:rsidRDefault="00B637D8" w:rsidP="00B637D8">
      <w:pPr>
        <w:pStyle w:val="Heading3"/>
      </w:pPr>
      <w:r>
        <w:lastRenderedPageBreak/>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 xml:space="preserve">September 21 (22) / Tho-out 24: Martyrdom of St. Quandratus, One of the </w:t>
      </w:r>
      <w:proofErr w:type="gramStart"/>
      <w:r>
        <w:t>Seventy Two</w:t>
      </w:r>
      <w:bookmarkEnd w:id="1212"/>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0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0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0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77F4625E" w14:textId="77777777" w:rsidTr="003037B8">
        <w:trPr>
          <w:cantSplit/>
          <w:jc w:val="center"/>
        </w:trPr>
        <w:tc>
          <w:tcPr>
            <w:tcW w:w="288" w:type="dxa"/>
          </w:tcPr>
          <w:p w14:paraId="36BD4C9E" w14:textId="77777777" w:rsidR="003037B8" w:rsidRDefault="003037B8" w:rsidP="003037B8">
            <w:pPr>
              <w:pStyle w:val="CopticCross"/>
            </w:pPr>
          </w:p>
        </w:tc>
        <w:tc>
          <w:tcPr>
            <w:tcW w:w="3960" w:type="dxa"/>
          </w:tcPr>
          <w:p w14:paraId="23A04BD6" w14:textId="77777777" w:rsidR="003037B8" w:rsidRDefault="003037B8" w:rsidP="003037B8">
            <w:pPr>
              <w:pStyle w:val="EngHang"/>
            </w:pPr>
            <w:r>
              <w:t>Pray to the Lord on our behalf,</w:t>
            </w:r>
          </w:p>
          <w:p w14:paraId="6167795F" w14:textId="77777777" w:rsidR="003037B8" w:rsidRDefault="003037B8" w:rsidP="003037B8">
            <w:pPr>
              <w:pStyle w:val="EngHang"/>
            </w:pPr>
            <w:r>
              <w:t>O teachers of Orthodoxy,</w:t>
            </w:r>
          </w:p>
          <w:p w14:paraId="07DCA472" w14:textId="77777777" w:rsidR="003037B8" w:rsidRDefault="003037B8" w:rsidP="003037B8">
            <w:pPr>
              <w:pStyle w:val="EngHang"/>
            </w:pPr>
            <w:r>
              <w:t>Severus and Dioscorus,</w:t>
            </w:r>
          </w:p>
          <w:p w14:paraId="10900C71" w14:textId="1C25DF04" w:rsidR="003037B8" w:rsidRDefault="003037B8" w:rsidP="003037B8">
            <w:pPr>
              <w:pStyle w:val="EngHangEnd"/>
            </w:pPr>
            <w:r>
              <w:t>That He may forgive us our sins.</w:t>
            </w:r>
          </w:p>
        </w:tc>
        <w:tc>
          <w:tcPr>
            <w:tcW w:w="288" w:type="dxa"/>
          </w:tcPr>
          <w:p w14:paraId="0139F2C4" w14:textId="77777777" w:rsidR="003037B8" w:rsidRDefault="003037B8" w:rsidP="003037B8"/>
        </w:tc>
        <w:tc>
          <w:tcPr>
            <w:tcW w:w="288" w:type="dxa"/>
          </w:tcPr>
          <w:p w14:paraId="27230705" w14:textId="77777777" w:rsidR="003037B8" w:rsidRDefault="003037B8" w:rsidP="003037B8">
            <w:pPr>
              <w:pStyle w:val="CopticCross"/>
            </w:pPr>
          </w:p>
        </w:tc>
        <w:tc>
          <w:tcPr>
            <w:tcW w:w="3960" w:type="dxa"/>
          </w:tcPr>
          <w:p w14:paraId="56E352E5" w14:textId="77777777" w:rsidR="003037B8" w:rsidRDefault="003037B8" w:rsidP="003037B8">
            <w:pPr>
              <w:pStyle w:val="CopticVersemulti-line"/>
            </w:pPr>
            <w:r>
              <w:t>Ⲧⲱⲃ</w:t>
            </w:r>
            <w:r>
              <w:rPr>
                <w:rFonts w:ascii="Calibri" w:hAnsi="Calibri"/>
              </w:rPr>
              <w:t>ϩ</w:t>
            </w:r>
            <w:r>
              <w:t xml:space="preserve"> ⲙ̀Ⲡⲟ</w:t>
            </w:r>
            <w:r>
              <w:rPr>
                <w:rFonts w:ascii="Arial" w:hAnsi="Arial" w:cs="Arial"/>
              </w:rPr>
              <w:t>̄</w:t>
            </w:r>
            <w:r>
              <w:t>ⲥ</w:t>
            </w:r>
            <w:r>
              <w:rPr>
                <w:rFonts w:ascii="Arial" w:hAnsi="Arial" w:cs="Arial"/>
              </w:rPr>
              <w:t>̄</w:t>
            </w:r>
            <w:r>
              <w:t xml:space="preserve"> ⲉ̀</w:t>
            </w:r>
            <w:r>
              <w:rPr>
                <w:rFonts w:ascii="Calibri" w:hAnsi="Calibri"/>
              </w:rPr>
              <w:t>ϩ</w:t>
            </w:r>
            <w:r>
              <w:t>̀ⲣⲏⲓ ⲉ̀</w:t>
            </w:r>
            <w:r>
              <w:rPr>
                <w:rFonts w:ascii="Calibri" w:hAnsi="Calibri"/>
              </w:rPr>
              <w:t>ϫ</w:t>
            </w:r>
            <w:r>
              <w:t>ⲱⲛ:</w:t>
            </w:r>
          </w:p>
          <w:p w14:paraId="4B195C01" w14:textId="77777777" w:rsidR="003037B8" w:rsidRDefault="003037B8" w:rsidP="003037B8">
            <w:pPr>
              <w:pStyle w:val="CopticVersemulti-line"/>
            </w:pPr>
            <w:r>
              <w:t>ⲱ̀ ⲡ̀ⲥⲁ</w:t>
            </w:r>
            <w:r>
              <w:rPr>
                <w:rFonts w:ascii="Calibri" w:hAnsi="Calibri"/>
              </w:rPr>
              <w:t>ϭ</w:t>
            </w:r>
            <w:r>
              <w:t xml:space="preserve"> ⲛ̀ⲧⲉ </w:t>
            </w:r>
            <w:r>
              <w:rPr>
                <w:rFonts w:ascii="Calibri" w:hAnsi="Calibri"/>
              </w:rPr>
              <w:t>ϯ</w:t>
            </w:r>
            <w:r>
              <w:t>ⲟⲣⲑⲟⲇⲟⲝⲓⲁ̀:</w:t>
            </w:r>
          </w:p>
          <w:p w14:paraId="013B68E8" w14:textId="77777777" w:rsidR="003037B8" w:rsidRDefault="003037B8" w:rsidP="003037B8">
            <w:pPr>
              <w:pStyle w:val="CopticVersemulti-line"/>
            </w:pPr>
            <w:r>
              <w:t>Ⲥⲉⲩⲏ̀ⲣⲟⲥ ⲛⲉⲙ Ⲇⲓⲟⲥⲕⲟⲣⲟⲥ:</w:t>
            </w:r>
          </w:p>
          <w:p w14:paraId="163B31DB" w14:textId="23B1DD11" w:rsidR="003037B8" w:rsidRDefault="003037B8" w:rsidP="003037B8">
            <w:pPr>
              <w:pStyle w:val="CopticHangingVerse"/>
            </w:pPr>
            <w:r>
              <w:t>ⲛ̀ⲧⲉϥⲭⲁ ⲛⲉⲛⲛⲟⲃⲓ ⲛⲁⲛ ⲉ̀ⲃⲟⲗ.</w:t>
            </w:r>
          </w:p>
        </w:tc>
      </w:tr>
    </w:tbl>
    <w:p w14:paraId="7E962436" w14:textId="77777777" w:rsidR="003037B8" w:rsidRPr="003037B8" w:rsidRDefault="003037B8" w:rsidP="003037B8"/>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7A2178">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7A2178">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7A2178">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7A2178">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7A2178">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7A2178">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7A2178">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7A2178">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7A2178">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7A2178">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7A2178">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7A2178">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5549E0A" w:rsidR="0056261A" w:rsidRDefault="0056261A" w:rsidP="0056261A">
      <w:pPr>
        <w:pStyle w:val="Heading4"/>
      </w:pPr>
      <w:bookmarkStart w:id="1241" w:name="_Toc448227486"/>
      <w:r>
        <w:t>The Gospel Response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44159EB" w14:textId="77777777" w:rsidTr="0056261A">
        <w:trPr>
          <w:cantSplit/>
          <w:jc w:val="center"/>
        </w:trPr>
        <w:tc>
          <w:tcPr>
            <w:tcW w:w="288" w:type="dxa"/>
          </w:tcPr>
          <w:p w14:paraId="18FA182C" w14:textId="77777777" w:rsidR="0056261A" w:rsidRDefault="0056261A" w:rsidP="0056261A">
            <w:pPr>
              <w:pStyle w:val="CopticCross"/>
            </w:pPr>
          </w:p>
        </w:tc>
        <w:tc>
          <w:tcPr>
            <w:tcW w:w="3960" w:type="dxa"/>
          </w:tcPr>
          <w:p w14:paraId="797138A1" w14:textId="77777777" w:rsidR="0056261A" w:rsidRDefault="0056261A" w:rsidP="0056261A">
            <w:pPr>
              <w:pStyle w:val="EngHang"/>
            </w:pPr>
            <w:r>
              <w:t>Pray to the Lord on our behalf,</w:t>
            </w:r>
          </w:p>
          <w:p w14:paraId="56B067E6" w14:textId="77777777" w:rsidR="0056261A" w:rsidRDefault="0056261A" w:rsidP="0056261A">
            <w:pPr>
              <w:pStyle w:val="EngHang"/>
            </w:pPr>
            <w:r>
              <w:t>O struggle-bearers, the martyrs,</w:t>
            </w:r>
          </w:p>
          <w:p w14:paraId="36165640" w14:textId="77777777" w:rsidR="0056261A" w:rsidRDefault="0056261A" w:rsidP="0056261A">
            <w:pPr>
              <w:pStyle w:val="EngHang"/>
            </w:pPr>
            <w:r>
              <w:t>St. Sergius and St. Bacchus,</w:t>
            </w:r>
          </w:p>
          <w:p w14:paraId="75E7F19F" w14:textId="421EE872" w:rsidR="0056261A" w:rsidRDefault="0056261A" w:rsidP="0056261A">
            <w:pPr>
              <w:pStyle w:val="EngHangEnd"/>
            </w:pPr>
            <w:r>
              <w:t>That He may forgive us our sins.</w:t>
            </w:r>
          </w:p>
        </w:tc>
        <w:tc>
          <w:tcPr>
            <w:tcW w:w="288" w:type="dxa"/>
          </w:tcPr>
          <w:p w14:paraId="5E2D5F50" w14:textId="77777777" w:rsidR="0056261A" w:rsidRDefault="0056261A" w:rsidP="0056261A"/>
        </w:tc>
        <w:tc>
          <w:tcPr>
            <w:tcW w:w="288" w:type="dxa"/>
          </w:tcPr>
          <w:p w14:paraId="0DAE7853" w14:textId="77777777" w:rsidR="0056261A" w:rsidRDefault="0056261A" w:rsidP="0056261A">
            <w:pPr>
              <w:pStyle w:val="CopticCross"/>
            </w:pPr>
          </w:p>
        </w:tc>
        <w:tc>
          <w:tcPr>
            <w:tcW w:w="3960" w:type="dxa"/>
          </w:tcPr>
          <w:p w14:paraId="6A237854" w14:textId="77777777" w:rsidR="0056261A" w:rsidRDefault="0056261A" w:rsidP="0056261A">
            <w:pPr>
              <w:pStyle w:val="CopticVersemulti-line"/>
            </w:pPr>
            <w:r>
              <w:t>Ⲧⲱⲃϩ ⲙ̀Ⲡⲟ̄ⲥ̄ ⲉ̀ϩ̀ⲣⲏⲓ ⲉ̀ϫⲱⲛ:</w:t>
            </w:r>
          </w:p>
          <w:p w14:paraId="3BD90315" w14:textId="77777777" w:rsidR="0056261A" w:rsidRDefault="0056261A" w:rsidP="0056261A">
            <w:pPr>
              <w:pStyle w:val="CopticVersemulti-line"/>
            </w:pPr>
            <w:r>
              <w:t>ⲱ̀ ⲛⲓⲁⲑⲗⲟⲫⲟⲣⲟⲥ ⲙ̀ⲙⲁⲣⲧⲩⲣⲟⲥ:</w:t>
            </w:r>
          </w:p>
          <w:p w14:paraId="225A211F" w14:textId="77777777" w:rsidR="0056261A" w:rsidRDefault="0056261A" w:rsidP="0056261A">
            <w:pPr>
              <w:pStyle w:val="CopticVersemulti-line"/>
            </w:pPr>
            <w:r>
              <w:t>Ⲛⲓⲁ̀ⲅⲓⲟⲥ Ⲥⲉⲣⲅⲓⲟⲥ ⲛⲉⲙ Ⲃⲁⲭⲟⲥ:</w:t>
            </w:r>
          </w:p>
          <w:p w14:paraId="4D5014F8" w14:textId="4096609F" w:rsidR="0056261A" w:rsidRDefault="0056261A" w:rsidP="0056261A">
            <w:pPr>
              <w:pStyle w:val="CopticHangingVerse"/>
            </w:pPr>
            <w:r>
              <w:t>ⲛ̀ⲧⲉϥⲭⲁ ⲛⲉⲛⲛⲟⲃⲓ ⲛⲁⲛ ⲉ̀ⲃⲟⲗ.</w:t>
            </w:r>
          </w:p>
        </w:tc>
      </w:tr>
    </w:tbl>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0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0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0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35A98FD7" w:rsidR="00855550" w:rsidRDefault="00855550" w:rsidP="00855550">
      <w:pPr>
        <w:pStyle w:val="Heading4"/>
      </w:pPr>
      <w:bookmarkStart w:id="1247" w:name="_Toc448227490"/>
      <w:r>
        <w:t>The Gospel Response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55550" w14:paraId="068722CF" w14:textId="77777777" w:rsidTr="00855550">
        <w:trPr>
          <w:cantSplit/>
          <w:jc w:val="center"/>
        </w:trPr>
        <w:tc>
          <w:tcPr>
            <w:tcW w:w="288" w:type="dxa"/>
          </w:tcPr>
          <w:p w14:paraId="6F070869" w14:textId="77777777" w:rsidR="00855550" w:rsidRDefault="00855550" w:rsidP="00855550">
            <w:pPr>
              <w:pStyle w:val="CopticCross"/>
            </w:pPr>
          </w:p>
        </w:tc>
        <w:tc>
          <w:tcPr>
            <w:tcW w:w="3960" w:type="dxa"/>
          </w:tcPr>
          <w:p w14:paraId="6DF11F9A" w14:textId="77777777" w:rsidR="00855550" w:rsidRDefault="00855550" w:rsidP="00855550">
            <w:pPr>
              <w:pStyle w:val="EngHang"/>
            </w:pPr>
            <w:r>
              <w:t>Pray to the Lord on our behalf,</w:t>
            </w:r>
          </w:p>
          <w:p w14:paraId="678AB878" w14:textId="77777777" w:rsidR="00855550" w:rsidRDefault="00855550" w:rsidP="00855550">
            <w:pPr>
              <w:pStyle w:val="EngHang"/>
            </w:pPr>
            <w:r>
              <w:t>O my lord and father, Abba John</w:t>
            </w:r>
          </w:p>
          <w:p w14:paraId="3CB58203" w14:textId="77777777" w:rsidR="00855550" w:rsidRDefault="00855550" w:rsidP="00855550">
            <w:pPr>
              <w:pStyle w:val="EngHang"/>
            </w:pPr>
            <w:r>
              <w:t>The short Hegoumen,</w:t>
            </w:r>
          </w:p>
          <w:p w14:paraId="1331606B" w14:textId="310BC023" w:rsidR="00855550" w:rsidRDefault="00855550" w:rsidP="00855550">
            <w:pPr>
              <w:pStyle w:val="EngHangEnd"/>
            </w:pPr>
            <w:r>
              <w:t xml:space="preserve">That He may forgive us our sins. </w:t>
            </w:r>
          </w:p>
        </w:tc>
        <w:tc>
          <w:tcPr>
            <w:tcW w:w="288" w:type="dxa"/>
          </w:tcPr>
          <w:p w14:paraId="684CAEC7" w14:textId="77777777" w:rsidR="00855550" w:rsidRDefault="00855550" w:rsidP="00855550"/>
        </w:tc>
        <w:tc>
          <w:tcPr>
            <w:tcW w:w="288" w:type="dxa"/>
          </w:tcPr>
          <w:p w14:paraId="60D9F430" w14:textId="77777777" w:rsidR="00855550" w:rsidRDefault="00855550" w:rsidP="00855550">
            <w:pPr>
              <w:pStyle w:val="CopticCross"/>
            </w:pPr>
          </w:p>
        </w:tc>
        <w:tc>
          <w:tcPr>
            <w:tcW w:w="3960" w:type="dxa"/>
          </w:tcPr>
          <w:p w14:paraId="47CF56F3" w14:textId="77777777" w:rsidR="00855550" w:rsidRDefault="00855550" w:rsidP="00855550">
            <w:pPr>
              <w:pStyle w:val="CopticVersemulti-line"/>
            </w:pPr>
            <w:r>
              <w:t>Ⲧⲱⲃϩ ⲙ̀Ⲡⲟ̄ⲥ̄ ⲉ̀ϩ̀ⲣⲏⲓ ⲉ̀ϫⲱⲛ:</w:t>
            </w:r>
          </w:p>
          <w:p w14:paraId="73FDC7D1" w14:textId="77777777" w:rsidR="00855550" w:rsidRDefault="00855550" w:rsidP="00855550">
            <w:pPr>
              <w:pStyle w:val="CopticVersemulti-line"/>
            </w:pPr>
            <w:r>
              <w:t>ⲱ̀ ⲡⲁⲟ̄ⲥ̄ ⲛ̀ⲓⲱⲧ ⲁⲃⲃⲁ Ⲓⲱⲁⲛⲛⲏⲥ:</w:t>
            </w:r>
          </w:p>
          <w:p w14:paraId="4C5256A8" w14:textId="77777777" w:rsidR="00855550" w:rsidRDefault="00855550" w:rsidP="00855550">
            <w:pPr>
              <w:pStyle w:val="CopticVersemulti-line"/>
            </w:pPr>
            <w:r>
              <w:t>ⲡⲓϩⲏⲅⲟⲩⲙⲉⲛⲟⲥ ⲛ̀ⲕⲟⲗⲟⲃⲟⲥ:</w:t>
            </w:r>
          </w:p>
          <w:p w14:paraId="1EDC5A76" w14:textId="4761F91B" w:rsidR="00855550" w:rsidRPr="00C35319" w:rsidRDefault="00855550" w:rsidP="00855550">
            <w:pPr>
              <w:pStyle w:val="CopticHangingVerse"/>
            </w:pPr>
            <w:r>
              <w:t>ⲛ̀ⲧⲉϥⲭⲁ ⲛⲉⲛⲛⲟⲃⲓ ⲛⲁⲛ ⲉ̀ⲃⲟⲗ.</w:t>
            </w:r>
          </w:p>
        </w:tc>
      </w:tr>
    </w:tbl>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7A2178">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7A2178">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7A2178">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7A2178">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7A2178">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7A2178">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7A2178">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7A2178">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7A2178">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7A2178">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7A2178">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7A2178">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7A2178">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7A2178">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7A2178">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7A2178">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7A2178">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7A2178">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2AF892F7" w:rsidR="0082304E" w:rsidRDefault="0082304E" w:rsidP="0082304E">
      <w:pPr>
        <w:pStyle w:val="Heading4"/>
      </w:pPr>
      <w:bookmarkStart w:id="1266" w:name="_Ref434488301"/>
      <w:r>
        <w:t>The Verse of the Cymbals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40058CAC" w14:textId="77777777" w:rsidTr="0082304E">
        <w:trPr>
          <w:cantSplit/>
          <w:jc w:val="center"/>
        </w:trPr>
        <w:tc>
          <w:tcPr>
            <w:tcW w:w="288" w:type="dxa"/>
          </w:tcPr>
          <w:p w14:paraId="08709941" w14:textId="77777777" w:rsidR="0082304E" w:rsidRDefault="0082304E" w:rsidP="0082304E">
            <w:pPr>
              <w:pStyle w:val="CopticCross"/>
            </w:pPr>
          </w:p>
        </w:tc>
        <w:tc>
          <w:tcPr>
            <w:tcW w:w="3960" w:type="dxa"/>
          </w:tcPr>
          <w:p w14:paraId="7322EE7B" w14:textId="77777777" w:rsidR="0082304E" w:rsidRDefault="0082304E" w:rsidP="0082304E">
            <w:pPr>
              <w:pStyle w:val="EngHang"/>
            </w:pPr>
            <w:r>
              <w:t>Hail to the four incorporeal living beasts,</w:t>
            </w:r>
          </w:p>
          <w:p w14:paraId="72127B62" w14:textId="77777777" w:rsidR="0082304E" w:rsidRDefault="0082304E" w:rsidP="0082304E">
            <w:pPr>
              <w:pStyle w:val="EngHang"/>
            </w:pPr>
            <w:r>
              <w:t>Carrying the throne of God,</w:t>
            </w:r>
          </w:p>
          <w:p w14:paraId="4B6EEB75" w14:textId="77777777" w:rsidR="0082304E" w:rsidRDefault="0082304E" w:rsidP="0082304E">
            <w:pPr>
              <w:pStyle w:val="EngHang"/>
            </w:pPr>
            <w:r>
              <w:t>A lion’s face, and a calf’s face,</w:t>
            </w:r>
          </w:p>
          <w:p w14:paraId="43FECE03" w14:textId="6F2B9E0A" w:rsidR="0082304E" w:rsidRDefault="0082304E" w:rsidP="0082304E">
            <w:pPr>
              <w:pStyle w:val="EngHangEnd"/>
            </w:pPr>
            <w:r>
              <w:t>A man’s face, and an eagle’s face.</w:t>
            </w:r>
          </w:p>
        </w:tc>
        <w:tc>
          <w:tcPr>
            <w:tcW w:w="288" w:type="dxa"/>
          </w:tcPr>
          <w:p w14:paraId="21322B40" w14:textId="77777777" w:rsidR="0082304E" w:rsidRDefault="0082304E" w:rsidP="0082304E"/>
        </w:tc>
        <w:tc>
          <w:tcPr>
            <w:tcW w:w="288" w:type="dxa"/>
          </w:tcPr>
          <w:p w14:paraId="1CB1E7C8" w14:textId="77777777" w:rsidR="0082304E" w:rsidRDefault="0082304E" w:rsidP="0082304E">
            <w:pPr>
              <w:pStyle w:val="CopticCross"/>
            </w:pPr>
          </w:p>
        </w:tc>
        <w:tc>
          <w:tcPr>
            <w:tcW w:w="3960" w:type="dxa"/>
          </w:tcPr>
          <w:p w14:paraId="205C553E" w14:textId="77777777" w:rsidR="0082304E" w:rsidRDefault="0082304E" w:rsidP="0082304E">
            <w:pPr>
              <w:pStyle w:val="CopticVersemulti-line"/>
            </w:pPr>
            <w:r>
              <w:t>Ⲭⲉⲣⲉ ⲡⲓϥ̀ⲧⲟⲟⲩ ⲛ̀ⲍⲱⲟⲩⲛ ⲛ̀ⲁ̀ⲥⲱⲙⲁⲧⲟⲥ:</w:t>
            </w:r>
          </w:p>
          <w:p w14:paraId="0FFFBC3A" w14:textId="77777777" w:rsidR="0082304E" w:rsidRDefault="0082304E" w:rsidP="0082304E">
            <w:pPr>
              <w:pStyle w:val="CopticVersemulti-line"/>
            </w:pPr>
            <w:r>
              <w:t>ⲉⲧϥⲁⲓ ϧⲁ ⲡⲓϩⲁⲣⲙⲁ ⲛ̀ⲧⲉ Ⲫϯ:</w:t>
            </w:r>
          </w:p>
          <w:p w14:paraId="7ABD2FE1" w14:textId="2A0611DC" w:rsidR="0082304E" w:rsidRDefault="0082304E" w:rsidP="0082304E">
            <w:pPr>
              <w:pStyle w:val="CopticVersemulti-line"/>
            </w:pPr>
            <w:r>
              <w:t>ⲟⲩϩⲟ ⲙ̀ⲙⲟⲩⲓ̀ ⲛⲉⲙ ⲟⲩϩⲟ ⲙ̀ⲙⲁⲥⲓ:</w:t>
            </w:r>
          </w:p>
          <w:p w14:paraId="7A8AF5D3" w14:textId="0AB82855" w:rsidR="0082304E" w:rsidRPr="00C35319" w:rsidRDefault="0082304E" w:rsidP="0082304E">
            <w:pPr>
              <w:pStyle w:val="CopticHangingVerse"/>
            </w:pPr>
            <w:r>
              <w:t>ⲟⲩϩⲟ ⲛ̀ⲣⲱⲙⲓ ⲛⲉⲙ ⲟⲩϩⲟ ⲛ̀ⲁ̀ⲏ̀ⲧⲟⲥ.</w:t>
            </w:r>
          </w:p>
        </w:tc>
      </w:tr>
    </w:tbl>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0DA3A4A" w:rsidR="0082304E" w:rsidRDefault="0082304E" w:rsidP="0082304E">
      <w:pPr>
        <w:pStyle w:val="Heading4"/>
      </w:pPr>
      <w:r>
        <w:t>The Gospel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0EEDDE99" w14:textId="77777777" w:rsidTr="0082304E">
        <w:trPr>
          <w:cantSplit/>
          <w:jc w:val="center"/>
        </w:trPr>
        <w:tc>
          <w:tcPr>
            <w:tcW w:w="288" w:type="dxa"/>
          </w:tcPr>
          <w:p w14:paraId="7A4E3242" w14:textId="77777777" w:rsidR="0082304E" w:rsidRDefault="0082304E" w:rsidP="0082304E">
            <w:pPr>
              <w:pStyle w:val="CopticCross"/>
            </w:pPr>
          </w:p>
        </w:tc>
        <w:tc>
          <w:tcPr>
            <w:tcW w:w="3960" w:type="dxa"/>
          </w:tcPr>
          <w:p w14:paraId="5D0C8E0D" w14:textId="77777777" w:rsidR="0082304E" w:rsidRDefault="0082304E" w:rsidP="0082304E">
            <w:pPr>
              <w:pStyle w:val="EngHang"/>
            </w:pPr>
            <w:r>
              <w:t>Intercede on our behalf,</w:t>
            </w:r>
          </w:p>
          <w:p w14:paraId="45B26243" w14:textId="77777777" w:rsidR="0082304E" w:rsidRDefault="0082304E" w:rsidP="0082304E">
            <w:pPr>
              <w:pStyle w:val="EngHang"/>
            </w:pPr>
            <w:r>
              <w:t>O Four Incorporeal Beasts,</w:t>
            </w:r>
          </w:p>
          <w:p w14:paraId="67708080" w14:textId="77777777" w:rsidR="0082304E" w:rsidRDefault="0082304E" w:rsidP="0082304E">
            <w:pPr>
              <w:pStyle w:val="EngHang"/>
            </w:pPr>
            <w:commentRangeStart w:id="1272"/>
            <w:r>
              <w:t>The ministering flames of fire,</w:t>
            </w:r>
            <w:commentRangeEnd w:id="1272"/>
            <w:r>
              <w:rPr>
                <w:rStyle w:val="CommentReference"/>
                <w:rFonts w:ascii="Times New Roman" w:eastAsiaTheme="minorHAnsi" w:hAnsi="Times New Roman" w:cstheme="minorBidi"/>
                <w:color w:val="auto"/>
              </w:rPr>
              <w:commentReference w:id="1272"/>
            </w:r>
          </w:p>
          <w:p w14:paraId="25200814" w14:textId="61FE985F" w:rsidR="0082304E" w:rsidRDefault="0082304E" w:rsidP="0082304E">
            <w:pPr>
              <w:pStyle w:val="EngHangEnd"/>
            </w:pPr>
            <w:r>
              <w:t>That He may forgive us our sins.</w:t>
            </w:r>
          </w:p>
        </w:tc>
        <w:tc>
          <w:tcPr>
            <w:tcW w:w="288" w:type="dxa"/>
          </w:tcPr>
          <w:p w14:paraId="58E2A741" w14:textId="77777777" w:rsidR="0082304E" w:rsidRDefault="0082304E" w:rsidP="0082304E"/>
        </w:tc>
        <w:tc>
          <w:tcPr>
            <w:tcW w:w="288" w:type="dxa"/>
          </w:tcPr>
          <w:p w14:paraId="0A37471A" w14:textId="77777777" w:rsidR="0082304E" w:rsidRDefault="0082304E" w:rsidP="0082304E">
            <w:pPr>
              <w:pStyle w:val="CopticCross"/>
            </w:pPr>
          </w:p>
        </w:tc>
        <w:tc>
          <w:tcPr>
            <w:tcW w:w="3960" w:type="dxa"/>
          </w:tcPr>
          <w:p w14:paraId="2D5108A4" w14:textId="77777777" w:rsidR="0082304E" w:rsidRDefault="0082304E" w:rsidP="0082304E">
            <w:pPr>
              <w:pStyle w:val="CopticVersemulti-line"/>
            </w:pPr>
            <w:r>
              <w:t>Ⲁⲣⲓⲡ̀ⲣⲉⲥⲃⲉⲩⲓⲛ ⲉ̀ϩ̀ⲣⲏⲓ ⲉ̀ϫⲱⲛ:</w:t>
            </w:r>
          </w:p>
          <w:p w14:paraId="6B613B60" w14:textId="77777777" w:rsidR="0082304E" w:rsidRDefault="0082304E" w:rsidP="0082304E">
            <w:pPr>
              <w:pStyle w:val="CopticVersemulti-line"/>
            </w:pPr>
            <w:r>
              <w:t>ⲱ̀ ⲡⲓϥ̀ⲧⲟⲩ ⲛ̀ⲍⲱⲟⲩⲛ ⲛ̀ⲁ̀ⲥⲱⲙⲁⲧⲟⲥ:</w:t>
            </w:r>
          </w:p>
          <w:p w14:paraId="0C6EEF06" w14:textId="77777777" w:rsidR="0082304E" w:rsidRDefault="0082304E" w:rsidP="0082304E">
            <w:pPr>
              <w:pStyle w:val="CopticVersemulti-line"/>
            </w:pPr>
            <w:r>
              <w:t>ⲛ̀ⲗⲓⲧⲟⲣⲅⲟⲥ ⲛ̀ϣⲁϩ ⲛ̀ⲭ̀ⲣⲱⲙ:</w:t>
            </w:r>
          </w:p>
          <w:p w14:paraId="36A26448" w14:textId="2A786340" w:rsidR="0082304E" w:rsidRPr="00C35319" w:rsidRDefault="0082304E" w:rsidP="0082304E">
            <w:pPr>
              <w:pStyle w:val="CopticHangingVerse"/>
            </w:pPr>
            <w:r>
              <w:t>ⲛ̀ⲧⲉϥⲭⲁ ⲛⲉⲛⲛⲟⲃⲓ ⲛⲁⲛ ⲉ̀ⲃⲟⲗ.</w:t>
            </w:r>
          </w:p>
        </w:tc>
      </w:tr>
    </w:tbl>
    <w:p w14:paraId="05468922" w14:textId="203B1041" w:rsidR="004750F8" w:rsidRDefault="004750F8" w:rsidP="004750F8">
      <w:pPr>
        <w:pStyle w:val="Heading3"/>
      </w:pPr>
      <w:r>
        <w:lastRenderedPageBreak/>
        <w:t>November 8 (9) / Athor 12: Archangel Michael</w:t>
      </w:r>
      <w:bookmarkEnd w:id="1270"/>
      <w:bookmarkEnd w:id="1271"/>
    </w:p>
    <w:p w14:paraId="7E078728" w14:textId="77777777" w:rsidR="004750F8" w:rsidRDefault="004750F8" w:rsidP="004750F8">
      <w:pPr>
        <w:pStyle w:val="Heading4"/>
      </w:pPr>
      <w:bookmarkStart w:id="1273" w:name="_Ref434487967"/>
      <w:r>
        <w:t>The Doxology</w:t>
      </w:r>
      <w:r w:rsidR="009D0B24">
        <w:t xml:space="preserve"> for Archangel Michael</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4"/>
            <w:r w:rsidRPr="004764BD">
              <w:t xml:space="preserve">before </w:t>
            </w:r>
            <w:commentRangeEnd w:id="1274"/>
            <w:r>
              <w:rPr>
                <w:rStyle w:val="CommentReference"/>
                <w:rFonts w:ascii="Times New Roman" w:eastAsiaTheme="minorHAnsi" w:hAnsi="Times New Roman" w:cstheme="minorBidi"/>
                <w:color w:val="auto"/>
              </w:rPr>
              <w:commentReference w:id="1274"/>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1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1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3" w:name="_Ref434487984"/>
      <w:r>
        <w:t>The Doxology for Michael and Gabriel</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4"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02F7BCC1" w:rsidR="00B31899" w:rsidRPr="009B2A54" w:rsidRDefault="00B3189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4"/>
    </w:p>
    <w:p w14:paraId="098FEB00" w14:textId="77777777" w:rsidR="00056020" w:rsidRDefault="00056020" w:rsidP="00056020">
      <w:pPr>
        <w:pStyle w:val="Heading4"/>
      </w:pPr>
      <w:bookmarkStart w:id="1285" w:name="_Ref439518461"/>
      <w:r>
        <w:t>The Doxology for St. Martin of Tours</w:t>
      </w:r>
      <w:r>
        <w:rPr>
          <w:rStyle w:val="FootnoteReference"/>
        </w:rPr>
        <w:footnoteReference w:id="912"/>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6" w:name="_Toc448227502"/>
      <w:r>
        <w:t>November 11 (12) / Athor 15: St</w:t>
      </w:r>
      <w:r w:rsidR="004750F8">
        <w:t>. Me</w:t>
      </w:r>
      <w:r>
        <w:t>na the Martyr</w:t>
      </w:r>
      <w:bookmarkEnd w:id="1286"/>
    </w:p>
    <w:p w14:paraId="5E17B349" w14:textId="77777777" w:rsidR="00205EA4" w:rsidRDefault="00205EA4" w:rsidP="00205EA4">
      <w:pPr>
        <w:pStyle w:val="Heading4"/>
      </w:pPr>
      <w:bookmarkStart w:id="1287" w:name="_Ref434489493"/>
      <w:r>
        <w:t>The Doxology</w:t>
      </w:r>
      <w:r w:rsidR="00B46E6E">
        <w:t xml:space="preserve"> for St. Mena</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90" w:name="_Toc448227503"/>
      <w:r>
        <w:t>November 14 (15) / Athor 18: St. Philip the Apostle</w:t>
      </w:r>
      <w:bookmarkEnd w:id="1290"/>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1" w:name="_Toc448227504"/>
      <w:r>
        <w:t>November 15 (16) / Athor 19: The Preaching of St. Bartholomew</w:t>
      </w:r>
      <w:bookmarkEnd w:id="1291"/>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2" w:name="_Toc448227505"/>
      <w:r>
        <w:t>November 15 (16) / Athor 19: Also the Consecration of the Church of Sts. Sergius and Bacchus.</w:t>
      </w:r>
      <w:bookmarkEnd w:id="1292"/>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3" w:name="_Toc448227506"/>
      <w:r>
        <w:t>November 16 (17) / Athor 20: Consecration of Sts. Theodore and Theodore</w:t>
      </w:r>
      <w:bookmarkEnd w:id="1293"/>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4"/>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4"/>
      <w:r w:rsidR="00191A26">
        <w:rPr>
          <w:rStyle w:val="CommentReference"/>
          <w:i w:val="0"/>
        </w:rPr>
        <w:commentReference w:id="1294"/>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5" w:name="_Toc448227507"/>
      <w:r>
        <w:t>November 17 (18) / Athor 21: Commemoration of the Theotokos</w:t>
      </w:r>
      <w:bookmarkEnd w:id="1295"/>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6" w:name="_Ref434562715"/>
      <w:bookmarkStart w:id="1297" w:name="_Toc448227508"/>
      <w:r>
        <w:lastRenderedPageBreak/>
        <w:t>November 18 (19) / Athor 22: Martyrdom of Sts. Cosmas, Damian, and their Brothers</w:t>
      </w:r>
      <w:bookmarkEnd w:id="1296"/>
      <w:bookmarkEnd w:id="1297"/>
    </w:p>
    <w:p w14:paraId="63F7F3A5" w14:textId="77777777" w:rsidR="0059166B" w:rsidRDefault="0059166B" w:rsidP="0059166B">
      <w:pPr>
        <w:pStyle w:val="Heading4"/>
      </w:pPr>
      <w:bookmarkStart w:id="1298" w:name="_Ref434489688"/>
      <w:r>
        <w:t>The Doxology</w:t>
      </w:r>
      <w:r w:rsidR="00B46E6E">
        <w:t xml:space="preserve"> for Sts. Cosmas, Damian, their Brothers and their Mother</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9"/>
            <w:r>
              <w:t>Prabioc</w:t>
            </w:r>
            <w:commentRangeEnd w:id="1299"/>
            <w:r>
              <w:rPr>
                <w:rStyle w:val="CommentReference"/>
                <w:rFonts w:ascii="Times New Roman" w:eastAsiaTheme="minorHAnsi" w:hAnsi="Times New Roman" w:cstheme="minorBidi"/>
                <w:color w:val="auto"/>
              </w:rPr>
              <w:commentReference w:id="12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0"/>
            <w:r>
              <w:t xml:space="preserve">confirming </w:t>
            </w:r>
            <w:commentRangeEnd w:id="1300"/>
            <w:r>
              <w:rPr>
                <w:rStyle w:val="CommentReference"/>
                <w:rFonts w:ascii="Times New Roman" w:eastAsiaTheme="minorHAnsi" w:hAnsi="Times New Roman" w:cstheme="minorBidi"/>
                <w:color w:val="auto"/>
              </w:rPr>
              <w:commentReference w:id="13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1" w:name="_Toc448227509"/>
      <w:r>
        <w:t>November 19 (20) / Athor 23: Consecration of the Church of St. Marina</w:t>
      </w:r>
      <w:bookmarkEnd w:id="1301"/>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2" w:name="_Toc448227510"/>
      <w:r>
        <w:t xml:space="preserve">November 20 (21) / Athor 24: The </w:t>
      </w:r>
      <w:proofErr w:type="gramStart"/>
      <w:r>
        <w:t>Twenty Four</w:t>
      </w:r>
      <w:proofErr w:type="gramEnd"/>
      <w:r>
        <w:t xml:space="preserve"> Presbyters</w:t>
      </w:r>
      <w:bookmarkEnd w:id="1302"/>
    </w:p>
    <w:p w14:paraId="4A042C64" w14:textId="77777777" w:rsidR="00205EA4" w:rsidRDefault="00205EA4" w:rsidP="00205EA4">
      <w:pPr>
        <w:pStyle w:val="Heading4"/>
      </w:pPr>
      <w:bookmarkStart w:id="1303" w:name="_Ref434488339"/>
      <w:r>
        <w:t>The Doxology</w:t>
      </w:r>
      <w:r w:rsidR="00B46E6E">
        <w:t xml:space="preserve"> for the </w:t>
      </w:r>
      <w:proofErr w:type="gramStart"/>
      <w:r w:rsidR="00B46E6E">
        <w:t>Twenty Four</w:t>
      </w:r>
      <w:proofErr w:type="gramEnd"/>
      <w:r w:rsidR="00B46E6E">
        <w:t xml:space="preserve"> Presbyters</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1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1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4" w:name="_Toc448227511"/>
      <w:r>
        <w:t>November 21 (22) / Athor 25: St. Philopater Mercurius</w:t>
      </w:r>
      <w:bookmarkEnd w:id="1304"/>
    </w:p>
    <w:p w14:paraId="1868DD24" w14:textId="77777777" w:rsidR="00205EA4" w:rsidRDefault="00205EA4" w:rsidP="00205EA4">
      <w:pPr>
        <w:pStyle w:val="Heading4"/>
      </w:pPr>
      <w:bookmarkStart w:id="1305" w:name="_Ref434489457"/>
      <w:r>
        <w:t>The Doxology</w:t>
      </w:r>
      <w:r w:rsidR="00B46E6E">
        <w:t xml:space="preserve"> for St. Philopater Mercurius</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1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0"/>
            <w:r>
              <w:t>Placed</w:t>
            </w:r>
            <w:commentRangeEnd w:id="1310"/>
            <w:r>
              <w:rPr>
                <w:rStyle w:val="CommentReference"/>
                <w:rFonts w:ascii="Times New Roman" w:eastAsiaTheme="minorHAnsi" w:hAnsi="Times New Roman" w:cstheme="minorBidi"/>
                <w:color w:val="auto"/>
              </w:rPr>
              <w:commentReference w:id="13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1"/>
            <w:r>
              <w:t>emperate</w:t>
            </w:r>
            <w:r w:rsidRPr="004764BD">
              <w:t xml:space="preserve"> </w:t>
            </w:r>
            <w:r>
              <w:t>with</w:t>
            </w:r>
            <w:commentRangeEnd w:id="1311"/>
            <w:r>
              <w:rPr>
                <w:rStyle w:val="CommentReference"/>
                <w:rFonts w:ascii="Times New Roman" w:eastAsiaTheme="minorHAnsi" w:hAnsi="Times New Roman" w:cstheme="minorBidi"/>
                <w:color w:val="auto"/>
              </w:rPr>
              <w:commentReference w:id="13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1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5" w:name="_Toc448227512"/>
      <w:r>
        <w:t>November 24 (25) / Athor 28: Martyrdom of St. Serapamon, the bishop of Nikiou</w:t>
      </w:r>
      <w:bookmarkEnd w:id="1315"/>
    </w:p>
    <w:p w14:paraId="764EF4A2" w14:textId="77777777" w:rsidR="00DF43CA" w:rsidRDefault="00DF43CA" w:rsidP="00DF43CA">
      <w:pPr>
        <w:pStyle w:val="Heading4"/>
      </w:pPr>
      <w:bookmarkStart w:id="1316" w:name="_Ref434489794"/>
      <w:r>
        <w:t>The Doxology</w:t>
      </w:r>
      <w:r w:rsidR="00B46E6E">
        <w:t xml:space="preserve"> for St. Serapamon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7"/>
            <w:r>
              <w:t>sprang forth</w:t>
            </w:r>
            <w:commentRangeEnd w:id="1317"/>
            <w:r>
              <w:rPr>
                <w:rStyle w:val="CommentReference"/>
                <w:rFonts w:ascii="Times New Roman" w:eastAsiaTheme="minorHAnsi" w:hAnsi="Times New Roman" w:cstheme="minorBidi"/>
                <w:color w:val="auto"/>
              </w:rPr>
              <w:commentReference w:id="13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8" w:name="_Toc448227513"/>
      <w:r>
        <w:t>November 25 (26) / Athor 29: Commemoration of the Annunciation, Nativity, and Resurrection on the 29</w:t>
      </w:r>
      <w:r w:rsidRPr="00C0205C">
        <w:rPr>
          <w:vertAlign w:val="superscript"/>
        </w:rPr>
        <w:t>th</w:t>
      </w:r>
      <w:r>
        <w:t xml:space="preserve"> of Every Month</w:t>
      </w:r>
      <w:bookmarkEnd w:id="1318"/>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9" w:name="_Toc448227514"/>
      <w:r>
        <w:t>November 26 (27) / Athor 30: Consecration of a Church of St. Cosmas and Damian, Their Brothers and Their Mother</w:t>
      </w:r>
      <w:bookmarkEnd w:id="1319"/>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20" w:name="_Toc448227515"/>
      <w:r>
        <w:t>November 27 (28) / Koiak 1: Consecration of the Church of St. Shenoute</w:t>
      </w:r>
      <w:bookmarkEnd w:id="1320"/>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1" w:name="_Toc448227516"/>
      <w:r>
        <w:lastRenderedPageBreak/>
        <w:t>November 30 (December 1) / Koiak 4: Martyrdom of St. Andrew the Apostle</w:t>
      </w:r>
      <w:bookmarkEnd w:id="1321"/>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2" w:name="_Toc410196202"/>
      <w:bookmarkStart w:id="1323" w:name="_Toc410196444"/>
      <w:bookmarkStart w:id="1324" w:name="_Toc410196946"/>
      <w:bookmarkStart w:id="1325" w:name="_Toc448227517"/>
      <w:bookmarkStart w:id="1326" w:name="_Toc448696648"/>
      <w:bookmarkStart w:id="1327" w:name="December"/>
      <w:r>
        <w:lastRenderedPageBreak/>
        <w:t>December</w:t>
      </w:r>
      <w:bookmarkEnd w:id="1322"/>
      <w:bookmarkEnd w:id="1323"/>
      <w:bookmarkEnd w:id="1324"/>
      <w:r w:rsidR="00205EA4">
        <w:t xml:space="preserve"> or </w:t>
      </w:r>
      <w:r w:rsidR="00205EA4">
        <w:rPr>
          <w:rFonts w:ascii="FreeSerifAvvaShenouda" w:hAnsi="FreeSerifAvvaShenouda" w:cs="FreeSerifAvvaShenouda"/>
        </w:rPr>
        <w:t>Ⲕⲟⲓⲁϩⲕ</w:t>
      </w:r>
      <w:bookmarkEnd w:id="1325"/>
      <w:bookmarkEnd w:id="1326"/>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7A2178">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7A2178">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7A2178">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7A2178">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7A2178">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7A2178">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7A2178">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7A2178">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7A2178">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7A2178">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7A2178">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7A2178">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7A2178">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7A2178">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7A2178">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7A2178">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7A2178">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7A2178">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9"/>
            <w:r>
              <w:rPr>
                <w:rStyle w:val="CommentReference"/>
                <w:rFonts w:ascii="Times New Roman" w:eastAsiaTheme="minorHAnsi" w:hAnsi="Times New Roman" w:cstheme="minorBidi"/>
                <w:color w:val="auto"/>
              </w:rPr>
              <w:commentReference w:id="13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0"/>
            <w:r>
              <w:t xml:space="preserve">Announced </w:t>
            </w:r>
            <w:commentRangeEnd w:id="1330"/>
            <w:r>
              <w:rPr>
                <w:rStyle w:val="CommentReference"/>
                <w:rFonts w:ascii="Times New Roman" w:eastAsiaTheme="minorHAnsi" w:hAnsi="Times New Roman" w:cstheme="minorBidi"/>
                <w:color w:val="auto"/>
              </w:rPr>
              <w:commentReference w:id="13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1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2" w:name="_Ref434478867"/>
      <w:r>
        <w:t xml:space="preserve">The Third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3" w:name="_Ref434478878"/>
      <w:r>
        <w:t xml:space="preserve">The Fourth Doxology of December or </w:t>
      </w:r>
      <w:r w:rsidRPr="006C0F49">
        <w:rPr>
          <w:rFonts w:ascii="FreeSerifAvvaShenouda" w:hAnsi="FreeSerifAvvaShenouda" w:cs="FreeSerifAvvaShenouda"/>
        </w:rPr>
        <w:t>Ⲕⲟⲓⲁϩⲕ</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4"/>
            <w:r>
              <w:t>He raised us with a new invitation.</w:t>
            </w:r>
            <w:commentRangeEnd w:id="1334"/>
            <w:r>
              <w:rPr>
                <w:rStyle w:val="CommentReference"/>
                <w:rFonts w:ascii="Times New Roman" w:eastAsiaTheme="minorHAnsi" w:hAnsi="Times New Roman" w:cstheme="minorBidi"/>
                <w:color w:val="auto"/>
              </w:rPr>
              <w:commentReference w:id="13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5"/>
            <w:r>
              <w:t>Bride</w:t>
            </w:r>
            <w:commentRangeEnd w:id="1335"/>
            <w:r>
              <w:rPr>
                <w:rStyle w:val="CommentReference"/>
                <w:rFonts w:ascii="Times New Roman" w:eastAsiaTheme="minorHAnsi" w:hAnsi="Times New Roman" w:cstheme="minorBidi"/>
                <w:color w:val="auto"/>
              </w:rPr>
              <w:commentReference w:id="13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6" w:name="_Ref434478888"/>
      <w:r>
        <w:t xml:space="preserve">The Fifth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7" w:name="_Ref434478907"/>
      <w:r>
        <w:t xml:space="preserve">The Sixth Doxology of December or </w:t>
      </w:r>
      <w:r w:rsidRPr="006C0F49">
        <w:rPr>
          <w:rFonts w:ascii="FreeSerifAvvaShenouda" w:hAnsi="FreeSerifAvvaShenouda" w:cs="FreeSerifAvvaShenouda"/>
        </w:rPr>
        <w:t>Ⲕⲟⲓⲁϩⲕ</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8"/>
            <w:r>
              <w:t xml:space="preserve">return </w:t>
            </w:r>
            <w:commentRangeEnd w:id="1338"/>
            <w:r>
              <w:rPr>
                <w:rStyle w:val="CommentReference"/>
              </w:rPr>
              <w:commentReference w:id="13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9"/>
            <w:r>
              <w:t xml:space="preserve">confirmation </w:t>
            </w:r>
            <w:commentRangeEnd w:id="1339"/>
            <w:r>
              <w:rPr>
                <w:rStyle w:val="CommentReference"/>
              </w:rPr>
              <w:commentReference w:id="13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1"/>
            <w:r>
              <w:t>Angel-evangel of Good News</w:t>
            </w:r>
            <w:commentRangeEnd w:id="1341"/>
            <w:r>
              <w:rPr>
                <w:rStyle w:val="CommentReference"/>
                <w:rFonts w:ascii="Times New Roman" w:eastAsiaTheme="minorHAnsi" w:hAnsi="Times New Roman" w:cstheme="minorBidi"/>
                <w:color w:val="auto"/>
              </w:rPr>
              <w:commentReference w:id="13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2"/>
            <w:r>
              <w:t>Hail, O full of grace</w:t>
            </w:r>
            <w:commentRangeEnd w:id="1342"/>
            <w:r>
              <w:rPr>
                <w:rStyle w:val="CommentReference"/>
                <w:rFonts w:ascii="Times New Roman" w:eastAsiaTheme="minorHAnsi" w:hAnsi="Times New Roman" w:cstheme="minorBidi"/>
                <w:color w:val="auto"/>
              </w:rPr>
              <w:commentReference w:id="13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3"/>
            <w:r>
              <w:t>Angel-Evangel</w:t>
            </w:r>
            <w:commentRangeEnd w:id="1343"/>
            <w:r>
              <w:rPr>
                <w:rStyle w:val="CommentReference"/>
                <w:rFonts w:ascii="Times New Roman" w:eastAsiaTheme="minorHAnsi" w:hAnsi="Times New Roman" w:cstheme="minorBidi"/>
                <w:color w:val="auto"/>
              </w:rPr>
              <w:commentReference w:id="13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4" w:name="_Ref434564112"/>
      <w:bookmarkStart w:id="1345" w:name="_Toc448227518"/>
      <w:bookmarkStart w:id="1346" w:name="_Toc410196203"/>
      <w:bookmarkStart w:id="1347" w:name="_Toc410196445"/>
      <w:bookmarkStart w:id="1348" w:name="_Toc410196947"/>
      <w:r>
        <w:lastRenderedPageBreak/>
        <w:t>December 1 (2) / Koiak 5: Martyrdom of St. Victor</w:t>
      </w:r>
      <w:bookmarkEnd w:id="1344"/>
      <w:bookmarkEnd w:id="1345"/>
    </w:p>
    <w:p w14:paraId="5851AA48" w14:textId="77777777" w:rsidR="00253C5F" w:rsidRDefault="00253C5F" w:rsidP="00253C5F">
      <w:pPr>
        <w:pStyle w:val="Heading4"/>
      </w:pPr>
      <w:bookmarkStart w:id="1349" w:name="_Ref434489590"/>
      <w:r>
        <w:t>The Doxology</w:t>
      </w:r>
      <w:r w:rsidR="00B46E6E">
        <w:t xml:space="preserve"> for St. Victor</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0"/>
            <w:r>
              <w:t>saint</w:t>
            </w:r>
            <w:commentRangeEnd w:id="1350"/>
            <w:r>
              <w:rPr>
                <w:rStyle w:val="CommentReference"/>
                <w:rFonts w:ascii="Times New Roman" w:eastAsiaTheme="minorHAnsi" w:hAnsi="Times New Roman" w:cstheme="minorBidi"/>
                <w:color w:val="auto"/>
              </w:rPr>
              <w:commentReference w:id="13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1" w:name="_Toc448227519"/>
      <w:r>
        <w:lastRenderedPageBreak/>
        <w:t>December 2 (3) / Koiak 6: Pope Abraam the Syrian</w:t>
      </w:r>
      <w:bookmarkEnd w:id="1351"/>
    </w:p>
    <w:p w14:paraId="705AECE8" w14:textId="77777777" w:rsidR="00F416C6" w:rsidRDefault="00F416C6" w:rsidP="00F416C6">
      <w:pPr>
        <w:pStyle w:val="Heading4"/>
      </w:pPr>
      <w:bookmarkStart w:id="1352" w:name="_Ref434492343"/>
      <w:r>
        <w:t>The Doxology of St. Simon the Tanner</w:t>
      </w:r>
      <w:r>
        <w:rPr>
          <w:rStyle w:val="FootnoteReference"/>
        </w:rPr>
        <w:footnoteReference w:id="920"/>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2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3" w:name="_Toc448227520"/>
      <w:r>
        <w:t xml:space="preserve">December 4 (5) / Koiak 8: </w:t>
      </w:r>
      <w:r w:rsidR="00743CE8">
        <w:t xml:space="preserve">The Martyrdom of </w:t>
      </w:r>
      <w:r>
        <w:t>Sts. Barbara and Juliana</w:t>
      </w:r>
      <w:bookmarkEnd w:id="1353"/>
    </w:p>
    <w:p w14:paraId="1D4A5115" w14:textId="77777777" w:rsidR="00FF5FF3" w:rsidRDefault="00FF5FF3" w:rsidP="00FF5FF3">
      <w:pPr>
        <w:pStyle w:val="Heading4"/>
      </w:pPr>
      <w:bookmarkStart w:id="1354" w:name="_Ref434490169"/>
      <w:r>
        <w:t>The Doxology</w:t>
      </w:r>
      <w:r w:rsidR="00B46E6E">
        <w:t xml:space="preserve"> for Sts. Barbara and Juliana</w:t>
      </w:r>
      <w:bookmarkEnd w:id="13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5" w:name="_Toc448227521"/>
      <w:r>
        <w:t>December 4 (5) / Koiak 8: Also St. Samuel the Confessor</w:t>
      </w:r>
      <w:bookmarkEnd w:id="1355"/>
    </w:p>
    <w:p w14:paraId="2EE78AB4" w14:textId="77777777" w:rsidR="00224925" w:rsidRDefault="00224925" w:rsidP="00224925">
      <w:pPr>
        <w:pStyle w:val="Heading4"/>
      </w:pPr>
      <w:bookmarkStart w:id="1356" w:name="_Ref434491260"/>
      <w:r>
        <w:t>The Doxology</w:t>
      </w:r>
      <w:r w:rsidR="00810F04">
        <w:t xml:space="preserve"> for St. Samuel the Confessor</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22"/>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2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7" w:name="_Toc448227522"/>
      <w:r>
        <w:t>December 6 (7) / Koiak 10: Relocation of St. Severus’ Relics</w:t>
      </w:r>
      <w:bookmarkEnd w:id="1367"/>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8" w:name="_Toc448227523"/>
      <w:r>
        <w:t>December 8 (9) / Koiak 12: Commemoration of Archangel Michael</w:t>
      </w:r>
      <w:bookmarkEnd w:id="1368"/>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9" w:name="_Toc448227524"/>
      <w:r>
        <w:t>December 12 (13) / Koiak 16: Saint Spyridon</w:t>
      </w:r>
      <w:r>
        <w:rPr>
          <w:rStyle w:val="FootnoteReference"/>
        </w:rPr>
        <w:footnoteReference w:id="924"/>
      </w:r>
      <w:bookmarkEnd w:id="1369"/>
    </w:p>
    <w:p w14:paraId="598A6BCC" w14:textId="77777777" w:rsidR="005329C1" w:rsidRDefault="005329C1" w:rsidP="005329C1">
      <w:pPr>
        <w:pStyle w:val="Heading3"/>
      </w:pPr>
      <w:bookmarkStart w:id="1370" w:name="_Toc448227525"/>
      <w:r>
        <w:t>December 17 (18) / Koiak 21: Commemoration of the Theotokos</w:t>
      </w:r>
      <w:bookmarkEnd w:id="1370"/>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1" w:name="_Toc448227526"/>
      <w:r>
        <w:lastRenderedPageBreak/>
        <w:t>December 17 (18) / Koiak 21: Also the Martyrdom of St. Barnabas, on</w:t>
      </w:r>
      <w:r w:rsidR="00743CE8">
        <w:t>e</w:t>
      </w:r>
      <w:r>
        <w:t xml:space="preserve"> of the </w:t>
      </w:r>
      <w:proofErr w:type="gramStart"/>
      <w:r>
        <w:t>Seventy Two</w:t>
      </w:r>
      <w:bookmarkEnd w:id="1371"/>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2" w:name="_Toc448227527"/>
      <w:r>
        <w:t>December 18 (19) / Koiak 22: Archangel Gabriel</w:t>
      </w:r>
      <w:r w:rsidR="00481AE5">
        <w:t xml:space="preserve"> (Consecration)</w:t>
      </w:r>
      <w:bookmarkEnd w:id="1372"/>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3" w:name="_Toc448227528"/>
      <w:r>
        <w:t>December 20 (21) / Koiak 24: The Birth of St. Takle Haymanot</w:t>
      </w:r>
      <w:bookmarkEnd w:id="1373"/>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4" w:name="_Toc448227529"/>
      <w:r>
        <w:t>December 21 (22) / Koiak 25: St. John Kami</w:t>
      </w:r>
      <w:bookmarkEnd w:id="1374"/>
    </w:p>
    <w:p w14:paraId="3F9EF92D" w14:textId="77777777" w:rsidR="00810F04" w:rsidRPr="00810F04" w:rsidRDefault="00810F04" w:rsidP="00810F04">
      <w:pPr>
        <w:pStyle w:val="Heading4"/>
      </w:pPr>
      <w:bookmarkStart w:id="1375" w:name="_Ref434491108"/>
      <w:r>
        <w:t>The Doxology for St. John Kami</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6" w:name="_Toc448227530"/>
      <w:r>
        <w:t>December 24 (25) / Koiak 28: Nativity Preparation Day</w:t>
      </w:r>
      <w:bookmarkEnd w:id="137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7" w:name="_Ref434477504"/>
      <w:r>
        <w:t>The Doxology</w:t>
      </w:r>
      <w:r w:rsidR="00E21EA3">
        <w:t xml:space="preserve"> for the Preparation Day of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8" w:name="_Toc448227531"/>
      <w:r>
        <w:t>December 25 (26) / Koiak 29: The Feast of the Nativity</w:t>
      </w:r>
      <w:bookmarkEnd w:id="1378"/>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9" w:name="_Ref434477532"/>
      <w:r>
        <w:t xml:space="preserve">The </w:t>
      </w:r>
      <w:r w:rsidR="00C33BEB">
        <w:t xml:space="preserve">First </w:t>
      </w:r>
      <w:r>
        <w:t>Doxology</w:t>
      </w:r>
      <w:r w:rsidR="00C33BEB">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0" w:name="_Ref434477542"/>
      <w:r>
        <w:t>The Second Doxology for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1"/>
            <w:r>
              <w:t xml:space="preserve">rescued </w:t>
            </w:r>
            <w:commentRangeEnd w:id="1381"/>
            <w:r>
              <w:rPr>
                <w:rStyle w:val="CommentReference"/>
                <w:rFonts w:ascii="Times New Roman" w:eastAsiaTheme="minorHAnsi" w:hAnsi="Times New Roman" w:cstheme="minorBidi"/>
                <w:color w:val="auto"/>
              </w:rPr>
              <w:commentReference w:id="1381"/>
            </w:r>
            <w:r>
              <w:t>and saved us,</w:t>
            </w:r>
          </w:p>
          <w:p w14:paraId="372D1056" w14:textId="77777777" w:rsidR="00C33BEB" w:rsidRDefault="00C33BEB" w:rsidP="00C33BEB">
            <w:pPr>
              <w:pStyle w:val="EngHangEnd"/>
            </w:pPr>
            <w:commentRangeStart w:id="1382"/>
            <w:r>
              <w:t xml:space="preserve">We </w:t>
            </w:r>
            <w:commentRangeEnd w:id="1382"/>
            <w:r>
              <w:rPr>
                <w:rStyle w:val="CommentReference"/>
                <w:rFonts w:ascii="Times New Roman" w:eastAsiaTheme="minorHAnsi" w:hAnsi="Times New Roman" w:cstheme="minorBidi"/>
                <w:color w:val="auto"/>
              </w:rPr>
              <w:commentReference w:id="138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3" w:name="_Ref434477554"/>
      <w:r>
        <w:lastRenderedPageBreak/>
        <w:t>The Third Doxology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4" w:name="_Ref434475057"/>
      <w:r>
        <w:t>The Sunday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5" w:name="_Ref434475083"/>
      <w:r>
        <w:lastRenderedPageBreak/>
        <w:t>The Monday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25"/>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6" w:name="_Ref434475102"/>
      <w:r>
        <w:lastRenderedPageBreak/>
        <w:t>The Tuesday Psali Adam</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7"/>
            <w:r>
              <w:t xml:space="preserve">Shone </w:t>
            </w:r>
            <w:commentRangeEnd w:id="1387"/>
            <w:r>
              <w:rPr>
                <w:rStyle w:val="CommentReference"/>
              </w:rPr>
              <w:commentReference w:id="138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8"/>
            <w:r>
              <w:t>All</w:t>
            </w:r>
            <w:commentRangeEnd w:id="1388"/>
            <w:r>
              <w:rPr>
                <w:rStyle w:val="CommentReference"/>
              </w:rPr>
              <w:commentReference w:id="138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9"/>
            <w:r>
              <w:t>seals</w:t>
            </w:r>
            <w:commentRangeEnd w:id="1389"/>
            <w:r>
              <w:rPr>
                <w:rStyle w:val="CommentReference"/>
              </w:rPr>
              <w:commentReference w:id="138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0"/>
            <w:r>
              <w:t>Tetra</w:t>
            </w:r>
            <w:commentRangeEnd w:id="1390"/>
            <w:r>
              <w:rPr>
                <w:rStyle w:val="CommentReference"/>
              </w:rPr>
              <w:commentReference w:id="139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1"/>
            <w:r>
              <w:t xml:space="preserve">flaming </w:t>
            </w:r>
            <w:commentRangeEnd w:id="1391"/>
            <w:r>
              <w:rPr>
                <w:rStyle w:val="CommentReference"/>
              </w:rPr>
              <w:commentReference w:id="139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2"/>
            <w:r>
              <w:t>disease</w:t>
            </w:r>
            <w:commentRangeEnd w:id="1392"/>
            <w:r>
              <w:rPr>
                <w:rStyle w:val="CommentReference"/>
              </w:rPr>
              <w:commentReference w:id="139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3" w:name="_Ref434475128"/>
      <w:r>
        <w:lastRenderedPageBreak/>
        <w:t>The Wednesday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4" w:name="_Ref434475150"/>
      <w:r>
        <w:t>The Thursday Psali Batos</w:t>
      </w:r>
      <w:r w:rsidR="006C1B94">
        <w:t xml:space="preserve"> for Nativity</w:t>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5"/>
            <w:r>
              <w:t xml:space="preserve">Isaiah </w:t>
            </w:r>
            <w:commentRangeEnd w:id="1395"/>
            <w:r>
              <w:rPr>
                <w:rStyle w:val="CommentReference"/>
              </w:rPr>
              <w:commentReference w:id="139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6" w:name="_Ref434475177"/>
      <w:r>
        <w:t>The Friday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7" w:name="_Ref434475196"/>
      <w:r>
        <w:t>The Saturday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8"/>
            <w:r>
              <w:t>For I cannot speak.</w:t>
            </w:r>
            <w:commentRangeEnd w:id="1398"/>
            <w:r>
              <w:rPr>
                <w:rStyle w:val="CommentReference"/>
              </w:rPr>
              <w:commentReference w:id="139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9" w:name="_Toc448227532"/>
      <w:r>
        <w:t>December 26 (27) / Koiak 30: The Second Day of the Feast of the Nativity</w:t>
      </w:r>
      <w:bookmarkEnd w:id="139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0" w:name="_Ref434561401"/>
      <w:bookmarkStart w:id="1401" w:name="_Toc448227533"/>
      <w:r>
        <w:t>December 27 (28) / Tobi 1: St. Stephen Day</w:t>
      </w:r>
      <w:bookmarkEnd w:id="1400"/>
      <w:bookmarkEnd w:id="1401"/>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2" w:name="_Toc448227534"/>
      <w:r>
        <w:t xml:space="preserve">December 29 (30) / Tobi 3: The One Hundred and </w:t>
      </w:r>
      <w:proofErr w:type="gramStart"/>
      <w:r>
        <w:t>Forty Four</w:t>
      </w:r>
      <w:proofErr w:type="gramEnd"/>
      <w:r>
        <w:t xml:space="preserve"> Thousand</w:t>
      </w:r>
      <w:bookmarkEnd w:id="1402"/>
    </w:p>
    <w:p w14:paraId="2FE981A9" w14:textId="77777777" w:rsidR="00073003" w:rsidRDefault="00073003" w:rsidP="00073003">
      <w:pPr>
        <w:pStyle w:val="Heading4"/>
      </w:pPr>
      <w:bookmarkStart w:id="1403" w:name="_Ref434488616"/>
      <w:r>
        <w:t>The Doxology</w:t>
      </w:r>
      <w:r w:rsidR="00B46E6E">
        <w:t xml:space="preserve"> for the One Hundred and </w:t>
      </w:r>
      <w:proofErr w:type="gramStart"/>
      <w:r w:rsidR="00B46E6E">
        <w:t>Forty Four</w:t>
      </w:r>
      <w:proofErr w:type="gramEnd"/>
      <w:r w:rsidR="00B46E6E">
        <w:t xml:space="preserve"> Thousand</w:t>
      </w:r>
      <w:bookmarkEnd w:id="14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26"/>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27"/>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4" w:name="_Ref434564016"/>
      <w:bookmarkStart w:id="1405" w:name="_Toc448227535"/>
      <w:r>
        <w:t>December 30 (31) / Tobi 4: St. John the Evangelist</w:t>
      </w:r>
      <w:bookmarkEnd w:id="1404"/>
      <w:bookmarkEnd w:id="1405"/>
    </w:p>
    <w:p w14:paraId="3C0BCC81" w14:textId="77777777" w:rsidR="00FF5FF3" w:rsidRDefault="00FF5FF3" w:rsidP="00FF5FF3">
      <w:pPr>
        <w:pStyle w:val="Heading4"/>
      </w:pPr>
      <w:bookmarkStart w:id="1406" w:name="_Ref434488768"/>
      <w:r>
        <w:t>The Doxology</w:t>
      </w:r>
      <w:r w:rsidR="00B46E6E">
        <w:t xml:space="preserve"> for</w:t>
      </w:r>
      <w:r w:rsidR="00BC160E">
        <w:t xml:space="preserve"> St. John the Evangelist</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7"/>
            <w:r>
              <w:t>Zebulun</w:t>
            </w:r>
            <w:commentRangeEnd w:id="1407"/>
            <w:r>
              <w:rPr>
                <w:rStyle w:val="FootnoteReference"/>
              </w:rPr>
              <w:footnoteReference w:id="928"/>
            </w:r>
            <w:r>
              <w:rPr>
                <w:rStyle w:val="CommentReference"/>
                <w:rFonts w:ascii="Times New Roman" w:eastAsiaTheme="minorHAnsi" w:hAnsi="Times New Roman" w:cstheme="minorBidi"/>
                <w:color w:val="auto"/>
              </w:rPr>
              <w:commentReference w:id="140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9"/>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8" w:name="_Toc410196204"/>
      <w:bookmarkStart w:id="1409" w:name="_Toc410196446"/>
      <w:bookmarkStart w:id="1410" w:name="_Toc410196948"/>
      <w:bookmarkStart w:id="1411" w:name="_Toc448696649"/>
      <w:bookmarkStart w:id="1412" w:name="January"/>
      <w:bookmarkEnd w:id="1327"/>
      <w:bookmarkEnd w:id="1346"/>
      <w:bookmarkEnd w:id="1347"/>
      <w:bookmarkEnd w:id="1348"/>
      <w:r>
        <w:lastRenderedPageBreak/>
        <w:t>January</w:t>
      </w:r>
      <w:bookmarkEnd w:id="1408"/>
      <w:bookmarkEnd w:id="1409"/>
      <w:bookmarkEnd w:id="1410"/>
      <w:r w:rsidR="00FF5FF3">
        <w:t xml:space="preserve"> or </w:t>
      </w:r>
      <w:r w:rsidR="00FF5FF3">
        <w:rPr>
          <w:rFonts w:ascii="FreeSerifAvvaShenouda" w:hAnsi="FreeSerifAvvaShenouda" w:cs="FreeSerifAvvaShenouda"/>
        </w:rPr>
        <w:t>Ⲧⲱⲃⲓ</w:t>
      </w:r>
      <w:bookmarkEnd w:id="1411"/>
    </w:p>
    <w:bookmarkStart w:id="1413" w:name="_Toc410196949" w:displacedByCustomXml="next"/>
    <w:bookmarkStart w:id="1414" w:name="_Toc410196447" w:displacedByCustomXml="next"/>
    <w:bookmarkStart w:id="1415"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7A2178">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7A2178">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7A2178">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7A2178">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7A2178">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7A2178">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7A2178">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7A2178">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7A2178">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7A2178">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7A2178">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7A2178">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7A2178">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7A2178">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7A2178">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7A2178">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7A2178">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7A2178">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7A2178">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6" w:name="_Toc448227536"/>
      <w:r>
        <w:rPr>
          <w:lang w:val="en-US"/>
        </w:rPr>
        <w:lastRenderedPageBreak/>
        <w:t>January 1 (2) / Tobi 6</w:t>
      </w:r>
      <w:r w:rsidR="00FF5FF3">
        <w:rPr>
          <w:lang w:val="en-US"/>
        </w:rPr>
        <w:t xml:space="preserve">: The Feast of the </w:t>
      </w:r>
      <w:r w:rsidR="00495F1A">
        <w:t>Circumcision</w:t>
      </w:r>
      <w:bookmarkEnd w:id="1415"/>
      <w:bookmarkEnd w:id="1414"/>
      <w:bookmarkEnd w:id="1413"/>
      <w:bookmarkEnd w:id="1416"/>
    </w:p>
    <w:p w14:paraId="1387E376" w14:textId="77777777" w:rsidR="00FF5FF3" w:rsidRDefault="00FF5FF3" w:rsidP="00FF5FF3">
      <w:pPr>
        <w:pStyle w:val="Heading4"/>
      </w:pPr>
      <w:bookmarkStart w:id="1417" w:name="_Ref434477590"/>
      <w:r>
        <w:t>The Doxology</w:t>
      </w:r>
      <w:r w:rsidR="00E21EA3">
        <w:t xml:space="preserve"> for the Circumcision</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8"/>
            <w:r>
              <w:t xml:space="preserve">Christian </w:t>
            </w:r>
            <w:commentRangeEnd w:id="1418"/>
            <w:r>
              <w:rPr>
                <w:rStyle w:val="CommentReference"/>
                <w:rFonts w:ascii="Times New Roman" w:eastAsiaTheme="minorHAnsi" w:hAnsi="Times New Roman" w:cstheme="minorBidi"/>
                <w:color w:val="auto"/>
              </w:rPr>
              <w:commentReference w:id="141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9" w:name="_Ref434475229"/>
      <w:r>
        <w:t>The Psali Adam</w:t>
      </w:r>
      <w:r w:rsidR="006C1B94">
        <w:t xml:space="preserve"> for the Circumcision</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0"/>
            <w:r>
              <w:t xml:space="preserve">Victorious </w:t>
            </w:r>
            <w:commentRangeEnd w:id="1420"/>
            <w:r>
              <w:rPr>
                <w:rStyle w:val="CommentReference"/>
              </w:rPr>
              <w:commentReference w:id="142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1" w:name="_Ref434475252"/>
      <w:r>
        <w:t>The Psali Batos</w:t>
      </w:r>
      <w:r w:rsidR="006C1B94">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2"/>
            <w:r>
              <w:t>divinity</w:t>
            </w:r>
            <w:commentRangeEnd w:id="1422"/>
            <w:r>
              <w:rPr>
                <w:rStyle w:val="CommentReference"/>
              </w:rPr>
              <w:commentReference w:id="142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3" w:name="_Toc410196206"/>
      <w:bookmarkStart w:id="1424" w:name="_Toc410196448"/>
      <w:bookmarkStart w:id="1425" w:name="_Toc410196950"/>
      <w:bookmarkStart w:id="1426" w:name="_Toc448227537"/>
      <w:r>
        <w:t xml:space="preserve">January 6 (7) / Tobi 11: The Feast of </w:t>
      </w:r>
      <w:r w:rsidR="00495F1A">
        <w:t>Theophany</w:t>
      </w:r>
      <w:bookmarkEnd w:id="1423"/>
      <w:bookmarkEnd w:id="1424"/>
      <w:bookmarkEnd w:id="1425"/>
      <w:bookmarkEnd w:id="1426"/>
    </w:p>
    <w:p w14:paraId="322B4F7B" w14:textId="77777777" w:rsidR="00FF5FF3" w:rsidRDefault="00430630" w:rsidP="00FF5FF3">
      <w:pPr>
        <w:pStyle w:val="Heading4"/>
      </w:pPr>
      <w:bookmarkStart w:id="1427" w:name="_Ref434477630"/>
      <w:r>
        <w:t>An</w:t>
      </w:r>
      <w:r w:rsidR="00FF5FF3">
        <w:t xml:space="preserve"> </w:t>
      </w:r>
      <w:r>
        <w:t xml:space="preserve">Abridged </w:t>
      </w:r>
      <w:r w:rsidR="00FF5FF3">
        <w:t>Doxology</w:t>
      </w:r>
      <w:r w:rsidR="00E21EA3">
        <w:t xml:space="preserve">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8" w:name="_Ref434477641"/>
      <w:r>
        <w:lastRenderedPageBreak/>
        <w:t>The First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9" w:name="_Ref434477660"/>
      <w:r>
        <w:lastRenderedPageBreak/>
        <w:t>The Second Doxology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0" w:name="_Ref434475280"/>
      <w:r>
        <w:t>The Sunday Psali Adam</w:t>
      </w:r>
      <w:r w:rsidR="006C1B94">
        <w:t xml:space="preserve"> for Theophany</w:t>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1"/>
            <w:r>
              <w:t xml:space="preserve">confirm </w:t>
            </w:r>
            <w:commentRangeEnd w:id="1431"/>
            <w:r>
              <w:rPr>
                <w:rStyle w:val="CommentReference"/>
              </w:rPr>
              <w:commentReference w:id="143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2"/>
            <w:r>
              <w:t>ⲛ̀ϫⲉ</w:t>
            </w:r>
            <w:commentRangeEnd w:id="1432"/>
            <w:r>
              <w:rPr>
                <w:rStyle w:val="CommentReference"/>
                <w:rFonts w:ascii="Times New Roman" w:hAnsi="Times New Roman"/>
              </w:rPr>
              <w:commentReference w:id="143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3"/>
            <w:r>
              <w:t>moved</w:t>
            </w:r>
            <w:commentRangeEnd w:id="1433"/>
            <w:r>
              <w:rPr>
                <w:rStyle w:val="CommentReference"/>
              </w:rPr>
              <w:commentReference w:id="143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4"/>
            <w:r>
              <w:t>thrice holy,</w:t>
            </w:r>
            <w:commentRangeEnd w:id="1434"/>
            <w:r>
              <w:rPr>
                <w:rStyle w:val="CommentReference"/>
              </w:rPr>
              <w:commentReference w:id="143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5" w:name="_Ref434475309"/>
      <w:r>
        <w:lastRenderedPageBreak/>
        <w:t>The Monday Psali Adam</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6"/>
            <w:r>
              <w:t xml:space="preserve">Ⲓⲱⲁⲛⲛⲟⲩ </w:t>
            </w:r>
            <w:commentRangeEnd w:id="1436"/>
            <w:r>
              <w:rPr>
                <w:rStyle w:val="CommentReference"/>
                <w:rFonts w:ascii="Times New Roman" w:hAnsi="Times New Roman"/>
              </w:rPr>
              <w:commentReference w:id="143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7"/>
            <w:r>
              <w:rPr>
                <w:rFonts w:eastAsia="Arial Unicode MS" w:cs="FreeSerifAvvaShenouda"/>
              </w:rPr>
              <w:t>ⲛⲓϯϩⲟ</w:t>
            </w:r>
            <w:commentRangeEnd w:id="1437"/>
            <w:r>
              <w:rPr>
                <w:rStyle w:val="CommentReference"/>
                <w:rFonts w:ascii="Times New Roman" w:hAnsi="Times New Roman"/>
              </w:rPr>
              <w:commentReference w:id="143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8" w:name="_Ref434475331"/>
      <w:r>
        <w:t>The Tuesday Psali Adam</w:t>
      </w:r>
      <w:r w:rsidR="006C1B94">
        <w:t xml:space="preserve"> for Theophany</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9"/>
            <w:r>
              <w:t>ⲫⲏ</w:t>
            </w:r>
            <w:commentRangeEnd w:id="1439"/>
            <w:r>
              <w:rPr>
                <w:rStyle w:val="CommentReference"/>
                <w:rFonts w:ascii="Times New Roman" w:hAnsi="Times New Roman"/>
              </w:rPr>
              <w:commentReference w:id="143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0"/>
            <w:r>
              <w:t>ϯⲥⲩⲛⲧⲉⲗⲓⲁ</w:t>
            </w:r>
            <w:commentRangeEnd w:id="1440"/>
            <w:r>
              <w:rPr>
                <w:rStyle w:val="CommentReference"/>
                <w:rFonts w:ascii="Times New Roman" w:hAnsi="Times New Roman"/>
              </w:rPr>
              <w:commentReference w:id="144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1" w:name="_Ref434475362"/>
      <w:r>
        <w:t>The Wednesday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0"/>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2" w:name="_Ref434475388"/>
      <w:r>
        <w:t>The Thursday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3" w:name="_Ref434475411"/>
      <w:r>
        <w:t>The Friday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4" w:name="_Ref434475434"/>
      <w:r>
        <w:t>The Saturday Psali Batos</w:t>
      </w:r>
      <w:r w:rsidR="006C1B94">
        <w:t xml:space="preserve"> for Theophany</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5"/>
            <w:r>
              <w:t>liberty</w:t>
            </w:r>
            <w:commentRangeEnd w:id="1445"/>
            <w:r>
              <w:rPr>
                <w:rStyle w:val="CommentReference"/>
              </w:rPr>
              <w:commentReference w:id="144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6"/>
            <w:r>
              <w:t xml:space="preserve">confirm </w:t>
            </w:r>
            <w:commentRangeEnd w:id="1446"/>
            <w:r>
              <w:rPr>
                <w:rStyle w:val="CommentReference"/>
              </w:rPr>
              <w:commentReference w:id="144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7" w:name="_Toc448227538"/>
      <w:r>
        <w:t>January 7 (8) / Tobi 12</w:t>
      </w:r>
      <w:r w:rsidR="001225FA">
        <w:t xml:space="preserve">: </w:t>
      </w:r>
      <w:r>
        <w:t>The Second Day of the Feast of Theophany</w:t>
      </w:r>
      <w:bookmarkEnd w:id="144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8" w:name="_Toc448227539"/>
      <w:r>
        <w:lastRenderedPageBreak/>
        <w:t>January 7 (8) / Tobi 12</w:t>
      </w:r>
      <w:r w:rsidR="001225FA">
        <w:t xml:space="preserve">: </w:t>
      </w:r>
      <w:r>
        <w:t>Also the Commemoration of Archangel Michael</w:t>
      </w:r>
      <w:bookmarkEnd w:id="1448"/>
    </w:p>
    <w:p w14:paraId="322A578A" w14:textId="4D9FD667" w:rsidR="00191A26" w:rsidRPr="00B637D8" w:rsidRDefault="00191A26" w:rsidP="00191A26">
      <w:pPr>
        <w:pStyle w:val="Rubric"/>
      </w:pPr>
      <w:bookmarkStart w:id="1449" w:name="_Toc410196207"/>
      <w:bookmarkStart w:id="1450" w:name="_Toc410196449"/>
      <w:bookmarkStart w:id="1451"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2" w:name="_Ref434562461"/>
      <w:bookmarkStart w:id="1453" w:name="_Toc448227540"/>
      <w:r>
        <w:t>January 7 (8) / Tobi 12</w:t>
      </w:r>
      <w:r w:rsidR="001225FA">
        <w:t xml:space="preserve">: </w:t>
      </w:r>
      <w:commentRangeStart w:id="1454"/>
      <w:r>
        <w:t>Also St. Theodore Anatoly</w:t>
      </w:r>
      <w:commentRangeEnd w:id="1454"/>
      <w:r>
        <w:rPr>
          <w:rStyle w:val="CommentReference"/>
          <w:rFonts w:eastAsiaTheme="minorHAnsi" w:cstheme="minorBidi"/>
          <w:b w:val="0"/>
          <w:bCs w:val="0"/>
        </w:rPr>
        <w:commentReference w:id="1454"/>
      </w:r>
      <w:bookmarkEnd w:id="1452"/>
      <w:bookmarkEnd w:id="1453"/>
    </w:p>
    <w:p w14:paraId="7DD26869" w14:textId="77777777" w:rsidR="006B44CE" w:rsidRDefault="006B44CE" w:rsidP="006B44CE">
      <w:pPr>
        <w:pStyle w:val="Heading4"/>
      </w:pPr>
      <w:bookmarkStart w:id="1455" w:name="_Ref434477694"/>
      <w:bookmarkStart w:id="1456" w:name="_Ref434489376"/>
      <w:r>
        <w:t>The Doxology</w:t>
      </w:r>
      <w:bookmarkEnd w:id="1455"/>
      <w:r w:rsidR="00B46E6E">
        <w:t xml:space="preserve"> for St. Theodore Anatoly</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7" w:name="_Toc448227541"/>
      <w:r>
        <w:t xml:space="preserve">January 8 (9) / Tobi 13: The Feast of </w:t>
      </w:r>
      <w:proofErr w:type="gramStart"/>
      <w:r>
        <w:t>T</w:t>
      </w:r>
      <w:r w:rsidR="00495F1A">
        <w:t>he</w:t>
      </w:r>
      <w:proofErr w:type="gramEnd"/>
      <w:r w:rsidR="00495F1A">
        <w:t xml:space="preserve"> Wedding of Cana of Galilee</w:t>
      </w:r>
      <w:bookmarkEnd w:id="1449"/>
      <w:bookmarkEnd w:id="1450"/>
      <w:bookmarkEnd w:id="1451"/>
      <w:bookmarkEnd w:id="1457"/>
    </w:p>
    <w:p w14:paraId="46F7A60E" w14:textId="77777777" w:rsidR="00A37BB6" w:rsidRDefault="00A37BB6" w:rsidP="00A37BB6">
      <w:pPr>
        <w:pStyle w:val="Heading4"/>
      </w:pPr>
      <w:bookmarkStart w:id="1458" w:name="_Ref434477774"/>
      <w:r>
        <w:t>The Doxology</w:t>
      </w:r>
      <w:r w:rsidR="00E21EA3">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9" w:name="_Ref434475472"/>
      <w:r>
        <w:t>The Psali Adam</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0" w:name="_Ref434475500"/>
      <w:r>
        <w:lastRenderedPageBreak/>
        <w:t>The Psali Batos</w:t>
      </w:r>
      <w:r w:rsidR="006C1B94">
        <w:t xml:space="preserve"> for the Wedding of Cana</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1" w:name="_Ref434560112"/>
      <w:bookmarkStart w:id="1462" w:name="_Toc448227542"/>
      <w:r>
        <w:t>January 8 (9) / Tobi 13: Also the Martyrdom of St. Demiana</w:t>
      </w:r>
      <w:bookmarkEnd w:id="1461"/>
      <w:bookmarkEnd w:id="1462"/>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3" w:name="_Ref434490124"/>
      <w:r>
        <w:lastRenderedPageBreak/>
        <w:t>Another Doxology of St. Demiana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3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3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4" w:name="_Ref434563224"/>
      <w:bookmarkStart w:id="1465" w:name="_Toc448227543"/>
      <w:r>
        <w:t>January 9 (10) / Tobi 14: St. Maximus</w:t>
      </w:r>
      <w:bookmarkEnd w:id="1464"/>
      <w:bookmarkEnd w:id="1465"/>
    </w:p>
    <w:p w14:paraId="1847ABB1" w14:textId="77777777" w:rsidR="00662600" w:rsidRDefault="00810F04" w:rsidP="00810F04">
      <w:pPr>
        <w:pStyle w:val="Heading4"/>
      </w:pPr>
      <w:bookmarkStart w:id="1466" w:name="_Ref434490957"/>
      <w:r>
        <w:t>The Doxology for</w:t>
      </w:r>
      <w:r w:rsidR="00662600">
        <w:t xml:space="preserve"> Sts. Maximus and Dometius</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3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3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0" w:name="_Toc448227544"/>
      <w:r>
        <w:t>Jan</w:t>
      </w:r>
      <w:r w:rsidR="00662600">
        <w:t>uary 12 (13) / Tobi 17: St. Dome</w:t>
      </w:r>
      <w:r>
        <w:t>tius</w:t>
      </w:r>
      <w:bookmarkEnd w:id="1470"/>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1" w:name="_Toc448227545"/>
      <w:r>
        <w:t>January 13 (14) / Tobi 18: St. Hilary of Poitiers</w:t>
      </w:r>
      <w:bookmarkEnd w:id="1471"/>
    </w:p>
    <w:p w14:paraId="17E429FC" w14:textId="7FC8029F" w:rsidR="00A96087" w:rsidRDefault="00A96087" w:rsidP="00A96087">
      <w:pPr>
        <w:pStyle w:val="Heading4"/>
      </w:pPr>
      <w:r>
        <w:t>The Doxology for St. Hilary of Poitiers</w:t>
      </w:r>
      <w:r w:rsidR="006035EE">
        <w:rPr>
          <w:rStyle w:val="FootnoteReference"/>
        </w:rPr>
        <w:footnoteReference w:id="93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2" w:name="_Toc448227546"/>
      <w:bookmarkStart w:id="1473" w:name="_Toc410196208"/>
      <w:bookmarkStart w:id="1474" w:name="_Toc410196450"/>
      <w:bookmarkStart w:id="1475" w:name="_Toc410196952"/>
      <w:r>
        <w:t>January 15 (16) / Tobi 20: Departure of St. Prochorus the Disciple</w:t>
      </w:r>
      <w:bookmarkEnd w:id="1472"/>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6" w:name="_Toc448227547"/>
      <w:r>
        <w:t xml:space="preserve">January 16 (17) / Tobi 21: </w:t>
      </w:r>
      <w:r w:rsidR="00495F1A">
        <w:t>The Dormition of the Virgin</w:t>
      </w:r>
      <w:bookmarkEnd w:id="1473"/>
      <w:bookmarkEnd w:id="1474"/>
      <w:bookmarkEnd w:id="1475"/>
      <w:bookmarkEnd w:id="1476"/>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7" w:name="_Ref434560171"/>
      <w:bookmarkStart w:id="1478" w:name="_Toc448227548"/>
      <w:r>
        <w:t>January 17 (18) / Tobi 22: St. Anthony the Great</w:t>
      </w:r>
      <w:bookmarkEnd w:id="1477"/>
      <w:bookmarkEnd w:id="1478"/>
    </w:p>
    <w:p w14:paraId="38BCD1D7" w14:textId="77777777" w:rsidR="00FF5FF3" w:rsidRDefault="00FF5FF3" w:rsidP="00FF5FF3">
      <w:pPr>
        <w:pStyle w:val="Heading4"/>
      </w:pPr>
      <w:bookmarkStart w:id="1479" w:name="_Ref434490340"/>
      <w:r>
        <w:t>The Doxology</w:t>
      </w:r>
      <w:r w:rsidR="00B46E6E">
        <w:t xml:space="preserve"> for St. Anthony the Great</w:t>
      </w:r>
      <w:bookmarkEnd w:id="1479"/>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0" w:name="_Toc448227549"/>
      <w:r>
        <w:t>January 18 (19) / Tobi 23: St. Timothy the Apostle</w:t>
      </w:r>
      <w:bookmarkEnd w:id="1480"/>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1" w:name="_Toc448227550"/>
      <w:r>
        <w:lastRenderedPageBreak/>
        <w:t>January 22 (23) / Tobi 27: Archangel Suriel</w:t>
      </w:r>
      <w:bookmarkEnd w:id="1481"/>
    </w:p>
    <w:p w14:paraId="79FCFE0C" w14:textId="77777777" w:rsidR="00596AC8" w:rsidRDefault="00596AC8" w:rsidP="00596AC8">
      <w:pPr>
        <w:pStyle w:val="Heading4"/>
      </w:pPr>
      <w:bookmarkStart w:id="1482" w:name="_Ref434488250"/>
      <w:r>
        <w:t>The Doxology</w:t>
      </w:r>
      <w:r w:rsidR="00B46E6E">
        <w:t xml:space="preserve"> for Archangel Suriel</w:t>
      </w:r>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3" w:name="_Toc448227551"/>
      <w:r>
        <w:t>January 22 (23) / Tobi 27: Also Relocation of St. Timothy the Apostle’s Relics</w:t>
      </w:r>
      <w:bookmarkEnd w:id="1483"/>
    </w:p>
    <w:p w14:paraId="3FBC7E0C" w14:textId="4C84A772" w:rsidR="00191A26" w:rsidRDefault="00191A26" w:rsidP="00191A26">
      <w:pPr>
        <w:pStyle w:val="Rubric"/>
      </w:pPr>
      <w:bookmarkStart w:id="1484"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5" w:name="_Toc448227552"/>
      <w:r>
        <w:t>January 24 (25) / Tobi 29: Commemoration of the Annunciation, Nativity, and Resurrection on the 29</w:t>
      </w:r>
      <w:r w:rsidRPr="00C0205C">
        <w:rPr>
          <w:vertAlign w:val="superscript"/>
        </w:rPr>
        <w:t>th</w:t>
      </w:r>
      <w:r>
        <w:t xml:space="preserve"> of Every Month</w:t>
      </w:r>
      <w:bookmarkEnd w:id="1485"/>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6" w:name="_Toc448227553"/>
      <w:r>
        <w:lastRenderedPageBreak/>
        <w:t>January 27 (28) / Meshir 2: St. Paul the Anchorite</w:t>
      </w:r>
      <w:bookmarkEnd w:id="1484"/>
      <w:bookmarkEnd w:id="1486"/>
    </w:p>
    <w:p w14:paraId="680E4267" w14:textId="77777777" w:rsidR="00C30529" w:rsidRDefault="00C30529" w:rsidP="00C30529">
      <w:pPr>
        <w:pStyle w:val="Heading4"/>
      </w:pPr>
      <w:bookmarkStart w:id="1487" w:name="_Ref434490368"/>
      <w:r>
        <w:t>The Doxology</w:t>
      </w:r>
      <w:r w:rsidR="00B46E6E">
        <w:t xml:space="preserve"> for St. Paul the Anchorite</w:t>
      </w:r>
      <w:bookmarkEnd w:id="1487"/>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3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3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8" w:name="_Toc448227554"/>
      <w:r>
        <w:t>January 29 (30) / Meshir 4: Martyrdom of St. Agabus the Disciple</w:t>
      </w:r>
      <w:bookmarkEnd w:id="1488"/>
    </w:p>
    <w:p w14:paraId="6DDD9040" w14:textId="5FCE5A21" w:rsidR="00191A26" w:rsidRDefault="00191A26" w:rsidP="00191A26">
      <w:pPr>
        <w:pStyle w:val="Rubric"/>
      </w:pPr>
      <w:bookmarkStart w:id="1489" w:name="_Toc410196209"/>
      <w:bookmarkStart w:id="1490" w:name="_Toc410196451"/>
      <w:bookmarkStart w:id="1491"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2" w:name="_Toc448227555"/>
      <w:r>
        <w:t>January 21 (31) / Meshir 5: St. Apollo the Friend of St. Apip</w:t>
      </w:r>
      <w:bookmarkEnd w:id="1492"/>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3" w:name="_Toc448696650"/>
      <w:bookmarkStart w:id="1494" w:name="February"/>
      <w:bookmarkEnd w:id="1412"/>
      <w:r>
        <w:lastRenderedPageBreak/>
        <w:t>February</w:t>
      </w:r>
      <w:bookmarkEnd w:id="1489"/>
      <w:bookmarkEnd w:id="1490"/>
      <w:bookmarkEnd w:id="1491"/>
      <w:r w:rsidR="00C30529">
        <w:t xml:space="preserve"> or </w:t>
      </w:r>
      <w:r w:rsidR="00C30529">
        <w:rPr>
          <w:rFonts w:ascii="FreeSerifAvvaShenouda" w:hAnsi="FreeSerifAvvaShenouda" w:cs="FreeSerifAvvaShenouda"/>
        </w:rPr>
        <w:t>Ⲙϣⲓⲣ</w:t>
      </w:r>
      <w:bookmarkEnd w:id="1493"/>
    </w:p>
    <w:bookmarkStart w:id="1495" w:name="_Toc410196954" w:displacedByCustomXml="next"/>
    <w:bookmarkStart w:id="1496" w:name="_Toc410196452" w:displacedByCustomXml="next"/>
    <w:bookmarkStart w:id="1497"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7A2178">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7A2178">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7A2178">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7A2178">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7A2178">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7A2178">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7A2178">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7A2178">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7A2178">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8" w:name="_Toc448227556"/>
      <w:r>
        <w:lastRenderedPageBreak/>
        <w:t xml:space="preserve">February 2 (3): Meshir 8: </w:t>
      </w:r>
      <w:r w:rsidR="00495F1A">
        <w:t>The Entrance into the Temple</w:t>
      </w:r>
      <w:bookmarkEnd w:id="1497"/>
      <w:bookmarkEnd w:id="1496"/>
      <w:bookmarkEnd w:id="1495"/>
      <w:bookmarkEnd w:id="1498"/>
    </w:p>
    <w:p w14:paraId="6E92944D" w14:textId="77777777" w:rsidR="00C30529" w:rsidRDefault="00C30529" w:rsidP="00124ADD">
      <w:pPr>
        <w:pStyle w:val="Heading4"/>
      </w:pPr>
      <w:bookmarkStart w:id="1499" w:name="_Ref434477815"/>
      <w:r>
        <w:t>The Doxology</w:t>
      </w:r>
      <w:r w:rsidR="00E21EA3">
        <w:t xml:space="preserve"> for the Entrance into the Temple</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500" w:name="_Toc448227557"/>
      <w:r>
        <w:t>February 4 (5) / Meshir 10: Martyrdom of St. James the Son of Alphaeus</w:t>
      </w:r>
      <w:bookmarkEnd w:id="1500"/>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1" w:name="_Toc448227558"/>
      <w:r>
        <w:t>February 6 (7) / Meshir 12: Commemoration of Archangel Michael</w:t>
      </w:r>
      <w:bookmarkEnd w:id="1501"/>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2" w:name="_Toc448227559"/>
      <w:r>
        <w:t>February 8 (9) / Meshir 14: The Departure of St. Severus</w:t>
      </w:r>
      <w:bookmarkEnd w:id="1502"/>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3" w:name="_Toc448227560"/>
      <w:r>
        <w:t>February 10 (11) / Meshir 16: Isaac the Syrian</w:t>
      </w:r>
      <w:bookmarkEnd w:id="1503"/>
    </w:p>
    <w:p w14:paraId="2F7479F8" w14:textId="77777777" w:rsidR="005329C1" w:rsidRDefault="005242D1" w:rsidP="005329C1">
      <w:pPr>
        <w:pStyle w:val="Heading3"/>
      </w:pPr>
      <w:bookmarkStart w:id="1504" w:name="_Toc448227561"/>
      <w:r>
        <w:t>February</w:t>
      </w:r>
      <w:r w:rsidR="005329C1">
        <w:t xml:space="preserve"> 15 (16) / Meshir 21: Commemoration of the Theotokos</w:t>
      </w:r>
      <w:bookmarkEnd w:id="1504"/>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5" w:name="_Toc448227562"/>
      <w:r>
        <w:t>February 15 (16) / Meshir 21: Also Martyrdom of St. Onesimus, the Disciple of St. Paul</w:t>
      </w:r>
      <w:bookmarkEnd w:id="1505"/>
    </w:p>
    <w:p w14:paraId="197E567A" w14:textId="77777777" w:rsidR="00B52D77" w:rsidRDefault="00B52D77" w:rsidP="00B52D77">
      <w:pPr>
        <w:pStyle w:val="Heading3"/>
      </w:pPr>
      <w:bookmarkStart w:id="1506" w:name="_Toc448227563"/>
      <w:r>
        <w:t>February 23 (24) / Meshir 29: Commemoration of the Annunciation, Nativity, and Resurrection on the 29</w:t>
      </w:r>
      <w:r w:rsidRPr="00C0205C">
        <w:rPr>
          <w:vertAlign w:val="superscript"/>
        </w:rPr>
        <w:t>th</w:t>
      </w:r>
      <w:r>
        <w:t xml:space="preserve"> of Every Month</w:t>
      </w:r>
      <w:bookmarkEnd w:id="1506"/>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7" w:name="_Toc448227564"/>
      <w:r>
        <w:lastRenderedPageBreak/>
        <w:t>February 24 (25) / Meshir 30: Appearance of the Head of St. John the Baptist</w:t>
      </w:r>
      <w:bookmarkEnd w:id="1507"/>
    </w:p>
    <w:p w14:paraId="49513F8D" w14:textId="7F292ACA" w:rsidR="00191A26" w:rsidRDefault="00191A26" w:rsidP="00191A26">
      <w:pPr>
        <w:pStyle w:val="Rubric"/>
      </w:pPr>
      <w:bookmarkStart w:id="1508" w:name="_Toc410196211"/>
      <w:bookmarkStart w:id="1509" w:name="_Toc410196453"/>
      <w:bookmarkStart w:id="1510"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1" w:name="_Toc448227565"/>
      <w:r>
        <w:t>February 24 (25) / Meshir 30: Also St. Cyril VI</w:t>
      </w:r>
      <w:bookmarkEnd w:id="1511"/>
    </w:p>
    <w:p w14:paraId="0CDD55AC" w14:textId="77777777" w:rsidR="001779C0" w:rsidRDefault="001779C0" w:rsidP="001779C0">
      <w:pPr>
        <w:pStyle w:val="Heading4"/>
      </w:pPr>
      <w:bookmarkStart w:id="1512" w:name="_Ref434492506"/>
      <w:r>
        <w:t>The Doxology</w:t>
      </w:r>
      <w:r w:rsidR="00B82753">
        <w:t xml:space="preserve"> for St. Cyril VI</w:t>
      </w:r>
      <w:r>
        <w:rPr>
          <w:rStyle w:val="FootnoteReference"/>
        </w:rPr>
        <w:footnoteReference w:id="938"/>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3" w:name="_Toc448696651"/>
      <w:bookmarkStart w:id="1514" w:name="March"/>
      <w:bookmarkEnd w:id="1494"/>
      <w:r>
        <w:lastRenderedPageBreak/>
        <w:t>March</w:t>
      </w:r>
      <w:bookmarkEnd w:id="1508"/>
      <w:bookmarkEnd w:id="1509"/>
      <w:bookmarkEnd w:id="1510"/>
      <w:r w:rsidR="00C30529">
        <w:t xml:space="preserve"> or </w:t>
      </w:r>
      <w:r w:rsidR="00C30529">
        <w:rPr>
          <w:rFonts w:ascii="FreeSerifAvvaShenouda" w:hAnsi="FreeSerifAvvaShenouda" w:cs="FreeSerifAvvaShenouda"/>
        </w:rPr>
        <w:t>Ⲡⲁⲣⲙϩⲟⲧⲡ</w:t>
      </w:r>
      <w:bookmarkEnd w:id="1513"/>
    </w:p>
    <w:bookmarkStart w:id="1515" w:name="_Toc410196956" w:displacedByCustomXml="next"/>
    <w:bookmarkStart w:id="1516" w:name="_Toc410196454" w:displacedByCustomXml="next"/>
    <w:bookmarkStart w:id="1517"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7A2178">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7A2178">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7A2178">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7A2178">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7A2178">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7A2178">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7A2178">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7A2178">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7A2178">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7A2178">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8" w:name="_Toc448227566"/>
      <w:r>
        <w:lastRenderedPageBreak/>
        <w:t>March 2: Departure of St. Chad of Mercia</w:t>
      </w:r>
      <w:r w:rsidR="00377E51">
        <w:rPr>
          <w:rStyle w:val="FootnoteReference"/>
        </w:rPr>
        <w:footnoteReference w:id="939"/>
      </w:r>
      <w:bookmarkEnd w:id="1518"/>
    </w:p>
    <w:p w14:paraId="668738F1" w14:textId="77777777" w:rsidR="006A140A" w:rsidRDefault="006A140A" w:rsidP="006A140A">
      <w:pPr>
        <w:pStyle w:val="Heading4"/>
      </w:pPr>
      <w:bookmarkStart w:id="1519" w:name="_Ref434492702"/>
      <w:r>
        <w:t>The Doxology</w:t>
      </w:r>
      <w:r w:rsidR="00B82753">
        <w:t xml:space="preserve"> for St. Chad of Mercia</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0" w:name="_Toc448227567"/>
      <w:r>
        <w:t>March 4 / Phamenoth 8: Martyrdom of St. Matthias the Apostle</w:t>
      </w:r>
      <w:bookmarkEnd w:id="1520"/>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1" w:name="_Toc448227568"/>
      <w:r>
        <w:t xml:space="preserve">March 6 / Phamenoth 10: </w:t>
      </w:r>
      <w:r w:rsidR="00495F1A">
        <w:t>The Finding of the Holy Cross</w:t>
      </w:r>
      <w:bookmarkEnd w:id="1517"/>
      <w:bookmarkEnd w:id="1516"/>
      <w:bookmarkEnd w:id="1515"/>
      <w:bookmarkEnd w:id="1521"/>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2" w:name="_Toc448227569"/>
      <w:r>
        <w:t>March 8 / Phamenoth</w:t>
      </w:r>
      <w:r w:rsidR="005329C1">
        <w:t xml:space="preserve"> 12</w:t>
      </w:r>
      <w:r>
        <w:t>: Commemoration of Archangel Michael</w:t>
      </w:r>
      <w:bookmarkEnd w:id="1522"/>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3" w:name="_Toc448227570"/>
      <w:r>
        <w:t>March 9 / Phamenoth 13: Return of St. Macarius the Great and St. Macarius of Alexandria from Exile</w:t>
      </w:r>
      <w:bookmarkEnd w:id="1523"/>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4" w:name="_Toc448227571"/>
      <w:r>
        <w:t>March 15 / Phamenoth 19: Martyrdom of St. Aristobulus the Apostle</w:t>
      </w:r>
      <w:bookmarkEnd w:id="1524"/>
    </w:p>
    <w:p w14:paraId="57821F33" w14:textId="4F980D77" w:rsidR="00191A26" w:rsidRDefault="00191A26" w:rsidP="00191A26">
      <w:pPr>
        <w:pStyle w:val="Rubric"/>
      </w:pPr>
      <w:bookmarkStart w:id="1525" w:name="_Toc410196213"/>
      <w:bookmarkStart w:id="1526" w:name="_Toc410196455"/>
      <w:bookmarkStart w:id="1527"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8" w:name="_Toc448227572"/>
      <w:r>
        <w:lastRenderedPageBreak/>
        <w:t>March 17 / Phamenoth 21: Commemoration of the Theotokos</w:t>
      </w:r>
      <w:bookmarkEnd w:id="1528"/>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9" w:name="_Ref434563557"/>
      <w:bookmarkStart w:id="1530" w:name="_Toc448227573"/>
      <w:r>
        <w:t>March 23 / Phamenoth 27: St. Macarius the Great</w:t>
      </w:r>
      <w:bookmarkEnd w:id="1529"/>
      <w:bookmarkEnd w:id="1530"/>
    </w:p>
    <w:p w14:paraId="19445963" w14:textId="77777777" w:rsidR="003E7329" w:rsidRDefault="003E7329" w:rsidP="003E7329">
      <w:pPr>
        <w:pStyle w:val="Heading4"/>
      </w:pPr>
      <w:bookmarkStart w:id="1531" w:name="_Ref434490507"/>
      <w:r>
        <w:t>The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4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8" w:name="_Ref434490525"/>
      <w:r>
        <w:t>Another Doxology of St. Macarius the Great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9" w:name="_Ref434490542"/>
      <w:r>
        <w:t>Another</w:t>
      </w:r>
      <w:r w:rsidR="00C30529">
        <w:t xml:space="preserve"> Doxology</w:t>
      </w:r>
      <w:r>
        <w:t xml:space="preserve"> of St. Macarius the Great</w:t>
      </w:r>
      <w:r>
        <w:rPr>
          <w:rStyle w:val="FootnoteReference"/>
        </w:rPr>
        <w:footnoteReference w:id="942"/>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0" w:name="_Toc448227574"/>
      <w:r>
        <w:lastRenderedPageBreak/>
        <w:t xml:space="preserve">March 25 / Phamenoth 29: </w:t>
      </w:r>
      <w:r w:rsidR="00495F1A">
        <w:t>Annunciation</w:t>
      </w:r>
      <w:bookmarkEnd w:id="1525"/>
      <w:bookmarkEnd w:id="1526"/>
      <w:bookmarkEnd w:id="1527"/>
      <w:bookmarkEnd w:id="1540"/>
    </w:p>
    <w:p w14:paraId="2B8989CB" w14:textId="77777777" w:rsidR="004246C3" w:rsidRDefault="004246C3" w:rsidP="004246C3">
      <w:pPr>
        <w:pStyle w:val="Heading4"/>
      </w:pPr>
      <w:bookmarkStart w:id="154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2" w:name="_Ref434475566"/>
      <w:bookmarkStart w:id="1543" w:name="_Toc410196214"/>
      <w:bookmarkStart w:id="1544" w:name="_Toc410196456"/>
      <w:bookmarkStart w:id="1545" w:name="_Toc410196958"/>
      <w:r>
        <w:lastRenderedPageBreak/>
        <w:t>The Psali Adam</w:t>
      </w:r>
      <w:r w:rsidR="006C1B94">
        <w:t xml:space="preserve"> for Annunciation</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6"/>
            <w:r>
              <w:t>Head</w:t>
            </w:r>
            <w:commentRangeEnd w:id="1546"/>
            <w:r>
              <w:rPr>
                <w:rStyle w:val="CommentReference"/>
              </w:rPr>
              <w:commentReference w:id="15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7" w:name="_Ref434475591"/>
      <w:r>
        <w:t>The Psali Batos</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8"/>
            <w:r>
              <w:t>ruler</w:t>
            </w:r>
            <w:commentRangeEnd w:id="1548"/>
            <w:r>
              <w:rPr>
                <w:rStyle w:val="CommentReference"/>
              </w:rPr>
              <w:commentReference w:id="15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4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9"/>
            <w:r>
              <w:t xml:space="preserve">peoples </w:t>
            </w:r>
            <w:commentRangeEnd w:id="1549"/>
            <w:r>
              <w:rPr>
                <w:rStyle w:val="CommentReference"/>
              </w:rPr>
              <w:commentReference w:id="15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0"/>
            <w:r>
              <w:t>burned</w:t>
            </w:r>
            <w:commentRangeEnd w:id="1550"/>
            <w:r>
              <w:rPr>
                <w:rStyle w:val="CommentReference"/>
              </w:rPr>
              <w:commentReference w:id="15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1"/>
            <w:r>
              <w:t>Servant</w:t>
            </w:r>
            <w:commentRangeEnd w:id="1551"/>
            <w:r>
              <w:rPr>
                <w:rStyle w:val="CommentReference"/>
              </w:rPr>
              <w:commentReference w:id="15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2"/>
            <w:r>
              <w:t xml:space="preserve">Ⲫⲱⲕ </w:t>
            </w:r>
            <w:commentRangeEnd w:id="1552"/>
            <w:r>
              <w:rPr>
                <w:rStyle w:val="CommentReference"/>
                <w:rFonts w:ascii="Times New Roman" w:hAnsi="Times New Roman"/>
              </w:rPr>
              <w:commentReference w:id="15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3" w:name="_Ref434562998"/>
      <w:bookmarkStart w:id="1554" w:name="_Toc448227575"/>
      <w:r>
        <w:t xml:space="preserve">March 26 / Phamenoth 30: </w:t>
      </w:r>
      <w:r w:rsidR="00D31016">
        <w:t>Arch</w:t>
      </w:r>
      <w:r>
        <w:t>angel Gabriel</w:t>
      </w:r>
      <w:bookmarkEnd w:id="1553"/>
      <w:bookmarkEnd w:id="1554"/>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5" w:name="_Toc448227576"/>
      <w:r>
        <w:t xml:space="preserve">March 28 / Pharamuthi 2: Martyrdom of St. James </w:t>
      </w:r>
      <w:r w:rsidR="008762FF">
        <w:t xml:space="preserve">the son of </w:t>
      </w:r>
      <w:r w:rsidR="002E495E">
        <w:t>Zebedee</w:t>
      </w:r>
      <w:r>
        <w:t>, the Apostles</w:t>
      </w:r>
      <w:bookmarkEnd w:id="1555"/>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6" w:name="_Toc448696652"/>
      <w:bookmarkStart w:id="1557" w:name="April"/>
      <w:bookmarkEnd w:id="1514"/>
      <w:r>
        <w:lastRenderedPageBreak/>
        <w:t>April</w:t>
      </w:r>
      <w:bookmarkEnd w:id="1543"/>
      <w:bookmarkEnd w:id="1544"/>
      <w:bookmarkEnd w:id="15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6"/>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7A2178">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7A2178">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7A2178">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7A2178">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7A2178">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7A2178">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7A2178">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7A2178">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7A2178">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7A2178">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7A2178">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8" w:name="_Toc448227577"/>
      <w:r>
        <w:lastRenderedPageBreak/>
        <w:t>April 1 / Pharamuthi 6</w:t>
      </w:r>
      <w:r w:rsidR="006E4762">
        <w:t xml:space="preserve">: </w:t>
      </w:r>
      <w:r>
        <w:t>Saint Mary of Egypt</w:t>
      </w:r>
      <w:bookmarkEnd w:id="1558"/>
    </w:p>
    <w:p w14:paraId="70D0F650" w14:textId="77777777" w:rsidR="00254945" w:rsidRDefault="00254945" w:rsidP="00254945">
      <w:pPr>
        <w:pStyle w:val="Heading4"/>
      </w:pPr>
      <w:bookmarkStart w:id="1559" w:name="_Ref434491512"/>
      <w:r>
        <w:t>The Doxology</w:t>
      </w:r>
      <w:r w:rsidR="00810F04">
        <w:t xml:space="preserve"> for St. Mary of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0" w:name="_Toc448227578"/>
      <w:r>
        <w:lastRenderedPageBreak/>
        <w:t>April 7 / Pharamuthi 12: Commemoration of Archangel Michael</w:t>
      </w:r>
      <w:bookmarkEnd w:id="1560"/>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1" w:name="_Toc448227579"/>
      <w:r>
        <w:t>April 10 / Pharamuthi 15: Consecrating of the Church of St. Agabus the Apostle</w:t>
      </w:r>
      <w:bookmarkEnd w:id="1561"/>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2" w:name="_Toc448227580"/>
      <w:r>
        <w:t xml:space="preserve">April 12 / Pharamuthi 17: Martyrdom of St. </w:t>
      </w:r>
      <w:commentRangeStart w:id="1563"/>
      <w:r>
        <w:t xml:space="preserve">James </w:t>
      </w:r>
      <w:commentRangeEnd w:id="1563"/>
      <w:r>
        <w:rPr>
          <w:rStyle w:val="CommentReference"/>
          <w:rFonts w:eastAsiaTheme="minorHAnsi" w:cstheme="minorBidi"/>
          <w:b w:val="0"/>
          <w:bCs w:val="0"/>
        </w:rPr>
        <w:commentReference w:id="1563"/>
      </w:r>
      <w:r>
        <w:t xml:space="preserve">the brother of </w:t>
      </w:r>
      <w:r w:rsidR="002E495E">
        <w:t>the Lord the bishop of Jerusalem</w:t>
      </w:r>
      <w:bookmarkEnd w:id="1562"/>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4" w:name="_Toc448227581"/>
      <w:r>
        <w:t>April 16 / Pharamuthi 21: Commemoration of the Theotokos</w:t>
      </w:r>
      <w:bookmarkEnd w:id="1564"/>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5" w:name="_Ref434560035"/>
      <w:bookmarkStart w:id="1566" w:name="_Toc448227582"/>
      <w:r>
        <w:t>April 18 / Pharamuthi 23: Martyrdom of St. George the Prince of the Martyrs</w:t>
      </w:r>
      <w:bookmarkEnd w:id="1565"/>
      <w:bookmarkEnd w:id="1566"/>
    </w:p>
    <w:p w14:paraId="480B7CF0" w14:textId="77777777" w:rsidR="00AF6D10" w:rsidRDefault="00AF6D10" w:rsidP="00AF6D10">
      <w:pPr>
        <w:pStyle w:val="Heading4"/>
      </w:pPr>
      <w:bookmarkStart w:id="1567" w:name="_Ref434489211"/>
      <w:r>
        <w:t>Another Doxology of St. George</w:t>
      </w:r>
      <w:bookmarkEnd w:id="1567"/>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8" w:name="_Toc448227583"/>
      <w:r>
        <w:lastRenderedPageBreak/>
        <w:t>April 24 / Pharamuthi 29: Commemoration of the Annunciation, Nativity, and Resurrection on the 29</w:t>
      </w:r>
      <w:r w:rsidRPr="00C0205C">
        <w:rPr>
          <w:vertAlign w:val="superscript"/>
        </w:rPr>
        <w:t>th</w:t>
      </w:r>
      <w:r>
        <w:t xml:space="preserve"> of Every Month</w:t>
      </w:r>
      <w:bookmarkEnd w:id="1568"/>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9" w:name="_Toc448227584"/>
      <w:r>
        <w:t xml:space="preserve">April 24 / Pharamuthi 29: </w:t>
      </w:r>
      <w:r w:rsidR="00B52D77">
        <w:t xml:space="preserve">Also the </w:t>
      </w:r>
      <w:r>
        <w:t>Departure of St. Erastus the Apostle</w:t>
      </w:r>
      <w:bookmarkEnd w:id="1569"/>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70" w:name="_Ref434562195"/>
      <w:bookmarkStart w:id="1571" w:name="_Toc448227585"/>
      <w:r>
        <w:t>April 25 / Pharamuthi 30: Martyrdom of St. Mark the Evangelist</w:t>
      </w:r>
      <w:bookmarkEnd w:id="1570"/>
      <w:bookmarkEnd w:id="1571"/>
    </w:p>
    <w:p w14:paraId="1A50F251" w14:textId="77777777" w:rsidR="00072324" w:rsidRDefault="00B46E6E" w:rsidP="00072324">
      <w:pPr>
        <w:pStyle w:val="Heading4"/>
      </w:pPr>
      <w:bookmarkStart w:id="1572" w:name="_Ref434488936"/>
      <w:r>
        <w:t>Another</w:t>
      </w:r>
      <w:r w:rsidR="00072324">
        <w:t xml:space="preserve"> Doxology</w:t>
      </w:r>
      <w:r>
        <w:t xml:space="preserve"> of St. Mark</w:t>
      </w:r>
      <w:bookmarkEnd w:id="1572"/>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3" w:name="_Toc448227586"/>
      <w:r>
        <w:t>April 26 / Pashons 1: Nativity of the Theotokos</w:t>
      </w:r>
      <w:bookmarkEnd w:id="1573"/>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4" w:name="_Toc448227587"/>
      <w:r>
        <w:t>April 28 /</w:t>
      </w:r>
      <w:r w:rsidR="00F66BB3">
        <w:t xml:space="preserve"> Pashons 3: Departure of St. Jas</w:t>
      </w:r>
      <w:r>
        <w:t>on the Disciple</w:t>
      </w:r>
      <w:bookmarkEnd w:id="1574"/>
    </w:p>
    <w:p w14:paraId="588AE276" w14:textId="42552118" w:rsidR="00191A26" w:rsidRDefault="00191A26" w:rsidP="00191A26">
      <w:pPr>
        <w:pStyle w:val="Rubric"/>
      </w:pPr>
      <w:bookmarkStart w:id="1575" w:name="_Toc410196215"/>
      <w:bookmarkStart w:id="1576" w:name="_Toc410196457"/>
      <w:bookmarkStart w:id="1577"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8" w:name="_Toc448227588"/>
      <w:r>
        <w:t>April 28 / Pashons 3: Also St. Theodore</w:t>
      </w:r>
      <w:r w:rsidR="00AF6F9B">
        <w:t xml:space="preserve"> the Disciple of St. Pachom</w:t>
      </w:r>
      <w:bookmarkEnd w:id="15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9" w:name="_Toc448696653"/>
      <w:bookmarkStart w:id="1580" w:name="May"/>
      <w:bookmarkEnd w:id="1557"/>
      <w:r>
        <w:lastRenderedPageBreak/>
        <w:t>May</w:t>
      </w:r>
      <w:r w:rsidR="00495F1A">
        <w:t xml:space="preserve"> or </w:t>
      </w:r>
      <w:bookmarkEnd w:id="1575"/>
      <w:bookmarkEnd w:id="1576"/>
      <w:bookmarkEnd w:id="1577"/>
      <w:r w:rsidRPr="00FB5E62">
        <w:rPr>
          <w:rFonts w:ascii="FreeSerifAvvaShenouda" w:eastAsia="Arial Unicode MS" w:hAnsi="FreeSerifAvvaShenouda" w:cs="FreeSerifAvvaShenouda"/>
          <w:lang w:val="en-US"/>
        </w:rPr>
        <w:t>Ⲡⲁϣⲁⲛⲥ</w:t>
      </w:r>
      <w:bookmarkEnd w:id="1579"/>
    </w:p>
    <w:bookmarkStart w:id="1581" w:name="_Ref434563583" w:displacedByCustomXml="next"/>
    <w:bookmarkStart w:id="1582" w:name="_Toc410196960" w:displacedByCustomXml="next"/>
    <w:bookmarkStart w:id="1583" w:name="_Toc410196458" w:displacedByCustomXml="next"/>
    <w:bookmarkStart w:id="1584"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7A2178">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7A2178">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7A2178">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7A2178">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7A2178">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7A2178">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7A2178">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7A2178">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7A2178">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7A2178">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7A2178">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7A2178">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7A2178">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7A2178">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7A2178">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7A2178">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7A2178">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7A2178">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7A2178">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7A2178">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5" w:name="_Ref436250616"/>
      <w:bookmarkStart w:id="1586" w:name="_Toc448227589"/>
      <w:r>
        <w:lastRenderedPageBreak/>
        <w:t>May 1 / Pashons 6: St. Macarius of Alexandria, the Presbyter</w:t>
      </w:r>
      <w:bookmarkEnd w:id="1581"/>
      <w:bookmarkEnd w:id="1585"/>
      <w:bookmarkEnd w:id="1586"/>
    </w:p>
    <w:p w14:paraId="65054283" w14:textId="77777777" w:rsidR="00137929" w:rsidRDefault="00137929" w:rsidP="00137929">
      <w:pPr>
        <w:pStyle w:val="Heading4"/>
      </w:pPr>
      <w:bookmarkStart w:id="1587" w:name="_Ref434490596"/>
      <w:r>
        <w:t>The Doxology</w:t>
      </w:r>
      <w:r w:rsidR="00B46E6E">
        <w:t xml:space="preserve"> for St. Macarius of Alexandria, the Presbyter</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8" w:name="_Ref434560539"/>
      <w:bookmarkStart w:id="1589" w:name="_Toc448227590"/>
      <w:r>
        <w:t>May 2 / Pashons 7: St. Athanasius the Apostolic</w:t>
      </w:r>
      <w:bookmarkEnd w:id="1588"/>
      <w:bookmarkEnd w:id="1589"/>
    </w:p>
    <w:p w14:paraId="5C918841" w14:textId="77777777" w:rsidR="00EE657B" w:rsidRDefault="00EE657B" w:rsidP="00EE657B">
      <w:pPr>
        <w:pStyle w:val="Heading4"/>
      </w:pPr>
      <w:bookmarkStart w:id="1590" w:name="_Ref434492183"/>
      <w:r>
        <w:t>The Doxology</w:t>
      </w:r>
      <w:r w:rsidR="00B82753">
        <w:t xml:space="preserve"> for St. Athanasius the Apostolic</w:t>
      </w:r>
      <w:bookmarkEnd w:id="1590"/>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1" w:name="_Ref434492196"/>
      <w:r>
        <w:lastRenderedPageBreak/>
        <w:t>Another</w:t>
      </w:r>
      <w:r w:rsidR="0047441D">
        <w:t xml:space="preserve"> Doxology</w:t>
      </w:r>
      <w:r>
        <w:t xml:space="preserve"> for St. Athanasius the Apostolic</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44"/>
            </w:r>
            <w:r>
              <w:t>;</w:t>
            </w:r>
          </w:p>
          <w:p w14:paraId="38DFDD79" w14:textId="77777777" w:rsidR="0047441D" w:rsidRDefault="0047441D" w:rsidP="0047441D">
            <w:pPr>
              <w:pStyle w:val="EngHang"/>
            </w:pPr>
            <w:r>
              <w:t>He sent them “the Father of Peace</w:t>
            </w:r>
            <w:r>
              <w:rPr>
                <w:rStyle w:val="FootnoteReference"/>
              </w:rPr>
              <w:footnoteReference w:id="94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2" w:name="_Toc448227591"/>
      <w:r>
        <w:t>May 7 / Pashons 12: Commemoration of Archangel Michael</w:t>
      </w:r>
      <w:bookmarkEnd w:id="1592"/>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3" w:name="_Toc448227592"/>
      <w:r>
        <w:t>May 7 / Pashons 12: Also the Consecration of the Church of St. Demiana</w:t>
      </w:r>
      <w:bookmarkEnd w:id="1593"/>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4" w:name="_Toc448227593"/>
      <w:r>
        <w:t xml:space="preserve">May 8 / Pashons 13 St. Junia of the </w:t>
      </w:r>
      <w:proofErr w:type="gramStart"/>
      <w:r>
        <w:t>Seventy Two</w:t>
      </w:r>
      <w:proofErr w:type="gramEnd"/>
      <w:r>
        <w:t xml:space="preserve"> Disciples</w:t>
      </w:r>
      <w:bookmarkEnd w:id="1594"/>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5" w:name="_Toc448227594"/>
      <w:r>
        <w:t xml:space="preserve">May 8 / Pashons 13 Also St. </w:t>
      </w:r>
      <w:commentRangeStart w:id="1596"/>
      <w:r>
        <w:t>Arsenius</w:t>
      </w:r>
      <w:commentRangeEnd w:id="1596"/>
      <w:r>
        <w:rPr>
          <w:rStyle w:val="CommentReference"/>
          <w:rFonts w:eastAsiaTheme="minorHAnsi" w:cstheme="minorBidi"/>
          <w:b w:val="0"/>
          <w:bCs w:val="0"/>
        </w:rPr>
        <w:commentReference w:id="1596"/>
      </w:r>
      <w:bookmarkEnd w:id="1595"/>
    </w:p>
    <w:p w14:paraId="2EEE01C8" w14:textId="77777777" w:rsidR="00220DFD" w:rsidRDefault="00220DFD" w:rsidP="00220DFD">
      <w:pPr>
        <w:pStyle w:val="Heading4"/>
      </w:pPr>
      <w:bookmarkStart w:id="1597" w:name="_Ref434490892"/>
      <w:r>
        <w:t>The Doxology</w:t>
      </w:r>
      <w:r w:rsidR="00810F04">
        <w:t xml:space="preserve"> for St. Arsenius</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8" w:name="_Toc448227595"/>
      <w:r>
        <w:t>May 9 / Pashons 14: St. Pachomius</w:t>
      </w:r>
      <w:bookmarkEnd w:id="1598"/>
    </w:p>
    <w:p w14:paraId="1731E46B" w14:textId="77777777" w:rsidR="00C30529" w:rsidRDefault="00C30529" w:rsidP="00C30529">
      <w:pPr>
        <w:pStyle w:val="Heading4"/>
      </w:pPr>
      <w:bookmarkStart w:id="1599" w:name="_Ref434491150"/>
      <w:r>
        <w:t>The Doxology</w:t>
      </w:r>
      <w:r w:rsidR="00810F04">
        <w:t xml:space="preserve"> for St. Pachomius</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0" w:name="_Toc448227596"/>
      <w:r>
        <w:lastRenderedPageBreak/>
        <w:t>May 11 / Pashons 16: Commemoration of St. John the Evangelist</w:t>
      </w:r>
      <w:bookmarkEnd w:id="1600"/>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1" w:name="_Toc448227597"/>
      <w:r>
        <w:t>May 16 / Pashons 21: Commemoration of the Theotokos</w:t>
      </w:r>
      <w:bookmarkEnd w:id="1601"/>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2" w:name="_Toc448227598"/>
      <w:r>
        <w:t xml:space="preserve">May 17 / Pashons 22: Departure of St. Andronicus the </w:t>
      </w:r>
      <w:r w:rsidR="00191A26">
        <w:t>Disciple</w:t>
      </w:r>
      <w:bookmarkEnd w:id="1602"/>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3" w:name="_Toc448227599"/>
      <w:r>
        <w:t xml:space="preserve">May 19 / Pashons 24: </w:t>
      </w:r>
      <w:r w:rsidR="00495F1A">
        <w:t>The Entrance into Egypt</w:t>
      </w:r>
      <w:bookmarkEnd w:id="1584"/>
      <w:bookmarkEnd w:id="1583"/>
      <w:bookmarkEnd w:id="1582"/>
      <w:bookmarkEnd w:id="1603"/>
    </w:p>
    <w:p w14:paraId="608201BF" w14:textId="77777777" w:rsidR="00C30529" w:rsidRDefault="00C30529" w:rsidP="00C30529">
      <w:pPr>
        <w:pStyle w:val="Heading4"/>
      </w:pPr>
      <w:bookmarkStart w:id="1604" w:name="_Ref434477906"/>
      <w:r>
        <w:t>The Doxology</w:t>
      </w:r>
      <w:r w:rsidR="00E21EA3">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5" w:name="_Ref434476089"/>
      <w:r>
        <w:t>The Psali Adam</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6" w:name="_Ref434476112"/>
      <w:r>
        <w:t>The Psali Batos</w:t>
      </w:r>
      <w:r w:rsidR="006C1B94">
        <w:t xml:space="preserve"> for the Entrance into Egypt</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7"/>
            <w:r>
              <w:t>approached</w:t>
            </w:r>
            <w:commentRangeEnd w:id="1607"/>
            <w:r>
              <w:rPr>
                <w:rStyle w:val="CommentReference"/>
              </w:rPr>
              <w:commentReference w:id="16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8"/>
            <w:r>
              <w:t xml:space="preserve">Ⲫⲱⲕ </w:t>
            </w:r>
            <w:commentRangeEnd w:id="1608"/>
            <w:r>
              <w:rPr>
                <w:rStyle w:val="CommentReference"/>
                <w:rFonts w:ascii="Times New Roman" w:hAnsi="Times New Roman"/>
              </w:rPr>
              <w:commentReference w:id="16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9" w:name="_Toc448227600"/>
      <w:r>
        <w:lastRenderedPageBreak/>
        <w:t>May 19 / Pashons 24: Also, St. Pashnouni, the Monk and Martyr</w:t>
      </w:r>
      <w:bookmarkEnd w:id="1609"/>
    </w:p>
    <w:p w14:paraId="408F0E44" w14:textId="77777777" w:rsidR="00A055D8" w:rsidRDefault="00A055D8" w:rsidP="00A055D8">
      <w:pPr>
        <w:pStyle w:val="Heading4"/>
      </w:pPr>
      <w:bookmarkStart w:id="1610" w:name="_Ref434491429"/>
      <w:r>
        <w:t>The Doxology</w:t>
      </w:r>
      <w:r w:rsidR="00810F04">
        <w:t xml:space="preserve"> for St. Pashnouni</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1" w:name="_Toc448227601"/>
      <w:r>
        <w:t xml:space="preserve">May 21 / Pashons 26: </w:t>
      </w:r>
      <w:r w:rsidR="00072324">
        <w:t>Martyrdom of St. Thomas the Apostle</w:t>
      </w:r>
      <w:bookmarkEnd w:id="1611"/>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2" w:name="_Toc448227602"/>
      <w:r>
        <w:t>May 22 / Pashons 27: St. Thomas the Anchorite</w:t>
      </w:r>
      <w:bookmarkEnd w:id="1612"/>
    </w:p>
    <w:p w14:paraId="638D349A" w14:textId="77777777" w:rsidR="007A6E4F" w:rsidRDefault="007A6E4F" w:rsidP="007A6E4F">
      <w:pPr>
        <w:pStyle w:val="Heading4"/>
      </w:pPr>
      <w:bookmarkStart w:id="1613" w:name="_Ref434490403"/>
      <w:r>
        <w:t>The Doxology</w:t>
      </w:r>
      <w:r w:rsidR="00B46E6E">
        <w:t xml:space="preserve"> for St. Thomas the Anchorite</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4"/>
            <w:r>
              <w:t>Like amber</w:t>
            </w:r>
          </w:p>
          <w:p w14:paraId="2CE5E879" w14:textId="77777777" w:rsidR="007A6E4F" w:rsidRDefault="007A6E4F" w:rsidP="007A6E4F">
            <w:pPr>
              <w:pStyle w:val="EngHangEnd"/>
            </w:pPr>
            <w:r>
              <w:t>Spreading in paradise.</w:t>
            </w:r>
            <w:commentRangeEnd w:id="1614"/>
            <w:r>
              <w:rPr>
                <w:rStyle w:val="CommentReference"/>
                <w:rFonts w:ascii="Times New Roman" w:eastAsiaTheme="minorHAnsi" w:hAnsi="Times New Roman" w:cstheme="minorBidi"/>
                <w:color w:val="auto"/>
              </w:rPr>
              <w:commentReference w:id="16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5" w:name="_Toc448227603"/>
      <w:r>
        <w:t>May 24 (25) / Pashons 29: Commemoration of the Annunciation, Nativity, and Resurrection on the 29</w:t>
      </w:r>
      <w:r w:rsidRPr="00C0205C">
        <w:rPr>
          <w:vertAlign w:val="superscript"/>
        </w:rPr>
        <w:t>th</w:t>
      </w:r>
      <w:r>
        <w:t xml:space="preserve"> of Every Month</w:t>
      </w:r>
      <w:bookmarkEnd w:id="1615"/>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6" w:name="_Toc448227604"/>
      <w:r>
        <w:lastRenderedPageBreak/>
        <w:t xml:space="preserve">May 24 (25) / Pashons 29: Also St. </w:t>
      </w:r>
      <w:r w:rsidR="00F525F0">
        <w:t>Simeon</w:t>
      </w:r>
      <w:r>
        <w:t xml:space="preserve"> the Stylite</w:t>
      </w:r>
      <w:bookmarkEnd w:id="1616"/>
    </w:p>
    <w:p w14:paraId="6BC6625E" w14:textId="07CBC558" w:rsidR="00F525F0" w:rsidRPr="00F525F0" w:rsidRDefault="00F525F0" w:rsidP="00F525F0">
      <w:pPr>
        <w:pStyle w:val="Heading4"/>
      </w:pPr>
      <w:bookmarkStart w:id="1617" w:name="_Ref439328220"/>
      <w:r>
        <w:t>The Doxology for St. Simeon the Stylite</w:t>
      </w:r>
      <w:r w:rsidR="00BD2B3F">
        <w:rPr>
          <w:rStyle w:val="FootnoteReference"/>
        </w:rPr>
        <w:footnoteReference w:id="946"/>
      </w:r>
      <w:bookmarkEnd w:id="16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8" w:name="_Toc448227605"/>
      <w:r>
        <w:t>May 25 / Pashons 30: Departure of St. Fournous the Disciple</w:t>
      </w:r>
      <w:bookmarkEnd w:id="1618"/>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9" w:name="_Toc448227606"/>
      <w:r>
        <w:t>May 27 / Paoni 2: St. Commemoration of the Appearance of the Bodies of St. John the Baptist and Elisha the Prophet</w:t>
      </w:r>
      <w:bookmarkEnd w:id="1619"/>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20" w:name="_Toc448227607"/>
      <w:r>
        <w:t>May 28 / Paoni 3: Consecration of St. George’s Church</w:t>
      </w:r>
      <w:bookmarkEnd w:id="1620"/>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1" w:name="_Toc448227608"/>
      <w:r>
        <w:t xml:space="preserve">May 28 / Paoni 3: </w:t>
      </w:r>
      <w:r w:rsidR="00601ED3">
        <w:t xml:space="preserve">Also </w:t>
      </w:r>
      <w:r>
        <w:t>St. Abraam of Fayyoum</w:t>
      </w:r>
      <w:bookmarkEnd w:id="1621"/>
    </w:p>
    <w:p w14:paraId="26D71FAF" w14:textId="77777777" w:rsidR="00C30529" w:rsidRDefault="00C30529" w:rsidP="00C30529">
      <w:pPr>
        <w:pStyle w:val="Heading4"/>
      </w:pPr>
      <w:bookmarkStart w:id="1622" w:name="_Ref434492469"/>
      <w:r>
        <w:t>The Doxology</w:t>
      </w:r>
      <w:r w:rsidR="00B82753">
        <w:t xml:space="preserve"> for St. Abraam of Fayyoum</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4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6" w:name="_Toc448227609"/>
      <w:r>
        <w:t>May 30 / Paoni 5: Consecration of the Church of St. Victor</w:t>
      </w:r>
      <w:bookmarkEnd w:id="1626"/>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7" w:name="_Toc410196217"/>
      <w:bookmarkStart w:id="1628" w:name="_Toc410196459"/>
      <w:bookmarkStart w:id="1629" w:name="_Toc410196961"/>
      <w:bookmarkStart w:id="1630" w:name="_Toc448696654"/>
      <w:bookmarkStart w:id="1631" w:name="June"/>
      <w:bookmarkEnd w:id="1580"/>
      <w:r>
        <w:lastRenderedPageBreak/>
        <w:t>June</w:t>
      </w:r>
      <w:bookmarkEnd w:id="1627"/>
      <w:bookmarkEnd w:id="1628"/>
      <w:bookmarkEnd w:id="1629"/>
      <w:r w:rsidR="00C30529">
        <w:t xml:space="preserve"> or </w:t>
      </w:r>
      <w:r w:rsidR="00C30529">
        <w:rPr>
          <w:rFonts w:ascii="FreeSerifAvvaShenouda" w:hAnsi="FreeSerifAvvaShenouda" w:cs="FreeSerifAvvaShenouda"/>
        </w:rPr>
        <w:t>Ⲡⲁⲱⲛⲉ</w:t>
      </w:r>
      <w:bookmarkEnd w:id="1630"/>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7A2178">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7A2178">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7A2178">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7A2178">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7A2178">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7A2178">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7A2178">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7A2178">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7A2178">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7A2178">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7A2178">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7A2178">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7A2178">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7A2178">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7A2178">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7A2178">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7A2178">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7A2178">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7A2178">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2" w:name="_Toc448227610"/>
      <w:r>
        <w:lastRenderedPageBreak/>
        <w:t>The Apostles' Fast</w:t>
      </w:r>
      <w:bookmarkEnd w:id="1632"/>
    </w:p>
    <w:p w14:paraId="06362FF7" w14:textId="77777777" w:rsidR="00654C55" w:rsidRDefault="00654C55" w:rsidP="00654C55">
      <w:pPr>
        <w:pStyle w:val="Heading4"/>
      </w:pPr>
      <w:bookmarkStart w:id="1633" w:name="_Ref434476183"/>
      <w:r>
        <w:t>The Psali Adam</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4" w:name="_Ref434476204"/>
      <w:r>
        <w:t>The Psali Batos</w:t>
      </w:r>
      <w:r w:rsidR="006C1B94">
        <w:t xml:space="preserve"> for the Apostles’ Fast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35"/>
            <w:r>
              <w:t xml:space="preserve">the </w:t>
            </w:r>
            <w:commentRangeEnd w:id="1635"/>
            <w:r>
              <w:rPr>
                <w:rStyle w:val="CommentReference"/>
              </w:rPr>
              <w:commentReference w:id="163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6" w:name="_Toc448227611"/>
      <w:r>
        <w:t>June 6 / Paoni 12: Commemoration of Archangel Michael</w:t>
      </w:r>
      <w:bookmarkEnd w:id="1636"/>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7" w:name="_Toc448227612"/>
      <w:r>
        <w:t>June 7 / Paoni 13: Archangel Gabriel</w:t>
      </w:r>
      <w:r w:rsidR="00D31016">
        <w:t>, the Evangelist of Daniel</w:t>
      </w:r>
      <w:bookmarkEnd w:id="1637"/>
    </w:p>
    <w:p w14:paraId="00F4ACC1" w14:textId="77777777" w:rsidR="00595AF3" w:rsidRPr="00980D99" w:rsidRDefault="00595AF3" w:rsidP="00595AF3">
      <w:pPr>
        <w:pStyle w:val="Heading4"/>
      </w:pPr>
      <w:bookmarkStart w:id="1638" w:name="_Ref434488149"/>
      <w:r>
        <w:t>The Doxology</w:t>
      </w:r>
      <w:r w:rsidR="00B46E6E">
        <w:t xml:space="preserve"> for Archangel Gabriel, the Evangelist of Daniel</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4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5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9" w:name="_Ref434564551"/>
      <w:bookmarkStart w:id="1640" w:name="_Toc448227613"/>
      <w:r>
        <w:t>June 8 / Paoni 14: Sts. Apakir and John</w:t>
      </w:r>
      <w:bookmarkEnd w:id="1639"/>
      <w:bookmarkEnd w:id="1640"/>
    </w:p>
    <w:p w14:paraId="25CBD4EF" w14:textId="77777777" w:rsidR="006A0D7C" w:rsidRPr="00980D99" w:rsidRDefault="006A0D7C" w:rsidP="006A0D7C">
      <w:pPr>
        <w:pStyle w:val="Heading4"/>
      </w:pPr>
      <w:bookmarkStart w:id="1641" w:name="_Ref434489722"/>
      <w:r>
        <w:t>The Doxology</w:t>
      </w:r>
      <w:r w:rsidR="00B46E6E">
        <w:t xml:space="preserve"> for Sts. Apakir and John</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2" w:name="_Toc448227614"/>
      <w:r>
        <w:rPr>
          <w:lang w:val="en-US"/>
        </w:rPr>
        <w:t>June 9 / Paoni 15: Handing over of St. Mark's Relics</w:t>
      </w:r>
      <w:bookmarkEnd w:id="1642"/>
    </w:p>
    <w:p w14:paraId="12A16B61" w14:textId="77777777" w:rsidR="00980D99" w:rsidRDefault="00980D99" w:rsidP="00980D99">
      <w:pPr>
        <w:pStyle w:val="Heading3"/>
        <w:rPr>
          <w:lang w:val="en-US"/>
        </w:rPr>
      </w:pPr>
      <w:bookmarkStart w:id="1643" w:name="_Toc448227615"/>
      <w:r>
        <w:rPr>
          <w:lang w:val="en-US"/>
        </w:rPr>
        <w:t>June 11 / Paoni 17: Return of St. Mark's Relics</w:t>
      </w:r>
      <w:bookmarkEnd w:id="1643"/>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4" w:name="_Toc448227616"/>
      <w:r>
        <w:rPr>
          <w:lang w:val="en-US"/>
        </w:rPr>
        <w:lastRenderedPageBreak/>
        <w:t>June 13 / Paoni 19: Martyrdom of St. George of Zahim</w:t>
      </w:r>
      <w:bookmarkEnd w:id="1644"/>
    </w:p>
    <w:p w14:paraId="4EBBC2F1" w14:textId="77777777" w:rsidR="006D27E4" w:rsidRPr="00980D99" w:rsidRDefault="006D27E4" w:rsidP="006D27E4">
      <w:pPr>
        <w:pStyle w:val="Heading4"/>
      </w:pPr>
      <w:bookmarkStart w:id="1645" w:name="_Ref434489925"/>
      <w:r>
        <w:t>The Doxology</w:t>
      </w:r>
      <w:r w:rsidR="00B46E6E">
        <w:t xml:space="preserve"> for St. George of Zahim</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5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6" w:name="_Toc448227617"/>
      <w:r>
        <w:lastRenderedPageBreak/>
        <w:t>June 15 / Paoni 21: Commemoration of the Theotokos</w:t>
      </w:r>
      <w:bookmarkEnd w:id="1646"/>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7" w:name="_Toc448227618"/>
      <w:r>
        <w:t>June 16 / Paoni 22: Consecration of a Church of St. Cosmas and Damian, Their Brothers and Their Mother</w:t>
      </w:r>
      <w:bookmarkEnd w:id="1647"/>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8" w:name="_Toc448227619"/>
      <w:r>
        <w:rPr>
          <w:lang w:val="en-US"/>
        </w:rPr>
        <w:t xml:space="preserve">June 18 / Paoni 24: </w:t>
      </w:r>
      <w:r w:rsidR="001B4E41">
        <w:rPr>
          <w:lang w:val="en-US"/>
        </w:rPr>
        <w:t xml:space="preserve">The Strong </w:t>
      </w:r>
      <w:r>
        <w:rPr>
          <w:lang w:val="en-US"/>
        </w:rPr>
        <w:t>St. Moses</w:t>
      </w:r>
      <w:bookmarkEnd w:id="1648"/>
    </w:p>
    <w:p w14:paraId="5BCAE9A6" w14:textId="77777777" w:rsidR="00980D99" w:rsidRDefault="00980D99" w:rsidP="00980D99">
      <w:pPr>
        <w:pStyle w:val="Heading4"/>
        <w:rPr>
          <w:lang w:val="en-US"/>
        </w:rPr>
      </w:pPr>
      <w:bookmarkStart w:id="1649" w:name="_Ref434491006"/>
      <w:r>
        <w:rPr>
          <w:lang w:val="en-US"/>
        </w:rPr>
        <w:t>The Doxology</w:t>
      </w:r>
      <w:r w:rsidR="00810F04">
        <w:rPr>
          <w:lang w:val="en-US"/>
        </w:rPr>
        <w:t xml:space="preserve"> for the Strong St. Moses</w:t>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5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5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5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60" w:name="_Toc448227620"/>
      <w:r>
        <w:rPr>
          <w:lang w:val="en-US"/>
        </w:rPr>
        <w:t>June 19 / Paoni 25: Martyrdom of St</w:t>
      </w:r>
      <w:r w:rsidR="00191A26">
        <w:rPr>
          <w:lang w:val="en-US"/>
        </w:rPr>
        <w:t>. Jude the Disciple and Epistle-</w:t>
      </w:r>
      <w:r>
        <w:rPr>
          <w:lang w:val="en-US"/>
        </w:rPr>
        <w:t>Writer</w:t>
      </w:r>
      <w:bookmarkEnd w:id="1660"/>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1" w:name="_Toc448227621"/>
      <w:r>
        <w:t xml:space="preserve">June 20 / Paoni 26: </w:t>
      </w:r>
      <w:r w:rsidR="00237D47">
        <w:t xml:space="preserve">Consecration of the Church of </w:t>
      </w:r>
      <w:r>
        <w:t>Archangel Gabriel</w:t>
      </w:r>
      <w:bookmarkEnd w:id="1661"/>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2" w:name="_Toc448227622"/>
      <w:r>
        <w:rPr>
          <w:lang w:val="en-US"/>
        </w:rPr>
        <w:lastRenderedPageBreak/>
        <w:t>June 21 / Paoni 27: Martyrdom of St. Ananias the Apostle</w:t>
      </w:r>
      <w:bookmarkEnd w:id="1662"/>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3" w:name="_Toc448227623"/>
      <w:r>
        <w:t>June 23 / Paoni 29: Commemoration of the Annunciation, Nativity, and Resurrection on the 29</w:t>
      </w:r>
      <w:r w:rsidRPr="00C0205C">
        <w:rPr>
          <w:vertAlign w:val="superscript"/>
        </w:rPr>
        <w:t>th</w:t>
      </w:r>
      <w:r>
        <w:t xml:space="preserve"> of Every Month</w:t>
      </w:r>
      <w:bookmarkEnd w:id="1663"/>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4" w:name="_Toc448227624"/>
      <w:r>
        <w:rPr>
          <w:lang w:val="en-US"/>
        </w:rPr>
        <w:t>June 24 / Paoni 30: The Nativity of St. John the Baptist</w:t>
      </w:r>
      <w:bookmarkEnd w:id="1664"/>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5" w:name="_Toc448227625"/>
      <w:r>
        <w:t>June 26 / Epip 2: Departure of St. Thaddaeus the Apostle</w:t>
      </w:r>
      <w:bookmarkEnd w:id="1665"/>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6" w:name="_Toc448227626"/>
      <w:r>
        <w:t>June 27 / Epip 3: St. Cyril of Alexandria</w:t>
      </w:r>
      <w:bookmarkEnd w:id="1666"/>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7" w:name="_Toc448227627"/>
      <w:r>
        <w:t>June 28 / Epip 4: Sts. Apakir and John</w:t>
      </w:r>
      <w:bookmarkEnd w:id="1667"/>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8"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8"/>
    </w:p>
    <w:p w14:paraId="6FD478B9" w14:textId="77777777" w:rsidR="004C7F73" w:rsidRDefault="004C7F73" w:rsidP="004C7F73">
      <w:pPr>
        <w:pStyle w:val="Heading4"/>
      </w:pPr>
      <w:bookmarkStart w:id="1669" w:name="_Ref434477973"/>
      <w:r>
        <w:t>The Doxology of Sts. Peter and Paul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0"/>
            <w:r>
              <w:t>Are the working husbandmen</w:t>
            </w:r>
            <w:commentRangeEnd w:id="1670"/>
            <w:r>
              <w:rPr>
                <w:rStyle w:val="CommentReference"/>
                <w:rFonts w:ascii="Times New Roman" w:eastAsiaTheme="minorHAnsi" w:hAnsi="Times New Roman" w:cstheme="minorBidi"/>
                <w:color w:val="auto"/>
              </w:rPr>
              <w:commentReference w:id="167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71"/>
            <w:r>
              <w:t xml:space="preserve">With </w:t>
            </w:r>
            <w:commentRangeEnd w:id="1671"/>
            <w:r>
              <w:rPr>
                <w:rStyle w:val="CommentReference"/>
                <w:rFonts w:ascii="Times New Roman" w:eastAsiaTheme="minorHAnsi" w:hAnsi="Times New Roman" w:cstheme="minorBidi"/>
                <w:color w:val="auto"/>
              </w:rPr>
              <w:commentReference w:id="167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2"/>
            <w:commentRangeStart w:id="1673"/>
            <w:r>
              <w:t xml:space="preserve">sound </w:t>
            </w:r>
            <w:commentRangeEnd w:id="1672"/>
            <w:r>
              <w:rPr>
                <w:rStyle w:val="CommentReference"/>
                <w:rFonts w:ascii="Times New Roman" w:eastAsiaTheme="minorHAnsi" w:hAnsi="Times New Roman" w:cstheme="minorBidi"/>
                <w:color w:val="auto"/>
              </w:rPr>
              <w:commentReference w:id="1672"/>
            </w:r>
            <w:commentRangeEnd w:id="1673"/>
            <w:r>
              <w:rPr>
                <w:rStyle w:val="CommentReference"/>
                <w:rFonts w:ascii="Times New Roman" w:eastAsiaTheme="minorHAnsi" w:hAnsi="Times New Roman" w:cstheme="minorBidi"/>
                <w:color w:val="auto"/>
              </w:rPr>
              <w:commentReference w:id="167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4" w:name="_Ref434488724"/>
      <w:r>
        <w:t>The Doxology of St.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6"/>
            <w:r>
              <w:t xml:space="preserve">To </w:t>
            </w:r>
            <w:commentRangeEnd w:id="1676"/>
            <w:r>
              <w:rPr>
                <w:rStyle w:val="CommentReference"/>
                <w:rFonts w:ascii="Times New Roman" w:eastAsiaTheme="minorHAnsi" w:hAnsi="Times New Roman" w:cstheme="minorBidi"/>
                <w:color w:val="auto"/>
              </w:rPr>
              <w:commentReference w:id="1676"/>
            </w:r>
            <w:r>
              <w:t xml:space="preserve">all the </w:t>
            </w:r>
            <w:commentRangeStart w:id="1677"/>
            <w:r>
              <w:t>Gentiles</w:t>
            </w:r>
            <w:commentRangeEnd w:id="1677"/>
            <w:r>
              <w:rPr>
                <w:rStyle w:val="CommentReference"/>
                <w:rFonts w:ascii="Times New Roman" w:eastAsiaTheme="minorHAnsi" w:hAnsi="Times New Roman" w:cstheme="minorBidi"/>
                <w:color w:val="auto"/>
              </w:rPr>
              <w:commentReference w:id="167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8"/>
            <w:r>
              <w:t>To be completely filled</w:t>
            </w:r>
          </w:p>
          <w:p w14:paraId="68A85021" w14:textId="77777777" w:rsidR="00306181" w:rsidRDefault="00306181" w:rsidP="00306181">
            <w:pPr>
              <w:pStyle w:val="EngHangEnd"/>
            </w:pPr>
            <w:r>
              <w:t>With God in love.</w:t>
            </w:r>
            <w:commentRangeEnd w:id="1678"/>
            <w:r>
              <w:rPr>
                <w:rStyle w:val="CommentReference"/>
                <w:rFonts w:ascii="Times New Roman" w:eastAsiaTheme="minorHAnsi" w:hAnsi="Times New Roman" w:cstheme="minorBidi"/>
                <w:color w:val="auto"/>
              </w:rPr>
              <w:commentReference w:id="167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9" w:name="_Ref434476236"/>
      <w:r>
        <w:t>The Psali Adam</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0" w:name="_Ref434476261"/>
      <w:r>
        <w:t>The Psali Batos</w:t>
      </w:r>
      <w:r w:rsidR="006C1B94">
        <w:t xml:space="preserve"> for the Apostles’ Feast</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1" w:name="_Toc448227629"/>
      <w:r>
        <w:rPr>
          <w:lang w:val="en-US"/>
        </w:rPr>
        <w:t>June 30 / Epip 6: Martyrdom of St. Aoulimpas the Apostle</w:t>
      </w:r>
      <w:bookmarkEnd w:id="1681"/>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2" w:name="_Toc410196218"/>
      <w:bookmarkStart w:id="1683" w:name="_Toc410196460"/>
      <w:bookmarkStart w:id="1684" w:name="_Toc410196962"/>
      <w:bookmarkStart w:id="1685" w:name="_Toc448696655"/>
      <w:bookmarkStart w:id="1686" w:name="July"/>
      <w:bookmarkEnd w:id="1631"/>
      <w:r>
        <w:lastRenderedPageBreak/>
        <w:t>July</w:t>
      </w:r>
      <w:bookmarkEnd w:id="1682"/>
      <w:bookmarkEnd w:id="1683"/>
      <w:bookmarkEnd w:id="1684"/>
      <w:r w:rsidR="00980D99">
        <w:t xml:space="preserve"> or </w:t>
      </w:r>
      <w:r w:rsidR="00980D99">
        <w:rPr>
          <w:rFonts w:ascii="FreeSerifAvvaShenouda" w:hAnsi="FreeSerifAvvaShenouda" w:cs="FreeSerifAvvaShenouda"/>
        </w:rPr>
        <w:t>Ⲉⲡⲏⲡ</w:t>
      </w:r>
      <w:bookmarkEnd w:id="1685"/>
    </w:p>
    <w:bookmarkStart w:id="1687" w:name="_Ref434562742" w:displacedByCustomXml="next"/>
    <w:bookmarkStart w:id="1688" w:name="_Toc410196965" w:displacedByCustomXml="next"/>
    <w:bookmarkStart w:id="1689" w:name="_Toc410196463" w:displacedByCustomXml="next"/>
    <w:bookmarkStart w:id="1690"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7A2178">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7A2178">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7A2178">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7A2178">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7A2178">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7A2178">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7A2178">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7A2178">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7A2178">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7A2178">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7A2178">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7A2178">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7A2178">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7A2178">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7A2178">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7A2178">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1" w:name="_Ref436250323"/>
      <w:bookmarkStart w:id="1692" w:name="_Toc448227630"/>
      <w:r>
        <w:rPr>
          <w:rFonts w:ascii="Times New Roman" w:hAnsi="Times New Roman" w:cs="Times New Roman"/>
        </w:rPr>
        <w:lastRenderedPageBreak/>
        <w:t>July 1 / Epip 7: St. Shenoute</w:t>
      </w:r>
      <w:bookmarkEnd w:id="1687"/>
      <w:bookmarkEnd w:id="1691"/>
      <w:bookmarkEnd w:id="1692"/>
    </w:p>
    <w:p w14:paraId="5B5A5AD3" w14:textId="77777777" w:rsidR="00980D99" w:rsidRDefault="00980D99" w:rsidP="00980D99">
      <w:pPr>
        <w:pStyle w:val="Heading4"/>
        <w:rPr>
          <w:lang w:val="en-US"/>
        </w:rPr>
      </w:pPr>
      <w:bookmarkStart w:id="1693" w:name="_Ref434491186"/>
      <w:r>
        <w:rPr>
          <w:lang w:val="en-US"/>
        </w:rPr>
        <w:t>The Doxology</w:t>
      </w:r>
      <w:r w:rsidR="00810F04">
        <w:rPr>
          <w:lang w:val="en-US"/>
        </w:rPr>
        <w:t xml:space="preserve"> for St. Shenoute</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5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5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5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7" w:name="_Ref434491207"/>
      <w:r>
        <w:rPr>
          <w:lang w:val="en-US"/>
        </w:rPr>
        <w:t>A Doxology for St. Besa</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8" w:name="_Toc448227631"/>
      <w:r>
        <w:rPr>
          <w:rFonts w:ascii="Times New Roman" w:hAnsi="Times New Roman" w:cs="Times New Roman"/>
        </w:rPr>
        <w:t>July 1 / Epip 7: Also St. Ignatius</w:t>
      </w:r>
      <w:bookmarkEnd w:id="1698"/>
    </w:p>
    <w:p w14:paraId="08CD1881" w14:textId="77777777" w:rsidR="00980D99" w:rsidRDefault="00980D99" w:rsidP="00980D99">
      <w:pPr>
        <w:pStyle w:val="Heading3"/>
        <w:rPr>
          <w:lang w:val="en-US"/>
        </w:rPr>
      </w:pPr>
      <w:bookmarkStart w:id="1699" w:name="_Ref434560325"/>
      <w:bookmarkStart w:id="1700" w:name="_Toc448227632"/>
      <w:r>
        <w:rPr>
          <w:lang w:val="en-US"/>
        </w:rPr>
        <w:t>July 2 / Epip 8: St. Pishoy</w:t>
      </w:r>
      <w:bookmarkEnd w:id="1699"/>
      <w:bookmarkEnd w:id="1700"/>
    </w:p>
    <w:p w14:paraId="3F31CCDA" w14:textId="77777777" w:rsidR="00980D99" w:rsidRDefault="00980D99" w:rsidP="00980D99">
      <w:pPr>
        <w:pStyle w:val="Heading4"/>
        <w:rPr>
          <w:lang w:val="en-US"/>
        </w:rPr>
      </w:pPr>
      <w:bookmarkStart w:id="1701" w:name="_Ref434490783"/>
      <w:r>
        <w:rPr>
          <w:lang w:val="en-US"/>
        </w:rPr>
        <w:t>The Doxology</w:t>
      </w:r>
      <w:r w:rsidR="00810F04">
        <w:rPr>
          <w:lang w:val="en-US"/>
        </w:rPr>
        <w:t xml:space="preserve"> for St. Pishoy</w:t>
      </w:r>
      <w:bookmarkEnd w:id="1701"/>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5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1" w:name="_Toc448227633"/>
      <w:r>
        <w:t>The Virgin’s Fast</w:t>
      </w:r>
      <w:bookmarkEnd w:id="1690"/>
      <w:bookmarkEnd w:id="1689"/>
      <w:bookmarkEnd w:id="1688"/>
      <w:bookmarkEnd w:id="1711"/>
    </w:p>
    <w:p w14:paraId="67B94F6A" w14:textId="77777777" w:rsidR="005B716A" w:rsidRDefault="005B716A" w:rsidP="005B716A">
      <w:pPr>
        <w:pStyle w:val="Heading3"/>
        <w:rPr>
          <w:lang w:val="en-US"/>
        </w:rPr>
      </w:pPr>
      <w:bookmarkStart w:id="1712" w:name="_Toc448227634"/>
      <w:r>
        <w:rPr>
          <w:lang w:val="en-US"/>
        </w:rPr>
        <w:t>July 3 / Epip 9: Martyrdom of</w:t>
      </w:r>
      <w:r w:rsidR="00FE0AE4">
        <w:rPr>
          <w:lang w:val="en-US"/>
        </w:rPr>
        <w:t xml:space="preserve"> </w:t>
      </w:r>
      <w:r>
        <w:rPr>
          <w:lang w:val="en-US"/>
        </w:rPr>
        <w:t>St. Simon Cleophas the Apostle</w:t>
      </w:r>
      <w:bookmarkEnd w:id="1712"/>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3" w:name="_Toc448227635"/>
      <w:r>
        <w:t>July 6 / Epip 12: Commemoration of Archangel Michael</w:t>
      </w:r>
      <w:bookmarkEnd w:id="1713"/>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4" w:name="_Toc448227636"/>
      <w:r>
        <w:t>July 12 / Epip 18: Martyrdom of St. James the Apostle, the Bishop of Jerusalem</w:t>
      </w:r>
      <w:bookmarkEnd w:id="1714"/>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5" w:name="_Ref434562330"/>
      <w:bookmarkStart w:id="1716" w:name="_Toc448227637"/>
      <w:r>
        <w:t>July 14 / Epip 20: Martyrdom of St. Theodore of Shotep, the General</w:t>
      </w:r>
      <w:bookmarkEnd w:id="1715"/>
      <w:bookmarkEnd w:id="1716"/>
    </w:p>
    <w:p w14:paraId="7B584133" w14:textId="77777777" w:rsidR="009C1989" w:rsidRDefault="009C1989" w:rsidP="009C1989">
      <w:pPr>
        <w:pStyle w:val="Heading4"/>
      </w:pPr>
      <w:bookmarkStart w:id="1717" w:name="_Ref434489277"/>
      <w:r>
        <w:t>The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8" w:name="_Ref434489296"/>
      <w:r>
        <w:t>Another Doxology of St. Theodore of Shotep, the General</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9"/>
            <w:r>
              <w:t>struggler</w:t>
            </w:r>
            <w:commentRangeEnd w:id="1719"/>
            <w:r>
              <w:rPr>
                <w:rStyle w:val="CommentReference"/>
                <w:rFonts w:ascii="Times New Roman" w:eastAsiaTheme="minorHAnsi" w:hAnsi="Times New Roman" w:cstheme="minorBidi"/>
                <w:color w:val="auto"/>
              </w:rPr>
              <w:commentReference w:id="1719"/>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0" w:name="_Toc448227638"/>
      <w:r>
        <w:t>July 15 / Epip 21: Commemoration of the Theotokos</w:t>
      </w:r>
      <w:bookmarkEnd w:id="1720"/>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1" w:name="_Ref434562663"/>
      <w:bookmarkStart w:id="1722" w:name="_Toc448227639"/>
      <w:r>
        <w:t>July 17 / Epip 23: The Martyrdom of St. Marina</w:t>
      </w:r>
      <w:bookmarkEnd w:id="1721"/>
      <w:bookmarkEnd w:id="1722"/>
    </w:p>
    <w:p w14:paraId="71210AE6" w14:textId="77777777" w:rsidR="0078548F" w:rsidRDefault="0078548F" w:rsidP="0078548F">
      <w:pPr>
        <w:pStyle w:val="Heading4"/>
      </w:pPr>
      <w:bookmarkStart w:id="1723" w:name="_Ref434490204"/>
      <w:r>
        <w:t>The Doxology</w:t>
      </w:r>
      <w:r w:rsidR="00B46E6E">
        <w:t xml:space="preserve"> for St. Marina</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4" w:name="_Toc448227640"/>
      <w:r>
        <w:t>July 18 / Epip 24: The Martyrdom of Abba Noub</w:t>
      </w:r>
      <w:bookmarkEnd w:id="1724"/>
    </w:p>
    <w:p w14:paraId="45A4C76D" w14:textId="77777777" w:rsidR="00951605" w:rsidRDefault="00951605" w:rsidP="00951605">
      <w:pPr>
        <w:pStyle w:val="Heading4"/>
      </w:pPr>
      <w:bookmarkStart w:id="1725" w:name="_Ref434489534"/>
      <w:r>
        <w:t>The Doxology</w:t>
      </w:r>
      <w:r w:rsidR="00B46E6E">
        <w:t xml:space="preserve"> for Abba Noub</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6"/>
            <w:r>
              <w:t>Abba Noub</w:t>
            </w:r>
            <w:commentRangeEnd w:id="1726"/>
            <w:r>
              <w:rPr>
                <w:rStyle w:val="CommentReference"/>
                <w:rFonts w:ascii="Times New Roman" w:eastAsiaTheme="minorHAnsi" w:hAnsi="Times New Roman" w:cstheme="minorBidi"/>
                <w:color w:val="auto"/>
              </w:rPr>
              <w:commentReference w:id="1726"/>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7"/>
            <w:r>
              <w:t xml:space="preserve">upright </w:t>
            </w:r>
            <w:commentRangeEnd w:id="1727"/>
            <w:r>
              <w:rPr>
                <w:rStyle w:val="CommentReference"/>
                <w:rFonts w:ascii="Times New Roman" w:eastAsiaTheme="minorHAnsi" w:hAnsi="Times New Roman" w:cstheme="minorBidi"/>
                <w:color w:val="auto"/>
              </w:rPr>
              <w:commentReference w:id="1727"/>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8" w:name="_Toc448227641"/>
      <w:r>
        <w:t>July 20 / Epip 26: Joseph the Carpenter</w:t>
      </w:r>
      <w:bookmarkEnd w:id="1728"/>
    </w:p>
    <w:p w14:paraId="5DE3B33E" w14:textId="77777777" w:rsidR="00BF240D" w:rsidRDefault="00BF240D" w:rsidP="00BF240D">
      <w:pPr>
        <w:pStyle w:val="Heading4"/>
      </w:pPr>
      <w:bookmarkStart w:id="1729" w:name="_Ref434488476"/>
      <w:r>
        <w:t>The Doxology</w:t>
      </w:r>
      <w:r w:rsidR="00B46E6E">
        <w:t xml:space="preserve"> for St. Joseph the Carpenter</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0" w:name="_Toc448227642"/>
      <w:bookmarkStart w:id="1731" w:name="_Toc410196222"/>
      <w:bookmarkStart w:id="1732" w:name="_Toc410196464"/>
      <w:bookmarkStart w:id="1733" w:name="_Toc410196966"/>
      <w:r>
        <w:t>July 20 / Epip 26: Also St. Frumentius (Abune Selama), the First Bishop of Ethiopia</w:t>
      </w:r>
      <w:bookmarkEnd w:id="1730"/>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4" w:name="_Toc448227643"/>
      <w:r>
        <w:t>July 22 / Epip 28: Departure of St. Mary Magdalene</w:t>
      </w:r>
      <w:bookmarkEnd w:id="1734"/>
    </w:p>
    <w:p w14:paraId="41ADBBFF" w14:textId="77777777" w:rsidR="00C325FC" w:rsidRDefault="00C325FC" w:rsidP="00C325FC">
      <w:pPr>
        <w:pStyle w:val="Heading4"/>
      </w:pPr>
      <w:bookmarkStart w:id="1735" w:name="_Ref434489077"/>
      <w:r>
        <w:t>The Doxology</w:t>
      </w:r>
      <w:r w:rsidR="00B46E6E">
        <w:t xml:space="preserve"> for St. Mary Magdalene</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6"/>
            <w:r>
              <w:t xml:space="preserve">ϯⲁⲅⲓⲁ </w:t>
            </w:r>
            <w:commentRangeEnd w:id="1736"/>
            <w:r>
              <w:rPr>
                <w:rStyle w:val="CommentReference"/>
                <w:rFonts w:ascii="Times New Roman" w:hAnsi="Times New Roman" w:cstheme="minorBidi"/>
                <w:noProof w:val="0"/>
              </w:rPr>
              <w:commentReference w:id="1736"/>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7"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7"/>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8" w:name="_Toc448227645"/>
      <w:r>
        <w:t xml:space="preserve">July 23 / Epip 29: </w:t>
      </w:r>
      <w:r w:rsidR="00B52D77">
        <w:t xml:space="preserve">Also the </w:t>
      </w:r>
      <w:r>
        <w:t>Translocation of the Relics of St. Andrew, the Apostle</w:t>
      </w:r>
      <w:bookmarkEnd w:id="1738"/>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9" w:name="_Toc448227646"/>
      <w:r>
        <w:t>July 28 / Mesori 4: Consecration of the Church of St. Anthony</w:t>
      </w:r>
      <w:bookmarkEnd w:id="1739"/>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6"/>
      <w:r>
        <w:t>.</w:t>
      </w:r>
    </w:p>
    <w:p w14:paraId="62D72F65" w14:textId="77777777" w:rsidR="00495F1A" w:rsidRPr="00980D99" w:rsidRDefault="00495F1A" w:rsidP="00495F1A">
      <w:pPr>
        <w:pStyle w:val="Heading2"/>
        <w:rPr>
          <w:lang w:val="en-US"/>
        </w:rPr>
      </w:pPr>
      <w:bookmarkStart w:id="1740" w:name="_Toc448696656"/>
      <w:bookmarkStart w:id="1741" w:name="August"/>
      <w:r>
        <w:lastRenderedPageBreak/>
        <w:t>August</w:t>
      </w:r>
      <w:bookmarkEnd w:id="1731"/>
      <w:bookmarkEnd w:id="1732"/>
      <w:bookmarkEnd w:id="173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0"/>
    </w:p>
    <w:bookmarkStart w:id="1742" w:name="_Toc410196967" w:displacedByCustomXml="next"/>
    <w:bookmarkStart w:id="1743" w:name="_Toc410196465" w:displacedByCustomXml="next"/>
    <w:bookmarkStart w:id="1744"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7A2178">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7A2178">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7A2178">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7A2178">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7A2178">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7A2178">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7A2178">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7A2178">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7A2178">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7A2178">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7A2178">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7A2178">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5" w:name="_Toc448227647"/>
      <w:r>
        <w:lastRenderedPageBreak/>
        <w:t>August 1 / Mesori 8: The Confession of St. Peter</w:t>
      </w:r>
      <w:bookmarkEnd w:id="1745"/>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6" w:name="_Toc448227648"/>
      <w:r>
        <w:t>August 5 / Mesori 12: Commemoration of Archangel Michael</w:t>
      </w:r>
      <w:bookmarkEnd w:id="1746"/>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7" w:name="_Toc448227649"/>
      <w:r>
        <w:t xml:space="preserve">August 6 / Mesori 13: </w:t>
      </w:r>
      <w:r w:rsidR="00495F1A">
        <w:t>The Transfiguration</w:t>
      </w:r>
      <w:bookmarkEnd w:id="1744"/>
      <w:bookmarkEnd w:id="1743"/>
      <w:bookmarkEnd w:id="1742"/>
      <w:bookmarkEnd w:id="1747"/>
    </w:p>
    <w:p w14:paraId="1EF4D652" w14:textId="77777777" w:rsidR="00980D99" w:rsidRDefault="00980D99" w:rsidP="00980D99">
      <w:pPr>
        <w:pStyle w:val="Heading4"/>
      </w:pPr>
      <w:bookmarkStart w:id="1748" w:name="_Ref434478012"/>
      <w:r>
        <w:t>The Doxology</w:t>
      </w:r>
      <w:r w:rsidR="00E21EA3">
        <w:t xml:space="preserve"> of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9" w:name="_Ref434476299"/>
      <w:r>
        <w:t>The Psali Adam</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0" w:name="_Ref434476316"/>
      <w:r>
        <w:t>The Psali Batos</w:t>
      </w:r>
      <w:r w:rsidR="006C1B94">
        <w:t xml:space="preserve"> for the Transfiguration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1" w:name="_Toc410196224"/>
      <w:bookmarkStart w:id="1752" w:name="_Toc410196466"/>
      <w:bookmarkStart w:id="1753" w:name="_Toc410196968"/>
      <w:bookmarkStart w:id="1754" w:name="_Ref435642801"/>
      <w:bookmarkStart w:id="1755" w:name="_Ref435642808"/>
      <w:bookmarkStart w:id="1756" w:name="_Toc448227650"/>
      <w:r>
        <w:t xml:space="preserve">August 9 / Mesori 16: </w:t>
      </w:r>
      <w:r w:rsidR="00495F1A">
        <w:t>The Assumption of the Virgin</w:t>
      </w:r>
      <w:bookmarkEnd w:id="1751"/>
      <w:bookmarkEnd w:id="1752"/>
      <w:bookmarkEnd w:id="1753"/>
      <w:bookmarkEnd w:id="1754"/>
      <w:bookmarkEnd w:id="1755"/>
      <w:bookmarkEnd w:id="1756"/>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7" w:name="_Ref435642763"/>
      <w:r>
        <w:t xml:space="preserve">The Psali </w:t>
      </w:r>
      <w:commentRangeStart w:id="1758"/>
      <w:r>
        <w:t xml:space="preserve">Adam </w:t>
      </w:r>
      <w:commentRangeEnd w:id="1758"/>
      <w:r>
        <w:rPr>
          <w:rStyle w:val="CommentReference"/>
          <w:rFonts w:eastAsiaTheme="minorHAnsi" w:cstheme="minorBidi"/>
          <w:b w:val="0"/>
          <w:bCs w:val="0"/>
          <w:iCs w:val="0"/>
          <w:color w:val="auto"/>
        </w:rPr>
        <w:commentReference w:id="1758"/>
      </w:r>
      <w:r>
        <w:t>for the Virgin</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9"/>
            <w:r>
              <w:t>With divine hands.”</w:t>
            </w:r>
            <w:commentRangeEnd w:id="1759"/>
            <w:r>
              <w:rPr>
                <w:rStyle w:val="CommentReference"/>
                <w:rFonts w:ascii="Times New Roman" w:eastAsiaTheme="minorHAnsi" w:hAnsi="Times New Roman" w:cstheme="minorBidi"/>
                <w:color w:val="auto"/>
              </w:rPr>
              <w:commentReference w:id="175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0" w:name="_Ref435734818"/>
      <w:r>
        <w:t>The Psali Batos for the Virgin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6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1"/>
            <w:r>
              <w:t>forever</w:t>
            </w:r>
            <w:commentRangeEnd w:id="1761"/>
            <w:r>
              <w:rPr>
                <w:rStyle w:val="CommentReference"/>
                <w:rFonts w:ascii="Times New Roman" w:eastAsiaTheme="minorHAnsi" w:hAnsi="Times New Roman" w:cstheme="minorBidi"/>
                <w:color w:val="auto"/>
              </w:rPr>
              <w:commentReference w:id="176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2"/>
            <w:r>
              <w:t>In the unshakable places.</w:t>
            </w:r>
            <w:commentRangeEnd w:id="1762"/>
            <w:r>
              <w:rPr>
                <w:rStyle w:val="CommentReference"/>
                <w:rFonts w:ascii="Times New Roman" w:eastAsiaTheme="minorHAnsi" w:hAnsi="Times New Roman" w:cstheme="minorBidi"/>
                <w:color w:val="auto"/>
              </w:rPr>
              <w:commentReference w:id="176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3"/>
            <w:r>
              <w:t>Your name adorns our works.</w:t>
            </w:r>
            <w:commentRangeEnd w:id="1763"/>
            <w:r>
              <w:rPr>
                <w:rStyle w:val="CommentReference"/>
                <w:rFonts w:ascii="Times New Roman" w:eastAsiaTheme="minorHAnsi" w:hAnsi="Times New Roman" w:cstheme="minorBidi"/>
                <w:color w:val="auto"/>
              </w:rPr>
              <w:commentReference w:id="176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4"/>
            <w:r>
              <w:t xml:space="preserve">Interceding </w:t>
            </w:r>
            <w:commentRangeEnd w:id="1764"/>
            <w:r>
              <w:rPr>
                <w:rStyle w:val="CommentReference"/>
                <w:rFonts w:ascii="Times New Roman" w:eastAsiaTheme="minorHAnsi" w:hAnsi="Times New Roman" w:cstheme="minorBidi"/>
                <w:color w:val="auto"/>
              </w:rPr>
              <w:commentReference w:id="176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5" w:name="_Toc448227651"/>
      <w:r>
        <w:t>August 12 / Mesori 19: Translocation of the Relics of St. Macarius the Great</w:t>
      </w:r>
      <w:bookmarkEnd w:id="1765"/>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6" w:name="_Toc448227652"/>
      <w:r>
        <w:t>August 14 / Mesori 21: Commemoration of the Theotokos</w:t>
      </w:r>
      <w:bookmarkEnd w:id="1766"/>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7" w:name="_Ref434563030"/>
      <w:bookmarkStart w:id="1768" w:name="_Toc448227653"/>
      <w:r>
        <w:t>August 17 / Mesori 24: Departure of St. Takle Haymanot</w:t>
      </w:r>
      <w:bookmarkEnd w:id="1767"/>
      <w:bookmarkEnd w:id="1768"/>
    </w:p>
    <w:p w14:paraId="34845613" w14:textId="77777777" w:rsidR="009F60F1" w:rsidRDefault="009F60F1" w:rsidP="009F60F1">
      <w:pPr>
        <w:pStyle w:val="Heading4"/>
      </w:pPr>
      <w:bookmarkStart w:id="1769" w:name="_Ref434492302"/>
      <w:r>
        <w:t>The Doxology</w:t>
      </w:r>
      <w:r w:rsidR="00B82753">
        <w:t xml:space="preserve"> for St. Takle Haymanot</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0" w:name="_Toc448227654"/>
      <w:r>
        <w:lastRenderedPageBreak/>
        <w:t>August 21 / Mesori 28: The Patriarchs: Abraham, Isaac, and Jacob</w:t>
      </w:r>
      <w:bookmarkEnd w:id="1770"/>
    </w:p>
    <w:p w14:paraId="1D063B19" w14:textId="77777777" w:rsidR="00431ABD" w:rsidRDefault="00431ABD" w:rsidP="00431ABD">
      <w:pPr>
        <w:pStyle w:val="Heading4"/>
      </w:pPr>
      <w:bookmarkStart w:id="1771" w:name="_Ref434492413"/>
      <w:r>
        <w:t>The Doxology</w:t>
      </w:r>
      <w:r w:rsidR="00B82753">
        <w:t xml:space="preserve"> for the Patriarchs: Abraham, Isaac, and Jacob</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2" w:name="_Toc448227655"/>
      <w:r>
        <w:lastRenderedPageBreak/>
        <w:t>August 22 / Mesori 29: Commemoration of the Annunciation, Nativity, and Resurrection on the 29</w:t>
      </w:r>
      <w:r w:rsidRPr="00C0205C">
        <w:rPr>
          <w:vertAlign w:val="superscript"/>
        </w:rPr>
        <w:t>th</w:t>
      </w:r>
      <w:r>
        <w:t xml:space="preserve"> of Every Month</w:t>
      </w:r>
      <w:bookmarkEnd w:id="1772"/>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3" w:name="_Toc448227656"/>
      <w:r>
        <w:t xml:space="preserve">August 22 / Mesori 29: </w:t>
      </w:r>
      <w:r w:rsidR="007D439A">
        <w:t xml:space="preserve">Also the </w:t>
      </w:r>
      <w:r>
        <w:t>Translocation of the Relics of St. John the Short to Scetis</w:t>
      </w:r>
      <w:bookmarkEnd w:id="1773"/>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4" w:name="_Toc448227657"/>
      <w:r>
        <w:t>August 25 / Little Month 2: Departure of St. Titus the Apostle</w:t>
      </w:r>
      <w:bookmarkEnd w:id="1774"/>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5" w:name="_Toc448227658"/>
      <w:r>
        <w:t>August 26 / Little Month 3: Archangel Raphael</w:t>
      </w:r>
      <w:bookmarkEnd w:id="1775"/>
    </w:p>
    <w:p w14:paraId="0292BCC5" w14:textId="77777777" w:rsidR="00C30039" w:rsidRDefault="00C30039" w:rsidP="00C30039">
      <w:pPr>
        <w:pStyle w:val="Heading4"/>
      </w:pPr>
      <w:bookmarkStart w:id="1776" w:name="_Ref434488208"/>
      <w:r>
        <w:t>The Doxology</w:t>
      </w:r>
      <w:r w:rsidR="00B46E6E">
        <w:t xml:space="preserve"> for Archangel Raphael</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7" w:name="_Toc448227659"/>
      <w:r>
        <w:t>August 28 / Little Month 5</w:t>
      </w:r>
      <w:r w:rsidR="00980D99">
        <w:t>: St. Parsouma</w:t>
      </w:r>
      <w:bookmarkEnd w:id="1777"/>
    </w:p>
    <w:p w14:paraId="32F5CFB7" w14:textId="77777777" w:rsidR="00980D99" w:rsidRDefault="00980D99" w:rsidP="00980D99">
      <w:pPr>
        <w:pStyle w:val="Heading4"/>
      </w:pPr>
      <w:bookmarkStart w:id="1778" w:name="_Ref434491294"/>
      <w:r>
        <w:t>The Doxology</w:t>
      </w:r>
      <w:r w:rsidR="00810F04">
        <w:t xml:space="preserve"> for St. Parsouma</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6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2"/>
            <w:r>
              <w:t xml:space="preserve">ⲙ̀Ⲡⲭ̄ⲥ̄ </w:t>
            </w:r>
            <w:commentRangeEnd w:id="1782"/>
            <w:r>
              <w:rPr>
                <w:rStyle w:val="CommentReference"/>
                <w:rFonts w:ascii="Times New Roman" w:hAnsi="Times New Roman" w:cstheme="minorBidi"/>
                <w:noProof w:val="0"/>
              </w:rPr>
              <w:commentReference w:id="1782"/>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3"/>
            <w:r>
              <w:t xml:space="preserve">ⲡⲉⲛⲥⲱⲧⲏⲣ </w:t>
            </w:r>
            <w:commentRangeEnd w:id="1783"/>
            <w:r>
              <w:rPr>
                <w:rStyle w:val="CommentReference"/>
                <w:rFonts w:ascii="Times New Roman" w:hAnsi="Times New Roman" w:cstheme="minorBidi"/>
                <w:noProof w:val="0"/>
              </w:rPr>
              <w:commentReference w:id="1783"/>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4" w:name="_Toc410196226"/>
      <w:bookmarkStart w:id="1785" w:name="_Toc410196468"/>
      <w:bookmarkStart w:id="1786" w:name="_Toc410196970"/>
      <w:bookmarkStart w:id="1787" w:name="_Toc448696657"/>
      <w:bookmarkStart w:id="1788" w:name="Pascal"/>
      <w:bookmarkEnd w:id="1741"/>
      <w:r>
        <w:lastRenderedPageBreak/>
        <w:t>The Pascal Cycle</w:t>
      </w:r>
      <w:bookmarkEnd w:id="1784"/>
      <w:bookmarkEnd w:id="1785"/>
      <w:bookmarkEnd w:id="1786"/>
      <w:bookmarkEnd w:id="1787"/>
    </w:p>
    <w:bookmarkStart w:id="1789" w:name="_Toc410196971" w:displacedByCustomXml="next"/>
    <w:bookmarkStart w:id="1790" w:name="_Toc410196469" w:displacedByCustomXml="next"/>
    <w:bookmarkStart w:id="1791"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7A2178">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7A2178">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7A2178">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7A2178">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7A2178">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7A2178">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7A2178">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7A2178">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7A2178">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2" w:name="_Toc448227660"/>
      <w:r>
        <w:lastRenderedPageBreak/>
        <w:t>Jonah’s Fast</w:t>
      </w:r>
      <w:bookmarkEnd w:id="1791"/>
      <w:bookmarkEnd w:id="1790"/>
      <w:bookmarkEnd w:id="1789"/>
      <w:bookmarkEnd w:id="1792"/>
    </w:p>
    <w:p w14:paraId="7A658690" w14:textId="77777777" w:rsidR="001E5E16" w:rsidRPr="001E5E16" w:rsidRDefault="001E5E16" w:rsidP="001E5E16">
      <w:pPr>
        <w:pStyle w:val="Heading4"/>
      </w:pPr>
      <w:bookmarkStart w:id="1793" w:name="_Ref434478053"/>
      <w:r>
        <w:t>The Doxology</w:t>
      </w:r>
      <w:r w:rsidR="00E21EA3">
        <w:t xml:space="preserve"> of Jonah’s Fast</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4" w:name="_Toc410196228"/>
      <w:bookmarkStart w:id="1795" w:name="_Toc410196470"/>
      <w:bookmarkStart w:id="1796" w:name="_Toc410196972"/>
      <w:bookmarkStart w:id="1797" w:name="_Toc448227661"/>
      <w:r>
        <w:t>Jonah’s Feast</w:t>
      </w:r>
      <w:bookmarkEnd w:id="1794"/>
      <w:bookmarkEnd w:id="1795"/>
      <w:bookmarkEnd w:id="1796"/>
      <w:bookmarkEnd w:id="1797"/>
    </w:p>
    <w:p w14:paraId="6EE6C439" w14:textId="77777777" w:rsidR="00495F1A" w:rsidRDefault="00495F1A" w:rsidP="00495F1A">
      <w:pPr>
        <w:pStyle w:val="Heading3"/>
      </w:pPr>
      <w:bookmarkStart w:id="1798" w:name="_Toc410196229"/>
      <w:bookmarkStart w:id="1799" w:name="_Toc410196471"/>
      <w:bookmarkStart w:id="1800" w:name="_Toc410196973"/>
      <w:bookmarkStart w:id="1801" w:name="_Toc448227662"/>
      <w:r>
        <w:t>Great Lent</w:t>
      </w:r>
      <w:bookmarkEnd w:id="1798"/>
      <w:bookmarkEnd w:id="1799"/>
      <w:bookmarkEnd w:id="1800"/>
      <w:bookmarkEnd w:id="1801"/>
    </w:p>
    <w:p w14:paraId="2602B6E5" w14:textId="77777777" w:rsidR="00EC2AEB" w:rsidRPr="001E5E16" w:rsidRDefault="00EC2AEB" w:rsidP="00EC2AEB">
      <w:pPr>
        <w:pStyle w:val="Heading4"/>
      </w:pPr>
      <w:bookmarkStart w:id="1802" w:name="_Ref434478080"/>
      <w:r>
        <w:t>The Doxology</w:t>
      </w:r>
      <w:r w:rsidR="00420CFA">
        <w:t xml:space="preserve"> for Saturday and Sunday</w:t>
      </w:r>
      <w:r w:rsidR="00E21EA3">
        <w:t xml:space="preserve">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3" w:name="_Ref434478104"/>
      <w:r>
        <w:t>The Doxology</w:t>
      </w:r>
      <w:r w:rsidR="00E21EA3">
        <w:t xml:space="preserve"> for Weekdays in Great Lent</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4"/>
            <w:r>
              <w:t>ⲛⲓⲉ̀ⲛⲉϩ</w:t>
            </w:r>
            <w:commentRangeEnd w:id="1804"/>
            <w:r>
              <w:rPr>
                <w:rStyle w:val="CommentReference"/>
                <w:rFonts w:ascii="Times New Roman" w:hAnsi="Times New Roman" w:cstheme="minorBidi"/>
                <w:noProof w:val="0"/>
              </w:rPr>
              <w:commentReference w:id="1804"/>
            </w:r>
            <w:r>
              <w:t>.</w:t>
            </w:r>
          </w:p>
        </w:tc>
      </w:tr>
    </w:tbl>
    <w:p w14:paraId="1A70F51E" w14:textId="77777777" w:rsidR="00420CFA" w:rsidRPr="001E5E16" w:rsidRDefault="00420CFA" w:rsidP="00420CFA">
      <w:pPr>
        <w:pStyle w:val="Heading4"/>
      </w:pPr>
      <w:bookmarkStart w:id="1805" w:name="_Ref434478128"/>
      <w:r>
        <w:t>A Second Doxology for Weekdays</w:t>
      </w:r>
      <w:r w:rsidR="00E21EA3">
        <w:t xml:space="preserve"> in Great Lent</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6"/>
            <w:r>
              <w:t xml:space="preserve">He </w:t>
            </w:r>
            <w:r w:rsidR="00253DD3">
              <w:t>humiliated</w:t>
            </w:r>
          </w:p>
          <w:p w14:paraId="774AFAE4" w14:textId="77777777" w:rsidR="00420CFA" w:rsidRDefault="00420CFA" w:rsidP="00420CFA">
            <w:pPr>
              <w:pStyle w:val="EngHangEnd"/>
            </w:pPr>
            <w:r>
              <w:t>The Tempter</w:t>
            </w:r>
            <w:commentRangeEnd w:id="1806"/>
            <w:r>
              <w:rPr>
                <w:rStyle w:val="CommentReference"/>
              </w:rPr>
              <w:commentReference w:id="180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7"/>
            <w:r>
              <w:t>“Fast in watchfulness</w:t>
            </w:r>
          </w:p>
          <w:p w14:paraId="6B2FDE71" w14:textId="77777777" w:rsidR="00420CFA" w:rsidRDefault="00420CFA" w:rsidP="00420CFA">
            <w:pPr>
              <w:pStyle w:val="EngHangEnd"/>
            </w:pPr>
            <w:r>
              <w:t>By day and by night.”</w:t>
            </w:r>
            <w:commentRangeEnd w:id="1807"/>
            <w:r>
              <w:rPr>
                <w:rStyle w:val="CommentReference"/>
              </w:rPr>
              <w:commentReference w:id="180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8" w:name="_Ref434478147"/>
      <w:r>
        <w:lastRenderedPageBreak/>
        <w:t>A Third</w:t>
      </w:r>
      <w:r w:rsidR="00420CFA">
        <w:t xml:space="preserve"> Doxology</w:t>
      </w:r>
      <w:r>
        <w:t xml:space="preserve"> for Weekdays</w:t>
      </w:r>
      <w:r w:rsidR="00E21EA3">
        <w:t xml:space="preserve"> in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9" w:name="_Ref434478172"/>
      <w:r>
        <w:t xml:space="preserve">The </w:t>
      </w:r>
      <w:r w:rsidR="007A72D2">
        <w:t xml:space="preserve">Fourth </w:t>
      </w:r>
      <w:r>
        <w:t>Doxology</w:t>
      </w:r>
      <w:r w:rsidR="007A72D2">
        <w:t xml:space="preserve"> </w:t>
      </w:r>
      <w:r w:rsidR="00E21EA3">
        <w:t>for Great Lent</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10"/>
            <w:r>
              <w:t xml:space="preserve">Ϯⲛⲏⲥⲧⲓⲁ̀ </w:t>
            </w:r>
            <w:commentRangeEnd w:id="1810"/>
            <w:r>
              <w:rPr>
                <w:rStyle w:val="CommentReference"/>
                <w:rFonts w:ascii="Times New Roman" w:hAnsi="Times New Roman" w:cstheme="minorBidi"/>
                <w:noProof w:val="0"/>
              </w:rPr>
              <w:commentReference w:id="181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1"/>
            <w:r>
              <w:t>pretense</w:t>
            </w:r>
            <w:commentRangeEnd w:id="1811"/>
            <w:r>
              <w:rPr>
                <w:rStyle w:val="CommentReference"/>
              </w:rPr>
              <w:commentReference w:id="181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2"/>
            <w:r>
              <w:t>strugglers</w:t>
            </w:r>
            <w:commentRangeEnd w:id="1812"/>
            <w:r>
              <w:rPr>
                <w:rStyle w:val="CommentReference"/>
              </w:rPr>
              <w:commentReference w:id="181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3"/>
            <w:r>
              <w:t>martyrdom</w:t>
            </w:r>
            <w:commentRangeEnd w:id="1813"/>
            <w:r>
              <w:rPr>
                <w:rStyle w:val="CommentReference"/>
              </w:rPr>
              <w:commentReference w:id="181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4"/>
            <w:r>
              <w:t xml:space="preserve">carries </w:t>
            </w:r>
            <w:commentRangeEnd w:id="1814"/>
            <w:r>
              <w:rPr>
                <w:rStyle w:val="CommentReference"/>
              </w:rPr>
              <w:commentReference w:id="181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5"/>
            <w:r>
              <w:t>assembly</w:t>
            </w:r>
            <w:commentRangeEnd w:id="1815"/>
            <w:r>
              <w:rPr>
                <w:rStyle w:val="CommentReference"/>
              </w:rPr>
              <w:commentReference w:id="1815"/>
            </w:r>
            <w:r>
              <w:t>,</w:t>
            </w:r>
          </w:p>
          <w:p w14:paraId="33941A18" w14:textId="77777777" w:rsidR="006A78B4" w:rsidRDefault="006A78B4" w:rsidP="006A78B4">
            <w:pPr>
              <w:pStyle w:val="EngHangEnd"/>
            </w:pPr>
            <w:r>
              <w:t xml:space="preserve">From now until the </w:t>
            </w:r>
            <w:commentRangeStart w:id="1816"/>
            <w:r>
              <w:t>ages of ages</w:t>
            </w:r>
            <w:commentRangeEnd w:id="1816"/>
            <w:r>
              <w:rPr>
                <w:rStyle w:val="CommentReference"/>
              </w:rPr>
              <w:commentReference w:id="181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7" w:name="_Ref434476347"/>
      <w:r>
        <w:lastRenderedPageBreak/>
        <w:t>The Psali Adam</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8" w:name="_Ref434476369"/>
      <w:r>
        <w:t>The Psali Batos</w:t>
      </w:r>
      <w:r w:rsidR="006C1B94">
        <w:t xml:space="preserve"> for Great Lent</w:t>
      </w:r>
      <w:bookmarkEnd w:id="1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9" w:name="_Toc410196230"/>
      <w:bookmarkStart w:id="1820" w:name="_Toc410196472"/>
      <w:bookmarkStart w:id="1821" w:name="_Toc410196974"/>
      <w:bookmarkStart w:id="1822" w:name="_Toc448227663"/>
      <w:r>
        <w:t>Lazarus Saturday</w:t>
      </w:r>
      <w:bookmarkEnd w:id="1819"/>
      <w:bookmarkEnd w:id="1820"/>
      <w:bookmarkEnd w:id="1821"/>
      <w:bookmarkEnd w:id="1822"/>
    </w:p>
    <w:p w14:paraId="536840DE" w14:textId="77777777" w:rsidR="00EC2AEB" w:rsidRPr="001E5E16" w:rsidRDefault="00EC2AEB" w:rsidP="00EC2AEB">
      <w:pPr>
        <w:pStyle w:val="Heading4"/>
      </w:pPr>
      <w:bookmarkStart w:id="1823" w:name="_Ref434478195"/>
      <w:r>
        <w:t>The Doxology</w:t>
      </w:r>
      <w:r w:rsidR="00E21EA3">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4" w:name="_Ref434476394"/>
      <w:r>
        <w:t>The Psali Batos</w:t>
      </w:r>
      <w:r w:rsidR="006C1B94">
        <w:t xml:space="preserve"> for Lazarus Saturday</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5"/>
            <w:r>
              <w:t>With glory befitting You</w:t>
            </w:r>
            <w:commentRangeEnd w:id="1825"/>
            <w:r>
              <w:rPr>
                <w:rStyle w:val="CommentReference"/>
              </w:rPr>
              <w:commentReference w:id="182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6" w:name="_Toc410196231"/>
      <w:bookmarkStart w:id="1827" w:name="_Toc410196473"/>
      <w:bookmarkStart w:id="1828" w:name="_Toc410196975"/>
      <w:bookmarkStart w:id="1829" w:name="_Toc448227664"/>
      <w:r>
        <w:t>Palm Sunday</w:t>
      </w:r>
      <w:bookmarkEnd w:id="1826"/>
      <w:bookmarkEnd w:id="1827"/>
      <w:bookmarkEnd w:id="1828"/>
      <w:bookmarkEnd w:id="1829"/>
    </w:p>
    <w:p w14:paraId="5FD5B809" w14:textId="77777777" w:rsidR="00EC2AEB" w:rsidRPr="001E5E16" w:rsidRDefault="00EC2AEB" w:rsidP="00EC2AEB">
      <w:pPr>
        <w:pStyle w:val="Heading4"/>
      </w:pPr>
      <w:bookmarkStart w:id="1830" w:name="_Ref434478217"/>
      <w:r>
        <w:t xml:space="preserve">The </w:t>
      </w:r>
      <w:r w:rsidR="00FA139D">
        <w:t xml:space="preserve">First </w:t>
      </w:r>
      <w:r>
        <w:t>Doxology</w:t>
      </w:r>
      <w:r w:rsidR="00E21EA3">
        <w:t xml:space="preserve"> for Palm Sunday</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1"/>
            <w:r>
              <w:t>To the ages.</w:t>
            </w:r>
            <w:commentRangeEnd w:id="1831"/>
            <w:r>
              <w:rPr>
                <w:rStyle w:val="CommentReference"/>
              </w:rPr>
              <w:commentReference w:id="183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2" w:name="_Ref434478234"/>
      <w:r>
        <w:t>The Second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6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3" w:name="_Ref434478255"/>
      <w:r>
        <w:t>The Third Doxology</w:t>
      </w:r>
      <w:r w:rsidR="00E21EA3">
        <w:t xml:space="preserve"> for Palm Sunday</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6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4"/>
            <w:r>
              <w:t xml:space="preserve">is </w:t>
            </w:r>
            <w:commentRangeEnd w:id="1834"/>
            <w:r>
              <w:rPr>
                <w:rStyle w:val="CommentReference"/>
              </w:rPr>
              <w:commentReference w:id="183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5" w:name="_Ref434476417"/>
      <w:r>
        <w:t>The Psali Adam</w:t>
      </w:r>
      <w:r w:rsidR="006C1B94">
        <w:t xml:space="preserve"> for Palm Sunday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6"/>
            <w:r>
              <w:t xml:space="preserve">Offer </w:t>
            </w:r>
            <w:commentRangeEnd w:id="1836"/>
            <w:r>
              <w:rPr>
                <w:rStyle w:val="CommentReference"/>
              </w:rPr>
              <w:commentReference w:id="183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7"/>
            <w:r>
              <w:t>Kranion</w:t>
            </w:r>
            <w:commentRangeEnd w:id="1837"/>
            <w:r>
              <w:rPr>
                <w:rStyle w:val="CommentReference"/>
              </w:rPr>
              <w:commentReference w:id="183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8" w:name="_Toc448227665"/>
      <w:bookmarkStart w:id="1839" w:name="_Toc410196232"/>
      <w:bookmarkStart w:id="1840" w:name="_Toc410196474"/>
      <w:bookmarkStart w:id="1841" w:name="_Toc410196976"/>
      <w:r>
        <w:lastRenderedPageBreak/>
        <w:t>Joyous Saturday</w:t>
      </w:r>
      <w:bookmarkEnd w:id="1838"/>
    </w:p>
    <w:p w14:paraId="65F4337A" w14:textId="2CA465AF" w:rsidR="003E106D" w:rsidRDefault="003E106D" w:rsidP="003E106D">
      <w:pPr>
        <w:pStyle w:val="Heading4"/>
      </w:pPr>
      <w:bookmarkStart w:id="1842" w:name="_Ref435562018"/>
      <w:r>
        <w:t>The Psali Batos for the Joyous Saturday</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3"/>
            <w:r>
              <w:t xml:space="preserve">abolished </w:t>
            </w:r>
            <w:commentRangeEnd w:id="1843"/>
            <w:r>
              <w:rPr>
                <w:rStyle w:val="CommentReference"/>
              </w:rPr>
              <w:commentReference w:id="184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4"/>
            <w:r>
              <w:t>power</w:t>
            </w:r>
            <w:commentRangeEnd w:id="1844"/>
            <w:r>
              <w:rPr>
                <w:rStyle w:val="CommentReference"/>
              </w:rPr>
              <w:commentReference w:id="184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5" w:name="_Toc448227666"/>
      <w:r>
        <w:t>Resurrection</w:t>
      </w:r>
      <w:bookmarkEnd w:id="1839"/>
      <w:bookmarkEnd w:id="1840"/>
      <w:bookmarkEnd w:id="1841"/>
      <w:r w:rsidR="003E106D">
        <w:t xml:space="preserve"> Sunday</w:t>
      </w:r>
      <w:bookmarkEnd w:id="1845"/>
    </w:p>
    <w:p w14:paraId="48D283B9" w14:textId="77777777" w:rsidR="00EC2AEB" w:rsidRPr="001E5E16" w:rsidRDefault="00EC2AEB" w:rsidP="00EC2AEB">
      <w:pPr>
        <w:pStyle w:val="Heading4"/>
      </w:pPr>
      <w:bookmarkStart w:id="1846" w:name="_Ref434478294"/>
      <w:r>
        <w:t>The Doxology</w:t>
      </w:r>
      <w:r w:rsidR="00E21EA3">
        <w:t xml:space="preserve"> for the Resurrection</w:t>
      </w:r>
      <w:bookmarkEnd w:id="1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7"/>
            <w:r>
              <w:t>Name</w:t>
            </w:r>
            <w:commentRangeEnd w:id="1847"/>
            <w:r>
              <w:rPr>
                <w:rStyle w:val="CommentReference"/>
              </w:rPr>
              <w:commentReference w:id="184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8" w:name="_Ref434478317"/>
      <w:r>
        <w:t>A</w:t>
      </w:r>
      <w:r w:rsidR="00E21EA3">
        <w:t>nother</w:t>
      </w:r>
      <w:r>
        <w:t xml:space="preserve"> Doxology</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9" w:name="_Ref434478347"/>
      <w:r>
        <w:t>A Doxology for Archangel Michael</w:t>
      </w:r>
      <w:r w:rsidR="00E21EA3">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6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6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6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50" w:name="_Ref434476440"/>
      <w:r>
        <w:t>The Psali Adam</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1" w:name="_Ref434476459"/>
      <w:r>
        <w:lastRenderedPageBreak/>
        <w:t>The Psali Batos</w:t>
      </w:r>
      <w:r w:rsidR="006C1B94">
        <w:t xml:space="preserve"> for the Resurrection</w:t>
      </w:r>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2" w:name="_Toc410196233"/>
      <w:bookmarkStart w:id="1853" w:name="_Toc410196475"/>
      <w:bookmarkStart w:id="1854" w:name="_Toc410196977"/>
      <w:bookmarkStart w:id="1855" w:name="_Toc448227667"/>
      <w:r>
        <w:t>Thomas Sunday</w:t>
      </w:r>
      <w:bookmarkEnd w:id="1852"/>
      <w:bookmarkEnd w:id="1853"/>
      <w:bookmarkEnd w:id="1854"/>
      <w:bookmarkEnd w:id="1855"/>
    </w:p>
    <w:p w14:paraId="1CFE554E" w14:textId="77777777" w:rsidR="00EC2AEB" w:rsidRDefault="00EC2AEB" w:rsidP="00EC2AEB">
      <w:pPr>
        <w:pStyle w:val="Heading4"/>
      </w:pPr>
      <w:bookmarkStart w:id="1856" w:name="_Ref434478375"/>
      <w:r>
        <w:t>The Doxology</w:t>
      </w:r>
      <w:r w:rsidR="00E21EA3">
        <w:t xml:space="preserve"> for Thomas Sunday</w:t>
      </w:r>
      <w:bookmarkEnd w:id="1856"/>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6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7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7"/>
            <w:r>
              <w:t xml:space="preserve">Jesus </w:t>
            </w:r>
            <w:commentRangeEnd w:id="1857"/>
            <w:r>
              <w:rPr>
                <w:rStyle w:val="CommentReference"/>
                <w:rFonts w:ascii="Times New Roman" w:hAnsi="Times New Roman"/>
              </w:rPr>
              <w:commentReference w:id="185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8" w:name="_Toc410196235"/>
      <w:bookmarkStart w:id="1859" w:name="_Toc410196477"/>
      <w:bookmarkStart w:id="1860" w:name="_Toc410196979"/>
      <w:bookmarkStart w:id="1861" w:name="_Toc448227668"/>
      <w:r>
        <w:t>Ascension</w:t>
      </w:r>
      <w:bookmarkEnd w:id="1858"/>
      <w:bookmarkEnd w:id="1859"/>
      <w:bookmarkEnd w:id="1860"/>
      <w:bookmarkEnd w:id="1861"/>
    </w:p>
    <w:p w14:paraId="41C1E8F1" w14:textId="77777777" w:rsidR="00EC2AEB" w:rsidRPr="001E5E16" w:rsidRDefault="00EC2AEB" w:rsidP="00EC2AEB">
      <w:pPr>
        <w:pStyle w:val="Heading4"/>
      </w:pPr>
      <w:bookmarkStart w:id="1862" w:name="_Ref434478556"/>
      <w:r>
        <w:t>The Doxology</w:t>
      </w:r>
      <w:r w:rsidR="00CC1CA8">
        <w:t xml:space="preserve"> for the Ascension</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3"/>
            <w:r>
              <w:t>Name</w:t>
            </w:r>
            <w:commentRangeEnd w:id="1863"/>
            <w:r>
              <w:rPr>
                <w:rStyle w:val="CommentReference"/>
              </w:rPr>
              <w:commentReference w:id="18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4"/>
            <w:r>
              <w:t>to Him</w:t>
            </w:r>
            <w:commentRangeEnd w:id="1864"/>
            <w:r>
              <w:rPr>
                <w:rStyle w:val="CommentReference"/>
              </w:rPr>
              <w:commentReference w:id="18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5"/>
            <w:r>
              <w:t>might</w:t>
            </w:r>
            <w:commentRangeEnd w:id="1865"/>
            <w:r>
              <w:rPr>
                <w:rStyle w:val="CommentReference"/>
              </w:rPr>
              <w:commentReference w:id="18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6"/>
            <w:r>
              <w:t xml:space="preserve">Jesus </w:t>
            </w:r>
            <w:commentRangeEnd w:id="1866"/>
            <w:r>
              <w:rPr>
                <w:rStyle w:val="CommentReference"/>
                <w:rFonts w:ascii="Times New Roman" w:hAnsi="Times New Roman"/>
              </w:rPr>
              <w:commentReference w:id="18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7" w:name="_Ref434476482"/>
      <w:r>
        <w:t>The Psali Adam</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8" w:name="_Ref434476541"/>
      <w:r>
        <w:t>The Psali Batos</w:t>
      </w:r>
      <w:r w:rsidR="006C1B94">
        <w:t xml:space="preserve"> for the Ascension</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9"/>
            <w:r>
              <w:t>miracles</w:t>
            </w:r>
            <w:commentRangeEnd w:id="1869"/>
            <w:r>
              <w:rPr>
                <w:rStyle w:val="CommentReference"/>
              </w:rPr>
              <w:commentReference w:id="18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70" w:name="_Toc410196236"/>
      <w:bookmarkStart w:id="1871" w:name="_Toc410196478"/>
      <w:bookmarkStart w:id="1872" w:name="_Toc410196980"/>
      <w:bookmarkStart w:id="1873" w:name="_Toc448227669"/>
      <w:r>
        <w:t>Pentecost</w:t>
      </w:r>
      <w:bookmarkEnd w:id="1870"/>
      <w:bookmarkEnd w:id="1871"/>
      <w:bookmarkEnd w:id="1872"/>
      <w:bookmarkEnd w:id="1873"/>
    </w:p>
    <w:p w14:paraId="79712352" w14:textId="77777777" w:rsidR="00EC2AEB" w:rsidRPr="001E5E16" w:rsidRDefault="00EC2AEB" w:rsidP="00EC2AEB">
      <w:pPr>
        <w:pStyle w:val="Heading4"/>
      </w:pPr>
      <w:bookmarkStart w:id="1874" w:name="_Ref434478581"/>
      <w:r>
        <w:t>The Doxology</w:t>
      </w:r>
      <w:r w:rsidR="00CC1CA8">
        <w:t xml:space="preserve"> for Pentecost</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5"/>
            <w:r>
              <w:t>Name</w:t>
            </w:r>
            <w:commentRangeEnd w:id="1875"/>
            <w:r>
              <w:rPr>
                <w:rStyle w:val="CommentReference"/>
              </w:rPr>
              <w:commentReference w:id="187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6"/>
            <w:r>
              <w:t>to Him</w:t>
            </w:r>
            <w:commentRangeEnd w:id="1876"/>
            <w:r>
              <w:rPr>
                <w:rStyle w:val="CommentReference"/>
              </w:rPr>
              <w:commentReference w:id="187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7"/>
            <w:r>
              <w:t>might</w:t>
            </w:r>
            <w:commentRangeEnd w:id="1877"/>
            <w:r>
              <w:rPr>
                <w:rStyle w:val="CommentReference"/>
              </w:rPr>
              <w:commentReference w:id="187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8" w:name="_Ref434476566"/>
      <w:r>
        <w:lastRenderedPageBreak/>
        <w:t>The Psali Adam</w:t>
      </w:r>
      <w:r w:rsidR="006C1B94">
        <w:t xml:space="preserve"> for Pentecost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9" w:name="_Toc410196981"/>
      <w:bookmarkStart w:id="1880" w:name="_Toc448696658"/>
      <w:bookmarkEnd w:id="1788"/>
      <w:r>
        <w:lastRenderedPageBreak/>
        <w:t>Hymns for Koiak</w:t>
      </w:r>
      <w:bookmarkEnd w:id="176"/>
      <w:bookmarkEnd w:id="177"/>
      <w:bookmarkEnd w:id="178"/>
      <w:bookmarkEnd w:id="1879"/>
      <w:bookmarkEnd w:id="1880"/>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1" w:name="_Ref452619392"/>
      <w:r>
        <w:lastRenderedPageBreak/>
        <w:t>The December or Koiak Canticle</w:t>
      </w:r>
      <w:bookmarkEnd w:id="1881"/>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72"/>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73"/>
      </w:r>
      <w:r>
        <w:t>, manifest Yourself</w:t>
      </w:r>
      <w:r>
        <w:rPr>
          <w:rStyle w:val="FootnoteReference"/>
        </w:rPr>
        <w:footnoteReference w:id="974"/>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75"/>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76"/>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77"/>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78"/>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9"/>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0"/>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81"/>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82"/>
      </w:r>
    </w:p>
    <w:p w14:paraId="6433B72D" w14:textId="77777777" w:rsidR="00394CC7" w:rsidRPr="00AB1781" w:rsidRDefault="00394CC7" w:rsidP="00394CC7">
      <w:pPr>
        <w:pStyle w:val="EnglishHangNoCoptic"/>
      </w:pPr>
      <w:r>
        <w:tab/>
        <w:t>and, “a man was born in her,”</w:t>
      </w:r>
      <w:r>
        <w:rPr>
          <w:rStyle w:val="FootnoteReference"/>
        </w:rPr>
        <w:footnoteReference w:id="983"/>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84"/>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85"/>
      </w:r>
      <w:r>
        <w:t xml:space="preserve"> flames of fire.</w:t>
      </w:r>
      <w:r w:rsidRPr="00AB1781">
        <w:rPr>
          <w:rStyle w:val="FootnoteReference"/>
        </w:rPr>
        <w:footnoteReference w:id="986"/>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87"/>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82"/>
      <w:r>
        <w:t>102</w:t>
      </w:r>
      <w:commentRangeEnd w:id="1882"/>
      <w:r w:rsidR="00DE00C0">
        <w:rPr>
          <w:rStyle w:val="CommentReference"/>
          <w:rFonts w:eastAsiaTheme="minorHAnsi" w:cstheme="minorBidi"/>
          <w:color w:val="auto"/>
          <w:lang w:val="en-CA"/>
        </w:rPr>
        <w:commentReference w:id="1882"/>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88"/>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9"/>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0"/>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91"/>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92"/>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93"/>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94"/>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95"/>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96"/>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97"/>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98"/>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9"/>
      </w:r>
      <w:r>
        <w:t>,</w:t>
      </w:r>
      <w:r w:rsidRPr="00AB1781">
        <w:t xml:space="preserve"> all you </w:t>
      </w:r>
      <w:r>
        <w:t>upright in</w:t>
      </w:r>
      <w:r w:rsidRPr="00AB1781">
        <w:t xml:space="preserve"> heart.</w:t>
      </w:r>
      <w:r w:rsidRPr="00AB1781">
        <w:rPr>
          <w:rStyle w:val="FootnoteReference"/>
        </w:rPr>
        <w:footnoteReference w:id="1000"/>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01"/>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02"/>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03"/>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04"/>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05"/>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3" w:name="_Ref452619413"/>
      <w:r>
        <w:lastRenderedPageBreak/>
        <w:t>Psali Before the First Canticle (A</w:t>
      </w:r>
      <w:r w:rsidR="00E25E68">
        <w:t>gios</w:t>
      </w:r>
      <w:r w:rsidR="00E27B27">
        <w:t xml:space="preserve"> O T</w:t>
      </w:r>
      <w:r w:rsidR="00E25E68">
        <w:t>heo</w:t>
      </w:r>
      <w:r>
        <w:t>s)</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06"/>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4" w:name="_Ref452619578"/>
      <w:r>
        <w:rPr>
          <w:sz w:val="24"/>
        </w:rPr>
        <w:t>Psali Adam After the First Canticle</w:t>
      </w:r>
      <w:bookmarkEnd w:id="18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07"/>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08"/>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5" w:name="_Ref452619819"/>
      <w:r>
        <w:rPr>
          <w:sz w:val="24"/>
        </w:rPr>
        <w:t>Psali Adam On (Before) the Second Canticle</w:t>
      </w:r>
      <w:bookmarkEnd w:id="1885"/>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9"/>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6" w:name="_Ref435645565"/>
      <w:r>
        <w:rPr>
          <w:sz w:val="24"/>
        </w:rPr>
        <w:t>Psali Adam After the</w:t>
      </w:r>
      <w:r w:rsidR="00860765">
        <w:t xml:space="preserve"> </w:t>
      </w:r>
      <w:r>
        <w:t>Second Cantilce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7" w:name="_Ref452620167"/>
      <w:bookmarkStart w:id="1888" w:name="_Ref435645593"/>
      <w:r>
        <w:t xml:space="preserve">The Psali </w:t>
      </w:r>
      <w:r w:rsidR="00F71C56">
        <w:t>Adam</w:t>
      </w:r>
      <w:r>
        <w:t xml:space="preserve"> On (Before) the Third Canticle</w:t>
      </w:r>
      <w:bookmarkEnd w:id="18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9" w:name="_Ref452620325"/>
      <w:r>
        <w:t>Psali Batos</w:t>
      </w:r>
      <w:r w:rsidR="00860765">
        <w:rPr>
          <w:lang w:val="en-US"/>
        </w:rPr>
        <w:t xml:space="preserve"> </w:t>
      </w:r>
      <w:r>
        <w:rPr>
          <w:lang w:val="en-US"/>
        </w:rPr>
        <w:t>On (After) the Third Canticle</w:t>
      </w:r>
      <w:bookmarkEnd w:id="1888"/>
      <w:bookmarkEnd w:id="18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90" w:name="_Ref452620881"/>
      <w:r>
        <w:t xml:space="preserve">Hymn on the Sunday </w:t>
      </w:r>
      <w:r w:rsidR="005C6B53">
        <w:t>Psali</w:t>
      </w:r>
      <w:bookmarkEnd w:id="1890"/>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1" w:name="_Ref452620856"/>
      <w:r>
        <w:t>Interpretation on (After) the Sunday Theotokia Part 1</w:t>
      </w:r>
      <w:bookmarkEnd w:id="1891"/>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2" w:name="_Ref452619669"/>
      <w:r>
        <w:t>Hymn on the Monday Theotokia</w:t>
      </w:r>
      <w:bookmarkEnd w:id="1892"/>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3" w:name="_Ref452619779"/>
      <w:r>
        <w:t>Hymn on the Tuesday Theotokia</w:t>
      </w:r>
      <w:bookmarkEnd w:id="1893"/>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4" w:name="_Ref452620017"/>
      <w:r>
        <w:t>Hymn on the Wednesday Theotokia</w:t>
      </w:r>
      <w:bookmarkEnd w:id="1894"/>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5" w:name="_Ref435645467"/>
      <w:r>
        <w:t>Hymn on the Thursday Theotokia (The Fiery Bush)</w:t>
      </w:r>
      <w:bookmarkEnd w:id="1895"/>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0"/>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11"/>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6" w:name="_Ref452620495"/>
      <w:r>
        <w:lastRenderedPageBreak/>
        <w:t>Hymn on the Friday Theotokia</w:t>
      </w:r>
      <w:bookmarkEnd w:id="1896"/>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7" w:name="_Ref452620614"/>
      <w:r>
        <w:t>Hymn on the Saturday Theotokia</w:t>
      </w:r>
      <w:bookmarkEnd w:id="1897"/>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12"/>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8" w:name="_Ref452620695"/>
      <w:r>
        <w:t>The First Batos Lobsh</w:t>
      </w:r>
      <w:bookmarkEnd w:id="1898"/>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9" w:name="_Ref452620704"/>
      <w:r>
        <w:t>The Second Batos Lobsh</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900" w:name="_Toc448696659"/>
      <w:r>
        <w:lastRenderedPageBreak/>
        <w:t>Index of Psalis</w:t>
      </w:r>
      <w:bookmarkEnd w:id="190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1" w:name="_Toc448696660"/>
      <w:r>
        <w:lastRenderedPageBreak/>
        <w:t>Index of Doxologies</w:t>
      </w:r>
      <w:bookmarkEnd w:id="190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2" w:name="_Ref435642966"/>
      <w:r>
        <w:t>Seasonal Doxologies</w:t>
      </w:r>
      <w:bookmarkEnd w:id="190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3" w:name="_Ref435643009"/>
      <w:r>
        <w:t>Saints’ Doxologies</w:t>
      </w:r>
      <w:bookmarkEnd w:id="190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B31899" w:rsidRDefault="00B31899"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B31899" w:rsidRDefault="00B31899">
      <w:pPr>
        <w:pStyle w:val="CommentText"/>
      </w:pPr>
      <w:r>
        <w:rPr>
          <w:rStyle w:val="CommentReference"/>
        </w:rPr>
        <w:annotationRef/>
      </w:r>
      <w:r>
        <w:t>Compare to various translations</w:t>
      </w:r>
    </w:p>
  </w:comment>
  <w:comment w:id="94" w:author="Windows User" w:date="2015-10-30T12:37:00Z" w:initials="WU">
    <w:p w14:paraId="00B9961B" w14:textId="77777777" w:rsidR="00B31899" w:rsidRDefault="00B31899">
      <w:pPr>
        <w:pStyle w:val="CommentText"/>
      </w:pPr>
      <w:r>
        <w:rPr>
          <w:rStyle w:val="CommentReference"/>
        </w:rPr>
        <w:annotationRef/>
      </w:r>
      <w:r>
        <w:t>Is this supposed to be doubled?</w:t>
      </w:r>
    </w:p>
  </w:comment>
  <w:comment w:id="95" w:author="Windows User" w:date="2015-11-27T20:09:00Z" w:initials="WU">
    <w:p w14:paraId="218998C8" w14:textId="77777777" w:rsidR="00B31899" w:rsidRDefault="00B31899"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B31899" w:rsidRDefault="00B31899">
      <w:pPr>
        <w:pStyle w:val="CommentText"/>
      </w:pPr>
      <w:r>
        <w:rPr>
          <w:rStyle w:val="CommentReference"/>
        </w:rPr>
        <w:annotationRef/>
      </w:r>
      <w:r>
        <w:t>Does this go before Creed?</w:t>
      </w:r>
    </w:p>
  </w:comment>
  <w:comment w:id="99" w:author="Windows User" w:date="2015-11-06T13:03:00Z" w:initials="WU">
    <w:p w14:paraId="6B9D0F75" w14:textId="77777777" w:rsidR="00B31899" w:rsidRDefault="00B31899">
      <w:pPr>
        <w:pStyle w:val="CommentText"/>
      </w:pPr>
      <w:r>
        <w:rPr>
          <w:rStyle w:val="CommentReference"/>
        </w:rPr>
        <w:annotationRef/>
      </w:r>
      <w:r>
        <w:t>Coptic reader has Ps 3 here!</w:t>
      </w:r>
    </w:p>
  </w:comment>
  <w:comment w:id="116" w:author="Windows User" w:date="2015-11-02T08:54:00Z" w:initials="WU">
    <w:p w14:paraId="0366F544" w14:textId="77777777" w:rsidR="00B31899" w:rsidRDefault="00B31899">
      <w:pPr>
        <w:pStyle w:val="CommentText"/>
      </w:pPr>
      <w:r>
        <w:rPr>
          <w:rStyle w:val="CommentReference"/>
        </w:rPr>
        <w:annotationRef/>
      </w:r>
      <w:r>
        <w:t>Is there a phrase missing here?</w:t>
      </w:r>
    </w:p>
  </w:comment>
  <w:comment w:id="122" w:author="Windows User" w:date="2015-10-30T08:56:00Z" w:initials="WU">
    <w:p w14:paraId="1FDBEBA0" w14:textId="77777777" w:rsidR="00B31899" w:rsidRDefault="00B31899">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B31899" w:rsidRDefault="00B31899">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B31899" w:rsidRDefault="00B31899"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B31899" w:rsidRDefault="00B31899" w:rsidP="000C38C3">
      <w:pPr>
        <w:pStyle w:val="CommentText"/>
      </w:pPr>
      <w:r>
        <w:rPr>
          <w:rStyle w:val="CommentReference"/>
        </w:rPr>
        <w:annotationRef/>
      </w:r>
      <w:r>
        <w:t>works or deeds?</w:t>
      </w:r>
    </w:p>
  </w:comment>
  <w:comment w:id="130" w:author="Windows User" w:date="2015-11-21T13:24:00Z" w:initials="WU">
    <w:p w14:paraId="00EA2A44" w14:textId="77777777" w:rsidR="00B31899" w:rsidRDefault="00B31899" w:rsidP="000C38C3">
      <w:pPr>
        <w:pStyle w:val="CommentText"/>
      </w:pPr>
      <w:r>
        <w:rPr>
          <w:rStyle w:val="CommentReference"/>
        </w:rPr>
        <w:annotationRef/>
      </w:r>
      <w:r>
        <w:t>review</w:t>
      </w:r>
    </w:p>
  </w:comment>
  <w:comment w:id="131" w:author="Windows User" w:date="2015-10-30T08:56:00Z" w:initials="BS">
    <w:p w14:paraId="326418FE" w14:textId="77777777" w:rsidR="00B31899" w:rsidRDefault="00B31899" w:rsidP="000C38C3">
      <w:pPr>
        <w:pStyle w:val="CommentText"/>
      </w:pPr>
      <w:r>
        <w:rPr>
          <w:rStyle w:val="CommentReference"/>
        </w:rPr>
        <w:annotationRef/>
      </w:r>
      <w:r>
        <w:t>does Coptic have 'high'?</w:t>
      </w:r>
    </w:p>
  </w:comment>
  <w:comment w:id="132" w:author="Windows User" w:date="2015-11-21T13:24:00Z" w:initials="WU">
    <w:p w14:paraId="451F9B25" w14:textId="77777777" w:rsidR="00B31899" w:rsidRDefault="00B31899" w:rsidP="000C38C3">
      <w:pPr>
        <w:pStyle w:val="CommentText"/>
      </w:pPr>
      <w:r>
        <w:rPr>
          <w:rStyle w:val="CommentReference"/>
        </w:rPr>
        <w:annotationRef/>
      </w:r>
      <w:r>
        <w:t>review, add variant</w:t>
      </w:r>
    </w:p>
  </w:comment>
  <w:comment w:id="133" w:author="Windows User" w:date="2015-10-30T08:56:00Z" w:initials="BS">
    <w:p w14:paraId="688FBBBC" w14:textId="77777777" w:rsidR="00B31899" w:rsidRDefault="00B31899"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B31899" w:rsidRDefault="00B31899">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B31899" w:rsidRDefault="00B31899" w:rsidP="000278EC">
      <w:pPr>
        <w:pStyle w:val="CommentText"/>
      </w:pPr>
      <w:r>
        <w:rPr>
          <w:rStyle w:val="CommentReference"/>
        </w:rPr>
        <w:annotationRef/>
      </w:r>
      <w:r>
        <w:t>Gives light? Enlightens?</w:t>
      </w:r>
    </w:p>
  </w:comment>
  <w:comment w:id="171" w:author="Windows User" w:date="2015-10-30T08:56:00Z" w:initials="WU">
    <w:p w14:paraId="274DD96D" w14:textId="77777777" w:rsidR="00B31899" w:rsidRDefault="00B31899">
      <w:pPr>
        <w:pStyle w:val="CommentText"/>
      </w:pPr>
      <w:r>
        <w:rPr>
          <w:rStyle w:val="CommentReference"/>
        </w:rPr>
        <w:annotationRef/>
      </w:r>
      <w:r>
        <w:t>split after this vs?</w:t>
      </w:r>
    </w:p>
  </w:comment>
  <w:comment w:id="206" w:author="Windows User" w:date="2015-11-04T08:53:00Z" w:initials="WU">
    <w:p w14:paraId="057654D4" w14:textId="77777777" w:rsidR="00B31899" w:rsidRDefault="00B31899">
      <w:pPr>
        <w:pStyle w:val="CommentText"/>
      </w:pPr>
      <w:r>
        <w:rPr>
          <w:rStyle w:val="CommentReference"/>
        </w:rPr>
        <w:annotationRef/>
      </w:r>
      <w:r>
        <w:t>Life giver or giver of life?</w:t>
      </w:r>
    </w:p>
  </w:comment>
  <w:comment w:id="207" w:author="Windows User" w:date="2015-11-04T08:54:00Z" w:initials="WU">
    <w:p w14:paraId="27A10A48" w14:textId="77777777" w:rsidR="00B31899" w:rsidRDefault="00B31899">
      <w:pPr>
        <w:pStyle w:val="CommentText"/>
      </w:pPr>
      <w:r>
        <w:rPr>
          <w:rStyle w:val="CommentReference"/>
        </w:rPr>
        <w:annotationRef/>
      </w:r>
      <w:r>
        <w:t>Fix. Middle of this got deleted.</w:t>
      </w:r>
    </w:p>
  </w:comment>
  <w:comment w:id="218" w:author="Windows User" w:date="2015-10-30T08:56:00Z" w:initials="BS">
    <w:p w14:paraId="681427A6" w14:textId="77777777" w:rsidR="00B31899" w:rsidRDefault="00B31899">
      <w:pPr>
        <w:pStyle w:val="CommentText"/>
      </w:pPr>
      <w:r>
        <w:rPr>
          <w:rStyle w:val="CommentReference"/>
        </w:rPr>
        <w:annotationRef/>
      </w:r>
      <w:r>
        <w:t>coptic has confess</w:t>
      </w:r>
    </w:p>
  </w:comment>
  <w:comment w:id="242" w:author="Microsoft Office User" w:date="2015-12-11T19:51:00Z" w:initials="Office">
    <w:p w14:paraId="37A50849" w14:textId="7A27E5BD" w:rsidR="00B31899" w:rsidRDefault="00B31899">
      <w:pPr>
        <w:pStyle w:val="CommentText"/>
      </w:pPr>
      <w:r>
        <w:rPr>
          <w:rStyle w:val="CommentReference"/>
        </w:rPr>
        <w:annotationRef/>
      </w:r>
      <w:r>
        <w:t>this one needs rewording</w:t>
      </w:r>
    </w:p>
  </w:comment>
  <w:comment w:id="336" w:author="Windows User" w:date="2015-11-02T12:45:00Z" w:initials="WU">
    <w:p w14:paraId="7D99A743" w14:textId="77777777" w:rsidR="00B31899" w:rsidRDefault="00B31899"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B31899" w:rsidRDefault="00B31899" w:rsidP="00D31F38">
      <w:pPr>
        <w:pStyle w:val="CommentText"/>
      </w:pPr>
      <w:r>
        <w:rPr>
          <w:rStyle w:val="CommentReference"/>
        </w:rPr>
        <w:annotationRef/>
      </w:r>
      <w:r>
        <w:t>flesh or body?</w:t>
      </w:r>
    </w:p>
  </w:comment>
  <w:comment w:id="338" w:author="Windows User" w:date="2015-10-30T08:56:00Z" w:initials="WU">
    <w:p w14:paraId="0375B80F" w14:textId="77777777" w:rsidR="00B31899" w:rsidRDefault="00B31899" w:rsidP="00D31F38">
      <w:pPr>
        <w:pStyle w:val="CommentText"/>
      </w:pPr>
      <w:r>
        <w:rPr>
          <w:rStyle w:val="CommentReference"/>
        </w:rPr>
        <w:annotationRef/>
      </w:r>
      <w:r>
        <w:t>Send up, or ascribe?</w:t>
      </w:r>
    </w:p>
  </w:comment>
  <w:comment w:id="339" w:author="Windows User" w:date="2015-10-30T08:56:00Z" w:initials="WU">
    <w:p w14:paraId="5622D018" w14:textId="77777777" w:rsidR="00B31899" w:rsidRDefault="00B31899" w:rsidP="00D31F38">
      <w:pPr>
        <w:pStyle w:val="CommentText"/>
      </w:pPr>
      <w:r>
        <w:rPr>
          <w:rStyle w:val="CommentReference"/>
        </w:rPr>
        <w:annotationRef/>
      </w:r>
      <w:r>
        <w:t>doxology or glorification?</w:t>
      </w:r>
    </w:p>
  </w:comment>
  <w:comment w:id="340" w:author="Windows User" w:date="2015-10-30T08:56:00Z" w:initials="WU">
    <w:p w14:paraId="10960ED9" w14:textId="77777777" w:rsidR="00B31899" w:rsidRDefault="00B31899"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B31899" w:rsidRDefault="00B31899" w:rsidP="00D31F38">
      <w:pPr>
        <w:pStyle w:val="CommentText"/>
      </w:pPr>
      <w:r>
        <w:rPr>
          <w:rStyle w:val="CommentReference"/>
        </w:rPr>
        <w:annotationRef/>
      </w:r>
      <w:r>
        <w:t>You?</w:t>
      </w:r>
    </w:p>
  </w:comment>
  <w:comment w:id="342" w:author="Windows User" w:date="2015-10-30T08:56:00Z" w:initials="WU">
    <w:p w14:paraId="744CF838" w14:textId="77777777" w:rsidR="00B31899" w:rsidRDefault="00B31899"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B31899" w:rsidRDefault="00B31899"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B31899" w:rsidRDefault="00B31899" w:rsidP="00D31F38">
      <w:pPr>
        <w:pStyle w:val="CommentText"/>
      </w:pPr>
      <w:r>
        <w:rPr>
          <w:rStyle w:val="CommentReference"/>
        </w:rPr>
        <w:annotationRef/>
      </w:r>
      <w:r>
        <w:t>supplication or cry?</w:t>
      </w:r>
    </w:p>
  </w:comment>
  <w:comment w:id="345" w:author="Windows User" w:date="2015-10-30T08:56:00Z" w:initials="WU">
    <w:p w14:paraId="4FD2340C" w14:textId="77777777" w:rsidR="00B31899" w:rsidRDefault="00B31899"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B31899" w:rsidRDefault="00B31899" w:rsidP="00D31F38">
      <w:pPr>
        <w:pStyle w:val="CommentText"/>
      </w:pPr>
      <w:r>
        <w:rPr>
          <w:rStyle w:val="CommentReference"/>
        </w:rPr>
        <w:annotationRef/>
      </w:r>
      <w:r>
        <w:t>revive or deliver?</w:t>
      </w:r>
    </w:p>
  </w:comment>
  <w:comment w:id="347" w:author="Windows User" w:date="2015-10-30T08:56:00Z" w:initials="WU">
    <w:p w14:paraId="45934B86" w14:textId="77777777" w:rsidR="00B31899" w:rsidRDefault="00B31899"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B31899" w:rsidRDefault="00B31899" w:rsidP="00D31F38">
      <w:pPr>
        <w:pStyle w:val="CommentText"/>
      </w:pPr>
      <w:r>
        <w:rPr>
          <w:rStyle w:val="CommentReference"/>
        </w:rPr>
        <w:annotationRef/>
      </w:r>
      <w:r>
        <w:t>blessing or praise?</w:t>
      </w:r>
    </w:p>
  </w:comment>
  <w:comment w:id="349" w:author="Windows User" w:date="2015-10-30T08:56:00Z" w:initials="WU">
    <w:p w14:paraId="30167A78" w14:textId="77777777" w:rsidR="00B31899" w:rsidRDefault="00B31899"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B31899" w:rsidRDefault="00B31899" w:rsidP="00D31F38">
      <w:pPr>
        <w:pStyle w:val="CommentText"/>
      </w:pPr>
      <w:r>
        <w:rPr>
          <w:rStyle w:val="CommentReference"/>
        </w:rPr>
        <w:annotationRef/>
      </w:r>
      <w:r>
        <w:t>rightous, true, or truth?</w:t>
      </w:r>
    </w:p>
  </w:comment>
  <w:comment w:id="351" w:author="Windows User" w:date="2015-10-30T08:56:00Z" w:initials="WU">
    <w:p w14:paraId="668FF70C" w14:textId="77777777" w:rsidR="00B31899" w:rsidRDefault="00B31899" w:rsidP="00D31F38">
      <w:pPr>
        <w:pStyle w:val="CommentText"/>
      </w:pPr>
      <w:r>
        <w:rPr>
          <w:rStyle w:val="CommentReference"/>
        </w:rPr>
        <w:annotationRef/>
      </w:r>
      <w:r>
        <w:t>meditation, or delight?</w:t>
      </w:r>
    </w:p>
  </w:comment>
  <w:comment w:id="352" w:author="Windows User" w:date="2015-10-30T08:56:00Z" w:initials="WU">
    <w:p w14:paraId="3C05865D" w14:textId="77777777" w:rsidR="00B31899" w:rsidRDefault="00B31899" w:rsidP="00D31F38">
      <w:pPr>
        <w:pStyle w:val="CommentText"/>
      </w:pPr>
      <w:r>
        <w:rPr>
          <w:rStyle w:val="CommentReference"/>
        </w:rPr>
        <w:annotationRef/>
      </w:r>
      <w:r>
        <w:t>forever or always?</w:t>
      </w:r>
    </w:p>
  </w:comment>
  <w:comment w:id="353" w:author="Windows User" w:date="2015-10-30T08:56:00Z" w:initials="WU">
    <w:p w14:paraId="3B00730E" w14:textId="77777777" w:rsidR="00B31899" w:rsidRDefault="00B31899" w:rsidP="00D31F38">
      <w:pPr>
        <w:pStyle w:val="CommentText"/>
      </w:pPr>
      <w:r>
        <w:rPr>
          <w:rStyle w:val="CommentReference"/>
        </w:rPr>
        <w:annotationRef/>
      </w:r>
      <w:r>
        <w:t>and forever?</w:t>
      </w:r>
    </w:p>
  </w:comment>
  <w:comment w:id="354" w:author="Windows User" w:date="2015-10-30T08:56:00Z" w:initials="WU">
    <w:p w14:paraId="1B4AAEB0" w14:textId="77777777" w:rsidR="00B31899" w:rsidRDefault="00B31899" w:rsidP="00D31F38">
      <w:pPr>
        <w:pStyle w:val="CommentText"/>
      </w:pPr>
      <w:r>
        <w:rPr>
          <w:rStyle w:val="CommentReference"/>
        </w:rPr>
        <w:annotationRef/>
      </w:r>
      <w:r>
        <w:t>be?</w:t>
      </w:r>
    </w:p>
  </w:comment>
  <w:comment w:id="355" w:author="Windows User" w:date="2015-10-30T08:56:00Z" w:initials="WU">
    <w:p w14:paraId="1B1C5E2C" w14:textId="77777777" w:rsidR="00B31899" w:rsidRDefault="00B31899" w:rsidP="00D31F38">
      <w:pPr>
        <w:pStyle w:val="CommentText"/>
      </w:pPr>
      <w:r>
        <w:rPr>
          <w:rStyle w:val="CommentReference"/>
        </w:rPr>
        <w:annotationRef/>
      </w:r>
      <w:r>
        <w:t>be?</w:t>
      </w:r>
    </w:p>
  </w:comment>
  <w:comment w:id="356" w:author="Windows User" w:date="2015-10-30T08:56:00Z" w:initials="WU">
    <w:p w14:paraId="2A55755C" w14:textId="77777777" w:rsidR="00B31899" w:rsidRDefault="00B31899"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B31899" w:rsidRDefault="00B31899" w:rsidP="00D31F38">
      <w:pPr>
        <w:pStyle w:val="CommentText"/>
      </w:pPr>
      <w:r>
        <w:rPr>
          <w:rStyle w:val="CommentReference"/>
        </w:rPr>
        <w:annotationRef/>
      </w:r>
      <w:r>
        <w:t>utter or declare?</w:t>
      </w:r>
    </w:p>
  </w:comment>
  <w:comment w:id="365" w:author="Windows User" w:date="2015-10-30T08:56:00Z" w:initials="BS">
    <w:p w14:paraId="5E20C97F" w14:textId="77777777" w:rsidR="00B31899" w:rsidRDefault="00B31899" w:rsidP="00D31F38">
      <w:pPr>
        <w:pStyle w:val="CommentText"/>
      </w:pPr>
      <w:r>
        <w:rPr>
          <w:rStyle w:val="CommentReference"/>
        </w:rPr>
        <w:annotationRef/>
      </w:r>
      <w:r>
        <w:t>look at? look upon? regard?</w:t>
      </w:r>
    </w:p>
  </w:comment>
  <w:comment w:id="366" w:author="Windows User" w:date="2015-10-30T08:56:00Z" w:initials="BS">
    <w:p w14:paraId="2ADF0207" w14:textId="77777777" w:rsidR="00B31899" w:rsidRDefault="00B31899" w:rsidP="00D31F38">
      <w:pPr>
        <w:pStyle w:val="CommentText"/>
      </w:pPr>
      <w:r>
        <w:rPr>
          <w:rStyle w:val="CommentReference"/>
        </w:rPr>
        <w:annotationRef/>
      </w:r>
      <w:r>
        <w:t>no one?</w:t>
      </w:r>
    </w:p>
  </w:comment>
  <w:comment w:id="367" w:author="Windows User" w:date="2015-10-30T08:56:00Z" w:initials="BS">
    <w:p w14:paraId="485D87CE" w14:textId="77777777" w:rsidR="00B31899" w:rsidRDefault="00B31899" w:rsidP="00D31F38">
      <w:pPr>
        <w:pStyle w:val="CommentText"/>
      </w:pPr>
      <w:r>
        <w:rPr>
          <w:rStyle w:val="CommentReference"/>
        </w:rPr>
        <w:annotationRef/>
      </w:r>
      <w:r>
        <w:t>in?</w:t>
      </w:r>
    </w:p>
    <w:p w14:paraId="472FCBB1" w14:textId="77777777" w:rsidR="00B31899" w:rsidRDefault="00B31899" w:rsidP="00D31F38">
      <w:pPr>
        <w:pStyle w:val="CommentText"/>
      </w:pPr>
    </w:p>
  </w:comment>
  <w:comment w:id="368" w:author="Windows User" w:date="2015-10-30T08:56:00Z" w:initials="BS">
    <w:p w14:paraId="0FA627AF" w14:textId="77777777" w:rsidR="00B31899" w:rsidRDefault="00B31899" w:rsidP="00D31F38">
      <w:pPr>
        <w:pStyle w:val="CommentText"/>
      </w:pPr>
      <w:r>
        <w:rPr>
          <w:rStyle w:val="CommentReference"/>
        </w:rPr>
        <w:annotationRef/>
      </w:r>
      <w:r>
        <w:t>before?</w:t>
      </w:r>
    </w:p>
  </w:comment>
  <w:comment w:id="369" w:author="Windows User" w:date="2015-10-30T08:56:00Z" w:initials="BS">
    <w:p w14:paraId="744D2B01" w14:textId="77777777" w:rsidR="00B31899" w:rsidRDefault="00B31899"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B31899" w:rsidRDefault="00B31899"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B31899" w:rsidRDefault="00B31899"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B31899" w:rsidRDefault="00B31899"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B31899" w:rsidRDefault="00B31899" w:rsidP="00D31F38">
      <w:pPr>
        <w:pStyle w:val="CommentText"/>
      </w:pPr>
      <w:r>
        <w:rPr>
          <w:rStyle w:val="CommentReference"/>
        </w:rPr>
        <w:annotationRef/>
      </w:r>
      <w:r>
        <w:t>spices or ointment</w:t>
      </w:r>
    </w:p>
  </w:comment>
  <w:comment w:id="374" w:author="Windows User" w:date="2015-10-30T08:56:00Z" w:initials="BS">
    <w:p w14:paraId="5C973492" w14:textId="77777777" w:rsidR="00B31899" w:rsidRDefault="00B31899" w:rsidP="00D31F38">
      <w:pPr>
        <w:pStyle w:val="CommentText"/>
      </w:pPr>
      <w:r>
        <w:rPr>
          <w:rStyle w:val="CommentReference"/>
        </w:rPr>
        <w:annotationRef/>
      </w:r>
      <w:r>
        <w:t>Is risen or has risen?</w:t>
      </w:r>
    </w:p>
  </w:comment>
  <w:comment w:id="375" w:author="Windows User" w:date="2015-10-30T08:56:00Z" w:initials="BS">
    <w:p w14:paraId="2FC8AFF7" w14:textId="77777777" w:rsidR="00B31899" w:rsidRDefault="00B31899"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B31899" w:rsidRDefault="00B31899"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B31899" w:rsidRDefault="00B31899" w:rsidP="00D31F38">
      <w:pPr>
        <w:pStyle w:val="CommentText"/>
      </w:pPr>
      <w:r>
        <w:rPr>
          <w:rStyle w:val="CommentReference"/>
        </w:rPr>
        <w:annotationRef/>
      </w:r>
      <w:r>
        <w:t xml:space="preserve">decay? </w:t>
      </w:r>
    </w:p>
  </w:comment>
  <w:comment w:id="379" w:author="Windows User" w:date="2015-10-30T08:56:00Z" w:initials="WU">
    <w:p w14:paraId="70A28C39" w14:textId="77777777" w:rsidR="00B31899" w:rsidRDefault="00B31899"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B31899" w:rsidRDefault="00B31899"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B31899" w:rsidRDefault="00B31899"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B31899" w:rsidRDefault="00B31899"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B31899" w:rsidRDefault="00B31899"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B31899" w:rsidRDefault="00B31899" w:rsidP="00D31F38">
      <w:pPr>
        <w:pStyle w:val="CommentText"/>
      </w:pPr>
      <w:r>
        <w:rPr>
          <w:rStyle w:val="CommentReference"/>
        </w:rPr>
        <w:annotationRef/>
      </w:r>
      <w:r>
        <w:t>crushed or destroyed?</w:t>
      </w:r>
    </w:p>
  </w:comment>
  <w:comment w:id="385" w:author="Windows User" w:date="2015-10-30T08:56:00Z" w:initials="WU">
    <w:p w14:paraId="2D37744E" w14:textId="77777777" w:rsidR="00B31899" w:rsidRDefault="00B31899"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B31899" w:rsidRDefault="00B31899" w:rsidP="00D31F38">
      <w:pPr>
        <w:pStyle w:val="CommentText"/>
      </w:pPr>
      <w:r>
        <w:rPr>
          <w:rStyle w:val="CommentReference"/>
        </w:rPr>
        <w:annotationRef/>
      </w:r>
      <w:r>
        <w:t>sent or sent forth?</w:t>
      </w:r>
    </w:p>
  </w:comment>
  <w:comment w:id="387" w:author="Windows User" w:date="2015-10-30T08:56:00Z" w:initials="WU">
    <w:p w14:paraId="6E78BA80" w14:textId="77777777" w:rsidR="00B31899" w:rsidRDefault="00B31899" w:rsidP="00D31F38">
      <w:pPr>
        <w:pStyle w:val="CommentText"/>
      </w:pPr>
      <w:r>
        <w:rPr>
          <w:rStyle w:val="CommentReference"/>
        </w:rPr>
        <w:annotationRef/>
      </w:r>
      <w:r>
        <w:t>or saints? ft note?</w:t>
      </w:r>
    </w:p>
  </w:comment>
  <w:comment w:id="388" w:author="Windows User" w:date="2015-10-30T08:56:00Z" w:initials="WU">
    <w:p w14:paraId="2897BA2F" w14:textId="77777777" w:rsidR="00B31899" w:rsidRDefault="00B31899"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B31899" w:rsidRDefault="00B31899" w:rsidP="00D31F38">
      <w:pPr>
        <w:pStyle w:val="CommentText"/>
      </w:pPr>
      <w:r>
        <w:rPr>
          <w:rStyle w:val="CommentReference"/>
        </w:rPr>
        <w:annotationRef/>
      </w:r>
      <w:r>
        <w:t>redeemed? or chose?</w:t>
      </w:r>
    </w:p>
  </w:comment>
  <w:comment w:id="390" w:author="Windows User" w:date="2015-10-30T08:56:00Z" w:initials="WU">
    <w:p w14:paraId="0E9DC1B8" w14:textId="77777777" w:rsidR="00B31899" w:rsidRDefault="00B31899"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B31899" w:rsidRDefault="00B31899" w:rsidP="00D31F38">
      <w:pPr>
        <w:pStyle w:val="CommentText"/>
      </w:pPr>
      <w:r>
        <w:rPr>
          <w:rStyle w:val="CommentReference"/>
        </w:rPr>
        <w:annotationRef/>
      </w:r>
      <w:r>
        <w:t>Nets has pangs.</w:t>
      </w:r>
    </w:p>
  </w:comment>
  <w:comment w:id="392" w:author="Windows User" w:date="2015-10-30T08:56:00Z" w:initials="WU">
    <w:p w14:paraId="6297DC8C" w14:textId="77777777" w:rsidR="00B31899" w:rsidRDefault="00B31899"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B31899" w:rsidRDefault="00B31899"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B31899" w:rsidRDefault="00B31899"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B31899" w:rsidRDefault="00B31899" w:rsidP="00D31F38">
      <w:pPr>
        <w:pStyle w:val="CommentText"/>
      </w:pPr>
      <w:r>
        <w:rPr>
          <w:rStyle w:val="CommentReference"/>
        </w:rPr>
        <w:annotationRef/>
      </w:r>
      <w:r>
        <w:t>For? or Since?</w:t>
      </w:r>
    </w:p>
  </w:comment>
  <w:comment w:id="396" w:author="Windows User" w:date="2015-10-30T08:56:00Z" w:initials="WU">
    <w:p w14:paraId="031A7CF6" w14:textId="77777777" w:rsidR="00B31899" w:rsidRDefault="00B31899"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B31899" w:rsidRDefault="00B31899">
      <w:pPr>
        <w:pStyle w:val="CommentText"/>
      </w:pPr>
      <w:r>
        <w:rPr>
          <w:rStyle w:val="CommentReference"/>
        </w:rPr>
        <w:annotationRef/>
      </w:r>
      <w:r>
        <w:t>Or “he has greatly glorified Himself, as NETS?</w:t>
      </w:r>
    </w:p>
  </w:comment>
  <w:comment w:id="398" w:author="Windows User" w:date="2015-10-30T08:56:00Z" w:initials="WU">
    <w:p w14:paraId="2A38A2FD" w14:textId="77777777" w:rsidR="00B31899" w:rsidRDefault="00B31899"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B31899" w:rsidRDefault="00B31899"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B31899" w:rsidRDefault="00B31899" w:rsidP="00D31F38">
      <w:pPr>
        <w:pStyle w:val="CommentText"/>
      </w:pPr>
      <w:r>
        <w:rPr>
          <w:rStyle w:val="CommentReference"/>
        </w:rPr>
        <w:annotationRef/>
      </w:r>
      <w:r>
        <w:t>path or walkway?</w:t>
      </w:r>
    </w:p>
  </w:comment>
  <w:comment w:id="407" w:author="Brett Slote" w:date="2015-10-30T08:56:00Z" w:initials="BS">
    <w:p w14:paraId="049D3BBD" w14:textId="77777777" w:rsidR="00B31899" w:rsidRDefault="00B31899"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B31899" w:rsidRDefault="00B31899"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B31899" w:rsidRDefault="00B31899"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B31899" w:rsidRDefault="00B31899" w:rsidP="00D31F38">
      <w:pPr>
        <w:pStyle w:val="CommentText"/>
      </w:pPr>
      <w:r>
        <w:rPr>
          <w:rStyle w:val="CommentReference"/>
        </w:rPr>
        <w:annotationRef/>
      </w:r>
      <w:r>
        <w:t>praising or singing?</w:t>
      </w:r>
    </w:p>
  </w:comment>
  <w:comment w:id="411" w:author="Windows User" w:date="2015-10-30T08:56:00Z" w:initials="WU">
    <w:p w14:paraId="56B7B31B" w14:textId="77777777" w:rsidR="00B31899" w:rsidRDefault="00B31899"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B31899" w:rsidRDefault="00B31899" w:rsidP="00344A59">
      <w:pPr>
        <w:pStyle w:val="CommentText"/>
      </w:pPr>
      <w:r>
        <w:rPr>
          <w:rStyle w:val="CommentReference"/>
        </w:rPr>
        <w:annotationRef/>
      </w:r>
      <w:r>
        <w:t>check</w:t>
      </w:r>
    </w:p>
  </w:comment>
  <w:comment w:id="432" w:author="Windows User" w:date="2015-10-30T08:56:00Z" w:initials="BS">
    <w:p w14:paraId="396316C8" w14:textId="77777777" w:rsidR="00B31899" w:rsidRDefault="00B31899"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B31899" w:rsidRDefault="00B31899"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B31899" w:rsidRDefault="00B31899" w:rsidP="00D31F38">
      <w:pPr>
        <w:pStyle w:val="CommentText"/>
      </w:pPr>
      <w:r>
        <w:rPr>
          <w:rStyle w:val="CommentReference"/>
        </w:rPr>
        <w:annotationRef/>
      </w:r>
      <w:r>
        <w:t>heavens?</w:t>
      </w:r>
    </w:p>
  </w:comment>
  <w:comment w:id="446" w:author="Windows User" w:date="2015-10-30T08:56:00Z" w:initials="BS">
    <w:p w14:paraId="57E2DDC4" w14:textId="77777777" w:rsidR="00B31899" w:rsidRDefault="00B31899" w:rsidP="00D31F38">
      <w:pPr>
        <w:pStyle w:val="CommentText"/>
      </w:pPr>
      <w:r>
        <w:rPr>
          <w:rStyle w:val="CommentReference"/>
        </w:rPr>
        <w:annotationRef/>
      </w:r>
      <w:r>
        <w:t>NETS omits clouds</w:t>
      </w:r>
    </w:p>
  </w:comment>
  <w:comment w:id="447" w:author="Windows User" w:date="2015-10-30T08:56:00Z" w:initials="BS">
    <w:p w14:paraId="35628364" w14:textId="77777777" w:rsidR="00B31899" w:rsidRDefault="00B31899" w:rsidP="00D31F38">
      <w:pPr>
        <w:pStyle w:val="CommentText"/>
      </w:pPr>
      <w:r>
        <w:rPr>
          <w:rStyle w:val="CommentReference"/>
        </w:rPr>
        <w:annotationRef/>
      </w:r>
      <w:r>
        <w:t>NETS omits this vs</w:t>
      </w:r>
    </w:p>
  </w:comment>
  <w:comment w:id="448" w:author="Windows User" w:date="2015-10-30T08:56:00Z" w:initials="BS">
    <w:p w14:paraId="1F576F58" w14:textId="77777777" w:rsidR="00B31899" w:rsidRDefault="00B31899"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B31899" w:rsidRDefault="00B31899"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B31899" w:rsidRDefault="00B31899"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B31899" w:rsidRDefault="00B31899" w:rsidP="00D31F38">
      <w:pPr>
        <w:pStyle w:val="CommentText"/>
      </w:pPr>
      <w:r>
        <w:rPr>
          <w:rStyle w:val="CommentReference"/>
        </w:rPr>
        <w:annotationRef/>
      </w:r>
      <w:r>
        <w:t>Get rid of ye’s!</w:t>
      </w:r>
    </w:p>
  </w:comment>
  <w:comment w:id="452" w:author="Windows User" w:date="2015-10-30T08:56:00Z" w:initials="BS">
    <w:p w14:paraId="66BEE13E" w14:textId="77777777" w:rsidR="00B31899" w:rsidRDefault="00B31899" w:rsidP="00D31F38">
      <w:pPr>
        <w:pStyle w:val="CommentText"/>
      </w:pPr>
      <w:r>
        <w:rPr>
          <w:rStyle w:val="CommentReference"/>
        </w:rPr>
        <w:annotationRef/>
      </w:r>
      <w:r>
        <w:t>NETS has sea-monsters</w:t>
      </w:r>
    </w:p>
  </w:comment>
  <w:comment w:id="453" w:author="Windows User" w:date="2015-10-30T08:56:00Z" w:initials="BS">
    <w:p w14:paraId="43D401E2" w14:textId="77777777" w:rsidR="00B31899" w:rsidRDefault="00B31899"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B31899" w:rsidRDefault="00B31899" w:rsidP="00D31F38">
      <w:pPr>
        <w:pStyle w:val="CommentText"/>
      </w:pPr>
      <w:r>
        <w:rPr>
          <w:rStyle w:val="CommentReference"/>
        </w:rPr>
        <w:annotationRef/>
      </w:r>
      <w:r>
        <w:t>NETS has all humans on earth</w:t>
      </w:r>
    </w:p>
  </w:comment>
  <w:comment w:id="455" w:author="Windows User" w:date="2015-10-30T08:56:00Z" w:initials="BS">
    <w:p w14:paraId="6D54AC70" w14:textId="77777777" w:rsidR="00B31899" w:rsidRDefault="00B31899"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B31899" w:rsidRDefault="00B31899" w:rsidP="00D31F38">
      <w:pPr>
        <w:pStyle w:val="CommentText"/>
      </w:pPr>
      <w:r>
        <w:rPr>
          <w:rStyle w:val="CommentReference"/>
        </w:rPr>
        <w:annotationRef/>
      </w:r>
      <w:r>
        <w:t>NETS ends quite differently</w:t>
      </w:r>
    </w:p>
  </w:comment>
  <w:comment w:id="462" w:author="Windows User" w:date="2015-10-30T08:56:00Z" w:initials="BS">
    <w:p w14:paraId="72C14B6E" w14:textId="77777777" w:rsidR="00B31899" w:rsidRDefault="00B31899"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B31899" w:rsidRDefault="00B31899" w:rsidP="003758F4">
      <w:pPr>
        <w:pStyle w:val="CommentText"/>
      </w:pPr>
      <w:r>
        <w:rPr>
          <w:rStyle w:val="CommentReference"/>
        </w:rPr>
        <w:annotationRef/>
      </w:r>
      <w:r>
        <w:t>heavens?</w:t>
      </w:r>
    </w:p>
  </w:comment>
  <w:comment w:id="464" w:author="Windows User" w:date="2015-10-30T08:56:00Z" w:initials="BS">
    <w:p w14:paraId="18B419AF" w14:textId="77777777" w:rsidR="00B31899" w:rsidRDefault="00B31899"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B31899" w:rsidRDefault="00B31899"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B31899" w:rsidRDefault="00B31899"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B31899" w:rsidRDefault="00B31899" w:rsidP="003758F4">
      <w:pPr>
        <w:pStyle w:val="CommentText"/>
      </w:pPr>
      <w:r>
        <w:rPr>
          <w:rStyle w:val="CommentReference"/>
        </w:rPr>
        <w:annotationRef/>
      </w:r>
      <w:r>
        <w:t>NETS has all humans on earth</w:t>
      </w:r>
    </w:p>
  </w:comment>
  <w:comment w:id="468" w:author="Windows User" w:date="2015-10-30T08:56:00Z" w:initials="BS">
    <w:p w14:paraId="4CB6D1D8" w14:textId="77777777" w:rsidR="00B31899" w:rsidRDefault="00B31899"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B31899" w:rsidRDefault="00B31899" w:rsidP="003758F4">
      <w:pPr>
        <w:pStyle w:val="CommentText"/>
      </w:pPr>
      <w:r>
        <w:rPr>
          <w:rStyle w:val="CommentReference"/>
        </w:rPr>
        <w:annotationRef/>
      </w:r>
      <w:r>
        <w:t>NETS ends quite differently</w:t>
      </w:r>
    </w:p>
  </w:comment>
  <w:comment w:id="471" w:author="Windows User" w:date="2015-10-30T08:56:00Z" w:initials="BS">
    <w:p w14:paraId="499D113D" w14:textId="77777777" w:rsidR="00B31899" w:rsidRDefault="00B31899" w:rsidP="00D31F38">
      <w:pPr>
        <w:pStyle w:val="CommentText"/>
      </w:pPr>
      <w:r>
        <w:rPr>
          <w:rStyle w:val="CommentReference"/>
        </w:rPr>
        <w:annotationRef/>
      </w:r>
      <w:r>
        <w:t>giver, or maker?</w:t>
      </w:r>
    </w:p>
  </w:comment>
  <w:comment w:id="472" w:author="Windows User" w:date="2015-10-30T08:56:00Z" w:initials="BS">
    <w:p w14:paraId="29AB3125" w14:textId="77777777" w:rsidR="00B31899" w:rsidRDefault="00B31899" w:rsidP="00D31F38">
      <w:pPr>
        <w:pStyle w:val="CommentText"/>
      </w:pPr>
      <w:r>
        <w:rPr>
          <w:rStyle w:val="CommentReference"/>
        </w:rPr>
        <w:annotationRef/>
      </w:r>
      <w:r>
        <w:t>even NETS has Hananias</w:t>
      </w:r>
    </w:p>
  </w:comment>
  <w:comment w:id="473" w:author="Windows User" w:date="2015-10-30T08:56:00Z" w:initials="BS">
    <w:p w14:paraId="27892612" w14:textId="77777777" w:rsidR="00B31899" w:rsidRDefault="00B31899"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B31899" w:rsidRDefault="00B31899" w:rsidP="00D31F38">
      <w:pPr>
        <w:pStyle w:val="CommentText"/>
      </w:pPr>
      <w:r>
        <w:rPr>
          <w:rStyle w:val="CommentReference"/>
        </w:rPr>
        <w:annotationRef/>
      </w:r>
      <w:r>
        <w:t>Coptic doesn't have "Our God"</w:t>
      </w:r>
    </w:p>
  </w:comment>
  <w:comment w:id="475" w:author="Windows User" w:date="2015-10-30T08:56:00Z" w:initials="BS">
    <w:p w14:paraId="5F8EC33A" w14:textId="77777777" w:rsidR="00B31899" w:rsidRDefault="00B31899" w:rsidP="00D31F38">
      <w:pPr>
        <w:pStyle w:val="CommentText"/>
      </w:pPr>
      <w:r>
        <w:rPr>
          <w:rStyle w:val="CommentReference"/>
        </w:rPr>
        <w:annotationRef/>
      </w:r>
      <w:r>
        <w:t>celebrate or proclaim?</w:t>
      </w:r>
    </w:p>
  </w:comment>
  <w:comment w:id="476" w:author="Windows User" w:date="2015-10-30T08:56:00Z" w:initials="BS">
    <w:p w14:paraId="02E465F6" w14:textId="77777777" w:rsidR="00B31899" w:rsidRDefault="00B31899" w:rsidP="00D31F38">
      <w:pPr>
        <w:pStyle w:val="CommentText"/>
      </w:pPr>
      <w:r>
        <w:rPr>
          <w:rStyle w:val="CommentReference"/>
        </w:rPr>
        <w:annotationRef/>
      </w:r>
      <w:r>
        <w:t>persevere or be sober?</w:t>
      </w:r>
    </w:p>
  </w:comment>
  <w:comment w:id="477" w:author="Windows User" w:date="2015-10-30T08:56:00Z" w:initials="BS">
    <w:p w14:paraId="0F283256" w14:textId="77777777" w:rsidR="00B31899" w:rsidRDefault="00B31899"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B31899" w:rsidRDefault="00B31899" w:rsidP="00D31F38">
      <w:pPr>
        <w:pStyle w:val="CommentText"/>
      </w:pPr>
      <w:r>
        <w:rPr>
          <w:rStyle w:val="CommentReference"/>
        </w:rPr>
        <w:annotationRef/>
      </w:r>
      <w:r>
        <w:t>esmo is bless, not praise...</w:t>
      </w:r>
    </w:p>
  </w:comment>
  <w:comment w:id="479" w:author="Windows User" w:date="2015-10-30T08:56:00Z" w:initials="BS">
    <w:p w14:paraId="22452F1B" w14:textId="77777777" w:rsidR="00B31899" w:rsidRDefault="00B31899"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B31899" w:rsidRDefault="00B31899"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B31899" w:rsidRDefault="00B31899"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B31899" w:rsidRDefault="00B31899"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B31899" w:rsidRDefault="00B31899" w:rsidP="00D31F38">
      <w:pPr>
        <w:pStyle w:val="CommentText"/>
      </w:pPr>
      <w:r>
        <w:rPr>
          <w:rStyle w:val="CommentReference"/>
        </w:rPr>
        <w:annotationRef/>
      </w:r>
      <w:r>
        <w:t>disobedient? heretics?</w:t>
      </w:r>
    </w:p>
  </w:comment>
  <w:comment w:id="484" w:author="Windows User" w:date="2015-10-30T08:56:00Z" w:initials="BS">
    <w:p w14:paraId="298A6523" w14:textId="77777777" w:rsidR="00B31899" w:rsidRDefault="00B31899" w:rsidP="00D31F38">
      <w:pPr>
        <w:pStyle w:val="CommentText"/>
      </w:pPr>
      <w:r>
        <w:rPr>
          <w:rStyle w:val="CommentReference"/>
        </w:rPr>
        <w:annotationRef/>
      </w:r>
      <w:r>
        <w:t>souls or spirits?</w:t>
      </w:r>
    </w:p>
  </w:comment>
  <w:comment w:id="485" w:author="Windows User" w:date="2015-10-30T08:56:00Z" w:initials="BS">
    <w:p w14:paraId="3D56C030" w14:textId="77777777" w:rsidR="00B31899" w:rsidRDefault="00B31899" w:rsidP="00D31F38">
      <w:pPr>
        <w:pStyle w:val="CommentText"/>
      </w:pPr>
      <w:r>
        <w:rPr>
          <w:rStyle w:val="CommentReference"/>
        </w:rPr>
        <w:annotationRef/>
      </w:r>
      <w:r>
        <w:t>humble or contrite?</w:t>
      </w:r>
    </w:p>
  </w:comment>
  <w:comment w:id="486" w:author="Windows User" w:date="2015-10-30T08:56:00Z" w:initials="BS">
    <w:p w14:paraId="4417CE6C" w14:textId="77777777" w:rsidR="00B31899" w:rsidRDefault="00B31899" w:rsidP="00D31F38">
      <w:pPr>
        <w:pStyle w:val="CommentText"/>
      </w:pPr>
      <w:r>
        <w:rPr>
          <w:rStyle w:val="CommentReference"/>
        </w:rPr>
        <w:annotationRef/>
      </w:r>
      <w:r>
        <w:t>hearts?</w:t>
      </w:r>
    </w:p>
  </w:comment>
  <w:comment w:id="487" w:author="Windows User" w:date="2015-10-30T08:56:00Z" w:initials="BS">
    <w:p w14:paraId="6056EF08" w14:textId="77777777" w:rsidR="00B31899" w:rsidRDefault="00B31899" w:rsidP="00D31F38">
      <w:pPr>
        <w:pStyle w:val="CommentText"/>
      </w:pPr>
      <w:r>
        <w:rPr>
          <w:rStyle w:val="CommentReference"/>
        </w:rPr>
        <w:annotationRef/>
      </w:r>
      <w:r>
        <w:t>this or LA?</w:t>
      </w:r>
    </w:p>
  </w:comment>
  <w:comment w:id="488" w:author="Windows User" w:date="2015-10-30T08:56:00Z" w:initials="BS">
    <w:p w14:paraId="021CF208" w14:textId="77777777" w:rsidR="00B31899" w:rsidRDefault="00B31899" w:rsidP="00D31F38">
      <w:pPr>
        <w:pStyle w:val="CommentText"/>
      </w:pPr>
      <w:r>
        <w:rPr>
          <w:rStyle w:val="CommentReference"/>
        </w:rPr>
        <w:annotationRef/>
      </w:r>
      <w:r>
        <w:t>righteous of, or who revere</w:t>
      </w:r>
    </w:p>
  </w:comment>
  <w:comment w:id="489" w:author="Windows User" w:date="2015-10-30T08:56:00Z" w:initials="BS">
    <w:p w14:paraId="2B7DD481" w14:textId="77777777" w:rsidR="00B31899" w:rsidRDefault="00B31899"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B31899" w:rsidRDefault="00B31899" w:rsidP="00D31F38">
      <w:pPr>
        <w:pStyle w:val="CommentText"/>
      </w:pPr>
      <w:r>
        <w:rPr>
          <w:rStyle w:val="CommentReference"/>
        </w:rPr>
        <w:annotationRef/>
      </w:r>
      <w:r>
        <w:t>that he may praise and say?</w:t>
      </w:r>
    </w:p>
  </w:comment>
  <w:comment w:id="508" w:author="Windows User" w:date="2015-11-21T13:00:00Z" w:initials="WU">
    <w:p w14:paraId="72B45ACE" w14:textId="77777777" w:rsidR="00B31899" w:rsidRDefault="00B31899" w:rsidP="00D31F38">
      <w:pPr>
        <w:pStyle w:val="CommentText"/>
      </w:pPr>
      <w:r>
        <w:rPr>
          <w:rStyle w:val="CommentReference"/>
        </w:rPr>
        <w:annotationRef/>
      </w:r>
      <w:r>
        <w:t>Check, and 2 above.</w:t>
      </w:r>
    </w:p>
  </w:comment>
  <w:comment w:id="509" w:author="Brett Slote" w:date="2015-10-30T08:56:00Z" w:initials="BS">
    <w:p w14:paraId="0C0C90F8" w14:textId="77777777" w:rsidR="00B31899" w:rsidRDefault="00B31899"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B31899" w:rsidRDefault="00B31899" w:rsidP="00D31F38">
      <w:pPr>
        <w:pStyle w:val="CommentText"/>
      </w:pPr>
      <w:r>
        <w:rPr>
          <w:rStyle w:val="CommentReference"/>
        </w:rPr>
        <w:annotationRef/>
      </w:r>
      <w:r>
        <w:t>check</w:t>
      </w:r>
    </w:p>
  </w:comment>
  <w:comment w:id="511" w:author="Windows User" w:date="2015-11-21T13:00:00Z" w:initials="WU">
    <w:p w14:paraId="0CFC2594" w14:textId="77777777" w:rsidR="00B31899" w:rsidRDefault="00B31899" w:rsidP="00D31F38">
      <w:pPr>
        <w:pStyle w:val="CommentText"/>
      </w:pPr>
      <w:r>
        <w:rPr>
          <w:rStyle w:val="CommentReference"/>
        </w:rPr>
        <w:annotationRef/>
      </w:r>
      <w:r>
        <w:t>check</w:t>
      </w:r>
    </w:p>
  </w:comment>
  <w:comment w:id="512" w:author="Windows User" w:date="2015-11-21T13:01:00Z" w:initials="WU">
    <w:p w14:paraId="403A6460" w14:textId="77777777" w:rsidR="00B31899" w:rsidRDefault="00B31899" w:rsidP="00D31F38">
      <w:pPr>
        <w:pStyle w:val="CommentText"/>
      </w:pPr>
      <w:r>
        <w:rPr>
          <w:rStyle w:val="CommentReference"/>
        </w:rPr>
        <w:annotationRef/>
      </w:r>
      <w:r>
        <w:t>check, find Copitic</w:t>
      </w:r>
    </w:p>
  </w:comment>
  <w:comment w:id="513" w:author="Windows User" w:date="2015-10-30T08:56:00Z" w:initials="BS">
    <w:p w14:paraId="1B2986E7" w14:textId="77777777" w:rsidR="00B31899" w:rsidRDefault="00B31899"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B31899" w:rsidRDefault="00B31899" w:rsidP="00D31F38">
      <w:pPr>
        <w:pStyle w:val="CommentText"/>
      </w:pPr>
      <w:r>
        <w:rPr>
          <w:rStyle w:val="CommentReference"/>
        </w:rPr>
        <w:annotationRef/>
      </w:r>
      <w:r>
        <w:t>add</w:t>
      </w:r>
    </w:p>
  </w:comment>
  <w:comment w:id="517" w:author="Windows User" w:date="2015-10-30T08:56:00Z" w:initials="BS">
    <w:p w14:paraId="76CF17E1" w14:textId="77777777" w:rsidR="00B31899" w:rsidRDefault="00B31899"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B31899" w:rsidRDefault="00B31899" w:rsidP="00D31F38">
      <w:pPr>
        <w:pStyle w:val="CommentText"/>
      </w:pPr>
      <w:r>
        <w:rPr>
          <w:rStyle w:val="CommentReference"/>
        </w:rPr>
        <w:annotationRef/>
      </w:r>
      <w:r>
        <w:t>Communion or commemoration?</w:t>
      </w:r>
    </w:p>
  </w:comment>
  <w:comment w:id="519" w:author="Windows User" w:date="2015-11-21T13:01:00Z" w:initials="WU">
    <w:p w14:paraId="3C8EDFD6" w14:textId="77777777" w:rsidR="00B31899" w:rsidRDefault="00B31899" w:rsidP="00D31F38">
      <w:pPr>
        <w:pStyle w:val="CommentText"/>
      </w:pPr>
      <w:r>
        <w:rPr>
          <w:rStyle w:val="CommentReference"/>
        </w:rPr>
        <w:annotationRef/>
      </w:r>
      <w:r>
        <w:t>Check, and 2 above</w:t>
      </w:r>
    </w:p>
  </w:comment>
  <w:comment w:id="520" w:author="Brett Slote" w:date="2015-10-30T08:56:00Z" w:initials="BS">
    <w:p w14:paraId="502DF58D" w14:textId="77777777" w:rsidR="00B31899" w:rsidRDefault="00B31899"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B31899" w:rsidRDefault="00B31899" w:rsidP="00D31F38">
      <w:pPr>
        <w:pStyle w:val="CommentText"/>
      </w:pPr>
      <w:r>
        <w:rPr>
          <w:rStyle w:val="CommentReference"/>
        </w:rPr>
        <w:annotationRef/>
      </w:r>
      <w:r>
        <w:t>check</w:t>
      </w:r>
    </w:p>
  </w:comment>
  <w:comment w:id="522" w:author="Windows User" w:date="2015-10-30T08:56:00Z" w:initials="BS">
    <w:p w14:paraId="303AD0FE" w14:textId="77777777" w:rsidR="00B31899" w:rsidRDefault="00B31899"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B31899" w:rsidRDefault="00B31899" w:rsidP="00D31F38">
      <w:pPr>
        <w:pStyle w:val="CommentText"/>
      </w:pPr>
      <w:r>
        <w:rPr>
          <w:rStyle w:val="CommentReference"/>
        </w:rPr>
        <w:annotationRef/>
      </w:r>
      <w:r>
        <w:t>check.  Add Coptic</w:t>
      </w:r>
    </w:p>
  </w:comment>
  <w:comment w:id="529" w:author="Windows User" w:date="2015-11-02T12:45:00Z" w:initials="BS">
    <w:p w14:paraId="02E474EA" w14:textId="77777777" w:rsidR="00B31899" w:rsidRDefault="00B31899" w:rsidP="00D31F38">
      <w:pPr>
        <w:pStyle w:val="CommentText"/>
      </w:pPr>
      <w:r>
        <w:rPr>
          <w:rStyle w:val="CommentReference"/>
        </w:rPr>
        <w:annotationRef/>
      </w:r>
      <w:r>
        <w:t>Godhead or Divinity?</w:t>
      </w:r>
    </w:p>
  </w:comment>
  <w:comment w:id="530" w:author="Windows User" w:date="2015-10-30T08:56:00Z" w:initials="BS">
    <w:p w14:paraId="1165D588" w14:textId="77777777" w:rsidR="00B31899" w:rsidRDefault="00B31899"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B31899" w:rsidRDefault="00B31899"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B31899" w:rsidRDefault="00B31899"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B31899" w:rsidRDefault="00B31899" w:rsidP="00D31F38">
      <w:pPr>
        <w:pStyle w:val="CommentText"/>
      </w:pPr>
      <w:r>
        <w:rPr>
          <w:rStyle w:val="CommentReference"/>
        </w:rPr>
        <w:annotationRef/>
      </w:r>
      <w:r>
        <w:t>check</w:t>
      </w:r>
    </w:p>
  </w:comment>
  <w:comment w:id="546" w:author="Windows User" w:date="2015-11-21T13:03:00Z" w:initials="WU">
    <w:p w14:paraId="2CFCDBC4" w14:textId="77777777" w:rsidR="00B31899" w:rsidRDefault="00B31899" w:rsidP="00D31F38">
      <w:pPr>
        <w:pStyle w:val="CommentText"/>
      </w:pPr>
      <w:r>
        <w:rPr>
          <w:rStyle w:val="CommentReference"/>
        </w:rPr>
        <w:annotationRef/>
      </w:r>
      <w:r>
        <w:t>check</w:t>
      </w:r>
    </w:p>
  </w:comment>
  <w:comment w:id="547" w:author="Windows User" w:date="2015-11-21T13:04:00Z" w:initials="WU">
    <w:p w14:paraId="7B87BF1F" w14:textId="77777777" w:rsidR="00B31899" w:rsidRDefault="00B31899" w:rsidP="00D31F38">
      <w:pPr>
        <w:pStyle w:val="CommentText"/>
      </w:pPr>
      <w:r>
        <w:rPr>
          <w:rStyle w:val="CommentReference"/>
        </w:rPr>
        <w:annotationRef/>
      </w:r>
      <w:r>
        <w:t>check</w:t>
      </w:r>
    </w:p>
  </w:comment>
  <w:comment w:id="548" w:author="Windows User" w:date="2015-10-30T08:56:00Z" w:initials="BS">
    <w:p w14:paraId="469A8399" w14:textId="77777777" w:rsidR="00B31899" w:rsidRDefault="00B31899"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B31899" w:rsidRDefault="00B31899"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B31899" w:rsidRDefault="00B31899"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B31899" w:rsidRDefault="00B31899"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B31899" w:rsidRDefault="00B31899"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B31899" w:rsidRDefault="00B31899" w:rsidP="00D31F38">
      <w:pPr>
        <w:pStyle w:val="CommentText"/>
      </w:pPr>
      <w:r>
        <w:rPr>
          <w:rStyle w:val="CommentReference"/>
        </w:rPr>
        <w:annotationRef/>
      </w:r>
      <w:r>
        <w:t>NETS has rebukes. punishments?</w:t>
      </w:r>
    </w:p>
  </w:comment>
  <w:comment w:id="564" w:author="Windows User" w:date="2015-10-30T08:56:00Z" w:initials="BS">
    <w:p w14:paraId="37F1C98E" w14:textId="77777777" w:rsidR="00B31899" w:rsidRDefault="00B31899" w:rsidP="00D31F38">
      <w:pPr>
        <w:pStyle w:val="CommentText"/>
      </w:pPr>
      <w:r>
        <w:rPr>
          <w:rStyle w:val="CommentReference"/>
        </w:rPr>
        <w:annotationRef/>
      </w:r>
      <w:r>
        <w:t>psaltry? or lyre?</w:t>
      </w:r>
    </w:p>
  </w:comment>
  <w:comment w:id="565" w:author="Windows User" w:date="2015-10-30T08:56:00Z" w:initials="BS">
    <w:p w14:paraId="51CE2A65" w14:textId="77777777" w:rsidR="00B31899" w:rsidRDefault="00B31899" w:rsidP="00D31F38">
      <w:pPr>
        <w:pStyle w:val="CommentText"/>
      </w:pPr>
      <w:r>
        <w:rPr>
          <w:rStyle w:val="CommentReference"/>
        </w:rPr>
        <w:annotationRef/>
      </w:r>
      <w:r>
        <w:t>NETS has drum and dance.</w:t>
      </w:r>
    </w:p>
  </w:comment>
  <w:comment w:id="578" w:author="Windows User" w:date="2015-11-21T13:04:00Z" w:initials="WU">
    <w:p w14:paraId="43A5D1B1" w14:textId="77777777" w:rsidR="00B31899" w:rsidRDefault="00B31899" w:rsidP="00E35F1F">
      <w:pPr>
        <w:pStyle w:val="CommentText"/>
      </w:pPr>
      <w:r>
        <w:rPr>
          <w:rStyle w:val="CommentReference"/>
        </w:rPr>
        <w:annotationRef/>
      </w:r>
      <w:r>
        <w:t>check</w:t>
      </w:r>
    </w:p>
  </w:comment>
  <w:comment w:id="579" w:author="Windows User" w:date="2015-11-21T13:04:00Z" w:initials="WU">
    <w:p w14:paraId="4B6A4DE4" w14:textId="77777777" w:rsidR="00B31899" w:rsidRDefault="00B31899" w:rsidP="00E35F1F">
      <w:pPr>
        <w:pStyle w:val="CommentText"/>
      </w:pPr>
      <w:r>
        <w:rPr>
          <w:rStyle w:val="CommentReference"/>
        </w:rPr>
        <w:annotationRef/>
      </w:r>
      <w:r>
        <w:t>check</w:t>
      </w:r>
    </w:p>
  </w:comment>
  <w:comment w:id="580" w:author="Windows User" w:date="2015-10-30T08:56:00Z" w:initials="BS">
    <w:p w14:paraId="483AEE75" w14:textId="77777777" w:rsidR="00B31899" w:rsidRDefault="00B31899" w:rsidP="00E35F1F">
      <w:pPr>
        <w:pStyle w:val="CommentText"/>
      </w:pPr>
      <w:r>
        <w:rPr>
          <w:rStyle w:val="CommentReference"/>
        </w:rPr>
        <w:annotationRef/>
      </w:r>
      <w:r>
        <w:t>tense? praise or will praise?</w:t>
      </w:r>
    </w:p>
  </w:comment>
  <w:comment w:id="581" w:author="Windows User" w:date="2015-10-30T08:56:00Z" w:initials="BS">
    <w:p w14:paraId="17DAD50D" w14:textId="77777777" w:rsidR="00B31899" w:rsidRDefault="00B31899" w:rsidP="00E35F1F">
      <w:pPr>
        <w:pStyle w:val="CommentText"/>
      </w:pPr>
      <w:r>
        <w:rPr>
          <w:rStyle w:val="CommentReference"/>
        </w:rPr>
        <w:annotationRef/>
      </w:r>
      <w:r>
        <w:t>earth? land? creation?</w:t>
      </w:r>
    </w:p>
  </w:comment>
  <w:comment w:id="582" w:author="Windows User" w:date="2015-11-21T13:05:00Z" w:initials="WU">
    <w:p w14:paraId="412BFF55" w14:textId="77777777" w:rsidR="00B31899" w:rsidRDefault="00B31899" w:rsidP="00E35F1F">
      <w:pPr>
        <w:pStyle w:val="CommentText"/>
      </w:pPr>
      <w:r>
        <w:rPr>
          <w:rStyle w:val="CommentReference"/>
        </w:rPr>
        <w:annotationRef/>
      </w:r>
      <w:r>
        <w:t>check</w:t>
      </w:r>
    </w:p>
  </w:comment>
  <w:comment w:id="583" w:author="Windows User" w:date="2015-10-30T08:56:00Z" w:initials="BS">
    <w:p w14:paraId="4FEF2EC7" w14:textId="77777777" w:rsidR="00B31899" w:rsidRDefault="00B31899"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B31899" w:rsidRDefault="00B31899"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B31899" w:rsidRDefault="00B31899"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B31899" w:rsidRDefault="00B31899" w:rsidP="00E35F1F">
      <w:pPr>
        <w:pStyle w:val="CommentText"/>
      </w:pPr>
      <w:r>
        <w:rPr>
          <w:rStyle w:val="CommentReference"/>
        </w:rPr>
        <w:annotationRef/>
      </w:r>
      <w:r>
        <w:t>patience or longsuffering?</w:t>
      </w:r>
    </w:p>
  </w:comment>
  <w:comment w:id="587" w:author="Windows User" w:date="2015-10-30T08:56:00Z" w:initials="BS">
    <w:p w14:paraId="2E20A232" w14:textId="77777777" w:rsidR="00B31899" w:rsidRDefault="00B31899" w:rsidP="00E35F1F">
      <w:pPr>
        <w:pStyle w:val="CommentText"/>
      </w:pPr>
      <w:r>
        <w:rPr>
          <w:rStyle w:val="CommentReference"/>
        </w:rPr>
        <w:annotationRef/>
      </w:r>
      <w:r>
        <w:t>just "at the first watch"?</w:t>
      </w:r>
    </w:p>
  </w:comment>
  <w:comment w:id="588" w:author="Windows User" w:date="2015-10-30T08:56:00Z" w:initials="BS">
    <w:p w14:paraId="34FB1BC0" w14:textId="77777777" w:rsidR="00B31899" w:rsidRDefault="00B31899" w:rsidP="00E35F1F">
      <w:pPr>
        <w:pStyle w:val="CommentText"/>
      </w:pPr>
      <w:r>
        <w:rPr>
          <w:rStyle w:val="CommentReference"/>
        </w:rPr>
        <w:annotationRef/>
      </w:r>
      <w:r>
        <w:t>sweet, or easy?</w:t>
      </w:r>
    </w:p>
  </w:comment>
  <w:comment w:id="589" w:author="Windows User" w:date="2015-10-30T08:56:00Z" w:initials="BS">
    <w:p w14:paraId="20646872" w14:textId="77777777" w:rsidR="00B31899" w:rsidRDefault="00B31899"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B31899" w:rsidRDefault="00B31899" w:rsidP="00E35F1F">
      <w:pPr>
        <w:pStyle w:val="CommentText"/>
      </w:pPr>
      <w:r>
        <w:rPr>
          <w:rStyle w:val="CommentReference"/>
        </w:rPr>
        <w:annotationRef/>
      </w:r>
      <w:r>
        <w:t>sound better if omit of?</w:t>
      </w:r>
    </w:p>
  </w:comment>
  <w:comment w:id="591" w:author="Windows User" w:date="2015-10-30T08:56:00Z" w:initials="BS">
    <w:p w14:paraId="0D6FF167" w14:textId="77777777" w:rsidR="00B31899" w:rsidRDefault="00B31899" w:rsidP="00E35F1F">
      <w:pPr>
        <w:pStyle w:val="CommentText"/>
      </w:pPr>
      <w:r>
        <w:rPr>
          <w:rStyle w:val="CommentReference"/>
        </w:rPr>
        <w:annotationRef/>
      </w:r>
      <w:r>
        <w:t>truth, or righteousness?</w:t>
      </w:r>
    </w:p>
  </w:comment>
  <w:comment w:id="592" w:author="Windows User" w:date="2015-10-30T08:56:00Z" w:initials="BS">
    <w:p w14:paraId="1A8CABED" w14:textId="77777777" w:rsidR="00B31899" w:rsidRDefault="00B31899" w:rsidP="00E35F1F">
      <w:pPr>
        <w:pStyle w:val="CommentText"/>
      </w:pPr>
      <w:r>
        <w:rPr>
          <w:rStyle w:val="CommentReference"/>
        </w:rPr>
        <w:annotationRef/>
      </w:r>
      <w:r>
        <w:t>true, or perfecvt?</w:t>
      </w:r>
    </w:p>
  </w:comment>
  <w:comment w:id="593" w:author="Windows User" w:date="2015-10-30T08:56:00Z" w:initials="BS">
    <w:p w14:paraId="21AC5CB8" w14:textId="77777777" w:rsidR="00B31899" w:rsidRDefault="00B31899" w:rsidP="00E35F1F">
      <w:pPr>
        <w:pStyle w:val="CommentText"/>
      </w:pPr>
      <w:r>
        <w:rPr>
          <w:rStyle w:val="CommentReference"/>
        </w:rPr>
        <w:annotationRef/>
      </w:r>
      <w:r>
        <w:t>and?</w:t>
      </w:r>
    </w:p>
  </w:comment>
  <w:comment w:id="594" w:author="Windows User" w:date="2015-10-30T08:56:00Z" w:initials="BS">
    <w:p w14:paraId="6C6DCC78" w14:textId="77777777" w:rsidR="00B31899" w:rsidRDefault="00B31899"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B31899" w:rsidRDefault="00B31899" w:rsidP="00E35F1F">
      <w:pPr>
        <w:pStyle w:val="CommentText"/>
      </w:pPr>
      <w:r>
        <w:rPr>
          <w:rStyle w:val="CommentReference"/>
        </w:rPr>
        <w:annotationRef/>
      </w:r>
      <w:r>
        <w:t>will?</w:t>
      </w:r>
    </w:p>
  </w:comment>
  <w:comment w:id="596" w:author="Windows User" w:date="2015-10-30T08:56:00Z" w:initials="BS">
    <w:p w14:paraId="6FC8752C" w14:textId="77777777" w:rsidR="00B31899" w:rsidRDefault="00B31899" w:rsidP="00E35F1F">
      <w:pPr>
        <w:pStyle w:val="CommentText"/>
      </w:pPr>
      <w:r>
        <w:rPr>
          <w:rStyle w:val="CommentReference"/>
        </w:rPr>
        <w:annotationRef/>
      </w:r>
      <w:r>
        <w:t>save? keep? deliver?</w:t>
      </w:r>
    </w:p>
  </w:comment>
  <w:comment w:id="597" w:author="Windows User" w:date="2015-10-30T08:56:00Z" w:initials="BS">
    <w:p w14:paraId="7843FDD6" w14:textId="77777777" w:rsidR="00B31899" w:rsidRDefault="00B31899"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B31899" w:rsidRDefault="00B31899"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B31899" w:rsidRDefault="00B31899"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B31899" w:rsidRDefault="00B31899"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B31899" w:rsidRDefault="00B31899" w:rsidP="00E35F1F">
      <w:pPr>
        <w:pStyle w:val="CommentText"/>
      </w:pPr>
      <w:r>
        <w:rPr>
          <w:rStyle w:val="CommentReference"/>
        </w:rPr>
        <w:annotationRef/>
      </w:r>
      <w:r>
        <w:t>tense?</w:t>
      </w:r>
    </w:p>
  </w:comment>
  <w:comment w:id="613" w:author="Windows User" w:date="2015-10-30T08:56:00Z" w:initials="BS">
    <w:p w14:paraId="5C472088" w14:textId="77777777" w:rsidR="00B31899" w:rsidRDefault="00B31899" w:rsidP="00E35F1F">
      <w:pPr>
        <w:pStyle w:val="CommentText"/>
      </w:pPr>
      <w:r>
        <w:rPr>
          <w:rStyle w:val="CommentReference"/>
        </w:rPr>
        <w:annotationRef/>
      </w:r>
      <w:r>
        <w:t>exalt or magnify?</w:t>
      </w:r>
    </w:p>
  </w:comment>
  <w:comment w:id="614" w:author="Windows User" w:date="2015-10-30T08:56:00Z" w:initials="BS">
    <w:p w14:paraId="2FB7E2BD" w14:textId="77777777" w:rsidR="00B31899" w:rsidRDefault="00B31899" w:rsidP="00E35F1F">
      <w:pPr>
        <w:pStyle w:val="CommentText"/>
      </w:pPr>
      <w:r>
        <w:rPr>
          <w:rStyle w:val="CommentReference"/>
        </w:rPr>
        <w:annotationRef/>
      </w:r>
      <w:r>
        <w:t>or iwn?</w:t>
      </w:r>
    </w:p>
  </w:comment>
  <w:comment w:id="618" w:author="Windows User" w:date="2015-10-30T08:56:00Z" w:initials="BS">
    <w:p w14:paraId="3C8244A0" w14:textId="77777777" w:rsidR="00B31899" w:rsidRDefault="00B31899"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B31899" w:rsidRDefault="00B31899"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B31899" w:rsidRDefault="00B31899"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B31899" w:rsidRDefault="00B31899"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B31899" w:rsidRDefault="00B31899" w:rsidP="00E35F1F">
      <w:pPr>
        <w:pStyle w:val="CommentText"/>
      </w:pPr>
      <w:r>
        <w:rPr>
          <w:rStyle w:val="CommentReference"/>
        </w:rPr>
        <w:annotationRef/>
      </w:r>
      <w:r>
        <w:t>coessential or consubstantial?</w:t>
      </w:r>
    </w:p>
  </w:comment>
  <w:comment w:id="623" w:author="Windows User" w:date="2015-10-30T08:56:00Z" w:initials="BS">
    <w:p w14:paraId="66C0B0D7" w14:textId="77777777" w:rsidR="00B31899" w:rsidRDefault="00B31899" w:rsidP="00E35F1F">
      <w:pPr>
        <w:pStyle w:val="CommentText"/>
      </w:pPr>
      <w:r>
        <w:rPr>
          <w:rStyle w:val="CommentReference"/>
        </w:rPr>
        <w:annotationRef/>
      </w:r>
      <w:r>
        <w:t>made one or joined?</w:t>
      </w:r>
    </w:p>
  </w:comment>
  <w:comment w:id="624" w:author="Windows User" w:date="2015-10-30T08:56:00Z" w:initials="BS">
    <w:p w14:paraId="094D26E3" w14:textId="77777777" w:rsidR="00B31899" w:rsidRDefault="00B31899"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B31899" w:rsidRDefault="00B31899"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B31899" w:rsidRDefault="00B31899" w:rsidP="00E35F1F">
      <w:pPr>
        <w:pStyle w:val="CommentText"/>
      </w:pPr>
      <w:r>
        <w:rPr>
          <w:rStyle w:val="CommentReference"/>
        </w:rPr>
        <w:annotationRef/>
      </w:r>
      <w:r>
        <w:t>woven or fine?</w:t>
      </w:r>
    </w:p>
  </w:comment>
  <w:comment w:id="627" w:author="Windows User" w:date="2015-10-30T08:56:00Z" w:initials="BS">
    <w:p w14:paraId="7A9FC970" w14:textId="77777777" w:rsidR="00B31899" w:rsidRDefault="00B31899" w:rsidP="00E35F1F">
      <w:pPr>
        <w:pStyle w:val="CommentText"/>
      </w:pPr>
      <w:r>
        <w:rPr>
          <w:rStyle w:val="CommentReference"/>
        </w:rPr>
        <w:annotationRef/>
      </w:r>
      <w:r>
        <w:t>palin</w:t>
      </w:r>
    </w:p>
  </w:comment>
  <w:comment w:id="628" w:author="Windows User" w:date="2015-10-30T08:56:00Z" w:initials="BS">
    <w:p w14:paraId="5EFFC3EC" w14:textId="77777777" w:rsidR="00B31899" w:rsidRDefault="00B31899" w:rsidP="00E35F1F">
      <w:pPr>
        <w:pStyle w:val="CommentText"/>
      </w:pPr>
      <w:r>
        <w:rPr>
          <w:rStyle w:val="CommentReference"/>
        </w:rPr>
        <w:annotationRef/>
      </w:r>
      <w:r>
        <w:t>exalt or magnify?</w:t>
      </w:r>
    </w:p>
  </w:comment>
  <w:comment w:id="629" w:author="Windows User" w:date="2015-10-30T08:56:00Z" w:initials="BS">
    <w:p w14:paraId="150C26DA" w14:textId="77777777" w:rsidR="00B31899" w:rsidRDefault="00B31899" w:rsidP="00E35F1F">
      <w:pPr>
        <w:pStyle w:val="CommentText"/>
      </w:pPr>
      <w:r>
        <w:rPr>
          <w:rStyle w:val="CommentReference"/>
        </w:rPr>
        <w:annotationRef/>
      </w:r>
      <w:r>
        <w:t>or iwn?</w:t>
      </w:r>
    </w:p>
  </w:comment>
  <w:comment w:id="633" w:author="Windows User" w:date="2015-10-30T08:56:00Z" w:initials="BS">
    <w:p w14:paraId="0E3B452D" w14:textId="77777777" w:rsidR="00B31899" w:rsidRDefault="00B31899"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B31899" w:rsidRDefault="00B31899" w:rsidP="00E35F1F">
      <w:pPr>
        <w:pStyle w:val="CommentText"/>
      </w:pPr>
      <w:r>
        <w:rPr>
          <w:rStyle w:val="CommentReference"/>
        </w:rPr>
        <w:annotationRef/>
      </w:r>
      <w:r>
        <w:t>forged or beaten?</w:t>
      </w:r>
    </w:p>
  </w:comment>
  <w:comment w:id="635" w:author="Windows User" w:date="2015-10-30T08:56:00Z" w:initials="BS">
    <w:p w14:paraId="3E8ADE2B" w14:textId="77777777" w:rsidR="00B31899" w:rsidRDefault="00B31899"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B31899" w:rsidRDefault="00B31899"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B31899" w:rsidRDefault="00B31899" w:rsidP="00E35F1F">
      <w:pPr>
        <w:pStyle w:val="CommentText"/>
      </w:pPr>
      <w:r>
        <w:rPr>
          <w:rStyle w:val="CommentReference"/>
        </w:rPr>
        <w:annotationRef/>
      </w:r>
      <w:r>
        <w:t>why does Abouna omit sin?</w:t>
      </w:r>
    </w:p>
  </w:comment>
  <w:comment w:id="638" w:author="Windows User" w:date="2015-10-30T08:56:00Z" w:initials="BS">
    <w:p w14:paraId="027A16CD" w14:textId="77777777" w:rsidR="00B31899" w:rsidRDefault="00B31899" w:rsidP="00E35F1F">
      <w:pPr>
        <w:pStyle w:val="CommentText"/>
      </w:pPr>
      <w:r>
        <w:rPr>
          <w:rStyle w:val="CommentReference"/>
        </w:rPr>
        <w:annotationRef/>
      </w:r>
      <w:r>
        <w:t>exalt or magnify?</w:t>
      </w:r>
    </w:p>
  </w:comment>
  <w:comment w:id="639" w:author="Windows User" w:date="2015-10-30T08:56:00Z" w:initials="BS">
    <w:p w14:paraId="20C9574B" w14:textId="77777777" w:rsidR="00B31899" w:rsidRDefault="00B31899" w:rsidP="00E35F1F">
      <w:pPr>
        <w:pStyle w:val="CommentText"/>
      </w:pPr>
      <w:r>
        <w:rPr>
          <w:rStyle w:val="CommentReference"/>
        </w:rPr>
        <w:annotationRef/>
      </w:r>
      <w:r>
        <w:t>or iwn?</w:t>
      </w:r>
    </w:p>
  </w:comment>
  <w:comment w:id="643" w:author="Windows User" w:date="2015-10-30T08:56:00Z" w:initials="BS">
    <w:p w14:paraId="6726A127" w14:textId="77777777" w:rsidR="00B31899" w:rsidRDefault="00B31899"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B31899" w:rsidRDefault="00B31899"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B31899" w:rsidRDefault="00B31899" w:rsidP="00E35F1F">
      <w:pPr>
        <w:pStyle w:val="CommentText"/>
      </w:pPr>
      <w:r>
        <w:rPr>
          <w:rStyle w:val="CommentReference"/>
        </w:rPr>
        <w:annotationRef/>
      </w:r>
      <w:r>
        <w:t>exalt or magnify?</w:t>
      </w:r>
    </w:p>
  </w:comment>
  <w:comment w:id="646" w:author="Windows User" w:date="2015-10-30T08:56:00Z" w:initials="BS">
    <w:p w14:paraId="3A4414A4" w14:textId="77777777" w:rsidR="00B31899" w:rsidRDefault="00B31899" w:rsidP="00E35F1F">
      <w:pPr>
        <w:pStyle w:val="CommentText"/>
      </w:pPr>
      <w:r>
        <w:rPr>
          <w:rStyle w:val="CommentReference"/>
        </w:rPr>
        <w:annotationRef/>
      </w:r>
      <w:r>
        <w:t>or iwn?</w:t>
      </w:r>
    </w:p>
  </w:comment>
  <w:comment w:id="650" w:author="Windows User" w:date="2015-10-30T08:56:00Z" w:initials="BS">
    <w:p w14:paraId="60D89983" w14:textId="77777777" w:rsidR="00B31899" w:rsidRDefault="00B31899" w:rsidP="00E35F1F">
      <w:pPr>
        <w:pStyle w:val="CommentText"/>
      </w:pPr>
      <w:r>
        <w:rPr>
          <w:rStyle w:val="CommentReference"/>
        </w:rPr>
        <w:annotationRef/>
      </w:r>
      <w:r>
        <w:t>perpetual lamp?</w:t>
      </w:r>
    </w:p>
  </w:comment>
  <w:comment w:id="651" w:author="Windows User" w:date="2015-10-30T08:56:00Z" w:initials="BS">
    <w:p w14:paraId="708630CC" w14:textId="77777777" w:rsidR="00B31899" w:rsidRDefault="00B31899" w:rsidP="00E35F1F">
      <w:pPr>
        <w:pStyle w:val="CommentText"/>
      </w:pPr>
      <w:r>
        <w:rPr>
          <w:rStyle w:val="CommentReference"/>
        </w:rPr>
        <w:annotationRef/>
      </w:r>
      <w:r>
        <w:t>parousia?</w:t>
      </w:r>
    </w:p>
  </w:comment>
  <w:comment w:id="652" w:author="Windows User" w:date="2015-10-30T08:56:00Z" w:initials="BS">
    <w:p w14:paraId="670AE5C3" w14:textId="77777777" w:rsidR="00B31899" w:rsidRDefault="00B31899" w:rsidP="00E35F1F">
      <w:pPr>
        <w:pStyle w:val="CommentText"/>
      </w:pPr>
      <w:r>
        <w:rPr>
          <w:rStyle w:val="CommentReference"/>
        </w:rPr>
        <w:annotationRef/>
      </w:r>
      <w:r>
        <w:t>tense?</w:t>
      </w:r>
    </w:p>
  </w:comment>
  <w:comment w:id="653" w:author="Windows User" w:date="2015-10-30T08:56:00Z" w:initials="BS">
    <w:p w14:paraId="281D5A29" w14:textId="77777777" w:rsidR="00B31899" w:rsidRDefault="00B31899" w:rsidP="00E35F1F">
      <w:pPr>
        <w:pStyle w:val="CommentText"/>
      </w:pPr>
      <w:r>
        <w:rPr>
          <w:rStyle w:val="CommentReference"/>
        </w:rPr>
        <w:annotationRef/>
      </w:r>
      <w:r>
        <w:t>enlightens?</w:t>
      </w:r>
    </w:p>
  </w:comment>
  <w:comment w:id="654" w:author="Windows User" w:date="2015-10-30T08:56:00Z" w:initials="BS">
    <w:p w14:paraId="09189517" w14:textId="77777777" w:rsidR="00B31899" w:rsidRDefault="00B31899" w:rsidP="00E35F1F">
      <w:pPr>
        <w:pStyle w:val="CommentText"/>
      </w:pPr>
      <w:r>
        <w:rPr>
          <w:rStyle w:val="CommentReference"/>
        </w:rPr>
        <w:annotationRef/>
      </w:r>
      <w:r>
        <w:t>exalt or magnify?</w:t>
      </w:r>
    </w:p>
  </w:comment>
  <w:comment w:id="655" w:author="Windows User" w:date="2015-10-30T08:56:00Z" w:initials="BS">
    <w:p w14:paraId="0F1C3DB1" w14:textId="77777777" w:rsidR="00B31899" w:rsidRDefault="00B31899" w:rsidP="00E35F1F">
      <w:pPr>
        <w:pStyle w:val="CommentText"/>
      </w:pPr>
      <w:r>
        <w:rPr>
          <w:rStyle w:val="CommentReference"/>
        </w:rPr>
        <w:annotationRef/>
      </w:r>
      <w:r>
        <w:t>or iwn?</w:t>
      </w:r>
    </w:p>
  </w:comment>
  <w:comment w:id="659" w:author="Windows User" w:date="2015-10-30T08:56:00Z" w:initials="BS">
    <w:p w14:paraId="49777AD4" w14:textId="77777777" w:rsidR="00B31899" w:rsidRDefault="00B31899" w:rsidP="00E35F1F">
      <w:pPr>
        <w:pStyle w:val="CommentText"/>
      </w:pPr>
      <w:r>
        <w:rPr>
          <w:rStyle w:val="CommentReference"/>
        </w:rPr>
        <w:annotationRef/>
      </w:r>
      <w:r>
        <w:t>this order better or worse?</w:t>
      </w:r>
    </w:p>
  </w:comment>
  <w:comment w:id="660" w:author="Windows User" w:date="2015-10-30T08:56:00Z" w:initials="BS">
    <w:p w14:paraId="07AFF474" w14:textId="77777777" w:rsidR="00B31899" w:rsidRDefault="00B31899" w:rsidP="00E35F1F">
      <w:pPr>
        <w:pStyle w:val="CommentText"/>
      </w:pPr>
      <w:r>
        <w:rPr>
          <w:rStyle w:val="CommentReference"/>
        </w:rPr>
        <w:annotationRef/>
      </w:r>
      <w:r>
        <w:t>I think upon should stay here</w:t>
      </w:r>
    </w:p>
  </w:comment>
  <w:comment w:id="661" w:author="Windows User" w:date="2015-10-30T08:56:00Z" w:initials="BS">
    <w:p w14:paraId="0441CD07" w14:textId="77777777" w:rsidR="00B31899" w:rsidRDefault="00B31899" w:rsidP="00E35F1F">
      <w:pPr>
        <w:pStyle w:val="CommentText"/>
      </w:pPr>
      <w:r>
        <w:rPr>
          <w:rStyle w:val="CommentReference"/>
        </w:rPr>
        <w:annotationRef/>
      </w:r>
      <w:r>
        <w:t>exalt or magnify?</w:t>
      </w:r>
    </w:p>
  </w:comment>
  <w:comment w:id="662" w:author="Windows User" w:date="2015-10-30T08:56:00Z" w:initials="BS">
    <w:p w14:paraId="6B633293" w14:textId="77777777" w:rsidR="00B31899" w:rsidRDefault="00B31899" w:rsidP="00E35F1F">
      <w:pPr>
        <w:pStyle w:val="CommentText"/>
      </w:pPr>
      <w:r>
        <w:rPr>
          <w:rStyle w:val="CommentReference"/>
        </w:rPr>
        <w:annotationRef/>
      </w:r>
      <w:r>
        <w:t>or iwn?</w:t>
      </w:r>
    </w:p>
  </w:comment>
  <w:comment w:id="670" w:author="Windows User" w:date="2015-10-30T08:56:00Z" w:initials="BS">
    <w:p w14:paraId="5798119C" w14:textId="77777777" w:rsidR="00B31899" w:rsidRDefault="00B31899"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B31899" w:rsidRDefault="00B31899"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B31899" w:rsidRDefault="00B31899"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B31899" w:rsidRDefault="00B31899"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B31899" w:rsidRDefault="00B31899" w:rsidP="00E35F1F">
      <w:pPr>
        <w:pStyle w:val="CommentText"/>
      </w:pPr>
      <w:r>
        <w:rPr>
          <w:rStyle w:val="CommentReference"/>
        </w:rPr>
        <w:annotationRef/>
      </w:r>
      <w:r>
        <w:t>exalt or magnify?</w:t>
      </w:r>
    </w:p>
  </w:comment>
  <w:comment w:id="675" w:author="Windows User" w:date="2015-10-30T08:56:00Z" w:initials="BS">
    <w:p w14:paraId="6604F03B" w14:textId="77777777" w:rsidR="00B31899" w:rsidRDefault="00B31899" w:rsidP="00E35F1F">
      <w:pPr>
        <w:pStyle w:val="CommentText"/>
      </w:pPr>
      <w:r>
        <w:rPr>
          <w:rStyle w:val="CommentReference"/>
        </w:rPr>
        <w:annotationRef/>
      </w:r>
      <w:r>
        <w:t>or iwn?</w:t>
      </w:r>
    </w:p>
  </w:comment>
  <w:comment w:id="679" w:author="Windows User" w:date="2015-10-30T08:56:00Z" w:initials="BS">
    <w:p w14:paraId="6680EED5" w14:textId="77777777" w:rsidR="00B31899" w:rsidRDefault="00B31899" w:rsidP="00E35F1F">
      <w:pPr>
        <w:pStyle w:val="CommentText"/>
      </w:pPr>
      <w:r>
        <w:rPr>
          <w:rStyle w:val="CommentReference"/>
        </w:rPr>
        <w:annotationRef/>
      </w:r>
      <w:r>
        <w:t>does this work?</w:t>
      </w:r>
    </w:p>
  </w:comment>
  <w:comment w:id="680" w:author="Windows User" w:date="2015-10-30T08:56:00Z" w:initials="BS">
    <w:p w14:paraId="7B5754B1" w14:textId="77777777" w:rsidR="00B31899" w:rsidRDefault="00B31899" w:rsidP="00E35F1F">
      <w:pPr>
        <w:pStyle w:val="CommentText"/>
      </w:pPr>
      <w:r>
        <w:rPr>
          <w:rStyle w:val="CommentReference"/>
        </w:rPr>
        <w:annotationRef/>
      </w:r>
      <w:r>
        <w:t>is this right?</w:t>
      </w:r>
    </w:p>
  </w:comment>
  <w:comment w:id="681" w:author="Windows User" w:date="2015-10-30T08:56:00Z" w:initials="BS">
    <w:p w14:paraId="6058F90B" w14:textId="77777777" w:rsidR="00B31899" w:rsidRDefault="00B31899" w:rsidP="00E35F1F">
      <w:pPr>
        <w:pStyle w:val="CommentText"/>
      </w:pPr>
      <w:r>
        <w:rPr>
          <w:rStyle w:val="CommentReference"/>
        </w:rPr>
        <w:annotationRef/>
      </w:r>
      <w:r>
        <w:t>?</w:t>
      </w:r>
    </w:p>
  </w:comment>
  <w:comment w:id="682" w:author="Windows User" w:date="2015-10-30T08:56:00Z" w:initials="BS">
    <w:p w14:paraId="505706D1" w14:textId="77777777" w:rsidR="00B31899" w:rsidRDefault="00B31899" w:rsidP="00E35F1F">
      <w:pPr>
        <w:pStyle w:val="CommentText"/>
      </w:pPr>
      <w:r>
        <w:rPr>
          <w:rStyle w:val="CommentReference"/>
        </w:rPr>
        <w:annotationRef/>
      </w:r>
      <w:r>
        <w:t>about or to?</w:t>
      </w:r>
    </w:p>
  </w:comment>
  <w:comment w:id="683" w:author="Windows User" w:date="2015-10-30T08:56:00Z" w:initials="BS">
    <w:p w14:paraId="35AD6860" w14:textId="77777777" w:rsidR="00B31899" w:rsidRDefault="00B31899" w:rsidP="00E35F1F">
      <w:pPr>
        <w:pStyle w:val="CommentText"/>
      </w:pPr>
      <w:r>
        <w:rPr>
          <w:rStyle w:val="CommentReference"/>
        </w:rPr>
        <w:annotationRef/>
      </w:r>
      <w:r>
        <w:t>proclaim or cry?</w:t>
      </w:r>
    </w:p>
  </w:comment>
  <w:comment w:id="684" w:author="Windows User" w:date="2015-10-30T08:56:00Z" w:initials="BS">
    <w:p w14:paraId="588A0CA8" w14:textId="77777777" w:rsidR="00B31899" w:rsidRDefault="00B31899" w:rsidP="00E35F1F">
      <w:pPr>
        <w:pStyle w:val="CommentText"/>
      </w:pPr>
      <w:r>
        <w:rPr>
          <w:rStyle w:val="CommentReference"/>
        </w:rPr>
        <w:annotationRef/>
      </w:r>
      <w:r>
        <w:t>??</w:t>
      </w:r>
    </w:p>
  </w:comment>
  <w:comment w:id="685" w:author="Windows User" w:date="2015-10-30T08:56:00Z" w:initials="BS">
    <w:p w14:paraId="43146472" w14:textId="77777777" w:rsidR="00B31899" w:rsidRDefault="00B31899" w:rsidP="00E35F1F">
      <w:pPr>
        <w:pStyle w:val="CommentText"/>
      </w:pPr>
      <w:r>
        <w:rPr>
          <w:rStyle w:val="CommentReference"/>
        </w:rPr>
        <w:annotationRef/>
      </w:r>
      <w:r>
        <w:t>just?</w:t>
      </w:r>
    </w:p>
  </w:comment>
  <w:comment w:id="686" w:author="Windows User" w:date="2015-10-30T08:56:00Z" w:initials="BS">
    <w:p w14:paraId="005E33F9" w14:textId="77777777" w:rsidR="00B31899" w:rsidRDefault="00B31899" w:rsidP="00E35F1F">
      <w:pPr>
        <w:pStyle w:val="CommentText"/>
      </w:pPr>
      <w:r>
        <w:rPr>
          <w:rStyle w:val="CommentReference"/>
        </w:rPr>
        <w:annotationRef/>
      </w:r>
      <w:r>
        <w:t>chaste or meek?</w:t>
      </w:r>
    </w:p>
  </w:comment>
  <w:comment w:id="687" w:author="Windows User" w:date="2015-10-30T08:56:00Z" w:initials="BS">
    <w:p w14:paraId="38FC80AB" w14:textId="77777777" w:rsidR="00B31899" w:rsidRDefault="00B31899" w:rsidP="00E35F1F">
      <w:pPr>
        <w:pStyle w:val="CommentText"/>
      </w:pPr>
      <w:r>
        <w:rPr>
          <w:rStyle w:val="CommentReference"/>
        </w:rPr>
        <w:annotationRef/>
      </w:r>
      <w:r>
        <w:t>St. Isaac? Holy issac?</w:t>
      </w:r>
    </w:p>
  </w:comment>
  <w:comment w:id="688" w:author="Windows User" w:date="2015-10-30T08:56:00Z" w:initials="BS">
    <w:p w14:paraId="49E0F637" w14:textId="77777777" w:rsidR="00B31899" w:rsidRDefault="00B31899" w:rsidP="00E35F1F">
      <w:pPr>
        <w:pStyle w:val="CommentText"/>
      </w:pPr>
      <w:r>
        <w:rPr>
          <w:rStyle w:val="CommentReference"/>
        </w:rPr>
        <w:annotationRef/>
      </w:r>
      <w:r>
        <w:t>ten thousand time?</w:t>
      </w:r>
    </w:p>
  </w:comment>
  <w:comment w:id="689" w:author="Windows User" w:date="2015-10-30T08:56:00Z" w:initials="BS">
    <w:p w14:paraId="565278E4" w14:textId="77777777" w:rsidR="00B31899" w:rsidRDefault="00B31899"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B31899" w:rsidRDefault="00B31899" w:rsidP="00E35F1F">
      <w:pPr>
        <w:pStyle w:val="CommentText"/>
      </w:pPr>
      <w:r>
        <w:rPr>
          <w:rStyle w:val="CommentReference"/>
        </w:rPr>
        <w:annotationRef/>
      </w:r>
      <w:r>
        <w:t>honour or pride?</w:t>
      </w:r>
    </w:p>
  </w:comment>
  <w:comment w:id="691" w:author="Windows User" w:date="2015-10-30T08:56:00Z" w:initials="BS">
    <w:p w14:paraId="28840E47" w14:textId="77777777" w:rsidR="00B31899" w:rsidRDefault="00B31899" w:rsidP="00E35F1F">
      <w:pPr>
        <w:pStyle w:val="CommentText"/>
      </w:pPr>
      <w:r>
        <w:rPr>
          <w:rStyle w:val="CommentReference"/>
        </w:rPr>
        <w:annotationRef/>
      </w:r>
      <w:r>
        <w:t>spouse or friend???</w:t>
      </w:r>
    </w:p>
  </w:comment>
  <w:comment w:id="692" w:author="Windows User" w:date="2015-10-30T08:56:00Z" w:initials="BS">
    <w:p w14:paraId="6D247103" w14:textId="77777777" w:rsidR="00B31899" w:rsidRDefault="00B31899"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B31899" w:rsidRDefault="00B31899"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B31899" w:rsidRDefault="00B31899"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B31899" w:rsidRDefault="00B31899"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B31899" w:rsidRDefault="00B31899"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B31899" w:rsidRDefault="00B31899" w:rsidP="00E35F1F">
      <w:pPr>
        <w:pStyle w:val="CommentText"/>
      </w:pPr>
      <w:r>
        <w:rPr>
          <w:rStyle w:val="CommentReference"/>
        </w:rPr>
        <w:annotationRef/>
      </w:r>
      <w:r>
        <w:t>Are more honoured?</w:t>
      </w:r>
    </w:p>
  </w:comment>
  <w:comment w:id="704" w:author="Windows User" w:date="2015-10-30T08:56:00Z" w:initials="WU">
    <w:p w14:paraId="38104BB5" w14:textId="77777777" w:rsidR="00B31899" w:rsidRDefault="00B31899"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B31899" w:rsidRDefault="00B31899"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B31899" w:rsidRDefault="00B31899"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B31899" w:rsidRDefault="00B31899" w:rsidP="00E35F1F">
      <w:pPr>
        <w:pStyle w:val="CommentText"/>
      </w:pPr>
      <w:r>
        <w:rPr>
          <w:rStyle w:val="CommentReference"/>
        </w:rPr>
        <w:annotationRef/>
      </w:r>
      <w:r>
        <w:t>The Virgin Mary?</w:t>
      </w:r>
    </w:p>
  </w:comment>
  <w:comment w:id="717" w:author="Windows User" w:date="2015-10-30T08:56:00Z" w:initials="WU">
    <w:p w14:paraId="104BFD73" w14:textId="77777777" w:rsidR="00B31899" w:rsidRDefault="00B31899"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B31899" w:rsidRDefault="00B31899"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B31899" w:rsidRDefault="00B31899" w:rsidP="00E35F1F">
      <w:pPr>
        <w:pStyle w:val="CommentText"/>
      </w:pPr>
      <w:r>
        <w:rPr>
          <w:rStyle w:val="CommentReference"/>
        </w:rPr>
        <w:annotationRef/>
      </w:r>
      <w:r>
        <w:t>Not lampstand?</w:t>
      </w:r>
    </w:p>
  </w:comment>
  <w:comment w:id="723" w:author="Windows User" w:date="2015-10-30T08:56:00Z" w:initials="WU">
    <w:p w14:paraId="71035455" w14:textId="77777777" w:rsidR="00B31899" w:rsidRDefault="00B31899"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B31899" w:rsidRDefault="00B31899"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B31899" w:rsidRDefault="00B31899" w:rsidP="00E35F1F">
      <w:pPr>
        <w:pStyle w:val="CommentText"/>
      </w:pPr>
      <w:r>
        <w:rPr>
          <w:rStyle w:val="CommentReference"/>
        </w:rPr>
        <w:annotationRef/>
      </w:r>
      <w:r>
        <w:t>Tense(s) of this vs?</w:t>
      </w:r>
    </w:p>
  </w:comment>
  <w:comment w:id="729" w:author="Windows User" w:date="2015-10-30T08:56:00Z" w:initials="WU">
    <w:p w14:paraId="596EE3A5" w14:textId="77777777" w:rsidR="00B31899" w:rsidRDefault="00B31899"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B31899" w:rsidRPr="00FA5B8C" w:rsidRDefault="00B31899"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B31899" w:rsidRDefault="00B31899"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B31899" w:rsidRDefault="00B31899"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B31899" w:rsidRDefault="00B31899" w:rsidP="00E35F1F">
      <w:pPr>
        <w:pStyle w:val="CommentText"/>
      </w:pPr>
      <w:r>
        <w:rPr>
          <w:rStyle w:val="CommentReference"/>
        </w:rPr>
        <w:annotationRef/>
      </w:r>
      <w:r>
        <w:t>Care or concern?</w:t>
      </w:r>
    </w:p>
  </w:comment>
  <w:comment w:id="743" w:author="Windows User" w:date="2015-10-30T08:56:00Z" w:initials="WU">
    <w:p w14:paraId="78E58888" w14:textId="77777777" w:rsidR="00B31899" w:rsidRDefault="00B31899"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B31899" w:rsidRDefault="00B31899" w:rsidP="00E35F1F">
      <w:pPr>
        <w:pStyle w:val="CommentText"/>
      </w:pPr>
      <w:r>
        <w:rPr>
          <w:rStyle w:val="CommentReference"/>
        </w:rPr>
        <w:annotationRef/>
      </w:r>
      <w:r>
        <w:t>Exceedingly? Too? So?</w:t>
      </w:r>
    </w:p>
  </w:comment>
  <w:comment w:id="753" w:author="Windows User" w:date="2015-10-30T08:56:00Z" w:initials="WU">
    <w:p w14:paraId="44897493" w14:textId="77777777" w:rsidR="00B31899" w:rsidRDefault="00B31899" w:rsidP="00E35F1F">
      <w:pPr>
        <w:pStyle w:val="CommentText"/>
      </w:pPr>
      <w:r>
        <w:rPr>
          <w:rStyle w:val="CommentReference"/>
        </w:rPr>
        <w:annotationRef/>
      </w:r>
      <w:r>
        <w:t>Count or heed?</w:t>
      </w:r>
    </w:p>
  </w:comment>
  <w:comment w:id="754" w:author="Windows User" w:date="2015-10-30T08:56:00Z" w:initials="WU">
    <w:p w14:paraId="6849FDD2" w14:textId="77777777" w:rsidR="00B31899" w:rsidRDefault="00B31899" w:rsidP="00E35F1F">
      <w:pPr>
        <w:pStyle w:val="CommentText"/>
      </w:pPr>
      <w:r>
        <w:rPr>
          <w:rStyle w:val="CommentReference"/>
        </w:rPr>
        <w:annotationRef/>
      </w:r>
      <w:r>
        <w:t>Ramez, I or me?</w:t>
      </w:r>
    </w:p>
  </w:comment>
  <w:comment w:id="755" w:author="Windows User" w:date="2015-10-30T08:56:00Z" w:initials="WU">
    <w:p w14:paraId="799B59FF" w14:textId="77777777" w:rsidR="00B31899" w:rsidRDefault="00B31899"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B31899" w:rsidRDefault="00B31899"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B31899" w:rsidRDefault="00B31899" w:rsidP="00E35F1F">
      <w:pPr>
        <w:pStyle w:val="CommentText"/>
      </w:pPr>
      <w:r>
        <w:rPr>
          <w:rStyle w:val="CommentReference"/>
        </w:rPr>
        <w:annotationRef/>
      </w:r>
      <w:r>
        <w:t>Kind-hearted or merciful?</w:t>
      </w:r>
    </w:p>
  </w:comment>
  <w:comment w:id="758" w:author="Windows User" w:date="2015-10-30T08:56:00Z" w:initials="WU">
    <w:p w14:paraId="1370FE87" w14:textId="77777777" w:rsidR="00B31899" w:rsidRDefault="00B31899" w:rsidP="00E35F1F">
      <w:pPr>
        <w:pStyle w:val="CommentText"/>
      </w:pPr>
      <w:r>
        <w:rPr>
          <w:rStyle w:val="CommentReference"/>
        </w:rPr>
        <w:annotationRef/>
      </w:r>
      <w:r>
        <w:t>Compassions or tender mercies?</w:t>
      </w:r>
    </w:p>
  </w:comment>
  <w:comment w:id="759" w:author="Windows User" w:date="2015-10-30T08:56:00Z" w:initials="WU">
    <w:p w14:paraId="70E14B72" w14:textId="77777777" w:rsidR="00B31899" w:rsidRDefault="00B31899" w:rsidP="00E35F1F">
      <w:pPr>
        <w:pStyle w:val="CommentText"/>
      </w:pPr>
      <w:r>
        <w:rPr>
          <w:rStyle w:val="CommentReference"/>
        </w:rPr>
        <w:annotationRef/>
      </w:r>
      <w:r>
        <w:t>May He or that He may</w:t>
      </w:r>
    </w:p>
  </w:comment>
  <w:comment w:id="771" w:author="Windows User" w:date="2015-10-30T08:56:00Z" w:initials="BS">
    <w:p w14:paraId="1CD83694" w14:textId="77777777" w:rsidR="00B31899" w:rsidRDefault="00B31899" w:rsidP="00E35F1F">
      <w:pPr>
        <w:pStyle w:val="CommentText"/>
      </w:pPr>
      <w:r>
        <w:rPr>
          <w:rStyle w:val="CommentReference"/>
        </w:rPr>
        <w:annotationRef/>
      </w:r>
      <w:r>
        <w:t>very greatly is redundant...</w:t>
      </w:r>
    </w:p>
  </w:comment>
  <w:comment w:id="772" w:author="Windows User" w:date="2015-10-30T08:56:00Z" w:initials="BS">
    <w:p w14:paraId="2DB29619" w14:textId="77777777" w:rsidR="00B31899" w:rsidRDefault="00B31899" w:rsidP="00E35F1F">
      <w:pPr>
        <w:pStyle w:val="CommentText"/>
      </w:pPr>
      <w:r>
        <w:rPr>
          <w:rStyle w:val="CommentReference"/>
        </w:rPr>
        <w:annotationRef/>
      </w:r>
      <w:r>
        <w:t>above? in?</w:t>
      </w:r>
    </w:p>
  </w:comment>
  <w:comment w:id="773" w:author="Windows User" w:date="2015-10-30T08:56:00Z" w:initials="BS">
    <w:p w14:paraId="3734F7C0" w14:textId="77777777" w:rsidR="00B31899" w:rsidRDefault="00B31899"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B31899" w:rsidRDefault="00B31899" w:rsidP="00E35F1F">
      <w:pPr>
        <w:pStyle w:val="CommentText"/>
      </w:pPr>
      <w:r>
        <w:rPr>
          <w:rStyle w:val="CommentReference"/>
        </w:rPr>
        <w:annotationRef/>
      </w:r>
      <w:r>
        <w:t>mediated or put into practice?</w:t>
      </w:r>
    </w:p>
  </w:comment>
  <w:comment w:id="775" w:author="Windows User" w:date="2015-10-30T08:56:00Z" w:initials="BS">
    <w:p w14:paraId="6417B5A7" w14:textId="77777777" w:rsidR="00B31899" w:rsidRDefault="00B31899"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B31899" w:rsidRDefault="00B31899"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B31899" w:rsidRDefault="00B31899" w:rsidP="00E35F1F">
      <w:pPr>
        <w:pStyle w:val="CommentText"/>
      </w:pPr>
      <w:r>
        <w:rPr>
          <w:rStyle w:val="CommentReference"/>
        </w:rPr>
        <w:annotationRef/>
      </w:r>
      <w:r>
        <w:t>thoughts or senses?</w:t>
      </w:r>
    </w:p>
  </w:comment>
  <w:comment w:id="778" w:author="Windows User" w:date="2015-10-30T08:56:00Z" w:initials="BS">
    <w:p w14:paraId="5092C47C" w14:textId="77777777" w:rsidR="00B31899" w:rsidRDefault="00B31899" w:rsidP="00E35F1F">
      <w:pPr>
        <w:pStyle w:val="CommentText"/>
      </w:pPr>
      <w:r>
        <w:rPr>
          <w:rStyle w:val="CommentReference"/>
        </w:rPr>
        <w:annotationRef/>
      </w:r>
      <w:r>
        <w:t>lay? set? cast?</w:t>
      </w:r>
    </w:p>
  </w:comment>
  <w:comment w:id="779" w:author="Windows User" w:date="2015-10-30T08:56:00Z" w:initials="BS">
    <w:p w14:paraId="2988A4E9" w14:textId="77777777" w:rsidR="00B31899" w:rsidRDefault="00B31899"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B31899" w:rsidRDefault="00B31899" w:rsidP="00E35F1F">
      <w:pPr>
        <w:pStyle w:val="CommentText"/>
      </w:pPr>
      <w:r>
        <w:rPr>
          <w:rStyle w:val="CommentReference"/>
        </w:rPr>
        <w:annotationRef/>
      </w:r>
      <w:r>
        <w:t>types?</w:t>
      </w:r>
    </w:p>
  </w:comment>
  <w:comment w:id="789" w:author="Windows User" w:date="2015-10-30T08:56:00Z" w:initials="BS">
    <w:p w14:paraId="6A283326" w14:textId="77777777" w:rsidR="00B31899" w:rsidRDefault="00B31899"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B31899" w:rsidRDefault="00B31899" w:rsidP="00E35F1F">
      <w:pPr>
        <w:pStyle w:val="CommentText"/>
      </w:pPr>
      <w:r>
        <w:rPr>
          <w:rStyle w:val="CommentReference"/>
        </w:rPr>
        <w:annotationRef/>
      </w:r>
      <w:r>
        <w:t>risen, or shone?</w:t>
      </w:r>
    </w:p>
  </w:comment>
  <w:comment w:id="797" w:author="Windows User" w:date="2015-10-30T08:56:00Z" w:initials="BS">
    <w:p w14:paraId="4B4155FC" w14:textId="77777777" w:rsidR="00B31899" w:rsidRDefault="00B31899" w:rsidP="00E35F1F">
      <w:pPr>
        <w:pStyle w:val="CommentText"/>
      </w:pPr>
      <w:r>
        <w:rPr>
          <w:rStyle w:val="CommentReference"/>
        </w:rPr>
        <w:annotationRef/>
      </w:r>
      <w:r>
        <w:t>cap?</w:t>
      </w:r>
    </w:p>
  </w:comment>
  <w:comment w:id="798" w:author="Windows User" w:date="2015-10-30T08:56:00Z" w:initials="BS">
    <w:p w14:paraId="248C83A2" w14:textId="77777777" w:rsidR="00B31899" w:rsidRDefault="00B31899" w:rsidP="00E35F1F">
      <w:pPr>
        <w:pStyle w:val="CommentText"/>
      </w:pPr>
      <w:r>
        <w:rPr>
          <w:rStyle w:val="CommentReference"/>
        </w:rPr>
        <w:annotationRef/>
      </w:r>
      <w:r>
        <w:t>save? redeem?</w:t>
      </w:r>
    </w:p>
  </w:comment>
  <w:comment w:id="802" w:author="Windows User" w:date="2015-11-02T09:17:00Z" w:initials="BS">
    <w:p w14:paraId="3DA2A496" w14:textId="77777777" w:rsidR="00B31899" w:rsidRDefault="00B31899"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B31899" w:rsidRDefault="00B31899" w:rsidP="00E35F1F">
      <w:pPr>
        <w:pStyle w:val="CommentText"/>
      </w:pPr>
      <w:r>
        <w:rPr>
          <w:rStyle w:val="CommentReference"/>
        </w:rPr>
        <w:annotationRef/>
      </w:r>
      <w:r>
        <w:t>or should " be down here</w:t>
      </w:r>
    </w:p>
  </w:comment>
  <w:comment w:id="807" w:author="Windows User" w:date="2015-10-30T08:56:00Z" w:initials="BS">
    <w:p w14:paraId="061FF9BB" w14:textId="77777777" w:rsidR="00B31899" w:rsidRDefault="00B31899"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B31899" w:rsidRDefault="00B31899"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B31899" w:rsidRDefault="00B31899"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B31899" w:rsidRDefault="00B31899"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B31899" w:rsidRDefault="00B31899" w:rsidP="00E35F1F">
      <w:pPr>
        <w:pStyle w:val="CommentText"/>
      </w:pPr>
      <w:r>
        <w:rPr>
          <w:rStyle w:val="CommentReference"/>
        </w:rPr>
        <w:annotationRef/>
      </w:r>
      <w:r>
        <w:t>dividing wall?</w:t>
      </w:r>
    </w:p>
  </w:comment>
  <w:comment w:id="824" w:author="Windows User" w:date="2015-10-30T08:56:00Z" w:initials="BS">
    <w:p w14:paraId="0BDB9E8A" w14:textId="77777777" w:rsidR="00B31899" w:rsidRDefault="00B31899"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B31899" w:rsidRDefault="00B31899"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B31899" w:rsidRDefault="00B31899"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B31899" w:rsidRDefault="00B31899"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B31899" w:rsidRDefault="00B31899"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B31899" w:rsidRDefault="00B31899" w:rsidP="00E35F1F">
      <w:pPr>
        <w:pStyle w:val="CommentText"/>
      </w:pPr>
      <w:r>
        <w:rPr>
          <w:rStyle w:val="CommentReference"/>
        </w:rPr>
        <w:annotationRef/>
      </w:r>
      <w:r>
        <w:t>or "sining"?</w:t>
      </w:r>
    </w:p>
  </w:comment>
  <w:comment w:id="834" w:author="Windows User" w:date="2015-10-30T08:56:00Z" w:initials="BS">
    <w:p w14:paraId="1CF8EF29" w14:textId="77777777" w:rsidR="00B31899" w:rsidRDefault="00B31899"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B31899" w:rsidRDefault="00B31899"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B31899" w:rsidRDefault="00B31899"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B31899" w:rsidRDefault="00B31899"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B31899" w:rsidRDefault="00B31899"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B31899" w:rsidRDefault="00B31899"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B31899" w:rsidRDefault="00B31899" w:rsidP="00E35F1F">
      <w:pPr>
        <w:pStyle w:val="CommentText"/>
      </w:pPr>
      <w:r>
        <w:rPr>
          <w:rStyle w:val="CommentReference"/>
        </w:rPr>
        <w:annotationRef/>
      </w:r>
      <w:r>
        <w:t>Received or bought?</w:t>
      </w:r>
    </w:p>
  </w:comment>
  <w:comment w:id="872" w:author="Brett Slote" w:date="2015-10-30T08:56:00Z" w:initials="BS">
    <w:p w14:paraId="705AFE6E" w14:textId="77777777" w:rsidR="00B31899" w:rsidRDefault="00B31899"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B31899" w:rsidRDefault="00B31899" w:rsidP="00E35F1F">
      <w:pPr>
        <w:pStyle w:val="CommentText"/>
      </w:pPr>
      <w:r>
        <w:rPr>
          <w:rStyle w:val="CommentReference"/>
        </w:rPr>
        <w:annotationRef/>
      </w:r>
      <w:r>
        <w:t>Uncircumscript?</w:t>
      </w:r>
    </w:p>
  </w:comment>
  <w:comment w:id="878" w:author="Brett Slote" w:date="2015-10-30T08:56:00Z" w:initials="BS">
    <w:p w14:paraId="39A4B3F9" w14:textId="77777777" w:rsidR="00B31899" w:rsidRDefault="00B31899" w:rsidP="00E35F1F">
      <w:pPr>
        <w:pStyle w:val="CommentText"/>
      </w:pPr>
      <w:r>
        <w:rPr>
          <w:rStyle w:val="CommentReference"/>
        </w:rPr>
        <w:annotationRef/>
      </w:r>
      <w:r>
        <w:t>Orthodox?</w:t>
      </w:r>
    </w:p>
  </w:comment>
  <w:comment w:id="879" w:author="Brett Slote" w:date="2015-10-30T08:56:00Z" w:initials="BS">
    <w:p w14:paraId="7E993A49" w14:textId="77777777" w:rsidR="00B31899" w:rsidRDefault="00B31899" w:rsidP="00E35F1F">
      <w:pPr>
        <w:pStyle w:val="CommentText"/>
      </w:pPr>
      <w:r>
        <w:rPr>
          <w:rStyle w:val="CommentReference"/>
        </w:rPr>
        <w:annotationRef/>
      </w:r>
      <w:r>
        <w:t>Faith?</w:t>
      </w:r>
    </w:p>
  </w:comment>
  <w:comment w:id="882" w:author="Brett Slote" w:date="2015-10-30T08:56:00Z" w:initials="BS">
    <w:p w14:paraId="575DF2C3" w14:textId="77777777" w:rsidR="00B31899" w:rsidRDefault="00B31899" w:rsidP="00E35F1F">
      <w:pPr>
        <w:pStyle w:val="CommentText"/>
      </w:pPr>
      <w:r>
        <w:rPr>
          <w:rStyle w:val="CommentReference"/>
        </w:rPr>
        <w:annotationRef/>
      </w:r>
      <w:r>
        <w:t>Need a consistent policy</w:t>
      </w:r>
    </w:p>
  </w:comment>
  <w:comment w:id="886" w:author="Brett Slote" w:date="2015-10-30T08:56:00Z" w:initials="BS">
    <w:p w14:paraId="4A370093" w14:textId="77777777" w:rsidR="00B31899" w:rsidRDefault="00B31899" w:rsidP="00E35F1F">
      <w:pPr>
        <w:pStyle w:val="CommentText"/>
      </w:pPr>
      <w:r>
        <w:rPr>
          <w:rStyle w:val="CommentReference"/>
        </w:rPr>
        <w:annotationRef/>
      </w:r>
      <w:r>
        <w:t>Ramez, He or Him?</w:t>
      </w:r>
    </w:p>
  </w:comment>
  <w:comment w:id="887" w:author="Brett Slote" w:date="2015-10-30T08:56:00Z" w:initials="BS">
    <w:p w14:paraId="3B1DEA29" w14:textId="77777777" w:rsidR="00B31899" w:rsidRDefault="00B31899" w:rsidP="00E35F1F">
      <w:pPr>
        <w:pStyle w:val="CommentText"/>
      </w:pPr>
      <w:r>
        <w:rPr>
          <w:rStyle w:val="CommentReference"/>
        </w:rPr>
        <w:annotationRef/>
      </w:r>
      <w:r>
        <w:t>On? By?</w:t>
      </w:r>
    </w:p>
  </w:comment>
  <w:comment w:id="888" w:author="Windows User" w:date="2015-11-21T13:15:00Z" w:initials="WU">
    <w:p w14:paraId="05ACE9CF" w14:textId="77777777" w:rsidR="00B31899" w:rsidRDefault="00B31899" w:rsidP="00E35F1F">
      <w:pPr>
        <w:pStyle w:val="CommentText"/>
      </w:pPr>
      <w:r>
        <w:rPr>
          <w:rStyle w:val="CommentReference"/>
        </w:rPr>
        <w:annotationRef/>
      </w:r>
      <w:r>
        <w:t>check</w:t>
      </w:r>
    </w:p>
  </w:comment>
  <w:comment w:id="896" w:author="Windows User" w:date="2015-10-30T08:56:00Z" w:initials="BS">
    <w:p w14:paraId="5592658B" w14:textId="77777777" w:rsidR="00B31899" w:rsidRDefault="00B31899"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B31899" w:rsidRDefault="00B31899"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B31899" w:rsidRDefault="00B31899" w:rsidP="00E35F1F">
      <w:pPr>
        <w:pStyle w:val="CommentText"/>
      </w:pPr>
      <w:r>
        <w:rPr>
          <w:rStyle w:val="CommentReference"/>
        </w:rPr>
        <w:annotationRef/>
      </w:r>
      <w:r>
        <w:t>adjective? severe?</w:t>
      </w:r>
    </w:p>
  </w:comment>
  <w:comment w:id="907" w:author="Windows User" w:date="2015-11-21T13:15:00Z" w:initials="WU">
    <w:p w14:paraId="071C1D6C" w14:textId="77777777" w:rsidR="00B31899" w:rsidRDefault="00B31899" w:rsidP="00E35F1F">
      <w:pPr>
        <w:pStyle w:val="CommentText"/>
      </w:pPr>
      <w:r>
        <w:rPr>
          <w:rStyle w:val="CommentReference"/>
        </w:rPr>
        <w:annotationRef/>
      </w:r>
      <w:r>
        <w:t>check</w:t>
      </w:r>
    </w:p>
  </w:comment>
  <w:comment w:id="909" w:author="Windows User" w:date="2015-10-30T08:56:00Z" w:initials="BS">
    <w:p w14:paraId="5CA1796C" w14:textId="77777777" w:rsidR="00B31899" w:rsidRDefault="00B31899" w:rsidP="00E35F1F">
      <w:pPr>
        <w:pStyle w:val="CommentText"/>
      </w:pPr>
      <w:r>
        <w:rPr>
          <w:rStyle w:val="CommentReference"/>
        </w:rPr>
        <w:annotationRef/>
      </w:r>
      <w:r>
        <w:t>too literal?</w:t>
      </w:r>
    </w:p>
  </w:comment>
  <w:comment w:id="912" w:author="Windows User" w:date="2015-10-30T08:56:00Z" w:initials="BS">
    <w:p w14:paraId="39BBFF20" w14:textId="77777777" w:rsidR="00B31899" w:rsidRDefault="00B31899" w:rsidP="00E35F1F">
      <w:pPr>
        <w:pStyle w:val="CommentText"/>
      </w:pPr>
      <w:r>
        <w:rPr>
          <w:rStyle w:val="CommentReference"/>
        </w:rPr>
        <w:annotationRef/>
      </w:r>
      <w:r>
        <w:t>awkward</w:t>
      </w:r>
    </w:p>
  </w:comment>
  <w:comment w:id="913" w:author="Windows User" w:date="2015-10-30T08:56:00Z" w:initials="BS">
    <w:p w14:paraId="7C372EC3" w14:textId="77777777" w:rsidR="00B31899" w:rsidRDefault="00B31899"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B31899" w:rsidRDefault="00B31899" w:rsidP="00E35F1F">
      <w:pPr>
        <w:pStyle w:val="CommentText"/>
      </w:pPr>
      <w:r>
        <w:rPr>
          <w:rStyle w:val="CommentReference"/>
        </w:rPr>
        <w:annotationRef/>
      </w:r>
      <w:r>
        <w:t>awkward</w:t>
      </w:r>
    </w:p>
  </w:comment>
  <w:comment w:id="916" w:author="Windows User" w:date="2015-10-30T08:56:00Z" w:initials="BS">
    <w:p w14:paraId="512D6CE2" w14:textId="77777777" w:rsidR="00B31899" w:rsidRDefault="00B31899" w:rsidP="00E35F1F">
      <w:pPr>
        <w:pStyle w:val="CommentText"/>
      </w:pPr>
      <w:r>
        <w:rPr>
          <w:rStyle w:val="CommentReference"/>
        </w:rPr>
        <w:annotationRef/>
      </w:r>
      <w:r>
        <w:t>terribly awkward</w:t>
      </w:r>
    </w:p>
  </w:comment>
  <w:comment w:id="917" w:author="Windows User" w:date="2015-11-21T13:16:00Z" w:initials="WU">
    <w:p w14:paraId="56B70852" w14:textId="77777777" w:rsidR="00B31899" w:rsidRDefault="00B31899" w:rsidP="00E35F1F">
      <w:pPr>
        <w:pStyle w:val="CommentText"/>
      </w:pPr>
      <w:r>
        <w:rPr>
          <w:rStyle w:val="CommentReference"/>
        </w:rPr>
        <w:annotationRef/>
      </w:r>
      <w:r>
        <w:t>check</w:t>
      </w:r>
    </w:p>
  </w:comment>
  <w:comment w:id="918" w:author="Windows User" w:date="2015-11-21T13:16:00Z" w:initials="WU">
    <w:p w14:paraId="46C7130C" w14:textId="77777777" w:rsidR="00B31899" w:rsidRDefault="00B31899" w:rsidP="00E35F1F">
      <w:pPr>
        <w:pStyle w:val="CommentText"/>
      </w:pPr>
      <w:r>
        <w:rPr>
          <w:rStyle w:val="CommentReference"/>
        </w:rPr>
        <w:annotationRef/>
      </w:r>
      <w:r>
        <w:t>check</w:t>
      </w:r>
    </w:p>
  </w:comment>
  <w:comment w:id="919" w:author="Windows User" w:date="2015-11-21T13:16:00Z" w:initials="WU">
    <w:p w14:paraId="5E32845B" w14:textId="77777777" w:rsidR="00B31899" w:rsidRDefault="00B31899" w:rsidP="00E35F1F">
      <w:pPr>
        <w:pStyle w:val="CommentText"/>
      </w:pPr>
      <w:r>
        <w:rPr>
          <w:rStyle w:val="CommentReference"/>
        </w:rPr>
        <w:annotationRef/>
      </w:r>
      <w:r>
        <w:t>check</w:t>
      </w:r>
    </w:p>
  </w:comment>
  <w:comment w:id="920" w:author="Windows User" w:date="2015-11-21T13:16:00Z" w:initials="WU">
    <w:p w14:paraId="530C7E75" w14:textId="77777777" w:rsidR="00B31899" w:rsidRDefault="00B31899" w:rsidP="00E35F1F">
      <w:pPr>
        <w:pStyle w:val="CommentText"/>
      </w:pPr>
      <w:r>
        <w:rPr>
          <w:rStyle w:val="CommentReference"/>
        </w:rPr>
        <w:annotationRef/>
      </w:r>
      <w:r>
        <w:t>check</w:t>
      </w:r>
    </w:p>
  </w:comment>
  <w:comment w:id="922" w:author="Windows User" w:date="2015-10-30T08:56:00Z" w:initials="BS">
    <w:p w14:paraId="215C41D2" w14:textId="77777777" w:rsidR="00B31899" w:rsidRDefault="00B31899" w:rsidP="00E35F1F">
      <w:pPr>
        <w:pStyle w:val="CommentText"/>
      </w:pPr>
      <w:r>
        <w:rPr>
          <w:rStyle w:val="CommentReference"/>
        </w:rPr>
        <w:annotationRef/>
      </w:r>
      <w:r>
        <w:t>sat?</w:t>
      </w:r>
    </w:p>
  </w:comment>
  <w:comment w:id="923" w:author="Windows User" w:date="2015-11-21T13:17:00Z" w:initials="WU">
    <w:p w14:paraId="6B55DDAB" w14:textId="77777777" w:rsidR="00B31899" w:rsidRDefault="00B31899" w:rsidP="00E35F1F">
      <w:pPr>
        <w:pStyle w:val="CommentText"/>
      </w:pPr>
      <w:r>
        <w:rPr>
          <w:rStyle w:val="CommentReference"/>
        </w:rPr>
        <w:annotationRef/>
      </w:r>
      <w:r>
        <w:t>check</w:t>
      </w:r>
    </w:p>
  </w:comment>
  <w:comment w:id="924" w:author="Windows User" w:date="2015-11-21T13:17:00Z" w:initials="WU">
    <w:p w14:paraId="5825D4CB" w14:textId="77777777" w:rsidR="00B31899" w:rsidRDefault="00B31899" w:rsidP="00E35F1F">
      <w:pPr>
        <w:pStyle w:val="CommentText"/>
      </w:pPr>
      <w:r>
        <w:rPr>
          <w:rStyle w:val="CommentReference"/>
        </w:rPr>
        <w:annotationRef/>
      </w:r>
      <w:r>
        <w:t>check</w:t>
      </w:r>
    </w:p>
  </w:comment>
  <w:comment w:id="927" w:author="Windows User" w:date="2015-10-30T08:56:00Z" w:initials="BS">
    <w:p w14:paraId="3E614A56" w14:textId="77777777" w:rsidR="00B31899" w:rsidRDefault="00B31899"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B31899" w:rsidRDefault="00B31899" w:rsidP="00E35F1F">
      <w:pPr>
        <w:pStyle w:val="CommentText"/>
      </w:pPr>
      <w:r>
        <w:rPr>
          <w:rStyle w:val="CommentReference"/>
        </w:rPr>
        <w:annotationRef/>
      </w:r>
      <w:r>
        <w:t>appearing?</w:t>
      </w:r>
    </w:p>
  </w:comment>
  <w:comment w:id="929" w:author="Windows User" w:date="2015-10-30T08:56:00Z" w:initials="BS">
    <w:p w14:paraId="4735348E" w14:textId="77777777" w:rsidR="00B31899" w:rsidRDefault="00B31899" w:rsidP="00E35F1F">
      <w:pPr>
        <w:pStyle w:val="CommentText"/>
      </w:pPr>
      <w:r>
        <w:rPr>
          <w:rStyle w:val="CommentReference"/>
        </w:rPr>
        <w:annotationRef/>
      </w:r>
      <w:r>
        <w:t>He</w:t>
      </w:r>
    </w:p>
  </w:comment>
  <w:comment w:id="936" w:author="Windows User" w:date="2015-10-30T08:56:00Z" w:initials="BS">
    <w:p w14:paraId="5F2DFD8E" w14:textId="77777777" w:rsidR="00B31899" w:rsidRDefault="00B31899"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B31899" w:rsidRDefault="00B31899" w:rsidP="00E35F1F">
      <w:pPr>
        <w:pStyle w:val="CommentText"/>
      </w:pPr>
      <w:r>
        <w:rPr>
          <w:rStyle w:val="CommentReference"/>
        </w:rPr>
        <w:annotationRef/>
      </w:r>
      <w:r>
        <w:t>For forty days</w:t>
      </w:r>
    </w:p>
  </w:comment>
  <w:comment w:id="938" w:author="Windows User" w:date="2015-10-30T08:56:00Z" w:initials="BS">
    <w:p w14:paraId="7D69D9EF" w14:textId="77777777" w:rsidR="00B31899" w:rsidRDefault="00B31899"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B31899" w:rsidRDefault="00B31899"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B31899" w:rsidRDefault="00B31899"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B31899" w:rsidRDefault="00B31899"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B31899" w:rsidRDefault="00B31899"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B31899" w:rsidRDefault="00B31899" w:rsidP="00E35F1F">
      <w:pPr>
        <w:pStyle w:val="CommentText"/>
      </w:pPr>
      <w:r>
        <w:rPr>
          <w:rStyle w:val="CommentReference"/>
        </w:rPr>
        <w:annotationRef/>
      </w:r>
      <w:r>
        <w:t>repeat quotes or contiguious?</w:t>
      </w:r>
    </w:p>
  </w:comment>
  <w:comment w:id="954" w:author="Windows User" w:date="2015-10-30T08:56:00Z" w:initials="BS">
    <w:p w14:paraId="29400B5B" w14:textId="77777777" w:rsidR="00B31899" w:rsidRDefault="00B31899" w:rsidP="00E35F1F">
      <w:pPr>
        <w:pStyle w:val="CommentText"/>
      </w:pPr>
      <w:r>
        <w:rPr>
          <w:rStyle w:val="CommentReference"/>
        </w:rPr>
        <w:annotationRef/>
      </w:r>
      <w:r>
        <w:t>in strength?</w:t>
      </w:r>
    </w:p>
  </w:comment>
  <w:comment w:id="955" w:author="Windows User" w:date="2015-10-30T08:56:00Z" w:initials="BS">
    <w:p w14:paraId="19007B27" w14:textId="77777777" w:rsidR="00B31899" w:rsidRDefault="00B31899"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B31899" w:rsidRDefault="00B31899" w:rsidP="00E35F1F">
      <w:pPr>
        <w:pStyle w:val="CommentText"/>
      </w:pPr>
      <w:r>
        <w:rPr>
          <w:rStyle w:val="CommentReference"/>
        </w:rPr>
        <w:annotationRef/>
      </w:r>
      <w:r>
        <w:t>theotokos, not mav em ef Nooti</w:t>
      </w:r>
    </w:p>
  </w:comment>
  <w:comment w:id="958" w:author="Windows User" w:date="2015-10-30T08:56:00Z" w:initials="BS">
    <w:p w14:paraId="72887F8D" w14:textId="77777777" w:rsidR="00B31899" w:rsidRDefault="00B31899" w:rsidP="00E35F1F">
      <w:pPr>
        <w:pStyle w:val="CommentText"/>
      </w:pPr>
      <w:r>
        <w:rPr>
          <w:rStyle w:val="CommentReference"/>
        </w:rPr>
        <w:annotationRef/>
      </w:r>
      <w:r>
        <w:t>in?</w:t>
      </w:r>
    </w:p>
  </w:comment>
  <w:comment w:id="960" w:author="Windows User" w:date="2015-10-30T08:56:00Z" w:initials="BS">
    <w:p w14:paraId="79923510" w14:textId="77777777" w:rsidR="00B31899" w:rsidRDefault="00B31899"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B31899" w:rsidRDefault="00B31899" w:rsidP="00E35F1F">
      <w:pPr>
        <w:pStyle w:val="CommentText"/>
      </w:pPr>
      <w:r>
        <w:rPr>
          <w:rStyle w:val="CommentReference"/>
        </w:rPr>
        <w:annotationRef/>
      </w:r>
      <w:r>
        <w:t>tense?</w:t>
      </w:r>
    </w:p>
  </w:comment>
  <w:comment w:id="963" w:author="Windows User" w:date="2015-10-30T08:56:00Z" w:initials="BS">
    <w:p w14:paraId="2626B3B0" w14:textId="77777777" w:rsidR="00B31899" w:rsidRDefault="00B31899" w:rsidP="00E35F1F">
      <w:pPr>
        <w:pStyle w:val="CommentText"/>
      </w:pPr>
      <w:r>
        <w:rPr>
          <w:rStyle w:val="CommentReference"/>
        </w:rPr>
        <w:annotationRef/>
      </w:r>
      <w:r>
        <w:t>too far for a pronoun</w:t>
      </w:r>
    </w:p>
  </w:comment>
  <w:comment w:id="964" w:author="Windows User" w:date="2015-10-30T08:56:00Z" w:initials="BS">
    <w:p w14:paraId="35C833E4" w14:textId="77777777" w:rsidR="00B31899" w:rsidRDefault="00B31899" w:rsidP="00E35F1F">
      <w:pPr>
        <w:pStyle w:val="CommentText"/>
      </w:pPr>
      <w:r>
        <w:rPr>
          <w:rStyle w:val="CommentReference"/>
        </w:rPr>
        <w:annotationRef/>
      </w:r>
      <w:r>
        <w:t>deemed or made?</w:t>
      </w:r>
    </w:p>
  </w:comment>
  <w:comment w:id="966" w:author="Windows User" w:date="2015-10-30T08:56:00Z" w:initials="BS">
    <w:p w14:paraId="5C7B7A35" w14:textId="77777777" w:rsidR="00B31899" w:rsidRDefault="00B31899"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B31899" w:rsidRDefault="00B31899" w:rsidP="00E35F1F">
      <w:pPr>
        <w:pStyle w:val="CommentText"/>
      </w:pPr>
      <w:r>
        <w:rPr>
          <w:rStyle w:val="CommentReference"/>
        </w:rPr>
        <w:annotationRef/>
      </w:r>
      <w:r>
        <w:t>rises or shines?</w:t>
      </w:r>
    </w:p>
  </w:comment>
  <w:comment w:id="971" w:author="Windows User" w:date="2015-10-30T08:56:00Z" w:initials="BS">
    <w:p w14:paraId="5671149C" w14:textId="77777777" w:rsidR="00B31899" w:rsidRDefault="00B31899" w:rsidP="00E35F1F">
      <w:pPr>
        <w:pStyle w:val="CommentText"/>
      </w:pPr>
      <w:r>
        <w:rPr>
          <w:rStyle w:val="CommentReference"/>
        </w:rPr>
        <w:annotationRef/>
      </w:r>
      <w:r>
        <w:t>destroyed or damaged?</w:t>
      </w:r>
    </w:p>
  </w:comment>
  <w:comment w:id="979" w:author="Windows User" w:date="2015-10-30T08:56:00Z" w:initials="BS">
    <w:p w14:paraId="4B308EB2" w14:textId="77777777" w:rsidR="00B31899" w:rsidRDefault="00B31899" w:rsidP="00E35F1F">
      <w:pPr>
        <w:pStyle w:val="CommentText"/>
      </w:pPr>
      <w:r>
        <w:rPr>
          <w:rStyle w:val="CommentReference"/>
        </w:rPr>
        <w:annotationRef/>
      </w:r>
      <w:r>
        <w:t>servant, or slave?</w:t>
      </w:r>
    </w:p>
  </w:comment>
  <w:comment w:id="980" w:author="Windows User" w:date="2015-10-30T08:56:00Z" w:initials="BS">
    <w:p w14:paraId="20DF1D54" w14:textId="77777777" w:rsidR="00B31899" w:rsidRDefault="00B31899" w:rsidP="00E35F1F">
      <w:pPr>
        <w:pStyle w:val="CommentText"/>
      </w:pPr>
      <w:r>
        <w:rPr>
          <w:rStyle w:val="CommentReference"/>
        </w:rPr>
        <w:annotationRef/>
      </w:r>
      <w:r>
        <w:t>Feels way too literal</w:t>
      </w:r>
    </w:p>
  </w:comment>
  <w:comment w:id="981" w:author="Windows User" w:date="2015-11-21T13:18:00Z" w:initials="WU">
    <w:p w14:paraId="2A74F11D" w14:textId="77777777" w:rsidR="00B31899" w:rsidRDefault="00B31899" w:rsidP="00E35F1F">
      <w:pPr>
        <w:pStyle w:val="CommentText"/>
      </w:pPr>
      <w:r>
        <w:rPr>
          <w:rStyle w:val="CommentReference"/>
        </w:rPr>
        <w:annotationRef/>
      </w:r>
      <w:r>
        <w:t>check</w:t>
      </w:r>
    </w:p>
  </w:comment>
  <w:comment w:id="989" w:author="Windows User" w:date="2015-10-30T08:56:00Z" w:initials="BS">
    <w:p w14:paraId="6352B7F4" w14:textId="77777777" w:rsidR="00B31899" w:rsidRDefault="00B31899"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B31899" w:rsidRDefault="00B31899"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B31899" w:rsidRDefault="00B31899"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B31899" w:rsidRDefault="00B31899"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B31899" w:rsidRDefault="00B31899"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B31899" w:rsidRDefault="00B31899" w:rsidP="00E35F1F">
      <w:pPr>
        <w:pStyle w:val="CommentText"/>
      </w:pPr>
      <w:r>
        <w:rPr>
          <w:rStyle w:val="CommentReference"/>
        </w:rPr>
        <w:annotationRef/>
      </w:r>
      <w:r>
        <w:t>net or hook?</w:t>
      </w:r>
    </w:p>
  </w:comment>
  <w:comment w:id="1003" w:author="Windows User" w:date="2015-10-30T08:56:00Z" w:initials="BS">
    <w:p w14:paraId="631E73A0" w14:textId="77777777" w:rsidR="00B31899" w:rsidRDefault="00B31899"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B31899" w:rsidRDefault="00B31899" w:rsidP="00E35F1F">
      <w:pPr>
        <w:pStyle w:val="CommentText"/>
      </w:pPr>
      <w:r>
        <w:rPr>
          <w:rStyle w:val="CommentReference"/>
        </w:rPr>
        <w:annotationRef/>
      </w:r>
      <w:r>
        <w:t>what does this mean?</w:t>
      </w:r>
    </w:p>
  </w:comment>
  <w:comment w:id="1005" w:author="Windows User" w:date="2015-10-30T08:56:00Z" w:initials="BS">
    <w:p w14:paraId="0A6E9F00" w14:textId="77777777" w:rsidR="00B31899" w:rsidRDefault="00B31899" w:rsidP="00E35F1F">
      <w:pPr>
        <w:pStyle w:val="CommentText"/>
      </w:pPr>
      <w:r>
        <w:rPr>
          <w:rStyle w:val="CommentReference"/>
        </w:rPr>
        <w:annotationRef/>
      </w:r>
      <w:r>
        <w:t>Path? Or Way? i.e. Christ?</w:t>
      </w:r>
    </w:p>
  </w:comment>
  <w:comment w:id="1006" w:author="Windows User" w:date="2015-10-30T08:56:00Z" w:initials="BS">
    <w:p w14:paraId="50D676B3" w14:textId="77777777" w:rsidR="00B31899" w:rsidRDefault="00B31899" w:rsidP="00E35F1F">
      <w:pPr>
        <w:pStyle w:val="CommentText"/>
      </w:pPr>
      <w:r>
        <w:rPr>
          <w:rStyle w:val="CommentReference"/>
        </w:rPr>
        <w:annotationRef/>
      </w:r>
      <w:r>
        <w:t>forward to? Or towards?</w:t>
      </w:r>
    </w:p>
  </w:comment>
  <w:comment w:id="1007" w:author="Windows User" w:date="2015-10-30T08:56:00Z" w:initials="BS">
    <w:p w14:paraId="4E94979B" w14:textId="77777777" w:rsidR="00B31899" w:rsidRDefault="00B31899" w:rsidP="00E35F1F">
      <w:pPr>
        <w:pStyle w:val="CommentText"/>
      </w:pPr>
      <w:r>
        <w:rPr>
          <w:rStyle w:val="CommentReference"/>
        </w:rPr>
        <w:annotationRef/>
      </w:r>
      <w:r>
        <w:t>gladness</w:t>
      </w:r>
    </w:p>
  </w:comment>
  <w:comment w:id="1015" w:author="Windows User" w:date="2015-10-30T08:56:00Z" w:initials="BS">
    <w:p w14:paraId="3588E256" w14:textId="77777777" w:rsidR="00B31899" w:rsidRDefault="00B31899"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B31899" w:rsidRDefault="00B31899" w:rsidP="00E35F1F">
      <w:pPr>
        <w:pStyle w:val="CommentText"/>
      </w:pPr>
      <w:r>
        <w:rPr>
          <w:rStyle w:val="CommentReference"/>
        </w:rPr>
        <w:annotationRef/>
      </w:r>
      <w:r>
        <w:t>Everyday or a day?</w:t>
      </w:r>
    </w:p>
  </w:comment>
  <w:comment w:id="1017" w:author="Windows User" w:date="2015-10-30T08:56:00Z" w:initials="BS">
    <w:p w14:paraId="7938A467" w14:textId="77777777" w:rsidR="00B31899" w:rsidRDefault="00B31899"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B31899" w:rsidRDefault="00B31899" w:rsidP="00E35F1F">
      <w:pPr>
        <w:pStyle w:val="CommentText"/>
      </w:pPr>
      <w:r>
        <w:rPr>
          <w:rStyle w:val="CommentReference"/>
        </w:rPr>
        <w:annotationRef/>
      </w:r>
      <w:r>
        <w:t>glory, splendor or beauty?</w:t>
      </w:r>
    </w:p>
  </w:comment>
  <w:comment w:id="1019" w:author="Windows User" w:date="2015-10-30T08:56:00Z" w:initials="BS">
    <w:p w14:paraId="07A7FAB4" w14:textId="77777777" w:rsidR="00B31899" w:rsidRDefault="00B31899" w:rsidP="00E35F1F">
      <w:pPr>
        <w:pStyle w:val="CommentText"/>
      </w:pPr>
      <w:r>
        <w:rPr>
          <w:rStyle w:val="CommentReference"/>
        </w:rPr>
        <w:annotationRef/>
      </w:r>
      <w:r>
        <w:t>from or and?</w:t>
      </w:r>
    </w:p>
  </w:comment>
  <w:comment w:id="1020" w:author="Windows User" w:date="2015-10-30T08:56:00Z" w:initials="BS">
    <w:p w14:paraId="5249720E" w14:textId="77777777" w:rsidR="00B31899" w:rsidRDefault="00B31899"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B31899" w:rsidRDefault="00B31899"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B31899" w:rsidRDefault="00B31899" w:rsidP="00E35F1F">
      <w:pPr>
        <w:pStyle w:val="CommentText"/>
      </w:pPr>
      <w:r>
        <w:rPr>
          <w:rStyle w:val="CommentReference"/>
        </w:rPr>
        <w:annotationRef/>
      </w:r>
      <w:r>
        <w:t>is this right?</w:t>
      </w:r>
    </w:p>
  </w:comment>
  <w:comment w:id="1023" w:author="Windows User" w:date="2015-10-30T08:56:00Z" w:initials="BS">
    <w:p w14:paraId="21BA9344" w14:textId="77777777" w:rsidR="00B31899" w:rsidRDefault="00B31899" w:rsidP="00E35F1F">
      <w:pPr>
        <w:pStyle w:val="CommentText"/>
      </w:pPr>
      <w:r>
        <w:rPr>
          <w:rStyle w:val="CommentReference"/>
        </w:rPr>
        <w:annotationRef/>
      </w:r>
      <w:r>
        <w:t>isn't it of?</w:t>
      </w:r>
    </w:p>
  </w:comment>
  <w:comment w:id="1024" w:author="Windows User" w:date="2015-10-30T08:56:00Z" w:initials="BS">
    <w:p w14:paraId="0DB057D8" w14:textId="77777777" w:rsidR="00B31899" w:rsidRDefault="00B31899"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B31899" w:rsidRDefault="00B31899" w:rsidP="00E35F1F">
      <w:pPr>
        <w:pStyle w:val="CommentText"/>
      </w:pPr>
      <w:r>
        <w:rPr>
          <w:rStyle w:val="CommentReference"/>
        </w:rPr>
        <w:annotationRef/>
      </w:r>
      <w:r>
        <w:t>blessing or blessing?</w:t>
      </w:r>
    </w:p>
  </w:comment>
  <w:comment w:id="1026" w:author="Windows User" w:date="2015-10-30T08:56:00Z" w:initials="BS">
    <w:p w14:paraId="068E7184" w14:textId="77777777" w:rsidR="00B31899" w:rsidRDefault="00B31899"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B31899" w:rsidRDefault="00B31899" w:rsidP="00E35F1F">
      <w:pPr>
        <w:pStyle w:val="CommentText"/>
      </w:pPr>
      <w:r>
        <w:rPr>
          <w:rStyle w:val="CommentReference"/>
        </w:rPr>
        <w:annotationRef/>
      </w:r>
      <w:r>
        <w:t>perfect or true?</w:t>
      </w:r>
    </w:p>
  </w:comment>
  <w:comment w:id="1030" w:author="Windows User" w:date="2015-11-21T13:21:00Z" w:initials="WU">
    <w:p w14:paraId="686F5E9C" w14:textId="77777777" w:rsidR="00B31899" w:rsidRDefault="00B31899" w:rsidP="00E35F1F">
      <w:pPr>
        <w:pStyle w:val="CommentText"/>
      </w:pPr>
      <w:r>
        <w:rPr>
          <w:rStyle w:val="CommentReference"/>
        </w:rPr>
        <w:annotationRef/>
      </w:r>
    </w:p>
  </w:comment>
  <w:comment w:id="1037" w:author="Windows User" w:date="2015-10-30T08:56:00Z" w:initials="BS">
    <w:p w14:paraId="138D81C8" w14:textId="77777777" w:rsidR="00B31899" w:rsidRDefault="00B31899" w:rsidP="00E35F1F">
      <w:pPr>
        <w:pStyle w:val="CommentText"/>
      </w:pPr>
      <w:r>
        <w:rPr>
          <w:rStyle w:val="CommentReference"/>
        </w:rPr>
        <w:annotationRef/>
      </w:r>
      <w:r>
        <w:t>which word is right?</w:t>
      </w:r>
    </w:p>
  </w:comment>
  <w:comment w:id="1038" w:author="Windows User" w:date="2015-10-30T08:56:00Z" w:initials="BS">
    <w:p w14:paraId="36B899D8" w14:textId="77777777" w:rsidR="00B31899" w:rsidRDefault="00B31899" w:rsidP="00E35F1F">
      <w:pPr>
        <w:pStyle w:val="CommentText"/>
      </w:pPr>
      <w:r>
        <w:rPr>
          <w:rStyle w:val="CommentReference"/>
        </w:rPr>
        <w:annotationRef/>
      </w:r>
      <w:r>
        <w:t>wise?</w:t>
      </w:r>
    </w:p>
  </w:comment>
  <w:comment w:id="1040" w:author="Windows User" w:date="2015-10-30T08:56:00Z" w:initials="BS">
    <w:p w14:paraId="62F2B22F" w14:textId="77777777" w:rsidR="00B31899" w:rsidRDefault="00B31899" w:rsidP="00E35F1F">
      <w:pPr>
        <w:pStyle w:val="CommentText"/>
      </w:pPr>
      <w:r>
        <w:rPr>
          <w:rStyle w:val="CommentReference"/>
        </w:rPr>
        <w:annotationRef/>
      </w:r>
      <w:r>
        <w:t>bride, or bridal chamber?</w:t>
      </w:r>
    </w:p>
  </w:comment>
  <w:comment w:id="1041" w:author="Windows User" w:date="2015-10-30T08:56:00Z" w:initials="BS">
    <w:p w14:paraId="13AA9031" w14:textId="77777777" w:rsidR="00B31899" w:rsidRDefault="00B31899" w:rsidP="00E35F1F">
      <w:pPr>
        <w:pStyle w:val="CommentText"/>
      </w:pPr>
      <w:r>
        <w:rPr>
          <w:rStyle w:val="CommentReference"/>
        </w:rPr>
        <w:annotationRef/>
      </w:r>
      <w:r>
        <w:t>truth, logos, or true logos?</w:t>
      </w:r>
    </w:p>
  </w:comment>
  <w:comment w:id="1042" w:author="Windows User" w:date="2015-10-30T08:56:00Z" w:initials="BS">
    <w:p w14:paraId="116A567C" w14:textId="77777777" w:rsidR="00B31899" w:rsidRDefault="00B31899" w:rsidP="00E35F1F">
      <w:pPr>
        <w:pStyle w:val="CommentText"/>
      </w:pPr>
      <w:r>
        <w:rPr>
          <w:rStyle w:val="CommentReference"/>
        </w:rPr>
        <w:annotationRef/>
      </w:r>
      <w:r>
        <w:t>redeemed or saved?</w:t>
      </w:r>
    </w:p>
  </w:comment>
  <w:comment w:id="1044" w:author="Windows User" w:date="2015-10-30T08:56:00Z" w:initials="BS">
    <w:p w14:paraId="37848CBE" w14:textId="77777777" w:rsidR="00B31899" w:rsidRDefault="00B31899" w:rsidP="00E35F1F">
      <w:pPr>
        <w:pStyle w:val="CommentText"/>
      </w:pPr>
      <w:r>
        <w:rPr>
          <w:rStyle w:val="CommentReference"/>
        </w:rPr>
        <w:annotationRef/>
      </w:r>
      <w:r>
        <w:t>for us or unto us?</w:t>
      </w:r>
    </w:p>
  </w:comment>
  <w:comment w:id="1047" w:author="Windows User" w:date="2015-10-30T08:56:00Z" w:initials="BS">
    <w:p w14:paraId="7318299D" w14:textId="77777777" w:rsidR="00B31899" w:rsidRDefault="00B31899" w:rsidP="00E35F1F">
      <w:pPr>
        <w:pStyle w:val="CommentText"/>
      </w:pPr>
      <w:r>
        <w:rPr>
          <w:rStyle w:val="CommentReference"/>
        </w:rPr>
        <w:annotationRef/>
      </w:r>
      <w:r>
        <w:t>what does eshleelooi mean?</w:t>
      </w:r>
    </w:p>
  </w:comment>
  <w:comment w:id="1048" w:author="Windows User" w:date="2015-10-30T08:56:00Z" w:initials="BS">
    <w:p w14:paraId="01016F04" w14:textId="77777777" w:rsidR="00B31899" w:rsidRDefault="00B31899" w:rsidP="00E35F1F">
      <w:pPr>
        <w:pStyle w:val="CommentText"/>
      </w:pPr>
      <w:r>
        <w:rPr>
          <w:rStyle w:val="CommentReference"/>
        </w:rPr>
        <w:annotationRef/>
      </w:r>
      <w:r>
        <w:t>save or redeem?</w:t>
      </w:r>
    </w:p>
  </w:comment>
  <w:comment w:id="1050" w:author="Windows User" w:date="2015-10-30T08:56:00Z" w:initials="BS">
    <w:p w14:paraId="2F0C8D0C" w14:textId="77777777" w:rsidR="00B31899" w:rsidRDefault="00B31899"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B31899" w:rsidRDefault="00B31899"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B31899" w:rsidRDefault="00B31899"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B31899" w:rsidRDefault="00B31899" w:rsidP="00E35F1F">
      <w:pPr>
        <w:pStyle w:val="CommentText"/>
      </w:pPr>
      <w:r>
        <w:rPr>
          <w:rStyle w:val="CommentReference"/>
        </w:rPr>
        <w:annotationRef/>
      </w:r>
      <w:r>
        <w:t>Saviour or redeemer?</w:t>
      </w:r>
    </w:p>
  </w:comment>
  <w:comment w:id="1056" w:author="Windows User" w:date="2015-10-30T08:56:00Z" w:initials="BS">
    <w:p w14:paraId="7BA01F3B" w14:textId="77777777" w:rsidR="00B31899" w:rsidRDefault="00B31899"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B31899" w:rsidRDefault="00B31899"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B31899" w:rsidRDefault="00B31899"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B31899" w:rsidRDefault="00B31899"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B31899" w:rsidRDefault="00B31899"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B31899" w:rsidRDefault="00B31899"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B31899" w:rsidRDefault="00B31899"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B31899" w:rsidRDefault="00B31899"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B31899" w:rsidRDefault="00B31899"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B31899" w:rsidRDefault="00B31899"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B31899" w:rsidRDefault="00B31899" w:rsidP="00E35F1F">
      <w:pPr>
        <w:pStyle w:val="CommentText"/>
      </w:pPr>
      <w:r>
        <w:rPr>
          <w:rStyle w:val="CommentReference"/>
        </w:rPr>
        <w:annotationRef/>
      </w:r>
      <w:r>
        <w:t>review</w:t>
      </w:r>
    </w:p>
  </w:comment>
  <w:comment w:id="1079" w:author="Windows User" w:date="2015-10-30T08:56:00Z" w:initials="BS">
    <w:p w14:paraId="5D50DB65" w14:textId="77777777" w:rsidR="00B31899" w:rsidRDefault="00B31899"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B31899" w:rsidRDefault="00B31899" w:rsidP="00E35F1F">
      <w:pPr>
        <w:pStyle w:val="CommentText"/>
      </w:pPr>
      <w:r>
        <w:rPr>
          <w:rStyle w:val="CommentReference"/>
        </w:rPr>
        <w:annotationRef/>
      </w:r>
      <w:r>
        <w:t>works or deeds?</w:t>
      </w:r>
    </w:p>
  </w:comment>
  <w:comment w:id="1081" w:author="Windows User" w:date="2015-11-21T13:24:00Z" w:initials="WU">
    <w:p w14:paraId="7A990723" w14:textId="77777777" w:rsidR="00B31899" w:rsidRDefault="00B31899" w:rsidP="00E35F1F">
      <w:pPr>
        <w:pStyle w:val="CommentText"/>
      </w:pPr>
      <w:r>
        <w:rPr>
          <w:rStyle w:val="CommentReference"/>
        </w:rPr>
        <w:annotationRef/>
      </w:r>
      <w:r>
        <w:t>review</w:t>
      </w:r>
    </w:p>
  </w:comment>
  <w:comment w:id="1082" w:author="Windows User" w:date="2015-10-30T08:56:00Z" w:initials="BS">
    <w:p w14:paraId="5BB3D65B" w14:textId="77777777" w:rsidR="00B31899" w:rsidRDefault="00B31899" w:rsidP="00E35F1F">
      <w:pPr>
        <w:pStyle w:val="CommentText"/>
      </w:pPr>
      <w:r>
        <w:rPr>
          <w:rStyle w:val="CommentReference"/>
        </w:rPr>
        <w:annotationRef/>
      </w:r>
      <w:r>
        <w:t>does Coptic have 'high'?</w:t>
      </w:r>
    </w:p>
  </w:comment>
  <w:comment w:id="1083" w:author="Windows User" w:date="2015-11-21T13:24:00Z" w:initials="WU">
    <w:p w14:paraId="1D334F95" w14:textId="77777777" w:rsidR="00B31899" w:rsidRDefault="00B31899" w:rsidP="00E35F1F">
      <w:pPr>
        <w:pStyle w:val="CommentText"/>
      </w:pPr>
      <w:r>
        <w:rPr>
          <w:rStyle w:val="CommentReference"/>
        </w:rPr>
        <w:annotationRef/>
      </w:r>
      <w:r>
        <w:t>review, add variant</w:t>
      </w:r>
    </w:p>
  </w:comment>
  <w:comment w:id="1084" w:author="Windows User" w:date="2015-10-30T08:56:00Z" w:initials="BS">
    <w:p w14:paraId="5480B788" w14:textId="77777777" w:rsidR="00B31899" w:rsidRDefault="00B31899"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B31899" w:rsidRDefault="00B31899"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B31899" w:rsidRDefault="00B31899" w:rsidP="006869EE">
      <w:pPr>
        <w:pStyle w:val="CommentText"/>
      </w:pPr>
      <w:r>
        <w:rPr>
          <w:rStyle w:val="CommentReference"/>
        </w:rPr>
        <w:annotationRef/>
      </w:r>
      <w:r>
        <w:t>May He or that He may</w:t>
      </w:r>
    </w:p>
  </w:comment>
  <w:comment w:id="1095" w:author="Windows User" w:date="2015-10-30T08:56:00Z" w:initials="BS">
    <w:p w14:paraId="5BE9E7DF" w14:textId="77777777" w:rsidR="00B31899" w:rsidRDefault="00B31899" w:rsidP="006869EE">
      <w:pPr>
        <w:pStyle w:val="CommentText"/>
      </w:pPr>
      <w:r>
        <w:rPr>
          <w:rStyle w:val="CommentReference"/>
        </w:rPr>
        <w:annotationRef/>
      </w:r>
      <w:r>
        <w:t>protopresbyters?</w:t>
      </w:r>
    </w:p>
  </w:comment>
  <w:comment w:id="1096" w:author="Windows User" w:date="2015-10-30T08:56:00Z" w:initials="BS">
    <w:p w14:paraId="37712CA1" w14:textId="77777777" w:rsidR="00B31899" w:rsidRDefault="00B31899" w:rsidP="006869EE">
      <w:pPr>
        <w:pStyle w:val="CommentText"/>
      </w:pPr>
      <w:r>
        <w:rPr>
          <w:rStyle w:val="CommentReference"/>
        </w:rPr>
        <w:annotationRef/>
      </w:r>
      <w:r>
        <w:t>those who?</w:t>
      </w:r>
    </w:p>
  </w:comment>
  <w:comment w:id="1097" w:author="Windows User" w:date="2015-10-30T08:56:00Z" w:initials="BS">
    <w:p w14:paraId="0BC9F56F" w14:textId="77777777" w:rsidR="00B31899" w:rsidRDefault="00B31899" w:rsidP="006869EE">
      <w:pPr>
        <w:pStyle w:val="CommentText"/>
      </w:pPr>
      <w:r>
        <w:rPr>
          <w:rStyle w:val="CommentReference"/>
        </w:rPr>
        <w:annotationRef/>
      </w:r>
      <w:r>
        <w:t>Yourself?</w:t>
      </w:r>
    </w:p>
  </w:comment>
  <w:comment w:id="1101" w:author="Windows User" w:date="2015-11-27T20:09:00Z" w:initials="WU">
    <w:p w14:paraId="5DD947BD" w14:textId="77777777" w:rsidR="00B31899" w:rsidRDefault="00B31899"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B31899" w:rsidRDefault="00B31899"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B31899" w:rsidRDefault="00B31899" w:rsidP="006869EE">
      <w:pPr>
        <w:pStyle w:val="CommentText"/>
      </w:pPr>
      <w:r>
        <w:rPr>
          <w:rStyle w:val="CommentReference"/>
        </w:rPr>
        <w:annotationRef/>
      </w:r>
      <w:r>
        <w:t>Good News or Glad Tidings?</w:t>
      </w:r>
    </w:p>
  </w:comment>
  <w:comment w:id="1112" w:author="Windows User" w:date="2015-10-30T08:56:00Z" w:initials="WU">
    <w:p w14:paraId="07481CDA" w14:textId="77777777" w:rsidR="00B31899" w:rsidRDefault="00B31899"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B31899" w:rsidRDefault="00B31899"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B31899" w:rsidRDefault="00B31899" w:rsidP="006869EE">
      <w:pPr>
        <w:pStyle w:val="CommentText"/>
      </w:pPr>
      <w:r>
        <w:rPr>
          <w:rStyle w:val="CommentReference"/>
        </w:rPr>
        <w:annotationRef/>
      </w:r>
      <w:r>
        <w:t>Add footnote of what this is</w:t>
      </w:r>
    </w:p>
  </w:comment>
  <w:comment w:id="1123" w:author="Windows User" w:date="2016-02-10T12:41:00Z" w:initials="WU">
    <w:p w14:paraId="67A8D0BB" w14:textId="77777777" w:rsidR="00B31899" w:rsidRDefault="00B31899" w:rsidP="00CA3D47">
      <w:pPr>
        <w:pStyle w:val="CommentText"/>
      </w:pPr>
      <w:r>
        <w:rPr>
          <w:rStyle w:val="CommentReference"/>
        </w:rPr>
        <w:annotationRef/>
      </w:r>
      <w:r>
        <w:t>May He or that He may</w:t>
      </w:r>
    </w:p>
  </w:comment>
  <w:comment w:id="1133" w:author="Windows User" w:date="2015-10-30T08:56:00Z" w:initials="WU">
    <w:p w14:paraId="6841EDAF" w14:textId="77777777" w:rsidR="00B31899" w:rsidRDefault="00B31899">
      <w:pPr>
        <w:pStyle w:val="CommentText"/>
      </w:pPr>
      <w:r>
        <w:rPr>
          <w:rStyle w:val="CommentReference"/>
        </w:rPr>
        <w:annotationRef/>
      </w:r>
      <w:r>
        <w:t>Isn’t this one more faithful?</w:t>
      </w:r>
    </w:p>
  </w:comment>
  <w:comment w:id="1134" w:author="Windows User" w:date="2015-10-30T08:56:00Z" w:initials="WU">
    <w:p w14:paraId="44483F5F" w14:textId="77777777" w:rsidR="00B31899" w:rsidRDefault="00B31899">
      <w:pPr>
        <w:pStyle w:val="CommentText"/>
      </w:pPr>
      <w:r>
        <w:rPr>
          <w:rStyle w:val="CommentReference"/>
        </w:rPr>
        <w:annotationRef/>
      </w:r>
      <w:r>
        <w:t>Which one(s) are/is right?</w:t>
      </w:r>
    </w:p>
  </w:comment>
  <w:comment w:id="1135" w:author="Windows User" w:date="2015-10-30T08:56:00Z" w:initials="WU">
    <w:p w14:paraId="22B3EF76" w14:textId="77777777" w:rsidR="00B31899" w:rsidRDefault="00B31899">
      <w:pPr>
        <w:pStyle w:val="CommentText"/>
      </w:pPr>
      <w:r>
        <w:rPr>
          <w:rStyle w:val="CommentReference"/>
        </w:rPr>
        <w:annotationRef/>
      </w:r>
      <w:r>
        <w:t>Coptic doesn’t seem to have “O Lord”</w:t>
      </w:r>
    </w:p>
  </w:comment>
  <w:comment w:id="1139" w:author="Windows User" w:date="2015-10-30T08:56:00Z" w:initials="WU">
    <w:p w14:paraId="6BF65470" w14:textId="77777777" w:rsidR="00B31899" w:rsidRDefault="00B31899">
      <w:pPr>
        <w:pStyle w:val="CommentText"/>
      </w:pPr>
      <w:r>
        <w:rPr>
          <w:rStyle w:val="CommentReference"/>
        </w:rPr>
        <w:annotationRef/>
      </w:r>
      <w:r>
        <w:t>Called or named?</w:t>
      </w:r>
    </w:p>
  </w:comment>
  <w:comment w:id="1140" w:author="Windows User" w:date="2015-10-30T08:56:00Z" w:initials="WU">
    <w:p w14:paraId="64122CF8" w14:textId="77777777" w:rsidR="00B31899" w:rsidRDefault="00B31899">
      <w:pPr>
        <w:pStyle w:val="CommentText"/>
      </w:pPr>
      <w:r>
        <w:rPr>
          <w:rStyle w:val="CommentReference"/>
        </w:rPr>
        <w:annotationRef/>
      </w:r>
      <w:r>
        <w:t>John loved the Lord, or the Lord loved John?</w:t>
      </w:r>
    </w:p>
  </w:comment>
  <w:comment w:id="1142" w:author="Windows User" w:date="2015-10-30T08:56:00Z" w:initials="WU">
    <w:p w14:paraId="28540FAB" w14:textId="77777777" w:rsidR="00B31899" w:rsidRDefault="00B31899">
      <w:pPr>
        <w:pStyle w:val="CommentText"/>
      </w:pPr>
      <w:r>
        <w:rPr>
          <w:rStyle w:val="CommentReference"/>
        </w:rPr>
        <w:annotationRef/>
      </w:r>
      <w:r>
        <w:t>Not the Lord?</w:t>
      </w:r>
    </w:p>
  </w:comment>
  <w:comment w:id="1143" w:author="Windows User" w:date="2015-10-30T08:56:00Z" w:initials="WU">
    <w:p w14:paraId="3BE9EA57" w14:textId="77777777" w:rsidR="00B31899" w:rsidRDefault="00B31899">
      <w:pPr>
        <w:pStyle w:val="CommentText"/>
      </w:pPr>
      <w:r>
        <w:rPr>
          <w:rStyle w:val="CommentReference"/>
        </w:rPr>
        <w:annotationRef/>
      </w:r>
      <w:r>
        <w:t>The rest missing?</w:t>
      </w:r>
    </w:p>
  </w:comment>
  <w:comment w:id="1144" w:author="Windows User" w:date="2015-10-30T08:56:00Z" w:initials="WU">
    <w:p w14:paraId="17CFCF91" w14:textId="77777777" w:rsidR="00B31899" w:rsidRDefault="00B31899">
      <w:pPr>
        <w:pStyle w:val="CommentText"/>
      </w:pPr>
      <w:r>
        <w:rPr>
          <w:rStyle w:val="CommentReference"/>
        </w:rPr>
        <w:annotationRef/>
      </w:r>
      <w:r>
        <w:t>Completely different…</w:t>
      </w:r>
    </w:p>
  </w:comment>
  <w:comment w:id="1145" w:author="Windows User" w:date="2015-10-30T08:56:00Z" w:initials="WU">
    <w:p w14:paraId="1A5ABDDA" w14:textId="77777777" w:rsidR="00B31899" w:rsidRDefault="00B31899">
      <w:pPr>
        <w:pStyle w:val="CommentText"/>
      </w:pPr>
      <w:r>
        <w:rPr>
          <w:rStyle w:val="CommentReference"/>
        </w:rPr>
        <w:annotationRef/>
      </w:r>
      <w:r>
        <w:t>Sound or voices?</w:t>
      </w:r>
    </w:p>
  </w:comment>
  <w:comment w:id="1147" w:author="Windows User" w:date="2015-10-30T08:56:00Z" w:initials="WU">
    <w:p w14:paraId="2632154F" w14:textId="77777777" w:rsidR="00B31899" w:rsidRDefault="00B31899">
      <w:pPr>
        <w:pStyle w:val="CommentText"/>
      </w:pPr>
      <w:r>
        <w:rPr>
          <w:rStyle w:val="CommentReference"/>
        </w:rPr>
        <w:annotationRef/>
      </w:r>
      <w:r>
        <w:t>AAP has divinely inspired.</w:t>
      </w:r>
    </w:p>
  </w:comment>
  <w:comment w:id="1149" w:author="Windows User" w:date="2015-10-30T08:56:00Z" w:initials="WU">
    <w:p w14:paraId="6A684B9E" w14:textId="77777777" w:rsidR="00B31899" w:rsidRDefault="00B31899">
      <w:pPr>
        <w:pStyle w:val="CommentText"/>
      </w:pPr>
      <w:r>
        <w:rPr>
          <w:rStyle w:val="CommentReference"/>
        </w:rPr>
        <w:annotationRef/>
      </w:r>
      <w:r>
        <w:t>This one needs looking at.</w:t>
      </w:r>
    </w:p>
  </w:comment>
  <w:comment w:id="1150" w:author="Windows User" w:date="2015-10-30T08:56:00Z" w:initials="WU">
    <w:p w14:paraId="3E29D706" w14:textId="77777777" w:rsidR="00B31899" w:rsidRDefault="00B31899">
      <w:pPr>
        <w:pStyle w:val="CommentText"/>
      </w:pPr>
      <w:r>
        <w:rPr>
          <w:rStyle w:val="CommentReference"/>
        </w:rPr>
        <w:annotationRef/>
      </w:r>
      <w:r>
        <w:t>Partners?</w:t>
      </w:r>
    </w:p>
  </w:comment>
  <w:comment w:id="1155" w:author="Windows User" w:date="2015-10-30T08:56:00Z" w:initials="WU">
    <w:p w14:paraId="662AC6DC" w14:textId="77777777" w:rsidR="00B31899" w:rsidRDefault="00B31899">
      <w:pPr>
        <w:pStyle w:val="CommentText"/>
      </w:pPr>
      <w:r>
        <w:rPr>
          <w:rStyle w:val="CommentReference"/>
        </w:rPr>
        <w:annotationRef/>
      </w:r>
      <w:r>
        <w:t>What land?</w:t>
      </w:r>
    </w:p>
  </w:comment>
  <w:comment w:id="1157" w:author="Windows User" w:date="2015-10-30T08:56:00Z" w:initials="WU">
    <w:p w14:paraId="121BE348" w14:textId="77777777" w:rsidR="00B31899" w:rsidRDefault="00B31899">
      <w:pPr>
        <w:pStyle w:val="CommentText"/>
      </w:pPr>
      <w:r>
        <w:rPr>
          <w:rStyle w:val="CommentReference"/>
        </w:rPr>
        <w:annotationRef/>
      </w:r>
      <w:r>
        <w:t>Or englighten?</w:t>
      </w:r>
    </w:p>
  </w:comment>
  <w:comment w:id="1171" w:author="Windows User" w:date="2015-10-30T08:56:00Z" w:initials="WU">
    <w:p w14:paraId="52EAF036" w14:textId="77777777" w:rsidR="00B31899" w:rsidRDefault="00B31899">
      <w:pPr>
        <w:pStyle w:val="CommentText"/>
      </w:pPr>
      <w:r>
        <w:rPr>
          <w:rStyle w:val="CommentReference"/>
        </w:rPr>
        <w:annotationRef/>
      </w:r>
      <w:r>
        <w:t>What should this verse be?</w:t>
      </w:r>
    </w:p>
  </w:comment>
  <w:comment w:id="1182" w:author="Windows User" w:date="2015-10-30T08:56:00Z" w:initials="BS">
    <w:p w14:paraId="1A0E2428" w14:textId="77777777" w:rsidR="00B31899" w:rsidRDefault="00B31899">
      <w:pPr>
        <w:pStyle w:val="CommentText"/>
      </w:pPr>
      <w:r>
        <w:rPr>
          <w:rStyle w:val="CommentReference"/>
        </w:rPr>
        <w:annotationRef/>
      </w:r>
      <w:r>
        <w:t>wiles or snares?</w:t>
      </w:r>
    </w:p>
  </w:comment>
  <w:comment w:id="1184" w:author="Windows User" w:date="2015-10-30T08:56:00Z" w:initials="BS">
    <w:p w14:paraId="2B8DD286" w14:textId="77777777" w:rsidR="00B31899" w:rsidRDefault="00B31899">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B31899" w:rsidRDefault="00B31899">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B31899" w:rsidRDefault="00B31899">
      <w:pPr>
        <w:pStyle w:val="CommentText"/>
      </w:pPr>
      <w:r>
        <w:rPr>
          <w:rStyle w:val="CommentReference"/>
        </w:rPr>
        <w:annotationRef/>
      </w:r>
      <w:r>
        <w:t>omit 'be' in contemporary?</w:t>
      </w:r>
    </w:p>
  </w:comment>
  <w:comment w:id="1188" w:author="Windows User" w:date="2015-10-30T08:56:00Z" w:initials="BS">
    <w:p w14:paraId="6511FB80" w14:textId="77777777" w:rsidR="00B31899" w:rsidRDefault="00B31899">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B31899" w:rsidRDefault="00B31899">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B31899" w:rsidRDefault="00B31899">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B31899" w:rsidRDefault="00B31899">
      <w:pPr>
        <w:pStyle w:val="CommentText"/>
      </w:pPr>
      <w:r>
        <w:rPr>
          <w:rStyle w:val="CommentReference"/>
        </w:rPr>
        <w:annotationRef/>
      </w:r>
      <w:r>
        <w:t>Needs work.</w:t>
      </w:r>
    </w:p>
  </w:comment>
  <w:comment w:id="1214" w:author="Windows User" w:date="2015-10-30T08:56:00Z" w:initials="WU">
    <w:p w14:paraId="76E8B799" w14:textId="77777777" w:rsidR="00B31899" w:rsidRDefault="00B31899">
      <w:pPr>
        <w:pStyle w:val="CommentText"/>
      </w:pPr>
      <w:r>
        <w:rPr>
          <w:rStyle w:val="CommentReference"/>
        </w:rPr>
        <w:annotationRef/>
      </w:r>
      <w:r>
        <w:t>Should this be tho-out 5? Or 25?</w:t>
      </w:r>
    </w:p>
  </w:comment>
  <w:comment w:id="1221" w:author="Windows User" w:date="2015-11-11T11:06:00Z" w:initials="WU">
    <w:p w14:paraId="58D84DCF" w14:textId="77777777" w:rsidR="00B31899" w:rsidRDefault="00B31899">
      <w:pPr>
        <w:pStyle w:val="CommentText"/>
      </w:pPr>
      <w:r>
        <w:rPr>
          <w:rStyle w:val="CommentReference"/>
        </w:rPr>
        <w:annotationRef/>
      </w:r>
      <w:r>
        <w:t>Should this be last age or something?</w:t>
      </w:r>
    </w:p>
  </w:comment>
  <w:comment w:id="1223" w:author="Windows User" w:date="2015-11-11T11:00:00Z" w:initials="WU">
    <w:p w14:paraId="7D2DE752" w14:textId="77777777" w:rsidR="00B31899" w:rsidRDefault="00B31899">
      <w:pPr>
        <w:pStyle w:val="CommentText"/>
      </w:pPr>
      <w:r>
        <w:rPr>
          <w:rStyle w:val="CommentReference"/>
        </w:rPr>
        <w:annotationRef/>
      </w:r>
      <w:r>
        <w:t>This needs reviewing!</w:t>
      </w:r>
    </w:p>
  </w:comment>
  <w:comment w:id="1224" w:author="Windows User" w:date="2015-11-11T11:00:00Z" w:initials="WU">
    <w:p w14:paraId="65102EEC" w14:textId="77777777" w:rsidR="00B31899" w:rsidRDefault="00B31899">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B31899" w:rsidRDefault="00B31899">
      <w:pPr>
        <w:pStyle w:val="CommentText"/>
      </w:pPr>
      <w:r>
        <w:rPr>
          <w:rStyle w:val="CommentReference"/>
        </w:rPr>
        <w:annotationRef/>
      </w:r>
      <w:r>
        <w:t>Confirmed?</w:t>
      </w:r>
    </w:p>
  </w:comment>
  <w:comment w:id="1240" w:author="Windows User" w:date="2015-10-30T08:56:00Z" w:initials="WU">
    <w:p w14:paraId="41EDECE7" w14:textId="77777777" w:rsidR="00B31899" w:rsidRDefault="00B31899">
      <w:pPr>
        <w:pStyle w:val="CommentText"/>
      </w:pPr>
      <w:r>
        <w:rPr>
          <w:rStyle w:val="CommentReference"/>
        </w:rPr>
        <w:annotationRef/>
      </w:r>
      <w:r>
        <w:t>Heroes, or athletes?</w:t>
      </w:r>
    </w:p>
  </w:comment>
  <w:comment w:id="1267" w:author="Windows User" w:date="2015-10-30T08:56:00Z" w:initials="WU">
    <w:p w14:paraId="5FA627EB" w14:textId="77777777" w:rsidR="00B31899" w:rsidRDefault="00B31899">
      <w:pPr>
        <w:pStyle w:val="CommentText"/>
      </w:pPr>
      <w:r>
        <w:rPr>
          <w:rStyle w:val="CommentReference"/>
        </w:rPr>
        <w:annotationRef/>
      </w:r>
      <w:r>
        <w:t>Beasts or creatures?</w:t>
      </w:r>
    </w:p>
  </w:comment>
  <w:comment w:id="1268" w:author="Windows User" w:date="2015-10-30T08:56:00Z" w:initials="WU">
    <w:p w14:paraId="04563F96" w14:textId="77777777" w:rsidR="00B31899" w:rsidRDefault="00B31899">
      <w:pPr>
        <w:pStyle w:val="CommentText"/>
      </w:pPr>
      <w:r>
        <w:rPr>
          <w:rStyle w:val="CommentReference"/>
        </w:rPr>
        <w:annotationRef/>
      </w:r>
      <w:r>
        <w:t>Incessant? Or unceasing?</w:t>
      </w:r>
    </w:p>
  </w:comment>
  <w:comment w:id="1269" w:author="Windows User" w:date="2015-10-30T08:56:00Z" w:initials="WU">
    <w:p w14:paraId="7BD20F77" w14:textId="77777777" w:rsidR="00B31899" w:rsidRDefault="00B31899">
      <w:pPr>
        <w:pStyle w:val="CommentText"/>
      </w:pPr>
      <w:r>
        <w:rPr>
          <w:rStyle w:val="CommentReference"/>
        </w:rPr>
        <w:annotationRef/>
      </w:r>
      <w:r>
        <w:t>Flames of fire or fervent as fire?</w:t>
      </w:r>
    </w:p>
  </w:comment>
  <w:comment w:id="1272" w:author="Windows User" w:date="2015-10-30T08:56:00Z" w:initials="WU">
    <w:p w14:paraId="7F286799" w14:textId="77777777" w:rsidR="00B31899" w:rsidRDefault="00B31899" w:rsidP="0082304E">
      <w:pPr>
        <w:pStyle w:val="CommentText"/>
      </w:pPr>
      <w:r>
        <w:rPr>
          <w:rStyle w:val="CommentReference"/>
        </w:rPr>
        <w:annotationRef/>
      </w:r>
      <w:r>
        <w:t>Flames of fire or fervent as fire?</w:t>
      </w:r>
    </w:p>
  </w:comment>
  <w:comment w:id="1274" w:author="Windows User" w:date="2015-10-30T08:56:00Z" w:initials="WU">
    <w:p w14:paraId="44A84E5A" w14:textId="77777777" w:rsidR="00B31899" w:rsidRDefault="00B31899">
      <w:pPr>
        <w:pStyle w:val="CommentText"/>
      </w:pPr>
      <w:r>
        <w:rPr>
          <w:rStyle w:val="CommentReference"/>
        </w:rPr>
        <w:annotationRef/>
      </w:r>
      <w:r>
        <w:t>Serving the Lord, or serving before the Lord?</w:t>
      </w:r>
    </w:p>
  </w:comment>
  <w:comment w:id="1288" w:author="Windows User" w:date="2015-10-30T08:56:00Z" w:initials="WU">
    <w:p w14:paraId="07D2B1EF" w14:textId="77777777" w:rsidR="00B31899" w:rsidRDefault="00B31899">
      <w:pPr>
        <w:pStyle w:val="CommentText"/>
      </w:pPr>
      <w:r>
        <w:rPr>
          <w:rStyle w:val="CommentReference"/>
        </w:rPr>
        <w:annotationRef/>
      </w:r>
      <w:r>
        <w:t>Or voice of God?</w:t>
      </w:r>
    </w:p>
  </w:comment>
  <w:comment w:id="1289" w:author="Windows User" w:date="2015-10-30T08:56:00Z" w:initials="WU">
    <w:p w14:paraId="3900CC21" w14:textId="77777777" w:rsidR="00B31899" w:rsidRDefault="00B31899">
      <w:pPr>
        <w:pStyle w:val="CommentText"/>
      </w:pPr>
      <w:r>
        <w:rPr>
          <w:rStyle w:val="CommentReference"/>
        </w:rPr>
        <w:annotationRef/>
      </w:r>
      <w:r>
        <w:t>Received or accepted?</w:t>
      </w:r>
    </w:p>
  </w:comment>
  <w:comment w:id="1294" w:author="Windows User" w:date="2015-11-06T08:39:00Z" w:initials="WU">
    <w:p w14:paraId="6EA3F191" w14:textId="77777777" w:rsidR="00B31899" w:rsidRDefault="00B31899">
      <w:pPr>
        <w:pStyle w:val="CommentText"/>
      </w:pPr>
      <w:r>
        <w:rPr>
          <w:rStyle w:val="CommentReference"/>
        </w:rPr>
        <w:annotationRef/>
      </w:r>
      <w:r>
        <w:t>Is this the right St. Theodore?</w:t>
      </w:r>
    </w:p>
  </w:comment>
  <w:comment w:id="1299" w:author="Windows User" w:date="2015-10-30T08:56:00Z" w:initials="WU">
    <w:p w14:paraId="227730E1" w14:textId="77777777" w:rsidR="00B31899" w:rsidRDefault="00B31899">
      <w:pPr>
        <w:pStyle w:val="CommentText"/>
      </w:pPr>
      <w:r>
        <w:rPr>
          <w:rStyle w:val="CommentReference"/>
        </w:rPr>
        <w:annotationRef/>
      </w:r>
      <w:r>
        <w:t>Prabios or Arabius? Doctors and physicians or physicians and well learned?</w:t>
      </w:r>
    </w:p>
  </w:comment>
  <w:comment w:id="1300" w:author="Windows User" w:date="2015-10-30T08:56:00Z" w:initials="WU">
    <w:p w14:paraId="519ADC1D" w14:textId="77777777" w:rsidR="00B31899" w:rsidRDefault="00B31899">
      <w:pPr>
        <w:pStyle w:val="CommentText"/>
      </w:pPr>
      <w:r>
        <w:rPr>
          <w:rStyle w:val="CommentReference"/>
        </w:rPr>
        <w:annotationRef/>
      </w:r>
      <w:r>
        <w:t>Building them upon the Name?</w:t>
      </w:r>
    </w:p>
  </w:comment>
  <w:comment w:id="1310" w:author="Windows User" w:date="2015-10-30T08:56:00Z" w:initials="WU">
    <w:p w14:paraId="3CFB1D1A" w14:textId="77777777" w:rsidR="00B31899" w:rsidRDefault="00B31899">
      <w:pPr>
        <w:pStyle w:val="CommentText"/>
      </w:pPr>
      <w:r>
        <w:rPr>
          <w:rStyle w:val="CommentReference"/>
        </w:rPr>
        <w:annotationRef/>
      </w:r>
      <w:r>
        <w:t>Placed or established?</w:t>
      </w:r>
    </w:p>
  </w:comment>
  <w:comment w:id="1311" w:author="Windows User" w:date="2015-10-30T08:56:00Z" w:initials="WU">
    <w:p w14:paraId="08983CC0" w14:textId="77777777" w:rsidR="00B31899" w:rsidRDefault="00B31899">
      <w:pPr>
        <w:pStyle w:val="CommentText"/>
      </w:pPr>
      <w:r>
        <w:rPr>
          <w:rStyle w:val="CommentReference"/>
        </w:rPr>
        <w:annotationRef/>
      </w:r>
      <w:r>
        <w:t>Or refused?</w:t>
      </w:r>
    </w:p>
  </w:comment>
  <w:comment w:id="1317" w:author="Windows User" w:date="2015-10-30T08:56:00Z" w:initials="WU">
    <w:p w14:paraId="535F3E1B" w14:textId="77777777" w:rsidR="00B31899" w:rsidRDefault="00B31899">
      <w:pPr>
        <w:pStyle w:val="CommentText"/>
      </w:pPr>
      <w:r>
        <w:rPr>
          <w:rStyle w:val="CommentReference"/>
        </w:rPr>
        <w:annotationRef/>
      </w:r>
      <w:r>
        <w:t>Sprung forth? Came forth? Blossomed?</w:t>
      </w:r>
    </w:p>
  </w:comment>
  <w:comment w:id="1329" w:author="Windows User" w:date="2015-10-30T08:56:00Z" w:initials="BS">
    <w:p w14:paraId="07DE8008" w14:textId="77777777" w:rsidR="00B31899" w:rsidRDefault="00B31899">
      <w:pPr>
        <w:pStyle w:val="CommentText"/>
      </w:pPr>
      <w:r>
        <w:rPr>
          <w:rStyle w:val="CommentReference"/>
        </w:rPr>
        <w:annotationRef/>
      </w:r>
      <w:r>
        <w:t>what does this mean?</w:t>
      </w:r>
    </w:p>
  </w:comment>
  <w:comment w:id="1330" w:author="Windows User" w:date="2015-10-30T08:56:00Z" w:initials="BS">
    <w:p w14:paraId="7DE26DCC" w14:textId="77777777" w:rsidR="00B31899" w:rsidRDefault="00B31899">
      <w:pPr>
        <w:pStyle w:val="CommentText"/>
      </w:pPr>
      <w:r>
        <w:rPr>
          <w:rStyle w:val="CommentReference"/>
        </w:rPr>
        <w:annotationRef/>
      </w:r>
      <w:r>
        <w:t>announced or proclaimed?</w:t>
      </w:r>
    </w:p>
  </w:comment>
  <w:comment w:id="1334" w:author="Windows User" w:date="2015-10-30T08:56:00Z" w:initials="WU">
    <w:p w14:paraId="729B2278" w14:textId="77777777" w:rsidR="00B31899" w:rsidRDefault="00B31899">
      <w:pPr>
        <w:pStyle w:val="CommentText"/>
      </w:pPr>
      <w:r>
        <w:rPr>
          <w:rStyle w:val="CommentReference"/>
        </w:rPr>
        <w:annotationRef/>
      </w:r>
      <w:r>
        <w:t>?</w:t>
      </w:r>
    </w:p>
  </w:comment>
  <w:comment w:id="1335" w:author="Windows User" w:date="2015-10-30T08:56:00Z" w:initials="WU">
    <w:p w14:paraId="44863D12" w14:textId="77777777" w:rsidR="00B31899" w:rsidRDefault="00B31899">
      <w:pPr>
        <w:pStyle w:val="CommentText"/>
      </w:pPr>
      <w:r>
        <w:rPr>
          <w:rStyle w:val="CommentReference"/>
        </w:rPr>
        <w:annotationRef/>
      </w:r>
      <w:r>
        <w:t>Bride, no, not bridegroom?</w:t>
      </w:r>
    </w:p>
  </w:comment>
  <w:comment w:id="1338" w:author="Windows User" w:date="2015-10-30T08:56:00Z" w:initials="WU">
    <w:p w14:paraId="6CE1AF88" w14:textId="77777777" w:rsidR="00B31899" w:rsidRDefault="00B31899">
      <w:pPr>
        <w:pStyle w:val="CommentText"/>
      </w:pPr>
      <w:r>
        <w:rPr>
          <w:rStyle w:val="CommentReference"/>
        </w:rPr>
        <w:annotationRef/>
      </w:r>
      <w:r>
        <w:t>Return?</w:t>
      </w:r>
    </w:p>
  </w:comment>
  <w:comment w:id="1339" w:author="Windows User" w:date="2015-10-30T08:56:00Z" w:initials="WU">
    <w:p w14:paraId="2917E600" w14:textId="77777777" w:rsidR="00B31899" w:rsidRDefault="00B31899">
      <w:pPr>
        <w:pStyle w:val="CommentText"/>
      </w:pPr>
      <w:r>
        <w:rPr>
          <w:rStyle w:val="CommentReference"/>
        </w:rPr>
        <w:annotationRef/>
      </w:r>
      <w:r>
        <w:t>Establishment? Building up?</w:t>
      </w:r>
    </w:p>
  </w:comment>
  <w:comment w:id="1341" w:author="Windows User" w:date="2015-10-30T08:56:00Z" w:initials="WU">
    <w:p w14:paraId="14DF4F91" w14:textId="77777777" w:rsidR="00B31899" w:rsidRDefault="00B31899">
      <w:pPr>
        <w:pStyle w:val="CommentText"/>
      </w:pPr>
      <w:r>
        <w:rPr>
          <w:rStyle w:val="CommentReference"/>
        </w:rPr>
        <w:annotationRef/>
      </w:r>
      <w:r>
        <w:t>Heavenly evangelist? Good tidings? Glad tidings? Good news?</w:t>
      </w:r>
    </w:p>
  </w:comment>
  <w:comment w:id="1342" w:author="Windows User" w:date="2015-10-30T08:56:00Z" w:initials="WU">
    <w:p w14:paraId="55FC1EAE" w14:textId="77777777" w:rsidR="00B31899" w:rsidRDefault="00B31899">
      <w:pPr>
        <w:pStyle w:val="CommentText"/>
      </w:pPr>
      <w:r>
        <w:rPr>
          <w:rStyle w:val="CommentReference"/>
        </w:rPr>
        <w:annotationRef/>
      </w:r>
      <w:r>
        <w:t>I don’t see “the Lord is with you” in the Coptic</w:t>
      </w:r>
    </w:p>
    <w:p w14:paraId="4431CB1C" w14:textId="77777777" w:rsidR="00B31899" w:rsidRDefault="00B31899">
      <w:pPr>
        <w:pStyle w:val="CommentText"/>
      </w:pPr>
    </w:p>
  </w:comment>
  <w:comment w:id="1343" w:author="Windows User" w:date="2015-10-30T08:56:00Z" w:initials="WU">
    <w:p w14:paraId="4549B91A" w14:textId="77777777" w:rsidR="00B31899" w:rsidRDefault="00B31899">
      <w:pPr>
        <w:pStyle w:val="CommentText"/>
      </w:pPr>
      <w:r>
        <w:rPr>
          <w:rStyle w:val="CommentReference"/>
        </w:rPr>
        <w:annotationRef/>
      </w:r>
      <w:r>
        <w:t>Heavenly herald of Good News?</w:t>
      </w:r>
    </w:p>
    <w:p w14:paraId="384F02AC" w14:textId="77777777" w:rsidR="00B31899" w:rsidRDefault="00B31899">
      <w:pPr>
        <w:pStyle w:val="CommentText"/>
      </w:pPr>
    </w:p>
  </w:comment>
  <w:comment w:id="1350" w:author="Windows User" w:date="2015-10-30T08:56:00Z" w:initials="WU">
    <w:p w14:paraId="4A264D5C" w14:textId="77777777" w:rsidR="00B31899" w:rsidRDefault="00B31899">
      <w:pPr>
        <w:pStyle w:val="CommentText"/>
      </w:pPr>
      <w:r>
        <w:rPr>
          <w:rStyle w:val="CommentReference"/>
        </w:rPr>
        <w:annotationRef/>
      </w:r>
      <w:r>
        <w:t>I think we’re doing holy for ethowab, but saint for agios… open to discussion though.</w:t>
      </w:r>
    </w:p>
  </w:comment>
  <w:comment w:id="1381" w:author="Windows User" w:date="2015-10-30T08:56:00Z" w:initials="WU">
    <w:p w14:paraId="3A72AA33" w14:textId="77777777" w:rsidR="00B31899" w:rsidRDefault="00B31899">
      <w:pPr>
        <w:pStyle w:val="CommentText"/>
      </w:pPr>
      <w:r>
        <w:rPr>
          <w:rStyle w:val="CommentReference"/>
        </w:rPr>
        <w:annotationRef/>
      </w:r>
      <w:r>
        <w:t>Redeemed?</w:t>
      </w:r>
    </w:p>
  </w:comment>
  <w:comment w:id="1382" w:author="Windows User" w:date="2015-10-30T08:56:00Z" w:initials="WU">
    <w:p w14:paraId="5BF82FF5" w14:textId="77777777" w:rsidR="00B31899" w:rsidRDefault="00B31899">
      <w:pPr>
        <w:pStyle w:val="CommentText"/>
      </w:pPr>
      <w:r>
        <w:rPr>
          <w:rStyle w:val="CommentReference"/>
        </w:rPr>
        <w:annotationRef/>
      </w:r>
      <w:r>
        <w:t>For? So?</w:t>
      </w:r>
    </w:p>
  </w:comment>
  <w:comment w:id="1387" w:author="Windows User" w:date="2015-10-30T08:56:00Z" w:initials="WU">
    <w:p w14:paraId="5B54A424" w14:textId="77777777" w:rsidR="00B31899" w:rsidRDefault="00B31899">
      <w:pPr>
        <w:pStyle w:val="CommentText"/>
      </w:pPr>
      <w:r>
        <w:rPr>
          <w:rStyle w:val="CommentReference"/>
        </w:rPr>
        <w:annotationRef/>
      </w:r>
      <w:r>
        <w:t>Or did shine and did illuminate</w:t>
      </w:r>
    </w:p>
  </w:comment>
  <w:comment w:id="1388" w:author="Windows User" w:date="2015-10-30T08:56:00Z" w:initials="WU">
    <w:p w14:paraId="5929E69F" w14:textId="77777777" w:rsidR="00B31899" w:rsidRDefault="00B31899">
      <w:pPr>
        <w:pStyle w:val="CommentText"/>
      </w:pPr>
      <w:r>
        <w:rPr>
          <w:rStyle w:val="CommentReference"/>
        </w:rPr>
        <w:annotationRef/>
      </w:r>
      <w:r>
        <w:t>What should this verse be?</w:t>
      </w:r>
    </w:p>
  </w:comment>
  <w:comment w:id="1389" w:author="Windows User" w:date="2015-10-30T08:56:00Z" w:initials="WU">
    <w:p w14:paraId="37815108" w14:textId="77777777" w:rsidR="00B31899" w:rsidRDefault="00B31899">
      <w:pPr>
        <w:pStyle w:val="CommentText"/>
      </w:pPr>
      <w:r>
        <w:rPr>
          <w:rStyle w:val="CommentReference"/>
        </w:rPr>
        <w:annotationRef/>
      </w:r>
      <w:r>
        <w:t>Uhm… does this mean something else, because saying the seal of the door Ezekiel saw was raised seems really bad …</w:t>
      </w:r>
    </w:p>
  </w:comment>
  <w:comment w:id="1390" w:author="Windows User" w:date="2015-10-30T08:56:00Z" w:initials="WU">
    <w:p w14:paraId="770E6FA0" w14:textId="77777777" w:rsidR="00B31899" w:rsidRDefault="00B31899">
      <w:pPr>
        <w:pStyle w:val="CommentText"/>
      </w:pPr>
      <w:r>
        <w:rPr>
          <w:rStyle w:val="CommentReference"/>
        </w:rPr>
        <w:annotationRef/>
      </w:r>
      <w:r>
        <w:t>Who?</w:t>
      </w:r>
    </w:p>
  </w:comment>
  <w:comment w:id="1391" w:author="Windows User" w:date="2015-10-30T08:56:00Z" w:initials="WU">
    <w:p w14:paraId="7FDD5784" w14:textId="77777777" w:rsidR="00B31899" w:rsidRDefault="00B31899">
      <w:pPr>
        <w:pStyle w:val="CommentText"/>
      </w:pPr>
      <w:r>
        <w:rPr>
          <w:rStyle w:val="CommentReference"/>
        </w:rPr>
        <w:annotationRef/>
      </w:r>
      <w:r>
        <w:t>Different adjective</w:t>
      </w:r>
    </w:p>
  </w:comment>
  <w:comment w:id="1392" w:author="Windows User" w:date="2015-10-30T08:56:00Z" w:initials="WU">
    <w:p w14:paraId="69734FAC" w14:textId="77777777" w:rsidR="00B31899" w:rsidRDefault="00B31899">
      <w:pPr>
        <w:pStyle w:val="CommentText"/>
      </w:pPr>
      <w:r>
        <w:rPr>
          <w:rStyle w:val="CommentReference"/>
        </w:rPr>
        <w:annotationRef/>
      </w:r>
      <w:r>
        <w:t>Sickness?</w:t>
      </w:r>
    </w:p>
  </w:comment>
  <w:comment w:id="1395" w:author="Windows User" w:date="2015-10-30T08:56:00Z" w:initials="BS">
    <w:p w14:paraId="07C468E8" w14:textId="77777777" w:rsidR="00B31899" w:rsidRDefault="00B31899">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8" w:author="Windows User" w:date="2015-10-30T08:56:00Z" w:initials="WU">
    <w:p w14:paraId="14F94395" w14:textId="77777777" w:rsidR="00B31899" w:rsidRDefault="00B31899">
      <w:pPr>
        <w:pStyle w:val="CommentText"/>
      </w:pPr>
      <w:r>
        <w:rPr>
          <w:rStyle w:val="CommentReference"/>
        </w:rPr>
        <w:annotationRef/>
      </w:r>
      <w:r>
        <w:t>What?</w:t>
      </w:r>
    </w:p>
  </w:comment>
  <w:comment w:id="1407" w:author="Windows User" w:date="2015-10-30T08:56:00Z" w:initials="WU">
    <w:p w14:paraId="39A2608E" w14:textId="77777777" w:rsidR="00B31899" w:rsidRDefault="00B31899">
      <w:pPr>
        <w:pStyle w:val="CommentText"/>
      </w:pPr>
      <w:r>
        <w:rPr>
          <w:rStyle w:val="CommentReference"/>
        </w:rPr>
        <w:annotationRef/>
      </w:r>
    </w:p>
  </w:comment>
  <w:comment w:id="1418" w:author="Windows User" w:date="2015-10-30T08:56:00Z" w:initials="WU">
    <w:p w14:paraId="255EEE9F" w14:textId="77777777" w:rsidR="00B31899" w:rsidRDefault="00B31899">
      <w:pPr>
        <w:pStyle w:val="CommentText"/>
      </w:pPr>
      <w:r>
        <w:rPr>
          <w:rStyle w:val="CommentReference"/>
        </w:rPr>
        <w:annotationRef/>
      </w:r>
      <w:r>
        <w:t>Is abouna going by a different version of the Coptic?</w:t>
      </w:r>
    </w:p>
    <w:p w14:paraId="45F504BB" w14:textId="77777777" w:rsidR="00B31899" w:rsidRDefault="00B31899">
      <w:pPr>
        <w:pStyle w:val="CommentText"/>
      </w:pPr>
    </w:p>
  </w:comment>
  <w:comment w:id="1420" w:author="Windows User" w:date="2015-10-30T08:56:00Z" w:initials="WU">
    <w:p w14:paraId="63C351E6" w14:textId="77777777" w:rsidR="00B31899" w:rsidRDefault="00B31899">
      <w:pPr>
        <w:pStyle w:val="CommentText"/>
      </w:pPr>
      <w:r>
        <w:rPr>
          <w:rStyle w:val="CommentReference"/>
        </w:rPr>
        <w:annotationRef/>
      </w:r>
      <w:r>
        <w:t>Praise and victory doesn’t make sense.</w:t>
      </w:r>
    </w:p>
  </w:comment>
  <w:comment w:id="1422" w:author="Windows User" w:date="2015-10-30T08:56:00Z" w:initials="WU">
    <w:p w14:paraId="5729C7D5" w14:textId="77777777" w:rsidR="00B31899" w:rsidRDefault="00B31899">
      <w:pPr>
        <w:pStyle w:val="CommentText"/>
      </w:pPr>
      <w:r>
        <w:rPr>
          <w:rStyle w:val="CommentReference"/>
        </w:rPr>
        <w:annotationRef/>
      </w:r>
      <w:r>
        <w:t>Godhead?</w:t>
      </w:r>
    </w:p>
  </w:comment>
  <w:comment w:id="1431" w:author="Windows User" w:date="2015-10-30T08:56:00Z" w:initials="WU">
    <w:p w14:paraId="78E42A11" w14:textId="77777777" w:rsidR="00B31899" w:rsidRDefault="00B31899">
      <w:pPr>
        <w:pStyle w:val="CommentText"/>
      </w:pPr>
      <w:r>
        <w:rPr>
          <w:rStyle w:val="CommentReference"/>
        </w:rPr>
        <w:annotationRef/>
      </w:r>
      <w:r>
        <w:t>Establish?</w:t>
      </w:r>
    </w:p>
  </w:comment>
  <w:comment w:id="1432" w:author="Windows User" w:date="2015-10-30T08:56:00Z" w:initials="WU">
    <w:p w14:paraId="642EB965" w14:textId="77777777" w:rsidR="00B31899" w:rsidRDefault="00B31899">
      <w:pPr>
        <w:pStyle w:val="CommentText"/>
      </w:pPr>
      <w:r>
        <w:rPr>
          <w:rStyle w:val="CommentReference"/>
        </w:rPr>
        <w:annotationRef/>
      </w:r>
      <w:r>
        <w:t>Check another source… missing puncuation</w:t>
      </w:r>
    </w:p>
  </w:comment>
  <w:comment w:id="1433" w:author="Windows User" w:date="2015-10-30T08:56:00Z" w:initials="WU">
    <w:p w14:paraId="6F8B5532" w14:textId="77777777" w:rsidR="00B31899" w:rsidRDefault="00B31899">
      <w:pPr>
        <w:pStyle w:val="CommentText"/>
      </w:pPr>
      <w:r>
        <w:rPr>
          <w:rStyle w:val="CommentReference"/>
        </w:rPr>
        <w:annotationRef/>
      </w:r>
      <w:r>
        <w:t>Worked?</w:t>
      </w:r>
    </w:p>
  </w:comment>
  <w:comment w:id="1434" w:author="Windows User" w:date="2015-10-30T08:56:00Z" w:initials="WU">
    <w:p w14:paraId="4F504285" w14:textId="77777777" w:rsidR="00B31899" w:rsidRDefault="00B31899">
      <w:pPr>
        <w:pStyle w:val="CommentText"/>
      </w:pPr>
      <w:r>
        <w:rPr>
          <w:rStyle w:val="CommentReference"/>
        </w:rPr>
        <w:annotationRef/>
      </w:r>
      <w:r>
        <w:t>Thrice holy or Trisagion?</w:t>
      </w:r>
    </w:p>
  </w:comment>
  <w:comment w:id="1436" w:author="Windows User" w:date="2015-10-30T08:56:00Z" w:initials="WU">
    <w:p w14:paraId="5514BCC2" w14:textId="77777777" w:rsidR="00B31899" w:rsidRPr="00936DE7"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7" w:author="Windows User" w:date="2015-10-30T08:56:00Z" w:initials="WU">
    <w:p w14:paraId="179A5384" w14:textId="77777777" w:rsidR="00B31899" w:rsidRDefault="00B31899">
      <w:pPr>
        <w:pStyle w:val="CommentText"/>
      </w:pPr>
      <w:r>
        <w:rPr>
          <w:rStyle w:val="CommentReference"/>
        </w:rPr>
        <w:annotationRef/>
      </w:r>
      <w:r>
        <w:t>Right translation?</w:t>
      </w:r>
    </w:p>
  </w:comment>
  <w:comment w:id="1439" w:author="Windows User" w:date="2015-10-30T08:56:00Z" w:initials="WU">
    <w:p w14:paraId="1682BE28" w14:textId="77777777" w:rsidR="00B31899" w:rsidRDefault="00B31899">
      <w:pPr>
        <w:pStyle w:val="CommentText"/>
      </w:pPr>
      <w:r>
        <w:rPr>
          <w:rStyle w:val="CommentReference"/>
        </w:rPr>
        <w:annotationRef/>
      </w:r>
      <w:r>
        <w:t>What does this mean?</w:t>
      </w:r>
    </w:p>
  </w:comment>
  <w:comment w:id="1440" w:author="Windows User" w:date="2015-10-30T08:56:00Z" w:initials="WU">
    <w:p w14:paraId="30C5B7C9" w14:textId="77777777" w:rsidR="00B31899" w:rsidRDefault="00B31899">
      <w:pPr>
        <w:pStyle w:val="CommentText"/>
      </w:pPr>
      <w:r>
        <w:rPr>
          <w:rStyle w:val="CommentReference"/>
        </w:rPr>
        <w:annotationRef/>
      </w:r>
      <w:r>
        <w:t>To the end?</w:t>
      </w:r>
    </w:p>
  </w:comment>
  <w:comment w:id="1445" w:author="Windows User" w:date="2015-10-30T08:56:00Z" w:initials="WU">
    <w:p w14:paraId="2C2856CA" w14:textId="77777777" w:rsidR="00B31899" w:rsidRDefault="00B31899">
      <w:pPr>
        <w:pStyle w:val="CommentText"/>
      </w:pPr>
      <w:r>
        <w:rPr>
          <w:rStyle w:val="CommentReference"/>
        </w:rPr>
        <w:annotationRef/>
      </w:r>
      <w:r>
        <w:t>Or freedom?</w:t>
      </w:r>
    </w:p>
  </w:comment>
  <w:comment w:id="1446" w:author="Windows User" w:date="2015-10-30T08:56:00Z" w:initials="WU">
    <w:p w14:paraId="229642C6" w14:textId="77777777" w:rsidR="00B31899" w:rsidRDefault="00B31899">
      <w:pPr>
        <w:pStyle w:val="CommentText"/>
      </w:pPr>
      <w:r>
        <w:rPr>
          <w:rStyle w:val="CommentReference"/>
        </w:rPr>
        <w:annotationRef/>
      </w:r>
      <w:r>
        <w:t>Or establish?</w:t>
      </w:r>
    </w:p>
  </w:comment>
  <w:comment w:id="1454" w:author="Windows User" w:date="2015-10-30T08:56:00Z" w:initials="WU">
    <w:p w14:paraId="798C7307" w14:textId="77777777" w:rsidR="00B31899" w:rsidRDefault="00B31899">
      <w:pPr>
        <w:pStyle w:val="CommentText"/>
      </w:pPr>
      <w:r>
        <w:rPr>
          <w:rStyle w:val="CommentReference"/>
        </w:rPr>
        <w:annotationRef/>
      </w:r>
      <w:r>
        <w:t>Is this the correct date?</w:t>
      </w:r>
    </w:p>
  </w:comment>
  <w:comment w:id="1546" w:author="Windows User" w:date="2015-10-30T08:56:00Z" w:initials="WU">
    <w:p w14:paraId="1C25D03A" w14:textId="77777777" w:rsidR="00B31899" w:rsidRDefault="00B31899">
      <w:pPr>
        <w:pStyle w:val="CommentText"/>
      </w:pPr>
      <w:r>
        <w:rPr>
          <w:rStyle w:val="CommentReference"/>
        </w:rPr>
        <w:annotationRef/>
      </w:r>
      <w:r>
        <w:t>Can this be reworded?</w:t>
      </w:r>
    </w:p>
  </w:comment>
  <w:comment w:id="1548" w:author="Windows User" w:date="2015-10-30T08:56:00Z" w:initials="WU">
    <w:p w14:paraId="71B1FE22" w14:textId="77777777" w:rsidR="00B31899" w:rsidRDefault="00B31899">
      <w:pPr>
        <w:pStyle w:val="CommentText"/>
      </w:pPr>
      <w:r>
        <w:rPr>
          <w:rStyle w:val="CommentReference"/>
        </w:rPr>
        <w:annotationRef/>
      </w:r>
      <w:r>
        <w:t>Check other books for alternate word here.</w:t>
      </w:r>
    </w:p>
  </w:comment>
  <w:comment w:id="1549" w:author="Windows User" w:date="2015-10-30T08:56:00Z" w:initials="WU">
    <w:p w14:paraId="546F5FFA" w14:textId="77777777" w:rsidR="00B31899" w:rsidRDefault="00B31899">
      <w:pPr>
        <w:pStyle w:val="CommentText"/>
      </w:pPr>
      <w:r>
        <w:rPr>
          <w:rStyle w:val="CommentReference"/>
        </w:rPr>
        <w:annotationRef/>
      </w:r>
      <w:r>
        <w:t>Nations or peoples?</w:t>
      </w:r>
    </w:p>
  </w:comment>
  <w:comment w:id="1550" w:author="Windows User" w:date="2015-10-30T08:56:00Z" w:initials="WU">
    <w:p w14:paraId="4FC1DCF3" w14:textId="77777777" w:rsidR="00B31899" w:rsidRDefault="00B31899">
      <w:pPr>
        <w:pStyle w:val="CommentText"/>
      </w:pPr>
      <w:r>
        <w:rPr>
          <w:rStyle w:val="CommentReference"/>
        </w:rPr>
        <w:annotationRef/>
      </w:r>
      <w:r>
        <w:t>Burned or consumed?</w:t>
      </w:r>
    </w:p>
  </w:comment>
  <w:comment w:id="1551" w:author="Windows User" w:date="2015-10-30T08:56:00Z" w:initials="WU">
    <w:p w14:paraId="5B463C07" w14:textId="77777777" w:rsidR="00B31899" w:rsidRDefault="00B31899">
      <w:pPr>
        <w:pStyle w:val="CommentText"/>
      </w:pPr>
      <w:r>
        <w:rPr>
          <w:rStyle w:val="CommentReference"/>
        </w:rPr>
        <w:annotationRef/>
      </w:r>
      <w:r>
        <w:t>?</w:t>
      </w:r>
    </w:p>
  </w:comment>
  <w:comment w:id="1552" w:author="Windows User" w:date="2015-10-30T08:56:00Z" w:initials="WU">
    <w:p w14:paraId="3079CC02" w14:textId="77777777" w:rsidR="00B31899" w:rsidRPr="0098028B"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3" w:author="Windows User" w:date="2015-10-30T08:56:00Z" w:initials="WU">
    <w:p w14:paraId="4B943F0B" w14:textId="77777777" w:rsidR="00B31899" w:rsidRDefault="00B31899">
      <w:pPr>
        <w:pStyle w:val="CommentText"/>
      </w:pPr>
      <w:r>
        <w:rPr>
          <w:rStyle w:val="CommentReference"/>
        </w:rPr>
        <w:annotationRef/>
      </w:r>
      <w:r>
        <w:t>Synaxarium has St. James dying twice… likely one of them should be St. John!</w:t>
      </w:r>
    </w:p>
  </w:comment>
  <w:comment w:id="1596" w:author="Windows User" w:date="2015-10-30T08:56:00Z" w:initials="WU">
    <w:p w14:paraId="11436C6E" w14:textId="77777777" w:rsidR="00B31899" w:rsidRDefault="00B31899">
      <w:pPr>
        <w:pStyle w:val="CommentText"/>
      </w:pPr>
      <w:r>
        <w:rPr>
          <w:rStyle w:val="CommentReference"/>
        </w:rPr>
        <w:annotationRef/>
      </w:r>
      <w:r>
        <w:t>Ramez says print synacarium may have him in july</w:t>
      </w:r>
    </w:p>
  </w:comment>
  <w:comment w:id="1607" w:author="Windows User" w:date="2015-10-30T08:56:00Z" w:initials="WU">
    <w:p w14:paraId="62A36CDC" w14:textId="77777777" w:rsidR="00B31899" w:rsidRDefault="00B31899">
      <w:pPr>
        <w:pStyle w:val="CommentText"/>
      </w:pPr>
      <w:r>
        <w:rPr>
          <w:rStyle w:val="CommentReference"/>
        </w:rPr>
        <w:annotationRef/>
      </w:r>
      <w:r>
        <w:t>Approached? What does this vs mean?</w:t>
      </w:r>
    </w:p>
  </w:comment>
  <w:comment w:id="1608" w:author="Windows User" w:date="2015-10-30T08:56:00Z" w:initials="WU">
    <w:p w14:paraId="329416E7" w14:textId="77777777" w:rsidR="00B31899" w:rsidRPr="00035775"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4" w:author="Windows User" w:date="2015-10-30T08:56:00Z" w:initials="WU">
    <w:p w14:paraId="763F73BB" w14:textId="77777777" w:rsidR="00B31899" w:rsidRDefault="00B31899">
      <w:pPr>
        <w:pStyle w:val="CommentText"/>
      </w:pPr>
      <w:r>
        <w:rPr>
          <w:rStyle w:val="CommentReference"/>
        </w:rPr>
        <w:annotationRef/>
      </w:r>
      <w:r>
        <w:t>Thoughts?</w:t>
      </w:r>
    </w:p>
  </w:comment>
  <w:comment w:id="1635" w:author="Windows User" w:date="2015-10-30T08:56:00Z" w:initials="WU">
    <w:p w14:paraId="7B47C8A3" w14:textId="77777777" w:rsidR="00B31899" w:rsidRDefault="00B31899">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0" w:author="Windows User" w:date="2015-10-30T08:56:00Z" w:initials="WU">
    <w:p w14:paraId="0BE9113A" w14:textId="77777777" w:rsidR="00B31899" w:rsidRDefault="00B31899">
      <w:pPr>
        <w:pStyle w:val="CommentText"/>
      </w:pPr>
      <w:r>
        <w:rPr>
          <w:rStyle w:val="CommentReference"/>
        </w:rPr>
        <w:annotationRef/>
      </w:r>
      <w:r>
        <w:t>Completely different.</w:t>
      </w:r>
    </w:p>
  </w:comment>
  <w:comment w:id="1671" w:author="Windows User" w:date="2015-10-30T08:56:00Z" w:initials="WU">
    <w:p w14:paraId="074682DD" w14:textId="77777777" w:rsidR="00B31899" w:rsidRDefault="00B31899">
      <w:pPr>
        <w:pStyle w:val="CommentText"/>
      </w:pPr>
      <w:r>
        <w:rPr>
          <w:rStyle w:val="CommentReference"/>
        </w:rPr>
        <w:annotationRef/>
      </w:r>
      <w:r>
        <w:t>With or in?</w:t>
      </w:r>
    </w:p>
  </w:comment>
  <w:comment w:id="1672" w:author="Windows User" w:date="2015-10-30T08:56:00Z" w:initials="WU">
    <w:p w14:paraId="371712E1" w14:textId="77777777" w:rsidR="00B31899" w:rsidRDefault="00B31899">
      <w:pPr>
        <w:pStyle w:val="CommentText"/>
      </w:pPr>
      <w:r>
        <w:rPr>
          <w:rStyle w:val="CommentReference"/>
        </w:rPr>
        <w:annotationRef/>
      </w:r>
    </w:p>
  </w:comment>
  <w:comment w:id="1673" w:author="Windows User" w:date="2015-10-30T08:56:00Z" w:initials="WU">
    <w:p w14:paraId="0B3C1D3B" w14:textId="77777777" w:rsidR="00B31899" w:rsidRDefault="00B31899">
      <w:pPr>
        <w:pStyle w:val="CommentText"/>
      </w:pPr>
      <w:r>
        <w:rPr>
          <w:rStyle w:val="CommentReference"/>
        </w:rPr>
        <w:annotationRef/>
      </w:r>
      <w:r>
        <w:t>Sound or voice?</w:t>
      </w:r>
    </w:p>
  </w:comment>
  <w:comment w:id="1675" w:author="Windows User" w:date="2015-10-30T08:56:00Z" w:initials="WU">
    <w:p w14:paraId="1C3A0B98" w14:textId="77777777" w:rsidR="00B31899" w:rsidRDefault="00B31899">
      <w:pPr>
        <w:pStyle w:val="CommentText"/>
      </w:pPr>
      <w:r>
        <w:rPr>
          <w:rStyle w:val="CommentReference"/>
        </w:rPr>
        <w:annotationRef/>
      </w:r>
      <w:r>
        <w:t>Open to suggetions.</w:t>
      </w:r>
    </w:p>
  </w:comment>
  <w:comment w:id="1676" w:author="Windows User" w:date="2015-10-30T08:56:00Z" w:initials="WU">
    <w:p w14:paraId="79DB91AB" w14:textId="77777777" w:rsidR="00B31899" w:rsidRDefault="00B31899">
      <w:pPr>
        <w:pStyle w:val="CommentText"/>
      </w:pPr>
      <w:r>
        <w:rPr>
          <w:rStyle w:val="CommentReference"/>
        </w:rPr>
        <w:annotationRef/>
      </w:r>
      <w:r>
        <w:t>Before?</w:t>
      </w:r>
    </w:p>
  </w:comment>
  <w:comment w:id="1677" w:author="Windows User" w:date="2015-10-30T08:56:00Z" w:initials="WU">
    <w:p w14:paraId="777049F3" w14:textId="77777777" w:rsidR="00B31899" w:rsidRDefault="00B31899">
      <w:pPr>
        <w:pStyle w:val="CommentText"/>
      </w:pPr>
      <w:r>
        <w:rPr>
          <w:rStyle w:val="CommentReference"/>
        </w:rPr>
        <w:annotationRef/>
      </w:r>
      <w:r>
        <w:t>Nations?</w:t>
      </w:r>
    </w:p>
  </w:comment>
  <w:comment w:id="1678" w:author="Windows User" w:date="2015-10-30T08:56:00Z" w:initials="WU">
    <w:p w14:paraId="29D1E0CC" w14:textId="77777777" w:rsidR="00B31899" w:rsidRDefault="00B31899">
      <w:pPr>
        <w:pStyle w:val="CommentText"/>
      </w:pPr>
      <w:r>
        <w:rPr>
          <w:rStyle w:val="CommentReference"/>
        </w:rPr>
        <w:annotationRef/>
      </w:r>
      <w:r>
        <w:t>?</w:t>
      </w:r>
    </w:p>
  </w:comment>
  <w:comment w:id="1719" w:author="Windows User" w:date="2015-10-30T08:56:00Z" w:initials="WU">
    <w:p w14:paraId="73A9ACC7" w14:textId="77777777" w:rsidR="00B31899" w:rsidRDefault="00B31899">
      <w:pPr>
        <w:pStyle w:val="CommentText"/>
      </w:pPr>
      <w:r>
        <w:rPr>
          <w:rStyle w:val="CommentReference"/>
        </w:rPr>
        <w:annotationRef/>
      </w:r>
      <w:r>
        <w:t>?</w:t>
      </w:r>
    </w:p>
  </w:comment>
  <w:comment w:id="1726" w:author="Windows User" w:date="2015-10-30T08:56:00Z" w:initials="WU">
    <w:p w14:paraId="4F5630C0" w14:textId="77777777" w:rsidR="00B31899" w:rsidRDefault="00B31899">
      <w:pPr>
        <w:pStyle w:val="CommentText"/>
      </w:pPr>
      <w:r>
        <w:rPr>
          <w:rStyle w:val="CommentReference"/>
        </w:rPr>
        <w:annotationRef/>
      </w:r>
      <w:r>
        <w:t>Abba Noub, abanoub, Apa Noub, Apnoub?</w:t>
      </w:r>
    </w:p>
  </w:comment>
  <w:comment w:id="1727" w:author="Windows User" w:date="2015-10-30T08:56:00Z" w:initials="WU">
    <w:p w14:paraId="3899034D" w14:textId="77777777" w:rsidR="00B31899" w:rsidRDefault="00B31899">
      <w:pPr>
        <w:pStyle w:val="CommentText"/>
      </w:pPr>
      <w:r>
        <w:rPr>
          <w:rStyle w:val="CommentReference"/>
        </w:rPr>
        <w:annotationRef/>
      </w:r>
      <w:r>
        <w:t>Upright, or orthodox?</w:t>
      </w:r>
    </w:p>
  </w:comment>
  <w:comment w:id="1736" w:author="Windows User" w:date="2015-10-30T08:56:00Z" w:initials="WU">
    <w:p w14:paraId="61207ABC" w14:textId="77777777" w:rsidR="00B31899" w:rsidRDefault="00B31899">
      <w:pPr>
        <w:pStyle w:val="CommentText"/>
      </w:pPr>
      <w:r>
        <w:rPr>
          <w:rStyle w:val="CommentReference"/>
        </w:rPr>
        <w:annotationRef/>
      </w:r>
      <w:r>
        <w:t>Are we going with ti agia = saint and ti ethowab = the holy?</w:t>
      </w:r>
    </w:p>
  </w:comment>
  <w:comment w:id="1758" w:author="Windows User" w:date="2015-11-18T20:43:00Z" w:initials="WU">
    <w:p w14:paraId="08613E46" w14:textId="00F90E8C" w:rsidR="00B31899" w:rsidRDefault="00B31899">
      <w:pPr>
        <w:pStyle w:val="CommentText"/>
      </w:pPr>
      <w:r>
        <w:rPr>
          <w:rStyle w:val="CommentReference"/>
        </w:rPr>
        <w:annotationRef/>
      </w:r>
      <w:r>
        <w:t>Is this for Adam days? Or just Sundays?</w:t>
      </w:r>
    </w:p>
  </w:comment>
  <w:comment w:id="1759" w:author="Windows User" w:date="2015-11-18T20:38:00Z" w:initials="WU">
    <w:p w14:paraId="43F9C3B7" w14:textId="77777777" w:rsidR="00B31899" w:rsidRDefault="00B31899">
      <w:pPr>
        <w:pStyle w:val="CommentText"/>
      </w:pPr>
      <w:r>
        <w:rPr>
          <w:rStyle w:val="CommentReference"/>
        </w:rPr>
        <w:annotationRef/>
      </w:r>
      <w:r>
        <w:t>What does this mean? I feel like we put something else somewhere else</w:t>
      </w:r>
    </w:p>
  </w:comment>
  <w:comment w:id="1761" w:author="Windows User" w:date="2015-11-19T22:12:00Z" w:initials="WU">
    <w:p w14:paraId="79F037D4" w14:textId="77777777" w:rsidR="00B31899" w:rsidRDefault="00B31899">
      <w:pPr>
        <w:pStyle w:val="CommentText"/>
      </w:pPr>
      <w:r>
        <w:rPr>
          <w:rStyle w:val="CommentReference"/>
        </w:rPr>
        <w:annotationRef/>
      </w:r>
      <w:r>
        <w:t>Theotokos forever, or ever-Theotokos?</w:t>
      </w:r>
    </w:p>
  </w:comment>
  <w:comment w:id="1762" w:author="Windows User" w:date="2015-11-19T22:12:00Z" w:initials="WU">
    <w:p w14:paraId="7E2C6DDB" w14:textId="77777777" w:rsidR="00B31899" w:rsidRDefault="00B31899">
      <w:pPr>
        <w:pStyle w:val="CommentText"/>
      </w:pPr>
      <w:r>
        <w:rPr>
          <w:rStyle w:val="CommentReference"/>
        </w:rPr>
        <w:annotationRef/>
      </w:r>
      <w:r>
        <w:t>What does this mean?</w:t>
      </w:r>
    </w:p>
  </w:comment>
  <w:comment w:id="1763" w:author="Windows User" w:date="2015-11-19T22:12:00Z" w:initials="WU">
    <w:p w14:paraId="71146019" w14:textId="77777777" w:rsidR="00B31899" w:rsidRDefault="00B31899">
      <w:pPr>
        <w:pStyle w:val="CommentText"/>
      </w:pPr>
      <w:r>
        <w:rPr>
          <w:rStyle w:val="CommentReference"/>
        </w:rPr>
        <w:annotationRef/>
      </w:r>
      <w:r>
        <w:t>What does this mean?</w:t>
      </w:r>
    </w:p>
  </w:comment>
  <w:comment w:id="1764" w:author="Windows User" w:date="2015-11-19T22:12:00Z" w:initials="WU">
    <w:p w14:paraId="24E4F57A" w14:textId="77777777" w:rsidR="00B31899" w:rsidRDefault="00B31899">
      <w:pPr>
        <w:pStyle w:val="CommentText"/>
      </w:pPr>
      <w:r>
        <w:rPr>
          <w:rStyle w:val="CommentReference"/>
        </w:rPr>
        <w:annotationRef/>
      </w:r>
      <w:r>
        <w:t>Praying or interceding?</w:t>
      </w:r>
    </w:p>
  </w:comment>
  <w:comment w:id="1782" w:author="Windows User" w:date="2015-10-30T08:56:00Z" w:initials="WU">
    <w:p w14:paraId="36116F5D" w14:textId="77777777" w:rsidR="00B31899" w:rsidRPr="00F905FE"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3" w:author="Windows User" w:date="2015-10-30T08:56:00Z" w:initials="WU">
    <w:p w14:paraId="55EA204B" w14:textId="77777777" w:rsidR="00B31899" w:rsidRDefault="00B31899">
      <w:pPr>
        <w:pStyle w:val="CommentText"/>
      </w:pPr>
      <w:r>
        <w:rPr>
          <w:rStyle w:val="CommentReference"/>
        </w:rPr>
        <w:annotationRef/>
      </w:r>
      <w:r>
        <w:t>Typo?</w:t>
      </w:r>
    </w:p>
  </w:comment>
  <w:comment w:id="1804" w:author="Windows User" w:date="2015-10-30T08:56:00Z" w:initials="WU">
    <w:p w14:paraId="11E5D177" w14:textId="77777777" w:rsidR="00B31899" w:rsidRPr="00DD5DBC" w:rsidRDefault="00B31899">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6" w:author="Windows User" w:date="2015-10-30T08:56:00Z" w:initials="WU">
    <w:p w14:paraId="38A16B24" w14:textId="77777777" w:rsidR="00B31899" w:rsidRDefault="00B31899">
      <w:pPr>
        <w:pStyle w:val="CommentText"/>
      </w:pPr>
      <w:r>
        <w:rPr>
          <w:rStyle w:val="CommentReference"/>
        </w:rPr>
        <w:annotationRef/>
      </w:r>
      <w:r>
        <w:t>What does the Coptic say?</w:t>
      </w:r>
    </w:p>
  </w:comment>
  <w:comment w:id="1807" w:author="Windows User" w:date="2015-10-30T08:56:00Z" w:initials="WU">
    <w:p w14:paraId="239824AA" w14:textId="77777777" w:rsidR="00B31899" w:rsidRDefault="00B31899">
      <w:pPr>
        <w:pStyle w:val="CommentText"/>
      </w:pPr>
      <w:r>
        <w:rPr>
          <w:rStyle w:val="CommentReference"/>
        </w:rPr>
        <w:annotationRef/>
      </w:r>
      <w:r>
        <w:t>What is being quoted? 2Cor 5?</w:t>
      </w:r>
    </w:p>
  </w:comment>
  <w:comment w:id="1810" w:author="Windows User" w:date="2015-10-30T08:56:00Z" w:initials="WU">
    <w:p w14:paraId="1EC34668" w14:textId="77777777" w:rsidR="00B31899" w:rsidRDefault="00B31899">
      <w:pPr>
        <w:pStyle w:val="CommentText"/>
      </w:pPr>
      <w:r>
        <w:rPr>
          <w:rStyle w:val="CommentReference"/>
        </w:rPr>
        <w:annotationRef/>
      </w:r>
      <w:r>
        <w:t>This is clearly a late composition, bastardizing other hymns. “our father in heaven, the sinless one, with your good father…” right.</w:t>
      </w:r>
    </w:p>
  </w:comment>
  <w:comment w:id="1811" w:author="Windows User" w:date="2015-10-30T08:56:00Z" w:initials="WU">
    <w:p w14:paraId="4470C38C" w14:textId="77777777" w:rsidR="00B31899" w:rsidRDefault="00B31899">
      <w:pPr>
        <w:pStyle w:val="CommentText"/>
      </w:pPr>
      <w:r>
        <w:rPr>
          <w:rStyle w:val="CommentReference"/>
        </w:rPr>
        <w:annotationRef/>
      </w:r>
      <w:r>
        <w:t>Coptic is different from previous verse. What should English be?</w:t>
      </w:r>
    </w:p>
  </w:comment>
  <w:comment w:id="1812" w:author="Windows User" w:date="2015-10-30T08:56:00Z" w:initials="WU">
    <w:p w14:paraId="350A9B71" w14:textId="77777777" w:rsidR="00B31899" w:rsidRDefault="00B31899">
      <w:pPr>
        <w:pStyle w:val="CommentText"/>
      </w:pPr>
      <w:r>
        <w:rPr>
          <w:rStyle w:val="CommentReference"/>
        </w:rPr>
        <w:annotationRef/>
      </w:r>
      <w:r>
        <w:t>Or athletes? Or athletic martyrs?</w:t>
      </w:r>
    </w:p>
  </w:comment>
  <w:comment w:id="1813" w:author="Windows User" w:date="2015-10-30T08:56:00Z" w:initials="WU">
    <w:p w14:paraId="72F9FFC3" w14:textId="77777777" w:rsidR="00B31899" w:rsidRDefault="00B31899">
      <w:pPr>
        <w:pStyle w:val="CommentText"/>
      </w:pPr>
      <w:r>
        <w:rPr>
          <w:rStyle w:val="CommentReference"/>
        </w:rPr>
        <w:annotationRef/>
      </w:r>
      <w:r>
        <w:t>Or of the martyrs?</w:t>
      </w:r>
    </w:p>
  </w:comment>
  <w:comment w:id="1814" w:author="Windows User" w:date="2015-10-30T08:56:00Z" w:initials="WU">
    <w:p w14:paraId="7BD5C124" w14:textId="77777777" w:rsidR="00B31899" w:rsidRDefault="00B31899">
      <w:pPr>
        <w:pStyle w:val="CommentText"/>
      </w:pPr>
      <w:r>
        <w:rPr>
          <w:rStyle w:val="CommentReference"/>
        </w:rPr>
        <w:annotationRef/>
      </w:r>
      <w:r>
        <w:t>Carries or lifts?</w:t>
      </w:r>
    </w:p>
  </w:comment>
  <w:comment w:id="1815" w:author="Windows User" w:date="2015-10-30T08:56:00Z" w:initials="WU">
    <w:p w14:paraId="525F7218" w14:textId="77777777" w:rsidR="00B31899" w:rsidRDefault="00B31899">
      <w:pPr>
        <w:pStyle w:val="CommentText"/>
      </w:pPr>
      <w:r>
        <w:rPr>
          <w:rStyle w:val="CommentReference"/>
        </w:rPr>
        <w:annotationRef/>
      </w:r>
      <w:r>
        <w:t>Churches?</w:t>
      </w:r>
    </w:p>
    <w:p w14:paraId="32A8F1D7" w14:textId="77777777" w:rsidR="00B31899" w:rsidRDefault="00B31899">
      <w:pPr>
        <w:pStyle w:val="CommentText"/>
      </w:pPr>
    </w:p>
  </w:comment>
  <w:comment w:id="1816" w:author="Windows User" w:date="2015-10-30T08:56:00Z" w:initials="WU">
    <w:p w14:paraId="165286E5" w14:textId="77777777" w:rsidR="00B31899" w:rsidRDefault="00B31899">
      <w:pPr>
        <w:pStyle w:val="CommentText"/>
      </w:pPr>
      <w:r>
        <w:rPr>
          <w:rStyle w:val="CommentReference"/>
        </w:rPr>
        <w:annotationRef/>
      </w:r>
      <w:r>
        <w:t>End?</w:t>
      </w:r>
    </w:p>
  </w:comment>
  <w:comment w:id="1825" w:author="Windows User" w:date="2015-10-30T08:56:00Z" w:initials="WU">
    <w:p w14:paraId="770DC519" w14:textId="77777777" w:rsidR="00B31899" w:rsidRDefault="00B31899">
      <w:pPr>
        <w:pStyle w:val="CommentText"/>
      </w:pPr>
      <w:r>
        <w:rPr>
          <w:rStyle w:val="CommentReference"/>
        </w:rPr>
        <w:annotationRef/>
      </w:r>
      <w:r>
        <w:t>Or full stop. You are worthy of the glory,</w:t>
      </w:r>
    </w:p>
  </w:comment>
  <w:comment w:id="1831" w:author="Windows User" w:date="2015-10-30T08:56:00Z" w:initials="WU">
    <w:p w14:paraId="664F3BFA" w14:textId="77777777" w:rsidR="00B31899" w:rsidRDefault="00B31899">
      <w:pPr>
        <w:pStyle w:val="CommentText"/>
      </w:pPr>
      <w:r>
        <w:rPr>
          <w:rStyle w:val="CommentReference"/>
        </w:rPr>
        <w:annotationRef/>
      </w:r>
      <w:r>
        <w:t>?</w:t>
      </w:r>
    </w:p>
  </w:comment>
  <w:comment w:id="1834" w:author="Windows User" w:date="2015-10-30T08:56:00Z" w:initials="WU">
    <w:p w14:paraId="08BCD53E" w14:textId="77777777" w:rsidR="00B31899" w:rsidRDefault="00B31899">
      <w:pPr>
        <w:pStyle w:val="CommentText"/>
      </w:pPr>
      <w:r>
        <w:rPr>
          <w:rStyle w:val="CommentReference"/>
        </w:rPr>
        <w:annotationRef/>
      </w:r>
      <w:r>
        <w:t>Is? Or will be? Exalted, or highly exalted?</w:t>
      </w:r>
    </w:p>
  </w:comment>
  <w:comment w:id="1836" w:author="Windows User" w:date="2015-10-30T08:56:00Z" w:initials="WU">
    <w:p w14:paraId="4F4D62D2" w14:textId="77777777" w:rsidR="00B31899" w:rsidRDefault="00B31899">
      <w:pPr>
        <w:pStyle w:val="CommentText"/>
      </w:pPr>
      <w:r>
        <w:rPr>
          <w:rStyle w:val="CommentReference"/>
        </w:rPr>
        <w:annotationRef/>
      </w:r>
      <w:r>
        <w:t>Bring or offer</w:t>
      </w:r>
    </w:p>
  </w:comment>
  <w:comment w:id="1837" w:author="Windows User" w:date="2015-10-30T08:56:00Z" w:initials="WU">
    <w:p w14:paraId="66D4EE13" w14:textId="77777777" w:rsidR="00B31899" w:rsidRDefault="00B31899">
      <w:pPr>
        <w:pStyle w:val="CommentText"/>
      </w:pPr>
      <w:r>
        <w:rPr>
          <w:rStyle w:val="CommentReference"/>
        </w:rPr>
        <w:annotationRef/>
      </w:r>
      <w:r>
        <w:t>Spelling?</w:t>
      </w:r>
    </w:p>
  </w:comment>
  <w:comment w:id="1843" w:author="Windows User" w:date="2015-11-17T22:12:00Z" w:initials="WU">
    <w:p w14:paraId="412F0631" w14:textId="77777777" w:rsidR="00B31899" w:rsidRDefault="00B31899">
      <w:pPr>
        <w:pStyle w:val="CommentText"/>
      </w:pPr>
      <w:r>
        <w:rPr>
          <w:rStyle w:val="CommentReference"/>
        </w:rPr>
        <w:annotationRef/>
      </w:r>
      <w:r>
        <w:t>Literally trampled, right? Or crushed?</w:t>
      </w:r>
    </w:p>
  </w:comment>
  <w:comment w:id="1844" w:author="Windows User" w:date="2015-11-17T22:12:00Z" w:initials="WU">
    <w:p w14:paraId="135DCC31" w14:textId="77777777" w:rsidR="00B31899" w:rsidRDefault="00B31899">
      <w:pPr>
        <w:pStyle w:val="CommentText"/>
      </w:pPr>
      <w:r>
        <w:rPr>
          <w:rStyle w:val="CommentReference"/>
        </w:rPr>
        <w:annotationRef/>
      </w:r>
      <w:r>
        <w:t>Authority? Might? Reign?</w:t>
      </w:r>
    </w:p>
  </w:comment>
  <w:comment w:id="1847" w:author="Windows User" w:date="2015-10-30T08:56:00Z" w:initials="WU">
    <w:p w14:paraId="11BE3C4D" w14:textId="77777777" w:rsidR="00B31899" w:rsidRDefault="00B31899">
      <w:pPr>
        <w:pStyle w:val="CommentText"/>
      </w:pPr>
      <w:r>
        <w:rPr>
          <w:rStyle w:val="CommentReference"/>
        </w:rPr>
        <w:annotationRef/>
      </w:r>
      <w:r>
        <w:t>Name or Holy Name?</w:t>
      </w:r>
    </w:p>
  </w:comment>
  <w:comment w:id="1857" w:author="Windows User" w:date="2015-10-30T08:56:00Z" w:initials="WU">
    <w:p w14:paraId="4A1C10F1" w14:textId="77777777" w:rsidR="00B31899" w:rsidRDefault="00B31899">
      <w:pPr>
        <w:pStyle w:val="CommentText"/>
      </w:pPr>
      <w:r>
        <w:rPr>
          <w:rStyle w:val="CommentReference"/>
        </w:rPr>
        <w:annotationRef/>
      </w:r>
      <w:r>
        <w:t>Christ or Jesus Christ?</w:t>
      </w:r>
    </w:p>
  </w:comment>
  <w:comment w:id="1863" w:author="Windows User" w:date="2015-10-30T08:56:00Z" w:initials="WU">
    <w:p w14:paraId="31C2C585" w14:textId="77777777" w:rsidR="00B31899" w:rsidRDefault="00B31899">
      <w:pPr>
        <w:pStyle w:val="CommentText"/>
      </w:pPr>
      <w:r>
        <w:rPr>
          <w:rStyle w:val="CommentReference"/>
        </w:rPr>
        <w:annotationRef/>
      </w:r>
      <w:r>
        <w:t>Name or Holy Name?</w:t>
      </w:r>
    </w:p>
  </w:comment>
  <w:comment w:id="1864" w:author="Windows User" w:date="2015-10-30T08:56:00Z" w:initials="WU">
    <w:p w14:paraId="18203C3C" w14:textId="77777777" w:rsidR="00B31899" w:rsidRDefault="00B31899">
      <w:pPr>
        <w:pStyle w:val="CommentText"/>
      </w:pPr>
      <w:r>
        <w:rPr>
          <w:rStyle w:val="CommentReference"/>
        </w:rPr>
        <w:annotationRef/>
      </w:r>
      <w:r>
        <w:t>To Him? Or by His might/power?</w:t>
      </w:r>
    </w:p>
  </w:comment>
  <w:comment w:id="1865" w:author="Windows User" w:date="2015-10-30T08:56:00Z" w:initials="WU">
    <w:p w14:paraId="27B39720" w14:textId="77777777" w:rsidR="00B31899" w:rsidRDefault="00B31899">
      <w:pPr>
        <w:pStyle w:val="CommentText"/>
      </w:pPr>
      <w:r>
        <w:rPr>
          <w:rStyle w:val="CommentReference"/>
        </w:rPr>
        <w:annotationRef/>
      </w:r>
      <w:r>
        <w:t>Might, or may?</w:t>
      </w:r>
    </w:p>
  </w:comment>
  <w:comment w:id="1866" w:author="Windows User" w:date="2015-10-30T08:56:00Z" w:initials="WU">
    <w:p w14:paraId="2FB96B7C" w14:textId="77777777" w:rsidR="00B31899" w:rsidRDefault="00B31899" w:rsidP="00F77A5B">
      <w:pPr>
        <w:pStyle w:val="CommentText"/>
      </w:pPr>
      <w:r>
        <w:rPr>
          <w:rStyle w:val="CommentReference"/>
        </w:rPr>
        <w:annotationRef/>
      </w:r>
      <w:r>
        <w:t>Christ or Jesus Christ?</w:t>
      </w:r>
    </w:p>
  </w:comment>
  <w:comment w:id="1869" w:author="Windows User" w:date="2015-10-30T08:56:00Z" w:initials="WU">
    <w:p w14:paraId="775D4B1C" w14:textId="77777777" w:rsidR="00B31899" w:rsidRDefault="00B31899">
      <w:pPr>
        <w:pStyle w:val="CommentText"/>
      </w:pPr>
      <w:r>
        <w:rPr>
          <w:rStyle w:val="CommentReference"/>
        </w:rPr>
        <w:annotationRef/>
      </w:r>
      <w:r>
        <w:t>Miracles?</w:t>
      </w:r>
    </w:p>
  </w:comment>
  <w:comment w:id="1875" w:author="Windows User" w:date="2015-10-30T08:56:00Z" w:initials="WU">
    <w:p w14:paraId="511773EC" w14:textId="77777777" w:rsidR="00B31899" w:rsidRDefault="00B31899">
      <w:pPr>
        <w:pStyle w:val="CommentText"/>
      </w:pPr>
      <w:r>
        <w:rPr>
          <w:rStyle w:val="CommentReference"/>
        </w:rPr>
        <w:annotationRef/>
      </w:r>
      <w:r>
        <w:t>Name or Holy Name?</w:t>
      </w:r>
    </w:p>
  </w:comment>
  <w:comment w:id="1876" w:author="Windows User" w:date="2015-10-30T08:56:00Z" w:initials="WU">
    <w:p w14:paraId="0BC6FD3A" w14:textId="77777777" w:rsidR="00B31899" w:rsidRDefault="00B31899">
      <w:pPr>
        <w:pStyle w:val="CommentText"/>
      </w:pPr>
      <w:r>
        <w:rPr>
          <w:rStyle w:val="CommentReference"/>
        </w:rPr>
        <w:annotationRef/>
      </w:r>
      <w:r>
        <w:t>To Him? Or by His might/power?</w:t>
      </w:r>
    </w:p>
  </w:comment>
  <w:comment w:id="1877" w:author="Windows User" w:date="2015-10-30T08:56:00Z" w:initials="WU">
    <w:p w14:paraId="6BED6166" w14:textId="77777777" w:rsidR="00B31899" w:rsidRDefault="00B31899">
      <w:pPr>
        <w:pStyle w:val="CommentText"/>
      </w:pPr>
      <w:r>
        <w:rPr>
          <w:rStyle w:val="CommentReference"/>
        </w:rPr>
        <w:annotationRef/>
      </w:r>
      <w:r>
        <w:t>Might, or may?</w:t>
      </w:r>
    </w:p>
  </w:comment>
  <w:comment w:id="1882" w:author="Brett Slote" w:date="2016-05-06T20:19:00Z" w:initials="BS">
    <w:p w14:paraId="184BF56F" w14:textId="0C1ED1E8" w:rsidR="00B31899" w:rsidRDefault="00B31899">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7F286799"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4A67AD" w14:textId="77777777" w:rsidR="007A2178" w:rsidRDefault="007A2178" w:rsidP="006D61CA">
      <w:pPr>
        <w:spacing w:after="0" w:line="240" w:lineRule="auto"/>
      </w:pPr>
      <w:r>
        <w:separator/>
      </w:r>
    </w:p>
  </w:endnote>
  <w:endnote w:type="continuationSeparator" w:id="0">
    <w:p w14:paraId="7E507C05" w14:textId="77777777" w:rsidR="007A2178" w:rsidRDefault="007A2178"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F6C3C66" w:rsidR="00B31899" w:rsidRPr="004D6538" w:rsidRDefault="00B31899"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0416B">
      <w:rPr>
        <w:noProof/>
        <w:lang w:val="en-US"/>
      </w:rPr>
      <w:t>298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B31899" w:rsidRPr="009654EE" w:rsidRDefault="00B31899"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E370D16" w:rsidR="00B31899" w:rsidRPr="009654EE" w:rsidRDefault="00B31899"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8590B">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2A186983"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0416B">
      <w:rPr>
        <w:noProof/>
        <w:lang w:val="en-US"/>
      </w:rPr>
      <w:t>299</w:t>
    </w:r>
    <w:r w:rsidRPr="006D61CA">
      <w:rPr>
        <w:lang w:val="en-US"/>
      </w:rPr>
      <w:fldChar w:fldCharType="end"/>
    </w:r>
  </w:p>
  <w:p w14:paraId="1546C8BA" w14:textId="77777777" w:rsidR="00B31899" w:rsidRDefault="00B31899"/>
  <w:p w14:paraId="578F45FC" w14:textId="77777777" w:rsidR="00B31899" w:rsidRDefault="00B31899"/>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7FF4C354" w:rsidR="00B31899" w:rsidRPr="006D61CA" w:rsidRDefault="00B31899"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0416B">
      <w:rPr>
        <w:noProof/>
        <w:lang w:val="en-US"/>
      </w:rPr>
      <w:t>1123</w:t>
    </w:r>
    <w:r w:rsidRPr="006D61CA">
      <w:rPr>
        <w:lang w:val="en-US"/>
      </w:rPr>
      <w:fldChar w:fldCharType="end"/>
    </w:r>
  </w:p>
  <w:p w14:paraId="6E3E0469" w14:textId="77777777" w:rsidR="00B31899" w:rsidRDefault="00B31899"/>
  <w:p w14:paraId="5C3C24E2" w14:textId="77777777" w:rsidR="00B31899" w:rsidRDefault="00B3189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A29D334" w:rsidR="00B31899" w:rsidRPr="004D6538" w:rsidRDefault="00B31899"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50416B">
      <w:rPr>
        <w:noProof/>
        <w:lang w:val="en-US"/>
      </w:rPr>
      <w:t>1122</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D7B5DD" w14:textId="77777777" w:rsidR="007A2178" w:rsidRDefault="007A2178" w:rsidP="006D61CA">
      <w:pPr>
        <w:spacing w:after="0" w:line="240" w:lineRule="auto"/>
      </w:pPr>
      <w:r>
        <w:separator/>
      </w:r>
    </w:p>
  </w:footnote>
  <w:footnote w:type="continuationSeparator" w:id="0">
    <w:p w14:paraId="4A491AB8" w14:textId="77777777" w:rsidR="007A2178" w:rsidRDefault="007A2178" w:rsidP="006D61CA">
      <w:pPr>
        <w:spacing w:after="0" w:line="240" w:lineRule="auto"/>
      </w:pPr>
      <w:r>
        <w:continuationSeparator/>
      </w:r>
    </w:p>
  </w:footnote>
  <w:footnote w:id="1">
    <w:p w14:paraId="525741D5" w14:textId="22489CEA" w:rsidR="00B31899" w:rsidRDefault="00B31899" w:rsidP="00F94412">
      <w:pPr>
        <w:pStyle w:val="footnote"/>
      </w:pPr>
      <w:r>
        <w:rPr>
          <w:rStyle w:val="FootnoteReference"/>
        </w:rPr>
        <w:footnoteRef/>
      </w:r>
      <w:r>
        <w:t xml:space="preserve"> [JS] or “assemblies”</w:t>
      </w:r>
    </w:p>
  </w:footnote>
  <w:footnote w:id="2">
    <w:p w14:paraId="5E4DFE5E" w14:textId="69B73039" w:rsidR="00B31899" w:rsidRPr="00926B87" w:rsidRDefault="00B31899"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B31899" w:rsidRDefault="00B31899" w:rsidP="00031314">
      <w:pPr>
        <w:pStyle w:val="footnote"/>
      </w:pPr>
    </w:p>
  </w:footnote>
  <w:footnote w:id="3">
    <w:p w14:paraId="5EDE2D3A" w14:textId="77777777" w:rsidR="00B31899" w:rsidRDefault="00B31899"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B31899" w:rsidRDefault="00B31899" w:rsidP="00323889">
      <w:pPr>
        <w:pStyle w:val="footnote"/>
      </w:pPr>
      <w:r>
        <w:rPr>
          <w:rStyle w:val="FootnoteReference"/>
        </w:rPr>
        <w:footnoteRef/>
      </w:r>
      <w:r>
        <w:t xml:space="preserve"> Or “The Lord’s Annointed”</w:t>
      </w:r>
    </w:p>
  </w:footnote>
  <w:footnote w:id="5">
    <w:p w14:paraId="31BBF667" w14:textId="77777777" w:rsidR="00B31899" w:rsidRPr="00926B87" w:rsidRDefault="00B31899"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B31899" w:rsidRDefault="00B31899" w:rsidP="00441BAC">
      <w:pPr>
        <w:pStyle w:val="footnote"/>
      </w:pPr>
    </w:p>
  </w:footnote>
  <w:footnote w:id="6">
    <w:p w14:paraId="580FAEDD" w14:textId="77777777" w:rsidR="00B31899" w:rsidRDefault="00B31899" w:rsidP="00130E47">
      <w:pPr>
        <w:pStyle w:val="footnote"/>
      </w:pPr>
      <w:r>
        <w:rPr>
          <w:rStyle w:val="FootnoteReference"/>
        </w:rPr>
        <w:footnoteRef/>
      </w:r>
      <w:r>
        <w:t xml:space="preserve"> Or “The Lord’s Annointed”</w:t>
      </w:r>
    </w:p>
  </w:footnote>
  <w:footnote w:id="7">
    <w:p w14:paraId="74D64774" w14:textId="4A8F239B" w:rsidR="00B31899" w:rsidRDefault="00B31899"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B31899" w:rsidRDefault="00B31899"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B31899" w:rsidRDefault="00B31899"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B31899" w:rsidRDefault="00B31899" w:rsidP="00485E0C">
      <w:pPr>
        <w:pStyle w:val="footnote"/>
      </w:pPr>
      <w:r>
        <w:rPr>
          <w:rStyle w:val="FootnoteReference"/>
          <w:rFonts w:cs="@MingLiU"/>
          <w:szCs w:val="18"/>
        </w:rPr>
        <w:footnoteRef/>
      </w:r>
      <w:r w:rsidRPr="003C6041">
        <w:t>Literally, unbroken fence</w:t>
      </w:r>
    </w:p>
  </w:footnote>
  <w:footnote w:id="11">
    <w:p w14:paraId="7C2A9DE8" w14:textId="15E62972" w:rsidR="00B31899" w:rsidRDefault="00B31899"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B31899" w:rsidRDefault="00B31899"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B31899" w:rsidRDefault="00B31899"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B31899" w:rsidRDefault="00B31899"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B31899" w:rsidRDefault="00B31899" w:rsidP="006800D4">
      <w:pPr>
        <w:pStyle w:val="footnote"/>
      </w:pPr>
      <w:r>
        <w:rPr>
          <w:rStyle w:val="FootnoteReference"/>
        </w:rPr>
        <w:footnoteRef/>
      </w:r>
      <w:r>
        <w:t xml:space="preserve"> Or ‘Unique’</w:t>
      </w:r>
    </w:p>
  </w:footnote>
  <w:footnote w:id="16">
    <w:p w14:paraId="4D9AA31B" w14:textId="77777777" w:rsidR="00B31899" w:rsidRDefault="00B31899"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B31899" w:rsidRDefault="00B31899"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B31899" w:rsidRDefault="00B31899"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B31899" w:rsidRDefault="00B31899"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B31899" w:rsidRDefault="00B31899"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B31899" w:rsidRDefault="00B31899"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B31899" w:rsidRDefault="00B31899"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B31899" w:rsidRDefault="00B31899"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B31899" w:rsidRPr="004A3E27" w:rsidRDefault="00B31899"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B31899" w:rsidRPr="004A3E27" w:rsidRDefault="00B31899"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B31899" w:rsidRPr="004A3E27" w:rsidRDefault="00B31899"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B31899" w:rsidRPr="004A3E27" w:rsidRDefault="00B31899"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B31899" w:rsidRPr="004A3E27" w:rsidRDefault="00B31899"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B31899" w:rsidRPr="004A3E27" w:rsidRDefault="00B31899"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B31899" w:rsidRPr="004A3E27" w:rsidRDefault="00B31899"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B31899" w:rsidRDefault="00B31899" w:rsidP="00AC01E8">
      <w:pPr>
        <w:pStyle w:val="footnote"/>
      </w:pPr>
      <w:r>
        <w:rPr>
          <w:rStyle w:val="FootnoteReference"/>
        </w:rPr>
        <w:footnoteRef/>
      </w:r>
      <w:r>
        <w:t xml:space="preserve"> [JS] or “enlarged me”</w:t>
      </w:r>
    </w:p>
  </w:footnote>
  <w:footnote w:id="32">
    <w:p w14:paraId="369566FF" w14:textId="769E6598" w:rsidR="00B31899" w:rsidRPr="004A3E27" w:rsidRDefault="00B31899"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B31899" w:rsidRPr="004A3E27" w:rsidRDefault="00B31899"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B31899" w:rsidRPr="004A3E27" w:rsidRDefault="00B31899"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B31899" w:rsidRPr="004A3E27" w:rsidRDefault="00B31899"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B31899" w:rsidRDefault="00B31899" w:rsidP="00AC01E8">
      <w:pPr>
        <w:pStyle w:val="footnote"/>
      </w:pPr>
      <w:r>
        <w:rPr>
          <w:rStyle w:val="FootnoteReference"/>
        </w:rPr>
        <w:footnoteRef/>
      </w:r>
      <w:r>
        <w:t xml:space="preserve"> [JS] literally, “face”</w:t>
      </w:r>
    </w:p>
  </w:footnote>
  <w:footnote w:id="37">
    <w:p w14:paraId="158091A0" w14:textId="77777777" w:rsidR="00B31899" w:rsidRPr="004A3E27" w:rsidRDefault="00B31899"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B31899" w:rsidRPr="004A3E27" w:rsidRDefault="00B31899"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B31899" w:rsidRDefault="00B31899" w:rsidP="00FE33CB">
      <w:pPr>
        <w:pStyle w:val="footnote"/>
      </w:pPr>
      <w:r>
        <w:rPr>
          <w:rStyle w:val="FootnoteReference"/>
        </w:rPr>
        <w:footnoteRef/>
      </w:r>
      <w:r>
        <w:t xml:space="preserve"> [JS] or “and You will see me.”</w:t>
      </w:r>
    </w:p>
  </w:footnote>
  <w:footnote w:id="40">
    <w:p w14:paraId="2738F1D2" w14:textId="121829F4" w:rsidR="00B31899" w:rsidRDefault="00B31899" w:rsidP="00DC2AAA">
      <w:pPr>
        <w:pStyle w:val="footnote"/>
      </w:pPr>
      <w:r>
        <w:rPr>
          <w:rStyle w:val="FootnoteReference"/>
        </w:rPr>
        <w:footnoteRef/>
      </w:r>
      <w:r>
        <w:t xml:space="preserve"> [JS] or lawlessness</w:t>
      </w:r>
    </w:p>
  </w:footnote>
  <w:footnote w:id="41">
    <w:p w14:paraId="0C722E17" w14:textId="0C245CCD" w:rsidR="00B31899" w:rsidRDefault="00B31899" w:rsidP="00423962">
      <w:pPr>
        <w:pStyle w:val="footnote"/>
      </w:pPr>
      <w:r>
        <w:rPr>
          <w:rStyle w:val="FootnoteReference"/>
        </w:rPr>
        <w:footnoteRef/>
      </w:r>
      <w:r>
        <w:t xml:space="preserve"> [JS] “do obeisance”, “worship”, referring to the physical act</w:t>
      </w:r>
    </w:p>
  </w:footnote>
  <w:footnote w:id="42">
    <w:p w14:paraId="673FFF4D" w14:textId="4AC67C07" w:rsidR="00B31899" w:rsidRPr="004A3E27" w:rsidRDefault="00B31899"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B31899" w:rsidRDefault="00B31899"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B31899" w:rsidRPr="004A3E27" w:rsidRDefault="00B31899"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B31899" w:rsidRPr="004A3E27" w:rsidRDefault="00B31899"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B31899" w:rsidRDefault="00B31899" w:rsidP="00530F84">
      <w:pPr>
        <w:pStyle w:val="footnote"/>
      </w:pPr>
      <w:r>
        <w:rPr>
          <w:rStyle w:val="FootnoteReference"/>
        </w:rPr>
        <w:footnoteRef/>
      </w:r>
      <w:r>
        <w:t xml:space="preserve"> [JS] or “give thanks”. The word conveys “thankfully confess with praise”</w:t>
      </w:r>
    </w:p>
  </w:footnote>
  <w:footnote w:id="47">
    <w:p w14:paraId="3C274CF7" w14:textId="753C99BC" w:rsidR="00B31899" w:rsidRPr="004A3E27" w:rsidRDefault="00B31899"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B31899" w:rsidRDefault="00B31899" w:rsidP="00530F84">
      <w:pPr>
        <w:pStyle w:val="footnote"/>
      </w:pPr>
      <w:r>
        <w:rPr>
          <w:rStyle w:val="FootnoteReference"/>
        </w:rPr>
        <w:footnoteRef/>
      </w:r>
      <w:r>
        <w:t xml:space="preserve"> [JS] Fr. Lazarus and Brenton interpolate “my enemy”</w:t>
      </w:r>
    </w:p>
  </w:footnote>
  <w:footnote w:id="49">
    <w:p w14:paraId="4AC07AFE" w14:textId="206B4893" w:rsidR="00B31899" w:rsidRPr="004A3E27" w:rsidRDefault="00B31899"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B31899" w:rsidRPr="004A3E27" w:rsidRDefault="00B31899" w:rsidP="00C06875">
      <w:pPr>
        <w:pStyle w:val="footnote"/>
      </w:pPr>
      <w:r w:rsidRPr="004A3E27">
        <w:rPr>
          <w:rStyle w:val="FootnoteReference"/>
        </w:rPr>
        <w:footnoteRef/>
      </w:r>
      <w:r w:rsidRPr="004A3E27">
        <w:t xml:space="preserve"> Empties fall (Ephes. 5:18).</w:t>
      </w:r>
    </w:p>
  </w:footnote>
  <w:footnote w:id="51">
    <w:p w14:paraId="5DDCA66E" w14:textId="77777777" w:rsidR="00B31899" w:rsidRPr="004A3E27" w:rsidRDefault="00B31899"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B31899" w:rsidRDefault="00B31899" w:rsidP="00741EF6">
      <w:pPr>
        <w:pStyle w:val="footnote"/>
      </w:pPr>
      <w:r>
        <w:rPr>
          <w:rStyle w:val="FootnoteReference"/>
        </w:rPr>
        <w:footnoteRef/>
      </w:r>
      <w:r>
        <w:t xml:space="preserve"> [JS] or “give thanks to”, or “thankfully confess the Lord with Praise”</w:t>
      </w:r>
    </w:p>
  </w:footnote>
  <w:footnote w:id="53">
    <w:p w14:paraId="74E99F4D" w14:textId="77777777" w:rsidR="00B31899" w:rsidRPr="004A3E27" w:rsidRDefault="00B31899"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B31899" w:rsidRPr="004A3E27" w:rsidRDefault="00B31899" w:rsidP="00C06875">
      <w:pPr>
        <w:pStyle w:val="footnote"/>
      </w:pPr>
      <w:r w:rsidRPr="004A3E27">
        <w:rPr>
          <w:rStyle w:val="FootnoteReference"/>
        </w:rPr>
        <w:footnoteRef/>
      </w:r>
      <w:r w:rsidRPr="004A3E27">
        <w:t xml:space="preserve"> Mt. 21:16.</w:t>
      </w:r>
    </w:p>
  </w:footnote>
  <w:footnote w:id="55">
    <w:p w14:paraId="263154A0" w14:textId="77777777" w:rsidR="00B31899" w:rsidRPr="004A3E27" w:rsidRDefault="00B31899"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B31899" w:rsidRPr="004A3E27" w:rsidRDefault="00B31899"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B31899" w:rsidRDefault="00B31899" w:rsidP="00741EF6">
      <w:pPr>
        <w:pStyle w:val="footnote"/>
      </w:pPr>
      <w:r>
        <w:rPr>
          <w:rStyle w:val="FootnoteReference"/>
        </w:rPr>
        <w:footnoteRef/>
      </w:r>
      <w:r>
        <w:t xml:space="preserve"> [JS] or “thank”, “I will thankfully confess You with praise”</w:t>
      </w:r>
    </w:p>
  </w:footnote>
  <w:footnote w:id="58">
    <w:p w14:paraId="4A64FA1B" w14:textId="245FE10B" w:rsidR="00B31899" w:rsidRDefault="00B31899" w:rsidP="005C7C41">
      <w:pPr>
        <w:pStyle w:val="footnote"/>
      </w:pPr>
      <w:r>
        <w:rPr>
          <w:rStyle w:val="FootnoteReference"/>
        </w:rPr>
        <w:footnoteRef/>
      </w:r>
      <w:r>
        <w:t xml:space="preserve"> [JS] Or, “I will confess You with thanksgiving”</w:t>
      </w:r>
    </w:p>
  </w:footnote>
  <w:footnote w:id="59">
    <w:p w14:paraId="70996BAC" w14:textId="67EDD120" w:rsidR="00B31899" w:rsidRDefault="00B31899" w:rsidP="00741EF6">
      <w:pPr>
        <w:pStyle w:val="footnote"/>
      </w:pPr>
      <w:r>
        <w:rPr>
          <w:rStyle w:val="FootnoteReference"/>
        </w:rPr>
        <w:footnoteRef/>
      </w:r>
      <w:r>
        <w:t xml:space="preserve"> [JS] literally, “from before Your face”</w:t>
      </w:r>
    </w:p>
  </w:footnote>
  <w:footnote w:id="60">
    <w:p w14:paraId="1EEFD7A1" w14:textId="55BF803F" w:rsidR="00B31899" w:rsidRPr="004A3E27" w:rsidRDefault="00B31899"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B31899" w:rsidRPr="004A3E27" w:rsidRDefault="00B31899"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B31899" w:rsidRPr="004A3E27" w:rsidRDefault="00B31899"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B31899" w:rsidRPr="004A3E27" w:rsidRDefault="00B31899"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B31899" w:rsidRDefault="00B31899" w:rsidP="00AF711D">
      <w:pPr>
        <w:pStyle w:val="footnote"/>
      </w:pPr>
      <w:r>
        <w:rPr>
          <w:rStyle w:val="FootnoteReference"/>
        </w:rPr>
        <w:footnoteRef/>
      </w:r>
      <w:r>
        <w:t xml:space="preserve"> [JS] literally, “arm”</w:t>
      </w:r>
    </w:p>
  </w:footnote>
  <w:footnote w:id="65">
    <w:p w14:paraId="4F5EE238" w14:textId="67FB8443" w:rsidR="00B31899" w:rsidRPr="004A3E27" w:rsidRDefault="00B31899"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B31899" w:rsidRPr="004A3E27" w:rsidRDefault="00B31899"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B31899" w:rsidRPr="004A3E27" w:rsidRDefault="00B31899"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B31899" w:rsidRDefault="00B31899"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B31899" w:rsidRDefault="00B31899" w:rsidP="003F1DDB">
      <w:pPr>
        <w:pStyle w:val="footnote"/>
      </w:pPr>
      <w:r>
        <w:rPr>
          <w:rStyle w:val="FootnoteReference"/>
        </w:rPr>
        <w:footnoteRef/>
      </w:r>
      <w:r>
        <w:t xml:space="preserve"> [JS] from Fr. Athanasius</w:t>
      </w:r>
    </w:p>
  </w:footnote>
  <w:footnote w:id="70">
    <w:p w14:paraId="69DDC031" w14:textId="072B35A0" w:rsidR="00B31899" w:rsidRPr="004A3E27" w:rsidRDefault="00B31899"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B31899" w:rsidRPr="004A3E27" w:rsidRDefault="00B31899"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B31899" w:rsidRPr="004A3E27" w:rsidRDefault="00B31899"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B31899" w:rsidRPr="004A3E27" w:rsidRDefault="00B31899"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B31899" w:rsidRPr="004A3E27" w:rsidRDefault="00B31899"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B31899" w:rsidRPr="004A3E27" w:rsidRDefault="00B31899"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B31899" w:rsidRPr="004A3E27" w:rsidRDefault="00B31899"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B31899" w:rsidRPr="004A3E27" w:rsidRDefault="00B31899"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B31899" w:rsidRPr="004A3E27" w:rsidRDefault="00B31899"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B31899" w:rsidRDefault="00B31899" w:rsidP="00D47452">
      <w:pPr>
        <w:pStyle w:val="footnote"/>
      </w:pPr>
      <w:r>
        <w:rPr>
          <w:rStyle w:val="FootnoteReference"/>
        </w:rPr>
        <w:footnoteRef/>
      </w:r>
      <w:r>
        <w:t xml:space="preserve"> [JS] or “foundation”</w:t>
      </w:r>
    </w:p>
  </w:footnote>
  <w:footnote w:id="80">
    <w:p w14:paraId="3C5663F2" w14:textId="2A9D9C12" w:rsidR="00B31899" w:rsidRDefault="00B31899"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B31899" w:rsidRPr="004A3E27" w:rsidRDefault="00B31899"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B31899" w:rsidRPr="004A3E27" w:rsidRDefault="00B31899"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B31899" w:rsidRDefault="00B31899" w:rsidP="00D47452">
      <w:pPr>
        <w:pStyle w:val="footnote"/>
      </w:pPr>
      <w:r>
        <w:rPr>
          <w:rStyle w:val="FootnoteReference"/>
        </w:rPr>
        <w:footnoteRef/>
      </w:r>
      <w:r>
        <w:t xml:space="preserve"> [JS] literally, “then the sptrings of water were seen/appeared”</w:t>
      </w:r>
    </w:p>
  </w:footnote>
  <w:footnote w:id="84">
    <w:p w14:paraId="767519CF" w14:textId="3A0C4171"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B31899" w:rsidRPr="004A3E27" w:rsidRDefault="00B31899"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B31899" w:rsidRPr="004A3E27" w:rsidRDefault="00B31899"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B31899" w:rsidRPr="004A3E27" w:rsidRDefault="00B31899"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B31899" w:rsidRDefault="00B31899" w:rsidP="006303CE">
      <w:pPr>
        <w:pStyle w:val="footnote"/>
      </w:pPr>
      <w:r>
        <w:rPr>
          <w:rStyle w:val="FootnoteReference"/>
        </w:rPr>
        <w:footnoteRef/>
      </w:r>
      <w:r>
        <w:t xml:space="preserve"> [JS] or “give thanks to You”, or “thankfully confess You with praise”</w:t>
      </w:r>
    </w:p>
  </w:footnote>
  <w:footnote w:id="90">
    <w:p w14:paraId="57A591AD" w14:textId="5B4F539E" w:rsidR="00B31899" w:rsidRPr="004A3E27" w:rsidRDefault="00B31899"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B31899" w:rsidRPr="004A3E27" w:rsidRDefault="00B31899"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B31899" w:rsidRDefault="00B31899" w:rsidP="00D019CA">
      <w:pPr>
        <w:pStyle w:val="footnote"/>
      </w:pPr>
      <w:r>
        <w:rPr>
          <w:rStyle w:val="FootnoteReference"/>
        </w:rPr>
        <w:footnoteRef/>
      </w:r>
      <w:r>
        <w:t xml:space="preserve"> [JS] lit. day to day</w:t>
      </w:r>
    </w:p>
  </w:footnote>
  <w:footnote w:id="93">
    <w:p w14:paraId="4D739E0B" w14:textId="0FB443F5" w:rsidR="00B31899" w:rsidRDefault="00B31899"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B31899" w:rsidRPr="004A3E27" w:rsidRDefault="00B31899" w:rsidP="00BD5BBE">
      <w:pPr>
        <w:pStyle w:val="footnote"/>
      </w:pPr>
      <w:r w:rsidRPr="004A3E27">
        <w:rPr>
          <w:rStyle w:val="FootnoteReference"/>
        </w:rPr>
        <w:footnoteRef/>
      </w:r>
      <w:r w:rsidRPr="004A3E27">
        <w:t xml:space="preserve"> Rom. 10:18.</w:t>
      </w:r>
    </w:p>
  </w:footnote>
  <w:footnote w:id="95">
    <w:p w14:paraId="774F183E" w14:textId="35452E5D" w:rsidR="00B31899" w:rsidRDefault="00B31899" w:rsidP="005E2409">
      <w:pPr>
        <w:pStyle w:val="footnote"/>
      </w:pPr>
      <w:r>
        <w:rPr>
          <w:rStyle w:val="FootnoteReference"/>
        </w:rPr>
        <w:footnoteRef/>
      </w:r>
      <w:r>
        <w:t xml:space="preserve"> [JS] Fr. Lazarus has “sanctuary”</w:t>
      </w:r>
    </w:p>
  </w:footnote>
  <w:footnote w:id="96">
    <w:p w14:paraId="28F942E6" w14:textId="353F357B" w:rsidR="00B31899" w:rsidRPr="004A3E27" w:rsidRDefault="00B31899"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B31899" w:rsidRDefault="00B31899" w:rsidP="005E2409">
      <w:pPr>
        <w:pStyle w:val="footnote"/>
      </w:pPr>
      <w:r>
        <w:rPr>
          <w:rStyle w:val="FootnoteReference"/>
        </w:rPr>
        <w:footnoteRef/>
      </w:r>
      <w:r>
        <w:t xml:space="preserve"> [JS] literally “giant”</w:t>
      </w:r>
    </w:p>
  </w:footnote>
  <w:footnote w:id="98">
    <w:p w14:paraId="4D5F61F1" w14:textId="397EFA8A" w:rsidR="00B31899" w:rsidRDefault="00B31899" w:rsidP="005E2409">
      <w:pPr>
        <w:pStyle w:val="footnote"/>
      </w:pPr>
      <w:r>
        <w:rPr>
          <w:rStyle w:val="FootnoteReference"/>
        </w:rPr>
        <w:footnoteRef/>
      </w:r>
      <w:r>
        <w:t xml:space="preserve"> [JS] or “it”</w:t>
      </w:r>
    </w:p>
  </w:footnote>
  <w:footnote w:id="99">
    <w:p w14:paraId="7D882E05" w14:textId="2F32DF97" w:rsidR="00B31899" w:rsidRPr="004A3E27" w:rsidRDefault="00B31899"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B31899" w:rsidRPr="004A3E27" w:rsidRDefault="00B31899"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B31899" w:rsidRPr="004A3E27" w:rsidRDefault="00B31899"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B31899" w:rsidRDefault="00B31899" w:rsidP="00223CB5">
      <w:pPr>
        <w:pStyle w:val="footnote"/>
      </w:pPr>
      <w:r>
        <w:rPr>
          <w:rStyle w:val="FootnoteReference"/>
        </w:rPr>
        <w:footnoteRef/>
      </w:r>
      <w:r>
        <w:t xml:space="preserve"> [JS] literally “holy place”.</w:t>
      </w:r>
    </w:p>
  </w:footnote>
  <w:footnote w:id="103">
    <w:p w14:paraId="383B4369" w14:textId="77D437E1" w:rsidR="00B31899" w:rsidRDefault="00B31899"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B31899" w:rsidRPr="004A3E27" w:rsidRDefault="00B31899"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B31899" w:rsidRDefault="00B31899" w:rsidP="00A10A86">
      <w:pPr>
        <w:pStyle w:val="footnote"/>
      </w:pPr>
      <w:r>
        <w:rPr>
          <w:rStyle w:val="FootnoteReference"/>
        </w:rPr>
        <w:footnoteRef/>
      </w:r>
      <w:r>
        <w:t xml:space="preserve"> [JS] or “his glory is great by your salvation/deliverance”</w:t>
      </w:r>
    </w:p>
  </w:footnote>
  <w:footnote w:id="106">
    <w:p w14:paraId="40556A29" w14:textId="77777777" w:rsidR="00B31899" w:rsidRPr="004A3E27" w:rsidRDefault="00B31899"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B31899" w:rsidRPr="004A3E27" w:rsidRDefault="00B31899"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B31899" w:rsidRPr="004A3E27" w:rsidRDefault="00B31899"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B31899" w:rsidRPr="004A3E27" w:rsidRDefault="00B31899"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B31899" w:rsidRDefault="00B31899" w:rsidP="00614947">
      <w:pPr>
        <w:pStyle w:val="footnote"/>
      </w:pPr>
      <w:r>
        <w:rPr>
          <w:rStyle w:val="FootnoteReference"/>
        </w:rPr>
        <w:footnoteRef/>
      </w:r>
      <w:r>
        <w:t xml:space="preserve"> [JS] Fr. Lazarus has “dwell in the holy place”.</w:t>
      </w:r>
    </w:p>
  </w:footnote>
  <w:footnote w:id="111">
    <w:p w14:paraId="41CC497C" w14:textId="77777777" w:rsidR="00B31899" w:rsidRPr="004A3E27" w:rsidRDefault="00B31899" w:rsidP="00BD5BBE">
      <w:pPr>
        <w:pStyle w:val="footnote"/>
      </w:pPr>
      <w:r w:rsidRPr="004A3E27">
        <w:rPr>
          <w:rStyle w:val="FootnoteReference"/>
        </w:rPr>
        <w:footnoteRef/>
      </w:r>
      <w:r w:rsidRPr="004A3E27">
        <w:t xml:space="preserve"> Mt. 27:39,43; Wis. 2:12-20.</w:t>
      </w:r>
    </w:p>
  </w:footnote>
  <w:footnote w:id="112">
    <w:p w14:paraId="552BFC80" w14:textId="77777777" w:rsidR="00B31899" w:rsidRPr="004A3E27" w:rsidRDefault="00B31899" w:rsidP="00BD5BBE">
      <w:pPr>
        <w:pStyle w:val="footnote"/>
      </w:pPr>
      <w:r w:rsidRPr="004A3E27">
        <w:rPr>
          <w:rStyle w:val="FootnoteReference"/>
        </w:rPr>
        <w:footnoteRef/>
      </w:r>
      <w:r w:rsidRPr="004A3E27">
        <w:t xml:space="preserve"> Lam. 2:16; 3:46.</w:t>
      </w:r>
    </w:p>
  </w:footnote>
  <w:footnote w:id="113">
    <w:p w14:paraId="1382AE44" w14:textId="77777777" w:rsidR="00B31899" w:rsidRPr="004A3E27" w:rsidRDefault="00B31899" w:rsidP="00BD5BBE">
      <w:pPr>
        <w:pStyle w:val="footnote"/>
      </w:pPr>
      <w:r w:rsidRPr="004A3E27">
        <w:rPr>
          <w:rStyle w:val="FootnoteReference"/>
        </w:rPr>
        <w:footnoteRef/>
      </w:r>
      <w:r w:rsidRPr="004A3E27">
        <w:t xml:space="preserve"> Jn. 19:37.</w:t>
      </w:r>
    </w:p>
  </w:footnote>
  <w:footnote w:id="114">
    <w:p w14:paraId="17643289" w14:textId="77777777" w:rsidR="00B31899" w:rsidRPr="004A3E27" w:rsidRDefault="00B31899" w:rsidP="00BD5BBE">
      <w:pPr>
        <w:pStyle w:val="footnote"/>
      </w:pPr>
      <w:r w:rsidRPr="004A3E27">
        <w:rPr>
          <w:rStyle w:val="FootnoteReference"/>
        </w:rPr>
        <w:footnoteRef/>
      </w:r>
      <w:r w:rsidRPr="004A3E27">
        <w:t xml:space="preserve"> Jn. 19:24.</w:t>
      </w:r>
    </w:p>
  </w:footnote>
  <w:footnote w:id="115">
    <w:p w14:paraId="79F35E59" w14:textId="3AF86606" w:rsidR="00B31899" w:rsidRPr="004A3E27" w:rsidRDefault="00B31899"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B31899" w:rsidRDefault="00B31899" w:rsidP="00ED0D70">
      <w:pPr>
        <w:pStyle w:val="footnote"/>
      </w:pPr>
      <w:r>
        <w:rPr>
          <w:rStyle w:val="FootnoteReference"/>
        </w:rPr>
        <w:footnoteRef/>
      </w:r>
      <w:r>
        <w:t xml:space="preserve"> [JS]Others have “and my only-begotten from the hand of the dog.”</w:t>
      </w:r>
    </w:p>
  </w:footnote>
  <w:footnote w:id="117">
    <w:p w14:paraId="18C385E9" w14:textId="2415B4A3" w:rsidR="00B31899" w:rsidRDefault="00B31899" w:rsidP="00ED0D70">
      <w:pPr>
        <w:pStyle w:val="footnote"/>
      </w:pPr>
      <w:r>
        <w:rPr>
          <w:rStyle w:val="FootnoteReference"/>
        </w:rPr>
        <w:footnoteRef/>
      </w:r>
      <w:r>
        <w:t xml:space="preserve"> [JS] Fr. Lazarus has “the rhinoceros.”</w:t>
      </w:r>
    </w:p>
  </w:footnote>
  <w:footnote w:id="118">
    <w:p w14:paraId="08777F76" w14:textId="77777777" w:rsidR="00B31899" w:rsidRPr="004A3E27" w:rsidRDefault="00B31899" w:rsidP="00BD5BBE">
      <w:pPr>
        <w:pStyle w:val="footnote"/>
      </w:pPr>
      <w:r w:rsidRPr="004A3E27">
        <w:rPr>
          <w:rStyle w:val="FootnoteReference"/>
        </w:rPr>
        <w:footnoteRef/>
      </w:r>
      <w:r w:rsidRPr="004A3E27">
        <w:t xml:space="preserve"> Hebrews 2:12.</w:t>
      </w:r>
    </w:p>
  </w:footnote>
  <w:footnote w:id="119">
    <w:p w14:paraId="1C395EA2" w14:textId="6F37561F" w:rsidR="00B31899" w:rsidRDefault="00B31899" w:rsidP="000651AA">
      <w:pPr>
        <w:pStyle w:val="footnote"/>
      </w:pPr>
      <w:r>
        <w:rPr>
          <w:rStyle w:val="FootnoteReference"/>
        </w:rPr>
        <w:footnoteRef/>
      </w:r>
      <w:r>
        <w:t xml:space="preserve"> [JS] literally “all you seed of Jacob”</w:t>
      </w:r>
    </w:p>
  </w:footnote>
  <w:footnote w:id="120">
    <w:p w14:paraId="077193E5" w14:textId="6727B2C9" w:rsidR="00B31899" w:rsidRDefault="00B31899" w:rsidP="007A2D16">
      <w:pPr>
        <w:pStyle w:val="footnote"/>
      </w:pPr>
      <w:r>
        <w:rPr>
          <w:rStyle w:val="FootnoteReference"/>
        </w:rPr>
        <w:footnoteRef/>
      </w:r>
      <w:r>
        <w:t xml:space="preserve"> [JS] Congregation or assembly, not building.</w:t>
      </w:r>
    </w:p>
  </w:footnote>
  <w:footnote w:id="121">
    <w:p w14:paraId="332BD906" w14:textId="38FB3FF8" w:rsidR="00B31899" w:rsidRDefault="00B31899" w:rsidP="007A2D16">
      <w:pPr>
        <w:pStyle w:val="footnote"/>
      </w:pPr>
      <w:r>
        <w:rPr>
          <w:rStyle w:val="FootnoteReference"/>
        </w:rPr>
        <w:footnoteRef/>
      </w:r>
      <w:r>
        <w:t xml:space="preserve"> [JS] or “give thanks to”</w:t>
      </w:r>
    </w:p>
  </w:footnote>
  <w:footnote w:id="122">
    <w:p w14:paraId="5B6174F4" w14:textId="35F5BA44" w:rsidR="00B31899" w:rsidRDefault="00B31899" w:rsidP="000651AA">
      <w:pPr>
        <w:pStyle w:val="footnote"/>
      </w:pPr>
      <w:r>
        <w:rPr>
          <w:rStyle w:val="FootnoteReference"/>
        </w:rPr>
        <w:footnoteRef/>
      </w:r>
      <w:r>
        <w:t xml:space="preserve"> [JS] did obeisance, i.e. the physical act of bowing down.</w:t>
      </w:r>
    </w:p>
  </w:footnote>
  <w:footnote w:id="123">
    <w:p w14:paraId="6B61808C" w14:textId="77777777" w:rsidR="00B31899" w:rsidRPr="004A3E27" w:rsidRDefault="00B31899"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B31899" w:rsidRPr="004A3E27" w:rsidRDefault="00B31899" w:rsidP="00BD5BBE">
      <w:pPr>
        <w:pStyle w:val="footnote"/>
      </w:pPr>
      <w:r w:rsidRPr="004A3E27">
        <w:rPr>
          <w:rStyle w:val="FootnoteReference"/>
        </w:rPr>
        <w:footnoteRef/>
      </w:r>
      <w:r w:rsidRPr="004A3E27">
        <w:t xml:space="preserve"> Romans 3:24-26; John 17:4; 19:30.</w:t>
      </w:r>
    </w:p>
  </w:footnote>
  <w:footnote w:id="125">
    <w:p w14:paraId="47E5BE1D" w14:textId="6D6B1127" w:rsidR="00B31899" w:rsidRPr="004A3E27" w:rsidRDefault="00B31899"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B31899" w:rsidRPr="004A3E27" w:rsidRDefault="00B31899"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B31899" w:rsidRPr="004A3E27" w:rsidRDefault="00B31899"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B31899" w:rsidRPr="004A3E27" w:rsidRDefault="00B31899"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B31899" w:rsidRPr="004A3E27" w:rsidRDefault="00B31899" w:rsidP="00BD5BBE">
      <w:pPr>
        <w:pStyle w:val="footnote"/>
      </w:pPr>
      <w:r w:rsidRPr="004A3E27">
        <w:rPr>
          <w:rStyle w:val="FootnoteReference"/>
        </w:rPr>
        <w:footnoteRef/>
      </w:r>
      <w:r w:rsidRPr="004A3E27">
        <w:t xml:space="preserve"> Is. 2:2; Dan. 2:35; 1 Cor. 10:4.</w:t>
      </w:r>
    </w:p>
  </w:footnote>
  <w:footnote w:id="130">
    <w:p w14:paraId="51F7905C" w14:textId="09ECCFBD" w:rsidR="00B31899" w:rsidRPr="004A3E27" w:rsidRDefault="00B31899"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B31899" w:rsidRDefault="00B31899" w:rsidP="005A5E13">
      <w:pPr>
        <w:pStyle w:val="footnote"/>
      </w:pPr>
      <w:r>
        <w:rPr>
          <w:rStyle w:val="FootnoteReference"/>
        </w:rPr>
        <w:footnoteRef/>
      </w:r>
      <w:r>
        <w:t xml:space="preserve"> [JS] literally: “because they are from of old”.</w:t>
      </w:r>
    </w:p>
  </w:footnote>
  <w:footnote w:id="132">
    <w:p w14:paraId="78816607" w14:textId="60AD0FEA" w:rsidR="00B31899" w:rsidRDefault="00B31899" w:rsidP="00055722">
      <w:pPr>
        <w:pStyle w:val="footnote"/>
      </w:pPr>
      <w:r>
        <w:rPr>
          <w:rStyle w:val="FootnoteReference"/>
        </w:rPr>
        <w:footnoteRef/>
      </w:r>
      <w:r>
        <w:t xml:space="preserve"> [JS] literally, “so He sets a law for those who sin in the way.”</w:t>
      </w:r>
    </w:p>
  </w:footnote>
  <w:footnote w:id="133">
    <w:p w14:paraId="2169EE05" w14:textId="77777777" w:rsidR="00B31899" w:rsidRPr="004A3E27" w:rsidRDefault="00B31899"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B31899" w:rsidRPr="004A3E27" w:rsidRDefault="00B31899"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B31899" w:rsidRDefault="00B31899" w:rsidP="00055722">
      <w:pPr>
        <w:pStyle w:val="footnote"/>
      </w:pPr>
      <w:r>
        <w:rPr>
          <w:rStyle w:val="FootnoteReference"/>
        </w:rPr>
        <w:footnoteRef/>
      </w:r>
      <w:r>
        <w:t xml:space="preserve"> [JS] NETS and Fr. Athanasius have “You will”</w:t>
      </w:r>
    </w:p>
  </w:footnote>
  <w:footnote w:id="136">
    <w:p w14:paraId="71590F21" w14:textId="77777777" w:rsidR="00B31899" w:rsidRPr="004A3E27" w:rsidRDefault="00B31899"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B31899" w:rsidRDefault="00B31899" w:rsidP="003B7D97">
      <w:pPr>
        <w:pStyle w:val="footnote"/>
      </w:pPr>
      <w:r>
        <w:rPr>
          <w:rStyle w:val="FootnoteReference"/>
        </w:rPr>
        <w:footnoteRef/>
      </w:r>
      <w:r>
        <w:t xml:space="preserve"> Present in Fr. Athanasius and OSB.</w:t>
      </w:r>
    </w:p>
  </w:footnote>
  <w:footnote w:id="138">
    <w:p w14:paraId="00A665CB" w14:textId="42EDEB47" w:rsidR="00B31899" w:rsidRPr="004A3E27" w:rsidRDefault="00B31899"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B31899" w:rsidRDefault="00B31899"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B31899" w:rsidRPr="004A3E27" w:rsidRDefault="00B31899"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B31899" w:rsidRPr="004A3E27" w:rsidRDefault="00B31899"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B31899" w:rsidRDefault="00B31899" w:rsidP="00550F3A">
      <w:pPr>
        <w:pStyle w:val="footnote"/>
      </w:pPr>
      <w:r>
        <w:rPr>
          <w:rStyle w:val="FootnoteReference"/>
        </w:rPr>
        <w:footnoteRef/>
      </w:r>
      <w:r>
        <w:t xml:space="preserve"> [JS] literally, “place”</w:t>
      </w:r>
    </w:p>
  </w:footnote>
  <w:footnote w:id="144">
    <w:p w14:paraId="2B8FEA02" w14:textId="77777777" w:rsidR="00B31899" w:rsidRPr="004A3E27" w:rsidRDefault="00B31899"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B31899" w:rsidRPr="004A3E27" w:rsidRDefault="00B31899"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B31899" w:rsidRPr="004A3E27" w:rsidRDefault="00B31899"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B31899" w:rsidRPr="004A3E27" w:rsidRDefault="00B31899" w:rsidP="00BD5BBE">
      <w:pPr>
        <w:pStyle w:val="footnote"/>
      </w:pPr>
      <w:r w:rsidRPr="004A3E27">
        <w:tab/>
        <w:t>‘No sweeter fragrance than to follow Christ,</w:t>
      </w:r>
    </w:p>
    <w:p w14:paraId="506149C0" w14:textId="77777777" w:rsidR="00B31899" w:rsidRPr="004A3E27" w:rsidRDefault="00B31899" w:rsidP="00BD5BBE">
      <w:pPr>
        <w:pStyle w:val="footnote"/>
      </w:pPr>
      <w:r w:rsidRPr="004A3E27">
        <w:tab/>
        <w:t>when man makes offerings of a holy life,</w:t>
      </w:r>
    </w:p>
    <w:p w14:paraId="3F57220B" w14:textId="77777777" w:rsidR="00B31899" w:rsidRPr="004A3E27" w:rsidRDefault="00B31899" w:rsidP="00BD5BBE">
      <w:pPr>
        <w:pStyle w:val="footnote"/>
      </w:pPr>
      <w:r w:rsidRPr="004A3E27">
        <w:tab/>
        <w:t>and offers golden deeds in sacrifice’ (St. Prosper).</w:t>
      </w:r>
    </w:p>
  </w:footnote>
  <w:footnote w:id="147">
    <w:p w14:paraId="0CC1CAEE" w14:textId="1E5BC75B" w:rsidR="00B31899" w:rsidRPr="004A3E27" w:rsidRDefault="00B31899"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B31899" w:rsidRPr="004A3E27" w:rsidRDefault="00B31899"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B31899" w:rsidRDefault="00B31899" w:rsidP="005922FD">
      <w:pPr>
        <w:pStyle w:val="footnote"/>
      </w:pPr>
      <w:r>
        <w:rPr>
          <w:rStyle w:val="FootnoteReference"/>
        </w:rPr>
        <w:footnoteRef/>
      </w:r>
      <w:r>
        <w:t xml:space="preserve"> [JS] confess: or “give thanks to”, or “thankfully confess”</w:t>
      </w:r>
    </w:p>
  </w:footnote>
  <w:footnote w:id="150">
    <w:p w14:paraId="73C943A7" w14:textId="0F5D3F1A" w:rsidR="00B31899" w:rsidRPr="004A3E27" w:rsidRDefault="00B31899"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B31899" w:rsidRDefault="00B31899" w:rsidP="008A40DF">
      <w:pPr>
        <w:pStyle w:val="footnote"/>
      </w:pPr>
      <w:r>
        <w:rPr>
          <w:rStyle w:val="FootnoteReference"/>
        </w:rPr>
        <w:footnoteRef/>
      </w:r>
      <w:r>
        <w:t xml:space="preserve"> [JS] “do obeisance”, i.e. a physical act.</w:t>
      </w:r>
    </w:p>
  </w:footnote>
  <w:footnote w:id="152">
    <w:p w14:paraId="0B35546F" w14:textId="519CF713" w:rsidR="00B31899" w:rsidRPr="004A3E27" w:rsidRDefault="00B31899"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B31899" w:rsidRPr="004A3E27" w:rsidRDefault="00B31899"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B31899" w:rsidRPr="004A3E27" w:rsidRDefault="00B31899"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B31899" w:rsidRPr="004A3E27" w:rsidRDefault="00B31899"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B31899" w:rsidRPr="004A3E27" w:rsidRDefault="00B31899"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B31899" w:rsidRPr="004A3E27" w:rsidRDefault="00B31899"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B31899" w:rsidRDefault="00B31899" w:rsidP="00643BB8">
      <w:pPr>
        <w:pStyle w:val="footnote"/>
      </w:pPr>
      <w:r>
        <w:rPr>
          <w:rStyle w:val="FootnoteReference"/>
        </w:rPr>
        <w:footnoteRef/>
      </w:r>
      <w:r>
        <w:t xml:space="preserve"> [JS] or “give thanks to You”, or “thankfully confess You with praise”</w:t>
      </w:r>
    </w:p>
  </w:footnote>
  <w:footnote w:id="159">
    <w:p w14:paraId="5ADD520F" w14:textId="77777777" w:rsidR="00B31899" w:rsidRPr="004A3E27" w:rsidRDefault="00B31899"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B31899" w:rsidRPr="004A3E27" w:rsidRDefault="00B31899" w:rsidP="00BD5BBE">
      <w:pPr>
        <w:pStyle w:val="footnote"/>
      </w:pPr>
      <w:r w:rsidRPr="004A3E27">
        <w:rPr>
          <w:rStyle w:val="FootnoteReference"/>
        </w:rPr>
        <w:footnoteRef/>
      </w:r>
      <w:r w:rsidRPr="004A3E27">
        <w:t xml:space="preserve"> Luke 23:46.</w:t>
      </w:r>
    </w:p>
  </w:footnote>
  <w:footnote w:id="161">
    <w:p w14:paraId="1A1A8E3A" w14:textId="6D5B65DB" w:rsidR="00B31899" w:rsidRPr="004A3E27" w:rsidRDefault="00B31899"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B31899" w:rsidRPr="004A3E27" w:rsidRDefault="00B31899"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B31899" w:rsidRDefault="00B31899"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B31899" w:rsidRPr="004A3E27" w:rsidRDefault="00B31899"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B31899" w:rsidRDefault="00B31899" w:rsidP="00E87C17">
      <w:pPr>
        <w:pStyle w:val="footnote"/>
      </w:pPr>
      <w:r>
        <w:rPr>
          <w:rStyle w:val="FootnoteReference"/>
        </w:rPr>
        <w:footnoteRef/>
      </w:r>
      <w:r>
        <w:t xml:space="preserve"> [JS] or “seeks out”</w:t>
      </w:r>
    </w:p>
  </w:footnote>
  <w:footnote w:id="166">
    <w:p w14:paraId="33F185A4" w14:textId="47E8B164" w:rsidR="00B31899" w:rsidRDefault="00B31899"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67">
    <w:p w14:paraId="64625F8E" w14:textId="77777777"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8">
    <w:p w14:paraId="2CF8BDFA" w14:textId="519D5556" w:rsidR="00B31899" w:rsidRPr="004A3E27" w:rsidRDefault="00B31899"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9">
    <w:p w14:paraId="5D9CEF2B" w14:textId="77777777" w:rsidR="00B31899" w:rsidRPr="004A3E27" w:rsidRDefault="00B31899"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0">
    <w:p w14:paraId="6173F75B" w14:textId="6720A6F1" w:rsidR="00B31899" w:rsidRDefault="00B31899" w:rsidP="00E87C17">
      <w:pPr>
        <w:pStyle w:val="footnote"/>
      </w:pPr>
      <w:r>
        <w:rPr>
          <w:rStyle w:val="FootnoteReference"/>
        </w:rPr>
        <w:footnoteRef/>
      </w:r>
      <w:r>
        <w:t xml:space="preserve"> [JS] or, “boast”</w:t>
      </w:r>
    </w:p>
  </w:footnote>
  <w:footnote w:id="171">
    <w:p w14:paraId="68902C2B" w14:textId="73BB21C7" w:rsidR="00B31899" w:rsidRPr="004A3E27" w:rsidRDefault="00B31899" w:rsidP="00BD5BBE">
      <w:pPr>
        <w:pStyle w:val="footnote"/>
      </w:pPr>
      <w:r w:rsidRPr="004A3E27">
        <w:rPr>
          <w:rStyle w:val="FootnoteReference"/>
        </w:rPr>
        <w:footnoteRef/>
      </w:r>
      <w:r w:rsidRPr="004A3E27">
        <w:t xml:space="preserve"> Man is made for happiness, fruit of grace, forgiveness, right relations, holiness.</w:t>
      </w:r>
      <w:r w:rsidR="0050416B">
        <w:t xml:space="preserve"> [JS] Coptic has “in His </w:t>
      </w:r>
      <w:proofErr w:type="gramStart"/>
      <w:r w:rsidR="0050416B">
        <w:t>holy</w:t>
      </w:r>
      <w:proofErr w:type="gramEnd"/>
      <w:r w:rsidR="0050416B">
        <w:t xml:space="preserve"> Name” in place of “all you upright in heart”. See Vespers of Athor 9.</w:t>
      </w:r>
    </w:p>
  </w:footnote>
  <w:footnote w:id="172">
    <w:p w14:paraId="556A07DE" w14:textId="42C5306E" w:rsidR="00B31899" w:rsidRDefault="00B31899" w:rsidP="00E87C17">
      <w:pPr>
        <w:pStyle w:val="footnote"/>
      </w:pPr>
      <w:r>
        <w:rPr>
          <w:rStyle w:val="FootnoteReference"/>
        </w:rPr>
        <w:footnoteRef/>
      </w:r>
      <w:r>
        <w:t xml:space="preserve"> [JS] or “give thanks to”, or “thankfully confess the Lord with praise with the lyre”</w:t>
      </w:r>
    </w:p>
  </w:footnote>
  <w:footnote w:id="173">
    <w:p w14:paraId="2DE8E71A" w14:textId="43288821" w:rsidR="00B31899" w:rsidRDefault="00B31899" w:rsidP="00643986">
      <w:pPr>
        <w:pStyle w:val="footnote"/>
      </w:pPr>
      <w:r>
        <w:rPr>
          <w:rStyle w:val="FootnoteReference"/>
        </w:rPr>
        <w:footnoteRef/>
      </w:r>
      <w:r>
        <w:t xml:space="preserve"> [JS] or “Confess the Lord with the harp.</w:t>
      </w:r>
    </w:p>
  </w:footnote>
  <w:footnote w:id="174">
    <w:p w14:paraId="7DFB6EDE" w14:textId="2BE29A55" w:rsidR="00B31899" w:rsidRPr="004A3E27" w:rsidRDefault="00B31899"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5">
    <w:p w14:paraId="31D94784" w14:textId="1209EEE8" w:rsidR="00B31899" w:rsidRPr="004A3E27" w:rsidRDefault="00B31899"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6">
    <w:p w14:paraId="77995902" w14:textId="77777777" w:rsidR="00B31899" w:rsidRPr="004A3E27" w:rsidRDefault="00B31899" w:rsidP="00BD5BBE">
      <w:pPr>
        <w:pStyle w:val="footnote"/>
      </w:pPr>
      <w:r w:rsidRPr="004A3E27">
        <w:rPr>
          <w:rStyle w:val="FootnoteReference"/>
        </w:rPr>
        <w:footnoteRef/>
      </w:r>
      <w:r w:rsidRPr="004A3E27">
        <w:t xml:space="preserve"> Naturally and spiritually (Jn. 3:3-6).</w:t>
      </w:r>
    </w:p>
  </w:footnote>
  <w:footnote w:id="177">
    <w:p w14:paraId="21961A60" w14:textId="0C801544" w:rsidR="00B31899" w:rsidRDefault="00B31899" w:rsidP="002C27B3">
      <w:pPr>
        <w:pStyle w:val="footnote"/>
      </w:pPr>
      <w:r>
        <w:rPr>
          <w:rStyle w:val="FootnoteReference"/>
        </w:rPr>
        <w:footnoteRef/>
      </w:r>
      <w:r>
        <w:t xml:space="preserve"> [JS] Fr. Lazarus has “plans”</w:t>
      </w:r>
    </w:p>
  </w:footnote>
  <w:footnote w:id="178">
    <w:p w14:paraId="13FB143C" w14:textId="0A8A9BB8" w:rsidR="00B31899" w:rsidRDefault="00B31899" w:rsidP="00831460">
      <w:pPr>
        <w:pStyle w:val="footnote"/>
      </w:pPr>
      <w:r>
        <w:rPr>
          <w:rStyle w:val="FootnoteReference"/>
        </w:rPr>
        <w:footnoteRef/>
      </w:r>
      <w:r>
        <w:t xml:space="preserve"> [JS] or “fashioned”</w:t>
      </w:r>
    </w:p>
  </w:footnote>
  <w:footnote w:id="179">
    <w:p w14:paraId="1CA3C8B8" w14:textId="7384D6BF" w:rsidR="00B31899" w:rsidRDefault="00B31899" w:rsidP="00366380">
      <w:pPr>
        <w:pStyle w:val="footnote"/>
      </w:pPr>
      <w:r>
        <w:rPr>
          <w:rStyle w:val="FootnoteReference"/>
        </w:rPr>
        <w:footnoteRef/>
      </w:r>
      <w:r>
        <w:t xml:space="preserve"> Fr. Athanasius has “My soul shall make her boast in the Lord”</w:t>
      </w:r>
    </w:p>
  </w:footnote>
  <w:footnote w:id="180">
    <w:p w14:paraId="50F89B8F" w14:textId="77777777" w:rsidR="00B31899" w:rsidRPr="004A3E27" w:rsidRDefault="00B31899"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1">
    <w:p w14:paraId="6C74A446" w14:textId="6A369907" w:rsidR="00B31899" w:rsidRPr="004A3E27" w:rsidRDefault="00B31899" w:rsidP="00BD5BBE">
      <w:pPr>
        <w:pStyle w:val="footnote"/>
      </w:pPr>
      <w:r w:rsidRPr="004A3E27">
        <w:rPr>
          <w:rStyle w:val="FootnoteReference"/>
        </w:rPr>
        <w:footnoteRef/>
      </w:r>
      <w:r w:rsidRPr="004A3E27">
        <w:t xml:space="preserve"> ‘The land of the living.’</w:t>
      </w:r>
      <w:r>
        <w:t xml:space="preserve"> [JS] Others have “earth”</w:t>
      </w:r>
    </w:p>
  </w:footnote>
  <w:footnote w:id="182">
    <w:p w14:paraId="2D88893B" w14:textId="5E64FA88" w:rsidR="00B31899" w:rsidRDefault="00B31899" w:rsidP="00E42174">
      <w:pPr>
        <w:pStyle w:val="footnote"/>
      </w:pPr>
      <w:r>
        <w:rPr>
          <w:rStyle w:val="FootnoteReference"/>
        </w:rPr>
        <w:footnoteRef/>
      </w:r>
      <w:r>
        <w:t xml:space="preserve"> [JS] or “contrite in heart”</w:t>
      </w:r>
    </w:p>
  </w:footnote>
  <w:footnote w:id="183">
    <w:p w14:paraId="7E58A13C" w14:textId="1AC06A85" w:rsidR="00B31899" w:rsidRDefault="00B31899" w:rsidP="00F803AB">
      <w:pPr>
        <w:pStyle w:val="footnote"/>
      </w:pPr>
      <w:r>
        <w:rPr>
          <w:rStyle w:val="FootnoteReference"/>
        </w:rPr>
        <w:footnoteRef/>
      </w:r>
      <w:r>
        <w:t xml:space="preserve"> [JS] Coptic has “eat their hearts”, which Fr. Athanasius renders, “regret”</w:t>
      </w:r>
    </w:p>
  </w:footnote>
  <w:footnote w:id="184">
    <w:p w14:paraId="54D93979" w14:textId="34E7EB30" w:rsidR="00B31899" w:rsidRDefault="00B31899" w:rsidP="00F803AB">
      <w:pPr>
        <w:pStyle w:val="footnote"/>
      </w:pPr>
      <w:r>
        <w:rPr>
          <w:rStyle w:val="FootnoteReference"/>
        </w:rPr>
        <w:footnoteRef/>
      </w:r>
      <w:r>
        <w:t xml:space="preserve"> [JS] or regret.</w:t>
      </w:r>
    </w:p>
  </w:footnote>
  <w:footnote w:id="185">
    <w:p w14:paraId="51CEFDC6" w14:textId="77777777" w:rsidR="00B31899" w:rsidRPr="004A3E27" w:rsidRDefault="00B31899"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6">
    <w:p w14:paraId="703EC24D" w14:textId="0A8D7841" w:rsidR="00B31899" w:rsidRDefault="00B31899" w:rsidP="00442FE7">
      <w:pPr>
        <w:pStyle w:val="footnote"/>
      </w:pPr>
      <w:r>
        <w:rPr>
          <w:rStyle w:val="FootnoteReference"/>
        </w:rPr>
        <w:footnoteRef/>
      </w:r>
      <w:r>
        <w:t xml:space="preserve"> [JS] literally “and my soul with barrenness/childlessness.”</w:t>
      </w:r>
    </w:p>
  </w:footnote>
  <w:footnote w:id="187">
    <w:p w14:paraId="0CEA87F3" w14:textId="77777777" w:rsidR="00B31899" w:rsidRPr="004A3E27" w:rsidRDefault="00B31899" w:rsidP="00BD5BBE">
      <w:pPr>
        <w:pStyle w:val="footnote"/>
      </w:pPr>
      <w:r w:rsidRPr="004A3E27">
        <w:rPr>
          <w:rStyle w:val="FootnoteReference"/>
        </w:rPr>
        <w:footnoteRef/>
      </w:r>
      <w:r w:rsidRPr="004A3E27">
        <w:t xml:space="preserve"> John 19:1; Mt. 27:26.</w:t>
      </w:r>
    </w:p>
  </w:footnote>
  <w:footnote w:id="188">
    <w:p w14:paraId="1C6E21CA" w14:textId="4A1BFD04" w:rsidR="00B31899" w:rsidRPr="004A3E27" w:rsidRDefault="00B31899" w:rsidP="00BD5BBE">
      <w:pPr>
        <w:pStyle w:val="footnote"/>
      </w:pPr>
      <w:r w:rsidRPr="004A3E27">
        <w:rPr>
          <w:rStyle w:val="FootnoteReference"/>
        </w:rPr>
        <w:footnoteRef/>
      </w:r>
      <w:r w:rsidRPr="004A3E27">
        <w:t xml:space="preserve"> </w:t>
      </w:r>
      <w:r>
        <w:t>cf</w:t>
      </w:r>
      <w:r w:rsidRPr="004A3E27">
        <w:t>. Psalm 21:21.</w:t>
      </w:r>
    </w:p>
  </w:footnote>
  <w:footnote w:id="189">
    <w:p w14:paraId="7BC55212" w14:textId="5213FE4B" w:rsidR="00B31899" w:rsidRDefault="00B31899" w:rsidP="004E0429">
      <w:pPr>
        <w:pStyle w:val="footnote"/>
      </w:pPr>
      <w:r>
        <w:rPr>
          <w:rStyle w:val="FootnoteReference"/>
        </w:rPr>
        <w:footnoteRef/>
      </w:r>
      <w:r>
        <w:t xml:space="preserve"> [JS] or “give thanks to You,” or “thankfully confess You with praise in the great Church”</w:t>
      </w:r>
    </w:p>
  </w:footnote>
  <w:footnote w:id="190">
    <w:p w14:paraId="5E06AF48" w14:textId="4CED25A0" w:rsidR="00B31899" w:rsidRDefault="00B31899" w:rsidP="00E14083">
      <w:pPr>
        <w:pStyle w:val="footnote"/>
      </w:pPr>
      <w:r>
        <w:rPr>
          <w:rStyle w:val="FootnoteReference"/>
        </w:rPr>
        <w:footnoteRef/>
      </w:r>
      <w:r>
        <w:t xml:space="preserve"> [JS] [] found in Coptic</w:t>
      </w:r>
    </w:p>
  </w:footnote>
  <w:footnote w:id="191">
    <w:p w14:paraId="4812F1D0" w14:textId="6C4603E2" w:rsidR="00B31899" w:rsidRPr="004A3E27" w:rsidRDefault="00B31899" w:rsidP="00BD5BBE">
      <w:pPr>
        <w:pStyle w:val="footnote"/>
      </w:pPr>
      <w:r w:rsidRPr="004A3E27">
        <w:rPr>
          <w:rStyle w:val="FootnoteReference"/>
        </w:rPr>
        <w:footnoteRef/>
      </w:r>
      <w:r w:rsidRPr="004A3E27">
        <w:t xml:space="preserve"> </w:t>
      </w:r>
      <w:r>
        <w:t>cf</w:t>
      </w:r>
      <w:r w:rsidRPr="004A3E27">
        <w:t>. John 15:25.</w:t>
      </w:r>
    </w:p>
  </w:footnote>
  <w:footnote w:id="192">
    <w:p w14:paraId="2072EB12" w14:textId="0F03BC61" w:rsidR="00B31899" w:rsidRDefault="00B31899" w:rsidP="004E0429">
      <w:pPr>
        <w:pStyle w:val="footnote"/>
      </w:pPr>
      <w:r>
        <w:rPr>
          <w:rStyle w:val="FootnoteReference"/>
        </w:rPr>
        <w:footnoteRef/>
      </w:r>
      <w:r>
        <w:t xml:space="preserve"> [JS] or “Aha! Aha!” Or “Well done! Well done!”</w:t>
      </w:r>
    </w:p>
  </w:footnote>
  <w:footnote w:id="193">
    <w:p w14:paraId="55852630" w14:textId="7161891F" w:rsidR="00B31899" w:rsidRDefault="00B31899" w:rsidP="004D4897">
      <w:pPr>
        <w:pStyle w:val="footnote"/>
      </w:pPr>
      <w:r>
        <w:rPr>
          <w:rStyle w:val="FootnoteReference"/>
        </w:rPr>
        <w:footnoteRef/>
      </w:r>
      <w:r>
        <w:t xml:space="preserve"> [JS] others have “righteousness”. NETS has “vindication”.</w:t>
      </w:r>
    </w:p>
  </w:footnote>
  <w:footnote w:id="194">
    <w:p w14:paraId="5AE758E3" w14:textId="591B2CD9" w:rsidR="00B31899" w:rsidRDefault="00B31899" w:rsidP="004E0429">
      <w:pPr>
        <w:pStyle w:val="footnote"/>
      </w:pPr>
      <w:r>
        <w:rPr>
          <w:rStyle w:val="FootnoteReference"/>
        </w:rPr>
        <w:footnoteRef/>
      </w:r>
      <w:r>
        <w:t xml:space="preserve"> [JS] Fr. Lazarus has, “towering mountains”</w:t>
      </w:r>
    </w:p>
  </w:footnote>
  <w:footnote w:id="195">
    <w:p w14:paraId="6484AC83" w14:textId="6D53CC8C" w:rsidR="00B31899" w:rsidRPr="004A3E27" w:rsidRDefault="00B31899" w:rsidP="00BD5BBE">
      <w:pPr>
        <w:pStyle w:val="footnote"/>
      </w:pPr>
      <w:r w:rsidRPr="004A3E27">
        <w:rPr>
          <w:rStyle w:val="FootnoteReference"/>
        </w:rPr>
        <w:footnoteRef/>
      </w:r>
      <w:r w:rsidRPr="004A3E27">
        <w:t xml:space="preserve"> </w:t>
      </w:r>
      <w:r>
        <w:t>cf</w:t>
      </w:r>
      <w:r w:rsidRPr="004A3E27">
        <w:t>. Psalm 109:7.</w:t>
      </w:r>
    </w:p>
  </w:footnote>
  <w:footnote w:id="196">
    <w:p w14:paraId="4449FD0E" w14:textId="7B6566B0" w:rsidR="00B31899" w:rsidRDefault="00B31899" w:rsidP="00090695">
      <w:pPr>
        <w:pStyle w:val="footnote"/>
      </w:pPr>
      <w:r>
        <w:rPr>
          <w:rStyle w:val="FootnoteReference"/>
        </w:rPr>
        <w:footnoteRef/>
      </w:r>
      <w:r>
        <w:t xml:space="preserve"> [JS] OSB has “many waters”</w:t>
      </w:r>
    </w:p>
  </w:footnote>
  <w:footnote w:id="197">
    <w:p w14:paraId="50DAFDF2" w14:textId="77777777" w:rsidR="00B31899" w:rsidRPr="004A3E27" w:rsidRDefault="00B31899"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8">
    <w:p w14:paraId="7C4D1D61" w14:textId="77777777" w:rsidR="00B31899" w:rsidRPr="004A3E27" w:rsidRDefault="00B31899" w:rsidP="00BD5BBE">
      <w:pPr>
        <w:pStyle w:val="footnote"/>
      </w:pPr>
      <w:r w:rsidRPr="004A3E27">
        <w:rPr>
          <w:rStyle w:val="FootnoteReference"/>
        </w:rPr>
        <w:footnoteRef/>
      </w:r>
      <w:r w:rsidRPr="004A3E27">
        <w:t xml:space="preserve"> ‘The Prophet asks to be free from passion’ (St. Athanasius).</w:t>
      </w:r>
    </w:p>
  </w:footnote>
  <w:footnote w:id="199">
    <w:p w14:paraId="356D04BB" w14:textId="77777777" w:rsidR="00B31899" w:rsidRPr="004A3E27" w:rsidRDefault="00B31899" w:rsidP="00BD5BBE">
      <w:pPr>
        <w:pStyle w:val="footnote"/>
      </w:pPr>
      <w:r w:rsidRPr="004A3E27">
        <w:rPr>
          <w:rStyle w:val="FootnoteReference"/>
        </w:rPr>
        <w:footnoteRef/>
      </w:r>
      <w:r w:rsidRPr="004A3E27">
        <w:t xml:space="preserve"> Prov. 24:19.</w:t>
      </w:r>
    </w:p>
  </w:footnote>
  <w:footnote w:id="200">
    <w:p w14:paraId="325B4264" w14:textId="77777777" w:rsidR="00B31899" w:rsidRPr="004A3E27" w:rsidRDefault="00B31899"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1">
    <w:p w14:paraId="720EC29A" w14:textId="0B7E8B17" w:rsidR="00B31899" w:rsidRPr="004A3E27" w:rsidRDefault="00B31899"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2">
    <w:p w14:paraId="3B4C8AB4" w14:textId="77777777" w:rsidR="00B31899" w:rsidRPr="004A3E27" w:rsidRDefault="00B31899"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3">
    <w:p w14:paraId="6BB4D62E" w14:textId="6D468D83" w:rsidR="00B31899" w:rsidRDefault="00B31899" w:rsidP="00402CB0">
      <w:pPr>
        <w:pStyle w:val="footnote"/>
      </w:pPr>
      <w:r>
        <w:rPr>
          <w:rStyle w:val="FootnoteReference"/>
        </w:rPr>
        <w:footnoteRef/>
      </w:r>
      <w:r>
        <w:t xml:space="preserve"> [JS] or “judgment”</w:t>
      </w:r>
    </w:p>
  </w:footnote>
  <w:footnote w:id="204">
    <w:p w14:paraId="0271DF81" w14:textId="5DFB25DB" w:rsidR="00B31899" w:rsidRPr="004A3E27" w:rsidRDefault="00B31899"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5">
    <w:p w14:paraId="20ECCFFC" w14:textId="001E9B2E" w:rsidR="00B31899" w:rsidRDefault="00B31899" w:rsidP="00402CB0">
      <w:pPr>
        <w:pStyle w:val="footnote"/>
      </w:pPr>
      <w:r>
        <w:rPr>
          <w:rStyle w:val="FootnoteReference"/>
        </w:rPr>
        <w:footnoteRef/>
      </w:r>
      <w:r>
        <w:t xml:space="preserve"> [JS] or “fret”</w:t>
      </w:r>
    </w:p>
  </w:footnote>
  <w:footnote w:id="206">
    <w:p w14:paraId="0F35B29D" w14:textId="57DF774F" w:rsidR="00B31899" w:rsidRDefault="00B31899" w:rsidP="00414006">
      <w:pPr>
        <w:pStyle w:val="footnote"/>
      </w:pPr>
      <w:r>
        <w:rPr>
          <w:rStyle w:val="FootnoteReference"/>
        </w:rPr>
        <w:footnoteRef/>
      </w:r>
      <w:r>
        <w:t xml:space="preserve"> [JS] or “land”</w:t>
      </w:r>
    </w:p>
  </w:footnote>
  <w:footnote w:id="207">
    <w:p w14:paraId="65980F9C" w14:textId="79143A5A" w:rsidR="00B31899" w:rsidRPr="004A3E27" w:rsidRDefault="00B31899"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8">
    <w:p w14:paraId="159BB2E9" w14:textId="77777777" w:rsidR="00B31899" w:rsidRPr="004A3E27" w:rsidRDefault="00B31899"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9">
    <w:p w14:paraId="031AB7AD" w14:textId="155ED80A" w:rsidR="00B31899" w:rsidRDefault="00B31899" w:rsidP="00090695">
      <w:pPr>
        <w:pStyle w:val="footnote"/>
      </w:pPr>
      <w:r>
        <w:rPr>
          <w:rStyle w:val="FootnoteReference"/>
        </w:rPr>
        <w:footnoteRef/>
      </w:r>
      <w:r>
        <w:t xml:space="preserve"> [JS] literally, “seed”, here and throughout</w:t>
      </w:r>
    </w:p>
  </w:footnote>
  <w:footnote w:id="210">
    <w:p w14:paraId="112B59F5" w14:textId="77777777" w:rsidR="00B31899" w:rsidRPr="004A3E27" w:rsidRDefault="00B31899" w:rsidP="00BD5BBE">
      <w:pPr>
        <w:pStyle w:val="footnote"/>
      </w:pPr>
      <w:r w:rsidRPr="004A3E27">
        <w:rPr>
          <w:rStyle w:val="FootnoteReference"/>
        </w:rPr>
        <w:footnoteRef/>
      </w:r>
      <w:r w:rsidRPr="004A3E27">
        <w:t xml:space="preserve"> ‘Remove sin, and then whatever you see in man is of God’ (St. Augustine)</w:t>
      </w:r>
    </w:p>
  </w:footnote>
  <w:footnote w:id="211">
    <w:p w14:paraId="4726C027" w14:textId="77777777" w:rsidR="00B31899" w:rsidRPr="004A3E27" w:rsidRDefault="00B31899" w:rsidP="00BD5BBE">
      <w:pPr>
        <w:pStyle w:val="footnote"/>
      </w:pPr>
      <w:r w:rsidRPr="004A3E27">
        <w:rPr>
          <w:rStyle w:val="FootnoteReference"/>
        </w:rPr>
        <w:footnoteRef/>
      </w:r>
      <w:r w:rsidRPr="004A3E27">
        <w:t xml:space="preserve"> Compare Ps. 36:1, 37 with Proverbs 24: 19-20 (RSV) and Mt. 5:5-9.</w:t>
      </w:r>
    </w:p>
  </w:footnote>
  <w:footnote w:id="212">
    <w:p w14:paraId="34A68231" w14:textId="7DBC6A92" w:rsidR="00B31899" w:rsidRPr="004A3E27" w:rsidRDefault="00B31899" w:rsidP="00BD5BBE">
      <w:pPr>
        <w:pStyle w:val="footnote"/>
      </w:pPr>
      <w:r w:rsidRPr="004A3E27">
        <w:rPr>
          <w:rStyle w:val="FootnoteReference"/>
        </w:rPr>
        <w:footnoteRef/>
      </w:r>
      <w:r w:rsidRPr="004A3E27">
        <w:t xml:space="preserve"> </w:t>
      </w:r>
      <w:r>
        <w:t>cf</w:t>
      </w:r>
      <w:r w:rsidRPr="004A3E27">
        <w:t>. Heb. 12:5-13. Psalm 6:2 is identical with 37:2.</w:t>
      </w:r>
    </w:p>
  </w:footnote>
  <w:footnote w:id="213">
    <w:p w14:paraId="247EFE9B" w14:textId="072BF8DF" w:rsidR="00B31899" w:rsidRDefault="00B31899" w:rsidP="003F50A7">
      <w:pPr>
        <w:pStyle w:val="footnote"/>
      </w:pPr>
      <w:r>
        <w:rPr>
          <w:rStyle w:val="FootnoteReference"/>
        </w:rPr>
        <w:footnoteRef/>
      </w:r>
      <w:r>
        <w:t xml:space="preserve"> [JS] literally “with a sad face”</w:t>
      </w:r>
    </w:p>
  </w:footnote>
  <w:footnote w:id="214">
    <w:p w14:paraId="18445857" w14:textId="0B799012" w:rsidR="00B31899" w:rsidRDefault="00B31899" w:rsidP="003F50A7">
      <w:pPr>
        <w:pStyle w:val="footnote"/>
      </w:pPr>
      <w:r>
        <w:rPr>
          <w:rStyle w:val="FootnoteReference"/>
        </w:rPr>
        <w:footnoteRef/>
      </w:r>
      <w:r>
        <w:t xml:space="preserve"> [JS] literally “loins”</w:t>
      </w:r>
    </w:p>
  </w:footnote>
  <w:footnote w:id="215">
    <w:p w14:paraId="72DD6C76" w14:textId="7D200E30" w:rsidR="00B31899" w:rsidRPr="004A3E27" w:rsidRDefault="00B31899" w:rsidP="00BD5BBE">
      <w:pPr>
        <w:pStyle w:val="footnote"/>
      </w:pPr>
      <w:r w:rsidRPr="004A3E27">
        <w:rPr>
          <w:rStyle w:val="FootnoteReference"/>
        </w:rPr>
        <w:footnoteRef/>
      </w:r>
      <w:r w:rsidRPr="004A3E27">
        <w:t xml:space="preserve"> </w:t>
      </w:r>
      <w:r>
        <w:t>cf</w:t>
      </w:r>
      <w:r w:rsidRPr="004A3E27">
        <w:t>. Mt. 19:20. ‘One thing you lack’ (Mk. 10:21).</w:t>
      </w:r>
    </w:p>
  </w:footnote>
  <w:footnote w:id="216">
    <w:p w14:paraId="78445EFB" w14:textId="5C9ECAC5" w:rsidR="00B31899" w:rsidRDefault="00B31899" w:rsidP="002538F7">
      <w:pPr>
        <w:pStyle w:val="footnote"/>
      </w:pPr>
      <w:r>
        <w:rPr>
          <w:rStyle w:val="FootnoteReference"/>
        </w:rPr>
        <w:footnoteRef/>
      </w:r>
      <w:r>
        <w:t xml:space="preserve"> [JS] or “walks about like a phantom”</w:t>
      </w:r>
    </w:p>
  </w:footnote>
  <w:footnote w:id="217">
    <w:p w14:paraId="3396E2D4" w14:textId="4AC28F88" w:rsidR="00B31899" w:rsidRPr="004A3E27" w:rsidRDefault="00B31899"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8">
    <w:p w14:paraId="3E88B183" w14:textId="77777777" w:rsidR="00B31899" w:rsidRPr="004A3E27" w:rsidRDefault="00B31899"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9">
    <w:p w14:paraId="1D0EC7E8" w14:textId="072DDC66" w:rsidR="00B31899" w:rsidRPr="004A3E27" w:rsidRDefault="00B31899"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0">
    <w:p w14:paraId="5B17D689" w14:textId="77777777" w:rsidR="00B31899" w:rsidRPr="004A3E27" w:rsidRDefault="00B31899"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1">
    <w:p w14:paraId="3C8E3C02" w14:textId="38940012" w:rsidR="00B31899" w:rsidRPr="004A3E27" w:rsidRDefault="00B31899" w:rsidP="00BD5BBE">
      <w:pPr>
        <w:pStyle w:val="footnote"/>
      </w:pPr>
      <w:r w:rsidRPr="004A3E27">
        <w:rPr>
          <w:rStyle w:val="FootnoteReference"/>
        </w:rPr>
        <w:footnoteRef/>
      </w:r>
      <w:r w:rsidRPr="004A3E27">
        <w:t xml:space="preserve"> The great universal Church (</w:t>
      </w:r>
      <w:r>
        <w:t>cf</w:t>
      </w:r>
      <w:r w:rsidRPr="004A3E27">
        <w:t>. St. Athanasius).</w:t>
      </w:r>
    </w:p>
  </w:footnote>
  <w:footnote w:id="222">
    <w:p w14:paraId="33B520D7" w14:textId="67F93C2C" w:rsidR="000F12A5" w:rsidRDefault="000F12A5" w:rsidP="000F12A5">
      <w:pPr>
        <w:pStyle w:val="footnote"/>
      </w:pPr>
      <w:r>
        <w:rPr>
          <w:rStyle w:val="FootnoteReference"/>
        </w:rPr>
        <w:footnoteRef/>
      </w:r>
      <w:r>
        <w:t xml:space="preserve"> Fr. Athanasius adds here “my truth”. See Matins of the 12 Day of Paopi.</w:t>
      </w:r>
    </w:p>
  </w:footnote>
  <w:footnote w:id="223">
    <w:p w14:paraId="215A183B" w14:textId="1FC8DE97" w:rsidR="00B31899" w:rsidRDefault="00B31899" w:rsidP="005B3452">
      <w:pPr>
        <w:pStyle w:val="footnote"/>
      </w:pPr>
      <w:r>
        <w:rPr>
          <w:rStyle w:val="FootnoteReference"/>
        </w:rPr>
        <w:footnoteRef/>
      </w:r>
      <w:r>
        <w:t xml:space="preserve"> [JS] or “Aha! Aha!” or “Well done! Well done!”</w:t>
      </w:r>
    </w:p>
  </w:footnote>
  <w:footnote w:id="224">
    <w:p w14:paraId="37A0E454" w14:textId="77777777" w:rsidR="00B31899" w:rsidRPr="004A3E27" w:rsidRDefault="00B31899" w:rsidP="00BD5BBE">
      <w:pPr>
        <w:pStyle w:val="footnote"/>
      </w:pPr>
      <w:r w:rsidRPr="004A3E27">
        <w:rPr>
          <w:rStyle w:val="FootnoteReference"/>
        </w:rPr>
        <w:footnoteRef/>
      </w:r>
      <w:r w:rsidRPr="004A3E27">
        <w:t xml:space="preserve"> John 13:30.</w:t>
      </w:r>
    </w:p>
  </w:footnote>
  <w:footnote w:id="225">
    <w:p w14:paraId="32644EEC" w14:textId="77777777" w:rsidR="00B31899" w:rsidRPr="004A3E27" w:rsidRDefault="00B31899"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6">
    <w:p w14:paraId="4D34767F" w14:textId="77777777" w:rsidR="00B31899" w:rsidRPr="004A3E27" w:rsidRDefault="00B31899"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7">
    <w:p w14:paraId="70B2B9E7" w14:textId="77777777" w:rsidR="00B31899" w:rsidRPr="004A3E27" w:rsidRDefault="00B31899" w:rsidP="00BD5BBE">
      <w:pPr>
        <w:pStyle w:val="footnote"/>
      </w:pPr>
      <w:r w:rsidRPr="004A3E27">
        <w:rPr>
          <w:rStyle w:val="FootnoteReference"/>
        </w:rPr>
        <w:footnoteRef/>
      </w:r>
      <w:r w:rsidRPr="004A3E27">
        <w:t xml:space="preserve"> With the Gospel of forgiveness (1 Sam. 24:17-20; Lk. 23:34).</w:t>
      </w:r>
    </w:p>
  </w:footnote>
  <w:footnote w:id="228">
    <w:p w14:paraId="276D5CC0" w14:textId="69BE5264" w:rsidR="00B31899" w:rsidRDefault="00B31899" w:rsidP="008612F3">
      <w:pPr>
        <w:pStyle w:val="footnote"/>
      </w:pPr>
      <w:r>
        <w:rPr>
          <w:rStyle w:val="FootnoteReference"/>
        </w:rPr>
        <w:footnoteRef/>
      </w:r>
      <w:r>
        <w:t xml:space="preserve"> [JS] or “from age to age. So be it! So be it!”</w:t>
      </w:r>
    </w:p>
  </w:footnote>
  <w:footnote w:id="229">
    <w:p w14:paraId="2B9F5A56" w14:textId="77777777" w:rsidR="00B31899" w:rsidRPr="004A3E27" w:rsidRDefault="00B31899"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0">
    <w:p w14:paraId="7C55B28F" w14:textId="7EC58CB5" w:rsidR="00B31899" w:rsidRDefault="00B31899" w:rsidP="005B3452">
      <w:pPr>
        <w:pStyle w:val="footnote"/>
      </w:pPr>
      <w:r>
        <w:rPr>
          <w:rStyle w:val="FootnoteReference"/>
        </w:rPr>
        <w:footnoteRef/>
      </w:r>
      <w:r>
        <w:t xml:space="preserve"> [JS] or “thanksgiving”, or “thankful confession with praise”</w:t>
      </w:r>
    </w:p>
  </w:footnote>
  <w:footnote w:id="231">
    <w:p w14:paraId="53A5AE10" w14:textId="0D816E3A" w:rsidR="00B31899" w:rsidRDefault="00B31899"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2">
    <w:p w14:paraId="3BCC68DE" w14:textId="1191DE34" w:rsidR="00B31899" w:rsidRDefault="00B31899" w:rsidP="00AD1AC9">
      <w:pPr>
        <w:pStyle w:val="footnote"/>
      </w:pPr>
      <w:r>
        <w:rPr>
          <w:rStyle w:val="FootnoteReference"/>
        </w:rPr>
        <w:footnoteRef/>
      </w:r>
      <w:r>
        <w:t xml:space="preserve"> [JS] Fr. Lazarus has “dwelling”</w:t>
      </w:r>
    </w:p>
  </w:footnote>
  <w:footnote w:id="233">
    <w:p w14:paraId="03275919" w14:textId="77777777" w:rsidR="00B31899" w:rsidRPr="004A3E27" w:rsidRDefault="00B31899"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4">
    <w:p w14:paraId="6E7F4F1E" w14:textId="416FA7A8" w:rsidR="00B31899" w:rsidRDefault="00B31899" w:rsidP="005B3452">
      <w:pPr>
        <w:pStyle w:val="footnote"/>
      </w:pPr>
      <w:r>
        <w:rPr>
          <w:rStyle w:val="FootnoteReference"/>
        </w:rPr>
        <w:footnoteRef/>
      </w:r>
      <w:r>
        <w:t xml:space="preserve"> [JS] “I will give thanks to You on the lyre”, or “I will thankfully confess You with praise with the lyre”</w:t>
      </w:r>
    </w:p>
  </w:footnote>
  <w:footnote w:id="235">
    <w:p w14:paraId="0FDCCB36" w14:textId="0CCB7207" w:rsidR="00B31899" w:rsidRDefault="00B31899" w:rsidP="006C1793">
      <w:pPr>
        <w:pStyle w:val="footnote"/>
      </w:pPr>
      <w:r>
        <w:rPr>
          <w:rStyle w:val="FootnoteReference"/>
        </w:rPr>
        <w:footnoteRef/>
      </w:r>
      <w:r>
        <w:t xml:space="preserve"> [JS] or “I will give thanks to Him,” or “I will thankfully confess Him with praies”</w:t>
      </w:r>
    </w:p>
  </w:footnote>
  <w:footnote w:id="236">
    <w:p w14:paraId="1791CAEF" w14:textId="44F0ADBF" w:rsidR="00B31899" w:rsidRPr="004A3E27" w:rsidRDefault="00B31899"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7">
    <w:p w14:paraId="75A6D655" w14:textId="0B7DAC2D" w:rsidR="00B31899" w:rsidRDefault="00B31899" w:rsidP="006C1793">
      <w:pPr>
        <w:pStyle w:val="footnote"/>
      </w:pPr>
      <w:r>
        <w:rPr>
          <w:rStyle w:val="FootnoteReference"/>
        </w:rPr>
        <w:footnoteRef/>
      </w:r>
      <w:r>
        <w:t xml:space="preserve"> [JS] or “presence”</w:t>
      </w:r>
    </w:p>
  </w:footnote>
  <w:footnote w:id="238">
    <w:p w14:paraId="14C8DE9A" w14:textId="1AF2328A" w:rsidR="00B31899" w:rsidRDefault="00B31899" w:rsidP="006C1793">
      <w:pPr>
        <w:pStyle w:val="footnote"/>
      </w:pPr>
      <w:r>
        <w:rPr>
          <w:rStyle w:val="FootnoteReference"/>
        </w:rPr>
        <w:footnoteRef/>
      </w:r>
      <w:r>
        <w:t xml:space="preserve"> [JS] or “boast in” or “praise”</w:t>
      </w:r>
    </w:p>
  </w:footnote>
  <w:footnote w:id="239">
    <w:p w14:paraId="66A26B87" w14:textId="54FC310A" w:rsidR="00B31899" w:rsidRDefault="00B31899" w:rsidP="006C1793">
      <w:pPr>
        <w:pStyle w:val="footnote"/>
      </w:pPr>
      <w:r>
        <w:rPr>
          <w:rStyle w:val="FootnoteReference"/>
        </w:rPr>
        <w:footnoteRef/>
      </w:r>
      <w:r>
        <w:t xml:space="preserve"> [JS] or “give thanks to”, or “thankfully confess Your Name with praise”</w:t>
      </w:r>
    </w:p>
  </w:footnote>
  <w:footnote w:id="240">
    <w:p w14:paraId="4F22E4CE" w14:textId="77777777" w:rsidR="00B31899" w:rsidRPr="004A3E27" w:rsidRDefault="00B31899"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1">
    <w:p w14:paraId="08B0833D" w14:textId="77777777" w:rsidR="00B31899" w:rsidRPr="004A3E27" w:rsidRDefault="00B31899"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2">
    <w:p w14:paraId="76A76AD0" w14:textId="77777777" w:rsidR="00B31899" w:rsidRPr="004A3E27" w:rsidRDefault="00B31899"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3">
    <w:p w14:paraId="0FB99B7C" w14:textId="516B1CB2" w:rsidR="00B31899" w:rsidRPr="004A3E27" w:rsidRDefault="00B31899" w:rsidP="00BD5BBE">
      <w:pPr>
        <w:pStyle w:val="footnote"/>
      </w:pPr>
      <w:r w:rsidRPr="004A3E27">
        <w:rPr>
          <w:rStyle w:val="FootnoteReference"/>
        </w:rPr>
        <w:footnoteRef/>
      </w:r>
      <w:r w:rsidRPr="004A3E27">
        <w:t xml:space="preserve"> </w:t>
      </w:r>
      <w:r>
        <w:t>cf</w:t>
      </w:r>
      <w:r w:rsidRPr="004A3E27">
        <w:t>. Rev. 19:11-16.</w:t>
      </w:r>
    </w:p>
  </w:footnote>
  <w:footnote w:id="244">
    <w:p w14:paraId="5E8EA981" w14:textId="77777777" w:rsidR="00B31899" w:rsidRPr="004A3E27" w:rsidRDefault="00B31899"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5">
    <w:p w14:paraId="2209A251" w14:textId="77777777" w:rsidR="00B31899" w:rsidRPr="004A3E27" w:rsidRDefault="00B31899"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6">
    <w:p w14:paraId="1503C91E" w14:textId="77777777" w:rsidR="00B31899" w:rsidRDefault="00B31899" w:rsidP="005E56A9">
      <w:pPr>
        <w:pStyle w:val="footnote"/>
      </w:pPr>
      <w:r>
        <w:rPr>
          <w:rStyle w:val="FootnoteReference"/>
        </w:rPr>
        <w:footnoteRef/>
      </w:r>
      <w:r>
        <w:t xml:space="preserve"> [JS] myrrh: resin for incense; stacte: a component of the Temple incense; cassia: cinnamon.</w:t>
      </w:r>
    </w:p>
  </w:footnote>
  <w:footnote w:id="247">
    <w:p w14:paraId="5BF4F4E3" w14:textId="0D86ACD7" w:rsidR="00B31899" w:rsidRDefault="00B31899" w:rsidP="00E10FAF">
      <w:pPr>
        <w:pStyle w:val="footnote"/>
      </w:pPr>
      <w:r>
        <w:rPr>
          <w:rStyle w:val="FootnoteReference"/>
        </w:rPr>
        <w:footnoteRef/>
      </w:r>
      <w:r>
        <w:t xml:space="preserve"> [JS] literally “do obeisance”, i.e. “bow down to”</w:t>
      </w:r>
    </w:p>
  </w:footnote>
  <w:footnote w:id="248">
    <w:p w14:paraId="66A4B8D8" w14:textId="2A1C62C8" w:rsidR="00B31899" w:rsidRPr="004A3E27" w:rsidRDefault="00B31899"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9">
    <w:p w14:paraId="3B2B6F3D" w14:textId="77777777" w:rsidR="00B31899" w:rsidRPr="004A3E27" w:rsidRDefault="00B31899" w:rsidP="00714A98">
      <w:pPr>
        <w:pStyle w:val="footnote"/>
      </w:pPr>
      <w:r w:rsidRPr="004A3E27">
        <w:rPr>
          <w:rStyle w:val="FootnoteReference"/>
        </w:rPr>
        <w:footnoteRef/>
      </w:r>
      <w:r w:rsidRPr="004A3E27">
        <w:t xml:space="preserve"> Rev. 22:1.</w:t>
      </w:r>
    </w:p>
  </w:footnote>
  <w:footnote w:id="250">
    <w:p w14:paraId="0C57446A" w14:textId="77777777" w:rsidR="00B31899" w:rsidRDefault="00B31899" w:rsidP="00714A98">
      <w:pPr>
        <w:pStyle w:val="footnote"/>
      </w:pPr>
      <w:r>
        <w:rPr>
          <w:rStyle w:val="FootnoteReference"/>
        </w:rPr>
        <w:footnoteRef/>
      </w:r>
      <w:r>
        <w:t xml:space="preserve"> Fr. Lazarus has “dwelling-place”</w:t>
      </w:r>
    </w:p>
  </w:footnote>
  <w:footnote w:id="251">
    <w:p w14:paraId="77903F63" w14:textId="77777777" w:rsidR="00B31899" w:rsidRDefault="00B31899" w:rsidP="00714A98">
      <w:pPr>
        <w:pStyle w:val="footnote"/>
      </w:pPr>
      <w:r>
        <w:rPr>
          <w:rStyle w:val="FootnoteReference"/>
        </w:rPr>
        <w:footnoteRef/>
      </w:r>
      <w:r>
        <w:t xml:space="preserve"> [JS] the city’s</w:t>
      </w:r>
    </w:p>
  </w:footnote>
  <w:footnote w:id="252">
    <w:p w14:paraId="73DCC24E" w14:textId="7E226D89" w:rsidR="00B31899" w:rsidRPr="004A3E27" w:rsidRDefault="00B31899"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3">
    <w:p w14:paraId="0D6388ED" w14:textId="683F8CF0" w:rsidR="00B31899" w:rsidRPr="004A3E27" w:rsidRDefault="00B31899" w:rsidP="00714A98">
      <w:pPr>
        <w:pStyle w:val="footnote"/>
      </w:pPr>
      <w:r w:rsidRPr="004A3E27">
        <w:rPr>
          <w:rStyle w:val="FootnoteReference"/>
        </w:rPr>
        <w:footnoteRef/>
      </w:r>
      <w:r w:rsidRPr="004A3E27">
        <w:t xml:space="preserve"> </w:t>
      </w:r>
      <w:r>
        <w:t>cf</w:t>
      </w:r>
      <w:r w:rsidRPr="004A3E27">
        <w:t>. 75:4; Is. 2:4; 11:9; 65:25; Hos. 2:18; Zac. 9:10.</w:t>
      </w:r>
    </w:p>
  </w:footnote>
  <w:footnote w:id="254">
    <w:p w14:paraId="739DF71C" w14:textId="7B9E3A9D" w:rsidR="00B31899" w:rsidRPr="004A3E27" w:rsidRDefault="00B31899"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5">
    <w:p w14:paraId="341712F2" w14:textId="77777777" w:rsidR="00B31899" w:rsidRPr="004A3E27" w:rsidRDefault="00B31899" w:rsidP="00BD5BBE">
      <w:pPr>
        <w:pStyle w:val="footnote"/>
      </w:pPr>
      <w:r w:rsidRPr="004A3E27">
        <w:rPr>
          <w:rStyle w:val="FootnoteReference"/>
        </w:rPr>
        <w:footnoteRef/>
      </w:r>
      <w:r w:rsidRPr="004A3E27">
        <w:t xml:space="preserve"> ‘The calling of the Gentiles is to be understood, as in 71:9’ (St. Athanasius).</w:t>
      </w:r>
    </w:p>
  </w:footnote>
  <w:footnote w:id="256">
    <w:p w14:paraId="743E9AAD" w14:textId="55C8741B" w:rsidR="00B31899" w:rsidRPr="004A3E27" w:rsidRDefault="00B31899"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7">
    <w:p w14:paraId="20C0CF5B" w14:textId="605C1673" w:rsidR="00B31899" w:rsidRPr="004A3E27" w:rsidRDefault="00B31899" w:rsidP="00BD5BBE">
      <w:pPr>
        <w:pStyle w:val="footnote"/>
      </w:pPr>
      <w:r w:rsidRPr="004A3E27">
        <w:rPr>
          <w:rStyle w:val="FootnoteReference"/>
        </w:rPr>
        <w:footnoteRef/>
      </w:r>
      <w:r w:rsidRPr="004A3E27">
        <w:t xml:space="preserve"> </w:t>
      </w:r>
      <w:r>
        <w:t>Cf</w:t>
      </w:r>
      <w:r w:rsidRPr="004A3E27">
        <w:t>. Ex. 15:17; Is. 58:14: I Pet. 1:4.</w:t>
      </w:r>
    </w:p>
  </w:footnote>
  <w:footnote w:id="258">
    <w:p w14:paraId="1FDF9287" w14:textId="77777777" w:rsidR="00B31899" w:rsidRPr="004A3E27" w:rsidRDefault="00B31899"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9">
    <w:p w14:paraId="3490B998" w14:textId="1EB3F17C" w:rsidR="00B31899" w:rsidRDefault="00B31899" w:rsidP="008C19B4">
      <w:pPr>
        <w:pStyle w:val="footnote"/>
      </w:pPr>
      <w:r>
        <w:rPr>
          <w:rStyle w:val="FootnoteReference"/>
        </w:rPr>
        <w:footnoteRef/>
      </w:r>
      <w:r>
        <w:t xml:space="preserve"> [JS] or “beautifully situated”</w:t>
      </w:r>
    </w:p>
  </w:footnote>
  <w:footnote w:id="260">
    <w:p w14:paraId="5F050EEC" w14:textId="7F9EDEA1" w:rsidR="00B31899" w:rsidRPr="004A3E27" w:rsidRDefault="00B31899"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1">
    <w:p w14:paraId="51B5ACBD" w14:textId="77777777" w:rsidR="00B31899" w:rsidRPr="004A3E27" w:rsidRDefault="00B31899"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2">
    <w:p w14:paraId="6CAE8B9B" w14:textId="5A8E6334" w:rsidR="00B31899" w:rsidRPr="004A3E27" w:rsidRDefault="00B31899"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3">
    <w:p w14:paraId="1586EC07" w14:textId="381B84AF" w:rsidR="00B31899" w:rsidRDefault="00B31899" w:rsidP="00183599">
      <w:pPr>
        <w:pStyle w:val="footnote"/>
      </w:pPr>
      <w:r>
        <w:rPr>
          <w:rStyle w:val="FootnoteReference"/>
        </w:rPr>
        <w:footnoteRef/>
      </w:r>
      <w:r>
        <w:t xml:space="preserve"> [JS] Fr. Lazarus adds “justice and right judgment” to “righteousness”</w:t>
      </w:r>
    </w:p>
  </w:footnote>
  <w:footnote w:id="264">
    <w:p w14:paraId="7F2EAAD2" w14:textId="77777777" w:rsidR="00B31899" w:rsidRPr="004A3E27" w:rsidRDefault="00B31899"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5">
    <w:p w14:paraId="3C5C41AF" w14:textId="77777777" w:rsidR="00B31899" w:rsidRPr="004A3E27" w:rsidRDefault="00B31899"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6">
    <w:p w14:paraId="55E3C647" w14:textId="417C46F1" w:rsidR="00B31899" w:rsidRDefault="00B31899" w:rsidP="00183599">
      <w:pPr>
        <w:pStyle w:val="footnote"/>
      </w:pPr>
      <w:r>
        <w:rPr>
          <w:rStyle w:val="FootnoteReference"/>
        </w:rPr>
        <w:footnoteRef/>
      </w:r>
      <w:r>
        <w:t xml:space="preserve"> [JS] or “eternally”</w:t>
      </w:r>
    </w:p>
  </w:footnote>
  <w:footnote w:id="267">
    <w:p w14:paraId="398A65D2" w14:textId="3A913DFE" w:rsidR="00B31899" w:rsidRDefault="00B31899"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8">
    <w:p w14:paraId="2DAC0755" w14:textId="21183A3B" w:rsidR="00B31899" w:rsidRDefault="00B31899" w:rsidP="00183599">
      <w:pPr>
        <w:pStyle w:val="footnote"/>
      </w:pPr>
      <w:r>
        <w:rPr>
          <w:rStyle w:val="FootnoteReference"/>
        </w:rPr>
        <w:footnoteRef/>
      </w:r>
      <w:r>
        <w:t xml:space="preserve"> [JS] or “workers of iniquity”</w:t>
      </w:r>
    </w:p>
  </w:footnote>
  <w:footnote w:id="269">
    <w:p w14:paraId="3A50B91B" w14:textId="77777777" w:rsidR="00B31899" w:rsidRPr="004A3E27" w:rsidRDefault="00B31899"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0">
    <w:p w14:paraId="4E4A30D1" w14:textId="62ED497C" w:rsidR="00B31899" w:rsidRDefault="00B31899" w:rsidP="00183599">
      <w:pPr>
        <w:pStyle w:val="footnote"/>
      </w:pPr>
      <w:r>
        <w:rPr>
          <w:rStyle w:val="FootnoteReference"/>
        </w:rPr>
        <w:footnoteRef/>
      </w:r>
      <w:r>
        <w:t xml:space="preserve"> [JS] or “ransom”</w:t>
      </w:r>
    </w:p>
  </w:footnote>
  <w:footnote w:id="271">
    <w:p w14:paraId="058ED3C9" w14:textId="6776EDA1" w:rsidR="00B31899" w:rsidRDefault="00B31899" w:rsidP="001B710E">
      <w:pPr>
        <w:pStyle w:val="footnote"/>
      </w:pPr>
      <w:r>
        <w:rPr>
          <w:rStyle w:val="FootnoteReference"/>
        </w:rPr>
        <w:footnoteRef/>
      </w:r>
      <w:r>
        <w:t xml:space="preserve"> [JS] or tabernacles.</w:t>
      </w:r>
    </w:p>
  </w:footnote>
  <w:footnote w:id="272">
    <w:p w14:paraId="329608F2" w14:textId="7CC39845" w:rsidR="00B31899" w:rsidRDefault="00B31899" w:rsidP="00183599">
      <w:pPr>
        <w:pStyle w:val="footnote"/>
      </w:pPr>
      <w:r>
        <w:rPr>
          <w:rStyle w:val="FootnoteReference"/>
        </w:rPr>
        <w:footnoteRef/>
      </w:r>
      <w:r>
        <w:t xml:space="preserve"> [JS] or “acknowledge,” or “thank,” or “thankfully confess You with praise when…”</w:t>
      </w:r>
    </w:p>
  </w:footnote>
  <w:footnote w:id="273">
    <w:p w14:paraId="25D034C3" w14:textId="2662C64E" w:rsidR="00B31899" w:rsidRDefault="00B31899" w:rsidP="005E4259">
      <w:pPr>
        <w:pStyle w:val="footnote"/>
      </w:pPr>
      <w:r>
        <w:rPr>
          <w:rStyle w:val="FootnoteReference"/>
        </w:rPr>
        <w:footnoteRef/>
      </w:r>
      <w:r>
        <w:t xml:space="preserve"> [JS] or “I will not find fault with your sacrifices”</w:t>
      </w:r>
    </w:p>
  </w:footnote>
  <w:footnote w:id="274">
    <w:p w14:paraId="45DA152E" w14:textId="77777777" w:rsidR="00B31899" w:rsidRPr="004A3E27" w:rsidRDefault="00B31899"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5">
    <w:p w14:paraId="43CC2ABF" w14:textId="536DD164" w:rsidR="00B31899" w:rsidRDefault="00B31899" w:rsidP="007E0330">
      <w:pPr>
        <w:pStyle w:val="footnote"/>
      </w:pPr>
      <w:r>
        <w:rPr>
          <w:rStyle w:val="FootnoteReference"/>
        </w:rPr>
        <w:footnoteRef/>
      </w:r>
      <w:r>
        <w:t xml:space="preserve"> [JS] [] found in Coptic</w:t>
      </w:r>
    </w:p>
  </w:footnote>
  <w:footnote w:id="276">
    <w:p w14:paraId="5A6B4D6B" w14:textId="65293C06" w:rsidR="00B31899" w:rsidRPr="004A3E27" w:rsidRDefault="00B31899"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7">
    <w:p w14:paraId="7D7FC96A" w14:textId="1FA8AB7E" w:rsidR="00B31899" w:rsidRDefault="00B31899" w:rsidP="007E0330">
      <w:pPr>
        <w:pStyle w:val="footnote"/>
      </w:pPr>
      <w:r>
        <w:rPr>
          <w:rStyle w:val="FootnoteReference"/>
        </w:rPr>
        <w:footnoteRef/>
      </w:r>
      <w:r>
        <w:t xml:space="preserve"> [JS] “showed me” or “made known to me”</w:t>
      </w:r>
    </w:p>
  </w:footnote>
  <w:footnote w:id="278">
    <w:p w14:paraId="6185D531" w14:textId="77777777" w:rsidR="00B31899" w:rsidRPr="004A3E27" w:rsidRDefault="00B31899" w:rsidP="00BD5BBE">
      <w:pPr>
        <w:pStyle w:val="footnote"/>
      </w:pPr>
      <w:r w:rsidRPr="004A3E27">
        <w:rPr>
          <w:rStyle w:val="FootnoteReference"/>
        </w:rPr>
        <w:footnoteRef/>
      </w:r>
      <w:r w:rsidRPr="004A3E27">
        <w:t xml:space="preserve"> Exodus 12:22; John 19:29; Hebrews 9:19.</w:t>
      </w:r>
    </w:p>
  </w:footnote>
  <w:footnote w:id="279">
    <w:p w14:paraId="3533F1BB" w14:textId="71B96EA6" w:rsidR="00B31899" w:rsidRDefault="00B31899" w:rsidP="007E0330">
      <w:pPr>
        <w:pStyle w:val="footnote"/>
      </w:pPr>
      <w:r>
        <w:rPr>
          <w:rStyle w:val="FootnoteReference"/>
        </w:rPr>
        <w:footnoteRef/>
      </w:r>
      <w:r>
        <w:t xml:space="preserve"> [JS] literally “face”.</w:t>
      </w:r>
    </w:p>
  </w:footnote>
  <w:footnote w:id="280">
    <w:p w14:paraId="1F9FC60F" w14:textId="3E919970" w:rsidR="00B31899" w:rsidRDefault="00B31899" w:rsidP="005E4259">
      <w:pPr>
        <w:pStyle w:val="footnote"/>
      </w:pPr>
      <w:r>
        <w:rPr>
          <w:rStyle w:val="FootnoteReference"/>
        </w:rPr>
        <w:footnoteRef/>
      </w:r>
      <w:r>
        <w:t xml:space="preserve"> [JS] or “blood-guiltiness”</w:t>
      </w:r>
    </w:p>
  </w:footnote>
  <w:footnote w:id="281">
    <w:p w14:paraId="202128F8" w14:textId="4DFF74D6" w:rsidR="00B31899" w:rsidRDefault="00B31899" w:rsidP="00284568">
      <w:pPr>
        <w:pStyle w:val="footnote"/>
      </w:pPr>
      <w:r>
        <w:rPr>
          <w:rStyle w:val="FootnoteReference"/>
        </w:rPr>
        <w:footnoteRef/>
      </w:r>
      <w:r>
        <w:t xml:space="preserve"> [JS] or “gives thanks to,” or “thankfully confess You with praise”</w:t>
      </w:r>
    </w:p>
  </w:footnote>
  <w:footnote w:id="282">
    <w:p w14:paraId="6650920A" w14:textId="4D441CB0" w:rsidR="00B31899" w:rsidRPr="004A3E27" w:rsidRDefault="00B31899"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3">
    <w:p w14:paraId="3BFF7049" w14:textId="77777777" w:rsidR="00B31899" w:rsidRPr="004A3E27" w:rsidRDefault="00B31899"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4">
    <w:p w14:paraId="45B1AA56" w14:textId="765C7C37" w:rsidR="00B31899" w:rsidRDefault="00B31899" w:rsidP="00284568">
      <w:pPr>
        <w:pStyle w:val="footnote"/>
      </w:pPr>
      <w:r>
        <w:rPr>
          <w:rStyle w:val="FootnoteReference"/>
        </w:rPr>
        <w:footnoteRef/>
      </w:r>
      <w:r>
        <w:t xml:space="preserve"> [JS] or “give thanks to You,” or “thankfully confess You with praise”</w:t>
      </w:r>
    </w:p>
  </w:footnote>
  <w:footnote w:id="285">
    <w:p w14:paraId="51837483" w14:textId="77777777" w:rsidR="00B31899" w:rsidRPr="004A3E27" w:rsidRDefault="00B31899"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6">
    <w:p w14:paraId="3B19B72F" w14:textId="77777777" w:rsidR="00B31899" w:rsidRPr="004A3E27" w:rsidRDefault="00B31899" w:rsidP="00BD5BBE">
      <w:pPr>
        <w:pStyle w:val="footnote"/>
      </w:pPr>
      <w:r w:rsidRPr="004A3E27">
        <w:rPr>
          <w:rStyle w:val="FootnoteReference"/>
        </w:rPr>
        <w:footnoteRef/>
      </w:r>
      <w:r w:rsidRPr="004A3E27">
        <w:t xml:space="preserve"> Lk. 10:18; 2 Thess. 1:6.</w:t>
      </w:r>
    </w:p>
  </w:footnote>
  <w:footnote w:id="287">
    <w:p w14:paraId="649547A2" w14:textId="77777777" w:rsidR="00B31899" w:rsidRPr="004A3E27" w:rsidRDefault="00B31899"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8">
    <w:p w14:paraId="4184D201" w14:textId="3A3901AE" w:rsidR="00B31899" w:rsidRDefault="00B31899" w:rsidP="00125EB7">
      <w:pPr>
        <w:pStyle w:val="footnote"/>
      </w:pPr>
      <w:r>
        <w:rPr>
          <w:rStyle w:val="FootnoteReference"/>
        </w:rPr>
        <w:footnoteRef/>
      </w:r>
      <w:r>
        <w:t xml:space="preserve"> [JS] “it” refers to the iniquity and strife.</w:t>
      </w:r>
    </w:p>
  </w:footnote>
  <w:footnote w:id="289">
    <w:p w14:paraId="4DEA0F95" w14:textId="27D8C248" w:rsidR="00B31899" w:rsidRPr="004A3E27" w:rsidRDefault="00B31899" w:rsidP="00BD5BBE">
      <w:pPr>
        <w:pStyle w:val="footnote"/>
      </w:pPr>
      <w:r w:rsidRPr="004A3E27">
        <w:rPr>
          <w:rStyle w:val="FootnoteReference"/>
        </w:rPr>
        <w:footnoteRef/>
      </w:r>
      <w:r w:rsidRPr="004A3E27">
        <w:t xml:space="preserve"> </w:t>
      </w:r>
      <w:r>
        <w:t>cf</w:t>
      </w:r>
      <w:r w:rsidRPr="004A3E27">
        <w:t>. 1 Peter 5:7.</w:t>
      </w:r>
    </w:p>
  </w:footnote>
  <w:footnote w:id="290">
    <w:p w14:paraId="27649907" w14:textId="3BE538AE" w:rsidR="00B31899" w:rsidRPr="004A3E27" w:rsidRDefault="00B31899" w:rsidP="00BD5BBE">
      <w:pPr>
        <w:pStyle w:val="footnote"/>
      </w:pPr>
      <w:r w:rsidRPr="004A3E27">
        <w:rPr>
          <w:rStyle w:val="FootnoteReference"/>
        </w:rPr>
        <w:footnoteRef/>
      </w:r>
      <w:r w:rsidRPr="004A3E27">
        <w:t xml:space="preserve"> </w:t>
      </w:r>
      <w:r>
        <w:t>cf</w:t>
      </w:r>
      <w:r w:rsidRPr="004A3E27">
        <w:t>. Ephes 6:12; 1 Tim 4:1; Rev. 16:14.</w:t>
      </w:r>
    </w:p>
  </w:footnote>
  <w:footnote w:id="291">
    <w:p w14:paraId="2999B88D" w14:textId="4A88AAD6" w:rsidR="00B31899" w:rsidRDefault="00B31899" w:rsidP="00A8553A">
      <w:pPr>
        <w:pStyle w:val="footnote"/>
      </w:pPr>
      <w:r>
        <w:rPr>
          <w:rStyle w:val="FootnoteReference"/>
        </w:rPr>
        <w:footnoteRef/>
      </w:r>
      <w:r>
        <w:t xml:space="preserve"> [JS] NETS omits “not”</w:t>
      </w:r>
    </w:p>
  </w:footnote>
  <w:footnote w:id="292">
    <w:p w14:paraId="594F6979" w14:textId="77777777" w:rsidR="00B31899" w:rsidRPr="004A3E27" w:rsidRDefault="00B31899"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3">
    <w:p w14:paraId="568E2F2E" w14:textId="77777777" w:rsidR="00B31899" w:rsidRPr="004A3E27" w:rsidRDefault="00B31899"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4">
    <w:p w14:paraId="6DBE026F" w14:textId="65E17A50" w:rsidR="00B31899" w:rsidRDefault="00B31899" w:rsidP="003E4AFE">
      <w:pPr>
        <w:pStyle w:val="footnote"/>
      </w:pPr>
      <w:r>
        <w:rPr>
          <w:rStyle w:val="FootnoteReference"/>
        </w:rPr>
        <w:footnoteRef/>
      </w:r>
      <w:r>
        <w:t xml:space="preserve"> [JS] or “I will sing and praise,” or “I will sing and make music”</w:t>
      </w:r>
    </w:p>
  </w:footnote>
  <w:footnote w:id="295">
    <w:p w14:paraId="5EA08A63" w14:textId="7ED730C0" w:rsidR="00B31899" w:rsidRDefault="00B31899" w:rsidP="003E4AFE">
      <w:pPr>
        <w:pStyle w:val="footnote"/>
      </w:pPr>
      <w:r>
        <w:rPr>
          <w:rStyle w:val="FootnoteReference"/>
        </w:rPr>
        <w:footnoteRef/>
      </w:r>
      <w:r>
        <w:t xml:space="preserve"> [JS] or “I will give thanks to You,” or “I will thankfully confess You with praise”</w:t>
      </w:r>
    </w:p>
  </w:footnote>
  <w:footnote w:id="296">
    <w:p w14:paraId="2EF83620" w14:textId="1732A893" w:rsidR="00B31899" w:rsidRDefault="00B31899" w:rsidP="005C1F97">
      <w:pPr>
        <w:pStyle w:val="footnote"/>
      </w:pPr>
      <w:r>
        <w:rPr>
          <w:rStyle w:val="FootnoteReference"/>
        </w:rPr>
        <w:footnoteRef/>
      </w:r>
      <w:r>
        <w:t xml:space="preserve"> [JS] Coptic has “Name” in place of “mercy”.</w:t>
      </w:r>
    </w:p>
  </w:footnote>
  <w:footnote w:id="297">
    <w:p w14:paraId="62A6540D" w14:textId="77777777" w:rsidR="00B31899" w:rsidRPr="004A3E27" w:rsidRDefault="00B31899" w:rsidP="00BD5BBE">
      <w:pPr>
        <w:pStyle w:val="footnote"/>
      </w:pPr>
      <w:r w:rsidRPr="004A3E27">
        <w:rPr>
          <w:rStyle w:val="FootnoteReference"/>
        </w:rPr>
        <w:footnoteRef/>
      </w:r>
      <w:r w:rsidRPr="004A3E27">
        <w:t xml:space="preserve"> Verses 8-12 are repeated almost verbatim in Ps. 107:2-6.</w:t>
      </w:r>
    </w:p>
  </w:footnote>
  <w:footnote w:id="298">
    <w:p w14:paraId="3A60B5BF" w14:textId="4103FFA5" w:rsidR="00B31899" w:rsidRDefault="00B31899" w:rsidP="0080248C">
      <w:pPr>
        <w:pStyle w:val="footnote"/>
      </w:pPr>
      <w:r>
        <w:rPr>
          <w:rStyle w:val="FootnoteReference"/>
        </w:rPr>
        <w:footnoteRef/>
      </w:r>
      <w:r>
        <w:t xml:space="preserve"> [JS] or “the lawless,” or “those that do wickedness”</w:t>
      </w:r>
    </w:p>
  </w:footnote>
  <w:footnote w:id="299">
    <w:p w14:paraId="21F36685" w14:textId="77777777" w:rsidR="00B31899" w:rsidRPr="004A3E27" w:rsidRDefault="00B31899" w:rsidP="00BD5BBE">
      <w:pPr>
        <w:pStyle w:val="footnote"/>
      </w:pPr>
      <w:r w:rsidRPr="004A3E27">
        <w:rPr>
          <w:rStyle w:val="FootnoteReference"/>
        </w:rPr>
        <w:footnoteRef/>
      </w:r>
      <w:r w:rsidRPr="004A3E27">
        <w:t xml:space="preserve"> Mercy: love (Luke 10:37).</w:t>
      </w:r>
    </w:p>
  </w:footnote>
  <w:footnote w:id="300">
    <w:p w14:paraId="6EFF888C" w14:textId="1261A193" w:rsidR="00B31899" w:rsidRPr="004A3E27" w:rsidRDefault="00B31899"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1">
    <w:p w14:paraId="42604FE7" w14:textId="77777777" w:rsidR="00B31899" w:rsidRPr="004A3E27" w:rsidRDefault="00B31899" w:rsidP="00BD5BBE">
      <w:pPr>
        <w:pStyle w:val="footnote"/>
      </w:pPr>
      <w:r w:rsidRPr="004A3E27">
        <w:rPr>
          <w:rStyle w:val="FootnoteReference"/>
        </w:rPr>
        <w:footnoteRef/>
      </w:r>
      <w:r w:rsidRPr="004A3E27">
        <w:t xml:space="preserve"> Washbowl: i.e. reduced to the most menial servitude.</w:t>
      </w:r>
    </w:p>
  </w:footnote>
  <w:footnote w:id="302">
    <w:p w14:paraId="03E619D4" w14:textId="1339E3A3" w:rsidR="00B31899" w:rsidRPr="004A3E27" w:rsidRDefault="00B31899"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3">
    <w:p w14:paraId="2D798361" w14:textId="77777777" w:rsidR="00B31899" w:rsidRPr="004A3E27" w:rsidRDefault="00B31899"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4">
    <w:p w14:paraId="29B1DDE8" w14:textId="45FA342F" w:rsidR="00B31899" w:rsidRPr="004A3E27" w:rsidRDefault="00B31899"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5">
    <w:p w14:paraId="279AD391" w14:textId="274C1C9A" w:rsidR="00B31899" w:rsidRPr="004A3E27" w:rsidRDefault="00B31899"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6">
    <w:p w14:paraId="7753865A" w14:textId="3B559F98" w:rsidR="00B31899" w:rsidRDefault="00B31899" w:rsidP="009C1AC4">
      <w:pPr>
        <w:pStyle w:val="footnote"/>
      </w:pPr>
      <w:r>
        <w:rPr>
          <w:rStyle w:val="FootnoteReference"/>
        </w:rPr>
        <w:footnoteRef/>
      </w:r>
      <w:r>
        <w:t xml:space="preserve"> [JS] OSB has, “they are altogether useless.” NETS has “they together derive from vanity.</w:t>
      </w:r>
    </w:p>
  </w:footnote>
  <w:footnote w:id="307">
    <w:p w14:paraId="20ED6838" w14:textId="77777777" w:rsidR="00B31899" w:rsidRPr="004A3E27" w:rsidRDefault="00B31899" w:rsidP="009C1AC4">
      <w:pPr>
        <w:pStyle w:val="footnote"/>
      </w:pPr>
      <w:r w:rsidRPr="004A3E27">
        <w:rPr>
          <w:rStyle w:val="FootnoteReference"/>
        </w:rPr>
        <w:footnoteRef/>
      </w:r>
      <w:r w:rsidRPr="004A3E27">
        <w:t xml:space="preserve"> Job. 33:14.</w:t>
      </w:r>
    </w:p>
  </w:footnote>
  <w:footnote w:id="308">
    <w:p w14:paraId="3F4DF601" w14:textId="362CF8F1" w:rsidR="00B31899" w:rsidRDefault="00B31899" w:rsidP="004F49CE">
      <w:pPr>
        <w:pStyle w:val="footnote"/>
      </w:pPr>
      <w:r>
        <w:rPr>
          <w:rStyle w:val="FootnoteReference"/>
        </w:rPr>
        <w:footnoteRef/>
      </w:r>
      <w:r>
        <w:t xml:space="preserve"> [JS] literally, “holy place”</w:t>
      </w:r>
    </w:p>
  </w:footnote>
  <w:footnote w:id="309">
    <w:p w14:paraId="686CF1C0" w14:textId="1BBF228C" w:rsidR="00B31899" w:rsidRPr="004A3E27" w:rsidRDefault="00B31899"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0">
    <w:p w14:paraId="4BD1F676" w14:textId="28A76380" w:rsidR="00B31899" w:rsidRDefault="00B31899" w:rsidP="00C0729B">
      <w:pPr>
        <w:pStyle w:val="footnote"/>
      </w:pPr>
      <w:r>
        <w:rPr>
          <w:rStyle w:val="FootnoteReference"/>
        </w:rPr>
        <w:footnoteRef/>
      </w:r>
      <w:r>
        <w:t xml:space="preserve"> [JS] Fr. Athanasius’ translation from the Coptic has “shall glory”</w:t>
      </w:r>
    </w:p>
  </w:footnote>
  <w:footnote w:id="311">
    <w:p w14:paraId="33DDB994" w14:textId="5E62FF5E" w:rsidR="00B31899" w:rsidRDefault="00B31899" w:rsidP="00627006">
      <w:pPr>
        <w:pStyle w:val="footnote"/>
      </w:pPr>
      <w:r>
        <w:rPr>
          <w:rStyle w:val="FootnoteReference"/>
        </w:rPr>
        <w:footnoteRef/>
      </w:r>
      <w:r>
        <w:t xml:space="preserve"> All but Fr. Athanasius’ translation from the Coptic have “and a vow will be paid to You in Jerusalem”</w:t>
      </w:r>
    </w:p>
  </w:footnote>
  <w:footnote w:id="312">
    <w:p w14:paraId="7806F1DC" w14:textId="6D5F9E7B" w:rsidR="00B31899" w:rsidRDefault="00B31899" w:rsidP="00722B95">
      <w:pPr>
        <w:pStyle w:val="footnote"/>
      </w:pPr>
      <w:r>
        <w:rPr>
          <w:rStyle w:val="FootnoteReference"/>
        </w:rPr>
        <w:footnoteRef/>
      </w:r>
      <w:r>
        <w:t xml:space="preserve"> [] Found in Fr. Athanasius’ translation from the Coptic</w:t>
      </w:r>
    </w:p>
  </w:footnote>
  <w:footnote w:id="313">
    <w:p w14:paraId="36833249" w14:textId="34120CF1" w:rsidR="00B31899" w:rsidRPr="004A3E27" w:rsidRDefault="00B31899"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4">
    <w:p w14:paraId="622CE4B2" w14:textId="77777777" w:rsidR="00B31899" w:rsidRPr="004A3E27" w:rsidRDefault="00B31899" w:rsidP="00BD5BBE">
      <w:pPr>
        <w:pStyle w:val="footnote"/>
      </w:pPr>
      <w:r w:rsidRPr="004A3E27">
        <w:rPr>
          <w:rStyle w:val="FootnoteReference"/>
        </w:rPr>
        <w:footnoteRef/>
      </w:r>
      <w:r w:rsidRPr="004A3E27">
        <w:t xml:space="preserve"> So the Slavonic (Greek often omits ‘stillest’).</w:t>
      </w:r>
    </w:p>
  </w:footnote>
  <w:footnote w:id="315">
    <w:p w14:paraId="0BA13A66" w14:textId="54830EC5" w:rsidR="00B31899" w:rsidRDefault="00B31899" w:rsidP="005438BF">
      <w:pPr>
        <w:pStyle w:val="footnote"/>
      </w:pPr>
      <w:r>
        <w:rPr>
          <w:rStyle w:val="FootnoteReference"/>
        </w:rPr>
        <w:footnoteRef/>
      </w:r>
      <w:r>
        <w:t xml:space="preserve"> [JS] lit, “filled with fatness.”</w:t>
      </w:r>
    </w:p>
  </w:footnote>
  <w:footnote w:id="316">
    <w:p w14:paraId="6F4E7A1F" w14:textId="704DC134" w:rsidR="00B31899" w:rsidRPr="004A3E27" w:rsidRDefault="00B31899"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7">
    <w:p w14:paraId="30AFE1F6" w14:textId="77777777" w:rsidR="00B31899" w:rsidRPr="004A3E27" w:rsidRDefault="00B31899"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8">
    <w:p w14:paraId="667C6704" w14:textId="77777777" w:rsidR="00B31899" w:rsidRPr="004A3E27" w:rsidRDefault="00B31899"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9">
    <w:p w14:paraId="4D88FDB0" w14:textId="77777777" w:rsidR="00B31899" w:rsidRPr="004A3E27" w:rsidRDefault="00B31899" w:rsidP="00BD5BBE">
      <w:pPr>
        <w:pStyle w:val="footnote"/>
      </w:pPr>
      <w:r w:rsidRPr="004A3E27">
        <w:rPr>
          <w:rStyle w:val="FootnoteReference"/>
        </w:rPr>
        <w:footnoteRef/>
      </w:r>
      <w:r w:rsidRPr="004A3E27">
        <w:t xml:space="preserve"> See footnote 62. &lt;2 previously&gt;</w:t>
      </w:r>
    </w:p>
  </w:footnote>
  <w:footnote w:id="320">
    <w:p w14:paraId="520E1D4D" w14:textId="70DD6036" w:rsidR="00B31899" w:rsidRDefault="00B31899" w:rsidP="000E01D1">
      <w:pPr>
        <w:pStyle w:val="footnote"/>
      </w:pPr>
      <w:r>
        <w:rPr>
          <w:rStyle w:val="FootnoteReference"/>
        </w:rPr>
        <w:footnoteRef/>
      </w:r>
      <w:r>
        <w:t xml:space="preserve"> [JS], “do obeisance”, i.e. prostrate, not just an attitude, but an act</w:t>
      </w:r>
    </w:p>
  </w:footnote>
  <w:footnote w:id="321">
    <w:p w14:paraId="1B791EBC" w14:textId="77777777" w:rsidR="00B31899" w:rsidRPr="004A3E27" w:rsidRDefault="00B31899"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2">
    <w:p w14:paraId="109CC4F4" w14:textId="77777777" w:rsidR="00B31899" w:rsidRPr="004A3E27" w:rsidRDefault="00B31899" w:rsidP="00BD5BBE">
      <w:pPr>
        <w:pStyle w:val="footnote"/>
      </w:pPr>
      <w:r w:rsidRPr="004A3E27">
        <w:rPr>
          <w:rStyle w:val="FootnoteReference"/>
        </w:rPr>
        <w:footnoteRef/>
      </w:r>
      <w:r w:rsidRPr="004A3E27">
        <w:t xml:space="preserve"> ‘What God has planned for His lovers’ (1 Cor. 2:9).</w:t>
      </w:r>
    </w:p>
  </w:footnote>
  <w:footnote w:id="323">
    <w:p w14:paraId="096C8EE6" w14:textId="40879E1D" w:rsidR="00B31899" w:rsidRDefault="00B31899" w:rsidP="000E01D1">
      <w:pPr>
        <w:pStyle w:val="footnote"/>
      </w:pPr>
      <w:r>
        <w:rPr>
          <w:rStyle w:val="FootnoteReference"/>
        </w:rPr>
        <w:footnoteRef/>
      </w:r>
      <w:r>
        <w:t xml:space="preserve"> [JS] Fr. Lazarus has, “for”</w:t>
      </w:r>
    </w:p>
  </w:footnote>
  <w:footnote w:id="324">
    <w:p w14:paraId="693C7006" w14:textId="4BAA4AB8" w:rsidR="00B31899" w:rsidRPr="004A3E27" w:rsidRDefault="00B31899"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5">
    <w:p w14:paraId="4EA27689" w14:textId="41C52921" w:rsidR="00B31899" w:rsidRPr="004A3E27" w:rsidRDefault="00B31899"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6">
    <w:p w14:paraId="49AA563D" w14:textId="77777777" w:rsidR="00B31899" w:rsidRPr="004A3E27" w:rsidRDefault="00B31899"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7">
    <w:p w14:paraId="26BB2E4A" w14:textId="256060DE" w:rsidR="00B31899" w:rsidRPr="004A3E27" w:rsidRDefault="00B31899"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8">
    <w:p w14:paraId="7DEE92CE" w14:textId="409EAD51" w:rsidR="00B31899" w:rsidRDefault="00B31899" w:rsidP="00F81502">
      <w:pPr>
        <w:pStyle w:val="footnote"/>
      </w:pPr>
      <w:r>
        <w:rPr>
          <w:rStyle w:val="FootnoteReference"/>
        </w:rPr>
        <w:footnoteRef/>
      </w:r>
      <w:r>
        <w:t xml:space="preserve"> [JS] or “give thanks to You” or “thankfully confess You with praise”</w:t>
      </w:r>
    </w:p>
  </w:footnote>
  <w:footnote w:id="329">
    <w:p w14:paraId="29F3A7DD" w14:textId="66A81F41" w:rsidR="00B31899" w:rsidRDefault="00B31899" w:rsidP="00F81502">
      <w:pPr>
        <w:pStyle w:val="footnote"/>
      </w:pPr>
      <w:r>
        <w:rPr>
          <w:rStyle w:val="FootnoteReference"/>
        </w:rPr>
        <w:footnoteRef/>
      </w:r>
      <w:r>
        <w:t xml:space="preserve"> [JS] or “praise You” or “give thanks to You” or “thankfully confess You with praise”</w:t>
      </w:r>
    </w:p>
  </w:footnote>
  <w:footnote w:id="330">
    <w:p w14:paraId="75EB9556" w14:textId="77777777" w:rsidR="00B31899" w:rsidRPr="004A3E27" w:rsidRDefault="00B31899"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1">
    <w:p w14:paraId="69CCF6E1" w14:textId="734C2AF2" w:rsidR="00B31899" w:rsidRPr="004A3E27" w:rsidRDefault="00B31899" w:rsidP="00BD5BBE">
      <w:pPr>
        <w:pStyle w:val="footnote"/>
      </w:pPr>
      <w:r w:rsidRPr="004A3E27">
        <w:rPr>
          <w:rStyle w:val="FootnoteReference"/>
        </w:rPr>
        <w:footnoteRef/>
      </w:r>
      <w:r w:rsidRPr="004A3E27">
        <w:t xml:space="preserve"> Numbers 10:35. </w:t>
      </w:r>
      <w:r>
        <w:t>Cf</w:t>
      </w:r>
      <w:r w:rsidRPr="004A3E27">
        <w:t>. Exodus 14.</w:t>
      </w:r>
    </w:p>
  </w:footnote>
  <w:footnote w:id="332">
    <w:p w14:paraId="772812A4" w14:textId="77777777" w:rsidR="00B31899" w:rsidRPr="004A3E27" w:rsidRDefault="00B31899"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3">
    <w:p w14:paraId="648336FE" w14:textId="679542B0" w:rsidR="00B31899" w:rsidRDefault="00B31899" w:rsidP="00A66BCD">
      <w:pPr>
        <w:pStyle w:val="footnote"/>
      </w:pPr>
      <w:r>
        <w:rPr>
          <w:rStyle w:val="FootnoteReference"/>
        </w:rPr>
        <w:footnoteRef/>
      </w:r>
      <w:r>
        <w:t xml:space="preserve"> [JS] literally, “before the face of”</w:t>
      </w:r>
    </w:p>
  </w:footnote>
  <w:footnote w:id="334">
    <w:p w14:paraId="576015E9" w14:textId="7C434A30" w:rsidR="00B31899" w:rsidRPr="004A3E27" w:rsidRDefault="00B31899" w:rsidP="00BD5BBE">
      <w:pPr>
        <w:pStyle w:val="footnote"/>
      </w:pPr>
      <w:r w:rsidRPr="004A3E27">
        <w:rPr>
          <w:rStyle w:val="FootnoteReference"/>
        </w:rPr>
        <w:footnoteRef/>
      </w:r>
      <w:r w:rsidRPr="004A3E27">
        <w:t xml:space="preserve"> Luke 4:32.</w:t>
      </w:r>
      <w:r w:rsidR="000D1AC2">
        <w:t xml:space="preserve"> [JS] or “with great power,” in place of “to a great company”.</w:t>
      </w:r>
    </w:p>
  </w:footnote>
  <w:footnote w:id="335">
    <w:p w14:paraId="528CA841" w14:textId="6B333BD0" w:rsidR="00B31899" w:rsidRDefault="00B31899" w:rsidP="003863C1">
      <w:pPr>
        <w:pStyle w:val="footnote"/>
      </w:pPr>
      <w:r>
        <w:rPr>
          <w:rStyle w:val="FootnoteReference"/>
        </w:rPr>
        <w:footnoteRef/>
      </w:r>
      <w:r>
        <w:t xml:space="preserve"> [JS] literally “hosts”</w:t>
      </w:r>
    </w:p>
  </w:footnote>
  <w:footnote w:id="336">
    <w:p w14:paraId="65E1E4C5" w14:textId="144C5288" w:rsidR="000D1AC2" w:rsidRDefault="000D1AC2"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37">
    <w:p w14:paraId="1C35810F" w14:textId="7EDB3A13" w:rsidR="00B31899" w:rsidRPr="004A3E27" w:rsidRDefault="00B31899"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8">
    <w:p w14:paraId="182BF5C1" w14:textId="77B0A7B7" w:rsidR="00B31899" w:rsidRDefault="00B31899" w:rsidP="0080282E">
      <w:pPr>
        <w:pStyle w:val="footnote"/>
      </w:pPr>
      <w:r>
        <w:rPr>
          <w:rStyle w:val="FootnoteReference"/>
        </w:rPr>
        <w:footnoteRef/>
      </w:r>
      <w:r>
        <w:t xml:space="preserve"> [JS] literally, “ten-thousand fold”</w:t>
      </w:r>
    </w:p>
  </w:footnote>
  <w:footnote w:id="339">
    <w:p w14:paraId="1238C848" w14:textId="7921E5DF" w:rsidR="0008590B" w:rsidRDefault="0008590B" w:rsidP="0008590B">
      <w:pPr>
        <w:pStyle w:val="footnote"/>
      </w:pPr>
      <w:r>
        <w:rPr>
          <w:rStyle w:val="FootnoteReference"/>
        </w:rPr>
        <w:footnoteRef/>
      </w:r>
      <w:r>
        <w:t xml:space="preserve"> [JS] [] found in the Vespers Psalm for Athor 8, and then “God” is in place of “the Lord” in this next line.</w:t>
      </w:r>
    </w:p>
  </w:footnote>
  <w:footnote w:id="340">
    <w:p w14:paraId="4BA4E820" w14:textId="74DEA970" w:rsidR="00B31899" w:rsidRPr="004A3E27" w:rsidRDefault="00B31899" w:rsidP="00BD5BBE">
      <w:pPr>
        <w:pStyle w:val="footnote"/>
      </w:pPr>
      <w:r w:rsidRPr="004A3E27">
        <w:rPr>
          <w:rStyle w:val="FootnoteReference"/>
        </w:rPr>
        <w:footnoteRef/>
      </w:r>
      <w:r w:rsidRPr="004A3E27">
        <w:t xml:space="preserve"> </w:t>
      </w:r>
      <w:r>
        <w:t>Cf</w:t>
      </w:r>
      <w:r w:rsidRPr="004A3E27">
        <w:t>. Ephes. 4:8.</w:t>
      </w:r>
    </w:p>
  </w:footnote>
  <w:footnote w:id="341">
    <w:p w14:paraId="6F7FE73D" w14:textId="3ED6EBEB" w:rsidR="00B31899" w:rsidRDefault="00B31899" w:rsidP="00AC3180">
      <w:pPr>
        <w:pStyle w:val="footnote"/>
      </w:pPr>
      <w:r>
        <w:rPr>
          <w:rStyle w:val="FootnoteReference"/>
        </w:rPr>
        <w:footnoteRef/>
      </w:r>
      <w:r>
        <w:t xml:space="preserve"> [JS] “assemblies” or “congregations”</w:t>
      </w:r>
    </w:p>
  </w:footnote>
  <w:footnote w:id="342">
    <w:p w14:paraId="1069FF00" w14:textId="77777777" w:rsidR="00B31899" w:rsidRPr="004A3E27" w:rsidRDefault="00B31899"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43">
    <w:p w14:paraId="4D6861A4" w14:textId="77777777" w:rsidR="00B31899" w:rsidRPr="004A3E27" w:rsidRDefault="00B31899"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4">
    <w:p w14:paraId="3876A4B9" w14:textId="77777777" w:rsidR="00B31899" w:rsidRPr="004A3E27" w:rsidRDefault="00B31899"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5">
    <w:p w14:paraId="3A9A265F" w14:textId="622FDAFA" w:rsidR="00B31899" w:rsidRPr="004A3E27" w:rsidRDefault="00B31899"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6">
    <w:p w14:paraId="46BEEA32" w14:textId="77777777" w:rsidR="00B31899" w:rsidRPr="004A3E27" w:rsidRDefault="00B31899" w:rsidP="00BD5BBE">
      <w:pPr>
        <w:pStyle w:val="footnote"/>
      </w:pPr>
      <w:r w:rsidRPr="004A3E27">
        <w:rPr>
          <w:rStyle w:val="FootnoteReference"/>
        </w:rPr>
        <w:footnoteRef/>
      </w:r>
      <w:r w:rsidRPr="004A3E27">
        <w:t xml:space="preserve"> Mk. 15:29; Jn. 2:17; Rom. 15:3.</w:t>
      </w:r>
    </w:p>
  </w:footnote>
  <w:footnote w:id="347">
    <w:p w14:paraId="252B5848" w14:textId="77777777" w:rsidR="00B31899" w:rsidRPr="004A3E27" w:rsidRDefault="00B31899" w:rsidP="00BD5BBE">
      <w:pPr>
        <w:pStyle w:val="footnote"/>
      </w:pPr>
      <w:r w:rsidRPr="004A3E27">
        <w:rPr>
          <w:rStyle w:val="FootnoteReference"/>
        </w:rPr>
        <w:footnoteRef/>
      </w:r>
      <w:r w:rsidRPr="004A3E27">
        <w:t xml:space="preserve"> The elders and chief priests.</w:t>
      </w:r>
    </w:p>
  </w:footnote>
  <w:footnote w:id="348">
    <w:p w14:paraId="0AE68D03" w14:textId="77777777" w:rsidR="00B31899" w:rsidRPr="004A3E27" w:rsidRDefault="00B31899"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9">
    <w:p w14:paraId="49BC712C" w14:textId="77777777" w:rsidR="00B31899" w:rsidRPr="004A3E27" w:rsidRDefault="00B31899" w:rsidP="00BD5BBE">
      <w:pPr>
        <w:pStyle w:val="footnote"/>
      </w:pPr>
      <w:r w:rsidRPr="004A3E27">
        <w:rPr>
          <w:rStyle w:val="FootnoteReference"/>
        </w:rPr>
        <w:footnoteRef/>
      </w:r>
      <w:r w:rsidRPr="004A3E27">
        <w:t xml:space="preserve"> Mt. 16:21; Mk. 8:31.</w:t>
      </w:r>
    </w:p>
  </w:footnote>
  <w:footnote w:id="350">
    <w:p w14:paraId="5D4E90F4" w14:textId="77777777" w:rsidR="00B31899" w:rsidRPr="004A3E27" w:rsidRDefault="00B31899" w:rsidP="00BD5BBE">
      <w:pPr>
        <w:pStyle w:val="footnote"/>
      </w:pPr>
      <w:r w:rsidRPr="004A3E27">
        <w:rPr>
          <w:rStyle w:val="FootnoteReference"/>
        </w:rPr>
        <w:footnoteRef/>
      </w:r>
      <w:r w:rsidRPr="004A3E27">
        <w:t xml:space="preserve"> Mt. 27:34.</w:t>
      </w:r>
    </w:p>
  </w:footnote>
  <w:footnote w:id="351">
    <w:p w14:paraId="2A1BD707" w14:textId="2E0A380E" w:rsidR="00B31899" w:rsidRPr="004A3E27" w:rsidRDefault="00B31899" w:rsidP="00BD5BBE">
      <w:pPr>
        <w:pStyle w:val="footnote"/>
      </w:pPr>
      <w:r w:rsidRPr="004A3E27">
        <w:rPr>
          <w:rStyle w:val="FootnoteReference"/>
        </w:rPr>
        <w:footnoteRef/>
      </w:r>
      <w:r w:rsidRPr="004A3E27">
        <w:t xml:space="preserve"> </w:t>
      </w:r>
      <w:r>
        <w:t>Cf</w:t>
      </w:r>
      <w:r w:rsidRPr="004A3E27">
        <w:t>. Rom. 11:9,10.</w:t>
      </w:r>
    </w:p>
  </w:footnote>
  <w:footnote w:id="352">
    <w:p w14:paraId="09150116" w14:textId="70A37D6F" w:rsidR="00B31899" w:rsidRPr="004A3E27" w:rsidRDefault="00B31899"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53">
    <w:p w14:paraId="05D75ECB" w14:textId="77777777" w:rsidR="00B31899" w:rsidRPr="004A3E27" w:rsidRDefault="00B31899" w:rsidP="00BD5BBE">
      <w:pPr>
        <w:pStyle w:val="footnote"/>
      </w:pPr>
      <w:r w:rsidRPr="004A3E27">
        <w:rPr>
          <w:rStyle w:val="FootnoteReference"/>
        </w:rPr>
        <w:footnoteRef/>
      </w:r>
      <w:r w:rsidRPr="004A3E27">
        <w:t xml:space="preserve"> Ps. 69:3-7 differs only slightly from Ps. 39:15-18.</w:t>
      </w:r>
    </w:p>
  </w:footnote>
  <w:footnote w:id="354">
    <w:p w14:paraId="3C5E1D6F" w14:textId="58735F32" w:rsidR="00B31899" w:rsidRDefault="00B31899" w:rsidP="004F3DCD">
      <w:pPr>
        <w:pStyle w:val="footnote"/>
      </w:pPr>
      <w:r>
        <w:rPr>
          <w:rStyle w:val="FootnoteReference"/>
        </w:rPr>
        <w:footnoteRef/>
      </w:r>
      <w:r>
        <w:t xml:space="preserve"> [JS] “Good! Good!”, or “Aha! Aha!”, or “Well done! Well done!” what one says when they think they have beaten their opponent.</w:t>
      </w:r>
    </w:p>
  </w:footnote>
  <w:footnote w:id="355">
    <w:p w14:paraId="325C5542" w14:textId="77777777" w:rsidR="00B31899" w:rsidRPr="004A3E27" w:rsidRDefault="00B31899" w:rsidP="00BD5BBE">
      <w:pPr>
        <w:pStyle w:val="footnote"/>
      </w:pPr>
      <w:r w:rsidRPr="004A3E27">
        <w:rPr>
          <w:rStyle w:val="FootnoteReference"/>
        </w:rPr>
        <w:footnoteRef/>
      </w:r>
      <w:r w:rsidRPr="004A3E27">
        <w:t xml:space="preserve"> The first three lines of Psalms 70 and 30 are identical. See footnote there.</w:t>
      </w:r>
    </w:p>
  </w:footnote>
  <w:footnote w:id="356">
    <w:p w14:paraId="1B3F91B5" w14:textId="58F71B16"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7">
    <w:p w14:paraId="1479583A" w14:textId="0156B220" w:rsidR="00B31899" w:rsidRDefault="00B31899" w:rsidP="00C614C7">
      <w:pPr>
        <w:pStyle w:val="footnote"/>
      </w:pPr>
      <w:r>
        <w:rPr>
          <w:rStyle w:val="FootnoteReference"/>
        </w:rPr>
        <w:footnoteRef/>
      </w:r>
      <w:r>
        <w:t xml:space="preserve"> [JS] literally, “arm”.</w:t>
      </w:r>
    </w:p>
  </w:footnote>
  <w:footnote w:id="358">
    <w:p w14:paraId="523E76EA" w14:textId="77777777" w:rsidR="00B31899" w:rsidRPr="004A3E27" w:rsidRDefault="00B31899" w:rsidP="00C614C7">
      <w:pPr>
        <w:pStyle w:val="footnote"/>
      </w:pPr>
      <w:r w:rsidRPr="004A3E27">
        <w:rPr>
          <w:rStyle w:val="FootnoteReference"/>
        </w:rPr>
        <w:footnoteRef/>
      </w:r>
      <w:r w:rsidRPr="004A3E27">
        <w:t xml:space="preserve"> Ephes. 3:10; 4:8.</w:t>
      </w:r>
    </w:p>
  </w:footnote>
  <w:footnote w:id="359">
    <w:p w14:paraId="65732174" w14:textId="7AFAEA7C" w:rsidR="00B31899" w:rsidRDefault="00B31899" w:rsidP="00E269C1">
      <w:pPr>
        <w:pStyle w:val="footnote"/>
      </w:pPr>
      <w:r>
        <w:rPr>
          <w:rStyle w:val="FootnoteReference"/>
        </w:rPr>
        <w:footnoteRef/>
      </w:r>
      <w:r>
        <w:t xml:space="preserve"> [JS] or “praise Your” or “acknowledge You”, or “thankfully confess with praise [for Your]”</w:t>
      </w:r>
    </w:p>
  </w:footnote>
  <w:footnote w:id="360">
    <w:p w14:paraId="63D5291B" w14:textId="120CBC18" w:rsidR="00B31899" w:rsidRPr="004A3E27" w:rsidRDefault="00B31899"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1">
    <w:p w14:paraId="0396CA5A" w14:textId="2DEA52B7" w:rsidR="00B31899" w:rsidRPr="004A3E27" w:rsidRDefault="00B31899"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62">
    <w:p w14:paraId="145DE01A" w14:textId="6D6C89A5" w:rsidR="00B31899" w:rsidRDefault="00B31899" w:rsidP="00733705">
      <w:pPr>
        <w:pStyle w:val="footnote"/>
      </w:pPr>
      <w:r>
        <w:rPr>
          <w:rStyle w:val="FootnoteReference"/>
        </w:rPr>
        <w:footnoteRef/>
      </w:r>
      <w:r>
        <w:t xml:space="preserve"> [JS] literally “He will judge the poor of the people.”</w:t>
      </w:r>
    </w:p>
  </w:footnote>
  <w:footnote w:id="363">
    <w:p w14:paraId="4ADD947E" w14:textId="3381547D" w:rsidR="00B31899" w:rsidRPr="004A3E27" w:rsidRDefault="00B31899"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4">
    <w:p w14:paraId="31968FA6" w14:textId="77777777" w:rsidR="00B31899" w:rsidRPr="004A3E27" w:rsidRDefault="00B31899" w:rsidP="00BD5BBE">
      <w:pPr>
        <w:pStyle w:val="footnote"/>
      </w:pPr>
      <w:r w:rsidRPr="004A3E27">
        <w:rPr>
          <w:rStyle w:val="FootnoteReference"/>
        </w:rPr>
        <w:footnoteRef/>
      </w:r>
      <w:r w:rsidRPr="004A3E27">
        <w:t xml:space="preserve"> Rivers: Tigris and Euphrates.</w:t>
      </w:r>
    </w:p>
  </w:footnote>
  <w:footnote w:id="365">
    <w:p w14:paraId="7811A007" w14:textId="64EFDFFD" w:rsidR="00B31899" w:rsidRPr="004A3E27" w:rsidRDefault="00B31899" w:rsidP="00BD5BBE">
      <w:pPr>
        <w:pStyle w:val="footnote"/>
      </w:pPr>
      <w:r w:rsidRPr="004A3E27">
        <w:rPr>
          <w:rStyle w:val="FootnoteReference"/>
        </w:rPr>
        <w:footnoteRef/>
      </w:r>
      <w:r w:rsidRPr="004A3E27">
        <w:t xml:space="preserve"> </w:t>
      </w:r>
      <w:r>
        <w:t>Cf</w:t>
      </w:r>
      <w:r w:rsidRPr="004A3E27">
        <w:t>. Ps. 47:8.</w:t>
      </w:r>
    </w:p>
  </w:footnote>
  <w:footnote w:id="366">
    <w:p w14:paraId="34781B0F" w14:textId="1A0B612C" w:rsidR="00B31899" w:rsidRDefault="00B31899" w:rsidP="00E269C1">
      <w:pPr>
        <w:pStyle w:val="footnote"/>
      </w:pPr>
      <w:r>
        <w:rPr>
          <w:rStyle w:val="FootnoteReference"/>
        </w:rPr>
        <w:footnoteRef/>
      </w:r>
      <w:r>
        <w:t xml:space="preserve"> [JS] literally “do obeisance to”, i.e. the physical act of prostrating or bowing down.</w:t>
      </w:r>
    </w:p>
  </w:footnote>
  <w:footnote w:id="367">
    <w:p w14:paraId="57352CBF" w14:textId="0D12012F" w:rsidR="00B31899" w:rsidRPr="004A3E27" w:rsidRDefault="00B31899" w:rsidP="00BD5BBE">
      <w:pPr>
        <w:pStyle w:val="footnote"/>
      </w:pPr>
      <w:r w:rsidRPr="004A3E27">
        <w:rPr>
          <w:rStyle w:val="FootnoteReference"/>
        </w:rPr>
        <w:footnoteRef/>
      </w:r>
      <w:r w:rsidRPr="004A3E27">
        <w:t xml:space="preserve"> </w:t>
      </w:r>
      <w:r>
        <w:t>Cf</w:t>
      </w:r>
      <w:r w:rsidRPr="004A3E27">
        <w:t>. Rev. 1:18; Heb. 7:25; Num. 14:28.</w:t>
      </w:r>
    </w:p>
  </w:footnote>
  <w:footnote w:id="368">
    <w:p w14:paraId="2E026D23" w14:textId="77777777" w:rsidR="00B31899" w:rsidRPr="004A3E27" w:rsidRDefault="00B31899"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9">
    <w:p w14:paraId="550199CE" w14:textId="322C0FE5" w:rsidR="00B31899" w:rsidRDefault="00B31899" w:rsidP="005B5466">
      <w:pPr>
        <w:pStyle w:val="footnote"/>
      </w:pPr>
      <w:r>
        <w:rPr>
          <w:rStyle w:val="FootnoteReference"/>
        </w:rPr>
        <w:footnoteRef/>
      </w:r>
      <w:r>
        <w:t xml:space="preserve"> [JS] or, “So be it! So be it!”</w:t>
      </w:r>
    </w:p>
  </w:footnote>
  <w:footnote w:id="370">
    <w:p w14:paraId="2E2191B6" w14:textId="77777777" w:rsidR="00B31899" w:rsidRPr="004A3E27" w:rsidRDefault="00B31899"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71">
    <w:p w14:paraId="58DFBD38" w14:textId="77777777" w:rsidR="00B31899" w:rsidRPr="004A3E27" w:rsidRDefault="00B31899"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B31899" w:rsidRPr="004A3E27" w:rsidRDefault="00B31899" w:rsidP="00BD5BBE">
      <w:pPr>
        <w:pStyle w:val="footnote"/>
      </w:pPr>
      <w:r w:rsidRPr="004A3E27">
        <w:tab/>
        <w:t>For them there are no pains;</w:t>
      </w:r>
    </w:p>
    <w:p w14:paraId="15E57D33" w14:textId="77777777" w:rsidR="00B31899" w:rsidRPr="004A3E27" w:rsidRDefault="00B31899" w:rsidP="00BD5BBE">
      <w:pPr>
        <w:pStyle w:val="footnote"/>
      </w:pPr>
      <w:r w:rsidRPr="004A3E27">
        <w:tab/>
        <w:t>fit and strong are their bodies.</w:t>
      </w:r>
    </w:p>
  </w:footnote>
  <w:footnote w:id="372">
    <w:p w14:paraId="2000D9CE" w14:textId="77777777" w:rsidR="00B31899" w:rsidRPr="004A3E27" w:rsidRDefault="00B31899" w:rsidP="00BD5BBE">
      <w:pPr>
        <w:pStyle w:val="footnote"/>
      </w:pPr>
      <w:r w:rsidRPr="004A3E27">
        <w:rPr>
          <w:rStyle w:val="FootnoteReference"/>
        </w:rPr>
        <w:footnoteRef/>
      </w:r>
      <w:r w:rsidRPr="004A3E27">
        <w:t xml:space="preserve"> The apparent success and prosperity of the godless is transitory and short-lived.</w:t>
      </w:r>
    </w:p>
  </w:footnote>
  <w:footnote w:id="373">
    <w:p w14:paraId="5BB08A3A" w14:textId="77777777" w:rsidR="00B31899" w:rsidRPr="004A3E27" w:rsidRDefault="00B31899"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4">
    <w:p w14:paraId="1EB3BD79" w14:textId="77777777" w:rsidR="00B31899" w:rsidRPr="004A3E27" w:rsidRDefault="00B31899"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5">
    <w:p w14:paraId="70787BBC" w14:textId="7DA1EC54" w:rsidR="00B31899" w:rsidRPr="004A3E27" w:rsidRDefault="00B31899"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6">
    <w:p w14:paraId="592FBEA7" w14:textId="77777777" w:rsidR="00B31899" w:rsidRPr="004A3E27" w:rsidRDefault="00B31899"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7">
    <w:p w14:paraId="17B1E11D" w14:textId="77777777" w:rsidR="00B31899" w:rsidRPr="004A3E27" w:rsidRDefault="00B31899"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8">
    <w:p w14:paraId="1E15E436" w14:textId="77777777" w:rsidR="00B31899" w:rsidRPr="004A3E27" w:rsidRDefault="00B31899"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9">
    <w:p w14:paraId="52B2065B" w14:textId="28E7781C" w:rsidR="00B31899" w:rsidRDefault="00B31899" w:rsidP="004B0577">
      <w:pPr>
        <w:pStyle w:val="footnote"/>
      </w:pPr>
      <w:r>
        <w:rPr>
          <w:rStyle w:val="FootnoteReference"/>
        </w:rPr>
        <w:footnoteRef/>
      </w:r>
      <w:r>
        <w:t xml:space="preserve"> [JS] holy places, could refer to a place, or people, i.e. “among Your saints”.</w:t>
      </w:r>
    </w:p>
  </w:footnote>
  <w:footnote w:id="380">
    <w:p w14:paraId="3D3DC9BD" w14:textId="4BA8FE39" w:rsidR="00B31899" w:rsidRDefault="00B31899" w:rsidP="004B0577">
      <w:pPr>
        <w:pStyle w:val="footnote"/>
      </w:pPr>
      <w:r>
        <w:rPr>
          <w:rStyle w:val="FootnoteReference"/>
        </w:rPr>
        <w:footnoteRef/>
      </w:r>
      <w:r>
        <w:t xml:space="preserve"> [JS] or emblems.</w:t>
      </w:r>
    </w:p>
  </w:footnote>
  <w:footnote w:id="381">
    <w:p w14:paraId="48E0BAD1" w14:textId="77777777" w:rsidR="00B31899" w:rsidRPr="004A3E27" w:rsidRDefault="00B31899" w:rsidP="00BD5BBE">
      <w:pPr>
        <w:pStyle w:val="footnote"/>
      </w:pPr>
      <w:r w:rsidRPr="004A3E27">
        <w:rPr>
          <w:rStyle w:val="FootnoteReference"/>
        </w:rPr>
        <w:footnoteRef/>
      </w:r>
      <w:r w:rsidRPr="004A3E27">
        <w:t xml:space="preserve"> Signs and miracles of God’s presence, protection and deliverance.</w:t>
      </w:r>
    </w:p>
  </w:footnote>
  <w:footnote w:id="382">
    <w:p w14:paraId="706BBD8A" w14:textId="77777777" w:rsidR="00B31899" w:rsidRPr="004A3E27" w:rsidRDefault="00B31899"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83">
    <w:p w14:paraId="70533A43" w14:textId="77777777" w:rsidR="00B31899" w:rsidRPr="004A3E27" w:rsidRDefault="00B31899"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4">
    <w:p w14:paraId="78FF1B50" w14:textId="32D86D96" w:rsidR="00B31899" w:rsidRPr="005B2E82" w:rsidRDefault="00B31899">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5">
    <w:p w14:paraId="2451EBE5" w14:textId="284A8300" w:rsidR="00B31899" w:rsidRDefault="00B31899" w:rsidP="00E269C1">
      <w:pPr>
        <w:pStyle w:val="footnote"/>
      </w:pPr>
      <w:r>
        <w:rPr>
          <w:rStyle w:val="FootnoteReference"/>
        </w:rPr>
        <w:footnoteRef/>
      </w:r>
      <w:r>
        <w:t xml:space="preserve"> [JS] or “give thanks to You” or “thankfully confess you with praise”</w:t>
      </w:r>
    </w:p>
  </w:footnote>
  <w:footnote w:id="386">
    <w:p w14:paraId="13B7F9F8" w14:textId="32B2D2FD" w:rsidR="00B31899" w:rsidRDefault="00B31899" w:rsidP="00220BA1">
      <w:pPr>
        <w:pStyle w:val="footnote"/>
      </w:pPr>
      <w:r>
        <w:rPr>
          <w:rStyle w:val="FootnoteReference"/>
        </w:rPr>
        <w:footnoteRef/>
      </w:r>
      <w:r>
        <w:t xml:space="preserve"> [JS] literally “from egress nor from setting” (NETS). OSB has “from the sunrise nor the sunset.”</w:t>
      </w:r>
    </w:p>
  </w:footnote>
  <w:footnote w:id="387">
    <w:p w14:paraId="5A7D4EBB" w14:textId="6C2E1ACC" w:rsidR="00B31899" w:rsidRDefault="00B31899" w:rsidP="00220BA1">
      <w:pPr>
        <w:pStyle w:val="footnote"/>
      </w:pPr>
      <w:r>
        <w:rPr>
          <w:rStyle w:val="FootnoteReference"/>
        </w:rPr>
        <w:footnoteRef/>
      </w:r>
      <w:r>
        <w:t xml:space="preserve"> [JS] literally “horn”, here and below.</w:t>
      </w:r>
    </w:p>
  </w:footnote>
  <w:footnote w:id="388">
    <w:p w14:paraId="43EF022B" w14:textId="270DF778" w:rsidR="00B31899" w:rsidRPr="004A3E27" w:rsidRDefault="00B31899"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9">
    <w:p w14:paraId="4332FFC4" w14:textId="6C5875B6" w:rsidR="00B31899" w:rsidRPr="004A3E27" w:rsidRDefault="00B31899" w:rsidP="00BD5BBE">
      <w:pPr>
        <w:pStyle w:val="footnote"/>
      </w:pPr>
      <w:r w:rsidRPr="004A3E27">
        <w:rPr>
          <w:rStyle w:val="FootnoteReference"/>
        </w:rPr>
        <w:footnoteRef/>
      </w:r>
      <w:r w:rsidRPr="004A3E27">
        <w:t xml:space="preserve"> </w:t>
      </w:r>
      <w:r>
        <w:t>Cf</w:t>
      </w:r>
      <w:r w:rsidRPr="004A3E27">
        <w:t>. Ps. 45:10; Is. 2:4; 11:9; 65:25; Hos. 2:18; Zac. 9:10.</w:t>
      </w:r>
    </w:p>
  </w:footnote>
  <w:footnote w:id="390">
    <w:p w14:paraId="168ADB5F" w14:textId="77777777" w:rsidR="00B31899" w:rsidRPr="004A3E27" w:rsidRDefault="00B31899" w:rsidP="00BD5BBE">
      <w:pPr>
        <w:pStyle w:val="footnote"/>
      </w:pPr>
      <w:r w:rsidRPr="004A3E27">
        <w:rPr>
          <w:rStyle w:val="FootnoteReference"/>
        </w:rPr>
        <w:footnoteRef/>
      </w:r>
      <w:r w:rsidRPr="004A3E27">
        <w:t xml:space="preserve"> Sinai and Zion, Moses and Christ, the Law and the Gospel enlighten the earth.</w:t>
      </w:r>
    </w:p>
  </w:footnote>
  <w:footnote w:id="391">
    <w:p w14:paraId="680E84D4" w14:textId="51AC975C" w:rsidR="00B31899" w:rsidRPr="004A3E27" w:rsidRDefault="00B31899"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92">
    <w:p w14:paraId="100AB77F" w14:textId="77777777" w:rsidR="00B31899" w:rsidRPr="004A3E27" w:rsidRDefault="00B31899"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93">
    <w:p w14:paraId="19D36410" w14:textId="52AB6CF1" w:rsidR="00B31899" w:rsidRDefault="00B31899"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4">
    <w:p w14:paraId="2AEE0DC8" w14:textId="2C9926C9" w:rsidR="00B31899" w:rsidRDefault="00B31899" w:rsidP="0077116C">
      <w:pPr>
        <w:pStyle w:val="footnote"/>
      </w:pPr>
      <w:r>
        <w:rPr>
          <w:rStyle w:val="FootnoteReference"/>
        </w:rPr>
        <w:footnoteRef/>
      </w:r>
      <w:r>
        <w:t xml:space="preserve"> [JS] literally, “their voice”</w:t>
      </w:r>
    </w:p>
  </w:footnote>
  <w:footnote w:id="395">
    <w:p w14:paraId="691BE305" w14:textId="638D6FB9" w:rsidR="00B31899" w:rsidRDefault="00B31899" w:rsidP="0077116C">
      <w:pPr>
        <w:pStyle w:val="footnote"/>
      </w:pPr>
      <w:r>
        <w:rPr>
          <w:rStyle w:val="FootnoteReference"/>
        </w:rPr>
        <w:footnoteRef/>
      </w:r>
      <w:r>
        <w:t xml:space="preserve"> [JS] literally, “arrows”</w:t>
      </w:r>
    </w:p>
  </w:footnote>
  <w:footnote w:id="396">
    <w:p w14:paraId="02B0A65D" w14:textId="5AC6E269" w:rsidR="00B31899" w:rsidRDefault="00B31899" w:rsidP="0077116C">
      <w:pPr>
        <w:pStyle w:val="footnote"/>
      </w:pPr>
      <w:r>
        <w:rPr>
          <w:rStyle w:val="FootnoteReference"/>
        </w:rPr>
        <w:footnoteRef/>
      </w:r>
      <w:r>
        <w:t xml:space="preserve"> [JS] literally, “voice”</w:t>
      </w:r>
    </w:p>
  </w:footnote>
  <w:footnote w:id="397">
    <w:p w14:paraId="23F3A799" w14:textId="20EBC598" w:rsidR="00B31899" w:rsidRDefault="00B31899" w:rsidP="00E21183">
      <w:pPr>
        <w:pStyle w:val="footnote"/>
      </w:pPr>
      <w:r>
        <w:rPr>
          <w:rStyle w:val="FootnoteReference"/>
        </w:rPr>
        <w:footnoteRef/>
      </w:r>
      <w:r>
        <w:t xml:space="preserve"> [JS] [] found in Coptic, in the Vespers Gospel of the Third Sunday of Tobi.</w:t>
      </w:r>
    </w:p>
  </w:footnote>
  <w:footnote w:id="398">
    <w:p w14:paraId="062E4DFE" w14:textId="77777777" w:rsidR="00B31899" w:rsidRDefault="00B31899"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B31899" w:rsidRDefault="00B31899" w:rsidP="00BD5BBE">
      <w:pPr>
        <w:pStyle w:val="footnote"/>
      </w:pPr>
      <w:r>
        <w:tab/>
        <w:t>‘I will speak My mind in parables,</w:t>
      </w:r>
    </w:p>
    <w:p w14:paraId="04636509" w14:textId="5081AB06" w:rsidR="00B31899" w:rsidRDefault="00B31899" w:rsidP="00BD5BBE">
      <w:pPr>
        <w:pStyle w:val="footnote"/>
      </w:pPr>
      <w:r>
        <w:tab/>
        <w:t>divulge secrets hidden since creation’ (cf. Rev. 3:14).</w:t>
      </w:r>
    </w:p>
  </w:footnote>
  <w:footnote w:id="399">
    <w:p w14:paraId="7427B3ED" w14:textId="77777777" w:rsidR="00B31899" w:rsidRDefault="00B31899"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0">
    <w:p w14:paraId="322E8B00" w14:textId="45C17DD9" w:rsidR="00B31899" w:rsidRDefault="00B31899" w:rsidP="00BD5BBE">
      <w:pPr>
        <w:pStyle w:val="footnote"/>
      </w:pPr>
      <w:r>
        <w:rPr>
          <w:rStyle w:val="FootnoteReference"/>
        </w:rPr>
        <w:footnoteRef/>
      </w:r>
      <w:r>
        <w:t xml:space="preserve"> Ephraim = Israel (cf. Hos. 7; Num. 14; 1 Sam. 4).</w:t>
      </w:r>
    </w:p>
  </w:footnote>
  <w:footnote w:id="401">
    <w:p w14:paraId="0E4A044E" w14:textId="4F6EBBCE" w:rsidR="00B31899" w:rsidRDefault="00B31899" w:rsidP="008A536F">
      <w:pPr>
        <w:pStyle w:val="footnote"/>
      </w:pPr>
      <w:r>
        <w:rPr>
          <w:rStyle w:val="FootnoteReference"/>
        </w:rPr>
        <w:footnoteRef/>
      </w:r>
      <w:r>
        <w:t xml:space="preserve"> [JS] literally, “a waterless land”</w:t>
      </w:r>
    </w:p>
  </w:footnote>
  <w:footnote w:id="402">
    <w:p w14:paraId="3B847EA8" w14:textId="49A093A4" w:rsidR="00B31899" w:rsidRDefault="00B31899" w:rsidP="00544441">
      <w:pPr>
        <w:pStyle w:val="footnote"/>
      </w:pPr>
      <w:r>
        <w:rPr>
          <w:rStyle w:val="FootnoteReference"/>
        </w:rPr>
        <w:footnoteRef/>
      </w:r>
      <w:r>
        <w:t xml:space="preserve"> [JS] Fr. Athanasius has “and the valleys flowed with water.” “wadis” is probably accurate.</w:t>
      </w:r>
    </w:p>
  </w:footnote>
  <w:footnote w:id="403">
    <w:p w14:paraId="3E975B3D" w14:textId="77777777" w:rsidR="00B31899" w:rsidRDefault="00B31899" w:rsidP="00BD5BBE">
      <w:pPr>
        <w:pStyle w:val="footnote"/>
      </w:pPr>
      <w:r>
        <w:rPr>
          <w:rStyle w:val="FootnoteReference"/>
        </w:rPr>
        <w:footnoteRef/>
      </w:r>
      <w:r>
        <w:t xml:space="preserve"> He deferred giving them the promised food and the Promised Land.</w:t>
      </w:r>
    </w:p>
  </w:footnote>
  <w:footnote w:id="404">
    <w:p w14:paraId="0FFCC018" w14:textId="5FB43138" w:rsidR="00B31899" w:rsidRDefault="00B31899"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5">
    <w:p w14:paraId="7932D42F" w14:textId="0C4D29DA" w:rsidR="00B31899" w:rsidRDefault="00B31899" w:rsidP="00287CDE">
      <w:pPr>
        <w:pStyle w:val="footnote"/>
      </w:pPr>
      <w:r>
        <w:rPr>
          <w:rStyle w:val="FootnoteReference"/>
        </w:rPr>
        <w:footnoteRef/>
      </w:r>
      <w:r>
        <w:t xml:space="preserve"> [JS] Fr. Lazarus has “recovered from wine”</w:t>
      </w:r>
    </w:p>
  </w:footnote>
  <w:footnote w:id="406">
    <w:p w14:paraId="4F93FDA3" w14:textId="3D07B295" w:rsidR="00B31899" w:rsidRDefault="00B31899"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7">
    <w:p w14:paraId="7B76452E" w14:textId="635C6B00" w:rsidR="00B31899" w:rsidRDefault="00B31899" w:rsidP="00BD5BBE">
      <w:pPr>
        <w:pStyle w:val="footnote"/>
      </w:pPr>
      <w:r>
        <w:rPr>
          <w:rStyle w:val="FootnoteReference"/>
        </w:rPr>
        <w:footnoteRef/>
      </w:r>
      <w:r>
        <w:t xml:space="preserve"> sanctuary: </w:t>
      </w:r>
      <w:r w:rsidRPr="00636EF6">
        <w:rPr>
          <w:i/>
        </w:rPr>
        <w:t>lit</w:t>
      </w:r>
      <w:r>
        <w:t>. place. Cf. Psalm 131:5 and footnote there.</w:t>
      </w:r>
    </w:p>
  </w:footnote>
  <w:footnote w:id="408">
    <w:p w14:paraId="0348F64B" w14:textId="77777777" w:rsidR="00B31899" w:rsidRDefault="00B31899" w:rsidP="00BD5BBE">
      <w:pPr>
        <w:pStyle w:val="footnote"/>
      </w:pPr>
      <w:r>
        <w:rPr>
          <w:rStyle w:val="FootnoteReference"/>
        </w:rPr>
        <w:footnoteRef/>
      </w:r>
      <w:r>
        <w:t xml:space="preserve"> John 15.</w:t>
      </w:r>
    </w:p>
  </w:footnote>
  <w:footnote w:id="409">
    <w:p w14:paraId="211D4309" w14:textId="77777777" w:rsidR="00B31899" w:rsidRDefault="00B31899" w:rsidP="00BD5BBE">
      <w:pPr>
        <w:pStyle w:val="footnote"/>
      </w:pPr>
      <w:r>
        <w:rPr>
          <w:rStyle w:val="FootnoteReference"/>
        </w:rPr>
        <w:footnoteRef/>
      </w:r>
      <w:r>
        <w:t xml:space="preserve"> Joseph = Israel (Gen. 40:23; 48:15; Amos 6:6).</w:t>
      </w:r>
    </w:p>
  </w:footnote>
  <w:footnote w:id="410">
    <w:p w14:paraId="7AA1750E" w14:textId="77777777" w:rsidR="00B31899" w:rsidRDefault="00B31899" w:rsidP="00BD5BBE">
      <w:pPr>
        <w:pStyle w:val="footnote"/>
      </w:pPr>
      <w:r>
        <w:rPr>
          <w:rStyle w:val="FootnoteReference"/>
        </w:rPr>
        <w:footnoteRef/>
      </w:r>
      <w:r>
        <w:t xml:space="preserve"> 2 Sam. 6:2 (LXX).</w:t>
      </w:r>
    </w:p>
  </w:footnote>
  <w:footnote w:id="411">
    <w:p w14:paraId="4A2B3530" w14:textId="5B5CF4B9" w:rsidR="00B31899" w:rsidRDefault="00B31899" w:rsidP="006B0A9B">
      <w:pPr>
        <w:pStyle w:val="footnote"/>
      </w:pPr>
      <w:r>
        <w:rPr>
          <w:rStyle w:val="FootnoteReference"/>
        </w:rPr>
        <w:footnoteRef/>
      </w:r>
      <w:r>
        <w:t xml:space="preserve"> [JS] or “appear” or “reveal Yourself”</w:t>
      </w:r>
    </w:p>
  </w:footnote>
  <w:footnote w:id="412">
    <w:p w14:paraId="502F316B" w14:textId="0CF056C9" w:rsidR="00B31899" w:rsidRDefault="00B31899" w:rsidP="00542B9B">
      <w:pPr>
        <w:pStyle w:val="footnote"/>
      </w:pPr>
      <w:r>
        <w:rPr>
          <w:rStyle w:val="FootnoteReference"/>
        </w:rPr>
        <w:footnoteRef/>
      </w:r>
      <w:r>
        <w:t xml:space="preserve"> [JS] or “reveal Your face”.</w:t>
      </w:r>
    </w:p>
  </w:footnote>
  <w:footnote w:id="413">
    <w:p w14:paraId="7E586EB7" w14:textId="12BBDF20" w:rsidR="00B31899" w:rsidRDefault="00B31899"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4">
    <w:p w14:paraId="1F148131" w14:textId="7C16470D" w:rsidR="00B31899" w:rsidRDefault="00B31899"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15">
    <w:p w14:paraId="70ACE5E0" w14:textId="77777777" w:rsidR="00B31899" w:rsidRDefault="00B31899" w:rsidP="00BD5BBE">
      <w:pPr>
        <w:pStyle w:val="footnote"/>
      </w:pPr>
      <w:r>
        <w:rPr>
          <w:rStyle w:val="FootnoteReference"/>
        </w:rPr>
        <w:footnoteRef/>
      </w:r>
      <w:r>
        <w:t xml:space="preserve"> ‘What tongue? The voice of God’ (St Athanasius).</w:t>
      </w:r>
    </w:p>
  </w:footnote>
  <w:footnote w:id="416">
    <w:p w14:paraId="33FBC19B" w14:textId="77777777" w:rsidR="00B31899" w:rsidRDefault="00B31899" w:rsidP="00BD5BBE">
      <w:pPr>
        <w:pStyle w:val="footnote"/>
      </w:pPr>
      <w:r>
        <w:rPr>
          <w:rStyle w:val="FootnoteReference"/>
        </w:rPr>
        <w:footnoteRef/>
      </w:r>
      <w:r>
        <w:t xml:space="preserve"> Exodus 9:23; 19:16.</w:t>
      </w:r>
    </w:p>
  </w:footnote>
  <w:footnote w:id="417">
    <w:p w14:paraId="5C3F1B44" w14:textId="608ECC60" w:rsidR="00B31899" w:rsidRDefault="00B31899" w:rsidP="00BD5BBE">
      <w:pPr>
        <w:pStyle w:val="footnote"/>
      </w:pPr>
      <w:r>
        <w:rPr>
          <w:rStyle w:val="FootnoteReference"/>
        </w:rPr>
        <w:footnoteRef/>
      </w:r>
      <w:r>
        <w:t xml:space="preserve"> ‘You have always been deaf to His voice, blind to the vision of Him’ (Jn. 5:37; cf. Deut. 18:16; Isaiah 48:18).</w:t>
      </w:r>
    </w:p>
  </w:footnote>
  <w:footnote w:id="418">
    <w:p w14:paraId="7C05F63D" w14:textId="2961204D" w:rsidR="00B31899" w:rsidRDefault="00B31899"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9">
    <w:p w14:paraId="0BC469A4" w14:textId="77777777" w:rsidR="00B31899" w:rsidRDefault="00B31899" w:rsidP="00BD5BBE">
      <w:pPr>
        <w:pStyle w:val="footnote"/>
      </w:pPr>
      <w:r>
        <w:rPr>
          <w:rStyle w:val="FootnoteReference"/>
        </w:rPr>
        <w:footnoteRef/>
      </w:r>
      <w:r>
        <w:t xml:space="preserve"> </w:t>
      </w:r>
      <w:r>
        <w:rPr>
          <w:i/>
        </w:rPr>
        <w:t>See the previous footnote</w:t>
      </w:r>
      <w:r>
        <w:t>.</w:t>
      </w:r>
    </w:p>
  </w:footnote>
  <w:footnote w:id="420">
    <w:p w14:paraId="09156637" w14:textId="44D0701B" w:rsidR="00B31899" w:rsidRDefault="00B31899" w:rsidP="00BD5BBE">
      <w:pPr>
        <w:pStyle w:val="footnote"/>
      </w:pPr>
      <w:r>
        <w:rPr>
          <w:rStyle w:val="FootnoteReference"/>
        </w:rPr>
        <w:footnoteRef/>
      </w:r>
      <w:r>
        <w:t xml:space="preserve"> Cf. Isaiah 36:6; 2 Chron. 32:8; 1 Tim. 6:17; Ps. 74:4; Gal. 2:9; 1 Sam. 2:8.</w:t>
      </w:r>
    </w:p>
  </w:footnote>
  <w:footnote w:id="421">
    <w:p w14:paraId="14FEF0D9" w14:textId="77777777" w:rsidR="00B31899" w:rsidRDefault="00B31899" w:rsidP="00BD5BBE">
      <w:pPr>
        <w:pStyle w:val="footnote"/>
      </w:pPr>
      <w:r>
        <w:rPr>
          <w:rStyle w:val="FootnoteReference"/>
        </w:rPr>
        <w:footnoteRef/>
      </w:r>
      <w:r>
        <w:t xml:space="preserve"> John 10:34-36.</w:t>
      </w:r>
    </w:p>
  </w:footnote>
  <w:footnote w:id="422">
    <w:p w14:paraId="136A7666" w14:textId="77777777" w:rsidR="00B31899" w:rsidRDefault="00B31899" w:rsidP="00BD5BBE">
      <w:pPr>
        <w:pStyle w:val="footnote"/>
      </w:pPr>
      <w:r>
        <w:rPr>
          <w:rStyle w:val="FootnoteReference"/>
        </w:rPr>
        <w:footnoteRef/>
      </w:r>
      <w:r>
        <w:t xml:space="preserve"> This prayer is already answered (John 3:18; 9:39; 12:31; Acts 17:31).</w:t>
      </w:r>
    </w:p>
  </w:footnote>
  <w:footnote w:id="423">
    <w:p w14:paraId="764CD80E" w14:textId="77777777" w:rsidR="00B31899" w:rsidRDefault="00B31899" w:rsidP="00BD5BBE">
      <w:pPr>
        <w:pStyle w:val="footnote"/>
      </w:pPr>
      <w:r>
        <w:rPr>
          <w:rStyle w:val="FootnoteReference"/>
        </w:rPr>
        <w:footnoteRef/>
      </w:r>
      <w:r>
        <w:t xml:space="preserve"> </w:t>
      </w:r>
      <w:r w:rsidRPr="003111C9">
        <w:rPr>
          <w:i/>
        </w:rPr>
        <w:t>Lit</w:t>
      </w:r>
      <w:r>
        <w:t>. ‘How beloved are Your dwellings.’</w:t>
      </w:r>
    </w:p>
  </w:footnote>
  <w:footnote w:id="424">
    <w:p w14:paraId="7D098958" w14:textId="77777777" w:rsidR="00B31899" w:rsidRDefault="00B31899" w:rsidP="00BD5BBE">
      <w:pPr>
        <w:pStyle w:val="footnote"/>
      </w:pPr>
      <w:r>
        <w:rPr>
          <w:rStyle w:val="FootnoteReference"/>
        </w:rPr>
        <w:footnoteRef/>
      </w:r>
      <w:r>
        <w:t xml:space="preserve"> Man has made a mess of the earth (Gen. 3; Isaiah 24:4-6 etc.)</w:t>
      </w:r>
    </w:p>
  </w:footnote>
  <w:footnote w:id="425">
    <w:p w14:paraId="65885EA4" w14:textId="7CFB9AA8" w:rsidR="00B31899" w:rsidRDefault="00B31899" w:rsidP="00C7094F">
      <w:pPr>
        <w:pStyle w:val="footnote"/>
      </w:pPr>
      <w:r>
        <w:rPr>
          <w:rStyle w:val="FootnoteReference"/>
        </w:rPr>
        <w:footnoteRef/>
      </w:r>
      <w:r>
        <w:t xml:space="preserve"> [JS] or “anointed”</w:t>
      </w:r>
    </w:p>
  </w:footnote>
  <w:footnote w:id="426">
    <w:p w14:paraId="71E6E356" w14:textId="3B6C4C62" w:rsidR="00B31899" w:rsidRDefault="00B31899" w:rsidP="00BD5BBE">
      <w:pPr>
        <w:pStyle w:val="footnote"/>
      </w:pPr>
      <w:r>
        <w:rPr>
          <w:rStyle w:val="FootnoteReference"/>
        </w:rPr>
        <w:footnoteRef/>
      </w:r>
      <w:r>
        <w:t xml:space="preserve"> Cf. Lk. 13:25; Mk. 4:11; Col. 4:5; Rev. 22:15.</w:t>
      </w:r>
    </w:p>
  </w:footnote>
  <w:footnote w:id="427">
    <w:p w14:paraId="39C94F4B" w14:textId="0B87A78E" w:rsidR="00B31899" w:rsidRDefault="00B31899" w:rsidP="006B0A9B">
      <w:pPr>
        <w:pStyle w:val="footnote"/>
      </w:pPr>
      <w:r>
        <w:rPr>
          <w:rStyle w:val="FootnoteReference"/>
        </w:rPr>
        <w:footnoteRef/>
      </w:r>
      <w:r>
        <w:t xml:space="preserve"> [JS] or “transgressions”</w:t>
      </w:r>
    </w:p>
  </w:footnote>
  <w:footnote w:id="428">
    <w:p w14:paraId="41AC4983" w14:textId="77777777" w:rsidR="00B31899" w:rsidRDefault="00B31899" w:rsidP="00BD5BBE">
      <w:pPr>
        <w:pStyle w:val="footnote"/>
      </w:pPr>
      <w:r>
        <w:rPr>
          <w:rStyle w:val="FootnoteReference"/>
        </w:rPr>
        <w:footnoteRef/>
      </w:r>
      <w:r>
        <w:t xml:space="preserve"> God is love. Love covers all sins (see 1 Jn. 4:16; 1 Pet. 4:8; Prov. 10:12; Jas. 5:20; Lk. 7:47).</w:t>
      </w:r>
    </w:p>
  </w:footnote>
  <w:footnote w:id="429">
    <w:p w14:paraId="3B0173D6" w14:textId="15DA3620" w:rsidR="00B31899" w:rsidRDefault="00B31899" w:rsidP="009745F6">
      <w:pPr>
        <w:pStyle w:val="footnote"/>
      </w:pPr>
      <w:r>
        <w:rPr>
          <w:rStyle w:val="FootnoteReference"/>
        </w:rPr>
        <w:footnoteRef/>
      </w:r>
      <w:r>
        <w:t xml:space="preserve"> [JS] Fr. Lazarus has, “convert us”</w:t>
      </w:r>
    </w:p>
  </w:footnote>
  <w:footnote w:id="430">
    <w:p w14:paraId="5359A239" w14:textId="2D06041F" w:rsidR="00B31899" w:rsidRDefault="00B31899" w:rsidP="009745F6">
      <w:pPr>
        <w:pStyle w:val="footnote"/>
      </w:pPr>
      <w:r>
        <w:rPr>
          <w:rStyle w:val="FootnoteReference"/>
        </w:rPr>
        <w:footnoteRef/>
      </w:r>
      <w:r>
        <w:t xml:space="preserve"> [JS] or “sprouted”</w:t>
      </w:r>
    </w:p>
  </w:footnote>
  <w:footnote w:id="431">
    <w:p w14:paraId="098CF664" w14:textId="4B2C526D" w:rsidR="00B31899" w:rsidRDefault="00B31899" w:rsidP="00BD5BBE">
      <w:pPr>
        <w:pStyle w:val="footnote"/>
      </w:pPr>
      <w:r>
        <w:rPr>
          <w:rStyle w:val="FootnoteReference"/>
        </w:rPr>
        <w:footnoteRef/>
      </w:r>
      <w:r>
        <w:t xml:space="preserve"> holy: cf. 1 Cor. 3:16,17; 6:15-19; Heb. 3:1; 12:10; 1 Pet. 1:15,16; 2 Pet. 1-4.</w:t>
      </w:r>
    </w:p>
  </w:footnote>
  <w:footnote w:id="432">
    <w:p w14:paraId="7FD51EF5" w14:textId="77777777" w:rsidR="00B31899" w:rsidRDefault="00B31899" w:rsidP="00BD5BBE">
      <w:pPr>
        <w:pStyle w:val="footnote"/>
      </w:pPr>
      <w:r>
        <w:rPr>
          <w:rStyle w:val="FootnoteReference"/>
        </w:rPr>
        <w:footnoteRef/>
      </w:r>
      <w:r>
        <w:t xml:space="preserve"> Powers of the soul are will, desire, intellect, understanding, memory, imagination.</w:t>
      </w:r>
    </w:p>
  </w:footnote>
  <w:footnote w:id="433">
    <w:p w14:paraId="5045F193" w14:textId="6C847ECE" w:rsidR="00B31899" w:rsidRDefault="00B31899" w:rsidP="00751701">
      <w:pPr>
        <w:pStyle w:val="footnote"/>
      </w:pPr>
      <w:r>
        <w:rPr>
          <w:rStyle w:val="FootnoteReference"/>
        </w:rPr>
        <w:footnoteRef/>
      </w:r>
      <w:r>
        <w:t xml:space="preserve"> [JS] literally, “voice”</w:t>
      </w:r>
    </w:p>
  </w:footnote>
  <w:footnote w:id="434">
    <w:p w14:paraId="3DAD2C70" w14:textId="080A36FD" w:rsidR="00B31899" w:rsidRDefault="00B31899" w:rsidP="00C32C04">
      <w:pPr>
        <w:pStyle w:val="footnote"/>
      </w:pPr>
      <w:r>
        <w:rPr>
          <w:rStyle w:val="FootnoteReference"/>
        </w:rPr>
        <w:footnoteRef/>
      </w:r>
      <w:r>
        <w:t xml:space="preserve"> [JS] Literally, “do obeisance”, i.e. physically bow down</w:t>
      </w:r>
    </w:p>
  </w:footnote>
  <w:footnote w:id="435">
    <w:p w14:paraId="2E11ABE5" w14:textId="77777777" w:rsidR="00B31899" w:rsidRDefault="00B31899" w:rsidP="00BD5BBE">
      <w:pPr>
        <w:pStyle w:val="footnote"/>
      </w:pPr>
      <w:r>
        <w:rPr>
          <w:rStyle w:val="FootnoteReference"/>
        </w:rPr>
        <w:footnoteRef/>
      </w:r>
      <w:r>
        <w:t xml:space="preserve"> ‘The song of the Lamb.’ (Rev. 15:3-5; John 12:32).</w:t>
      </w:r>
    </w:p>
  </w:footnote>
  <w:footnote w:id="436">
    <w:p w14:paraId="7112E84B" w14:textId="2D3BBD84" w:rsidR="00B31899" w:rsidRDefault="00B31899" w:rsidP="00C32C04">
      <w:pPr>
        <w:pStyle w:val="footnote"/>
      </w:pPr>
      <w:r>
        <w:rPr>
          <w:rStyle w:val="FootnoteReference"/>
        </w:rPr>
        <w:footnoteRef/>
      </w:r>
      <w:r>
        <w:t xml:space="preserve"> [JS] Or “I will give thanks to You,” or “I will thankfully confess You with praise”</w:t>
      </w:r>
    </w:p>
  </w:footnote>
  <w:footnote w:id="437">
    <w:p w14:paraId="108052F0" w14:textId="2ED40FDD" w:rsidR="00B31899" w:rsidRDefault="00B31899" w:rsidP="00C32C04">
      <w:pPr>
        <w:pStyle w:val="footnote"/>
      </w:pPr>
      <w:r>
        <w:rPr>
          <w:rStyle w:val="FootnoteReference"/>
        </w:rPr>
        <w:footnoteRef/>
      </w:r>
      <w:r>
        <w:t xml:space="preserve"> [JS] or “lawless”</w:t>
      </w:r>
    </w:p>
  </w:footnote>
  <w:footnote w:id="438">
    <w:p w14:paraId="76D459DC" w14:textId="1D5E39F2" w:rsidR="00B31899" w:rsidRDefault="00B31899" w:rsidP="004A5192">
      <w:pPr>
        <w:pStyle w:val="footnote"/>
      </w:pPr>
      <w:r>
        <w:rPr>
          <w:rStyle w:val="FootnoteReference"/>
        </w:rPr>
        <w:footnoteRef/>
      </w:r>
      <w:r>
        <w:t xml:space="preserve"> [JS] Or, “band”, “gathering”, or “synagogue”</w:t>
      </w:r>
    </w:p>
  </w:footnote>
  <w:footnote w:id="439">
    <w:p w14:paraId="664DD95E" w14:textId="08E445BA" w:rsidR="00B31899" w:rsidRDefault="00B31899" w:rsidP="004A5192">
      <w:pPr>
        <w:pStyle w:val="footnote"/>
      </w:pPr>
      <w:r>
        <w:rPr>
          <w:rStyle w:val="FootnoteReference"/>
        </w:rPr>
        <w:footnoteRef/>
      </w:r>
      <w:r>
        <w:t xml:space="preserve"> [JS] or “pitful”, or “full of pity”, but that has a different connotation in English today.</w:t>
      </w:r>
    </w:p>
  </w:footnote>
  <w:footnote w:id="440">
    <w:p w14:paraId="76FC32A6" w14:textId="12211DCE" w:rsidR="00B31899" w:rsidRDefault="00B31899"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41">
    <w:p w14:paraId="44300EEE" w14:textId="77777777" w:rsidR="00B31899" w:rsidRDefault="00B31899"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42">
    <w:p w14:paraId="585E74D4" w14:textId="33BA106A" w:rsidR="00B31899" w:rsidRDefault="00B31899" w:rsidP="00ED7AD3">
      <w:pPr>
        <w:pStyle w:val="footnote"/>
      </w:pPr>
      <w:r>
        <w:rPr>
          <w:rStyle w:val="FootnoteReference"/>
        </w:rPr>
        <w:footnoteRef/>
      </w:r>
      <w:r>
        <w:t xml:space="preserve"> [JS] or “Mother Zion will say,”</w:t>
      </w:r>
    </w:p>
  </w:footnote>
  <w:footnote w:id="443">
    <w:p w14:paraId="2178F99A" w14:textId="083F0AD6" w:rsidR="00B31899" w:rsidRDefault="00B31899" w:rsidP="00ED7AD3">
      <w:pPr>
        <w:pStyle w:val="footnote"/>
      </w:pPr>
      <w:r>
        <w:rPr>
          <w:rStyle w:val="FootnoteReference"/>
        </w:rPr>
        <w:footnoteRef/>
      </w:r>
      <w:r>
        <w:t xml:space="preserve"> [JS] Coptic has, “that a man and a man dwelt in her”</w:t>
      </w:r>
    </w:p>
  </w:footnote>
  <w:footnote w:id="444">
    <w:p w14:paraId="00496924" w14:textId="19753A18" w:rsidR="00B31899" w:rsidRDefault="00B31899" w:rsidP="00641372">
      <w:pPr>
        <w:pStyle w:val="footnote"/>
      </w:pPr>
      <w:r>
        <w:rPr>
          <w:rStyle w:val="FootnoteReference"/>
        </w:rPr>
        <w:footnoteRef/>
      </w:r>
      <w:r>
        <w:t xml:space="preserve"> [JS] Coptic has, “established her forever”</w:t>
      </w:r>
    </w:p>
  </w:footnote>
  <w:footnote w:id="445">
    <w:p w14:paraId="02B9876C" w14:textId="77777777" w:rsidR="00B31899" w:rsidRDefault="00B31899"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6">
    <w:p w14:paraId="6A0707A1" w14:textId="1AC8DF0B" w:rsidR="00B31899" w:rsidRDefault="00B31899" w:rsidP="004E2A9B">
      <w:pPr>
        <w:pStyle w:val="footnote"/>
      </w:pPr>
      <w:r>
        <w:rPr>
          <w:rStyle w:val="FootnoteReference"/>
        </w:rPr>
        <w:footnoteRef/>
      </w:r>
      <w:r>
        <w:t xml:space="preserve"> [JS] or, “corpses”</w:t>
      </w:r>
    </w:p>
  </w:footnote>
  <w:footnote w:id="447">
    <w:p w14:paraId="228CEE3D" w14:textId="77777777" w:rsidR="00B31899" w:rsidRDefault="00B31899"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8">
    <w:p w14:paraId="462F1208" w14:textId="4D992D60" w:rsidR="00B31899" w:rsidRDefault="00B31899" w:rsidP="004E2A9B">
      <w:pPr>
        <w:pStyle w:val="footnote"/>
      </w:pPr>
      <w:r>
        <w:rPr>
          <w:rStyle w:val="FootnoteReference"/>
        </w:rPr>
        <w:footnoteRef/>
      </w:r>
      <w:r>
        <w:t xml:space="preserve"> [JS] or “billows”</w:t>
      </w:r>
    </w:p>
  </w:footnote>
  <w:footnote w:id="449">
    <w:p w14:paraId="5ACFD856" w14:textId="14632015" w:rsidR="00B31899" w:rsidRDefault="00B31899" w:rsidP="00FF46D1">
      <w:pPr>
        <w:pStyle w:val="footnote"/>
      </w:pPr>
      <w:r>
        <w:rPr>
          <w:rStyle w:val="FootnoteReference"/>
        </w:rPr>
        <w:footnoteRef/>
      </w:r>
      <w:r>
        <w:t xml:space="preserve"> [JS] “they” refers to “the dead”, not to “physicians”</w:t>
      </w:r>
    </w:p>
  </w:footnote>
  <w:footnote w:id="450">
    <w:p w14:paraId="0E2F399B" w14:textId="26144FDB" w:rsidR="00B31899" w:rsidRDefault="00B31899" w:rsidP="00F06A9C">
      <w:pPr>
        <w:pStyle w:val="footnote"/>
      </w:pPr>
      <w:r>
        <w:rPr>
          <w:rStyle w:val="FootnoteReference"/>
        </w:rPr>
        <w:footnoteRef/>
      </w:r>
      <w:r>
        <w:t xml:space="preserve"> [JS] or “acknowledge You,” or “praise You,” or “thankfully confess You with praise”</w:t>
      </w:r>
    </w:p>
  </w:footnote>
  <w:footnote w:id="451">
    <w:p w14:paraId="73BB560B" w14:textId="3F96747B" w:rsidR="00B31899" w:rsidRDefault="00B31899" w:rsidP="00FF46D1">
      <w:pPr>
        <w:pStyle w:val="footnote"/>
      </w:pPr>
      <w:r>
        <w:rPr>
          <w:rStyle w:val="FootnoteReference"/>
        </w:rPr>
        <w:footnoteRef/>
      </w:r>
      <w:r>
        <w:t xml:space="preserve"> [JS] Fr. Lazarus has “the land of oblivion”. Being forgotten by God means death, being remembered by God means life.</w:t>
      </w:r>
    </w:p>
  </w:footnote>
  <w:footnote w:id="452">
    <w:p w14:paraId="139C4FE4" w14:textId="05D71ED0" w:rsidR="00B31899" w:rsidRDefault="00B31899"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53">
    <w:p w14:paraId="6EB18B02" w14:textId="77777777" w:rsidR="00B31899" w:rsidRDefault="00B31899" w:rsidP="00BD5BBE">
      <w:pPr>
        <w:pStyle w:val="footnote"/>
      </w:pPr>
      <w:r>
        <w:rPr>
          <w:rStyle w:val="FootnoteReference"/>
        </w:rPr>
        <w:footnoteRef/>
      </w:r>
      <w:r>
        <w:t xml:space="preserve"> ‘God’s mercy is the salvation and grace granted by Christ’ (St. Athanasius).</w:t>
      </w:r>
    </w:p>
  </w:footnote>
  <w:footnote w:id="454">
    <w:p w14:paraId="2C2EB9DF" w14:textId="77777777" w:rsidR="00B31899" w:rsidRDefault="00B31899"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5">
    <w:p w14:paraId="0AA4687D" w14:textId="4D39510D" w:rsidR="00B31899" w:rsidRDefault="00B31899" w:rsidP="006D6CF8">
      <w:pPr>
        <w:pStyle w:val="footnote"/>
      </w:pPr>
      <w:r>
        <w:rPr>
          <w:rStyle w:val="FootnoteReference"/>
        </w:rPr>
        <w:footnoteRef/>
      </w:r>
      <w:r>
        <w:t xml:space="preserve"> [JS] Fr. Lazarus has, “for an eternal reign”</w:t>
      </w:r>
    </w:p>
  </w:footnote>
  <w:footnote w:id="456">
    <w:p w14:paraId="71813680" w14:textId="7D3BCF59" w:rsidR="00B31899" w:rsidRDefault="00B31899" w:rsidP="006D6CF8">
      <w:pPr>
        <w:pStyle w:val="footnote"/>
      </w:pPr>
      <w:r>
        <w:rPr>
          <w:rStyle w:val="FootnoteReference"/>
        </w:rPr>
        <w:footnoteRef/>
      </w:r>
      <w:r>
        <w:t xml:space="preserve"> [JS] Fr. Lazarus has, “for all generations.”</w:t>
      </w:r>
    </w:p>
  </w:footnote>
  <w:footnote w:id="457">
    <w:p w14:paraId="3E8CA221" w14:textId="7ED1052D" w:rsidR="00B31899" w:rsidRDefault="00B31899"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58">
    <w:p w14:paraId="033CDC5C" w14:textId="2A3450CF" w:rsidR="00B31899" w:rsidRDefault="00B31899" w:rsidP="006D6CF8">
      <w:pPr>
        <w:pStyle w:val="footnote"/>
      </w:pPr>
      <w:r>
        <w:rPr>
          <w:rStyle w:val="FootnoteReference"/>
        </w:rPr>
        <w:footnoteRef/>
      </w:r>
      <w:r>
        <w:t xml:space="preserve"> [JS] literally, “an assembly of holy ones”</w:t>
      </w:r>
    </w:p>
  </w:footnote>
  <w:footnote w:id="459">
    <w:p w14:paraId="2A65B69B" w14:textId="51CE4DFD" w:rsidR="00B31899" w:rsidRDefault="00B31899" w:rsidP="003C363D">
      <w:pPr>
        <w:pStyle w:val="footnote"/>
      </w:pPr>
      <w:r>
        <w:rPr>
          <w:rStyle w:val="FootnoteReference"/>
        </w:rPr>
        <w:footnoteRef/>
      </w:r>
      <w:r>
        <w:t xml:space="preserve"> [</w:t>
      </w:r>
      <w:r w:rsidRPr="003C363D">
        <w:t>JS] Fr. Athanasius and Fr. Lazarus have, “above”</w:t>
      </w:r>
    </w:p>
  </w:footnote>
  <w:footnote w:id="460">
    <w:p w14:paraId="6F2C2B7E" w14:textId="7E83EAF6" w:rsidR="00CC373E" w:rsidRDefault="00CC373E" w:rsidP="00CC373E">
      <w:pPr>
        <w:pStyle w:val="footnote"/>
      </w:pPr>
      <w:r>
        <w:rPr>
          <w:rStyle w:val="FootnoteReference"/>
        </w:rPr>
        <w:footnoteRef/>
      </w:r>
      <w:r>
        <w:t xml:space="preserve"> [JS] OSB inserts “wind” here.</w:t>
      </w:r>
    </w:p>
  </w:footnote>
  <w:footnote w:id="461">
    <w:p w14:paraId="179D7A74" w14:textId="04A38D47" w:rsidR="00B31899" w:rsidRDefault="00B31899"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62">
    <w:p w14:paraId="1EEEE9FB" w14:textId="52125690" w:rsidR="00B31899" w:rsidRDefault="00B31899" w:rsidP="001626CD">
      <w:pPr>
        <w:pStyle w:val="footnote"/>
      </w:pPr>
      <w:r>
        <w:rPr>
          <w:rStyle w:val="FootnoteReference"/>
        </w:rPr>
        <w:footnoteRef/>
      </w:r>
      <w:r>
        <w:t xml:space="preserve"> [JS] Fr. Lazarus has, “will pave the way for Your presence”</w:t>
      </w:r>
    </w:p>
  </w:footnote>
  <w:footnote w:id="463">
    <w:p w14:paraId="6DF491B9" w14:textId="2435757B" w:rsidR="00B31899" w:rsidRDefault="00B31899" w:rsidP="001626CD">
      <w:pPr>
        <w:pStyle w:val="footnote"/>
      </w:pPr>
      <w:r>
        <w:rPr>
          <w:rStyle w:val="FootnoteReference"/>
        </w:rPr>
        <w:footnoteRef/>
      </w:r>
      <w:r>
        <w:t xml:space="preserve"> [JS] or “face”</w:t>
      </w:r>
    </w:p>
  </w:footnote>
  <w:footnote w:id="464">
    <w:p w14:paraId="1815409B" w14:textId="50184218" w:rsidR="00B31899" w:rsidRDefault="00B31899" w:rsidP="00B5373A">
      <w:pPr>
        <w:pStyle w:val="footnote"/>
      </w:pPr>
      <w:r>
        <w:rPr>
          <w:rStyle w:val="FootnoteReference"/>
        </w:rPr>
        <w:footnoteRef/>
      </w:r>
      <w:r>
        <w:t xml:space="preserve"> [JS] Fr. Lazrus has “we are raised to power”</w:t>
      </w:r>
    </w:p>
  </w:footnote>
  <w:footnote w:id="465">
    <w:p w14:paraId="0F6F70D6" w14:textId="1994D705" w:rsidR="00B31899" w:rsidRDefault="00B31899" w:rsidP="00BD5BBE">
      <w:pPr>
        <w:pStyle w:val="footnote"/>
      </w:pPr>
      <w:r>
        <w:rPr>
          <w:rStyle w:val="FootnoteReference"/>
        </w:rPr>
        <w:footnoteRef/>
      </w:r>
      <w:r>
        <w:t xml:space="preserve"> Cf. 2 Samuel 7:4-17; 1 Chron. 17:3-14.</w:t>
      </w:r>
    </w:p>
  </w:footnote>
  <w:footnote w:id="466">
    <w:p w14:paraId="4FF1211C" w14:textId="57A861DB" w:rsidR="00B31899" w:rsidRDefault="00B31899" w:rsidP="00962B09">
      <w:pPr>
        <w:pStyle w:val="footnote"/>
      </w:pPr>
      <w:r>
        <w:rPr>
          <w:rStyle w:val="FootnoteReference"/>
        </w:rPr>
        <w:footnoteRef/>
      </w:r>
      <w:r>
        <w:t xml:space="preserve"> [JS] or “lawlessness,” or “transgression</w:t>
      </w:r>
    </w:p>
  </w:footnote>
  <w:footnote w:id="467">
    <w:p w14:paraId="5008AA97" w14:textId="7C635360" w:rsidR="00B31899" w:rsidRDefault="00B31899" w:rsidP="00B5373A">
      <w:pPr>
        <w:pStyle w:val="footnote"/>
      </w:pPr>
      <w:r>
        <w:rPr>
          <w:rStyle w:val="FootnoteReference"/>
        </w:rPr>
        <w:footnoteRef/>
      </w:r>
      <w:r>
        <w:t xml:space="preserve"> [JS] literally, “his horn will be exalted”</w:t>
      </w:r>
    </w:p>
  </w:footnote>
  <w:footnote w:id="468">
    <w:p w14:paraId="2D768480" w14:textId="725D7BB3" w:rsidR="00B31899" w:rsidRDefault="00B31899" w:rsidP="00B5373A">
      <w:pPr>
        <w:pStyle w:val="footnote"/>
      </w:pPr>
      <w:r>
        <w:rPr>
          <w:rStyle w:val="FootnoteReference"/>
        </w:rPr>
        <w:footnoteRef/>
      </w:r>
      <w:r>
        <w:t xml:space="preserve"> [JS] Fr. Lazarus has, “I will extend his power over the sea”</w:t>
      </w:r>
    </w:p>
  </w:footnote>
  <w:footnote w:id="469">
    <w:p w14:paraId="41487A2A" w14:textId="014FBA23" w:rsidR="00B31899" w:rsidRDefault="00B31899"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0">
    <w:p w14:paraId="73031B5F" w14:textId="4F21879A" w:rsidR="00B31899" w:rsidRDefault="00B31899" w:rsidP="00962B09">
      <w:pPr>
        <w:pStyle w:val="footnote"/>
      </w:pPr>
      <w:r>
        <w:rPr>
          <w:rStyle w:val="FootnoteReference"/>
        </w:rPr>
        <w:footnoteRef/>
      </w:r>
      <w:r>
        <w:t xml:space="preserve"> [JS] Fr. Lazarus renders this, “dynasty”</w:t>
      </w:r>
    </w:p>
  </w:footnote>
  <w:footnote w:id="471">
    <w:p w14:paraId="11323AA1" w14:textId="77777777" w:rsidR="00B31899" w:rsidRDefault="00B31899"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72">
    <w:p w14:paraId="1FBA801A" w14:textId="38FE3F54" w:rsidR="00B31899" w:rsidRDefault="00B31899" w:rsidP="00B5373A">
      <w:pPr>
        <w:pStyle w:val="footnote"/>
      </w:pPr>
      <w:r>
        <w:rPr>
          <w:rStyle w:val="FootnoteReference"/>
        </w:rPr>
        <w:footnoteRef/>
      </w:r>
      <w:r>
        <w:t xml:space="preserve"> [JS] or “in my holy place”</w:t>
      </w:r>
    </w:p>
  </w:footnote>
  <w:footnote w:id="473">
    <w:p w14:paraId="4C1D0FC5" w14:textId="77777777" w:rsidR="00B31899" w:rsidRDefault="00B31899" w:rsidP="00C544D6">
      <w:pPr>
        <w:pStyle w:val="footnote"/>
      </w:pPr>
      <w:r>
        <w:rPr>
          <w:rStyle w:val="FootnoteReference"/>
        </w:rPr>
        <w:footnoteRef/>
      </w:r>
      <w:r>
        <w:t xml:space="preserve"> Rev. 1:5; 3:14.</w:t>
      </w:r>
    </w:p>
  </w:footnote>
  <w:footnote w:id="474">
    <w:p w14:paraId="0B7D22CC" w14:textId="391FD3DE" w:rsidR="00B31899" w:rsidRDefault="00B31899" w:rsidP="00B5373A">
      <w:pPr>
        <w:pStyle w:val="footnote"/>
      </w:pPr>
      <w:r>
        <w:rPr>
          <w:rStyle w:val="FootnoteReference"/>
        </w:rPr>
        <w:footnoteRef/>
      </w:r>
      <w:r>
        <w:t xml:space="preserve"> [JS] “anointed”</w:t>
      </w:r>
    </w:p>
  </w:footnote>
  <w:footnote w:id="475">
    <w:p w14:paraId="2C6B21AE" w14:textId="0FBCD630" w:rsidR="00B31899" w:rsidRDefault="00B31899"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6">
    <w:p w14:paraId="5FCDABAE" w14:textId="06014163" w:rsidR="00B31899" w:rsidRDefault="00B31899" w:rsidP="00B5373A">
      <w:pPr>
        <w:pStyle w:val="footnote"/>
      </w:pPr>
      <w:r>
        <w:rPr>
          <w:rStyle w:val="FootnoteReference"/>
        </w:rPr>
        <w:footnoteRef/>
      </w:r>
      <w:r>
        <w:t xml:space="preserve"> [JS] “So be it! So be it!” or “May it be! May it be!”</w:t>
      </w:r>
    </w:p>
  </w:footnote>
  <w:footnote w:id="477">
    <w:p w14:paraId="33FEA89E" w14:textId="6A510F2C" w:rsidR="00B31899" w:rsidRDefault="00B31899" w:rsidP="006236CC">
      <w:pPr>
        <w:pStyle w:val="footnote"/>
      </w:pPr>
      <w:r>
        <w:rPr>
          <w:rStyle w:val="FootnoteReference"/>
        </w:rPr>
        <w:footnoteRef/>
      </w:r>
      <w:r>
        <w:t xml:space="preserve"> [JS] or “expired”</w:t>
      </w:r>
    </w:p>
  </w:footnote>
  <w:footnote w:id="478">
    <w:p w14:paraId="11F2D9AD" w14:textId="77777777" w:rsidR="00B31899" w:rsidRDefault="00B31899"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9">
    <w:p w14:paraId="7DBCCA76" w14:textId="0938027F" w:rsidR="00B31899" w:rsidRDefault="00B31899" w:rsidP="00DB082B">
      <w:pPr>
        <w:pStyle w:val="footnote"/>
      </w:pPr>
      <w:r>
        <w:rPr>
          <w:rStyle w:val="FootnoteReference"/>
        </w:rPr>
        <w:footnoteRef/>
      </w:r>
      <w:r>
        <w:t xml:space="preserve"> [JS] or “chastened”</w:t>
      </w:r>
    </w:p>
  </w:footnote>
  <w:footnote w:id="480">
    <w:p w14:paraId="2C9584E9" w14:textId="0BF57A67" w:rsidR="00B31899" w:rsidRDefault="00B31899"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81">
    <w:p w14:paraId="7F18A7EC" w14:textId="77777777" w:rsidR="00B31899" w:rsidRDefault="00B31899" w:rsidP="00C544D6">
      <w:pPr>
        <w:pStyle w:val="footnote"/>
      </w:pPr>
      <w:r>
        <w:rPr>
          <w:rStyle w:val="FootnoteReference"/>
        </w:rPr>
        <w:footnoteRef/>
      </w:r>
      <w:r>
        <w:t xml:space="preserve"> That is, in the Kingdom (1 Cor. 4:20).</w:t>
      </w:r>
    </w:p>
  </w:footnote>
  <w:footnote w:id="482">
    <w:p w14:paraId="6FEEFB4C" w14:textId="77777777" w:rsidR="00B31899" w:rsidRDefault="00B31899" w:rsidP="00C544D6">
      <w:pPr>
        <w:pStyle w:val="footnote"/>
      </w:pPr>
      <w:r>
        <w:rPr>
          <w:rStyle w:val="FootnoteReference"/>
        </w:rPr>
        <w:footnoteRef/>
      </w:r>
      <w:r>
        <w:t xml:space="preserve"> Verses 11 and 12 were quoted by Satan to tempt Christ (Matt. 4:6; Lk. 4:10).</w:t>
      </w:r>
    </w:p>
  </w:footnote>
  <w:footnote w:id="483">
    <w:p w14:paraId="3E2B8879" w14:textId="77777777" w:rsidR="00B31899" w:rsidRDefault="00B31899" w:rsidP="00C544D6">
      <w:pPr>
        <w:pStyle w:val="footnote"/>
      </w:pPr>
      <w:r>
        <w:rPr>
          <w:rStyle w:val="FootnoteReference"/>
        </w:rPr>
        <w:footnoteRef/>
      </w:r>
      <w:r>
        <w:t xml:space="preserve"> dragon: </w:t>
      </w:r>
      <w:r w:rsidRPr="0090411D">
        <w:rPr>
          <w:i/>
        </w:rPr>
        <w:t>or</w:t>
      </w:r>
      <w:r>
        <w:t xml:space="preserve"> serpent.</w:t>
      </w:r>
    </w:p>
  </w:footnote>
  <w:footnote w:id="484">
    <w:p w14:paraId="26EABD4D" w14:textId="6258FE51" w:rsidR="00B31899" w:rsidRDefault="00B31899" w:rsidP="003E7D85">
      <w:pPr>
        <w:pStyle w:val="footnote"/>
      </w:pPr>
      <w:r>
        <w:rPr>
          <w:rStyle w:val="FootnoteReference"/>
        </w:rPr>
        <w:footnoteRef/>
      </w:r>
      <w:r>
        <w:t xml:space="preserve"> [JS] or “to give thanks to the Lord,” or “to thankfully confess the Lord with praise”</w:t>
      </w:r>
    </w:p>
  </w:footnote>
  <w:footnote w:id="485">
    <w:p w14:paraId="0718D3EE" w14:textId="7B8EE1BA" w:rsidR="00B31899" w:rsidRDefault="00B31899" w:rsidP="00B74D74">
      <w:pPr>
        <w:pStyle w:val="footnote"/>
      </w:pPr>
      <w:r>
        <w:rPr>
          <w:rStyle w:val="FootnoteReference"/>
        </w:rPr>
        <w:footnoteRef/>
      </w:r>
      <w:r>
        <w:t xml:space="preserve"> [JS] Or “ode”</w:t>
      </w:r>
    </w:p>
  </w:footnote>
  <w:footnote w:id="486">
    <w:p w14:paraId="4C277098" w14:textId="02C8A24D" w:rsidR="00B31899" w:rsidRDefault="00B31899" w:rsidP="00B74D74">
      <w:pPr>
        <w:pStyle w:val="footnote"/>
      </w:pPr>
      <w:r>
        <w:rPr>
          <w:rStyle w:val="FootnoteReference"/>
        </w:rPr>
        <w:footnoteRef/>
      </w:r>
      <w:r>
        <w:t xml:space="preserve"> [JS] or “forever and ever.”</w:t>
      </w:r>
    </w:p>
  </w:footnote>
  <w:footnote w:id="487">
    <w:p w14:paraId="3BE1818B" w14:textId="556FC717" w:rsidR="00B31899" w:rsidRDefault="00B31899" w:rsidP="00B74D74">
      <w:pPr>
        <w:pStyle w:val="footnote"/>
      </w:pPr>
      <w:r>
        <w:rPr>
          <w:rStyle w:val="FootnoteReference"/>
        </w:rPr>
        <w:footnoteRef/>
      </w:r>
      <w:r>
        <w:t xml:space="preserve"> [JS] literally, “And my horn will be exalted like a unicorn’s”</w:t>
      </w:r>
    </w:p>
  </w:footnote>
  <w:footnote w:id="488">
    <w:p w14:paraId="0EA8E9DE" w14:textId="575E16F4" w:rsidR="00B31899" w:rsidRDefault="00B31899"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89">
    <w:p w14:paraId="271F5928" w14:textId="77777777" w:rsidR="00B31899" w:rsidRDefault="00B31899"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90">
    <w:p w14:paraId="646109EB" w14:textId="4D40DAE6" w:rsidR="00B31899" w:rsidRDefault="00B31899" w:rsidP="00325B16">
      <w:pPr>
        <w:pStyle w:val="footnote"/>
      </w:pPr>
      <w:r>
        <w:rPr>
          <w:rStyle w:val="FootnoteReference"/>
        </w:rPr>
        <w:footnoteRef/>
      </w:r>
      <w:r>
        <w:t xml:space="preserve"> [JS] literally “still increase”</w:t>
      </w:r>
    </w:p>
  </w:footnote>
  <w:footnote w:id="491">
    <w:p w14:paraId="5C5C66FF" w14:textId="1F74D241" w:rsidR="00B31899" w:rsidRDefault="00B31899" w:rsidP="00325B16">
      <w:pPr>
        <w:pStyle w:val="footnote"/>
      </w:pPr>
      <w:r>
        <w:rPr>
          <w:rStyle w:val="FootnoteReference"/>
        </w:rPr>
        <w:footnoteRef/>
      </w:r>
      <w:r>
        <w:t xml:space="preserve"> [JS] literally, “rich” or “prosperous”</w:t>
      </w:r>
    </w:p>
  </w:footnote>
  <w:footnote w:id="492">
    <w:p w14:paraId="78AC2D24" w14:textId="77777777" w:rsidR="00B31899" w:rsidRDefault="00B31899" w:rsidP="00C544D6">
      <w:pPr>
        <w:pStyle w:val="footnote"/>
      </w:pPr>
      <w:r>
        <w:rPr>
          <w:rStyle w:val="FootnoteReference"/>
        </w:rPr>
        <w:footnoteRef/>
      </w:r>
      <w:r>
        <w:t xml:space="preserve"> John 7:38.</w:t>
      </w:r>
    </w:p>
  </w:footnote>
  <w:footnote w:id="493">
    <w:p w14:paraId="65FE19C9" w14:textId="6CEBCB66" w:rsidR="00B31899" w:rsidRDefault="00B31899" w:rsidP="00BC5328">
      <w:pPr>
        <w:pStyle w:val="footnote"/>
      </w:pPr>
      <w:r>
        <w:rPr>
          <w:rStyle w:val="FootnoteReference"/>
        </w:rPr>
        <w:footnoteRef/>
      </w:r>
      <w:r>
        <w:t xml:space="preserve"> Coptic has “it” here, and “beauty” in place of majesty.</w:t>
      </w:r>
    </w:p>
  </w:footnote>
  <w:footnote w:id="494">
    <w:p w14:paraId="5CC1789B" w14:textId="24DCEA5C" w:rsidR="00F96AD0" w:rsidRDefault="00F96AD0"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495">
    <w:p w14:paraId="6ED6A617" w14:textId="771AAD68" w:rsidR="00B31899" w:rsidRDefault="00B31899" w:rsidP="00350BD4">
      <w:pPr>
        <w:pStyle w:val="footnote"/>
      </w:pPr>
      <w:r>
        <w:rPr>
          <w:rStyle w:val="FootnoteReference"/>
        </w:rPr>
        <w:footnoteRef/>
      </w:r>
      <w:r>
        <w:t xml:space="preserve"> [JS] or “forever”</w:t>
      </w:r>
    </w:p>
  </w:footnote>
  <w:footnote w:id="496">
    <w:p w14:paraId="004CC793" w14:textId="74A20F1B" w:rsidR="00B31899" w:rsidRDefault="00B31899"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7">
    <w:p w14:paraId="7B4C2DB0" w14:textId="39648656" w:rsidR="00B31899" w:rsidRDefault="00B31899" w:rsidP="0002098A">
      <w:pPr>
        <w:pStyle w:val="footnote"/>
      </w:pPr>
      <w:r>
        <w:rPr>
          <w:rStyle w:val="FootnoteReference"/>
        </w:rPr>
        <w:footnoteRef/>
      </w:r>
      <w:r>
        <w:t xml:space="preserve"> [JS] resident alien</w:t>
      </w:r>
    </w:p>
  </w:footnote>
  <w:footnote w:id="498">
    <w:p w14:paraId="1C9111DE" w14:textId="17A2009E" w:rsidR="00B31899" w:rsidRDefault="00B31899" w:rsidP="00C544D6">
      <w:pPr>
        <w:pStyle w:val="footnote"/>
      </w:pPr>
      <w:r>
        <w:rPr>
          <w:rStyle w:val="FootnoteReference"/>
        </w:rPr>
        <w:footnoteRef/>
      </w:r>
      <w:r>
        <w:t xml:space="preserve"> Cf. 1 Cor. 3:20, ‘The Lord knows the thoughts of the wise…’</w:t>
      </w:r>
    </w:p>
  </w:footnote>
  <w:footnote w:id="499">
    <w:p w14:paraId="63074263" w14:textId="3DCC4808" w:rsidR="00B31899" w:rsidRDefault="00B31899" w:rsidP="003E7D85">
      <w:pPr>
        <w:pStyle w:val="footnote"/>
      </w:pPr>
      <w:r>
        <w:rPr>
          <w:rStyle w:val="FootnoteReference"/>
        </w:rPr>
        <w:footnoteRef/>
      </w:r>
      <w:r>
        <w:t xml:space="preserve"> [JS] or “lawless,” or “the throne of iniquity”</w:t>
      </w:r>
    </w:p>
  </w:footnote>
  <w:footnote w:id="500">
    <w:p w14:paraId="31260F30" w14:textId="198F9DB4" w:rsidR="00B31899" w:rsidRDefault="00B31899" w:rsidP="000470D3">
      <w:pPr>
        <w:pStyle w:val="footnote"/>
      </w:pPr>
      <w:r>
        <w:rPr>
          <w:rStyle w:val="FootnoteReference"/>
        </w:rPr>
        <w:footnoteRef/>
      </w:r>
      <w:r>
        <w:t xml:space="preserve"> [JS] i.e. presence</w:t>
      </w:r>
    </w:p>
  </w:footnote>
  <w:footnote w:id="501">
    <w:p w14:paraId="3F261962" w14:textId="0A15CF5B" w:rsidR="00B31899" w:rsidRDefault="00B31899" w:rsidP="000470D3">
      <w:pPr>
        <w:pStyle w:val="footnote"/>
      </w:pPr>
      <w:r>
        <w:rPr>
          <w:rStyle w:val="FootnoteReference"/>
        </w:rPr>
        <w:footnoteRef/>
      </w:r>
      <w:r>
        <w:t xml:space="preserve"> [JS] or confession, as in “awknowldgment”. Perhaps, “let us enter His presence and thankfully confess Him,” or “praise”</w:t>
      </w:r>
    </w:p>
  </w:footnote>
  <w:footnote w:id="502">
    <w:p w14:paraId="27D55A36" w14:textId="056A9076" w:rsidR="00B31899" w:rsidRDefault="00B31899" w:rsidP="000470D3">
      <w:pPr>
        <w:pStyle w:val="footnote"/>
      </w:pPr>
      <w:r>
        <w:rPr>
          <w:rStyle w:val="FootnoteReference"/>
        </w:rPr>
        <w:footnoteRef/>
      </w:r>
      <w:r>
        <w:t xml:space="preserve"> [JS] or melody</w:t>
      </w:r>
    </w:p>
  </w:footnote>
  <w:footnote w:id="503">
    <w:p w14:paraId="6606F51D" w14:textId="294AC06E" w:rsidR="00B31899" w:rsidRDefault="00B31899" w:rsidP="002A2713">
      <w:pPr>
        <w:pStyle w:val="footnote"/>
      </w:pPr>
      <w:r>
        <w:rPr>
          <w:rStyle w:val="FootnoteReference"/>
        </w:rPr>
        <w:footnoteRef/>
      </w:r>
      <w:r>
        <w:t xml:space="preserve"> [JS] “do obeisance”</w:t>
      </w:r>
    </w:p>
  </w:footnote>
  <w:footnote w:id="504">
    <w:p w14:paraId="23B88AAA" w14:textId="4D5A6129" w:rsidR="00B31899" w:rsidRDefault="00B31899" w:rsidP="002A2713">
      <w:pPr>
        <w:pStyle w:val="footnote"/>
      </w:pPr>
      <w:r>
        <w:rPr>
          <w:rStyle w:val="FootnoteReference"/>
        </w:rPr>
        <w:footnoteRef/>
      </w:r>
      <w:r>
        <w:t xml:space="preserve"> [JS] “prostrate”</w:t>
      </w:r>
    </w:p>
  </w:footnote>
  <w:footnote w:id="505">
    <w:p w14:paraId="0242B10E" w14:textId="597B77DF" w:rsidR="00B31899" w:rsidRDefault="00B31899" w:rsidP="002A2713">
      <w:pPr>
        <w:pStyle w:val="footnote"/>
      </w:pPr>
      <w:r>
        <w:rPr>
          <w:rStyle w:val="FootnoteReference"/>
        </w:rPr>
        <w:footnoteRef/>
      </w:r>
      <w:r>
        <w:t xml:space="preserve"> [JS] OSB has, “Rebellion,” NETS has “embittering”</w:t>
      </w:r>
    </w:p>
  </w:footnote>
  <w:footnote w:id="506">
    <w:p w14:paraId="046745B9" w14:textId="77777777" w:rsidR="00B31899" w:rsidRDefault="00B31899" w:rsidP="00C544D6">
      <w:pPr>
        <w:pStyle w:val="footnote"/>
      </w:pPr>
      <w:r>
        <w:rPr>
          <w:rStyle w:val="FootnoteReference"/>
        </w:rPr>
        <w:footnoteRef/>
      </w:r>
      <w:r>
        <w:t xml:space="preserve"> Ex. 17:1-7.</w:t>
      </w:r>
    </w:p>
  </w:footnote>
  <w:footnote w:id="507">
    <w:p w14:paraId="64AAAD4A" w14:textId="25E6F9F0" w:rsidR="00B31899" w:rsidRDefault="00B31899" w:rsidP="002A2713">
      <w:pPr>
        <w:pStyle w:val="footnote"/>
      </w:pPr>
      <w:r>
        <w:rPr>
          <w:rStyle w:val="FootnoteReference"/>
        </w:rPr>
        <w:footnoteRef/>
      </w:r>
      <w:r>
        <w:t xml:space="preserve"> [JS] or “tempted”</w:t>
      </w:r>
    </w:p>
  </w:footnote>
  <w:footnote w:id="508">
    <w:p w14:paraId="08EA846E" w14:textId="77777777" w:rsidR="00B31899" w:rsidRDefault="00B31899" w:rsidP="00C544D6">
      <w:pPr>
        <w:pStyle w:val="footnote"/>
      </w:pPr>
      <w:r>
        <w:rPr>
          <w:rStyle w:val="FootnoteReference"/>
        </w:rPr>
        <w:footnoteRef/>
      </w:r>
      <w:r>
        <w:t xml:space="preserve"> Num. 14:32-34.</w:t>
      </w:r>
    </w:p>
  </w:footnote>
  <w:footnote w:id="509">
    <w:p w14:paraId="27E7289C" w14:textId="49B8D2B5" w:rsidR="00B31899" w:rsidRDefault="00B31899" w:rsidP="00C544D6">
      <w:pPr>
        <w:pStyle w:val="footnote"/>
      </w:pPr>
      <w:r>
        <w:rPr>
          <w:rStyle w:val="FootnoteReference"/>
        </w:rPr>
        <w:footnoteRef/>
      </w:r>
      <w:r>
        <w:t xml:space="preserve"> Cf. Heb.3:7-11; 4:10.</w:t>
      </w:r>
    </w:p>
  </w:footnote>
  <w:footnote w:id="510">
    <w:p w14:paraId="6A0DA86F" w14:textId="27B2622D" w:rsidR="00B31899" w:rsidRDefault="00B31899" w:rsidP="00C544D6">
      <w:pPr>
        <w:pStyle w:val="footnote"/>
      </w:pPr>
      <w:r>
        <w:rPr>
          <w:rStyle w:val="FootnoteReference"/>
        </w:rPr>
        <w:footnoteRef/>
      </w:r>
      <w:r>
        <w:t xml:space="preserve"> Cf. Deut. 32:17; 1 Cor. 10:20; Psalm 105:36-38; 1 Chron. 16:26.</w:t>
      </w:r>
    </w:p>
  </w:footnote>
  <w:footnote w:id="511">
    <w:p w14:paraId="20A46088" w14:textId="101D0C08" w:rsidR="00B31899" w:rsidRDefault="00B31899" w:rsidP="00363583">
      <w:pPr>
        <w:pStyle w:val="footnote"/>
      </w:pPr>
      <w:r>
        <w:rPr>
          <w:rStyle w:val="FootnoteReference"/>
        </w:rPr>
        <w:footnoteRef/>
      </w:r>
      <w:r>
        <w:t xml:space="preserve"> [JS] or “thanksgiving”, or “praise”. Really, “thankful confession with praise”.</w:t>
      </w:r>
    </w:p>
  </w:footnote>
  <w:footnote w:id="512">
    <w:p w14:paraId="4CE9E737" w14:textId="37ADED0C" w:rsidR="00B31899" w:rsidRDefault="00B31899" w:rsidP="00363583">
      <w:pPr>
        <w:pStyle w:val="footnote"/>
      </w:pPr>
      <w:r>
        <w:rPr>
          <w:rStyle w:val="FootnoteReference"/>
        </w:rPr>
        <w:footnoteRef/>
      </w:r>
      <w:r>
        <w:t xml:space="preserve"> [JS] literally, “holy place”</w:t>
      </w:r>
    </w:p>
  </w:footnote>
  <w:footnote w:id="513">
    <w:p w14:paraId="0D26CC38" w14:textId="563291CA" w:rsidR="00B31899" w:rsidRDefault="00B31899" w:rsidP="00363583">
      <w:pPr>
        <w:pStyle w:val="footnote"/>
      </w:pPr>
      <w:r>
        <w:rPr>
          <w:rStyle w:val="FootnoteReference"/>
        </w:rPr>
        <w:footnoteRef/>
      </w:r>
      <w:r>
        <w:t xml:space="preserve"> [JS] or, “sacrifices”</w:t>
      </w:r>
    </w:p>
  </w:footnote>
  <w:footnote w:id="514">
    <w:p w14:paraId="3B6D0020" w14:textId="12CB55F6" w:rsidR="00B31899" w:rsidRDefault="00B31899" w:rsidP="00363583">
      <w:pPr>
        <w:pStyle w:val="footnote"/>
      </w:pPr>
      <w:r>
        <w:rPr>
          <w:rStyle w:val="FootnoteReference"/>
        </w:rPr>
        <w:footnoteRef/>
      </w:r>
      <w:r>
        <w:t xml:space="preserve"> [JS] “do obeisance”</w:t>
      </w:r>
    </w:p>
  </w:footnote>
  <w:footnote w:id="515">
    <w:p w14:paraId="0223F21B" w14:textId="2545193C" w:rsidR="00B31899" w:rsidRDefault="00B31899"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16">
    <w:p w14:paraId="717DF0F4" w14:textId="601B218D" w:rsidR="00B31899" w:rsidRDefault="00B31899" w:rsidP="00445570">
      <w:pPr>
        <w:pStyle w:val="footnote"/>
      </w:pPr>
      <w:r>
        <w:rPr>
          <w:rStyle w:val="FootnoteReference"/>
        </w:rPr>
        <w:footnoteRef/>
      </w:r>
      <w:r>
        <w:t xml:space="preserve"> [JS] literally, “set right the world”.</w:t>
      </w:r>
    </w:p>
  </w:footnote>
  <w:footnote w:id="517">
    <w:p w14:paraId="29039A45" w14:textId="77777777" w:rsidR="00B31899" w:rsidRDefault="00B31899" w:rsidP="00C544D6">
      <w:pPr>
        <w:pStyle w:val="footnote"/>
      </w:pPr>
      <w:r>
        <w:rPr>
          <w:rStyle w:val="FootnoteReference"/>
        </w:rPr>
        <w:footnoteRef/>
      </w:r>
      <w:r>
        <w:t xml:space="preserve"> i.e. Let the sea dance and roar in thunderous applause as the King of Glory appears. (This line is identical with 97:7a).</w:t>
      </w:r>
    </w:p>
  </w:footnote>
  <w:footnote w:id="518">
    <w:p w14:paraId="0578D96E" w14:textId="3735D823" w:rsidR="00B31899" w:rsidRDefault="00B31899" w:rsidP="00445570">
      <w:pPr>
        <w:pStyle w:val="footnote"/>
      </w:pPr>
      <w:r>
        <w:rPr>
          <w:rStyle w:val="FootnoteReference"/>
        </w:rPr>
        <w:footnoteRef/>
      </w:r>
      <w:r>
        <w:t xml:space="preserve"> [JS] or “exult.”</w:t>
      </w:r>
    </w:p>
  </w:footnote>
  <w:footnote w:id="519">
    <w:p w14:paraId="027E6C5C" w14:textId="07849C22" w:rsidR="00B31899" w:rsidRDefault="00B31899" w:rsidP="00445570">
      <w:pPr>
        <w:pStyle w:val="footnote"/>
      </w:pPr>
      <w:r>
        <w:rPr>
          <w:rStyle w:val="FootnoteReference"/>
        </w:rPr>
        <w:footnoteRef/>
      </w:r>
      <w:r>
        <w:t xml:space="preserve"> [JS] i.e. “the the presence of the Lord”</w:t>
      </w:r>
    </w:p>
  </w:footnote>
  <w:footnote w:id="520">
    <w:p w14:paraId="502B0E29" w14:textId="363AF83B" w:rsidR="00B31899" w:rsidRDefault="00B31899" w:rsidP="00AF055B">
      <w:pPr>
        <w:pStyle w:val="footnote"/>
      </w:pPr>
      <w:r>
        <w:rPr>
          <w:rStyle w:val="FootnoteReference"/>
        </w:rPr>
        <w:footnoteRef/>
      </w:r>
      <w:r>
        <w:t xml:space="preserve"> [JS] or “keep His throne straight.”</w:t>
      </w:r>
    </w:p>
  </w:footnote>
  <w:footnote w:id="521">
    <w:p w14:paraId="0A420AC8" w14:textId="0E9B7FA2" w:rsidR="00B31899" w:rsidRDefault="00B31899" w:rsidP="00C544D6">
      <w:pPr>
        <w:pStyle w:val="footnote"/>
      </w:pPr>
      <w:r>
        <w:rPr>
          <w:rStyle w:val="FootnoteReference"/>
        </w:rPr>
        <w:footnoteRef/>
      </w:r>
      <w:r>
        <w:t xml:space="preserve"> Cf. Pss. 32:5b; 84:10b. Rom. 1:19-21; 2 Cor. 4:6; Jn. 1:14; 6:40; 17:22-24.</w:t>
      </w:r>
    </w:p>
  </w:footnote>
  <w:footnote w:id="522">
    <w:p w14:paraId="7B92C494" w14:textId="3893728C" w:rsidR="00B31899" w:rsidRDefault="00B31899" w:rsidP="00AF055B">
      <w:pPr>
        <w:pStyle w:val="footnote"/>
      </w:pPr>
      <w:r>
        <w:rPr>
          <w:rStyle w:val="FootnoteReference"/>
        </w:rPr>
        <w:footnoteRef/>
      </w:r>
      <w:r>
        <w:t xml:space="preserve"> [JS] “do obeisance to”</w:t>
      </w:r>
    </w:p>
  </w:footnote>
  <w:footnote w:id="523">
    <w:p w14:paraId="3C69AEE3" w14:textId="2FCFF9DA" w:rsidR="00B31899" w:rsidRDefault="00B31899" w:rsidP="00AF055B">
      <w:pPr>
        <w:pStyle w:val="footnote"/>
      </w:pPr>
      <w:r>
        <w:rPr>
          <w:rStyle w:val="FootnoteReference"/>
        </w:rPr>
        <w:footnoteRef/>
      </w:r>
      <w:r>
        <w:t xml:space="preserve"> [JS] “do obeisance to”</w:t>
      </w:r>
    </w:p>
  </w:footnote>
  <w:footnote w:id="524">
    <w:p w14:paraId="7E0327B2" w14:textId="516E0233" w:rsidR="00B31899" w:rsidRDefault="00B31899" w:rsidP="00AF055B">
      <w:pPr>
        <w:pStyle w:val="footnote"/>
      </w:pPr>
      <w:r>
        <w:rPr>
          <w:rStyle w:val="FootnoteReference"/>
        </w:rPr>
        <w:footnoteRef/>
      </w:r>
      <w:r>
        <w:t xml:space="preserve"> [JS] Fr. Lazarus has “lives”</w:t>
      </w:r>
    </w:p>
  </w:footnote>
  <w:footnote w:id="525">
    <w:p w14:paraId="202D3E03" w14:textId="48C7AC7B" w:rsidR="00B31899" w:rsidRDefault="00B31899"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26">
    <w:p w14:paraId="22A45999" w14:textId="660B33F2" w:rsidR="00B31899" w:rsidRDefault="00B31899"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27">
    <w:p w14:paraId="160E0C3D" w14:textId="77777777" w:rsidR="00B31899" w:rsidRDefault="00B31899" w:rsidP="00C544D6">
      <w:pPr>
        <w:pStyle w:val="footnote"/>
      </w:pPr>
      <w:r>
        <w:rPr>
          <w:rStyle w:val="FootnoteReference"/>
        </w:rPr>
        <w:footnoteRef/>
      </w:r>
      <w:r>
        <w:t xml:space="preserve"> Rev. 4:6, Ezek. 1:5-10.</w:t>
      </w:r>
    </w:p>
  </w:footnote>
  <w:footnote w:id="528">
    <w:p w14:paraId="2C987C7D" w14:textId="7DA14E0E" w:rsidR="00B31899" w:rsidRDefault="00B31899" w:rsidP="006263C2">
      <w:pPr>
        <w:pStyle w:val="footnote"/>
      </w:pPr>
      <w:r>
        <w:rPr>
          <w:rStyle w:val="FootnoteReference"/>
        </w:rPr>
        <w:footnoteRef/>
      </w:r>
      <w:r>
        <w:t xml:space="preserve"> [JS] The word conveys both confessing Him and thanking or praising Him.</w:t>
      </w:r>
    </w:p>
  </w:footnote>
  <w:footnote w:id="529">
    <w:p w14:paraId="5846482D" w14:textId="3A662ECC" w:rsidR="00B31899" w:rsidRDefault="00B31899" w:rsidP="006263C2">
      <w:pPr>
        <w:pStyle w:val="footnote"/>
      </w:pPr>
      <w:r>
        <w:rPr>
          <w:rStyle w:val="FootnoteReference"/>
        </w:rPr>
        <w:footnoteRef/>
      </w:r>
      <w:r>
        <w:t xml:space="preserve"> [JS] Fr. Lazarus has “laws”</w:t>
      </w:r>
    </w:p>
  </w:footnote>
  <w:footnote w:id="530">
    <w:p w14:paraId="2FC019B3" w14:textId="70AAB5D0" w:rsidR="00B31899" w:rsidRDefault="00B31899" w:rsidP="006263C2">
      <w:pPr>
        <w:pStyle w:val="footnote"/>
      </w:pPr>
      <w:r>
        <w:rPr>
          <w:rStyle w:val="FootnoteReference"/>
        </w:rPr>
        <w:footnoteRef/>
      </w:r>
      <w:r>
        <w:t xml:space="preserve"> [JS] “do obeisance”, commonly rendered “worship”</w:t>
      </w:r>
    </w:p>
  </w:footnote>
  <w:footnote w:id="531">
    <w:p w14:paraId="7386C0B1" w14:textId="0080D811" w:rsidR="00B31899" w:rsidRDefault="00B31899" w:rsidP="004A1997">
      <w:pPr>
        <w:pStyle w:val="footnote"/>
      </w:pPr>
      <w:r>
        <w:rPr>
          <w:rStyle w:val="FootnoteReference"/>
        </w:rPr>
        <w:footnoteRef/>
      </w:r>
      <w:r>
        <w:t xml:space="preserve"> [JS] Fr. Lazarus has “correcting”</w:t>
      </w:r>
    </w:p>
  </w:footnote>
  <w:footnote w:id="532">
    <w:p w14:paraId="273EA178" w14:textId="4DFF2FD9" w:rsidR="00B31899" w:rsidRDefault="00B31899" w:rsidP="004A1997">
      <w:pPr>
        <w:pStyle w:val="footnote"/>
      </w:pPr>
      <w:r>
        <w:rPr>
          <w:rStyle w:val="FootnoteReference"/>
        </w:rPr>
        <w:footnoteRef/>
      </w:r>
      <w:r>
        <w:t xml:space="preserve"> [JS] “do obeisance” or “fall down”</w:t>
      </w:r>
    </w:p>
  </w:footnote>
  <w:footnote w:id="533">
    <w:p w14:paraId="6E38F9F7" w14:textId="307328EF" w:rsidR="00B31899" w:rsidRDefault="00B31899" w:rsidP="0016307C">
      <w:pPr>
        <w:pStyle w:val="footnote"/>
      </w:pPr>
      <w:r>
        <w:rPr>
          <w:rStyle w:val="FootnoteReference"/>
        </w:rPr>
        <w:footnoteRef/>
      </w:r>
      <w:r>
        <w:t xml:space="preserve"> [JS] as in “acknowledging”, or “thankfully confessing Him with praise”, not “confessing sins”</w:t>
      </w:r>
    </w:p>
  </w:footnote>
  <w:footnote w:id="534">
    <w:p w14:paraId="346D7C50" w14:textId="6DED6982" w:rsidR="00B31899" w:rsidRDefault="00B31899" w:rsidP="0016307C">
      <w:pPr>
        <w:pStyle w:val="footnote"/>
      </w:pPr>
      <w:r>
        <w:rPr>
          <w:rStyle w:val="FootnoteReference"/>
        </w:rPr>
        <w:footnoteRef/>
      </w:r>
      <w:r>
        <w:t xml:space="preserve"> [JS] or, “and not we Him”</w:t>
      </w:r>
    </w:p>
  </w:footnote>
  <w:footnote w:id="535">
    <w:p w14:paraId="14022FB6" w14:textId="4CE3B2A5" w:rsidR="00B31899" w:rsidRDefault="00B31899" w:rsidP="0016307C">
      <w:pPr>
        <w:pStyle w:val="footnote"/>
      </w:pPr>
      <w:r>
        <w:rPr>
          <w:rStyle w:val="FootnoteReference"/>
        </w:rPr>
        <w:footnoteRef/>
      </w:r>
      <w:r>
        <w:t xml:space="preserve"> [JS] not confession of sins, but confessing Him, with thanksgiving and praise.</w:t>
      </w:r>
    </w:p>
  </w:footnote>
  <w:footnote w:id="536">
    <w:p w14:paraId="74BE8AB4" w14:textId="15E7B0AD" w:rsidR="00B31899" w:rsidRDefault="00B31899" w:rsidP="00C050C7">
      <w:pPr>
        <w:pStyle w:val="footnote"/>
      </w:pPr>
      <w:r>
        <w:rPr>
          <w:rStyle w:val="FootnoteReference"/>
        </w:rPr>
        <w:footnoteRef/>
      </w:r>
      <w:r>
        <w:t xml:space="preserve"> [JS] or “do wrong,” or “the workers of iniquity”</w:t>
      </w:r>
    </w:p>
  </w:footnote>
  <w:footnote w:id="537">
    <w:p w14:paraId="4E28D6F6" w14:textId="75DDD646" w:rsidR="00B31899" w:rsidRDefault="00B31899" w:rsidP="00CD361B">
      <w:pPr>
        <w:pStyle w:val="footnote"/>
      </w:pPr>
      <w:r>
        <w:rPr>
          <w:rStyle w:val="FootnoteReference"/>
        </w:rPr>
        <w:footnoteRef/>
      </w:r>
      <w:r>
        <w:t xml:space="preserve"> [JS] or proud/haughty eyes.</w:t>
      </w:r>
    </w:p>
  </w:footnote>
  <w:footnote w:id="538">
    <w:p w14:paraId="33F848D7" w14:textId="77777777" w:rsidR="00B31899" w:rsidRDefault="00B31899" w:rsidP="00C544D6">
      <w:pPr>
        <w:pStyle w:val="footnote"/>
      </w:pPr>
      <w:r>
        <w:rPr>
          <w:rStyle w:val="FootnoteReference"/>
        </w:rPr>
        <w:footnoteRef/>
      </w:r>
      <w:r>
        <w:t xml:space="preserve"> Daily I pray for the lost. Sinners are slain by conversion into believers, saints, friends and lovers.</w:t>
      </w:r>
    </w:p>
  </w:footnote>
  <w:footnote w:id="539">
    <w:p w14:paraId="570F4149" w14:textId="77777777" w:rsidR="00B31899" w:rsidRDefault="00B31899" w:rsidP="00C544D6">
      <w:pPr>
        <w:pStyle w:val="footnote"/>
      </w:pPr>
      <w:r>
        <w:rPr>
          <w:rStyle w:val="FootnoteReference"/>
        </w:rPr>
        <w:footnoteRef/>
      </w:r>
      <w:r>
        <w:t xml:space="preserve"> Peter praised and confessed Christ, yet later he swore he did not know Him (Mt. 26:74; Mk. 14:71).</w:t>
      </w:r>
    </w:p>
  </w:footnote>
  <w:footnote w:id="540">
    <w:p w14:paraId="7F487DE9" w14:textId="1D877FA2" w:rsidR="00B31899" w:rsidRDefault="00B31899" w:rsidP="00C544D6">
      <w:pPr>
        <w:pStyle w:val="footnote"/>
      </w:pPr>
      <w:r>
        <w:rPr>
          <w:rStyle w:val="FootnoteReference"/>
        </w:rPr>
        <w:footnoteRef/>
      </w:r>
      <w:r>
        <w:t xml:space="preserve"> Cf. Ps. 38:7a.</w:t>
      </w:r>
    </w:p>
  </w:footnote>
  <w:footnote w:id="541">
    <w:p w14:paraId="1B133F2B" w14:textId="56FE4EC3" w:rsidR="00B31899" w:rsidRDefault="00B31899"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42">
    <w:p w14:paraId="4C6B2146" w14:textId="77777777" w:rsidR="00B31899" w:rsidRDefault="00B31899" w:rsidP="00C544D6">
      <w:pPr>
        <w:pStyle w:val="footnote"/>
      </w:pPr>
      <w:r>
        <w:rPr>
          <w:rStyle w:val="FootnoteReference"/>
        </w:rPr>
        <w:footnoteRef/>
      </w:r>
      <w:r>
        <w:t xml:space="preserve"> descendants: </w:t>
      </w:r>
      <w:r w:rsidRPr="00A80C80">
        <w:rPr>
          <w:i/>
        </w:rPr>
        <w:t>lit</w:t>
      </w:r>
      <w:r>
        <w:t>. seed. Verses 26-28 are quoted at Heb. 1:10-12; 13:8.</w:t>
      </w:r>
    </w:p>
  </w:footnote>
  <w:footnote w:id="543">
    <w:p w14:paraId="44E84D4D" w14:textId="77777777" w:rsidR="00B31899" w:rsidRDefault="00B31899" w:rsidP="00C544D6">
      <w:pPr>
        <w:pStyle w:val="footnote"/>
      </w:pPr>
      <w:r>
        <w:rPr>
          <w:rStyle w:val="FootnoteReference"/>
        </w:rPr>
        <w:footnoteRef/>
      </w:r>
      <w:r>
        <w:t xml:space="preserve"> ‘God is love’ (1 John 4:8,16).</w:t>
      </w:r>
    </w:p>
  </w:footnote>
  <w:footnote w:id="544">
    <w:p w14:paraId="169A7896" w14:textId="77777777" w:rsidR="00B31899" w:rsidRDefault="00B31899" w:rsidP="00C37403">
      <w:pPr>
        <w:pStyle w:val="footnote"/>
      </w:pPr>
      <w:r>
        <w:rPr>
          <w:rStyle w:val="FootnoteReference"/>
        </w:rPr>
        <w:footnoteRef/>
      </w:r>
      <w:r>
        <w:t xml:space="preserve"> [JS] NETS has “who is very conciliatory towards all your acts of lawlessness”</w:t>
      </w:r>
    </w:p>
  </w:footnote>
  <w:footnote w:id="545">
    <w:p w14:paraId="1EEA58C5" w14:textId="195647BB" w:rsidR="00B31899" w:rsidRDefault="00B31899" w:rsidP="00C544D6">
      <w:pPr>
        <w:pStyle w:val="footnote"/>
      </w:pPr>
      <w:r>
        <w:rPr>
          <w:rStyle w:val="FootnoteReference"/>
        </w:rPr>
        <w:footnoteRef/>
      </w:r>
      <w:r>
        <w:t xml:space="preserve"> Cf. Ps. 147:8.</w:t>
      </w:r>
    </w:p>
  </w:footnote>
  <w:footnote w:id="546">
    <w:p w14:paraId="3C4F2E7D" w14:textId="704C8BBC" w:rsidR="00B31899" w:rsidRDefault="00B31899" w:rsidP="001566BD">
      <w:pPr>
        <w:pStyle w:val="footnote"/>
      </w:pPr>
      <w:r>
        <w:rPr>
          <w:rStyle w:val="FootnoteReference"/>
        </w:rPr>
        <w:footnoteRef/>
      </w:r>
      <w:r>
        <w:t xml:space="preserve"> [JS] or “transgressions”</w:t>
      </w:r>
    </w:p>
  </w:footnote>
  <w:footnote w:id="547">
    <w:p w14:paraId="1F5C3038" w14:textId="77777777" w:rsidR="00B31899" w:rsidRDefault="00B31899" w:rsidP="00C544D6">
      <w:pPr>
        <w:pStyle w:val="footnote"/>
      </w:pPr>
      <w:r>
        <w:rPr>
          <w:rStyle w:val="FootnoteReference"/>
        </w:rPr>
        <w:footnoteRef/>
      </w:r>
      <w:r>
        <w:t xml:space="preserve"> East and West intersecting heaven and earth forms the Cross to which our sins were nailed (Col. 1:20; 2:14).</w:t>
      </w:r>
    </w:p>
  </w:footnote>
  <w:footnote w:id="548">
    <w:p w14:paraId="091111BB" w14:textId="79454437" w:rsidR="00B31899" w:rsidRDefault="00B31899" w:rsidP="00417F44">
      <w:pPr>
        <w:pStyle w:val="footnote"/>
      </w:pPr>
      <w:r>
        <w:rPr>
          <w:rStyle w:val="FootnoteReference"/>
        </w:rPr>
        <w:footnoteRef/>
      </w:r>
      <w:r>
        <w:t xml:space="preserve"> [JS] wind, or breath, spirit. The analogy is to “as the spirit passes from man, and he does not exist.”</w:t>
      </w:r>
    </w:p>
  </w:footnote>
  <w:footnote w:id="549">
    <w:p w14:paraId="2EB2A618" w14:textId="77777777" w:rsidR="00B31899" w:rsidRDefault="00B31899" w:rsidP="00C544D6">
      <w:pPr>
        <w:pStyle w:val="footnote"/>
      </w:pPr>
      <w:r>
        <w:rPr>
          <w:rStyle w:val="FootnoteReference"/>
        </w:rPr>
        <w:footnoteRef/>
      </w:r>
      <w:r>
        <w:t xml:space="preserve"> embraces all: </w:t>
      </w:r>
      <w:r w:rsidRPr="00A80C80">
        <w:rPr>
          <w:i/>
        </w:rPr>
        <w:t>or</w:t>
      </w:r>
      <w:r>
        <w:t>, ‘rules over all.’</w:t>
      </w:r>
    </w:p>
  </w:footnote>
  <w:footnote w:id="550">
    <w:p w14:paraId="74ECADBE" w14:textId="66332B8C" w:rsidR="00B31899" w:rsidRDefault="00B31899" w:rsidP="00342E73">
      <w:pPr>
        <w:pStyle w:val="footnote"/>
      </w:pPr>
      <w:r>
        <w:rPr>
          <w:rStyle w:val="FootnoteReference"/>
        </w:rPr>
        <w:footnoteRef/>
      </w:r>
      <w:r>
        <w:t xml:space="preserve"> [JS] Fr. Lazarus has “very great”</w:t>
      </w:r>
    </w:p>
  </w:footnote>
  <w:footnote w:id="551">
    <w:p w14:paraId="4F7FE92C" w14:textId="411FA40A" w:rsidR="00B31899" w:rsidRDefault="00B31899" w:rsidP="00342E73">
      <w:pPr>
        <w:pStyle w:val="footnote"/>
      </w:pPr>
      <w:r>
        <w:rPr>
          <w:rStyle w:val="FootnoteReference"/>
        </w:rPr>
        <w:footnoteRef/>
      </w:r>
      <w:r>
        <w:t xml:space="preserve"> [JS] or “thanksgiving,” or “thankful confession with praise”</w:t>
      </w:r>
    </w:p>
  </w:footnote>
  <w:footnote w:id="552">
    <w:p w14:paraId="169AA0B7" w14:textId="592F3FAF" w:rsidR="00B31899" w:rsidRDefault="00B31899"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53">
    <w:p w14:paraId="6BB1365A" w14:textId="27497F37" w:rsidR="00B31899" w:rsidRDefault="00B31899" w:rsidP="00342E73">
      <w:pPr>
        <w:pStyle w:val="footnote"/>
      </w:pPr>
      <w:r>
        <w:rPr>
          <w:rStyle w:val="FootnoteReference"/>
        </w:rPr>
        <w:footnoteRef/>
      </w:r>
      <w:r>
        <w:t xml:space="preserve"> [JS] or “makes the clouds His chariot”</w:t>
      </w:r>
    </w:p>
  </w:footnote>
  <w:footnote w:id="554">
    <w:p w14:paraId="62DF6E81" w14:textId="51054D24" w:rsidR="00B31899" w:rsidRDefault="00B31899" w:rsidP="00342E73">
      <w:pPr>
        <w:pStyle w:val="footnote"/>
      </w:pPr>
      <w:r>
        <w:rPr>
          <w:rStyle w:val="FootnoteReference"/>
        </w:rPr>
        <w:footnoteRef/>
      </w:r>
      <w:r>
        <w:t xml:space="preserve"> [JS] or “messengers”</w:t>
      </w:r>
    </w:p>
  </w:footnote>
  <w:footnote w:id="555">
    <w:p w14:paraId="168D3C90" w14:textId="7FDCEE0D" w:rsidR="00B31899" w:rsidRDefault="00B31899" w:rsidP="00342E73">
      <w:pPr>
        <w:pStyle w:val="footnote"/>
      </w:pPr>
      <w:r>
        <w:rPr>
          <w:rStyle w:val="FootnoteReference"/>
        </w:rPr>
        <w:footnoteRef/>
      </w:r>
      <w:r>
        <w:t xml:space="preserve"> [JS] Fr. Lazarus has “servants”</w:t>
      </w:r>
    </w:p>
  </w:footnote>
  <w:footnote w:id="556">
    <w:p w14:paraId="45145696" w14:textId="77777777" w:rsidR="00B31899" w:rsidRDefault="00B31899" w:rsidP="00C544D6">
      <w:pPr>
        <w:pStyle w:val="footnote"/>
      </w:pPr>
      <w:r>
        <w:rPr>
          <w:rStyle w:val="FootnoteReference"/>
        </w:rPr>
        <w:footnoteRef/>
      </w:r>
      <w:r>
        <w:t xml:space="preserve"> Heb. 1:7; Ezek. 1:14; 2 Esdras 8:22.</w:t>
      </w:r>
    </w:p>
  </w:footnote>
  <w:footnote w:id="557">
    <w:p w14:paraId="0185F645" w14:textId="47FC8356" w:rsidR="00B31899" w:rsidRDefault="00B31899" w:rsidP="00342E73">
      <w:pPr>
        <w:pStyle w:val="footnote"/>
      </w:pPr>
      <w:r>
        <w:rPr>
          <w:rStyle w:val="FootnoteReference"/>
        </w:rPr>
        <w:footnoteRef/>
      </w:r>
      <w:r>
        <w:t xml:space="preserve"> [JS] Fr. Lazarus has “axis”</w:t>
      </w:r>
    </w:p>
  </w:footnote>
  <w:footnote w:id="558">
    <w:p w14:paraId="62442F76" w14:textId="4CE61300" w:rsidR="00B31899" w:rsidRDefault="00B31899" w:rsidP="00342E73">
      <w:pPr>
        <w:pStyle w:val="footnote"/>
      </w:pPr>
      <w:r>
        <w:rPr>
          <w:rStyle w:val="FootnoteReference"/>
        </w:rPr>
        <w:footnoteRef/>
      </w:r>
      <w:r>
        <w:t xml:space="preserve"> [JS] Fr. Lazarus has “wander”. NETS has “be tilted”</w:t>
      </w:r>
    </w:p>
  </w:footnote>
  <w:footnote w:id="559">
    <w:p w14:paraId="1733D904" w14:textId="3B68C5C6" w:rsidR="00B31899" w:rsidRDefault="00B31899" w:rsidP="006A0F54">
      <w:pPr>
        <w:pStyle w:val="footnote"/>
      </w:pPr>
      <w:r>
        <w:rPr>
          <w:rStyle w:val="FootnoteReference"/>
        </w:rPr>
        <w:footnoteRef/>
      </w:r>
      <w:r>
        <w:t xml:space="preserve"> [JS] literally, “founded”</w:t>
      </w:r>
    </w:p>
  </w:footnote>
  <w:footnote w:id="560">
    <w:p w14:paraId="2075EA79" w14:textId="5E6B474F" w:rsidR="00B31899" w:rsidRDefault="00B31899" w:rsidP="006A0F54">
      <w:pPr>
        <w:pStyle w:val="footnote"/>
      </w:pPr>
      <w:r>
        <w:rPr>
          <w:rStyle w:val="FootnoteReference"/>
        </w:rPr>
        <w:footnoteRef/>
      </w:r>
      <w:r>
        <w:t xml:space="preserve"> [JS] or “takes the lead among them”</w:t>
      </w:r>
    </w:p>
  </w:footnote>
  <w:footnote w:id="561">
    <w:p w14:paraId="28E7BE34" w14:textId="16676F65" w:rsidR="00B31899" w:rsidRDefault="00B31899" w:rsidP="001566BD">
      <w:pPr>
        <w:pStyle w:val="footnote"/>
      </w:pPr>
      <w:r>
        <w:rPr>
          <w:rStyle w:val="FootnoteReference"/>
        </w:rPr>
        <w:footnoteRef/>
      </w:r>
      <w:r>
        <w:t xml:space="preserve"> [JS] or “serpent”</w:t>
      </w:r>
    </w:p>
  </w:footnote>
  <w:footnote w:id="562">
    <w:p w14:paraId="11DE9B53" w14:textId="0A5609C6" w:rsidR="00B31899" w:rsidRDefault="00B31899" w:rsidP="00915FD3">
      <w:pPr>
        <w:pStyle w:val="footnote"/>
      </w:pPr>
      <w:r>
        <w:rPr>
          <w:rStyle w:val="FootnoteReference"/>
        </w:rPr>
        <w:footnoteRef/>
      </w:r>
      <w:r>
        <w:t xml:space="preserve"> [JS] or, “the universe”</w:t>
      </w:r>
    </w:p>
  </w:footnote>
  <w:footnote w:id="563">
    <w:p w14:paraId="74093DC5" w14:textId="1E09F0AA" w:rsidR="00B31899" w:rsidRDefault="00B31899" w:rsidP="00915FD3">
      <w:pPr>
        <w:pStyle w:val="footnote"/>
      </w:pPr>
      <w:r>
        <w:rPr>
          <w:rStyle w:val="FootnoteReference"/>
        </w:rPr>
        <w:footnoteRef/>
      </w:r>
      <w:r>
        <w:t xml:space="preserve"> [JS] or, “breath”</w:t>
      </w:r>
    </w:p>
  </w:footnote>
  <w:footnote w:id="564">
    <w:p w14:paraId="7147B16E" w14:textId="621A8A9E" w:rsidR="00B31899" w:rsidRDefault="00B31899" w:rsidP="001566BD">
      <w:pPr>
        <w:pStyle w:val="footnote"/>
      </w:pPr>
      <w:r>
        <w:rPr>
          <w:rStyle w:val="FootnoteReference"/>
        </w:rPr>
        <w:footnoteRef/>
      </w:r>
      <w:r>
        <w:t xml:space="preserve"> [JS] Fr. Lazarus has, “meditation”</w:t>
      </w:r>
    </w:p>
  </w:footnote>
  <w:footnote w:id="565">
    <w:p w14:paraId="384A849F" w14:textId="641C79E3" w:rsidR="00B31899" w:rsidRDefault="00B31899" w:rsidP="00C544D6">
      <w:pPr>
        <w:pStyle w:val="footnote"/>
      </w:pPr>
      <w:r>
        <w:rPr>
          <w:rStyle w:val="FootnoteReference"/>
        </w:rPr>
        <w:footnoteRef/>
      </w:r>
      <w:r>
        <w:t xml:space="preserve"> Much of Psalm 104 occurs almost verbatim in 1 Chron. 16:8-22 (cf. vv. 7:36).</w:t>
      </w:r>
    </w:p>
  </w:footnote>
  <w:footnote w:id="566">
    <w:p w14:paraId="3905FF41" w14:textId="613F8D2E" w:rsidR="00B31899" w:rsidRDefault="00B31899" w:rsidP="00321F6F">
      <w:pPr>
        <w:pStyle w:val="footnote"/>
      </w:pPr>
      <w:r>
        <w:rPr>
          <w:rStyle w:val="FootnoteReference"/>
        </w:rPr>
        <w:footnoteRef/>
      </w:r>
      <w:r>
        <w:t xml:space="preserve"> [JS] or “give thanks to”. “Thankfully confess with praise”</w:t>
      </w:r>
    </w:p>
  </w:footnote>
  <w:footnote w:id="567">
    <w:p w14:paraId="01463307" w14:textId="64E551BC" w:rsidR="00B31899" w:rsidRDefault="00B31899" w:rsidP="00321F6F">
      <w:pPr>
        <w:pStyle w:val="footnote"/>
      </w:pPr>
      <w:r>
        <w:rPr>
          <w:rStyle w:val="FootnoteReference"/>
        </w:rPr>
        <w:footnoteRef/>
      </w:r>
      <w:r>
        <w:t xml:space="preserve"> [JS] or “make music to”</w:t>
      </w:r>
    </w:p>
  </w:footnote>
  <w:footnote w:id="568">
    <w:p w14:paraId="2B9E23B4" w14:textId="03FD2FE2" w:rsidR="00B31899" w:rsidRDefault="00B31899" w:rsidP="00321F6F">
      <w:pPr>
        <w:pStyle w:val="footnote"/>
      </w:pPr>
      <w:r>
        <w:rPr>
          <w:rStyle w:val="FootnoteReference"/>
        </w:rPr>
        <w:footnoteRef/>
      </w:r>
      <w:r>
        <w:t xml:space="preserve"> [JS] i.e. presence</w:t>
      </w:r>
    </w:p>
  </w:footnote>
  <w:footnote w:id="569">
    <w:p w14:paraId="661C891F" w14:textId="3A70284B" w:rsidR="00B31899" w:rsidRDefault="00B31899" w:rsidP="00321F6F">
      <w:pPr>
        <w:pStyle w:val="footnote"/>
      </w:pPr>
      <w:r>
        <w:rPr>
          <w:rStyle w:val="FootnoteReference"/>
        </w:rPr>
        <w:footnoteRef/>
      </w:r>
      <w:r>
        <w:t xml:space="preserve"> [JS] literally, “seed”</w:t>
      </w:r>
    </w:p>
  </w:footnote>
  <w:footnote w:id="570">
    <w:p w14:paraId="329D8569" w14:textId="5DC45E53" w:rsidR="00B31899" w:rsidRDefault="00B31899" w:rsidP="00321F6F">
      <w:pPr>
        <w:pStyle w:val="footnote"/>
      </w:pPr>
      <w:r>
        <w:rPr>
          <w:rStyle w:val="FootnoteReference"/>
        </w:rPr>
        <w:footnoteRef/>
      </w:r>
      <w:r>
        <w:t xml:space="preserve"> [JS] literally, “He remembered His covenant forever”</w:t>
      </w:r>
    </w:p>
  </w:footnote>
  <w:footnote w:id="571">
    <w:p w14:paraId="6010B733" w14:textId="6B64E095" w:rsidR="00B31899" w:rsidRDefault="00B31899" w:rsidP="00321F6F">
      <w:pPr>
        <w:pStyle w:val="footnote"/>
      </w:pPr>
      <w:r>
        <w:rPr>
          <w:rStyle w:val="FootnoteReference"/>
        </w:rPr>
        <w:footnoteRef/>
      </w:r>
      <w:r>
        <w:t xml:space="preserve"> [JS] i.e. the covenant</w:t>
      </w:r>
    </w:p>
  </w:footnote>
  <w:footnote w:id="572">
    <w:p w14:paraId="301BA381" w14:textId="3C68C9E1" w:rsidR="00B31899" w:rsidRDefault="00B31899" w:rsidP="00280E2D">
      <w:pPr>
        <w:pStyle w:val="footnote"/>
      </w:pPr>
      <w:r>
        <w:rPr>
          <w:rStyle w:val="FootnoteReference"/>
        </w:rPr>
        <w:footnoteRef/>
      </w:r>
      <w:r>
        <w:t xml:space="preserve"> [JS] or foreigners, resident aliens.</w:t>
      </w:r>
    </w:p>
  </w:footnote>
  <w:footnote w:id="573">
    <w:p w14:paraId="1DCE9038" w14:textId="77777777" w:rsidR="00B31899" w:rsidRDefault="00B31899"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74">
    <w:p w14:paraId="187F80A0" w14:textId="77777777" w:rsidR="00B31899" w:rsidRDefault="00B31899" w:rsidP="00C544D6">
      <w:pPr>
        <w:pStyle w:val="footnote"/>
      </w:pPr>
      <w:r>
        <w:rPr>
          <w:rStyle w:val="FootnoteReference"/>
        </w:rPr>
        <w:footnoteRef/>
      </w:r>
      <w:r>
        <w:t xml:space="preserve"> caterpillars: larva of the locust.</w:t>
      </w:r>
    </w:p>
  </w:footnote>
  <w:footnote w:id="575">
    <w:p w14:paraId="6E762A27" w14:textId="77777777" w:rsidR="00B31899" w:rsidRDefault="00B31899" w:rsidP="00C544D6">
      <w:pPr>
        <w:pStyle w:val="footnote"/>
      </w:pPr>
      <w:r>
        <w:rPr>
          <w:rStyle w:val="FootnoteReference"/>
        </w:rPr>
        <w:footnoteRef/>
      </w:r>
      <w:r>
        <w:t xml:space="preserve"> Ex. 16:12-15; Jn. 6:31-35.</w:t>
      </w:r>
    </w:p>
  </w:footnote>
  <w:footnote w:id="576">
    <w:p w14:paraId="49AE41C2" w14:textId="50246779" w:rsidR="00B31899" w:rsidRDefault="00B31899" w:rsidP="00E46516">
      <w:pPr>
        <w:pStyle w:val="footnote"/>
      </w:pPr>
      <w:r>
        <w:rPr>
          <w:rStyle w:val="FootnoteReference"/>
        </w:rPr>
        <w:footnoteRef/>
      </w:r>
      <w:r>
        <w:t xml:space="preserve"> [JS] or “promise”</w:t>
      </w:r>
    </w:p>
  </w:footnote>
  <w:footnote w:id="577">
    <w:p w14:paraId="463C0491" w14:textId="77777777" w:rsidR="00B31899" w:rsidRDefault="00B31899" w:rsidP="00C544D6">
      <w:pPr>
        <w:pStyle w:val="footnote"/>
      </w:pPr>
      <w:r>
        <w:rPr>
          <w:rStyle w:val="FootnoteReference"/>
        </w:rPr>
        <w:footnoteRef/>
      </w:r>
      <w:r>
        <w:t xml:space="preserve"> Gen. 15:14.</w:t>
      </w:r>
    </w:p>
  </w:footnote>
  <w:footnote w:id="578">
    <w:p w14:paraId="078805D2" w14:textId="5FA9820B" w:rsidR="00B31899" w:rsidRDefault="00B31899"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9">
    <w:p w14:paraId="6557E8C2" w14:textId="00E953DA" w:rsidR="00B31899" w:rsidRDefault="00B31899" w:rsidP="00854B91">
      <w:pPr>
        <w:pStyle w:val="footnote"/>
      </w:pPr>
      <w:r>
        <w:rPr>
          <w:rStyle w:val="FootnoteReference"/>
        </w:rPr>
        <w:footnoteRef/>
      </w:r>
      <w:r>
        <w:t xml:space="preserve"> [JS] or “give thanks to”. “Thankfully confess with praise”</w:t>
      </w:r>
    </w:p>
  </w:footnote>
  <w:footnote w:id="580">
    <w:p w14:paraId="08540649" w14:textId="77777777" w:rsidR="00B31899" w:rsidRDefault="00B31899" w:rsidP="00C544D6">
      <w:pPr>
        <w:pStyle w:val="footnote"/>
      </w:pPr>
      <w:r>
        <w:rPr>
          <w:rStyle w:val="FootnoteReference"/>
        </w:rPr>
        <w:footnoteRef/>
      </w:r>
      <w:r>
        <w:t xml:space="preserve"> mercy: </w:t>
      </w:r>
      <w:r w:rsidRPr="00B246C1">
        <w:rPr>
          <w:i/>
        </w:rPr>
        <w:t>or</w:t>
      </w:r>
      <w:r>
        <w:t xml:space="preserve"> love.</w:t>
      </w:r>
    </w:p>
  </w:footnote>
  <w:footnote w:id="581">
    <w:p w14:paraId="471071BF" w14:textId="61D7EC3C" w:rsidR="00B31899" w:rsidRDefault="00B31899" w:rsidP="00854B91">
      <w:pPr>
        <w:pStyle w:val="footnote"/>
      </w:pPr>
      <w:r>
        <w:rPr>
          <w:rStyle w:val="FootnoteReference"/>
        </w:rPr>
        <w:footnoteRef/>
      </w:r>
      <w:r>
        <w:t xml:space="preserve"> [JS] or “observe justice”</w:t>
      </w:r>
    </w:p>
  </w:footnote>
  <w:footnote w:id="582">
    <w:p w14:paraId="03E9E4DD" w14:textId="395B2D3C" w:rsidR="00B31899" w:rsidRDefault="00B31899" w:rsidP="00854B91">
      <w:pPr>
        <w:pStyle w:val="footnote"/>
      </w:pPr>
      <w:r>
        <w:rPr>
          <w:rStyle w:val="FootnoteReference"/>
        </w:rPr>
        <w:footnoteRef/>
      </w:r>
      <w:r>
        <w:t xml:space="preserve"> [JS] literally, “do”</w:t>
      </w:r>
    </w:p>
  </w:footnote>
  <w:footnote w:id="583">
    <w:p w14:paraId="5B7ACE2B" w14:textId="78E5BEF3" w:rsidR="00B31899" w:rsidRDefault="00B31899" w:rsidP="00854B91">
      <w:pPr>
        <w:pStyle w:val="footnote"/>
      </w:pPr>
      <w:r>
        <w:rPr>
          <w:rStyle w:val="FootnoteReference"/>
        </w:rPr>
        <w:footnoteRef/>
      </w:r>
      <w:r>
        <w:t xml:space="preserve"> [JS] or “because of the good will of Your people”</w:t>
      </w:r>
    </w:p>
  </w:footnote>
  <w:footnote w:id="584">
    <w:p w14:paraId="1A81CC74" w14:textId="6EC9F596" w:rsidR="00B31899" w:rsidRDefault="00B31899" w:rsidP="00C544D6">
      <w:pPr>
        <w:pStyle w:val="footnote"/>
      </w:pPr>
      <w:r>
        <w:rPr>
          <w:rStyle w:val="FootnoteReference"/>
        </w:rPr>
        <w:footnoteRef/>
      </w:r>
      <w:r>
        <w:t xml:space="preserve"> Cf. Mark 8:17-21; Matthew 16:9-12.</w:t>
      </w:r>
    </w:p>
  </w:footnote>
  <w:footnote w:id="585">
    <w:p w14:paraId="6D8403EE" w14:textId="7911CBB2" w:rsidR="00B31899" w:rsidRDefault="00B31899" w:rsidP="00FF4329">
      <w:pPr>
        <w:pStyle w:val="footnote"/>
      </w:pPr>
      <w:r>
        <w:rPr>
          <w:rStyle w:val="FootnoteReference"/>
        </w:rPr>
        <w:footnoteRef/>
      </w:r>
      <w:r>
        <w:t xml:space="preserve"> [JS] Fr. Lazarus has “will”</w:t>
      </w:r>
    </w:p>
  </w:footnote>
  <w:footnote w:id="586">
    <w:p w14:paraId="008D3EE2" w14:textId="77777777" w:rsidR="00B31899" w:rsidRDefault="00B31899" w:rsidP="00C544D6">
      <w:pPr>
        <w:pStyle w:val="footnote"/>
      </w:pPr>
      <w:r>
        <w:rPr>
          <w:rStyle w:val="FootnoteReference"/>
        </w:rPr>
        <w:footnoteRef/>
      </w:r>
      <w:r>
        <w:t xml:space="preserve"> Num. 11:34.</w:t>
      </w:r>
    </w:p>
  </w:footnote>
  <w:footnote w:id="587">
    <w:p w14:paraId="45B2152E" w14:textId="77777777" w:rsidR="00B31899" w:rsidRDefault="00B31899" w:rsidP="00C544D6">
      <w:pPr>
        <w:pStyle w:val="footnote"/>
      </w:pPr>
      <w:r>
        <w:rPr>
          <w:rStyle w:val="FootnoteReference"/>
        </w:rPr>
        <w:footnoteRef/>
      </w:r>
      <w:r>
        <w:t xml:space="preserve"> Num. 16:32.</w:t>
      </w:r>
    </w:p>
  </w:footnote>
  <w:footnote w:id="588">
    <w:p w14:paraId="4E447E07" w14:textId="714805BD" w:rsidR="00B31899" w:rsidRDefault="00B31899" w:rsidP="00FF4329">
      <w:pPr>
        <w:pStyle w:val="footnote"/>
      </w:pPr>
      <w:r>
        <w:rPr>
          <w:rStyle w:val="FootnoteReference"/>
        </w:rPr>
        <w:footnoteRef/>
      </w:r>
      <w:r>
        <w:t xml:space="preserve"> [JS] “did obeisance”. “bowed down to”.</w:t>
      </w:r>
    </w:p>
  </w:footnote>
  <w:footnote w:id="589">
    <w:p w14:paraId="74DDF551" w14:textId="7993EDFC" w:rsidR="00B31899" w:rsidRDefault="00B31899" w:rsidP="00FF4329">
      <w:pPr>
        <w:pStyle w:val="footnote"/>
      </w:pPr>
      <w:r>
        <w:rPr>
          <w:rStyle w:val="FootnoteReference"/>
        </w:rPr>
        <w:footnoteRef/>
      </w:r>
      <w:r>
        <w:t xml:space="preserve"> [JS] or fearful, terrible.</w:t>
      </w:r>
    </w:p>
  </w:footnote>
  <w:footnote w:id="590">
    <w:p w14:paraId="5BE35E93" w14:textId="77777777" w:rsidR="00B31899" w:rsidRDefault="00B31899" w:rsidP="00C544D6">
      <w:pPr>
        <w:pStyle w:val="footnote"/>
      </w:pPr>
      <w:r>
        <w:rPr>
          <w:rStyle w:val="FootnoteReference"/>
        </w:rPr>
        <w:footnoteRef/>
      </w:r>
      <w:r>
        <w:t xml:space="preserve"> children: </w:t>
      </w:r>
      <w:r w:rsidRPr="00B246C1">
        <w:rPr>
          <w:i/>
        </w:rPr>
        <w:t>lit</w:t>
      </w:r>
      <w:r>
        <w:t>. seed.</w:t>
      </w:r>
    </w:p>
  </w:footnote>
  <w:footnote w:id="591">
    <w:p w14:paraId="2898F4BB" w14:textId="7CD287CA" w:rsidR="00B31899" w:rsidRDefault="00B31899" w:rsidP="00335B68">
      <w:pPr>
        <w:pStyle w:val="footnote"/>
      </w:pPr>
      <w:r>
        <w:rPr>
          <w:rStyle w:val="FootnoteReference"/>
        </w:rPr>
        <w:footnoteRef/>
      </w:r>
      <w:r>
        <w:t xml:space="preserve"> [JS] or, “destruction”</w:t>
      </w:r>
    </w:p>
  </w:footnote>
  <w:footnote w:id="592">
    <w:p w14:paraId="6145EAB5" w14:textId="4C75086F" w:rsidR="00B31899" w:rsidRDefault="00B31899" w:rsidP="00335B68">
      <w:pPr>
        <w:pStyle w:val="footnote"/>
      </w:pPr>
      <w:r>
        <w:rPr>
          <w:rStyle w:val="FootnoteReference"/>
        </w:rPr>
        <w:footnoteRef/>
      </w:r>
      <w:r>
        <w:t xml:space="preserve"> [JS] or “the breach abated”</w:t>
      </w:r>
    </w:p>
  </w:footnote>
  <w:footnote w:id="593">
    <w:p w14:paraId="7BC84269" w14:textId="5FF802CF" w:rsidR="00B31899" w:rsidRDefault="00B31899" w:rsidP="00335B68">
      <w:pPr>
        <w:pStyle w:val="footnote"/>
      </w:pPr>
      <w:r>
        <w:rPr>
          <w:rStyle w:val="FootnoteReference"/>
        </w:rPr>
        <w:footnoteRef/>
      </w:r>
      <w:r>
        <w:t xml:space="preserve"> [JS] or “reckoned”</w:t>
      </w:r>
    </w:p>
  </w:footnote>
  <w:footnote w:id="594">
    <w:p w14:paraId="7C896B79" w14:textId="22421F6C" w:rsidR="00B31899" w:rsidRDefault="00B31899" w:rsidP="00335B68">
      <w:pPr>
        <w:pStyle w:val="footnote"/>
      </w:pPr>
      <w:r>
        <w:rPr>
          <w:rStyle w:val="FootnoteReference"/>
        </w:rPr>
        <w:footnoteRef/>
      </w:r>
      <w:r>
        <w:t xml:space="preserve"> [JS] literally “mingled” and “works”</w:t>
      </w:r>
    </w:p>
  </w:footnote>
  <w:footnote w:id="595">
    <w:p w14:paraId="642B0591" w14:textId="225C9085" w:rsidR="00B31899" w:rsidRDefault="00B31899" w:rsidP="00F208ED">
      <w:pPr>
        <w:pStyle w:val="footnote"/>
      </w:pPr>
      <w:r>
        <w:rPr>
          <w:rStyle w:val="FootnoteReference"/>
        </w:rPr>
        <w:footnoteRef/>
      </w:r>
      <w:r>
        <w:t xml:space="preserve"> [JS] or “give thanks to”, “thankfully confess with praise”</w:t>
      </w:r>
    </w:p>
  </w:footnote>
  <w:footnote w:id="596">
    <w:p w14:paraId="1D020CD0" w14:textId="190B32B1" w:rsidR="00B31899" w:rsidRDefault="00B31899" w:rsidP="00A87777">
      <w:pPr>
        <w:pStyle w:val="footnote"/>
      </w:pPr>
      <w:r>
        <w:rPr>
          <w:rStyle w:val="FootnoteReference"/>
        </w:rPr>
        <w:footnoteRef/>
      </w:r>
      <w:r>
        <w:t xml:space="preserve"> [JS] or “age to age”</w:t>
      </w:r>
    </w:p>
  </w:footnote>
  <w:footnote w:id="597">
    <w:p w14:paraId="0B2ABDB6" w14:textId="66F5B000" w:rsidR="00B31899" w:rsidRDefault="00B31899" w:rsidP="00F208ED">
      <w:pPr>
        <w:pStyle w:val="footnote"/>
      </w:pPr>
      <w:r>
        <w:rPr>
          <w:rStyle w:val="FootnoteReference"/>
        </w:rPr>
        <w:footnoteRef/>
      </w:r>
      <w:r>
        <w:t xml:space="preserve"> [JS] or “May it be! May it be” or “So be it! So be it!”</w:t>
      </w:r>
    </w:p>
  </w:footnote>
  <w:footnote w:id="598">
    <w:p w14:paraId="04C140F9" w14:textId="166D1F53" w:rsidR="00B31899" w:rsidRDefault="00B31899" w:rsidP="005843FD">
      <w:pPr>
        <w:pStyle w:val="footnote"/>
      </w:pPr>
      <w:r>
        <w:rPr>
          <w:rStyle w:val="FootnoteReference"/>
        </w:rPr>
        <w:footnoteRef/>
      </w:r>
      <w:r>
        <w:t xml:space="preserve"> [JS] or “give thanks to”, “thankfully confess with praise”</w:t>
      </w:r>
    </w:p>
  </w:footnote>
  <w:footnote w:id="599">
    <w:p w14:paraId="338DEC03" w14:textId="41CA3C59" w:rsidR="00B31899" w:rsidRDefault="00B31899" w:rsidP="005843FD">
      <w:pPr>
        <w:pStyle w:val="footnote"/>
      </w:pPr>
      <w:r>
        <w:rPr>
          <w:rStyle w:val="FootnoteReference"/>
        </w:rPr>
        <w:footnoteRef/>
      </w:r>
      <w:r>
        <w:t xml:space="preserve"> [JS] NETS and Fr. Lazarus have “sea” in place of “south”</w:t>
      </w:r>
    </w:p>
  </w:footnote>
  <w:footnote w:id="600">
    <w:p w14:paraId="6197905E" w14:textId="37F1FE6C" w:rsidR="00B31899" w:rsidRDefault="00B31899" w:rsidP="005843FD">
      <w:pPr>
        <w:pStyle w:val="footnote"/>
      </w:pPr>
      <w:r>
        <w:rPr>
          <w:rStyle w:val="FootnoteReference"/>
        </w:rPr>
        <w:footnoteRef/>
      </w:r>
      <w:r>
        <w:t xml:space="preserve"> [JS] or “praise and thank”, “thankfully confess with praise”</w:t>
      </w:r>
    </w:p>
  </w:footnote>
  <w:footnote w:id="601">
    <w:p w14:paraId="2927C9DC" w14:textId="30BA0C90" w:rsidR="00B31899" w:rsidRDefault="00B31899" w:rsidP="008B5FD0">
      <w:pPr>
        <w:pStyle w:val="footnote"/>
      </w:pPr>
      <w:r>
        <w:rPr>
          <w:rStyle w:val="FootnoteReference"/>
        </w:rPr>
        <w:footnoteRef/>
      </w:r>
      <w:r>
        <w:t xml:space="preserve"> [JS] or “praise and thank”, “thankfully confess with praise.”</w:t>
      </w:r>
    </w:p>
  </w:footnote>
  <w:footnote w:id="602">
    <w:p w14:paraId="6B4B3E8B" w14:textId="1A47DD82" w:rsidR="00B31899" w:rsidRDefault="00B31899" w:rsidP="005D0282">
      <w:pPr>
        <w:pStyle w:val="footnote"/>
      </w:pPr>
      <w:r>
        <w:rPr>
          <w:rStyle w:val="FootnoteReference"/>
        </w:rPr>
        <w:footnoteRef/>
      </w:r>
      <w:r>
        <w:t xml:space="preserve"> [JS] or “He helped them out of the way of their iniquity”</w:t>
      </w:r>
    </w:p>
  </w:footnote>
  <w:footnote w:id="603">
    <w:p w14:paraId="3CB0230A" w14:textId="77777777" w:rsidR="00B31899" w:rsidRDefault="00B31899"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04">
    <w:p w14:paraId="4C3C4DC6" w14:textId="4D9A8A9A" w:rsidR="00B31899" w:rsidRDefault="00B31899" w:rsidP="008B5FD0">
      <w:pPr>
        <w:pStyle w:val="footnote"/>
      </w:pPr>
      <w:r>
        <w:rPr>
          <w:rStyle w:val="FootnoteReference"/>
        </w:rPr>
        <w:footnoteRef/>
      </w:r>
      <w:r>
        <w:t xml:space="preserve"> [JS] or “praise and thank”, “thankfully confess with praise”</w:t>
      </w:r>
    </w:p>
  </w:footnote>
  <w:footnote w:id="605">
    <w:p w14:paraId="678ED315" w14:textId="00F5D3AB" w:rsidR="00B31899" w:rsidRDefault="00B31899" w:rsidP="0048178C">
      <w:pPr>
        <w:pStyle w:val="footnote"/>
      </w:pPr>
      <w:r>
        <w:rPr>
          <w:rStyle w:val="FootnoteReference"/>
        </w:rPr>
        <w:footnoteRef/>
      </w:r>
      <w:r>
        <w:t xml:space="preserve"> [JS] Fr. Lazarus has “all their skill was scuttled.”</w:t>
      </w:r>
    </w:p>
  </w:footnote>
  <w:footnote w:id="606">
    <w:p w14:paraId="34CCA381" w14:textId="4D43FBED" w:rsidR="00B31899" w:rsidRDefault="00B31899" w:rsidP="0048178C">
      <w:pPr>
        <w:pStyle w:val="footnote"/>
      </w:pPr>
      <w:r>
        <w:rPr>
          <w:rStyle w:val="FootnoteReference"/>
        </w:rPr>
        <w:footnoteRef/>
      </w:r>
      <w:r>
        <w:t xml:space="preserve"> [JS] or “praise and thank”, “thankfully confess with praise”</w:t>
      </w:r>
    </w:p>
  </w:footnote>
  <w:footnote w:id="607">
    <w:p w14:paraId="4C3D1737" w14:textId="77777777" w:rsidR="00B31899" w:rsidRDefault="00B31899" w:rsidP="00C544D6">
      <w:pPr>
        <w:pStyle w:val="footnote"/>
      </w:pPr>
      <w:r>
        <w:rPr>
          <w:rStyle w:val="FootnoteReference"/>
        </w:rPr>
        <w:footnoteRef/>
      </w:r>
      <w:r>
        <w:t xml:space="preserve"> ‘mercies of the Lord’: </w:t>
      </w:r>
      <w:r w:rsidRPr="00B246C1">
        <w:rPr>
          <w:i/>
        </w:rPr>
        <w:t>or</w:t>
      </w:r>
      <w:r>
        <w:t>, the Lord’s love.</w:t>
      </w:r>
    </w:p>
  </w:footnote>
  <w:footnote w:id="608">
    <w:p w14:paraId="0ED7A10C" w14:textId="45E3CDC2" w:rsidR="00B31899" w:rsidRDefault="00B31899" w:rsidP="00F56D7A">
      <w:pPr>
        <w:pStyle w:val="footnote"/>
      </w:pPr>
      <w:r>
        <w:rPr>
          <w:rStyle w:val="FootnoteReference"/>
        </w:rPr>
        <w:footnoteRef/>
      </w:r>
      <w:r>
        <w:t xml:space="preserve"> [JS] NETS has, “make music”, OSB, “give praise”</w:t>
      </w:r>
    </w:p>
  </w:footnote>
  <w:footnote w:id="609">
    <w:p w14:paraId="004CF885" w14:textId="714969FE" w:rsidR="00B31899" w:rsidRDefault="00B31899" w:rsidP="00F56D7A">
      <w:pPr>
        <w:pStyle w:val="footnote"/>
      </w:pPr>
      <w:r>
        <w:rPr>
          <w:rStyle w:val="FootnoteReference"/>
        </w:rPr>
        <w:footnoteRef/>
      </w:r>
      <w:r>
        <w:t xml:space="preserve"> [JS] “thankfully confess You with praise”</w:t>
      </w:r>
    </w:p>
  </w:footnote>
  <w:footnote w:id="610">
    <w:p w14:paraId="5EB077FD" w14:textId="77777777" w:rsidR="00B31899" w:rsidRDefault="00B31899" w:rsidP="00C544D6">
      <w:pPr>
        <w:pStyle w:val="footnote"/>
      </w:pPr>
      <w:r>
        <w:rPr>
          <w:rStyle w:val="FootnoteReference"/>
        </w:rPr>
        <w:footnoteRef/>
      </w:r>
      <w:r>
        <w:t xml:space="preserve"> The first 6 verses of this Psalm are almost identical with Psalm 56:8-12, and the rest only differ in 3 words from 59:7-14.</w:t>
      </w:r>
    </w:p>
  </w:footnote>
  <w:footnote w:id="611">
    <w:p w14:paraId="56236551" w14:textId="3FD3F8AE" w:rsidR="00B31899" w:rsidRDefault="00B31899" w:rsidP="00F56D7A">
      <w:pPr>
        <w:pStyle w:val="footnote"/>
      </w:pPr>
      <w:r>
        <w:rPr>
          <w:rStyle w:val="FootnoteReference"/>
        </w:rPr>
        <w:footnoteRef/>
      </w:r>
      <w:r>
        <w:t xml:space="preserve"> [JS] “holy place.”</w:t>
      </w:r>
    </w:p>
  </w:footnote>
  <w:footnote w:id="612">
    <w:p w14:paraId="32F80B0A" w14:textId="77777777" w:rsidR="00B31899" w:rsidRDefault="00B31899" w:rsidP="00C544D6">
      <w:pPr>
        <w:pStyle w:val="footnote"/>
      </w:pPr>
      <w:r>
        <w:rPr>
          <w:rStyle w:val="FootnoteReference"/>
        </w:rPr>
        <w:footnoteRef/>
      </w:r>
      <w:r>
        <w:t xml:space="preserve"> See Psalm 59:10 and footnote.</w:t>
      </w:r>
    </w:p>
  </w:footnote>
  <w:footnote w:id="613">
    <w:p w14:paraId="70CC4836" w14:textId="77777777" w:rsidR="00B31899" w:rsidRDefault="00B31899"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14">
    <w:p w14:paraId="38EEC6DA" w14:textId="0ACCF4C3" w:rsidR="00B31899" w:rsidRDefault="00B31899" w:rsidP="00814FC4">
      <w:pPr>
        <w:pStyle w:val="footnote"/>
      </w:pPr>
      <w:r>
        <w:rPr>
          <w:rStyle w:val="FootnoteReference"/>
        </w:rPr>
        <w:footnoteRef/>
      </w:r>
      <w:r>
        <w:t xml:space="preserve"> [JS] or “lawlessness”</w:t>
      </w:r>
    </w:p>
  </w:footnote>
  <w:footnote w:id="615">
    <w:p w14:paraId="67FB27B1" w14:textId="3F7103C4" w:rsidR="00B31899" w:rsidRDefault="00B31899" w:rsidP="00C544D6">
      <w:pPr>
        <w:pStyle w:val="footnote"/>
      </w:pPr>
      <w:r>
        <w:rPr>
          <w:rStyle w:val="FootnoteReference"/>
        </w:rPr>
        <w:footnoteRef/>
      </w:r>
      <w:r>
        <w:t xml:space="preserve"> Cf. Num. 5:22.</w:t>
      </w:r>
    </w:p>
  </w:footnote>
  <w:footnote w:id="616">
    <w:p w14:paraId="292E96AE" w14:textId="77777777" w:rsidR="00B31899" w:rsidRDefault="00B31899" w:rsidP="00C544D6">
      <w:pPr>
        <w:pStyle w:val="footnote"/>
      </w:pPr>
      <w:r>
        <w:rPr>
          <w:rStyle w:val="FootnoteReference"/>
        </w:rPr>
        <w:footnoteRef/>
      </w:r>
      <w:r>
        <w:t xml:space="preserve"> Mt. 27:39.</w:t>
      </w:r>
    </w:p>
  </w:footnote>
  <w:footnote w:id="617">
    <w:p w14:paraId="151268C5" w14:textId="656FFD88" w:rsidR="00B31899" w:rsidRDefault="00B31899" w:rsidP="003A31BD">
      <w:pPr>
        <w:pStyle w:val="footnote"/>
      </w:pPr>
      <w:r>
        <w:rPr>
          <w:rStyle w:val="FootnoteReference"/>
        </w:rPr>
        <w:footnoteRef/>
      </w:r>
      <w:r>
        <w:t xml:space="preserve"> [JS] or “give thanks to”. “thankfully confess with praise”</w:t>
      </w:r>
    </w:p>
  </w:footnote>
  <w:footnote w:id="618">
    <w:p w14:paraId="7B5761D5" w14:textId="1159D032" w:rsidR="00B31899" w:rsidRDefault="00B31899"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9">
    <w:p w14:paraId="6251134D" w14:textId="77777777" w:rsidR="00B31899" w:rsidRDefault="00B31899"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0">
    <w:p w14:paraId="09E5E6C1" w14:textId="13B68B37" w:rsidR="00B31899" w:rsidRDefault="00B31899" w:rsidP="00AB05E1">
      <w:pPr>
        <w:pStyle w:val="footnote"/>
      </w:pPr>
      <w:r>
        <w:rPr>
          <w:rStyle w:val="FootnoteReference"/>
        </w:rPr>
        <w:footnoteRef/>
      </w:r>
      <w:r>
        <w:t xml:space="preserve"> [JS] “with You is the dominion/rule in the day of Your power”</w:t>
      </w:r>
    </w:p>
  </w:footnote>
  <w:footnote w:id="621">
    <w:p w14:paraId="5B5E529A" w14:textId="5149157C" w:rsidR="00B31899" w:rsidRDefault="00B31899" w:rsidP="00C544D6">
      <w:pPr>
        <w:pStyle w:val="footnote"/>
      </w:pPr>
      <w:r>
        <w:rPr>
          <w:rStyle w:val="FootnoteReference"/>
        </w:rPr>
        <w:footnoteRef/>
      </w:r>
      <w:r>
        <w:t xml:space="preserve"> Cf. 1 Cor. 15:41-43.</w:t>
      </w:r>
    </w:p>
  </w:footnote>
  <w:footnote w:id="622">
    <w:p w14:paraId="58BF3DF2" w14:textId="33BF2504" w:rsidR="00B31899" w:rsidRDefault="00B31899" w:rsidP="00AB05E1">
      <w:pPr>
        <w:pStyle w:val="footnote"/>
      </w:pPr>
      <w:r>
        <w:rPr>
          <w:rStyle w:val="FootnoteReference"/>
        </w:rPr>
        <w:footnoteRef/>
      </w:r>
      <w:r>
        <w:t xml:space="preserve"> [JS] literally “morning star”</w:t>
      </w:r>
    </w:p>
  </w:footnote>
  <w:footnote w:id="623">
    <w:p w14:paraId="4C93D1C9" w14:textId="77777777" w:rsidR="00B31899" w:rsidRDefault="00B31899"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24">
    <w:p w14:paraId="1E1E10F2" w14:textId="52211208" w:rsidR="00B31899" w:rsidRDefault="00B31899" w:rsidP="00AB05E1">
      <w:pPr>
        <w:pStyle w:val="footnote"/>
      </w:pPr>
      <w:r>
        <w:rPr>
          <w:rStyle w:val="FootnoteReference"/>
        </w:rPr>
        <w:footnoteRef/>
      </w:r>
      <w:r>
        <w:t xml:space="preserve"> [JS] Fr. Lazarus renders “repent” as “change His mind”</w:t>
      </w:r>
    </w:p>
  </w:footnote>
  <w:footnote w:id="625">
    <w:p w14:paraId="5DE3DED0" w14:textId="77777777" w:rsidR="00B31899" w:rsidRDefault="00B31899" w:rsidP="00C544D6">
      <w:pPr>
        <w:pStyle w:val="footnote"/>
      </w:pPr>
      <w:r>
        <w:rPr>
          <w:rStyle w:val="FootnoteReference"/>
        </w:rPr>
        <w:footnoteRef/>
      </w:r>
      <w:r>
        <w:t xml:space="preserve"> Heb. 7:21.</w:t>
      </w:r>
    </w:p>
  </w:footnote>
  <w:footnote w:id="626">
    <w:p w14:paraId="09E7C6C1" w14:textId="5A2E3633" w:rsidR="00B31899" w:rsidRDefault="00B31899"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7">
    <w:p w14:paraId="5F67B7A9" w14:textId="253D54A9" w:rsidR="00B31899" w:rsidRDefault="00B31899" w:rsidP="003C200D">
      <w:pPr>
        <w:pStyle w:val="footnote"/>
      </w:pPr>
      <w:r>
        <w:rPr>
          <w:rStyle w:val="FootnoteReference"/>
        </w:rPr>
        <w:footnoteRef/>
      </w:r>
      <w:r>
        <w:t xml:space="preserve"> [JS] or “give thanks,” or “thankfully confess with praise”</w:t>
      </w:r>
    </w:p>
  </w:footnote>
  <w:footnote w:id="628">
    <w:p w14:paraId="71D97FF3" w14:textId="5ADB40B3" w:rsidR="00B31899" w:rsidRDefault="00B31899" w:rsidP="00680987">
      <w:pPr>
        <w:pStyle w:val="footnote"/>
      </w:pPr>
      <w:r>
        <w:rPr>
          <w:rStyle w:val="FootnoteReference"/>
        </w:rPr>
        <w:footnoteRef/>
      </w:r>
      <w:r>
        <w:t xml:space="preserve"> [JS] or “assembly”</w:t>
      </w:r>
    </w:p>
  </w:footnote>
  <w:footnote w:id="629">
    <w:p w14:paraId="794D19AF" w14:textId="3FB23375" w:rsidR="00B31899" w:rsidRDefault="00B31899" w:rsidP="00680987">
      <w:pPr>
        <w:pStyle w:val="footnote"/>
      </w:pPr>
      <w:r>
        <w:rPr>
          <w:rStyle w:val="FootnoteReference"/>
        </w:rPr>
        <w:footnoteRef/>
      </w:r>
      <w:r>
        <w:t xml:space="preserve"> [JS] or “sought out in all things according to His will.”</w:t>
      </w:r>
    </w:p>
  </w:footnote>
  <w:footnote w:id="630">
    <w:p w14:paraId="20B5E251" w14:textId="0958B144" w:rsidR="00B31899" w:rsidRDefault="00B31899" w:rsidP="003C200D">
      <w:pPr>
        <w:pStyle w:val="footnote"/>
      </w:pPr>
      <w:r>
        <w:rPr>
          <w:rStyle w:val="FootnoteReference"/>
        </w:rPr>
        <w:footnoteRef/>
      </w:r>
      <w:r>
        <w:t xml:space="preserve"> [JS] or “thanksgiving,” or “thankful confession with praise”</w:t>
      </w:r>
    </w:p>
  </w:footnote>
  <w:footnote w:id="631">
    <w:p w14:paraId="1BC090E3" w14:textId="77777777" w:rsidR="00B31899" w:rsidRDefault="00B31899"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32">
    <w:p w14:paraId="458325D6" w14:textId="77777777" w:rsidR="00B31899" w:rsidRDefault="00B31899" w:rsidP="00C544D6">
      <w:pPr>
        <w:pStyle w:val="footnote"/>
      </w:pPr>
      <w:r>
        <w:rPr>
          <w:rStyle w:val="FootnoteReference"/>
        </w:rPr>
        <w:footnoteRef/>
      </w:r>
      <w:r>
        <w:t xml:space="preserve"> Gen. 6:18; 9:9f; 15; 17; Ex. 19:5; Mk. 14:24; Lk. 22:20,29,30.</w:t>
      </w:r>
    </w:p>
  </w:footnote>
  <w:footnote w:id="633">
    <w:p w14:paraId="37902716" w14:textId="6DF49123" w:rsidR="00B31899" w:rsidRDefault="00B31899" w:rsidP="001F0BA8">
      <w:pPr>
        <w:pStyle w:val="footnote"/>
      </w:pPr>
      <w:r>
        <w:rPr>
          <w:rStyle w:val="FootnoteReference"/>
        </w:rPr>
        <w:footnoteRef/>
      </w:r>
      <w:r>
        <w:t xml:space="preserve"> [JS] or “awesome”, “terrible”</w:t>
      </w:r>
    </w:p>
  </w:footnote>
  <w:footnote w:id="634">
    <w:p w14:paraId="534F669F" w14:textId="77777777" w:rsidR="00B31899" w:rsidRDefault="00B31899"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35">
    <w:p w14:paraId="2820C079" w14:textId="019C661F" w:rsidR="00B31899" w:rsidRDefault="00B31899" w:rsidP="00C544D6">
      <w:pPr>
        <w:pStyle w:val="footnote"/>
      </w:pPr>
      <w:r>
        <w:rPr>
          <w:rStyle w:val="FootnoteReference"/>
        </w:rPr>
        <w:footnoteRef/>
      </w:r>
      <w:r>
        <w:t xml:space="preserve"> To cultivate this fear is to practice living in the presence of God, which is the height of wisdom and understanding.</w:t>
      </w:r>
    </w:p>
  </w:footnote>
  <w:footnote w:id="636">
    <w:p w14:paraId="4EC2A81B" w14:textId="24C25CFD" w:rsidR="00B31899" w:rsidRDefault="00B31899" w:rsidP="009717D4">
      <w:pPr>
        <w:pStyle w:val="footnote"/>
      </w:pPr>
      <w:r>
        <w:rPr>
          <w:rStyle w:val="FootnoteReference"/>
        </w:rPr>
        <w:footnoteRef/>
      </w:r>
      <w:r>
        <w:t xml:space="preserve"> [JS] or “endures forever and ever”</w:t>
      </w:r>
    </w:p>
  </w:footnote>
  <w:footnote w:id="637">
    <w:p w14:paraId="6ED31546" w14:textId="32850D5D" w:rsidR="00B31899" w:rsidRDefault="00B31899" w:rsidP="00081087">
      <w:pPr>
        <w:pStyle w:val="footnote"/>
      </w:pPr>
      <w:r>
        <w:rPr>
          <w:rStyle w:val="FootnoteReference"/>
        </w:rPr>
        <w:footnoteRef/>
      </w:r>
      <w:r>
        <w:t xml:space="preserve"> [JS] or “dawned”</w:t>
      </w:r>
    </w:p>
  </w:footnote>
  <w:footnote w:id="638">
    <w:p w14:paraId="56F05B01" w14:textId="70E648CE" w:rsidR="00B31899" w:rsidRDefault="00B31899" w:rsidP="00081087">
      <w:pPr>
        <w:pStyle w:val="footnote"/>
      </w:pPr>
      <w:r>
        <w:rPr>
          <w:rStyle w:val="FootnoteReference"/>
        </w:rPr>
        <w:footnoteRef/>
      </w:r>
      <w:r>
        <w:t xml:space="preserve"> [JS] NETS interprets this as “He scattered [His enemies]”</w:t>
      </w:r>
    </w:p>
  </w:footnote>
  <w:footnote w:id="639">
    <w:p w14:paraId="246FBDEA" w14:textId="2D78AE51" w:rsidR="00B31899" w:rsidRDefault="00B31899" w:rsidP="00081087">
      <w:pPr>
        <w:pStyle w:val="footnote"/>
      </w:pPr>
      <w:r>
        <w:rPr>
          <w:rStyle w:val="FootnoteReference"/>
        </w:rPr>
        <w:footnoteRef/>
      </w:r>
      <w:r>
        <w:t xml:space="preserve"> [JS] or “contines forever and ever”</w:t>
      </w:r>
    </w:p>
  </w:footnote>
  <w:footnote w:id="640">
    <w:p w14:paraId="58019E44" w14:textId="02459B25" w:rsidR="00B31899" w:rsidRDefault="00B31899" w:rsidP="00081087">
      <w:pPr>
        <w:pStyle w:val="footnote"/>
      </w:pPr>
      <w:r>
        <w:rPr>
          <w:rStyle w:val="FootnoteReference"/>
        </w:rPr>
        <w:footnoteRef/>
      </w:r>
      <w:r>
        <w:t xml:space="preserve"> [JS] or “he will be raised to power and glory.”</w:t>
      </w:r>
    </w:p>
  </w:footnote>
  <w:footnote w:id="641">
    <w:p w14:paraId="0B84AC37" w14:textId="74BB2C6D" w:rsidR="00B31899" w:rsidRDefault="00B31899" w:rsidP="00C544D6">
      <w:pPr>
        <w:pStyle w:val="footnote"/>
      </w:pPr>
      <w:r>
        <w:rPr>
          <w:rStyle w:val="FootnoteReference"/>
        </w:rPr>
        <w:footnoteRef/>
      </w:r>
      <w:r>
        <w:t xml:space="preserve"> ‘The world is passing away, and the desire for it; but anyone who does the will of God lives forever’ (1 Jn. 2:17).</w:t>
      </w:r>
    </w:p>
  </w:footnote>
  <w:footnote w:id="642">
    <w:p w14:paraId="7BCF6DAD" w14:textId="145C36D2" w:rsidR="00B31899" w:rsidRDefault="00B31899"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43">
    <w:p w14:paraId="5B7D718A" w14:textId="55E58CE6" w:rsidR="00B31899" w:rsidRDefault="00B31899" w:rsidP="00694704">
      <w:pPr>
        <w:pStyle w:val="footnote"/>
      </w:pPr>
      <w:r>
        <w:rPr>
          <w:rStyle w:val="FootnoteReference"/>
        </w:rPr>
        <w:footnoteRef/>
      </w:r>
      <w:r>
        <w:t xml:space="preserve"> [JS] all others have “servants”, but Fr. Athanasius from the Coptic has “children”, which Fr. Lazarus has as well.</w:t>
      </w:r>
    </w:p>
  </w:footnote>
  <w:footnote w:id="644">
    <w:p w14:paraId="5FAF92C9" w14:textId="77777777" w:rsidR="00B31899" w:rsidRDefault="00B31899" w:rsidP="00C544D6">
      <w:pPr>
        <w:pStyle w:val="footnote"/>
      </w:pPr>
      <w:r>
        <w:rPr>
          <w:rStyle w:val="FootnoteReference"/>
        </w:rPr>
        <w:footnoteRef/>
      </w:r>
      <w:r>
        <w:t xml:space="preserve"> Ex. 19:6; 29:43-46; Deut. 27:9; Is. 63:18,19; Jer. 2:3; 2 Cor. 6:16.</w:t>
      </w:r>
    </w:p>
  </w:footnote>
  <w:footnote w:id="645">
    <w:p w14:paraId="6D9F1C7B" w14:textId="0AA2BDBF" w:rsidR="00B31899" w:rsidRDefault="00B31899"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46">
    <w:p w14:paraId="0C14975E" w14:textId="016BE0A8" w:rsidR="00B31899" w:rsidRDefault="00B31899" w:rsidP="00C544D6">
      <w:pPr>
        <w:pStyle w:val="footnote"/>
      </w:pPr>
      <w:r>
        <w:rPr>
          <w:rStyle w:val="FootnoteReference"/>
        </w:rPr>
        <w:footnoteRef/>
      </w:r>
      <w:r>
        <w:t xml:space="preserve"> Earth rocked and rolled in travail at the birth of a nation (cf. Jn. 16:20-22).</w:t>
      </w:r>
    </w:p>
  </w:footnote>
  <w:footnote w:id="647">
    <w:p w14:paraId="57A4E776" w14:textId="40FC4D7E" w:rsidR="00B31899" w:rsidRDefault="00B31899" w:rsidP="004446FE">
      <w:pPr>
        <w:pStyle w:val="footnote"/>
      </w:pPr>
      <w:r>
        <w:rPr>
          <w:rStyle w:val="FootnoteReference"/>
        </w:rPr>
        <w:footnoteRef/>
      </w:r>
      <w:r>
        <w:t xml:space="preserve"> [JS] or “presence”</w:t>
      </w:r>
    </w:p>
  </w:footnote>
  <w:footnote w:id="648">
    <w:p w14:paraId="0CFFAE38" w14:textId="5E3C02BC" w:rsidR="00B31899" w:rsidRDefault="00B31899" w:rsidP="00C544D6">
      <w:pPr>
        <w:pStyle w:val="footnote"/>
      </w:pPr>
      <w:r>
        <w:rPr>
          <w:rStyle w:val="FootnoteReference"/>
        </w:rPr>
        <w:footnoteRef/>
      </w:r>
      <w:r>
        <w:t xml:space="preserve"> Cf. John 1:18; 3:13; Wisdom 18:16.</w:t>
      </w:r>
    </w:p>
  </w:footnote>
  <w:footnote w:id="649">
    <w:p w14:paraId="47CB4F3E" w14:textId="77777777" w:rsidR="00B31899" w:rsidRDefault="00B31899"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0">
    <w:p w14:paraId="30F48768" w14:textId="75F7FA85" w:rsidR="00B31899" w:rsidRDefault="00B31899" w:rsidP="00BD138C">
      <w:pPr>
        <w:pStyle w:val="footnote"/>
      </w:pPr>
      <w:r>
        <w:rPr>
          <w:rStyle w:val="FootnoteReference"/>
        </w:rPr>
        <w:footnoteRef/>
      </w:r>
      <w:r>
        <w:t xml:space="preserve"> [JS] or “from now and forevermore.”</w:t>
      </w:r>
    </w:p>
  </w:footnote>
  <w:footnote w:id="651">
    <w:p w14:paraId="5DABE081" w14:textId="210E3418" w:rsidR="00B31899" w:rsidRDefault="00B31899"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52">
    <w:p w14:paraId="4FB65011" w14:textId="5A457A03" w:rsidR="00B31899" w:rsidRDefault="00B31899" w:rsidP="00D27B1F">
      <w:pPr>
        <w:pStyle w:val="footnote"/>
      </w:pPr>
      <w:r>
        <w:rPr>
          <w:rStyle w:val="FootnoteReference"/>
        </w:rPr>
        <w:footnoteRef/>
      </w:r>
      <w:r>
        <w:t xml:space="preserve"> [JS] or “cry”</w:t>
      </w:r>
    </w:p>
  </w:footnote>
  <w:footnote w:id="653">
    <w:p w14:paraId="181149B5" w14:textId="32524C88" w:rsidR="00B31899" w:rsidRDefault="00B31899" w:rsidP="00D27B1F">
      <w:pPr>
        <w:pStyle w:val="footnote"/>
      </w:pPr>
      <w:r>
        <w:rPr>
          <w:rStyle w:val="FootnoteReference"/>
        </w:rPr>
        <w:footnoteRef/>
      </w:r>
      <w:r>
        <w:t xml:space="preserve"> [JS] or “rescue”, i.e. “O Lord, rescue me!”</w:t>
      </w:r>
    </w:p>
  </w:footnote>
  <w:footnote w:id="654">
    <w:p w14:paraId="25D08CAE" w14:textId="420582EC" w:rsidR="00B31899" w:rsidRDefault="00B31899" w:rsidP="00C544D6">
      <w:pPr>
        <w:pStyle w:val="footnote"/>
      </w:pPr>
      <w:r>
        <w:rPr>
          <w:rStyle w:val="FootnoteReference"/>
        </w:rPr>
        <w:footnoteRef/>
      </w:r>
      <w:r>
        <w:t xml:space="preserve"> cf. Heb. 4:10; Phil. 2:12; Mt. 11:28,29; Jer. 6:16.</w:t>
      </w:r>
    </w:p>
  </w:footnote>
  <w:footnote w:id="655">
    <w:p w14:paraId="05F0C10B" w14:textId="6BC266D9" w:rsidR="00B31899" w:rsidRDefault="00B31899" w:rsidP="0099246B">
      <w:pPr>
        <w:pStyle w:val="footnote"/>
      </w:pPr>
      <w:r>
        <w:rPr>
          <w:rStyle w:val="FootnoteReference"/>
        </w:rPr>
        <w:footnoteRef/>
      </w:r>
      <w:r>
        <w:t xml:space="preserve"> [JS] Fr. Lazarus has, “I will live to please the Lord”</w:t>
      </w:r>
    </w:p>
  </w:footnote>
  <w:footnote w:id="656">
    <w:p w14:paraId="4CB1C48E" w14:textId="77777777" w:rsidR="00B31899" w:rsidRDefault="00B31899" w:rsidP="00C544D6">
      <w:pPr>
        <w:pStyle w:val="footnote"/>
      </w:pPr>
      <w:r>
        <w:rPr>
          <w:rStyle w:val="FootnoteReference"/>
        </w:rPr>
        <w:footnoteRef/>
      </w:r>
      <w:r>
        <w:t xml:space="preserve"> 2 Cor. 4:13.</w:t>
      </w:r>
    </w:p>
  </w:footnote>
  <w:footnote w:id="657">
    <w:p w14:paraId="3BB26747" w14:textId="6DF70EDA" w:rsidR="00B31899" w:rsidRDefault="00B31899" w:rsidP="00040C56">
      <w:pPr>
        <w:pStyle w:val="footnote"/>
      </w:pPr>
      <w:r>
        <w:rPr>
          <w:rStyle w:val="FootnoteReference"/>
        </w:rPr>
        <w:footnoteRef/>
      </w:r>
      <w:r>
        <w:t xml:space="preserve"> [JS] or “brought very low”</w:t>
      </w:r>
    </w:p>
  </w:footnote>
  <w:footnote w:id="658">
    <w:p w14:paraId="14C69153" w14:textId="7E1050DE" w:rsidR="00B31899" w:rsidRDefault="00B31899" w:rsidP="00B403A1">
      <w:pPr>
        <w:pStyle w:val="footnote"/>
      </w:pPr>
      <w:r>
        <w:rPr>
          <w:rStyle w:val="FootnoteReference"/>
        </w:rPr>
        <w:footnoteRef/>
      </w:r>
      <w:r>
        <w:t xml:space="preserve"> [JS] OSB has, “ecstasy,” Fr. Lazarus has “madness,” Brenton has “amazement.”</w:t>
      </w:r>
    </w:p>
  </w:footnote>
  <w:footnote w:id="659">
    <w:p w14:paraId="01F55DAD" w14:textId="6E588482" w:rsidR="00B31899" w:rsidRDefault="00B31899" w:rsidP="00B403A1">
      <w:pPr>
        <w:pStyle w:val="footnote"/>
      </w:pPr>
      <w:r>
        <w:rPr>
          <w:rStyle w:val="FootnoteReference"/>
        </w:rPr>
        <w:footnoteRef/>
      </w:r>
      <w:r>
        <w:t xml:space="preserve"> [JS] NETS and OSB omit vs. 5.</w:t>
      </w:r>
    </w:p>
  </w:footnote>
  <w:footnote w:id="660">
    <w:p w14:paraId="0273528E" w14:textId="77777777" w:rsidR="00B31899" w:rsidRDefault="00B31899" w:rsidP="00F01C0B">
      <w:pPr>
        <w:pStyle w:val="footnote"/>
      </w:pPr>
      <w:r>
        <w:rPr>
          <w:rStyle w:val="FootnoteReference"/>
        </w:rPr>
        <w:footnoteRef/>
      </w:r>
      <w:r>
        <w:t xml:space="preserve"> [JS] literally, “holy ones.”</w:t>
      </w:r>
    </w:p>
  </w:footnote>
  <w:footnote w:id="661">
    <w:p w14:paraId="536B616C" w14:textId="77777777" w:rsidR="00B31899" w:rsidRDefault="00B31899" w:rsidP="00F01C0B">
      <w:pPr>
        <w:pStyle w:val="footnote"/>
      </w:pPr>
      <w:r>
        <w:rPr>
          <w:rStyle w:val="FootnoteReference"/>
        </w:rPr>
        <w:footnoteRef/>
      </w:r>
      <w:r>
        <w:t xml:space="preserve"> </w:t>
      </w:r>
      <w:r w:rsidRPr="00DC02D9">
        <w:rPr>
          <w:i/>
        </w:rPr>
        <w:t>Or:</w:t>
      </w:r>
      <w:r>
        <w:t xml:space="preserve"> costly (Wisdom 1:13-16).</w:t>
      </w:r>
    </w:p>
  </w:footnote>
  <w:footnote w:id="662">
    <w:p w14:paraId="6DE0E1BC" w14:textId="28145809" w:rsidR="00B31899" w:rsidRDefault="00B31899" w:rsidP="00B403A1">
      <w:pPr>
        <w:pStyle w:val="footnote"/>
      </w:pPr>
      <w:r>
        <w:rPr>
          <w:rStyle w:val="FootnoteReference"/>
        </w:rPr>
        <w:footnoteRef/>
      </w:r>
      <w:r>
        <w:t xml:space="preserve"> [JS] litearlly, “slave”.</w:t>
      </w:r>
    </w:p>
  </w:footnote>
  <w:footnote w:id="663">
    <w:p w14:paraId="74CEF705" w14:textId="6A24290B" w:rsidR="00B31899" w:rsidRDefault="00B31899" w:rsidP="00B403A1">
      <w:pPr>
        <w:pStyle w:val="footnote"/>
      </w:pPr>
      <w:r>
        <w:rPr>
          <w:rStyle w:val="FootnoteReference"/>
        </w:rPr>
        <w:footnoteRef/>
      </w:r>
      <w:r>
        <w:t xml:space="preserve"> [JS] [] lacking in NETS and OSB.</w:t>
      </w:r>
    </w:p>
  </w:footnote>
  <w:footnote w:id="664">
    <w:p w14:paraId="380C2FA4" w14:textId="77777777" w:rsidR="00B31899" w:rsidRDefault="00B31899" w:rsidP="00C544D6">
      <w:pPr>
        <w:pStyle w:val="footnote"/>
      </w:pPr>
      <w:r>
        <w:rPr>
          <w:rStyle w:val="FootnoteReference"/>
        </w:rPr>
        <w:footnoteRef/>
      </w:r>
      <w:r>
        <w:t xml:space="preserve"> Rom. 15:11.</w:t>
      </w:r>
    </w:p>
  </w:footnote>
  <w:footnote w:id="665">
    <w:p w14:paraId="62277668" w14:textId="3F273B69" w:rsidR="00B31899" w:rsidRDefault="00B31899" w:rsidP="00A63B10">
      <w:pPr>
        <w:pStyle w:val="footnote"/>
      </w:pPr>
      <w:r>
        <w:rPr>
          <w:rStyle w:val="FootnoteReference"/>
        </w:rPr>
        <w:footnoteRef/>
      </w:r>
      <w:r>
        <w:t xml:space="preserve"> [JS] Fr. Lazarus has “is strong” NETS has “became strong towards us,” OSB has “rules over us.”</w:t>
      </w:r>
    </w:p>
  </w:footnote>
  <w:footnote w:id="666">
    <w:p w14:paraId="5730A607" w14:textId="6F7B9D5F" w:rsidR="00B31899" w:rsidRDefault="00B31899" w:rsidP="00407DA2">
      <w:pPr>
        <w:pStyle w:val="footnote"/>
      </w:pPr>
      <w:r>
        <w:rPr>
          <w:rStyle w:val="FootnoteReference"/>
        </w:rPr>
        <w:footnoteRef/>
      </w:r>
      <w:r>
        <w:t xml:space="preserve"> [JS] “thankfully confess the Lord with praise,” here and throughout</w:t>
      </w:r>
    </w:p>
  </w:footnote>
  <w:footnote w:id="667">
    <w:p w14:paraId="468C84B0" w14:textId="77777777" w:rsidR="00B31899" w:rsidRDefault="00B31899" w:rsidP="00C544D6">
      <w:pPr>
        <w:pStyle w:val="footnote"/>
      </w:pPr>
      <w:r>
        <w:rPr>
          <w:rStyle w:val="FootnoteReference"/>
        </w:rPr>
        <w:footnoteRef/>
      </w:r>
      <w:r>
        <w:t xml:space="preserve"> Mercy </w:t>
      </w:r>
      <w:r w:rsidRPr="00DC02D9">
        <w:rPr>
          <w:i/>
        </w:rPr>
        <w:t>or</w:t>
      </w:r>
      <w:r>
        <w:t xml:space="preserve"> love.</w:t>
      </w:r>
    </w:p>
  </w:footnote>
  <w:footnote w:id="668">
    <w:p w14:paraId="17CB332D" w14:textId="77777777" w:rsidR="00B31899" w:rsidRPr="00C544D6" w:rsidRDefault="00B31899" w:rsidP="00C544D6">
      <w:pPr>
        <w:pStyle w:val="footnote"/>
      </w:pPr>
      <w:r w:rsidRPr="00C544D6">
        <w:rPr>
          <w:rStyle w:val="FootnoteReference"/>
          <w:vertAlign w:val="baseline"/>
        </w:rPr>
        <w:footnoteRef/>
      </w:r>
      <w:r w:rsidRPr="00C544D6">
        <w:t xml:space="preserve"> Heb. 13:6.</w:t>
      </w:r>
    </w:p>
  </w:footnote>
  <w:footnote w:id="669">
    <w:p w14:paraId="0D5076CD" w14:textId="11027FF0" w:rsidR="00B31899" w:rsidRDefault="00B31899" w:rsidP="00C13781">
      <w:pPr>
        <w:pStyle w:val="footnote"/>
      </w:pPr>
      <w:r>
        <w:rPr>
          <w:rStyle w:val="FootnoteReference"/>
        </w:rPr>
        <w:footnoteRef/>
      </w:r>
      <w:r>
        <w:t xml:space="preserve"> [JS] Fr. Lazarus has “see the fall of”</w:t>
      </w:r>
    </w:p>
  </w:footnote>
  <w:footnote w:id="670">
    <w:p w14:paraId="6976F3A7" w14:textId="5D43CA43" w:rsidR="00B31899" w:rsidRDefault="00B31899"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71">
    <w:p w14:paraId="54F1DDA3" w14:textId="7FA1559F" w:rsidR="00B31899" w:rsidRDefault="00B31899" w:rsidP="00283E41">
      <w:pPr>
        <w:pStyle w:val="footnote"/>
      </w:pPr>
      <w:r>
        <w:rPr>
          <w:rStyle w:val="FootnoteReference"/>
        </w:rPr>
        <w:footnoteRef/>
      </w:r>
      <w:r>
        <w:t xml:space="preserve"> [JS] or “give thanks to”, “thankfully confess with praise”</w:t>
      </w:r>
    </w:p>
  </w:footnote>
  <w:footnote w:id="672">
    <w:p w14:paraId="6FF61961" w14:textId="48C00F3F" w:rsidR="00B31899" w:rsidRDefault="00B31899" w:rsidP="00283E41">
      <w:pPr>
        <w:pStyle w:val="footnote"/>
      </w:pPr>
      <w:r>
        <w:rPr>
          <w:rStyle w:val="FootnoteReference"/>
        </w:rPr>
        <w:footnoteRef/>
      </w:r>
      <w:r>
        <w:t xml:space="preserve"> [JS] or “praise and thank,” “thankfully confess with praise”</w:t>
      </w:r>
    </w:p>
  </w:footnote>
  <w:footnote w:id="673">
    <w:p w14:paraId="136E3140" w14:textId="77777777" w:rsidR="00B31899" w:rsidRDefault="00B31899"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74">
    <w:p w14:paraId="130CB8A8" w14:textId="3314BD86" w:rsidR="00B31899" w:rsidRDefault="00B31899" w:rsidP="00283E41">
      <w:pPr>
        <w:pStyle w:val="footnote"/>
      </w:pPr>
      <w:r>
        <w:rPr>
          <w:rStyle w:val="FootnoteReference"/>
        </w:rPr>
        <w:footnoteRef/>
      </w:r>
      <w:r>
        <w:t xml:space="preserve"> [JS] or “prosper us”</w:t>
      </w:r>
    </w:p>
  </w:footnote>
  <w:footnote w:id="675">
    <w:p w14:paraId="7A2D9627" w14:textId="49D0AACD" w:rsidR="00B31899" w:rsidRDefault="00B31899" w:rsidP="00407DA2">
      <w:pPr>
        <w:pStyle w:val="footnote"/>
      </w:pPr>
      <w:r>
        <w:rPr>
          <w:rStyle w:val="FootnoteReference"/>
        </w:rPr>
        <w:footnoteRef/>
      </w:r>
      <w:r>
        <w:t xml:space="preserve"> [JS] or “revealed Himself to us”</w:t>
      </w:r>
    </w:p>
  </w:footnote>
  <w:footnote w:id="676">
    <w:p w14:paraId="05642717" w14:textId="78CE3F15" w:rsidR="00B31899" w:rsidRDefault="00B31899"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7">
    <w:p w14:paraId="27685407" w14:textId="50DBBE13" w:rsidR="00B31899" w:rsidRDefault="00B31899"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8">
    <w:p w14:paraId="10B6A538" w14:textId="218D14D9" w:rsidR="00B31899" w:rsidRDefault="00B31899" w:rsidP="00407DA2">
      <w:pPr>
        <w:pStyle w:val="footnote"/>
      </w:pPr>
      <w:r>
        <w:rPr>
          <w:rStyle w:val="FootnoteReference"/>
        </w:rPr>
        <w:footnoteRef/>
      </w:r>
      <w:r>
        <w:t xml:space="preserve"> [JS] “thankfully confess You with praise”</w:t>
      </w:r>
    </w:p>
  </w:footnote>
  <w:footnote w:id="679">
    <w:p w14:paraId="327B2E03" w14:textId="17966534" w:rsidR="00B31899" w:rsidRDefault="00B31899" w:rsidP="00407DA2">
      <w:pPr>
        <w:pStyle w:val="footnote"/>
      </w:pPr>
      <w:r>
        <w:rPr>
          <w:rStyle w:val="FootnoteReference"/>
        </w:rPr>
        <w:footnoteRef/>
      </w:r>
      <w:r>
        <w:t xml:space="preserve"> [JS] “thankfully confess You with praise”</w:t>
      </w:r>
    </w:p>
  </w:footnote>
  <w:footnote w:id="680">
    <w:p w14:paraId="6E3C51BA" w14:textId="77777777" w:rsidR="00B31899" w:rsidRDefault="00B31899"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81">
    <w:p w14:paraId="1B184B80" w14:textId="77777777" w:rsidR="00B31899" w:rsidRDefault="00B31899" w:rsidP="00C544D6">
      <w:pPr>
        <w:pStyle w:val="footnote"/>
      </w:pPr>
      <w:r>
        <w:rPr>
          <w:rStyle w:val="FootnoteReference"/>
        </w:rPr>
        <w:footnoteRef/>
      </w:r>
      <w:r>
        <w:t xml:space="preserve"> Rom. 10:5; Gal. 3:12; Lev. 18:5; Luke 10:25-28.</w:t>
      </w:r>
    </w:p>
  </w:footnote>
  <w:footnote w:id="682">
    <w:p w14:paraId="0E153BF4" w14:textId="77777777" w:rsidR="00B31899" w:rsidRDefault="00B31899"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83">
    <w:p w14:paraId="5FA9B9EF" w14:textId="77777777" w:rsidR="00B31899" w:rsidRDefault="00B31899"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84">
    <w:p w14:paraId="253864F1" w14:textId="16AD5912" w:rsidR="00B31899" w:rsidRDefault="00B31899" w:rsidP="00E869A6">
      <w:pPr>
        <w:pStyle w:val="footnote"/>
      </w:pPr>
      <w:r>
        <w:rPr>
          <w:rStyle w:val="FootnoteReference"/>
        </w:rPr>
        <w:footnoteRef/>
      </w:r>
      <w:r>
        <w:t xml:space="preserve"> [JS] or “ordinances”. Fr. Athanasius has, “truths”. Literally something engraved or inscribed.</w:t>
      </w:r>
    </w:p>
  </w:footnote>
  <w:footnote w:id="685">
    <w:p w14:paraId="18017E7A" w14:textId="699B3F0B" w:rsidR="00B31899" w:rsidRDefault="00B31899" w:rsidP="00E869A6">
      <w:pPr>
        <w:pStyle w:val="footnote"/>
      </w:pPr>
      <w:r>
        <w:rPr>
          <w:rStyle w:val="FootnoteReference"/>
        </w:rPr>
        <w:footnoteRef/>
      </w:r>
      <w:r>
        <w:t xml:space="preserve"> [JS] Fr. Lazarus has “praise and thank”. Could be rendered, “thankfully confess You with praise”.</w:t>
      </w:r>
    </w:p>
  </w:footnote>
  <w:footnote w:id="686">
    <w:p w14:paraId="6175A855" w14:textId="57690D3E" w:rsidR="00B31899" w:rsidRDefault="00B31899" w:rsidP="00C57482">
      <w:pPr>
        <w:pStyle w:val="footnote"/>
      </w:pPr>
      <w:r>
        <w:rPr>
          <w:rStyle w:val="FootnoteReference"/>
        </w:rPr>
        <w:footnoteRef/>
      </w:r>
      <w:r>
        <w:t xml:space="preserve"> [JS] or “sayings,” or “teachings”</w:t>
      </w:r>
    </w:p>
  </w:footnote>
  <w:footnote w:id="687">
    <w:p w14:paraId="798DF7BE" w14:textId="68962B07" w:rsidR="00B31899" w:rsidRDefault="00B31899" w:rsidP="00BE75D2">
      <w:pPr>
        <w:pStyle w:val="footnote"/>
      </w:pPr>
      <w:r>
        <w:rPr>
          <w:rStyle w:val="FootnoteReference"/>
        </w:rPr>
        <w:footnoteRef/>
      </w:r>
      <w:r>
        <w:t xml:space="preserve"> [JS] Fr. Athanasius has, “repaly,” Brenton has “recompense”</w:t>
      </w:r>
    </w:p>
  </w:footnote>
  <w:footnote w:id="688">
    <w:p w14:paraId="0D4EEBCE" w14:textId="0AC85059" w:rsidR="00B31899" w:rsidRDefault="00B31899"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9">
    <w:p w14:paraId="27B8F97B" w14:textId="77777777" w:rsidR="00B31899" w:rsidRDefault="00B31899"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90">
    <w:p w14:paraId="7E47ADA2" w14:textId="77777777" w:rsidR="00B31899" w:rsidRDefault="00B31899"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91">
    <w:p w14:paraId="1EDD2AC5" w14:textId="77777777" w:rsidR="00B31899" w:rsidRDefault="00B31899" w:rsidP="00C544D6">
      <w:pPr>
        <w:pStyle w:val="footnote"/>
      </w:pPr>
      <w:r>
        <w:rPr>
          <w:rStyle w:val="FootnoteReference"/>
        </w:rPr>
        <w:footnoteRef/>
      </w:r>
      <w:r>
        <w:t xml:space="preserve"> sloth: </w:t>
      </w:r>
      <w:r w:rsidRPr="0002544A">
        <w:rPr>
          <w:i/>
        </w:rPr>
        <w:t>or:</w:t>
      </w:r>
      <w:r>
        <w:t xml:space="preserve"> accidie.</w:t>
      </w:r>
    </w:p>
  </w:footnote>
  <w:footnote w:id="692">
    <w:p w14:paraId="35335E72" w14:textId="703A0471" w:rsidR="00B31899" w:rsidRDefault="00B31899" w:rsidP="005E7419">
      <w:pPr>
        <w:pStyle w:val="footnote"/>
      </w:pPr>
      <w:r>
        <w:rPr>
          <w:rStyle w:val="FootnoteReference"/>
        </w:rPr>
        <w:footnoteRef/>
      </w:r>
      <w:r>
        <w:t xml:space="preserve"> [JS] or “establish,” “confirm”</w:t>
      </w:r>
    </w:p>
  </w:footnote>
  <w:footnote w:id="693">
    <w:p w14:paraId="2E991C7E" w14:textId="4933BF85" w:rsidR="00B31899" w:rsidRDefault="00B31899" w:rsidP="00B5676D">
      <w:pPr>
        <w:pStyle w:val="footnote"/>
      </w:pPr>
      <w:r>
        <w:rPr>
          <w:rStyle w:val="FootnoteReference"/>
        </w:rPr>
        <w:footnoteRef/>
      </w:r>
      <w:r>
        <w:t xml:space="preserve"> [JS] or “covetousness”</w:t>
      </w:r>
    </w:p>
  </w:footnote>
  <w:footnote w:id="694">
    <w:p w14:paraId="25BE986A" w14:textId="2129563B" w:rsidR="00B31899" w:rsidRDefault="00B31899"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95">
    <w:p w14:paraId="1BE9F3FA" w14:textId="704CDB82" w:rsidR="00B31899" w:rsidRDefault="00B31899" w:rsidP="00C544D6">
      <w:pPr>
        <w:pStyle w:val="footnote"/>
      </w:pPr>
      <w:r>
        <w:rPr>
          <w:rStyle w:val="FootnoteReference"/>
        </w:rPr>
        <w:footnoteRef/>
      </w:r>
      <w:r>
        <w:t xml:space="preserve"> Christ is our way and our righteousness (cf. Jn. 14:6; 1 Cor 1:30; Ephes. 2:5-7).</w:t>
      </w:r>
    </w:p>
  </w:footnote>
  <w:footnote w:id="696">
    <w:p w14:paraId="79416CA6" w14:textId="027AF494" w:rsidR="00B31899" w:rsidRDefault="00B31899" w:rsidP="00C544D6">
      <w:pPr>
        <w:pStyle w:val="footnote"/>
      </w:pPr>
      <w:r>
        <w:rPr>
          <w:rStyle w:val="FootnoteReference"/>
        </w:rPr>
        <w:footnoteRef/>
      </w:r>
      <w:r>
        <w:t xml:space="preserve"> The house of wisdom can be built only if the fear of God is rooted deeply in the soul (cf. St Ambrose).</w:t>
      </w:r>
    </w:p>
  </w:footnote>
  <w:footnote w:id="697">
    <w:p w14:paraId="5DF20A4C" w14:textId="42D6EF77" w:rsidR="00B31899" w:rsidRDefault="00B31899" w:rsidP="00C544D6">
      <w:pPr>
        <w:pStyle w:val="footnote"/>
      </w:pPr>
      <w:r>
        <w:rPr>
          <w:rStyle w:val="FootnoteReference"/>
        </w:rPr>
        <w:footnoteRef/>
      </w:r>
      <w:r>
        <w:t xml:space="preserve"> Christ is our way and our righteousness (cf. Jn. 14:6; 1 Cor 1:30; Ephes. 2:5-7). &lt;see 2 footnotes above&gt;</w:t>
      </w:r>
    </w:p>
  </w:footnote>
  <w:footnote w:id="698">
    <w:p w14:paraId="2981F854" w14:textId="7B631D2E" w:rsidR="00B31899" w:rsidRDefault="00B31899"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99">
    <w:p w14:paraId="38605490" w14:textId="30AFC73A" w:rsidR="00B31899" w:rsidRDefault="00B31899" w:rsidP="00D305E3">
      <w:pPr>
        <w:pStyle w:val="footnote"/>
      </w:pPr>
      <w:r>
        <w:rPr>
          <w:rStyle w:val="FootnoteReference"/>
        </w:rPr>
        <w:footnoteRef/>
      </w:r>
      <w:r>
        <w:t xml:space="preserve"> [JS] or “thank,” “thankfully confess You with praise”</w:t>
      </w:r>
    </w:p>
  </w:footnote>
  <w:footnote w:id="700">
    <w:p w14:paraId="7A206583" w14:textId="77777777" w:rsidR="00B31899" w:rsidRDefault="00B31899"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01">
    <w:p w14:paraId="47E338DE" w14:textId="77777777" w:rsidR="00B31899" w:rsidRDefault="00B31899" w:rsidP="00C544D6">
      <w:pPr>
        <w:pStyle w:val="footnote"/>
      </w:pPr>
      <w:r>
        <w:rPr>
          <w:rStyle w:val="FootnoteReference"/>
        </w:rPr>
        <w:footnoteRef/>
      </w:r>
      <w:r>
        <w:t xml:space="preserve"> Curdled with scorn, anger and fear.</w:t>
      </w:r>
    </w:p>
  </w:footnote>
  <w:footnote w:id="702">
    <w:p w14:paraId="7309743D" w14:textId="0EE8ABB9" w:rsidR="00B31899" w:rsidRDefault="00B31899" w:rsidP="00C544D6">
      <w:pPr>
        <w:pStyle w:val="footnote"/>
      </w:pPr>
      <w:r>
        <w:rPr>
          <w:rStyle w:val="FootnoteReference"/>
        </w:rPr>
        <w:footnoteRef/>
      </w:r>
      <w:r>
        <w:t xml:space="preserve"> Was St. Peter poor when he had no gold and silver for the cripple? They are not currency in Canaan (cf. St. Chrysostom).</w:t>
      </w:r>
    </w:p>
  </w:footnote>
  <w:footnote w:id="703">
    <w:p w14:paraId="093B35A7" w14:textId="6379C8CD" w:rsidR="00B31899" w:rsidRDefault="00B31899"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04">
    <w:p w14:paraId="66EEA7F3" w14:textId="2655C0E8" w:rsidR="00B31899" w:rsidRDefault="00B31899" w:rsidP="00C936FC">
      <w:pPr>
        <w:pStyle w:val="footnote"/>
      </w:pPr>
      <w:r>
        <w:rPr>
          <w:rStyle w:val="FootnoteReference"/>
        </w:rPr>
        <w:footnoteRef/>
      </w:r>
      <w:r>
        <w:t xml:space="preserve"> [JS] i.e. my eyes were straigned looking for your word.</w:t>
      </w:r>
    </w:p>
  </w:footnote>
  <w:footnote w:id="705">
    <w:p w14:paraId="4CBD2EF6" w14:textId="212825E8" w:rsidR="00B31899" w:rsidRDefault="00B31899"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06">
    <w:p w14:paraId="10BF754D" w14:textId="77777777" w:rsidR="00B31899" w:rsidRDefault="00B31899" w:rsidP="00C544D6">
      <w:pPr>
        <w:pStyle w:val="footnote"/>
      </w:pPr>
      <w:r>
        <w:rPr>
          <w:rStyle w:val="FootnoteReference"/>
        </w:rPr>
        <w:footnoteRef/>
      </w:r>
      <w:r>
        <w:t xml:space="preserve"> Sprinkled with hoar-frost, a wineskin is like the greying head of an old man.</w:t>
      </w:r>
    </w:p>
  </w:footnote>
  <w:footnote w:id="707">
    <w:p w14:paraId="297C1D16" w14:textId="55FFB7CB" w:rsidR="00B31899" w:rsidRDefault="00B31899" w:rsidP="00D9575C">
      <w:pPr>
        <w:pStyle w:val="footnote"/>
      </w:pPr>
      <w:r>
        <w:rPr>
          <w:rStyle w:val="FootnoteReference"/>
        </w:rPr>
        <w:footnoteRef/>
      </w:r>
      <w:r>
        <w:t xml:space="preserve"> [JS] revive, “give me life”</w:t>
      </w:r>
    </w:p>
  </w:footnote>
  <w:footnote w:id="708">
    <w:p w14:paraId="43860D7B" w14:textId="0D5C0E48" w:rsidR="00B31899" w:rsidRDefault="00B31899" w:rsidP="00D9575C">
      <w:pPr>
        <w:pStyle w:val="footnote"/>
      </w:pPr>
      <w:r>
        <w:rPr>
          <w:rStyle w:val="FootnoteReference"/>
        </w:rPr>
        <w:footnoteRef/>
      </w:r>
      <w:r>
        <w:t xml:space="preserve"> [JS] “all things together”, i.e. “all the universe”</w:t>
      </w:r>
    </w:p>
  </w:footnote>
  <w:footnote w:id="709">
    <w:p w14:paraId="1C03CDF6" w14:textId="6210968E" w:rsidR="00B31899" w:rsidRDefault="00B31899"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0">
    <w:p w14:paraId="590118AD" w14:textId="77777777" w:rsidR="00B31899" w:rsidRDefault="00B31899" w:rsidP="00C544D6">
      <w:pPr>
        <w:pStyle w:val="footnote"/>
      </w:pPr>
      <w:r>
        <w:rPr>
          <w:rStyle w:val="FootnoteReference"/>
        </w:rPr>
        <w:footnoteRef/>
      </w:r>
      <w:r>
        <w:t xml:space="preserve"> hear: </w:t>
      </w:r>
      <w:r w:rsidRPr="0002544A">
        <w:rPr>
          <w:i/>
        </w:rPr>
        <w:t>lit</w:t>
      </w:r>
      <w:r>
        <w:t>. gullet, throat, larynx.</w:t>
      </w:r>
    </w:p>
  </w:footnote>
  <w:footnote w:id="711">
    <w:p w14:paraId="1A1C9B89" w14:textId="77777777" w:rsidR="00B31899" w:rsidRDefault="00B31899"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12">
    <w:p w14:paraId="608F88F3" w14:textId="5EEF24C6" w:rsidR="00B31899" w:rsidRDefault="00B31899" w:rsidP="004D36A2">
      <w:pPr>
        <w:pStyle w:val="footnote"/>
      </w:pPr>
      <w:r>
        <w:rPr>
          <w:rStyle w:val="FootnoteReference"/>
        </w:rPr>
        <w:footnoteRef/>
      </w:r>
      <w:r>
        <w:t xml:space="preserve"> [JS] probably “forever for a reward”, rather than “for an eternal reward”</w:t>
      </w:r>
    </w:p>
  </w:footnote>
  <w:footnote w:id="713">
    <w:p w14:paraId="5687A5D1" w14:textId="12E6D97D" w:rsidR="00B31899" w:rsidRDefault="00B31899"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14">
    <w:p w14:paraId="2CF134F8" w14:textId="13011A8D" w:rsidR="00B31899" w:rsidRDefault="00B31899"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15">
    <w:p w14:paraId="3C89D31A" w14:textId="188553A2" w:rsidR="00B31899" w:rsidRDefault="00B31899"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16">
    <w:p w14:paraId="0E747174" w14:textId="77777777" w:rsidR="00B31899" w:rsidRDefault="00B31899" w:rsidP="00C544D6">
      <w:pPr>
        <w:pStyle w:val="footnote"/>
      </w:pPr>
      <w:r>
        <w:rPr>
          <w:rStyle w:val="FootnoteReference"/>
        </w:rPr>
        <w:footnoteRef/>
      </w:r>
      <w:r>
        <w:t xml:space="preserve"> These words are repeated by the deacon at the beginning of the Divine Liturgy.</w:t>
      </w:r>
    </w:p>
  </w:footnote>
  <w:footnote w:id="717">
    <w:p w14:paraId="24311CED" w14:textId="1E1A85CD" w:rsidR="00B31899" w:rsidRDefault="00B31899"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8">
    <w:p w14:paraId="31DA08D1" w14:textId="75A07B30" w:rsidR="00B31899" w:rsidRDefault="00B31899" w:rsidP="00027E51">
      <w:pPr>
        <w:pStyle w:val="footnote"/>
      </w:pPr>
      <w:r>
        <w:rPr>
          <w:rStyle w:val="FootnoteReference"/>
        </w:rPr>
        <w:footnoteRef/>
      </w:r>
      <w:r>
        <w:t xml:space="preserve"> [JS] or “I directed myself towards”</w:t>
      </w:r>
    </w:p>
  </w:footnote>
  <w:footnote w:id="719">
    <w:p w14:paraId="0B2F62E7" w14:textId="0CF252B5" w:rsidR="00B31899" w:rsidRDefault="00B31899" w:rsidP="00C544D6">
      <w:pPr>
        <w:pStyle w:val="footnote"/>
      </w:pPr>
      <w:r>
        <w:rPr>
          <w:rStyle w:val="FootnoteReference"/>
        </w:rPr>
        <w:footnoteRef/>
      </w:r>
      <w:r>
        <w:t xml:space="preserve"> Cf. Lk. 24:27,32,45.</w:t>
      </w:r>
    </w:p>
  </w:footnote>
  <w:footnote w:id="720">
    <w:p w14:paraId="081BE299" w14:textId="0DC86D26" w:rsidR="00B31899" w:rsidRDefault="00B31899" w:rsidP="00027E51">
      <w:pPr>
        <w:pStyle w:val="footnote"/>
      </w:pPr>
      <w:r>
        <w:rPr>
          <w:rStyle w:val="FootnoteReference"/>
        </w:rPr>
        <w:footnoteRef/>
      </w:r>
      <w:r>
        <w:t xml:space="preserve"> [JS] Fr. Lazarus and Fr. Athanasius interpret this as “the Spirit” or “a Spirit”, (breath and spirit being the same word)</w:t>
      </w:r>
    </w:p>
  </w:footnote>
  <w:footnote w:id="721">
    <w:p w14:paraId="33F1F13D" w14:textId="77777777" w:rsidR="00B31899" w:rsidRDefault="00B31899" w:rsidP="00C544D6">
      <w:pPr>
        <w:pStyle w:val="footnote"/>
      </w:pPr>
      <w:r>
        <w:rPr>
          <w:rStyle w:val="FootnoteReference"/>
        </w:rPr>
        <w:footnoteRef/>
      </w:r>
      <w:r>
        <w:t xml:space="preserve"> Just as we who claim to love God judge it right to show mercy, so we can expect the divine mercy (Mt. 5:7).</w:t>
      </w:r>
    </w:p>
  </w:footnote>
  <w:footnote w:id="722">
    <w:p w14:paraId="63C08946" w14:textId="7EC52CFB" w:rsidR="00B31899" w:rsidRDefault="00B31899" w:rsidP="00C544D6">
      <w:pPr>
        <w:pStyle w:val="footnote"/>
      </w:pPr>
      <w:r>
        <w:rPr>
          <w:rStyle w:val="FootnoteReference"/>
        </w:rPr>
        <w:footnoteRef/>
      </w:r>
      <w:r>
        <w:t xml:space="preserve"> pure: </w:t>
      </w:r>
      <w:r w:rsidRPr="007B4ADE">
        <w:rPr>
          <w:i/>
        </w:rPr>
        <w:t>lit</w:t>
      </w:r>
      <w:r>
        <w:t>. burnt, fired: hence refined and pure (cf. Psalm 11:7).</w:t>
      </w:r>
    </w:p>
  </w:footnote>
  <w:footnote w:id="723">
    <w:p w14:paraId="6C5F33A5" w14:textId="77777777" w:rsidR="00B31899" w:rsidRDefault="00B31899"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24">
    <w:p w14:paraId="1B4D2C64" w14:textId="77376B3B" w:rsidR="00B31899" w:rsidRDefault="00B31899"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25">
    <w:p w14:paraId="7AACBE15" w14:textId="544AAC0D" w:rsidR="00B31899" w:rsidRDefault="00B31899"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26">
    <w:p w14:paraId="316360CF" w14:textId="52D1E6E8" w:rsidR="00B31899" w:rsidRDefault="00B31899" w:rsidP="00330381">
      <w:pPr>
        <w:pStyle w:val="footnote"/>
      </w:pPr>
      <w:r>
        <w:rPr>
          <w:rStyle w:val="FootnoteReference"/>
        </w:rPr>
        <w:footnoteRef/>
      </w:r>
      <w:r>
        <w:t xml:space="preserve"> [JS] or “wickedness”</w:t>
      </w:r>
    </w:p>
  </w:footnote>
  <w:footnote w:id="727">
    <w:p w14:paraId="50052FF4" w14:textId="1790CFD6" w:rsidR="00B31899" w:rsidRDefault="00B31899" w:rsidP="00C544D6">
      <w:pPr>
        <w:pStyle w:val="footnote"/>
      </w:pPr>
      <w:r>
        <w:rPr>
          <w:rStyle w:val="FootnoteReference"/>
        </w:rPr>
        <w:footnoteRef/>
      </w:r>
      <w:r>
        <w:t xml:space="preserve"> Cf. Ps. 110:10.</w:t>
      </w:r>
    </w:p>
  </w:footnote>
  <w:footnote w:id="728">
    <w:p w14:paraId="720D7516" w14:textId="1A9EC268" w:rsidR="00B31899" w:rsidRDefault="00B31899"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9">
    <w:p w14:paraId="7BCCBEE9" w14:textId="2E070483" w:rsidR="00B31899" w:rsidRDefault="00B31899" w:rsidP="00922B79">
      <w:pPr>
        <w:pStyle w:val="footnote"/>
      </w:pPr>
      <w:r>
        <w:rPr>
          <w:rStyle w:val="FootnoteReference"/>
        </w:rPr>
        <w:footnoteRef/>
      </w:r>
      <w:r>
        <w:t xml:space="preserve"> [JS] Coptic has, “Name”.</w:t>
      </w:r>
    </w:p>
  </w:footnote>
  <w:footnote w:id="730">
    <w:p w14:paraId="6758F0AB" w14:textId="1B97FFBE" w:rsidR="00B31899" w:rsidRDefault="00B31899" w:rsidP="00922B79">
      <w:pPr>
        <w:pStyle w:val="footnote"/>
      </w:pPr>
      <w:r>
        <w:rPr>
          <w:rStyle w:val="FootnoteReference"/>
        </w:rPr>
        <w:footnoteRef/>
      </w:r>
      <w:r>
        <w:t xml:space="preserve"> [JS] or “word,” or “teachings</w:t>
      </w:r>
    </w:p>
  </w:footnote>
  <w:footnote w:id="731">
    <w:p w14:paraId="6F9983BE" w14:textId="25FEB91F" w:rsidR="00B31899" w:rsidRDefault="00B31899" w:rsidP="00881117">
      <w:pPr>
        <w:pStyle w:val="footnote"/>
      </w:pPr>
      <w:r>
        <w:rPr>
          <w:rStyle w:val="FootnoteReference"/>
        </w:rPr>
        <w:footnoteRef/>
      </w:r>
      <w:r>
        <w:t xml:space="preserve"> [JS] Fr. Athanaius has “or what shall be added unto you, by a deceitful ltongue?”</w:t>
      </w:r>
    </w:p>
  </w:footnote>
  <w:footnote w:id="732">
    <w:p w14:paraId="0951B7D8" w14:textId="2424F68A" w:rsidR="00B31899" w:rsidRDefault="00B31899" w:rsidP="00C544D6">
      <w:pPr>
        <w:pStyle w:val="footnote"/>
      </w:pPr>
      <w:r>
        <w:rPr>
          <w:rStyle w:val="FootnoteReference"/>
        </w:rPr>
        <w:footnoteRef/>
      </w:r>
      <w:r>
        <w:t xml:space="preserve"> Cf. Psalm 139:11; Rom. 12:20. ‘Coals of hell’. For desolation as the equivalent of hell, see Mark 13:14.</w:t>
      </w:r>
    </w:p>
  </w:footnote>
  <w:footnote w:id="733">
    <w:p w14:paraId="1F068DD9" w14:textId="40950119" w:rsidR="00B31899" w:rsidRDefault="00B31899" w:rsidP="00C544D6">
      <w:pPr>
        <w:pStyle w:val="footnote"/>
      </w:pPr>
      <w:r>
        <w:rPr>
          <w:rStyle w:val="FootnoteReference"/>
        </w:rPr>
        <w:footnoteRef/>
      </w:r>
      <w:r>
        <w:t xml:space="preserve"> Cf. Jeremiah 3:23. I look through the hills to their unseen Maker.</w:t>
      </w:r>
    </w:p>
  </w:footnote>
  <w:footnote w:id="734">
    <w:p w14:paraId="597C7008" w14:textId="630EBDA2" w:rsidR="00B31899" w:rsidRDefault="00B31899"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35">
    <w:p w14:paraId="17B7D2D5" w14:textId="062D6F27" w:rsidR="00B31899" w:rsidRDefault="00B31899" w:rsidP="00CE55B0">
      <w:pPr>
        <w:pStyle w:val="footnote"/>
      </w:pPr>
      <w:r>
        <w:rPr>
          <w:rStyle w:val="FootnoteReference"/>
        </w:rPr>
        <w:footnoteRef/>
      </w:r>
      <w:r>
        <w:t xml:space="preserve"> [JS] Fr. Athanasius has, “Jerusalem is built as a city: her good pleasure is in this and that:”</w:t>
      </w:r>
    </w:p>
  </w:footnote>
  <w:footnote w:id="736">
    <w:p w14:paraId="15E2D793" w14:textId="77777777" w:rsidR="00B31899" w:rsidRDefault="00B31899"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7">
    <w:p w14:paraId="15A2BE54" w14:textId="760CD576" w:rsidR="00B31899" w:rsidRDefault="00B31899" w:rsidP="00CE55B0">
      <w:pPr>
        <w:pStyle w:val="footnote"/>
      </w:pPr>
      <w:r>
        <w:rPr>
          <w:rStyle w:val="FootnoteReference"/>
        </w:rPr>
        <w:footnoteRef/>
      </w:r>
      <w:r>
        <w:t xml:space="preserve"> [JS] or “thank and praise”, “thankfully confess with praise”</w:t>
      </w:r>
    </w:p>
  </w:footnote>
  <w:footnote w:id="738">
    <w:p w14:paraId="351045EF" w14:textId="461615AB" w:rsidR="00B31899" w:rsidRDefault="00B31899" w:rsidP="0033276B">
      <w:pPr>
        <w:pStyle w:val="footnote"/>
      </w:pPr>
      <w:r>
        <w:rPr>
          <w:rStyle w:val="FootnoteReference"/>
        </w:rPr>
        <w:footnoteRef/>
      </w:r>
      <w:r>
        <w:t xml:space="preserve"> [JS] or “pray” or “ask after” “that which pertains to the pace of Jesrusalem”</w:t>
      </w:r>
    </w:p>
  </w:footnote>
  <w:footnote w:id="739">
    <w:p w14:paraId="3A74CEC3" w14:textId="7502B3A2" w:rsidR="00B31899" w:rsidRDefault="00B31899"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0">
    <w:p w14:paraId="2E2CD6B3" w14:textId="77777777" w:rsidR="00B31899" w:rsidRDefault="00B31899" w:rsidP="00C544D6">
      <w:pPr>
        <w:pStyle w:val="footnote"/>
      </w:pPr>
      <w:r>
        <w:rPr>
          <w:rStyle w:val="FootnoteReference"/>
        </w:rPr>
        <w:footnoteRef/>
      </w:r>
      <w:r>
        <w:t xml:space="preserve"> Hebrews 11:26; 13:13.</w:t>
      </w:r>
    </w:p>
  </w:footnote>
  <w:footnote w:id="741">
    <w:p w14:paraId="09354BED" w14:textId="77777777" w:rsidR="00B31899" w:rsidRDefault="00B31899" w:rsidP="00C544D6">
      <w:pPr>
        <w:pStyle w:val="footnote"/>
      </w:pPr>
      <w:r>
        <w:rPr>
          <w:rStyle w:val="FootnoteReference"/>
        </w:rPr>
        <w:footnoteRef/>
      </w:r>
      <w:r>
        <w:t xml:space="preserve"> Heaven is here (Mt. 4:17; Lk. 17:21; Prov. 17:24).</w:t>
      </w:r>
    </w:p>
  </w:footnote>
  <w:footnote w:id="742">
    <w:p w14:paraId="70E4A917" w14:textId="510327E2" w:rsidR="00B31899" w:rsidRDefault="00B31899" w:rsidP="0017251E">
      <w:pPr>
        <w:pStyle w:val="footnote"/>
      </w:pPr>
      <w:r>
        <w:rPr>
          <w:rStyle w:val="FootnoteReference"/>
        </w:rPr>
        <w:footnoteRef/>
      </w:r>
      <w:r>
        <w:t xml:space="preserve"> [JS] Fr. Lazarus and NETS have “irresistible”, OSB has “overwhelming”</w:t>
      </w:r>
    </w:p>
  </w:footnote>
  <w:footnote w:id="743">
    <w:p w14:paraId="045830C0" w14:textId="3777C1FD" w:rsidR="00B31899" w:rsidRDefault="00B31899" w:rsidP="00330381">
      <w:pPr>
        <w:pStyle w:val="footnote"/>
      </w:pPr>
      <w:r>
        <w:rPr>
          <w:rStyle w:val="FootnoteReference"/>
        </w:rPr>
        <w:footnoteRef/>
      </w:r>
      <w:r>
        <w:t xml:space="preserve"> [JS] or “evildoers”</w:t>
      </w:r>
    </w:p>
  </w:footnote>
  <w:footnote w:id="744">
    <w:p w14:paraId="09C30AE4" w14:textId="6C02AB51" w:rsidR="00B31899" w:rsidRDefault="00B31899" w:rsidP="00511459">
      <w:pPr>
        <w:pStyle w:val="footnote"/>
      </w:pPr>
      <w:r>
        <w:rPr>
          <w:rStyle w:val="FootnoteReference"/>
        </w:rPr>
        <w:footnoteRef/>
      </w:r>
      <w:r>
        <w:t xml:space="preserve"> [JS] Fr. Athanasius has, “the Lord has magnified His doings with them.”</w:t>
      </w:r>
    </w:p>
  </w:footnote>
  <w:footnote w:id="745">
    <w:p w14:paraId="5CAE6DBB" w14:textId="77777777" w:rsidR="00B31899" w:rsidRDefault="00B31899"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46">
    <w:p w14:paraId="2AB48656" w14:textId="77777777" w:rsidR="00B31899" w:rsidRDefault="00B31899"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7">
    <w:p w14:paraId="7602D33B" w14:textId="34E014EA" w:rsidR="00B31899" w:rsidRDefault="00B31899" w:rsidP="003169DD">
      <w:pPr>
        <w:pStyle w:val="footnote"/>
      </w:pPr>
      <w:r>
        <w:rPr>
          <w:rStyle w:val="FootnoteReference"/>
        </w:rPr>
        <w:footnoteRef/>
      </w:r>
      <w:r>
        <w:t xml:space="preserve"> [JS] “from your rest”, literally, “after sitting”</w:t>
      </w:r>
    </w:p>
  </w:footnote>
  <w:footnote w:id="748">
    <w:p w14:paraId="2EF38BE0" w14:textId="36D5D79C" w:rsidR="00B31899" w:rsidRDefault="00B31899" w:rsidP="003169DD">
      <w:pPr>
        <w:pStyle w:val="footnote"/>
      </w:pPr>
      <w:r>
        <w:rPr>
          <w:rStyle w:val="FootnoteReference"/>
        </w:rPr>
        <w:footnoteRef/>
      </w:r>
      <w:r>
        <w:t xml:space="preserve"> [JS] Fr. Athanasius has, “the children of those who have been awakened.”</w:t>
      </w:r>
    </w:p>
  </w:footnote>
  <w:footnote w:id="749">
    <w:p w14:paraId="40FE15BF" w14:textId="13C73A63" w:rsidR="00B31899" w:rsidRDefault="00B31899" w:rsidP="008D24A6">
      <w:pPr>
        <w:pStyle w:val="footnote"/>
      </w:pPr>
      <w:r>
        <w:rPr>
          <w:rStyle w:val="FootnoteReference"/>
        </w:rPr>
        <w:footnoteRef/>
      </w:r>
      <w:r>
        <w:t xml:space="preserve"> [JS] Fr. Lazarus has, “such exiles”</w:t>
      </w:r>
    </w:p>
  </w:footnote>
  <w:footnote w:id="750">
    <w:p w14:paraId="48D4D6D3" w14:textId="3C1F801B" w:rsidR="00B31899" w:rsidRDefault="00B31899" w:rsidP="00087D9B">
      <w:pPr>
        <w:pStyle w:val="footnote"/>
      </w:pPr>
      <w:r>
        <w:rPr>
          <w:rStyle w:val="FootnoteReference"/>
        </w:rPr>
        <w:footnoteRef/>
      </w:r>
      <w:r>
        <w:t xml:space="preserve"> [JS] Fr. Athanasius has, “You will be blessed”</w:t>
      </w:r>
    </w:p>
  </w:footnote>
  <w:footnote w:id="751">
    <w:p w14:paraId="3AE714F7" w14:textId="7F960624" w:rsidR="00B31899" w:rsidRDefault="00B31899" w:rsidP="00537702">
      <w:pPr>
        <w:pStyle w:val="footnote"/>
      </w:pPr>
      <w:r>
        <w:rPr>
          <w:rStyle w:val="FootnoteReference"/>
        </w:rPr>
        <w:footnoteRef/>
      </w:r>
      <w:r>
        <w:t xml:space="preserve"> [JS] Fr. Athanasius has “the Lord will bless,” and “you will see the joys”</w:t>
      </w:r>
    </w:p>
  </w:footnote>
  <w:footnote w:id="752">
    <w:p w14:paraId="7A7A17DB" w14:textId="31683221" w:rsidR="00B31899" w:rsidRDefault="00B31899" w:rsidP="00087D9B">
      <w:pPr>
        <w:pStyle w:val="footnote"/>
      </w:pPr>
      <w:r>
        <w:rPr>
          <w:rStyle w:val="FootnoteReference"/>
        </w:rPr>
        <w:footnoteRef/>
      </w:r>
      <w:r>
        <w:t xml:space="preserve"> [JS]. Fr. Athanasius has, “you will,” instead of “may you”, throughout these last two vs. Lit. “sonss’ sons”</w:t>
      </w:r>
    </w:p>
  </w:footnote>
  <w:footnote w:id="753">
    <w:p w14:paraId="60A69A9F" w14:textId="2E477841" w:rsidR="00B31899" w:rsidRDefault="00B31899" w:rsidP="0061464A">
      <w:pPr>
        <w:pStyle w:val="footnote"/>
      </w:pPr>
      <w:r>
        <w:rPr>
          <w:rStyle w:val="FootnoteReference"/>
        </w:rPr>
        <w:footnoteRef/>
      </w:r>
      <w:r>
        <w:t xml:space="preserve"> [JS] OSB has “schemed behind my back,” NETS has, “On my back the sinners were practicing hteir skill”</w:t>
      </w:r>
    </w:p>
  </w:footnote>
  <w:footnote w:id="754">
    <w:p w14:paraId="74FF21CF" w14:textId="3FFF46C5" w:rsidR="00B31899" w:rsidRDefault="00B31899" w:rsidP="0061464A">
      <w:pPr>
        <w:pStyle w:val="footnote"/>
      </w:pPr>
      <w:r>
        <w:rPr>
          <w:rStyle w:val="FootnoteReference"/>
        </w:rPr>
        <w:footnoteRef/>
      </w:r>
      <w:r>
        <w:t xml:space="preserve"> [JS] or “lawlessness”</w:t>
      </w:r>
    </w:p>
  </w:footnote>
  <w:footnote w:id="755">
    <w:p w14:paraId="6A925E31" w14:textId="50F1CD8D" w:rsidR="00B31899" w:rsidRDefault="00B31899"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56">
    <w:p w14:paraId="0FC01CF2" w14:textId="3C79D2D9" w:rsidR="00B31899" w:rsidRDefault="00B31899" w:rsidP="00714F88">
      <w:pPr>
        <w:pStyle w:val="footnote"/>
      </w:pPr>
      <w:r>
        <w:rPr>
          <w:rStyle w:val="FootnoteReference"/>
        </w:rPr>
        <w:footnoteRef/>
      </w:r>
      <w:r>
        <w:t xml:space="preserve"> [JS] or “transgressions” or “acts of lawlessness”, throughout.</w:t>
      </w:r>
    </w:p>
  </w:footnote>
  <w:footnote w:id="757">
    <w:p w14:paraId="0461F9AD" w14:textId="6F28CA37" w:rsidR="00B31899" w:rsidRDefault="00B31899" w:rsidP="00714F88">
      <w:pPr>
        <w:pStyle w:val="footnote"/>
      </w:pPr>
      <w:r>
        <w:rPr>
          <w:rStyle w:val="FootnoteReference"/>
        </w:rPr>
        <w:footnoteRef/>
      </w:r>
      <w:r>
        <w:t xml:space="preserve"> [JS] or “forgiveness”</w:t>
      </w:r>
    </w:p>
  </w:footnote>
  <w:footnote w:id="758">
    <w:p w14:paraId="0C346C8C" w14:textId="77777777" w:rsidR="00B31899" w:rsidRDefault="00B31899"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9">
    <w:p w14:paraId="5234FC2B" w14:textId="0EBBDCE3" w:rsidR="00B31899" w:rsidRDefault="00B31899" w:rsidP="00C544D6">
      <w:pPr>
        <w:pStyle w:val="footnote"/>
      </w:pPr>
      <w:r>
        <w:rPr>
          <w:rStyle w:val="FootnoteReference"/>
        </w:rPr>
        <w:footnoteRef/>
      </w:r>
      <w:r>
        <w:t xml:space="preserve"> Cf. Titus 2:14.</w:t>
      </w:r>
    </w:p>
  </w:footnote>
  <w:footnote w:id="760">
    <w:p w14:paraId="55BAD822" w14:textId="77777777" w:rsidR="00B31899" w:rsidRDefault="00B31899" w:rsidP="00C544D6">
      <w:pPr>
        <w:pStyle w:val="footnote"/>
      </w:pPr>
      <w:r>
        <w:rPr>
          <w:rStyle w:val="FootnoteReference"/>
        </w:rPr>
        <w:footnoteRef/>
      </w:r>
      <w:r>
        <w:t xml:space="preserve"> Prov. 29:1; 2 Kings 17:14; Neh. 9:16; Dt. 9:6.</w:t>
      </w:r>
    </w:p>
  </w:footnote>
  <w:footnote w:id="761">
    <w:p w14:paraId="4E2F71A4" w14:textId="2CCCE707" w:rsidR="00B31899" w:rsidRDefault="00B31899" w:rsidP="00C0758B">
      <w:pPr>
        <w:pStyle w:val="footnote"/>
      </w:pPr>
      <w:r>
        <w:rPr>
          <w:rStyle w:val="FootnoteReference"/>
        </w:rPr>
        <w:footnoteRef/>
      </w:r>
      <w:r>
        <w:t xml:space="preserve"> [JS] literally “the tabernacle of my house”</w:t>
      </w:r>
    </w:p>
  </w:footnote>
  <w:footnote w:id="762">
    <w:p w14:paraId="7C027A5F" w14:textId="25B43E29" w:rsidR="00B31899" w:rsidRDefault="00B31899"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63">
    <w:p w14:paraId="061D8F8B" w14:textId="29FA4A55" w:rsidR="00B31899" w:rsidRDefault="00B31899" w:rsidP="00C544D6">
      <w:pPr>
        <w:pStyle w:val="footnote"/>
      </w:pPr>
      <w:r>
        <w:rPr>
          <w:rStyle w:val="FootnoteReference"/>
        </w:rPr>
        <w:footnoteRef/>
      </w:r>
      <w:r>
        <w:t xml:space="preserve"> Cf. 1 Kings 6:21 (1 Sam. 6:21).</w:t>
      </w:r>
    </w:p>
  </w:footnote>
  <w:footnote w:id="764">
    <w:p w14:paraId="7A5052C0" w14:textId="161D9B7D" w:rsidR="00B31899" w:rsidRDefault="00B31899" w:rsidP="00023B09">
      <w:pPr>
        <w:pStyle w:val="footnote"/>
      </w:pPr>
      <w:r>
        <w:rPr>
          <w:rStyle w:val="FootnoteReference"/>
        </w:rPr>
        <w:footnoteRef/>
      </w:r>
      <w:r>
        <w:t xml:space="preserve"> [JS] “do obeisance”, i.e. literally “bow down”</w:t>
      </w:r>
    </w:p>
  </w:footnote>
  <w:footnote w:id="765">
    <w:p w14:paraId="7B1B3D1C" w14:textId="1A224FFE" w:rsidR="00B31899" w:rsidRDefault="00B31899" w:rsidP="00023B09">
      <w:pPr>
        <w:pStyle w:val="footnote"/>
      </w:pPr>
      <w:r>
        <w:rPr>
          <w:rStyle w:val="FootnoteReference"/>
        </w:rPr>
        <w:footnoteRef/>
      </w:r>
      <w:r>
        <w:t xml:space="preserve"> [JS] Fr. Lazarus has “resting-place”</w:t>
      </w:r>
    </w:p>
  </w:footnote>
  <w:footnote w:id="766">
    <w:p w14:paraId="57742C2B" w14:textId="024D8554" w:rsidR="00B31899" w:rsidRDefault="00B31899" w:rsidP="00023B09">
      <w:pPr>
        <w:pStyle w:val="footnote"/>
      </w:pPr>
      <w:r>
        <w:rPr>
          <w:rStyle w:val="FootnoteReference"/>
        </w:rPr>
        <w:footnoteRef/>
      </w:r>
      <w:r>
        <w:t xml:space="preserve"> [JS] or “the ark of Your holiness”</w:t>
      </w:r>
    </w:p>
  </w:footnote>
  <w:footnote w:id="767">
    <w:p w14:paraId="371872E1" w14:textId="77777777" w:rsidR="00B31899" w:rsidRDefault="00B31899" w:rsidP="00C544D6">
      <w:pPr>
        <w:pStyle w:val="footnote"/>
      </w:pPr>
      <w:r>
        <w:rPr>
          <w:rStyle w:val="FootnoteReference"/>
        </w:rPr>
        <w:footnoteRef/>
      </w:r>
      <w:r>
        <w:t xml:space="preserve"> Ps. 131:8-10 = 2 Chron. 6:41-42.</w:t>
      </w:r>
    </w:p>
  </w:footnote>
  <w:footnote w:id="768">
    <w:p w14:paraId="3FFC0219" w14:textId="77777777" w:rsidR="00B31899" w:rsidRDefault="00B31899" w:rsidP="00C544D6">
      <w:pPr>
        <w:pStyle w:val="footnote"/>
      </w:pPr>
      <w:r>
        <w:rPr>
          <w:rStyle w:val="FootnoteReference"/>
        </w:rPr>
        <w:footnoteRef/>
      </w:r>
      <w:r>
        <w:t xml:space="preserve"> I Chron. 17:11-14; Acts 2:30-33.</w:t>
      </w:r>
    </w:p>
  </w:footnote>
  <w:footnote w:id="769">
    <w:p w14:paraId="750994E1" w14:textId="39B5FB55" w:rsidR="00B31899" w:rsidRDefault="00B31899" w:rsidP="00631963">
      <w:pPr>
        <w:pStyle w:val="footnote"/>
      </w:pPr>
      <w:r>
        <w:rPr>
          <w:rStyle w:val="FootnoteReference"/>
        </w:rPr>
        <w:footnoteRef/>
      </w:r>
      <w:r>
        <w:t xml:space="preserve"> [JS] Coptic has “widow”.</w:t>
      </w:r>
    </w:p>
  </w:footnote>
  <w:footnote w:id="770">
    <w:p w14:paraId="20533A22" w14:textId="760F6E73" w:rsidR="00B31899" w:rsidRDefault="00B31899" w:rsidP="00631963">
      <w:pPr>
        <w:pStyle w:val="footnote"/>
      </w:pPr>
      <w:r>
        <w:rPr>
          <w:rStyle w:val="FootnoteReference"/>
        </w:rPr>
        <w:footnoteRef/>
      </w:r>
      <w:r>
        <w:t xml:space="preserve"> [JS] or “rejoice with rejoicing”</w:t>
      </w:r>
    </w:p>
  </w:footnote>
  <w:footnote w:id="771">
    <w:p w14:paraId="41E94330" w14:textId="77777777" w:rsidR="00B31899" w:rsidRDefault="00B31899" w:rsidP="00C544D6">
      <w:pPr>
        <w:pStyle w:val="footnote"/>
      </w:pPr>
      <w:r>
        <w:rPr>
          <w:rStyle w:val="FootnoteReference"/>
        </w:rPr>
        <w:footnoteRef/>
      </w:r>
      <w:r>
        <w:t xml:space="preserve"> stock: </w:t>
      </w:r>
      <w:r w:rsidRPr="00783CA0">
        <w:rPr>
          <w:i/>
        </w:rPr>
        <w:t>lit</w:t>
      </w:r>
      <w:r>
        <w:t>. horn.</w:t>
      </w:r>
    </w:p>
  </w:footnote>
  <w:footnote w:id="772">
    <w:p w14:paraId="2CC35491" w14:textId="77777777" w:rsidR="00B31899" w:rsidRDefault="00B31899"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73">
    <w:p w14:paraId="5C900721" w14:textId="77777777" w:rsidR="00B31899" w:rsidRDefault="00B31899"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74">
    <w:p w14:paraId="1C6E6FA2" w14:textId="77777777" w:rsidR="00B31899" w:rsidRDefault="00B31899"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75">
    <w:p w14:paraId="53BD49E1" w14:textId="53C59812" w:rsidR="00B31899" w:rsidRDefault="00B31899"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76">
    <w:p w14:paraId="6C27778C" w14:textId="276CBE19" w:rsidR="00B31899" w:rsidRDefault="00B31899" w:rsidP="008B199B">
      <w:pPr>
        <w:pStyle w:val="footnote"/>
      </w:pPr>
      <w:r>
        <w:rPr>
          <w:rStyle w:val="FootnoteReference"/>
        </w:rPr>
        <w:footnoteRef/>
      </w:r>
      <w:r>
        <w:t xml:space="preserve"> [JS] literally, “slaves”</w:t>
      </w:r>
    </w:p>
  </w:footnote>
  <w:footnote w:id="777">
    <w:p w14:paraId="1FC82724" w14:textId="77777777" w:rsidR="00B31899" w:rsidRDefault="00B31899" w:rsidP="00C544D6">
      <w:pPr>
        <w:pStyle w:val="footnote"/>
      </w:pPr>
      <w:r>
        <w:rPr>
          <w:rStyle w:val="FootnoteReference"/>
        </w:rPr>
        <w:footnoteRef/>
      </w:r>
      <w:r>
        <w:t xml:space="preserve"> The kingdoms of this world have become the kingdoms of our Lord and of His Christ’ (Rev. 11:15).</w:t>
      </w:r>
    </w:p>
  </w:footnote>
  <w:footnote w:id="778">
    <w:p w14:paraId="5C9240DB" w14:textId="77777777" w:rsidR="00B31899" w:rsidRDefault="00B31899" w:rsidP="00C544D6">
      <w:pPr>
        <w:pStyle w:val="footnote"/>
      </w:pPr>
      <w:r>
        <w:rPr>
          <w:rStyle w:val="FootnoteReference"/>
        </w:rPr>
        <w:footnoteRef/>
      </w:r>
      <w:r>
        <w:t xml:space="preserve"> Deut. 32:36.</w:t>
      </w:r>
    </w:p>
  </w:footnote>
  <w:footnote w:id="779">
    <w:p w14:paraId="6CA454B0" w14:textId="699660A9" w:rsidR="00B31899" w:rsidRDefault="00B31899" w:rsidP="009F1DA0">
      <w:pPr>
        <w:pStyle w:val="footnote"/>
      </w:pPr>
      <w:r>
        <w:rPr>
          <w:rStyle w:val="FootnoteReference"/>
        </w:rPr>
        <w:footnoteRef/>
      </w:r>
      <w:r>
        <w:t xml:space="preserve"> [JS] [] lacking in all but OSB</w:t>
      </w:r>
    </w:p>
  </w:footnote>
  <w:footnote w:id="780">
    <w:p w14:paraId="71CEF4E9" w14:textId="77777777" w:rsidR="00B31899" w:rsidRDefault="00B31899"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81">
    <w:p w14:paraId="6639BD0B" w14:textId="45AA87DA" w:rsidR="00B31899" w:rsidRDefault="00B31899"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82">
    <w:p w14:paraId="2B96894E" w14:textId="6C468A01" w:rsidR="00B31899" w:rsidRDefault="00B31899" w:rsidP="00C544D6">
      <w:pPr>
        <w:pStyle w:val="footnote"/>
      </w:pPr>
      <w:r>
        <w:rPr>
          <w:rStyle w:val="FootnoteReference"/>
        </w:rPr>
        <w:footnoteRef/>
      </w:r>
      <w:r>
        <w:t xml:space="preserve"> mercy: </w:t>
      </w:r>
      <w:r w:rsidRPr="007F3CE8">
        <w:rPr>
          <w:i/>
        </w:rPr>
        <w:t>or</w:t>
      </w:r>
      <w:r>
        <w:t xml:space="preserve"> love. Cf. Lk. 10:37.</w:t>
      </w:r>
    </w:p>
  </w:footnote>
  <w:footnote w:id="783">
    <w:p w14:paraId="08E6A124" w14:textId="11CACB93" w:rsidR="00B31899" w:rsidRDefault="00B31899"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84">
    <w:p w14:paraId="39412F7E" w14:textId="1E04020D" w:rsidR="00B31899" w:rsidRDefault="00B31899" w:rsidP="00AE1E0F">
      <w:pPr>
        <w:pStyle w:val="footnote"/>
      </w:pPr>
      <w:r>
        <w:rPr>
          <w:rStyle w:val="FootnoteReference"/>
        </w:rPr>
        <w:footnoteRef/>
      </w:r>
      <w:r>
        <w:t xml:space="preserve"> [JS] or “and shook of Pharaoh and his army into the Red sea,”</w:t>
      </w:r>
    </w:p>
  </w:footnote>
  <w:footnote w:id="785">
    <w:p w14:paraId="0B96BC12" w14:textId="30893C5B" w:rsidR="00B31899" w:rsidRDefault="00B31899" w:rsidP="00AE1E0F">
      <w:pPr>
        <w:pStyle w:val="footnote"/>
      </w:pPr>
      <w:r>
        <w:rPr>
          <w:rStyle w:val="FootnoteReference"/>
        </w:rPr>
        <w:footnoteRef/>
      </w:r>
      <w:r>
        <w:t xml:space="preserve"> [JS] or “slew”</w:t>
      </w:r>
    </w:p>
  </w:footnote>
  <w:footnote w:id="786">
    <w:p w14:paraId="0DA78EFF" w14:textId="6EE98942" w:rsidR="00B31899" w:rsidRDefault="00B31899" w:rsidP="00AE1E0F">
      <w:pPr>
        <w:pStyle w:val="footnote"/>
      </w:pPr>
      <w:r>
        <w:rPr>
          <w:rStyle w:val="FootnoteReference"/>
        </w:rPr>
        <w:footnoteRef/>
      </w:r>
      <w:r>
        <w:t xml:space="preserve"> [JS] [] lacking in all but the Copitc. This verse and 16b lacking in most translations.</w:t>
      </w:r>
    </w:p>
  </w:footnote>
  <w:footnote w:id="787">
    <w:p w14:paraId="491E3626" w14:textId="77777777" w:rsidR="00B31899" w:rsidRDefault="00B31899"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8">
    <w:p w14:paraId="27102E37" w14:textId="01E87A4E" w:rsidR="00B31899" w:rsidRDefault="00B31899" w:rsidP="00C544D6">
      <w:pPr>
        <w:pStyle w:val="footnote"/>
      </w:pPr>
      <w:r>
        <w:rPr>
          <w:rStyle w:val="FootnoteReference"/>
        </w:rPr>
        <w:footnoteRef/>
      </w:r>
      <w:r>
        <w:t xml:space="preserve"> See previous footnote.</w:t>
      </w:r>
    </w:p>
  </w:footnote>
  <w:footnote w:id="789">
    <w:p w14:paraId="32C9C8BA" w14:textId="1283C1AE" w:rsidR="00B31899" w:rsidRDefault="00B31899"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0">
    <w:p w14:paraId="1CAEC73A" w14:textId="2CFEA53A" w:rsidR="00B31899" w:rsidRDefault="00B31899" w:rsidP="00AC3281">
      <w:pPr>
        <w:pStyle w:val="footnote"/>
      </w:pPr>
      <w:r>
        <w:rPr>
          <w:rStyle w:val="FootnoteReference"/>
        </w:rPr>
        <w:footnoteRef/>
      </w:r>
      <w:r>
        <w:t xml:space="preserve"> [JS] or “thank”, or “thankfully confess with praise”</w:t>
      </w:r>
    </w:p>
  </w:footnote>
  <w:footnote w:id="791">
    <w:p w14:paraId="02264BC2" w14:textId="77777777" w:rsidR="00B31899" w:rsidRDefault="00B31899"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92">
    <w:p w14:paraId="474A88D1" w14:textId="00155028" w:rsidR="00B31899" w:rsidRDefault="00B31899" w:rsidP="00AC3281">
      <w:pPr>
        <w:pStyle w:val="footnote"/>
      </w:pPr>
      <w:r>
        <w:rPr>
          <w:rStyle w:val="FootnoteReference"/>
        </w:rPr>
        <w:footnoteRef/>
      </w:r>
      <w:r>
        <w:t xml:space="preserve"> [JS] “do obeisance”, elsewhere rendered “worship’, but referring to the physical act.</w:t>
      </w:r>
    </w:p>
  </w:footnote>
  <w:footnote w:id="793">
    <w:p w14:paraId="1B1D5002" w14:textId="29B07E11" w:rsidR="00B31899" w:rsidRDefault="00B31899" w:rsidP="00C1761F">
      <w:pPr>
        <w:pStyle w:val="footnote"/>
      </w:pPr>
      <w:r>
        <w:rPr>
          <w:rStyle w:val="FootnoteReference"/>
        </w:rPr>
        <w:footnoteRef/>
      </w:r>
      <w:r>
        <w:t xml:space="preserve"> [JS] or “give thanks to,” or “prase,” or “thankfully confess Your Name with praise”</w:t>
      </w:r>
    </w:p>
  </w:footnote>
  <w:footnote w:id="794">
    <w:p w14:paraId="12351032" w14:textId="637DDCD6" w:rsidR="00B31899" w:rsidRDefault="00B31899"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95">
    <w:p w14:paraId="00F8589A" w14:textId="3079BAC3" w:rsidR="00B31899" w:rsidRDefault="00B31899" w:rsidP="00C1761F">
      <w:pPr>
        <w:pStyle w:val="footnote"/>
      </w:pPr>
      <w:r>
        <w:rPr>
          <w:rStyle w:val="FootnoteReference"/>
        </w:rPr>
        <w:footnoteRef/>
      </w:r>
      <w:r>
        <w:t xml:space="preserve"> [JS] or “acknowledge,” or “give thanks to,” or “thankfully confess with praise”</w:t>
      </w:r>
    </w:p>
  </w:footnote>
  <w:footnote w:id="796">
    <w:p w14:paraId="18BB02EB" w14:textId="33FE7177" w:rsidR="00B31899" w:rsidRDefault="00B31899"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97">
    <w:p w14:paraId="333B0F0E" w14:textId="4D89FC4A" w:rsidR="00B31899" w:rsidRDefault="00B31899" w:rsidP="00FF6795">
      <w:pPr>
        <w:pStyle w:val="footnote"/>
      </w:pPr>
      <w:r>
        <w:rPr>
          <w:rStyle w:val="FootnoteReference"/>
        </w:rPr>
        <w:footnoteRef/>
      </w:r>
      <w:r>
        <w:t xml:space="preserve"> [JS] literally “those who are exalted” or “the high things”</w:t>
      </w:r>
    </w:p>
  </w:footnote>
  <w:footnote w:id="798">
    <w:p w14:paraId="596BB70E" w14:textId="27F87B4A" w:rsidR="00B31899" w:rsidRDefault="00B31899" w:rsidP="00C544D6">
      <w:pPr>
        <w:pStyle w:val="footnote"/>
      </w:pPr>
      <w:r>
        <w:rPr>
          <w:rStyle w:val="FootnoteReference"/>
        </w:rPr>
        <w:footnoteRef/>
      </w:r>
      <w:r>
        <w:t xml:space="preserve"> The Spirit of the Lord fills the world (Wisdom 1:7). [JS] presence: literally “face”</w:t>
      </w:r>
    </w:p>
  </w:footnote>
  <w:footnote w:id="799">
    <w:p w14:paraId="7AB3BB43" w14:textId="5D02016E" w:rsidR="00B31899" w:rsidRDefault="00B31899" w:rsidP="00485563">
      <w:pPr>
        <w:pStyle w:val="footnote"/>
      </w:pPr>
      <w:r>
        <w:rPr>
          <w:rStyle w:val="FootnoteReference"/>
        </w:rPr>
        <w:footnoteRef/>
      </w:r>
      <w:r>
        <w:t xml:space="preserve"> [JS] or “possess”</w:t>
      </w:r>
    </w:p>
  </w:footnote>
  <w:footnote w:id="800">
    <w:p w14:paraId="145A6B15" w14:textId="77777777" w:rsidR="00B31899" w:rsidRDefault="00B31899" w:rsidP="00C544D6">
      <w:pPr>
        <w:pStyle w:val="footnote"/>
      </w:pPr>
      <w:r>
        <w:rPr>
          <w:rStyle w:val="FootnoteReference"/>
        </w:rPr>
        <w:footnoteRef/>
      </w:r>
      <w:r>
        <w:t xml:space="preserve"> heart: </w:t>
      </w:r>
      <w:r w:rsidRPr="007F3CE8">
        <w:rPr>
          <w:i/>
        </w:rPr>
        <w:t>lit</w:t>
      </w:r>
      <w:r>
        <w:t>. kidneys (seat of the affections in Hebrew thought).</w:t>
      </w:r>
    </w:p>
  </w:footnote>
  <w:footnote w:id="801">
    <w:p w14:paraId="5EA66D53" w14:textId="1C1D5AB6" w:rsidR="00B31899" w:rsidRDefault="00B31899" w:rsidP="00485563">
      <w:pPr>
        <w:pStyle w:val="footnote"/>
      </w:pPr>
      <w:r>
        <w:rPr>
          <w:rStyle w:val="FootnoteReference"/>
        </w:rPr>
        <w:footnoteRef/>
      </w:r>
      <w:r>
        <w:t xml:space="preserve"> [JS] or “give thanks,” or “thankfully confess You with praise”</w:t>
      </w:r>
    </w:p>
  </w:footnote>
  <w:footnote w:id="802">
    <w:p w14:paraId="4E73646F" w14:textId="549C13C9" w:rsidR="00B31899" w:rsidRDefault="00B31899" w:rsidP="00EB72A3">
      <w:pPr>
        <w:pStyle w:val="footnote"/>
      </w:pPr>
      <w:r>
        <w:rPr>
          <w:rStyle w:val="FootnoteReference"/>
        </w:rPr>
        <w:footnoteRef/>
      </w:r>
      <w:r>
        <w:t xml:space="preserve"> [JS] or “and do I not waste away because of my enemies?”</w:t>
      </w:r>
    </w:p>
  </w:footnote>
  <w:footnote w:id="803">
    <w:p w14:paraId="4CC16564" w14:textId="262FCF3B" w:rsidR="00B31899" w:rsidRDefault="00B31899" w:rsidP="00814FC4">
      <w:pPr>
        <w:pStyle w:val="footnote"/>
      </w:pPr>
      <w:r>
        <w:rPr>
          <w:rStyle w:val="FootnoteReference"/>
        </w:rPr>
        <w:footnoteRef/>
      </w:r>
      <w:r>
        <w:t xml:space="preserve"> [JS] or “way of iniquity”</w:t>
      </w:r>
    </w:p>
  </w:footnote>
  <w:footnote w:id="804">
    <w:p w14:paraId="6BCAB3AE" w14:textId="77777777" w:rsidR="00B31899" w:rsidRDefault="00B31899" w:rsidP="00C544D6">
      <w:pPr>
        <w:pStyle w:val="footnote"/>
      </w:pPr>
      <w:r>
        <w:rPr>
          <w:rStyle w:val="FootnoteReference"/>
        </w:rPr>
        <w:footnoteRef/>
      </w:r>
      <w:r>
        <w:t xml:space="preserve"> ‘He gives songs in the night’ (Job. 35:10).</w:t>
      </w:r>
    </w:p>
  </w:footnote>
  <w:footnote w:id="805">
    <w:p w14:paraId="6FFB8AE3" w14:textId="30159915" w:rsidR="00B31899" w:rsidRDefault="00B31899" w:rsidP="00FF4A4F">
      <w:pPr>
        <w:pStyle w:val="footnote"/>
      </w:pPr>
      <w:r>
        <w:rPr>
          <w:rStyle w:val="FootnoteReference"/>
        </w:rPr>
        <w:footnoteRef/>
      </w:r>
      <w:r>
        <w:t xml:space="preserve"> Literally “voice”</w:t>
      </w:r>
    </w:p>
  </w:footnote>
  <w:footnote w:id="806">
    <w:p w14:paraId="1995E6B7" w14:textId="70D38F62" w:rsidR="00B31899" w:rsidRDefault="00B31899" w:rsidP="00EB72A3">
      <w:pPr>
        <w:pStyle w:val="footnote"/>
      </w:pPr>
      <w:r>
        <w:rPr>
          <w:rStyle w:val="FootnoteReference"/>
        </w:rPr>
        <w:footnoteRef/>
      </w:r>
      <w:r>
        <w:t xml:space="preserve"> [JS] or “praise,” or “give thanks to,” or “thankfully confess with praise”</w:t>
      </w:r>
    </w:p>
  </w:footnote>
  <w:footnote w:id="807">
    <w:p w14:paraId="7EBC0985" w14:textId="77777777" w:rsidR="00B31899" w:rsidRDefault="00B31899" w:rsidP="00784373">
      <w:pPr>
        <w:pStyle w:val="footnote"/>
      </w:pPr>
      <w:r>
        <w:rPr>
          <w:rStyle w:val="FootnoteReference"/>
        </w:rPr>
        <w:footnoteRef/>
      </w:r>
      <w:r>
        <w:t xml:space="preserve"> [JS] or “Hades”.</w:t>
      </w:r>
    </w:p>
  </w:footnote>
  <w:footnote w:id="808">
    <w:p w14:paraId="5A5C1D1C" w14:textId="586EEB89" w:rsidR="00B31899" w:rsidRDefault="00B31899"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9">
    <w:p w14:paraId="1AD5A19A" w14:textId="77777777" w:rsidR="00B31899" w:rsidRDefault="00B31899" w:rsidP="00C544D6">
      <w:pPr>
        <w:pStyle w:val="footnote"/>
      </w:pPr>
      <w:r>
        <w:rPr>
          <w:rStyle w:val="FootnoteReference"/>
        </w:rPr>
        <w:footnoteRef/>
      </w:r>
      <w:r>
        <w:t xml:space="preserve"> this way: the confession of Christ (2 Tim. 3:12).</w:t>
      </w:r>
    </w:p>
  </w:footnote>
  <w:footnote w:id="810">
    <w:p w14:paraId="1B4DA4D8" w14:textId="4D3CDF72" w:rsidR="00B31899" w:rsidRDefault="00B31899" w:rsidP="00EB72A3">
      <w:pPr>
        <w:pStyle w:val="footnote"/>
      </w:pPr>
      <w:r>
        <w:rPr>
          <w:rStyle w:val="FootnoteReference"/>
        </w:rPr>
        <w:footnoteRef/>
      </w:r>
      <w:r>
        <w:t xml:space="preserve"> [JS] or “praise” or “thive thanks to,” or “thankfully confess with praise”</w:t>
      </w:r>
    </w:p>
  </w:footnote>
  <w:footnote w:id="811">
    <w:p w14:paraId="10A5500A" w14:textId="77777777" w:rsidR="00B31899" w:rsidRDefault="00B31899" w:rsidP="00C544D6">
      <w:pPr>
        <w:pStyle w:val="footnote"/>
      </w:pPr>
      <w:r>
        <w:rPr>
          <w:rStyle w:val="FootnoteReference"/>
        </w:rPr>
        <w:footnoteRef/>
      </w:r>
      <w:r>
        <w:t xml:space="preserve"> These two lines are identical with Lamentations 3:6.</w:t>
      </w:r>
    </w:p>
  </w:footnote>
  <w:footnote w:id="812">
    <w:p w14:paraId="30FC40DD" w14:textId="11119DF6" w:rsidR="00B31899" w:rsidRDefault="00B31899" w:rsidP="00C544D6">
      <w:pPr>
        <w:pStyle w:val="footnote"/>
      </w:pPr>
      <w:r>
        <w:rPr>
          <w:rStyle w:val="FootnoteReference"/>
        </w:rPr>
        <w:footnoteRef/>
      </w:r>
      <w:r>
        <w:t xml:space="preserve"> Cf. Rev. 10:5; Ezek. 20:23,28,42; Deut. 32:14.</w:t>
      </w:r>
    </w:p>
  </w:footnote>
  <w:footnote w:id="813">
    <w:p w14:paraId="58511EB9" w14:textId="77777777" w:rsidR="00B31899" w:rsidRDefault="00B31899"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14">
    <w:p w14:paraId="3B148124" w14:textId="77777777" w:rsidR="00B31899" w:rsidRDefault="00B31899"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15">
    <w:p w14:paraId="1CAB0511" w14:textId="43E4190B" w:rsidR="00B31899" w:rsidRDefault="00B31899" w:rsidP="00C544D6">
      <w:pPr>
        <w:pStyle w:val="footnote"/>
      </w:pPr>
      <w:r>
        <w:rPr>
          <w:rStyle w:val="FootnoteReference"/>
        </w:rPr>
        <w:footnoteRef/>
      </w:r>
      <w:r>
        <w:t xml:space="preserve"> Cf. ‘If I am lifted up from the earth, I will draw all men to Me’ (Jn. 12:32). See also Psalm 45:11 and the note there.</w:t>
      </w:r>
    </w:p>
  </w:footnote>
  <w:footnote w:id="816">
    <w:p w14:paraId="13B01E95" w14:textId="737A6D70" w:rsidR="00B31899" w:rsidRDefault="00B31899" w:rsidP="00F53108">
      <w:pPr>
        <w:pStyle w:val="footnote"/>
      </w:pPr>
      <w:r>
        <w:rPr>
          <w:rStyle w:val="FootnoteReference"/>
        </w:rPr>
        <w:footnoteRef/>
      </w:r>
      <w:r>
        <w:t xml:space="preserve"> [JS] or “gush forth”, “overflow”</w:t>
      </w:r>
    </w:p>
  </w:footnote>
  <w:footnote w:id="817">
    <w:p w14:paraId="291B5302" w14:textId="22414254" w:rsidR="00B31899" w:rsidRDefault="00B31899" w:rsidP="00F53108">
      <w:pPr>
        <w:pStyle w:val="footnote"/>
      </w:pPr>
      <w:r>
        <w:rPr>
          <w:rStyle w:val="FootnoteReference"/>
        </w:rPr>
        <w:footnoteRef/>
      </w:r>
      <w:r>
        <w:t xml:space="preserve"> [JS] or “thankfully confess You with praise”, or “praise”, or “give thanks to”</w:t>
      </w:r>
    </w:p>
  </w:footnote>
  <w:footnote w:id="818">
    <w:p w14:paraId="7FEF7BE1" w14:textId="0F451A05" w:rsidR="00B31899" w:rsidRDefault="00B31899" w:rsidP="008D3680">
      <w:pPr>
        <w:pStyle w:val="footnote"/>
      </w:pPr>
      <w:r>
        <w:rPr>
          <w:rStyle w:val="FootnoteReference"/>
        </w:rPr>
        <w:footnoteRef/>
      </w:r>
      <w:r>
        <w:t xml:space="preserve"> [JS] literally “holy ones”</w:t>
      </w:r>
    </w:p>
  </w:footnote>
  <w:footnote w:id="819">
    <w:p w14:paraId="67EE1F7C" w14:textId="1AC854C4" w:rsidR="00B31899" w:rsidRDefault="00B31899"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20">
    <w:p w14:paraId="353ACEBC" w14:textId="59328CB4" w:rsidR="00B31899" w:rsidRDefault="00B31899" w:rsidP="00C544D6">
      <w:pPr>
        <w:pStyle w:val="footnote"/>
      </w:pPr>
      <w:r>
        <w:rPr>
          <w:rStyle w:val="FootnoteReference"/>
        </w:rPr>
        <w:footnoteRef/>
      </w:r>
      <w:r>
        <w:t xml:space="preserve"> Cf. Ps. 145:2 with Ps. 103:33. Only verbs differ.</w:t>
      </w:r>
    </w:p>
  </w:footnote>
  <w:footnote w:id="821">
    <w:p w14:paraId="35C0C4DD" w14:textId="71AC6682" w:rsidR="00B31899" w:rsidRDefault="00B31899" w:rsidP="007F50FD">
      <w:pPr>
        <w:pStyle w:val="footnote"/>
      </w:pPr>
      <w:r>
        <w:rPr>
          <w:rStyle w:val="FootnoteReference"/>
        </w:rPr>
        <w:footnoteRef/>
      </w:r>
      <w:r>
        <w:t xml:space="preserve"> [JS] or “spirit”</w:t>
      </w:r>
    </w:p>
  </w:footnote>
  <w:footnote w:id="822">
    <w:p w14:paraId="23EB32F2" w14:textId="235BD424" w:rsidR="00B31899" w:rsidRDefault="00B31899" w:rsidP="007F50FD">
      <w:pPr>
        <w:pStyle w:val="footnote"/>
      </w:pPr>
      <w:r>
        <w:rPr>
          <w:rStyle w:val="FootnoteReference"/>
        </w:rPr>
        <w:footnoteRef/>
      </w:r>
      <w:r>
        <w:t xml:space="preserve"> [JS] thoughts, or designs, plans, projects</w:t>
      </w:r>
    </w:p>
  </w:footnote>
  <w:footnote w:id="823">
    <w:p w14:paraId="1E480973" w14:textId="3F051D55" w:rsidR="00B31899" w:rsidRDefault="00B31899" w:rsidP="007F50FD">
      <w:pPr>
        <w:pStyle w:val="footnote"/>
      </w:pPr>
      <w:r>
        <w:rPr>
          <w:rStyle w:val="FootnoteReference"/>
        </w:rPr>
        <w:footnoteRef/>
      </w:r>
      <w:r>
        <w:t xml:space="preserve"> [JS] or “guards”</w:t>
      </w:r>
    </w:p>
  </w:footnote>
  <w:footnote w:id="824">
    <w:p w14:paraId="6A1BF79E" w14:textId="2C42AEE5" w:rsidR="00B31899" w:rsidRDefault="00B31899" w:rsidP="007F50FD">
      <w:pPr>
        <w:pStyle w:val="footnote"/>
      </w:pPr>
      <w:r>
        <w:rPr>
          <w:rStyle w:val="FootnoteReference"/>
        </w:rPr>
        <w:footnoteRef/>
      </w:r>
      <w:r>
        <w:t xml:space="preserve"> [JS] or “frees the prisoners”</w:t>
      </w:r>
    </w:p>
  </w:footnote>
  <w:footnote w:id="825">
    <w:p w14:paraId="5D5111FF" w14:textId="66B6F812" w:rsidR="00B31899" w:rsidRDefault="00B31899" w:rsidP="007F50FD">
      <w:pPr>
        <w:pStyle w:val="footnote"/>
      </w:pPr>
      <w:r>
        <w:rPr>
          <w:rStyle w:val="FootnoteReference"/>
        </w:rPr>
        <w:footnoteRef/>
      </w:r>
      <w:r>
        <w:t xml:space="preserve"> [JS] or “bent”</w:t>
      </w:r>
    </w:p>
  </w:footnote>
  <w:footnote w:id="826">
    <w:p w14:paraId="4090A924" w14:textId="68E30641" w:rsidR="00B31899" w:rsidRDefault="00B31899" w:rsidP="007F50FD">
      <w:pPr>
        <w:pStyle w:val="footnote"/>
      </w:pPr>
      <w:r>
        <w:rPr>
          <w:rStyle w:val="FootnoteReference"/>
        </w:rPr>
        <w:footnoteRef/>
      </w:r>
      <w:r>
        <w:t xml:space="preserve"> [JS] or “skill”</w:t>
      </w:r>
    </w:p>
  </w:footnote>
  <w:footnote w:id="827">
    <w:p w14:paraId="6F819BD3" w14:textId="78976808" w:rsidR="00B31899" w:rsidRDefault="00B31899" w:rsidP="007F50FD">
      <w:pPr>
        <w:pStyle w:val="footnote"/>
      </w:pPr>
      <w:r>
        <w:rPr>
          <w:rStyle w:val="FootnoteReference"/>
        </w:rPr>
        <w:footnoteRef/>
      </w:r>
      <w:r>
        <w:t xml:space="preserve"> [JS] or “foreigners”</w:t>
      </w:r>
    </w:p>
  </w:footnote>
  <w:footnote w:id="828">
    <w:p w14:paraId="78560DE2" w14:textId="6759CA05" w:rsidR="00B31899" w:rsidRDefault="00B31899" w:rsidP="007F50FD">
      <w:pPr>
        <w:pStyle w:val="footnote"/>
      </w:pPr>
      <w:r>
        <w:rPr>
          <w:rStyle w:val="FootnoteReference"/>
        </w:rPr>
        <w:footnoteRef/>
      </w:r>
      <w:r>
        <w:t xml:space="preserve"> [JS] or a psalm, or a melody</w:t>
      </w:r>
    </w:p>
  </w:footnote>
  <w:footnote w:id="829">
    <w:p w14:paraId="2C19D159" w14:textId="3C9E27D5" w:rsidR="00B31899" w:rsidRDefault="00B31899" w:rsidP="00F258B1">
      <w:pPr>
        <w:pStyle w:val="footnote"/>
      </w:pPr>
      <w:r>
        <w:rPr>
          <w:rStyle w:val="FootnoteReference"/>
        </w:rPr>
        <w:footnoteRef/>
      </w:r>
      <w:r>
        <w:t xml:space="preserve"> </w:t>
      </w:r>
      <w:r w:rsidRPr="00D813A7">
        <w:rPr>
          <w:i/>
        </w:rPr>
        <w:t>Lit</w:t>
      </w:r>
      <w:r>
        <w:t>. ‘dispersions’. Cf. Mt. 24:31.</w:t>
      </w:r>
    </w:p>
  </w:footnote>
  <w:footnote w:id="830">
    <w:p w14:paraId="7AC7AD8B" w14:textId="5BFFD4CA" w:rsidR="00B31899" w:rsidRDefault="00B31899"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31">
    <w:p w14:paraId="1F0F4402" w14:textId="056F6B42" w:rsidR="00B31899" w:rsidRDefault="00B31899" w:rsidP="00CD1E61">
      <w:pPr>
        <w:pStyle w:val="footnote"/>
      </w:pPr>
      <w:r>
        <w:rPr>
          <w:rStyle w:val="FootnoteReference"/>
        </w:rPr>
        <w:footnoteRef/>
      </w:r>
      <w:r>
        <w:t xml:space="preserve"> [JS] or word, or teaching</w:t>
      </w:r>
    </w:p>
  </w:footnote>
  <w:footnote w:id="832">
    <w:p w14:paraId="407F2DDB" w14:textId="624657B1" w:rsidR="00B31899" w:rsidRDefault="00B31899"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33">
    <w:p w14:paraId="35167DCD" w14:textId="373FC63F" w:rsidR="00B31899" w:rsidRDefault="00B31899" w:rsidP="00DE04F0">
      <w:pPr>
        <w:pStyle w:val="footnote"/>
      </w:pPr>
      <w:r>
        <w:rPr>
          <w:rStyle w:val="FootnoteReference"/>
        </w:rPr>
        <w:footnoteRef/>
      </w:r>
      <w:r>
        <w:t xml:space="preserve"> [JS] or “stormy wind”</w:t>
      </w:r>
    </w:p>
  </w:footnote>
  <w:footnote w:id="834">
    <w:p w14:paraId="596CA46F" w14:textId="3CE69ED5" w:rsidR="00B31899" w:rsidRDefault="00B31899" w:rsidP="00DE04F0">
      <w:pPr>
        <w:pStyle w:val="footnote"/>
      </w:pPr>
      <w:r>
        <w:rPr>
          <w:rStyle w:val="FootnoteReference"/>
        </w:rPr>
        <w:footnoteRef/>
      </w:r>
      <w:r>
        <w:t xml:space="preserve"> [JS] or “maidens,” or “unmarried women”</w:t>
      </w:r>
    </w:p>
  </w:footnote>
  <w:footnote w:id="835">
    <w:p w14:paraId="302477DE" w14:textId="111432A8" w:rsidR="00B31899" w:rsidRDefault="00B31899"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36">
    <w:p w14:paraId="33D71E70" w14:textId="2D5394E7" w:rsidR="00B31899" w:rsidRDefault="00B31899" w:rsidP="007039A0">
      <w:pPr>
        <w:pStyle w:val="footnote"/>
      </w:pPr>
      <w:r>
        <w:rPr>
          <w:rStyle w:val="FootnoteReference"/>
        </w:rPr>
        <w:footnoteRef/>
      </w:r>
      <w:r>
        <w:t xml:space="preserve"> [JS] literally, “And He will raise/exalt the horn of His people”</w:t>
      </w:r>
    </w:p>
  </w:footnote>
  <w:footnote w:id="837">
    <w:p w14:paraId="43AD805B" w14:textId="6DFE2128" w:rsidR="00B31899" w:rsidRDefault="00B31899" w:rsidP="007039A0">
      <w:pPr>
        <w:pStyle w:val="footnote"/>
      </w:pPr>
      <w:r>
        <w:rPr>
          <w:rStyle w:val="FootnoteReference"/>
        </w:rPr>
        <w:footnoteRef/>
      </w:r>
      <w:r>
        <w:t xml:space="preserve"> [JS] “assembly”</w:t>
      </w:r>
    </w:p>
  </w:footnote>
  <w:footnote w:id="838">
    <w:p w14:paraId="0C277B75" w14:textId="51E0F674" w:rsidR="00B31899" w:rsidRDefault="00B31899" w:rsidP="007039A0">
      <w:pPr>
        <w:pStyle w:val="footnote"/>
      </w:pPr>
      <w:r>
        <w:rPr>
          <w:rStyle w:val="FootnoteReference"/>
        </w:rPr>
        <w:footnoteRef/>
      </w:r>
      <w:r>
        <w:t xml:space="preserve"> [JS] Coptic has “in the chorus”</w:t>
      </w:r>
    </w:p>
  </w:footnote>
  <w:footnote w:id="839">
    <w:p w14:paraId="7329AB19" w14:textId="77777777" w:rsidR="00B31899" w:rsidRDefault="00B31899" w:rsidP="00F258B1">
      <w:pPr>
        <w:pStyle w:val="footnote"/>
      </w:pPr>
      <w:r>
        <w:rPr>
          <w:rStyle w:val="FootnoteReference"/>
        </w:rPr>
        <w:footnoteRef/>
      </w:r>
      <w:r>
        <w:t xml:space="preserve"> two-edged sword: praise which conquers Amalek (St. Chrysostom).</w:t>
      </w:r>
    </w:p>
  </w:footnote>
  <w:footnote w:id="840">
    <w:p w14:paraId="2095C32A" w14:textId="77777777" w:rsidR="00B31899" w:rsidRDefault="00B31899" w:rsidP="00F258B1">
      <w:pPr>
        <w:pStyle w:val="footnote"/>
      </w:pPr>
      <w:r>
        <w:rPr>
          <w:rStyle w:val="FootnoteReference"/>
        </w:rPr>
        <w:footnoteRef/>
      </w:r>
      <w:r>
        <w:t xml:space="preserve"> ‘Holiness of life is the mother of glory’ (St Theodoret).</w:t>
      </w:r>
    </w:p>
  </w:footnote>
  <w:footnote w:id="841">
    <w:p w14:paraId="4C5EFC08" w14:textId="6D588D58" w:rsidR="00B31899" w:rsidRDefault="00B31899" w:rsidP="00AE5C5A">
      <w:pPr>
        <w:pStyle w:val="footnote"/>
      </w:pPr>
      <w:r>
        <w:rPr>
          <w:rStyle w:val="FootnoteReference"/>
        </w:rPr>
        <w:footnoteRef/>
      </w:r>
      <w:r>
        <w:t xml:space="preserve"> [JS] variant reading, “harp and lyre”</w:t>
      </w:r>
    </w:p>
  </w:footnote>
  <w:footnote w:id="842">
    <w:p w14:paraId="34B39967" w14:textId="2F98E45D" w:rsidR="00B31899" w:rsidRDefault="00B31899" w:rsidP="00AE5C5A">
      <w:pPr>
        <w:pStyle w:val="footnote"/>
      </w:pPr>
      <w:r>
        <w:rPr>
          <w:rStyle w:val="FootnoteReference"/>
        </w:rPr>
        <w:footnoteRef/>
      </w:r>
      <w:r>
        <w:t xml:space="preserve"> [JS] Coptic has “chorus” in place of “dance”</w:t>
      </w:r>
    </w:p>
  </w:footnote>
  <w:footnote w:id="843">
    <w:p w14:paraId="3F01F63D" w14:textId="7FB71CE4" w:rsidR="00B31899" w:rsidRDefault="00B31899" w:rsidP="00FB1741">
      <w:pPr>
        <w:pStyle w:val="footnote"/>
      </w:pPr>
      <w:r>
        <w:rPr>
          <w:rStyle w:val="FootnoteReference"/>
        </w:rPr>
        <w:footnoteRef/>
      </w:r>
      <w:r>
        <w:t xml:space="preserve"> [JS] or “allophyle”, which means “foreigner”, but specificially in reference to Philistines.</w:t>
      </w:r>
    </w:p>
  </w:footnote>
  <w:footnote w:id="844">
    <w:p w14:paraId="234F96D1" w14:textId="322FE18B" w:rsidR="00B31899" w:rsidRDefault="00B31899" w:rsidP="00865C59">
      <w:pPr>
        <w:pStyle w:val="footnote"/>
      </w:pPr>
      <w:r>
        <w:rPr>
          <w:rStyle w:val="FootnoteReference"/>
        </w:rPr>
        <w:footnoteRef/>
      </w:r>
      <w:r>
        <w:t xml:space="preserve"> Or “Spirit”</w:t>
      </w:r>
    </w:p>
  </w:footnote>
  <w:footnote w:id="845">
    <w:p w14:paraId="296DD30B" w14:textId="77777777" w:rsidR="00B31899" w:rsidRDefault="00B31899"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46">
    <w:p w14:paraId="75462569" w14:textId="77777777" w:rsidR="00B31899" w:rsidRDefault="00B31899" w:rsidP="00344A59">
      <w:pPr>
        <w:pStyle w:val="footnote"/>
      </w:pPr>
      <w:r>
        <w:rPr>
          <w:rStyle w:val="FootnoteReference"/>
        </w:rPr>
        <w:footnoteRef/>
      </w:r>
      <w:r>
        <w:t xml:space="preserve"> The “alleluia” in each vs is inserted into each verse of the Psalm</w:t>
      </w:r>
    </w:p>
  </w:footnote>
  <w:footnote w:id="847">
    <w:p w14:paraId="1F1613E0" w14:textId="77777777" w:rsidR="00B31899" w:rsidRDefault="00B31899"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48">
    <w:p w14:paraId="001DC1B4" w14:textId="77777777" w:rsidR="00B31899" w:rsidRDefault="00B31899" w:rsidP="00A7333E">
      <w:pPr>
        <w:pStyle w:val="footnote"/>
      </w:pPr>
      <w:r>
        <w:rPr>
          <w:rStyle w:val="FootnoteReference"/>
        </w:rPr>
        <w:footnoteRef/>
      </w:r>
      <w:r>
        <w:t xml:space="preserve"> Do obiesance</w:t>
      </w:r>
    </w:p>
  </w:footnote>
  <w:footnote w:id="849">
    <w:p w14:paraId="109CBDA9" w14:textId="77777777" w:rsidR="00B31899" w:rsidRDefault="00B31899" w:rsidP="00A7333E">
      <w:pPr>
        <w:pStyle w:val="footnote"/>
      </w:pPr>
      <w:r>
        <w:rPr>
          <w:rStyle w:val="FootnoteReference"/>
        </w:rPr>
        <w:footnoteRef/>
      </w:r>
      <w:r>
        <w:t xml:space="preserve"> Literally, “horn”</w:t>
      </w:r>
    </w:p>
  </w:footnote>
  <w:footnote w:id="850">
    <w:p w14:paraId="6824A765" w14:textId="77777777" w:rsidR="00B31899" w:rsidRDefault="00B31899" w:rsidP="00A7333E">
      <w:pPr>
        <w:pStyle w:val="footnote"/>
      </w:pPr>
      <w:r>
        <w:rPr>
          <w:rStyle w:val="FootnoteReference"/>
        </w:rPr>
        <w:footnoteRef/>
      </w:r>
      <w:r>
        <w:t xml:space="preserve"> Or, “ways”</w:t>
      </w:r>
    </w:p>
  </w:footnote>
  <w:footnote w:id="851">
    <w:p w14:paraId="6136C7AC" w14:textId="77777777" w:rsidR="00B31899" w:rsidRDefault="00B31899" w:rsidP="00A7333E">
      <w:pPr>
        <w:pStyle w:val="footnote"/>
      </w:pPr>
      <w:r>
        <w:rPr>
          <w:rStyle w:val="FootnoteReference"/>
        </w:rPr>
        <w:footnoteRef/>
      </w:r>
      <w:r>
        <w:t xml:space="preserve"> Literally, “exalt the horn”</w:t>
      </w:r>
    </w:p>
  </w:footnote>
  <w:footnote w:id="852">
    <w:p w14:paraId="0D97069A" w14:textId="77777777" w:rsidR="00B31899" w:rsidRDefault="00B31899" w:rsidP="00A7333E">
      <w:pPr>
        <w:pStyle w:val="footnote"/>
      </w:pPr>
      <w:r>
        <w:rPr>
          <w:rStyle w:val="FootnoteReference"/>
        </w:rPr>
        <w:footnoteRef/>
      </w:r>
      <w:r>
        <w:t xml:space="preserve"> Or “christs”</w:t>
      </w:r>
    </w:p>
  </w:footnote>
  <w:footnote w:id="853">
    <w:p w14:paraId="75E4F1BF" w14:textId="77777777" w:rsidR="00B31899" w:rsidRDefault="00B31899" w:rsidP="00A7333E">
      <w:pPr>
        <w:pStyle w:val="footnote"/>
      </w:pPr>
      <w:r>
        <w:rPr>
          <w:rStyle w:val="FootnoteReference"/>
        </w:rPr>
        <w:footnoteRef/>
      </w:r>
      <w:r>
        <w:t xml:space="preserve"> Or “workers of iniquity”</w:t>
      </w:r>
    </w:p>
  </w:footnote>
  <w:footnote w:id="854">
    <w:p w14:paraId="6B1B283E" w14:textId="77777777" w:rsidR="00B31899" w:rsidRDefault="00B31899"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55">
    <w:p w14:paraId="0BE3B61B" w14:textId="77777777" w:rsidR="00B31899" w:rsidRDefault="00B31899" w:rsidP="00A7333E">
      <w:pPr>
        <w:pStyle w:val="footnote"/>
      </w:pPr>
      <w:r>
        <w:rPr>
          <w:rStyle w:val="FootnoteReference"/>
        </w:rPr>
        <w:footnoteRef/>
      </w:r>
      <w:r>
        <w:t xml:space="preserve"> or “blessing”</w:t>
      </w:r>
    </w:p>
  </w:footnote>
  <w:footnote w:id="856">
    <w:p w14:paraId="39CDECB8" w14:textId="77777777" w:rsidR="00B31899" w:rsidRDefault="00B31899" w:rsidP="00A7333E">
      <w:pPr>
        <w:pStyle w:val="footnote"/>
      </w:pPr>
      <w:r>
        <w:rPr>
          <w:rStyle w:val="FootnoteReference"/>
        </w:rPr>
        <w:footnoteRef/>
      </w:r>
      <w:r>
        <w:t xml:space="preserve"> Or “Thy holy Name we do utter”</w:t>
      </w:r>
    </w:p>
  </w:footnote>
  <w:footnote w:id="857">
    <w:p w14:paraId="2BFF308D" w14:textId="77777777" w:rsidR="00B31899" w:rsidRDefault="00B31899" w:rsidP="00A7333E">
      <w:pPr>
        <w:pStyle w:val="footnote"/>
      </w:pPr>
      <w:r>
        <w:rPr>
          <w:rStyle w:val="FootnoteReference"/>
        </w:rPr>
        <w:footnoteRef/>
      </w:r>
      <w:r>
        <w:t xml:space="preserve"> Or “May it be so, Lord!”</w:t>
      </w:r>
    </w:p>
  </w:footnote>
  <w:footnote w:id="858">
    <w:p w14:paraId="7211B02A" w14:textId="77777777" w:rsidR="00B31899" w:rsidRDefault="00B31899" w:rsidP="008A378B">
      <w:pPr>
        <w:pStyle w:val="footnote"/>
      </w:pPr>
      <w:r>
        <w:rPr>
          <w:rStyle w:val="FootnoteReference"/>
        </w:rPr>
        <w:footnoteRef/>
      </w:r>
      <w:r>
        <w:t xml:space="preserve"> Or “thankfully confess You with praise”</w:t>
      </w:r>
    </w:p>
  </w:footnote>
  <w:footnote w:id="859">
    <w:p w14:paraId="693B122B" w14:textId="28D696D4" w:rsidR="00B31899" w:rsidRDefault="00B31899"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60">
    <w:p w14:paraId="7672FC08" w14:textId="77777777" w:rsidR="00B31899" w:rsidRDefault="00B31899" w:rsidP="00A7333E">
      <w:pPr>
        <w:pStyle w:val="footnote"/>
      </w:pPr>
      <w:r>
        <w:rPr>
          <w:rStyle w:val="FootnoteReference"/>
        </w:rPr>
        <w:footnoteRef/>
      </w:r>
      <w:r>
        <w:t xml:space="preserve"> Latria</w:t>
      </w:r>
    </w:p>
  </w:footnote>
  <w:footnote w:id="861">
    <w:p w14:paraId="6A1BE515" w14:textId="5E13A526" w:rsidR="00B31899" w:rsidRDefault="00B31899" w:rsidP="00426715">
      <w:pPr>
        <w:pStyle w:val="footnote"/>
      </w:pPr>
      <w:r>
        <w:rPr>
          <w:rStyle w:val="FootnoteReference"/>
        </w:rPr>
        <w:footnoteRef/>
      </w:r>
      <w:r>
        <w:t xml:space="preserve"> Or, “Sing a hymn to Him, and exalt Him beyond measure unto the ages.”</w:t>
      </w:r>
    </w:p>
  </w:footnote>
  <w:footnote w:id="862">
    <w:p w14:paraId="68D0AB21" w14:textId="61EA66CA" w:rsidR="00B31899" w:rsidRDefault="00B31899" w:rsidP="00426715">
      <w:pPr>
        <w:pStyle w:val="footnote"/>
      </w:pPr>
      <w:r>
        <w:rPr>
          <w:rStyle w:val="FootnoteReference"/>
        </w:rPr>
        <w:footnoteRef/>
      </w:r>
      <w:r>
        <w:t xml:space="preserve"> This verse is lacking in the Greek.</w:t>
      </w:r>
    </w:p>
  </w:footnote>
  <w:footnote w:id="863">
    <w:p w14:paraId="26544D11" w14:textId="10502CC8" w:rsidR="00B31899" w:rsidRDefault="00B31899" w:rsidP="007757C9">
      <w:pPr>
        <w:pStyle w:val="footnote"/>
      </w:pPr>
      <w:r>
        <w:rPr>
          <w:rStyle w:val="FootnoteReference"/>
        </w:rPr>
        <w:footnoteRef/>
      </w:r>
      <w:r>
        <w:t xml:space="preserve"> In Greek this verse breaks the pattern and has “Let the earth bless the Lord…”</w:t>
      </w:r>
    </w:p>
  </w:footnote>
  <w:footnote w:id="864">
    <w:p w14:paraId="00301B8D" w14:textId="27445427" w:rsidR="00B31899" w:rsidRDefault="00B31899" w:rsidP="007757C9">
      <w:pPr>
        <w:pStyle w:val="footnote"/>
      </w:pPr>
      <w:r>
        <w:rPr>
          <w:rStyle w:val="FootnoteReference"/>
        </w:rPr>
        <w:footnoteRef/>
      </w:r>
      <w:r>
        <w:t xml:space="preserve"> Greek has “sea-monsters”</w:t>
      </w:r>
    </w:p>
  </w:footnote>
  <w:footnote w:id="865">
    <w:p w14:paraId="0ECD7B50" w14:textId="7593729A" w:rsidR="00B31899" w:rsidRDefault="00B31899" w:rsidP="007757C9">
      <w:pPr>
        <w:pStyle w:val="footnote"/>
      </w:pPr>
      <w:r>
        <w:rPr>
          <w:rStyle w:val="FootnoteReference"/>
        </w:rPr>
        <w:footnoteRef/>
      </w:r>
      <w:r>
        <w:t xml:space="preserve"> [] not found in Gk.</w:t>
      </w:r>
    </w:p>
  </w:footnote>
  <w:footnote w:id="866">
    <w:p w14:paraId="0A00818E" w14:textId="6F9A1D3E" w:rsidR="00B31899" w:rsidRDefault="00B31899"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7">
    <w:p w14:paraId="4C080563" w14:textId="076FB7DA" w:rsidR="00B31899" w:rsidRDefault="00B31899"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8">
    <w:p w14:paraId="52E6C24B" w14:textId="77777777" w:rsidR="00B31899" w:rsidRDefault="00B31899" w:rsidP="003758F4">
      <w:pPr>
        <w:pStyle w:val="footnote"/>
      </w:pPr>
      <w:r>
        <w:rPr>
          <w:rStyle w:val="FootnoteReference"/>
        </w:rPr>
        <w:footnoteRef/>
      </w:r>
      <w:r>
        <w:t xml:space="preserve"> Or, “Sing a hymn to Him, and exalt Him beyond measure unto the ages.”</w:t>
      </w:r>
    </w:p>
  </w:footnote>
  <w:footnote w:id="869">
    <w:p w14:paraId="3AF01027" w14:textId="77777777" w:rsidR="00B31899" w:rsidRDefault="00B31899" w:rsidP="003758F4">
      <w:pPr>
        <w:pStyle w:val="footnote"/>
      </w:pPr>
      <w:r>
        <w:rPr>
          <w:rStyle w:val="FootnoteReference"/>
        </w:rPr>
        <w:footnoteRef/>
      </w:r>
      <w:r>
        <w:t xml:space="preserve"> In Greek this verse breaks the pattern and has “Let the earth bless the Lord…”</w:t>
      </w:r>
    </w:p>
  </w:footnote>
  <w:footnote w:id="870">
    <w:p w14:paraId="29625A78" w14:textId="77777777" w:rsidR="00B31899" w:rsidRDefault="00B31899" w:rsidP="003758F4">
      <w:pPr>
        <w:pStyle w:val="footnote"/>
      </w:pPr>
      <w:r>
        <w:rPr>
          <w:rStyle w:val="FootnoteReference"/>
        </w:rPr>
        <w:footnoteRef/>
      </w:r>
      <w:r>
        <w:t xml:space="preserve"> [] not found in Gk.</w:t>
      </w:r>
    </w:p>
  </w:footnote>
  <w:footnote w:id="871">
    <w:p w14:paraId="3D357C32" w14:textId="77777777" w:rsidR="00B31899" w:rsidRDefault="00B31899"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2">
    <w:p w14:paraId="206912E7"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7A06DB04" w14:textId="77777777" w:rsidR="00B31899" w:rsidRDefault="00B31899"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28892EF0" w14:textId="6E1CE2C1" w:rsidR="00B31899" w:rsidRPr="008D5F3D" w:rsidRDefault="00B31899" w:rsidP="008D5F3D">
      <w:pPr>
        <w:pStyle w:val="footnote"/>
      </w:pPr>
      <w:r>
        <w:rPr>
          <w:rStyle w:val="FootnoteReference"/>
        </w:rPr>
        <w:footnoteRef/>
      </w:r>
      <w:r>
        <w:t xml:space="preserve"> [JS] Greek has “stars and light,” while Coptic has “stars of light”</w:t>
      </w:r>
    </w:p>
  </w:footnote>
  <w:footnote w:id="875">
    <w:p w14:paraId="6888EF75" w14:textId="7291EAAC" w:rsidR="00B31899" w:rsidRDefault="00B31899" w:rsidP="00A17656">
      <w:pPr>
        <w:pStyle w:val="footnote"/>
      </w:pPr>
      <w:r>
        <w:rPr>
          <w:rStyle w:val="FootnoteReference"/>
        </w:rPr>
        <w:footnoteRef/>
      </w:r>
      <w:r>
        <w:t xml:space="preserve"> [JS] Gk has “confession/praise of Him is in the earth and heaven”</w:t>
      </w:r>
    </w:p>
  </w:footnote>
  <w:footnote w:id="876">
    <w:p w14:paraId="0C9270F2" w14:textId="14BEF321" w:rsidR="00B31899" w:rsidRDefault="00B31899" w:rsidP="00A17656">
      <w:pPr>
        <w:pStyle w:val="footnote"/>
      </w:pPr>
      <w:r>
        <w:rPr>
          <w:rStyle w:val="FootnoteReference"/>
        </w:rPr>
        <w:footnoteRef/>
      </w:r>
      <w:r>
        <w:t xml:space="preserve"> [JS] literally, “And He will exalt the horn of His people”</w:t>
      </w:r>
    </w:p>
  </w:footnote>
  <w:footnote w:id="877">
    <w:p w14:paraId="2890F7AF" w14:textId="127DC52C" w:rsidR="00B31899" w:rsidRDefault="00B31899" w:rsidP="008A107E">
      <w:pPr>
        <w:pStyle w:val="footnote"/>
      </w:pPr>
      <w:r>
        <w:rPr>
          <w:rStyle w:val="FootnoteReference"/>
        </w:rPr>
        <w:footnoteRef/>
      </w:r>
      <w:r>
        <w:t xml:space="preserve"> or “statutes.” The meaning is the same as in Ps 118: statutes, ordinances, or truths. Literally, “engraved things”</w:t>
      </w:r>
    </w:p>
  </w:footnote>
  <w:footnote w:id="878">
    <w:p w14:paraId="1BA5672C" w14:textId="77777777" w:rsidR="00B31899" w:rsidRDefault="00B31899" w:rsidP="00680B91">
      <w:pPr>
        <w:pStyle w:val="footnote"/>
      </w:pPr>
      <w:r>
        <w:rPr>
          <w:rStyle w:val="FootnoteReference"/>
        </w:rPr>
        <w:footnoteRef/>
      </w:r>
      <w:r>
        <w:t xml:space="preserve"> Latria</w:t>
      </w:r>
    </w:p>
  </w:footnote>
  <w:footnote w:id="879">
    <w:p w14:paraId="690DC348"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0E195254" w14:textId="3469BAAE" w:rsidR="00B31899" w:rsidRDefault="00B31899"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81">
    <w:p w14:paraId="50098A0E"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19022051" w14:textId="77777777" w:rsidR="00B31899" w:rsidRDefault="00B31899"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3DC9334B" w14:textId="77777777" w:rsidR="00B3189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84">
    <w:p w14:paraId="6AC1A98C" w14:textId="77777777" w:rsidR="00B31899" w:rsidRPr="00260CA9" w:rsidRDefault="00B31899"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85">
    <w:p w14:paraId="22924FE1" w14:textId="77777777" w:rsidR="00B31899" w:rsidRDefault="00B31899" w:rsidP="006869EE">
      <w:pPr>
        <w:pStyle w:val="footnote"/>
      </w:pPr>
      <w:r>
        <w:rPr>
          <w:rStyle w:val="FootnoteReference"/>
        </w:rPr>
        <w:footnoteRef/>
      </w:r>
      <w:r>
        <w:t xml:space="preserve"> Literally “hegoumens”, as the monastic and priestly orders have been thoroughly confused.</w:t>
      </w:r>
    </w:p>
  </w:footnote>
  <w:footnote w:id="886">
    <w:p w14:paraId="620F336B"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7">
    <w:p w14:paraId="7C34710D"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8">
    <w:p w14:paraId="02E1F01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9">
    <w:p w14:paraId="30C5740F" w14:textId="77777777" w:rsidR="00B31899" w:rsidRDefault="00B31899"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22023008" w14:textId="77777777" w:rsidR="00B31899" w:rsidRPr="00B021F8" w:rsidRDefault="00B31899"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91">
    <w:p w14:paraId="48F95F73" w14:textId="77777777" w:rsidR="00B31899" w:rsidRDefault="00B31899" w:rsidP="006869EE">
      <w:pPr>
        <w:pStyle w:val="footnote"/>
      </w:pPr>
      <w:r>
        <w:rPr>
          <w:rStyle w:val="FootnoteReference"/>
        </w:rPr>
        <w:footnoteRef/>
      </w:r>
      <w:r>
        <w:t xml:space="preserve"> Originally, this litany belonged to the Deacon, not the Presbyter. However, it has shifted given the rarity of that order.</w:t>
      </w:r>
    </w:p>
  </w:footnote>
  <w:footnote w:id="892">
    <w:p w14:paraId="525C7D42" w14:textId="77777777" w:rsidR="00B31899" w:rsidRDefault="00B31899"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93">
    <w:p w14:paraId="413E3953" w14:textId="77777777" w:rsidR="00B31899" w:rsidRDefault="00B31899" w:rsidP="00CA3D47">
      <w:pPr>
        <w:pStyle w:val="footnote"/>
      </w:pPr>
      <w:r>
        <w:rPr>
          <w:rStyle w:val="FootnoteReference"/>
        </w:rPr>
        <w:footnoteRef/>
      </w:r>
      <w:r>
        <w:t xml:space="preserve"> From Paoni 12 to Paopi 19: “Bless the waters of the river this year”.</w:t>
      </w:r>
    </w:p>
    <w:p w14:paraId="0B29F1A8" w14:textId="77777777" w:rsidR="00B31899" w:rsidRDefault="00B31899" w:rsidP="00CA3D47">
      <w:pPr>
        <w:pStyle w:val="footnote"/>
      </w:pPr>
      <w:r>
        <w:t>From Paopi 10 to Tobi 10: “Bless the herbs and the plants”.</w:t>
      </w:r>
    </w:p>
    <w:p w14:paraId="63287EF7" w14:textId="77777777" w:rsidR="00B31899" w:rsidRDefault="00B31899" w:rsidP="00CA3D47">
      <w:pPr>
        <w:pStyle w:val="footnote"/>
      </w:pPr>
      <w:r>
        <w:t>From Tobi 11 to paoni 18: “Bless the air of heaven”.</w:t>
      </w:r>
    </w:p>
  </w:footnote>
  <w:footnote w:id="894">
    <w:p w14:paraId="2C6CD715" w14:textId="77777777" w:rsidR="00B31899" w:rsidRDefault="00B31899">
      <w:pPr>
        <w:pStyle w:val="FootnoteText"/>
      </w:pPr>
      <w:r>
        <w:rPr>
          <w:rStyle w:val="FootnoteReference"/>
        </w:rPr>
        <w:footnoteRef/>
      </w:r>
      <w:r>
        <w:t xml:space="preserve"> Acts 7:60</w:t>
      </w:r>
    </w:p>
  </w:footnote>
  <w:footnote w:id="895">
    <w:p w14:paraId="66841CA4" w14:textId="77777777" w:rsidR="00B31899" w:rsidRDefault="00B31899" w:rsidP="006B061A">
      <w:pPr>
        <w:pStyle w:val="Footnote0"/>
      </w:pPr>
      <w:r>
        <w:rPr>
          <w:rStyle w:val="FootnoteReference"/>
        </w:rPr>
        <w:footnoteRef/>
      </w:r>
      <w:r>
        <w:t xml:space="preserve"> Literally “virgin monastic”. The traditional English term for a female monastic is not “nun”, but “virgin”.</w:t>
      </w:r>
    </w:p>
  </w:footnote>
  <w:footnote w:id="896">
    <w:p w14:paraId="4603A540" w14:textId="757615F9" w:rsidR="00B31899" w:rsidRDefault="00B31899" w:rsidP="00B52F78">
      <w:pPr>
        <w:pStyle w:val="footnote"/>
      </w:pPr>
      <w:r>
        <w:rPr>
          <w:rStyle w:val="FootnoteReference"/>
        </w:rPr>
        <w:footnoteRef/>
      </w:r>
      <w:r>
        <w:t xml:space="preserve"> Composed in English by Heg. Fr. Athanasius Iskander, of Kitchener, Ontario, Canada.</w:t>
      </w:r>
    </w:p>
  </w:footnote>
  <w:footnote w:id="897">
    <w:p w14:paraId="754B9B83" w14:textId="77777777" w:rsidR="00B31899" w:rsidRDefault="00B31899">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98">
    <w:p w14:paraId="7099EBEB" w14:textId="77777777" w:rsidR="00B31899" w:rsidRDefault="00B31899">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9">
    <w:p w14:paraId="5BFC95F9" w14:textId="77777777" w:rsidR="00B31899" w:rsidRDefault="00B31899">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00">
    <w:p w14:paraId="04125830" w14:textId="77777777" w:rsidR="00B31899" w:rsidRDefault="00B31899">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01">
    <w:p w14:paraId="4ECDDE09" w14:textId="77777777" w:rsidR="00B31899" w:rsidRDefault="00B31899"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02">
    <w:p w14:paraId="4ACBECBD" w14:textId="77777777" w:rsidR="00B31899" w:rsidRDefault="00B31899"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03">
    <w:p w14:paraId="0C45F6F7" w14:textId="77777777" w:rsidR="00B31899" w:rsidRDefault="00B31899" w:rsidP="00C0205C">
      <w:pPr>
        <w:pStyle w:val="footnote"/>
      </w:pPr>
      <w:r>
        <w:rPr>
          <w:rStyle w:val="FootnoteReference"/>
          <w:rFonts w:eastAsiaTheme="majorEastAsia"/>
        </w:rPr>
        <w:footnoteRef/>
      </w:r>
      <w:r>
        <w:t xml:space="preserve"> Ps 72:10</w:t>
      </w:r>
    </w:p>
  </w:footnote>
  <w:footnote w:id="904">
    <w:p w14:paraId="73200F36" w14:textId="77777777" w:rsidR="00B31899" w:rsidRDefault="00B31899">
      <w:pPr>
        <w:pStyle w:val="FootnoteText"/>
      </w:pPr>
      <w:r>
        <w:rPr>
          <w:rStyle w:val="FootnoteReference"/>
        </w:rPr>
        <w:footnoteRef/>
      </w:r>
      <w:r>
        <w:t xml:space="preserve"> Pope Dioscorus can but substituted here to use this doxology on his feast.</w:t>
      </w:r>
    </w:p>
  </w:footnote>
  <w:footnote w:id="905">
    <w:p w14:paraId="2FF46E46" w14:textId="77777777" w:rsidR="00B31899" w:rsidRDefault="00B31899" w:rsidP="003D4209">
      <w:pPr>
        <w:pStyle w:val="footnote"/>
      </w:pPr>
      <w:r>
        <w:rPr>
          <w:rStyle w:val="FootnoteReference"/>
        </w:rPr>
        <w:footnoteRef/>
      </w:r>
      <w:r>
        <w:t xml:space="preserve"> Dan 12:3</w:t>
      </w:r>
    </w:p>
  </w:footnote>
  <w:footnote w:id="906">
    <w:p w14:paraId="4F373D62" w14:textId="77777777" w:rsidR="00B31899" w:rsidRDefault="00B31899" w:rsidP="003D4209">
      <w:pPr>
        <w:pStyle w:val="footnote"/>
      </w:pPr>
      <w:r>
        <w:rPr>
          <w:rStyle w:val="FootnoteReference"/>
        </w:rPr>
        <w:footnoteRef/>
      </w:r>
      <w:r>
        <w:t xml:space="preserve"> The Scetis Valley in Egypt, from which the word “ascetic” comes. Sheheet means “measure of the heart.”</w:t>
      </w:r>
    </w:p>
  </w:footnote>
  <w:footnote w:id="907">
    <w:p w14:paraId="153ABD29" w14:textId="77777777" w:rsidR="00B31899" w:rsidRDefault="00B31899" w:rsidP="003D4209">
      <w:pPr>
        <w:pStyle w:val="footnote"/>
      </w:pPr>
      <w:r>
        <w:rPr>
          <w:rStyle w:val="FootnoteReference"/>
        </w:rPr>
        <w:footnoteRef/>
      </w:r>
      <w:r>
        <w:t xml:space="preserve"> Cf Lk 22:30, Mt</w:t>
      </w:r>
      <w:r w:rsidRPr="003D4209">
        <w:rPr>
          <w:rStyle w:val="footnoteChar"/>
        </w:rPr>
        <w:t xml:space="preserve"> </w:t>
      </w:r>
      <w:r>
        <w:t>19:20</w:t>
      </w:r>
    </w:p>
  </w:footnote>
  <w:footnote w:id="908">
    <w:p w14:paraId="0977783C" w14:textId="77777777" w:rsidR="00B31899" w:rsidRDefault="00B31899">
      <w:pPr>
        <w:pStyle w:val="FootnoteText"/>
      </w:pPr>
      <w:r>
        <w:rPr>
          <w:rStyle w:val="FootnoteReference"/>
        </w:rPr>
        <w:footnoteRef/>
      </w:r>
      <w:r>
        <w:t xml:space="preserve"> Rev 4:6</w:t>
      </w:r>
    </w:p>
  </w:footnote>
  <w:footnote w:id="909">
    <w:p w14:paraId="474C3AF6" w14:textId="77777777" w:rsidR="00B31899" w:rsidRDefault="00B31899" w:rsidP="00104A9B">
      <w:pPr>
        <w:pStyle w:val="FootnoteText"/>
        <w:rPr>
          <w:ins w:id="1275" w:author="Brett Slote" w:date="2011-07-19T15:43:00Z"/>
        </w:rPr>
      </w:pPr>
      <w:ins w:id="1276" w:author="Brett Slote" w:date="2011-07-19T15:43:00Z">
        <w:r>
          <w:rPr>
            <w:rStyle w:val="FootnoteReference"/>
          </w:rPr>
          <w:footnoteRef/>
        </w:r>
        <w:r>
          <w:t xml:space="preserve"> or supplications/intercessions</w:t>
        </w:r>
      </w:ins>
    </w:p>
  </w:footnote>
  <w:footnote w:id="910">
    <w:p w14:paraId="527ECCCD" w14:textId="77777777" w:rsidR="00B31899" w:rsidRDefault="00B31899">
      <w:pPr>
        <w:pStyle w:val="footnote"/>
        <w:rPr>
          <w:ins w:id="1277" w:author="Brett Slote" w:date="2011-07-19T15:43:00Z"/>
        </w:rPr>
        <w:pPrChange w:id="1278" w:author="Brett Slote" w:date="2011-07-21T19:56:00Z">
          <w:pPr>
            <w:pStyle w:val="FootnoteText"/>
          </w:pPr>
        </w:pPrChange>
      </w:pPr>
      <w:ins w:id="1279" w:author="Brett Slote" w:date="2011-07-19T15:43:00Z">
        <w:r>
          <w:rPr>
            <w:rStyle w:val="FootnoteReference"/>
          </w:rPr>
          <w:footnoteRef/>
        </w:r>
        <w:r>
          <w:t xml:space="preserve"> Joel 3:13 – but I’m trying to remember something that says “the harvest is full and the wheat plentiful”</w:t>
        </w:r>
      </w:ins>
    </w:p>
  </w:footnote>
  <w:footnote w:id="911">
    <w:p w14:paraId="6583C1B7" w14:textId="77777777" w:rsidR="00B31899" w:rsidRDefault="00B31899">
      <w:pPr>
        <w:pStyle w:val="footnote"/>
        <w:rPr>
          <w:ins w:id="1280" w:author="Brett Slote" w:date="2011-07-19T15:43:00Z"/>
          <w:rFonts w:ascii="Antonious" w:hAnsi="Antonious" w:cs="Antonious"/>
        </w:rPr>
        <w:pPrChange w:id="1281" w:author="Brett Slote" w:date="2011-07-21T19:56:00Z">
          <w:pPr>
            <w:widowControl w:val="0"/>
            <w:autoSpaceDE w:val="0"/>
            <w:autoSpaceDN w:val="0"/>
            <w:adjustRightInd w:val="0"/>
          </w:pPr>
        </w:pPrChange>
      </w:pPr>
      <w:ins w:id="128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12">
    <w:p w14:paraId="3A76C60E" w14:textId="214D0337" w:rsidR="00B31899" w:rsidRDefault="00B31899"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13">
    <w:p w14:paraId="0AAB833E" w14:textId="77777777" w:rsidR="00B31899" w:rsidRDefault="00B31899">
      <w:pPr>
        <w:pStyle w:val="FootnoteText"/>
      </w:pPr>
      <w:r>
        <w:rPr>
          <w:rStyle w:val="FootnoteReference"/>
        </w:rPr>
        <w:footnoteRef/>
      </w:r>
      <w:r>
        <w:t xml:space="preserve"> Rev 4:4</w:t>
      </w:r>
    </w:p>
  </w:footnote>
  <w:footnote w:id="914">
    <w:p w14:paraId="70D69B5E" w14:textId="77777777" w:rsidR="00B31899" w:rsidRDefault="00B31899">
      <w:pPr>
        <w:pStyle w:val="FootnoteText"/>
      </w:pPr>
      <w:r>
        <w:rPr>
          <w:rStyle w:val="FootnoteReference"/>
        </w:rPr>
        <w:footnoteRef/>
      </w:r>
      <w:r>
        <w:t xml:space="preserve"> Rev 5:8</w:t>
      </w:r>
    </w:p>
  </w:footnote>
  <w:footnote w:id="915">
    <w:p w14:paraId="741347AD" w14:textId="77777777" w:rsidR="00B31899" w:rsidRDefault="00B31899">
      <w:pPr>
        <w:pStyle w:val="footnote"/>
        <w:rPr>
          <w:ins w:id="1306" w:author="Brett Slote" w:date="2011-07-19T18:33:00Z"/>
        </w:rPr>
        <w:pPrChange w:id="1307" w:author="Brett Slote" w:date="2011-07-21T19:58:00Z">
          <w:pPr>
            <w:pStyle w:val="FootnoteText"/>
          </w:pPr>
        </w:pPrChange>
      </w:pPr>
      <w:ins w:id="1308" w:author="Brett Slote" w:date="2011-07-19T18:33:00Z">
        <w:r w:rsidRPr="00C96A85">
          <w:rPr>
            <w:rStyle w:val="FootnoteReference"/>
            <w:vertAlign w:val="baseline"/>
          </w:rPr>
          <w:footnoteRef/>
        </w:r>
        <w:r w:rsidRPr="00C96A85">
          <w:t xml:space="preserve"> Ephesians 6:11</w:t>
        </w:r>
      </w:ins>
      <w:r>
        <w:t xml:space="preserve"> </w:t>
      </w:r>
      <w:ins w:id="1309" w:author="Brett Slote" w:date="2011-07-19T18:33:00Z">
        <w:r w:rsidRPr="00C96A85">
          <w:t>(Literally: “all the girding”)</w:t>
        </w:r>
      </w:ins>
    </w:p>
  </w:footnote>
  <w:footnote w:id="916">
    <w:p w14:paraId="22B1B2A8" w14:textId="77777777" w:rsidR="00B31899" w:rsidRDefault="00B31899">
      <w:pPr>
        <w:pStyle w:val="footnote"/>
        <w:rPr>
          <w:ins w:id="1312" w:author="Brett Slote" w:date="2011-07-19T18:34:00Z"/>
        </w:rPr>
        <w:pPrChange w:id="1313" w:author="Brett Slote" w:date="2011-07-21T19:58:00Z">
          <w:pPr>
            <w:pStyle w:val="FootnoteText"/>
          </w:pPr>
        </w:pPrChange>
      </w:pPr>
      <w:ins w:id="1314" w:author="Brett Slote" w:date="2011-07-19T18:34:00Z">
        <w:r>
          <w:rPr>
            <w:rStyle w:val="FootnoteReference"/>
          </w:rPr>
          <w:footnoteRef/>
        </w:r>
        <w:r>
          <w:t xml:space="preserve"> Col 3:1</w:t>
        </w:r>
      </w:ins>
    </w:p>
  </w:footnote>
  <w:footnote w:id="917">
    <w:p w14:paraId="515A707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1CE8A3A"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40B3C553"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161FA5C9" w14:textId="77777777" w:rsidR="00B31899" w:rsidRDefault="00B31899"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21">
    <w:p w14:paraId="5727BFD3" w14:textId="77777777" w:rsidR="00B31899" w:rsidRDefault="00B31899"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22">
    <w:p w14:paraId="2AF6D726" w14:textId="77777777" w:rsidR="00B31899" w:rsidRPr="00A20ACC" w:rsidRDefault="00B31899">
      <w:pPr>
        <w:pStyle w:val="footnote"/>
        <w:rPr>
          <w:ins w:id="1357" w:author="Brett Slote" w:date="2011-07-21T18:59:00Z"/>
          <w:color w:val="FF0000"/>
          <w:rPrChange w:id="1358" w:author="Brett Slote" w:date="2011-07-21T20:03:00Z">
            <w:rPr>
              <w:ins w:id="1359" w:author="Brett Slote" w:date="2011-07-21T18:59:00Z"/>
            </w:rPr>
          </w:rPrChange>
        </w:rPr>
        <w:pPrChange w:id="1360" w:author="Brett Slote" w:date="2011-07-21T20:03:00Z">
          <w:pPr>
            <w:pStyle w:val="FootnoteText"/>
          </w:pPr>
        </w:pPrChange>
      </w:pPr>
      <w:ins w:id="1361" w:author="Brett Slote" w:date="2011-07-21T18:59:00Z">
        <w:r w:rsidRPr="003A78C2">
          <w:rPr>
            <w:rStyle w:val="FootnoteReference"/>
            <w:color w:val="FF0000"/>
            <w:rPrChange w:id="1362" w:author="Brett Slote" w:date="2011-07-21T20:03:00Z">
              <w:rPr>
                <w:rStyle w:val="FootnoteReference"/>
              </w:rPr>
            </w:rPrChange>
          </w:rPr>
          <w:footnoteRef/>
        </w:r>
        <w:r w:rsidRPr="003A78C2">
          <w:rPr>
            <w:color w:val="FF0000"/>
            <w:rPrChange w:id="1363" w:author="Brett Slote" w:date="2011-07-21T20:03:00Z">
              <w:rPr>
                <w:vertAlign w:val="superscript"/>
              </w:rPr>
            </w:rPrChange>
          </w:rPr>
          <w:t xml:space="preserve"> Should decide on whether we’re going with Scete or Shiheet – Shiheet is easier to sing, but for now put “English” equivalents.</w:t>
        </w:r>
      </w:ins>
    </w:p>
  </w:footnote>
  <w:footnote w:id="923">
    <w:p w14:paraId="5AA889F2" w14:textId="77777777" w:rsidR="00B31899" w:rsidRDefault="00B31899">
      <w:pPr>
        <w:pStyle w:val="footnote"/>
        <w:rPr>
          <w:ins w:id="1364" w:author="Brett Slote" w:date="2011-07-21T19:00:00Z"/>
        </w:rPr>
        <w:pPrChange w:id="1365" w:author="Brett Slote" w:date="2011-07-21T20:03:00Z">
          <w:pPr>
            <w:pStyle w:val="FootnoteText"/>
          </w:pPr>
        </w:pPrChange>
      </w:pPr>
      <w:ins w:id="1366" w:author="Brett Slote" w:date="2011-07-21T19:00:00Z">
        <w:r>
          <w:rPr>
            <w:rStyle w:val="FootnoteReference"/>
          </w:rPr>
          <w:footnoteRef/>
        </w:r>
        <w:r>
          <w:t xml:space="preserve"> Need to do some research into the name of this man in English</w:t>
        </w:r>
      </w:ins>
    </w:p>
  </w:footnote>
  <w:footnote w:id="924">
    <w:p w14:paraId="4DD173AD" w14:textId="50F9B05A" w:rsidR="00B31899" w:rsidRDefault="00B31899" w:rsidP="00B52F78">
      <w:pPr>
        <w:pStyle w:val="footnote"/>
      </w:pPr>
      <w:r>
        <w:rPr>
          <w:rStyle w:val="FootnoteReference"/>
        </w:rPr>
        <w:footnoteRef/>
      </w:r>
      <w:r>
        <w:t xml:space="preserve"> Though not found on the Coptic Calendar, as one of the 318 gathered at Nicaea, it is fitting to venerate St. Spyridon.</w:t>
      </w:r>
    </w:p>
  </w:footnote>
  <w:footnote w:id="925">
    <w:p w14:paraId="0EC0EB26" w14:textId="77777777" w:rsidR="00B31899" w:rsidRDefault="00B31899"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26">
    <w:p w14:paraId="1A09C94E" w14:textId="77777777" w:rsidR="00B31899" w:rsidRDefault="00B31899" w:rsidP="00073003">
      <w:pPr>
        <w:pStyle w:val="footnote"/>
      </w:pPr>
      <w:r>
        <w:rPr>
          <w:rStyle w:val="FootnoteReference"/>
        </w:rPr>
        <w:footnoteRef/>
      </w:r>
      <w:r>
        <w:t xml:space="preserve"> Revelation 7:2</w:t>
      </w:r>
    </w:p>
  </w:footnote>
  <w:footnote w:id="927">
    <w:p w14:paraId="047C672B" w14:textId="77777777" w:rsidR="00B31899" w:rsidRDefault="00B31899" w:rsidP="00073003">
      <w:pPr>
        <w:pStyle w:val="footnote"/>
      </w:pPr>
      <w:r>
        <w:rPr>
          <w:rStyle w:val="FootnoteReference"/>
        </w:rPr>
        <w:footnoteRef/>
      </w:r>
      <w:r>
        <w:t xml:space="preserve"> Revelation 7:3</w:t>
      </w:r>
    </w:p>
  </w:footnote>
  <w:footnote w:id="928">
    <w:p w14:paraId="338E8815" w14:textId="77777777" w:rsidR="00B31899" w:rsidRDefault="00B31899"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9">
    <w:p w14:paraId="7E074E97" w14:textId="77777777" w:rsidR="00B31899" w:rsidRDefault="00B31899" w:rsidP="00BC160E">
      <w:pPr>
        <w:pStyle w:val="footnote"/>
      </w:pPr>
      <w:r>
        <w:rPr>
          <w:rStyle w:val="FootnoteReference"/>
        </w:rPr>
        <w:footnoteRef/>
      </w:r>
      <w:r>
        <w:t xml:space="preserve"> John 13:25</w:t>
      </w:r>
    </w:p>
  </w:footnote>
  <w:footnote w:id="930">
    <w:p w14:paraId="0E087572" w14:textId="27E962C9" w:rsidR="00B31899" w:rsidRDefault="00B31899"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31">
    <w:p w14:paraId="795EE333" w14:textId="77777777" w:rsidR="00B31899" w:rsidRDefault="00B31899" w:rsidP="00B53E05">
      <w:pPr>
        <w:pStyle w:val="footnote"/>
      </w:pPr>
      <w:r>
        <w:rPr>
          <w:rStyle w:val="FootnoteReference"/>
        </w:rPr>
        <w:footnoteRef/>
      </w:r>
      <w:r>
        <w:t xml:space="preserve"> Normally reserved for the Theotokos.</w:t>
      </w:r>
    </w:p>
  </w:footnote>
  <w:footnote w:id="932">
    <w:p w14:paraId="483F0E8B" w14:textId="77777777" w:rsidR="00B31899" w:rsidRDefault="00B31899" w:rsidP="00B53E05">
      <w:pPr>
        <w:pStyle w:val="footnote"/>
      </w:pPr>
      <w:r>
        <w:rPr>
          <w:rStyle w:val="FootnoteReference"/>
        </w:rPr>
        <w:footnoteRef/>
      </w:r>
      <w:r>
        <w:t xml:space="preserve"> The law of righteousness, not the Law of the Old Covenant.</w:t>
      </w:r>
    </w:p>
  </w:footnote>
  <w:footnote w:id="933">
    <w:p w14:paraId="361DBD71" w14:textId="77777777" w:rsidR="00B31899" w:rsidRDefault="00B31899" w:rsidP="00662600">
      <w:pPr>
        <w:pStyle w:val="footnote"/>
      </w:pPr>
      <w:r>
        <w:rPr>
          <w:rStyle w:val="FootnoteReference"/>
        </w:rPr>
        <w:footnoteRef/>
      </w:r>
      <w:r>
        <w:t xml:space="preserve"> Or image</w:t>
      </w:r>
    </w:p>
  </w:footnote>
  <w:footnote w:id="934">
    <w:p w14:paraId="2DF974D0" w14:textId="77777777" w:rsidR="00B31899" w:rsidRDefault="00B31899">
      <w:pPr>
        <w:pStyle w:val="footnote"/>
        <w:rPr>
          <w:ins w:id="1467" w:author="Brett Slote" w:date="2011-07-21T18:57:00Z"/>
        </w:rPr>
        <w:pPrChange w:id="1468" w:author="Brett Slote" w:date="2011-07-21T20:03:00Z">
          <w:pPr>
            <w:pStyle w:val="FootnoteText"/>
          </w:pPr>
        </w:pPrChange>
      </w:pPr>
      <w:ins w:id="1469" w:author="Brett Slote" w:date="2011-07-21T18:57:00Z">
        <w:r>
          <w:rPr>
            <w:rStyle w:val="FootnoteReference"/>
          </w:rPr>
          <w:footnoteRef/>
        </w:r>
        <w:r>
          <w:t xml:space="preserve"> Colossians 3:14</w:t>
        </w:r>
      </w:ins>
    </w:p>
  </w:footnote>
  <w:footnote w:id="935">
    <w:p w14:paraId="371983D9" w14:textId="0B3CAEFE" w:rsidR="006035EE" w:rsidRDefault="006035EE" w:rsidP="006035EE">
      <w:pPr>
        <w:pStyle w:val="footnote"/>
      </w:pPr>
      <w:r>
        <w:rPr>
          <w:rStyle w:val="FootnoteReference"/>
        </w:rPr>
        <w:footnoteRef/>
      </w:r>
      <w:r>
        <w:t xml:space="preserve"> Composed in A.D. 2016 in English for St. George’s Ministry to the British people.</w:t>
      </w:r>
    </w:p>
  </w:footnote>
  <w:footnote w:id="936">
    <w:p w14:paraId="56032475" w14:textId="77777777" w:rsidR="00B31899" w:rsidRDefault="00B31899" w:rsidP="00E22010">
      <w:pPr>
        <w:pStyle w:val="footnote"/>
      </w:pPr>
      <w:r>
        <w:rPr>
          <w:rStyle w:val="FootnoteReference"/>
        </w:rPr>
        <w:footnoteRef/>
      </w:r>
      <w:r>
        <w:t xml:space="preserve"> 2 Tim 4:7</w:t>
      </w:r>
    </w:p>
  </w:footnote>
  <w:footnote w:id="937">
    <w:p w14:paraId="519A6EA0" w14:textId="77777777" w:rsidR="00B31899" w:rsidRDefault="00B31899" w:rsidP="00E22010">
      <w:pPr>
        <w:pStyle w:val="footnote"/>
      </w:pPr>
      <w:r>
        <w:rPr>
          <w:rStyle w:val="FootnoteReference"/>
        </w:rPr>
        <w:footnoteRef/>
      </w:r>
      <w:r>
        <w:t xml:space="preserve"> 2 Tim 4:8</w:t>
      </w:r>
    </w:p>
  </w:footnote>
  <w:footnote w:id="938">
    <w:p w14:paraId="2C92CCF6" w14:textId="77777777" w:rsidR="00B31899" w:rsidRDefault="00B31899" w:rsidP="001779C0">
      <w:pPr>
        <w:pStyle w:val="footnote"/>
      </w:pPr>
      <w:r>
        <w:rPr>
          <w:rStyle w:val="FootnoteReference"/>
        </w:rPr>
        <w:footnoteRef/>
      </w:r>
      <w:r>
        <w:t xml:space="preserve"> Composed in Coptic and Arabic by H.G. Bishop Demetrius of Malawi circa A.D. 2000.</w:t>
      </w:r>
    </w:p>
  </w:footnote>
  <w:footnote w:id="939">
    <w:p w14:paraId="16CDD53B" w14:textId="77777777" w:rsidR="00B31899" w:rsidRDefault="00B31899"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0">
    <w:p w14:paraId="717A066E" w14:textId="77777777" w:rsidR="00B31899" w:rsidRDefault="00B31899">
      <w:pPr>
        <w:pStyle w:val="footnote"/>
        <w:rPr>
          <w:ins w:id="1532" w:author="Brett Slote" w:date="2011-07-21T18:45:00Z"/>
        </w:rPr>
        <w:pPrChange w:id="1533" w:author="Brett Slote" w:date="2011-07-21T20:01:00Z">
          <w:pPr>
            <w:pStyle w:val="FootnoteText"/>
          </w:pPr>
        </w:pPrChange>
      </w:pPr>
      <w:ins w:id="1534" w:author="Brett Slote" w:date="2011-07-21T18:45:00Z">
        <w:r>
          <w:rPr>
            <w:rStyle w:val="FootnoteReference"/>
          </w:rPr>
          <w:footnoteRef/>
        </w:r>
        <w:r>
          <w:t xml:space="preserve"> Daniel 12:3</w:t>
        </w:r>
      </w:ins>
    </w:p>
  </w:footnote>
  <w:footnote w:id="941">
    <w:p w14:paraId="7155AD88" w14:textId="77777777" w:rsidR="00B31899" w:rsidRDefault="00B31899">
      <w:pPr>
        <w:pStyle w:val="footnote"/>
        <w:rPr>
          <w:ins w:id="1535" w:author="Brett Slote" w:date="2011-07-21T18:46:00Z"/>
        </w:rPr>
        <w:pPrChange w:id="1536" w:author="Brett Slote" w:date="2011-07-21T20:01:00Z">
          <w:pPr>
            <w:pStyle w:val="FootnoteText"/>
          </w:pPr>
        </w:pPrChange>
      </w:pPr>
      <w:ins w:id="1537"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42">
    <w:p w14:paraId="7EEF391B" w14:textId="77777777" w:rsidR="00B31899" w:rsidRDefault="00B31899">
      <w:pPr>
        <w:pStyle w:val="FootnoteText"/>
      </w:pPr>
      <w:r>
        <w:rPr>
          <w:rStyle w:val="FootnoteReference"/>
        </w:rPr>
        <w:footnoteRef/>
      </w:r>
      <w:r>
        <w:t xml:space="preserve"> Published by Abouna Matta El-Maskeen of St. Macarius’ Monastery.</w:t>
      </w:r>
    </w:p>
  </w:footnote>
  <w:footnote w:id="943">
    <w:p w14:paraId="6BC2BFA9" w14:textId="77777777" w:rsidR="00B31899" w:rsidRDefault="00B31899"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4">
    <w:p w14:paraId="3A6EC701" w14:textId="77777777" w:rsidR="00B31899" w:rsidRDefault="00B31899" w:rsidP="00670C79">
      <w:pPr>
        <w:pStyle w:val="footnote"/>
      </w:pPr>
      <w:r>
        <w:rPr>
          <w:rStyle w:val="FootnoteReference"/>
        </w:rPr>
        <w:footnoteRef/>
      </w:r>
      <w:r>
        <w:t xml:space="preserve"> Modern day Ethiopia and Eritrea.</w:t>
      </w:r>
    </w:p>
  </w:footnote>
  <w:footnote w:id="945">
    <w:p w14:paraId="46D5577E" w14:textId="77777777" w:rsidR="00B31899" w:rsidRDefault="00B31899" w:rsidP="0047441D">
      <w:pPr>
        <w:pStyle w:val="footnote"/>
      </w:pPr>
      <w:r>
        <w:rPr>
          <w:rStyle w:val="FootnoteReference"/>
        </w:rPr>
        <w:footnoteRef/>
      </w:r>
      <w:r>
        <w:t xml:space="preserve"> St. F</w:t>
      </w:r>
      <w:r w:rsidRPr="006422C6">
        <w:t>rumentius</w:t>
      </w:r>
      <w:r>
        <w:t>, whom the Ethiopians called “Abune Selama.”</w:t>
      </w:r>
    </w:p>
  </w:footnote>
  <w:footnote w:id="946">
    <w:p w14:paraId="2F5E6ED4" w14:textId="52CEBBCB" w:rsidR="00B31899" w:rsidRDefault="00B31899" w:rsidP="00BD2B3F">
      <w:pPr>
        <w:pStyle w:val="footnote"/>
      </w:pPr>
      <w:r>
        <w:rPr>
          <w:rStyle w:val="FootnoteReference"/>
        </w:rPr>
        <w:footnoteRef/>
      </w:r>
      <w:r>
        <w:t xml:space="preserve"> Adapted from the hymn of St. Severus of Antioch, in 2015 in English.</w:t>
      </w:r>
    </w:p>
  </w:footnote>
  <w:footnote w:id="947">
    <w:p w14:paraId="018A465B" w14:textId="77777777" w:rsidR="00B31899" w:rsidRDefault="00B31899">
      <w:pPr>
        <w:pStyle w:val="footnote"/>
        <w:rPr>
          <w:ins w:id="1623" w:author="Brett Slote" w:date="2011-07-21T19:11:00Z"/>
        </w:rPr>
        <w:pPrChange w:id="1624" w:author="Brett Slote" w:date="2011-07-21T20:05:00Z">
          <w:pPr>
            <w:pStyle w:val="FootnoteText"/>
          </w:pPr>
        </w:pPrChange>
      </w:pPr>
      <w:ins w:id="1625" w:author="Brett Slote" w:date="2011-07-21T19:11:00Z">
        <w:r>
          <w:rPr>
            <w:rStyle w:val="FootnoteReference"/>
          </w:rPr>
          <w:footnoteRef/>
        </w:r>
        <w:r>
          <w:t xml:space="preserve"> Psalm 41:1</w:t>
        </w:r>
      </w:ins>
    </w:p>
  </w:footnote>
  <w:footnote w:id="948">
    <w:p w14:paraId="30B9D2C6" w14:textId="77777777" w:rsidR="00B31899" w:rsidRDefault="00B31899"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9">
    <w:p w14:paraId="63D7B4DE" w14:textId="77777777" w:rsidR="00B31899" w:rsidRDefault="00B31899"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0">
    <w:p w14:paraId="6542A42A" w14:textId="77777777" w:rsidR="00B31899" w:rsidRDefault="00B31899"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51">
    <w:p w14:paraId="48A0DCFD" w14:textId="77777777" w:rsidR="00B31899" w:rsidRDefault="00B31899" w:rsidP="006D27E4">
      <w:pPr>
        <w:pStyle w:val="Footnote0"/>
      </w:pPr>
      <w:r>
        <w:rPr>
          <w:rStyle w:val="FootnoteReference"/>
        </w:rPr>
        <w:footnoteRef/>
      </w:r>
      <w:r>
        <w:t xml:space="preserve"> In modern day Libya</w:t>
      </w:r>
    </w:p>
  </w:footnote>
  <w:footnote w:id="952">
    <w:p w14:paraId="5E4AA7CE" w14:textId="77777777" w:rsidR="00B31899" w:rsidRDefault="00B31899">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Note that </w:t>
        </w:r>
        <w:r w:rsidRPr="003A78C2">
          <w:rPr>
            <w:rFonts w:ascii="CS Avva Shenouda" w:hAnsi="CS Avva Shenouda"/>
            <w:rPrChange w:id="1653" w:author="Brett Slote" w:date="2011-07-21T20:02:00Z">
              <w:rPr>
                <w:rFonts w:ascii="Antonious Normal" w:hAnsi="Antonious Normal"/>
              </w:rPr>
            </w:rPrChange>
          </w:rPr>
          <w:t>twou</w:t>
        </w:r>
        <w:r>
          <w:t xml:space="preserve"> is used as mountain and desert interchangeably in Coptic monastic literature</w:t>
        </w:r>
      </w:ins>
    </w:p>
  </w:footnote>
  <w:footnote w:id="953">
    <w:p w14:paraId="71147821" w14:textId="77777777" w:rsidR="00B31899" w:rsidRDefault="00B31899">
      <w:pPr>
        <w:pStyle w:val="footnote"/>
        <w:rPr>
          <w:ins w:id="1654" w:author="Brett Slote" w:date="2011-07-21T18:50:00Z"/>
        </w:rPr>
        <w:pPrChange w:id="1655" w:author="Brett Slote" w:date="2011-07-21T20:02:00Z">
          <w:pPr>
            <w:pStyle w:val="FootnoteText"/>
          </w:pPr>
        </w:pPrChange>
      </w:pPr>
      <w:ins w:id="1656" w:author="Brett Slote" w:date="2011-07-21T18:50:00Z">
        <w:r>
          <w:rPr>
            <w:rStyle w:val="FootnoteReference"/>
          </w:rPr>
          <w:footnoteRef/>
        </w:r>
        <w:r>
          <w:t xml:space="preserve"> US book has “travails of torment” – but it’s not possessive.</w:t>
        </w:r>
      </w:ins>
    </w:p>
  </w:footnote>
  <w:footnote w:id="954">
    <w:p w14:paraId="39517237" w14:textId="77777777" w:rsidR="00B31899" w:rsidRDefault="00B31899">
      <w:pPr>
        <w:pStyle w:val="footnote"/>
        <w:rPr>
          <w:ins w:id="1657" w:author="Brett Slote" w:date="2011-07-21T18:49:00Z"/>
        </w:rPr>
        <w:pPrChange w:id="1658" w:author="Brett Slote" w:date="2011-07-21T20:02:00Z">
          <w:pPr>
            <w:pStyle w:val="FootnoteText"/>
          </w:pPr>
        </w:pPrChange>
      </w:pPr>
      <w:ins w:id="1659" w:author="Brett Slote" w:date="2011-07-21T18:49:00Z">
        <w:r>
          <w:rPr>
            <w:rStyle w:val="FootnoteReference"/>
          </w:rPr>
          <w:footnoteRef/>
        </w:r>
        <w:r>
          <w:t xml:space="preserve"> 1 Peter 1:4</w:t>
        </w:r>
      </w:ins>
    </w:p>
  </w:footnote>
  <w:footnote w:id="955">
    <w:p w14:paraId="049774F0" w14:textId="77777777" w:rsidR="00B31899" w:rsidRDefault="00B31899" w:rsidP="00E77C68">
      <w:pPr>
        <w:pStyle w:val="footnote"/>
      </w:pPr>
      <w:r>
        <w:rPr>
          <w:rStyle w:val="FootnoteReference"/>
        </w:rPr>
        <w:footnoteRef/>
      </w:r>
      <w:r>
        <w:t xml:space="preserve"> The Coptic has “Three names, one God,” which is the heresy of modalism, and certainly was not said at Ephesus.</w:t>
      </w:r>
    </w:p>
  </w:footnote>
  <w:footnote w:id="956">
    <w:p w14:paraId="416DBD35" w14:textId="77777777" w:rsidR="00B31899" w:rsidRDefault="00B31899" w:rsidP="00E77C68">
      <w:pPr>
        <w:pStyle w:val="footnote"/>
      </w:pPr>
      <w:r>
        <w:rPr>
          <w:rStyle w:val="FootnoteReference"/>
        </w:rPr>
        <w:footnoteRef/>
      </w:r>
      <w:r>
        <w:t xml:space="preserve"> This line is heretical.</w:t>
      </w:r>
    </w:p>
  </w:footnote>
  <w:footnote w:id="957">
    <w:p w14:paraId="2A005F90" w14:textId="77777777" w:rsidR="00B31899" w:rsidRDefault="00B31899">
      <w:pPr>
        <w:pStyle w:val="footnote"/>
        <w:rPr>
          <w:ins w:id="1694" w:author="Brett Slote" w:date="2011-07-21T18:55:00Z"/>
        </w:rPr>
        <w:pPrChange w:id="1695" w:author="Brett Slote" w:date="2011-07-21T20:02:00Z">
          <w:pPr>
            <w:pStyle w:val="FootnoteText"/>
          </w:pPr>
        </w:pPrChange>
      </w:pPr>
      <w:ins w:id="1696" w:author="Brett Slote" w:date="2011-07-21T18:55:00Z">
        <w:r>
          <w:rPr>
            <w:rStyle w:val="FootnoteReference"/>
          </w:rPr>
          <w:footnoteRef/>
        </w:r>
        <w:r>
          <w:t xml:space="preserve"> Hallow or consecrate – this was, according to a tradition, when he formerly became an archimandrite</w:t>
        </w:r>
      </w:ins>
    </w:p>
  </w:footnote>
  <w:footnote w:id="958">
    <w:p w14:paraId="6B5EF1D3" w14:textId="77777777" w:rsidR="00B31899" w:rsidRDefault="00B31899">
      <w:pPr>
        <w:pStyle w:val="footnote"/>
        <w:rPr>
          <w:ins w:id="1702" w:author="Brett Slote" w:date="2011-07-21T18:52:00Z"/>
        </w:rPr>
        <w:pPrChange w:id="1703" w:author="Brett Slote" w:date="2011-07-21T20:02:00Z">
          <w:pPr/>
        </w:pPrChange>
      </w:pPr>
      <w:ins w:id="1704" w:author="Brett Slote" w:date="2011-07-21T18:52:00Z">
        <w:r w:rsidRPr="00FB36D8">
          <w:rPr>
            <w:rStyle w:val="FootnoteReference"/>
            <w:vertAlign w:val="baseline"/>
          </w:rPr>
          <w:footnoteRef/>
        </w:r>
        <w:r w:rsidRPr="00FB36D8">
          <w:t xml:space="preserve"> This line is literally “because the hope of the good”</w:t>
        </w:r>
      </w:ins>
    </w:p>
  </w:footnote>
  <w:footnote w:id="959">
    <w:p w14:paraId="347015AD" w14:textId="77777777" w:rsidR="00B31899" w:rsidRPr="00A20ACC" w:rsidRDefault="00B31899">
      <w:pPr>
        <w:pStyle w:val="footnote"/>
        <w:rPr>
          <w:ins w:id="1705" w:author="Brett Slote" w:date="2011-07-21T18:52:00Z"/>
          <w:rFonts w:ascii="CS Avva Shenouda" w:hAnsi="CS Avva Shenouda"/>
          <w:color w:val="FF0000"/>
          <w:rPrChange w:id="1706" w:author="Brett Slote" w:date="2011-07-21T20:02:00Z">
            <w:rPr>
              <w:ins w:id="1707" w:author="Brett Slote" w:date="2011-07-21T18:52:00Z"/>
              <w:color w:val="FF0000"/>
            </w:rPr>
          </w:rPrChange>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w:t>
        </w:r>
        <w:r w:rsidRPr="003A78C2">
          <w:rPr>
            <w:rPrChange w:id="1710" w:author="Brett Slote" w:date="2011-07-21T20:02:00Z">
              <w:rPr>
                <w:rFonts w:ascii="Antonious Normal" w:hAnsi="Antonious Normal"/>
                <w:color w:val="FF0000"/>
              </w:rPr>
            </w:rPrChange>
          </w:rPr>
          <w:t>qen hanhwd/ nem han'almoc</w:t>
        </w:r>
      </w:ins>
    </w:p>
  </w:footnote>
  <w:footnote w:id="960">
    <w:p w14:paraId="4AFC6896" w14:textId="77777777" w:rsidR="00B31899" w:rsidRDefault="00B31899">
      <w:pPr>
        <w:pStyle w:val="FootnoteText"/>
      </w:pPr>
      <w:r>
        <w:rPr>
          <w:rStyle w:val="FootnoteReference"/>
        </w:rPr>
        <w:footnoteRef/>
      </w:r>
      <w:r>
        <w:t xml:space="preserve"> Matthew 1:20</w:t>
      </w:r>
    </w:p>
  </w:footnote>
  <w:footnote w:id="961">
    <w:p w14:paraId="0E9CA519" w14:textId="77777777" w:rsidR="00B31899" w:rsidRDefault="00B31899" w:rsidP="00662A48">
      <w:pPr>
        <w:pStyle w:val="footnote"/>
      </w:pPr>
      <w:r>
        <w:rPr>
          <w:rStyle w:val="FootnoteReference"/>
          <w:rFonts w:eastAsiaTheme="majorEastAsia"/>
        </w:rPr>
        <w:footnoteRef/>
      </w:r>
      <w:r>
        <w:t xml:space="preserve"> All-holy</w:t>
      </w:r>
    </w:p>
  </w:footnote>
  <w:footnote w:id="962">
    <w:p w14:paraId="50451B0F" w14:textId="77777777" w:rsidR="00B31899" w:rsidRDefault="00B31899">
      <w:pPr>
        <w:pStyle w:val="footnote"/>
        <w:rPr>
          <w:ins w:id="1779" w:author="Brett Slote" w:date="2011-07-21T19:04:00Z"/>
        </w:rPr>
        <w:pPrChange w:id="1780" w:author="Brett Slote" w:date="2011-07-21T20:04:00Z">
          <w:pPr>
            <w:pStyle w:val="FootnoteText"/>
          </w:pPr>
        </w:pPrChange>
      </w:pPr>
      <w:ins w:id="1781" w:author="Brett Slote" w:date="2011-07-21T19:04:00Z">
        <w:r>
          <w:rPr>
            <w:rStyle w:val="FootnoteReference"/>
          </w:rPr>
          <w:footnoteRef/>
        </w:r>
        <w:r>
          <w:t xml:space="preserve"> literal is disregarded</w:t>
        </w:r>
      </w:ins>
    </w:p>
  </w:footnote>
  <w:footnote w:id="963">
    <w:p w14:paraId="062BDCC1" w14:textId="77777777" w:rsidR="00B31899" w:rsidRDefault="00B31899">
      <w:pPr>
        <w:pStyle w:val="FootnoteText"/>
      </w:pPr>
      <w:r>
        <w:rPr>
          <w:rStyle w:val="FootnoteReference"/>
        </w:rPr>
        <w:footnoteRef/>
      </w:r>
      <w:r>
        <w:t xml:space="preserve"> Ps 8:2</w:t>
      </w:r>
    </w:p>
  </w:footnote>
  <w:footnote w:id="964">
    <w:p w14:paraId="5BC08478" w14:textId="77777777" w:rsidR="00B31899" w:rsidRPr="000C76BB" w:rsidRDefault="00B31899"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65">
    <w:p w14:paraId="03A6DDD1" w14:textId="77777777" w:rsidR="00B31899" w:rsidRDefault="00B31899">
      <w:pPr>
        <w:pStyle w:val="FootnoteText"/>
      </w:pPr>
      <w:r>
        <w:rPr>
          <w:rStyle w:val="FootnoteReference"/>
        </w:rPr>
        <w:footnoteRef/>
      </w:r>
      <w:r>
        <w:t xml:space="preserve"> Matthew 28:6</w:t>
      </w:r>
    </w:p>
  </w:footnote>
  <w:footnote w:id="966">
    <w:p w14:paraId="339855D2" w14:textId="77777777" w:rsidR="00B31899" w:rsidRDefault="00B31899">
      <w:pPr>
        <w:pStyle w:val="FootnoteText"/>
      </w:pPr>
      <w:r>
        <w:rPr>
          <w:rStyle w:val="FootnoteReference"/>
        </w:rPr>
        <w:footnoteRef/>
      </w:r>
      <w:r>
        <w:t xml:space="preserve"> Matthew 28:7,6</w:t>
      </w:r>
    </w:p>
  </w:footnote>
  <w:footnote w:id="967">
    <w:p w14:paraId="76212A49" w14:textId="77777777" w:rsidR="00B31899" w:rsidRDefault="00B31899">
      <w:pPr>
        <w:pStyle w:val="FootnoteText"/>
      </w:pPr>
      <w:r>
        <w:rPr>
          <w:rStyle w:val="FootnoteReference"/>
        </w:rPr>
        <w:footnoteRef/>
      </w:r>
      <w:r>
        <w:t xml:space="preserve"> Matthew 28:7</w:t>
      </w:r>
    </w:p>
  </w:footnote>
  <w:footnote w:id="968">
    <w:p w14:paraId="716019EB" w14:textId="77777777" w:rsidR="00B31899" w:rsidRDefault="00B31899">
      <w:pPr>
        <w:pStyle w:val="FootnoteText"/>
      </w:pPr>
      <w:r>
        <w:rPr>
          <w:rStyle w:val="FootnoteReference"/>
        </w:rPr>
        <w:footnoteRef/>
      </w:r>
      <w:r>
        <w:t xml:space="preserve"> John 20:27</w:t>
      </w:r>
    </w:p>
  </w:footnote>
  <w:footnote w:id="969">
    <w:p w14:paraId="0ECF3FB0" w14:textId="77777777" w:rsidR="00B31899" w:rsidRDefault="00B31899">
      <w:pPr>
        <w:pStyle w:val="FootnoteText"/>
      </w:pPr>
      <w:r>
        <w:rPr>
          <w:rStyle w:val="FootnoteReference"/>
        </w:rPr>
        <w:footnoteRef/>
      </w:r>
      <w:r>
        <w:t xml:space="preserve"> John 20:28</w:t>
      </w:r>
    </w:p>
  </w:footnote>
  <w:footnote w:id="970">
    <w:p w14:paraId="3FCB0B65" w14:textId="77777777" w:rsidR="00B31899" w:rsidRDefault="00B31899">
      <w:pPr>
        <w:pStyle w:val="FootnoteText"/>
      </w:pPr>
      <w:r>
        <w:rPr>
          <w:rStyle w:val="FootnoteReference"/>
        </w:rPr>
        <w:footnoteRef/>
      </w:r>
      <w:r>
        <w:t xml:space="preserve"> John 20:29</w:t>
      </w:r>
    </w:p>
  </w:footnote>
  <w:footnote w:id="971">
    <w:p w14:paraId="6B80EDF7" w14:textId="77777777" w:rsidR="00B31899" w:rsidRDefault="00B31899">
      <w:pPr>
        <w:pStyle w:val="FootnoteText"/>
      </w:pPr>
      <w:r>
        <w:rPr>
          <w:rStyle w:val="FootnoteReference"/>
        </w:rPr>
        <w:footnoteRef/>
      </w:r>
      <w:r>
        <w:t xml:space="preserve"> John 20:29</w:t>
      </w:r>
    </w:p>
  </w:footnote>
  <w:footnote w:id="972">
    <w:p w14:paraId="09E4919D" w14:textId="77777777" w:rsidR="00B31899" w:rsidRDefault="00B31899" w:rsidP="00134DB2">
      <w:pPr>
        <w:pStyle w:val="footnote"/>
      </w:pPr>
      <w:r>
        <w:rPr>
          <w:rStyle w:val="FootnoteReference"/>
        </w:rPr>
        <w:footnoteRef/>
      </w:r>
      <w:r>
        <w:t xml:space="preserve"> Fr. Athanasius has “My soul shall make her boast in the Lord”</w:t>
      </w:r>
    </w:p>
  </w:footnote>
  <w:footnote w:id="973">
    <w:p w14:paraId="60AC8686" w14:textId="77777777" w:rsidR="00B31899" w:rsidRDefault="00B31899" w:rsidP="00134DB2">
      <w:pPr>
        <w:pStyle w:val="footnote"/>
      </w:pPr>
      <w:r>
        <w:rPr>
          <w:rStyle w:val="FootnoteReference"/>
        </w:rPr>
        <w:footnoteRef/>
      </w:r>
      <w:r>
        <w:t xml:space="preserve"> 2 Sam. 6:2 (LXX).</w:t>
      </w:r>
    </w:p>
  </w:footnote>
  <w:footnote w:id="974">
    <w:p w14:paraId="55B1ADAD" w14:textId="77777777" w:rsidR="00B31899" w:rsidRDefault="00B31899" w:rsidP="00134DB2">
      <w:pPr>
        <w:pStyle w:val="footnote"/>
      </w:pPr>
      <w:r>
        <w:rPr>
          <w:rStyle w:val="FootnoteReference"/>
        </w:rPr>
        <w:footnoteRef/>
      </w:r>
      <w:r>
        <w:t xml:space="preserve"> [JS] or “appear” or “reveal Yourself”</w:t>
      </w:r>
    </w:p>
  </w:footnote>
  <w:footnote w:id="975">
    <w:p w14:paraId="469FEDC5" w14:textId="77777777" w:rsidR="00B31899" w:rsidRDefault="00B31899" w:rsidP="001F4F1A">
      <w:pPr>
        <w:pStyle w:val="footnote"/>
      </w:pPr>
      <w:r>
        <w:rPr>
          <w:rStyle w:val="FootnoteReference"/>
        </w:rPr>
        <w:footnoteRef/>
      </w:r>
      <w:r>
        <w:t xml:space="preserve"> [JS] or “reveal Your face”.</w:t>
      </w:r>
    </w:p>
  </w:footnote>
  <w:footnote w:id="976">
    <w:p w14:paraId="0AB37BC4" w14:textId="77777777" w:rsidR="00B31899" w:rsidRPr="004A3E27" w:rsidRDefault="00B31899"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77">
    <w:p w14:paraId="5A1ACC0E" w14:textId="77777777" w:rsidR="00B31899" w:rsidRDefault="00B31899" w:rsidP="001F4F1A">
      <w:pPr>
        <w:pStyle w:val="footnote"/>
      </w:pPr>
      <w:r>
        <w:rPr>
          <w:rStyle w:val="FootnoteReference"/>
        </w:rPr>
        <w:footnoteRef/>
      </w:r>
      <w:r>
        <w:t xml:space="preserve"> [JS] literally “do obeisance”, i.e. “bow down to”</w:t>
      </w:r>
    </w:p>
  </w:footnote>
  <w:footnote w:id="978">
    <w:p w14:paraId="51131512" w14:textId="77777777" w:rsidR="00B31899" w:rsidRPr="004A3E27" w:rsidRDefault="00B31899"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9">
    <w:p w14:paraId="6AFC128D" w14:textId="77777777" w:rsidR="00B31899" w:rsidRDefault="00B31899" w:rsidP="001F4F1A">
      <w:pPr>
        <w:pStyle w:val="footnote"/>
      </w:pPr>
      <w:r>
        <w:rPr>
          <w:rStyle w:val="FootnoteReference"/>
        </w:rPr>
        <w:footnoteRef/>
      </w:r>
      <w:r>
        <w:t xml:space="preserve"> [JS] or “beautifully situated”</w:t>
      </w:r>
    </w:p>
  </w:footnote>
  <w:footnote w:id="980">
    <w:p w14:paraId="63608FED" w14:textId="77777777" w:rsidR="00B31899" w:rsidRPr="004A3E27" w:rsidRDefault="00B31899"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81">
    <w:p w14:paraId="0D47DD48" w14:textId="77777777" w:rsidR="00B31899" w:rsidRDefault="00B31899"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82">
    <w:p w14:paraId="3F2156F8" w14:textId="77777777" w:rsidR="00B31899" w:rsidRDefault="00B31899" w:rsidP="00394CC7">
      <w:pPr>
        <w:pStyle w:val="footnote"/>
      </w:pPr>
      <w:r>
        <w:rPr>
          <w:rStyle w:val="FootnoteReference"/>
        </w:rPr>
        <w:footnoteRef/>
      </w:r>
      <w:r>
        <w:t xml:space="preserve"> [JS] or “Mother Zion will say,”</w:t>
      </w:r>
    </w:p>
  </w:footnote>
  <w:footnote w:id="983">
    <w:p w14:paraId="7D124560" w14:textId="77777777" w:rsidR="00B31899" w:rsidRDefault="00B31899" w:rsidP="00394CC7">
      <w:pPr>
        <w:pStyle w:val="footnote"/>
      </w:pPr>
      <w:r>
        <w:rPr>
          <w:rStyle w:val="FootnoteReference"/>
        </w:rPr>
        <w:footnoteRef/>
      </w:r>
      <w:r>
        <w:t xml:space="preserve"> [JS] Coptic has, “that a man and a man dwelt in her”</w:t>
      </w:r>
    </w:p>
  </w:footnote>
  <w:footnote w:id="984">
    <w:p w14:paraId="19F3F5FF" w14:textId="77777777" w:rsidR="00B31899" w:rsidRDefault="00B31899" w:rsidP="00394CC7">
      <w:pPr>
        <w:pStyle w:val="footnote"/>
      </w:pPr>
      <w:r>
        <w:rPr>
          <w:rStyle w:val="FootnoteReference"/>
        </w:rPr>
        <w:footnoteRef/>
      </w:r>
      <w:r>
        <w:t xml:space="preserve"> [JS] or “messengers”</w:t>
      </w:r>
    </w:p>
  </w:footnote>
  <w:footnote w:id="985">
    <w:p w14:paraId="3F310231" w14:textId="77777777" w:rsidR="00B31899" w:rsidRDefault="00B31899" w:rsidP="00394CC7">
      <w:pPr>
        <w:pStyle w:val="footnote"/>
      </w:pPr>
      <w:r>
        <w:rPr>
          <w:rStyle w:val="FootnoteReference"/>
        </w:rPr>
        <w:footnoteRef/>
      </w:r>
      <w:r>
        <w:t xml:space="preserve"> [JS] Fr. Lazarus has “servants”</w:t>
      </w:r>
    </w:p>
  </w:footnote>
  <w:footnote w:id="986">
    <w:p w14:paraId="562DE160" w14:textId="77777777" w:rsidR="00B31899" w:rsidRDefault="00B31899" w:rsidP="00394CC7">
      <w:pPr>
        <w:pStyle w:val="footnote"/>
      </w:pPr>
      <w:r>
        <w:rPr>
          <w:rStyle w:val="FootnoteReference"/>
        </w:rPr>
        <w:footnoteRef/>
      </w:r>
      <w:r>
        <w:t xml:space="preserve"> Heb. 1:7; Ezek. 1:14; 2 Esdras 8:22.</w:t>
      </w:r>
    </w:p>
  </w:footnote>
  <w:footnote w:id="987">
    <w:p w14:paraId="2349FFF8" w14:textId="77777777" w:rsidR="00B31899" w:rsidRDefault="00B31899" w:rsidP="00394CC7">
      <w:pPr>
        <w:pStyle w:val="footnote"/>
      </w:pPr>
      <w:r>
        <w:rPr>
          <w:rStyle w:val="FootnoteReference"/>
        </w:rPr>
        <w:footnoteRef/>
      </w:r>
      <w:r>
        <w:t xml:space="preserve"> [JS] or “makes the clouds His chariot”</w:t>
      </w:r>
    </w:p>
  </w:footnote>
  <w:footnote w:id="988">
    <w:p w14:paraId="69FA1866" w14:textId="77777777" w:rsidR="00B31899" w:rsidRDefault="00B31899" w:rsidP="00394CC7">
      <w:pPr>
        <w:pStyle w:val="footnote"/>
      </w:pPr>
      <w:r>
        <w:rPr>
          <w:rStyle w:val="FootnoteReference"/>
        </w:rPr>
        <w:footnoteRef/>
      </w:r>
      <w:r>
        <w:t xml:space="preserve"> [JS] “do obeisance”, elsewhere rendered “worship’, but referring to the physical act.</w:t>
      </w:r>
    </w:p>
  </w:footnote>
  <w:footnote w:id="989">
    <w:p w14:paraId="6E6EA07D" w14:textId="77777777" w:rsidR="00B31899" w:rsidRDefault="00B31899" w:rsidP="00486BA4">
      <w:pPr>
        <w:pStyle w:val="footnote"/>
      </w:pPr>
      <w:r>
        <w:rPr>
          <w:rStyle w:val="FootnoteReference"/>
        </w:rPr>
        <w:footnoteRef/>
      </w:r>
      <w:r>
        <w:t xml:space="preserve"> [JS] lit. day to day</w:t>
      </w:r>
    </w:p>
  </w:footnote>
  <w:footnote w:id="990">
    <w:p w14:paraId="15A4CA87" w14:textId="77777777" w:rsidR="00B31899" w:rsidRPr="004A3E27" w:rsidRDefault="00B31899" w:rsidP="00486BA4">
      <w:pPr>
        <w:pStyle w:val="footnote"/>
      </w:pPr>
      <w:r w:rsidRPr="004A3E27">
        <w:rPr>
          <w:rStyle w:val="FootnoteReference"/>
        </w:rPr>
        <w:footnoteRef/>
      </w:r>
      <w:r w:rsidRPr="004A3E27">
        <w:t xml:space="preserve"> Luke 4:32.</w:t>
      </w:r>
    </w:p>
  </w:footnote>
  <w:footnote w:id="991">
    <w:p w14:paraId="0F743031" w14:textId="77777777" w:rsidR="00B31899" w:rsidRDefault="00B31899" w:rsidP="00486BA4">
      <w:pPr>
        <w:pStyle w:val="footnote"/>
      </w:pPr>
      <w:r>
        <w:rPr>
          <w:rStyle w:val="FootnoteReference"/>
        </w:rPr>
        <w:footnoteRef/>
      </w:r>
      <w:r>
        <w:t xml:space="preserve"> [JS] or “give thanks to”. “Thankfully confess with praise”</w:t>
      </w:r>
    </w:p>
  </w:footnote>
  <w:footnote w:id="992">
    <w:p w14:paraId="5EFEDAB8" w14:textId="77777777" w:rsidR="00B31899" w:rsidRDefault="00B31899" w:rsidP="00486BA4">
      <w:pPr>
        <w:pStyle w:val="footnote"/>
      </w:pPr>
      <w:r>
        <w:rPr>
          <w:rStyle w:val="FootnoteReference"/>
        </w:rPr>
        <w:footnoteRef/>
      </w:r>
      <w:r>
        <w:t xml:space="preserve"> [JS] literally, “holy ones.”</w:t>
      </w:r>
    </w:p>
  </w:footnote>
  <w:footnote w:id="993">
    <w:p w14:paraId="7219A2E0" w14:textId="77777777" w:rsidR="00B31899" w:rsidRDefault="00B31899" w:rsidP="00486BA4">
      <w:pPr>
        <w:pStyle w:val="footnote"/>
      </w:pPr>
      <w:r>
        <w:rPr>
          <w:rStyle w:val="FootnoteReference"/>
        </w:rPr>
        <w:footnoteRef/>
      </w:r>
      <w:r>
        <w:t xml:space="preserve"> </w:t>
      </w:r>
      <w:r w:rsidRPr="00DC02D9">
        <w:rPr>
          <w:i/>
        </w:rPr>
        <w:t>Or:</w:t>
      </w:r>
      <w:r>
        <w:t xml:space="preserve"> costly (Wisdom 1:13-16).</w:t>
      </w:r>
    </w:p>
  </w:footnote>
  <w:footnote w:id="994">
    <w:p w14:paraId="1C209EBB" w14:textId="77777777" w:rsidR="00B31899" w:rsidRDefault="00B31899" w:rsidP="00486BA4">
      <w:pPr>
        <w:pStyle w:val="footnote"/>
      </w:pPr>
      <w:r>
        <w:rPr>
          <w:rStyle w:val="FootnoteReference"/>
        </w:rPr>
        <w:footnoteRef/>
      </w:r>
      <w:r>
        <w:t xml:space="preserve"> [JS] litearlly, “slave”.</w:t>
      </w:r>
    </w:p>
  </w:footnote>
  <w:footnote w:id="995">
    <w:p w14:paraId="116A3C7A" w14:textId="77777777" w:rsidR="00B31899" w:rsidRPr="004A3E27" w:rsidRDefault="00B31899" w:rsidP="0058686F">
      <w:pPr>
        <w:pStyle w:val="footnote"/>
      </w:pPr>
      <w:r w:rsidRPr="004A3E27">
        <w:rPr>
          <w:rStyle w:val="FootnoteReference"/>
        </w:rPr>
        <w:footnoteRef/>
      </w:r>
      <w:r w:rsidRPr="004A3E27">
        <w:t xml:space="preserve"> </w:t>
      </w:r>
      <w:r>
        <w:t>cf</w:t>
      </w:r>
      <w:r w:rsidRPr="004A3E27">
        <w:t>. Rev. 19:11-16.</w:t>
      </w:r>
    </w:p>
  </w:footnote>
  <w:footnote w:id="996">
    <w:p w14:paraId="0237698A" w14:textId="77777777" w:rsidR="00B31899" w:rsidRDefault="00B31899" w:rsidP="0058686F">
      <w:pPr>
        <w:pStyle w:val="footnote"/>
      </w:pPr>
      <w:r>
        <w:rPr>
          <w:rStyle w:val="FootnoteReference"/>
        </w:rPr>
        <w:footnoteRef/>
      </w:r>
      <w:r>
        <w:t xml:space="preserve"> dragon: </w:t>
      </w:r>
      <w:r w:rsidRPr="0090411D">
        <w:rPr>
          <w:i/>
        </w:rPr>
        <w:t>or</w:t>
      </w:r>
      <w:r>
        <w:t xml:space="preserve"> serpent.</w:t>
      </w:r>
    </w:p>
  </w:footnote>
  <w:footnote w:id="997">
    <w:p w14:paraId="23515252" w14:textId="77777777" w:rsidR="00B31899" w:rsidRDefault="00B31899"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98">
    <w:p w14:paraId="45DF34E0" w14:textId="77777777" w:rsidR="00B31899" w:rsidRDefault="00B31899"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99">
    <w:p w14:paraId="6FA6EE36" w14:textId="77777777" w:rsidR="00B31899" w:rsidRDefault="00B31899" w:rsidP="00C502E3">
      <w:pPr>
        <w:pStyle w:val="footnote"/>
      </w:pPr>
      <w:r>
        <w:rPr>
          <w:rStyle w:val="FootnoteReference"/>
        </w:rPr>
        <w:footnoteRef/>
      </w:r>
      <w:r>
        <w:t xml:space="preserve"> [JS] or, “boast”</w:t>
      </w:r>
    </w:p>
  </w:footnote>
  <w:footnote w:id="1000">
    <w:p w14:paraId="720D83C7" w14:textId="77777777" w:rsidR="00B31899" w:rsidRPr="004A3E27" w:rsidRDefault="00B31899" w:rsidP="00C502E3">
      <w:pPr>
        <w:pStyle w:val="footnote"/>
      </w:pPr>
      <w:r w:rsidRPr="004A3E27">
        <w:rPr>
          <w:rStyle w:val="FootnoteReference"/>
        </w:rPr>
        <w:footnoteRef/>
      </w:r>
      <w:r w:rsidRPr="004A3E27">
        <w:t xml:space="preserve"> Man is made for happiness, fruit of grace, forgiveness, right relations, holiness.</w:t>
      </w:r>
    </w:p>
  </w:footnote>
  <w:footnote w:id="1001">
    <w:p w14:paraId="7DB48AE1" w14:textId="77777777" w:rsidR="00B31899" w:rsidRDefault="00B31899" w:rsidP="00743D2C">
      <w:pPr>
        <w:pStyle w:val="footnote"/>
      </w:pPr>
      <w:r>
        <w:rPr>
          <w:rStyle w:val="FootnoteReference"/>
        </w:rPr>
        <w:footnoteRef/>
      </w:r>
      <w:r>
        <w:t xml:space="preserve"> [JS] Fr. Lazarus renders “repent” as “change His mind”</w:t>
      </w:r>
    </w:p>
  </w:footnote>
  <w:footnote w:id="1002">
    <w:p w14:paraId="1240DC44" w14:textId="77777777" w:rsidR="00B31899" w:rsidRDefault="00B31899" w:rsidP="00743D2C">
      <w:pPr>
        <w:pStyle w:val="footnote"/>
      </w:pPr>
      <w:r>
        <w:rPr>
          <w:rStyle w:val="FootnoteReference"/>
        </w:rPr>
        <w:footnoteRef/>
      </w:r>
      <w:r>
        <w:t xml:space="preserve"> Heb. 7:21.</w:t>
      </w:r>
    </w:p>
  </w:footnote>
  <w:footnote w:id="1003">
    <w:p w14:paraId="4D23E76D" w14:textId="77777777" w:rsidR="00B31899" w:rsidRPr="004A3E27" w:rsidRDefault="00B31899"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04">
    <w:p w14:paraId="4CCF0C2B" w14:textId="77777777" w:rsidR="00B31899" w:rsidRPr="004A3E27" w:rsidRDefault="00B31899" w:rsidP="00743D2C">
      <w:pPr>
        <w:pStyle w:val="footnote"/>
      </w:pPr>
      <w:r w:rsidRPr="004A3E27">
        <w:rPr>
          <w:rStyle w:val="FootnoteReference"/>
        </w:rPr>
        <w:footnoteRef/>
      </w:r>
      <w:r w:rsidRPr="004A3E27">
        <w:t xml:space="preserve"> </w:t>
      </w:r>
      <w:r>
        <w:t>Cf</w:t>
      </w:r>
      <w:r w:rsidRPr="004A3E27">
        <w:t>. Isaiah 40:11; John 10:11.</w:t>
      </w:r>
    </w:p>
  </w:footnote>
  <w:footnote w:id="1005">
    <w:p w14:paraId="19A1BCB8" w14:textId="77777777" w:rsidR="00B31899" w:rsidRDefault="00B31899" w:rsidP="00743D2C">
      <w:pPr>
        <w:pStyle w:val="footnote"/>
      </w:pPr>
      <w:r>
        <w:rPr>
          <w:rStyle w:val="FootnoteReference"/>
        </w:rPr>
        <w:footnoteRef/>
      </w:r>
      <w:r>
        <w:t xml:space="preserve"> ‘mercies of the Lord’: </w:t>
      </w:r>
      <w:r w:rsidRPr="00B246C1">
        <w:rPr>
          <w:i/>
        </w:rPr>
        <w:t>or</w:t>
      </w:r>
      <w:r>
        <w:t>, the Lord’s love.</w:t>
      </w:r>
    </w:p>
  </w:footnote>
  <w:footnote w:id="1006">
    <w:p w14:paraId="4162CF7C" w14:textId="190E974A" w:rsidR="00B31899" w:rsidRDefault="00B31899" w:rsidP="00E25E68">
      <w:pPr>
        <w:pStyle w:val="footnote"/>
      </w:pPr>
      <w:r>
        <w:rPr>
          <w:rStyle w:val="FootnoteReference"/>
        </w:rPr>
        <w:footnoteRef/>
      </w:r>
      <w:r>
        <w:t xml:space="preserve"> This column is the version abridged by Fr. Athanasius Iskander.</w:t>
      </w:r>
    </w:p>
  </w:footnote>
  <w:footnote w:id="1007">
    <w:p w14:paraId="73FD763A" w14:textId="5EEBDC02" w:rsidR="00B31899" w:rsidRDefault="00B31899"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08">
    <w:p w14:paraId="65C1221D" w14:textId="58B0B75A" w:rsidR="00B31899" w:rsidRDefault="00B31899"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9">
    <w:p w14:paraId="694B1AEF" w14:textId="6CD120E4" w:rsidR="00B31899" w:rsidRDefault="00B31899" w:rsidP="0061474D">
      <w:pPr>
        <w:pStyle w:val="footnote"/>
      </w:pPr>
      <w:r>
        <w:rPr>
          <w:rStyle w:val="FootnoteReference"/>
        </w:rPr>
        <w:footnoteRef/>
      </w:r>
      <w:r>
        <w:t xml:space="preserve"> Verses marked with (*) appear in the abridged version of Fr. Athanasius Iskander</w:t>
      </w:r>
    </w:p>
  </w:footnote>
  <w:footnote w:id="1010">
    <w:p w14:paraId="77C597C4" w14:textId="77777777" w:rsidR="00B31899" w:rsidRDefault="00B31899"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11">
    <w:p w14:paraId="725C3ADA" w14:textId="77777777" w:rsidR="00B31899" w:rsidRDefault="00B31899" w:rsidP="000608B8">
      <w:pPr>
        <w:pStyle w:val="footnote"/>
      </w:pPr>
      <w:r>
        <w:rPr>
          <w:rStyle w:val="FootnoteReference"/>
        </w:rPr>
        <w:footnoteRef/>
      </w:r>
      <w:r>
        <w:t xml:space="preserve"> Clearly a late addition given the Roman Catholic ecclesiology, foreign to Orthodoxy, found in these verses.</w:t>
      </w:r>
    </w:p>
  </w:footnote>
  <w:footnote w:id="1012">
    <w:p w14:paraId="04C754F3" w14:textId="52CD574F" w:rsidR="00B31899" w:rsidRDefault="00B31899"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6003548D"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8590B">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B31899" w:rsidRPr="00E00D27" w:rsidRDefault="00B31899"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B31899" w:rsidRPr="00E00D27" w:rsidRDefault="00B31899" w:rsidP="00686912">
    <w:pPr>
      <w:pStyle w:val="Header"/>
      <w:jc w:val="center"/>
      <w:rPr>
        <w:sz w:val="20"/>
        <w:szCs w:val="20"/>
      </w:rPr>
    </w:pPr>
  </w:p>
  <w:p w14:paraId="022704DA" w14:textId="77777777" w:rsidR="00B31899" w:rsidRPr="00686912" w:rsidRDefault="00B31899"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2DE1962"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08590B">
      <w:rPr>
        <w:noProof/>
        <w:sz w:val="20"/>
        <w:szCs w:val="20"/>
      </w:rPr>
      <w:t>The Midnight Praise</w:t>
    </w:r>
    <w:r>
      <w:rPr>
        <w:sz w:val="20"/>
        <w:szCs w:val="20"/>
      </w:rPr>
      <w:fldChar w:fldCharType="end"/>
    </w:r>
  </w:p>
  <w:p w14:paraId="199CF7F3" w14:textId="77777777" w:rsidR="00B31899" w:rsidRPr="00E00D27" w:rsidRDefault="00B31899"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7F4C830" w:rsidR="00B31899" w:rsidRPr="00E00D27" w:rsidRDefault="00B31899"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0416B">
      <w:rPr>
        <w:noProof/>
        <w:sz w:val="20"/>
        <w:szCs w:val="20"/>
      </w:rPr>
      <w:t>Kathisma 18</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1777B76B" w:rsidR="00B31899" w:rsidRPr="00E00D27" w:rsidRDefault="00B31899"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0416B">
      <w:rPr>
        <w:noProof/>
        <w:sz w:val="20"/>
        <w:szCs w:val="20"/>
      </w:rPr>
      <w:t>The Psalms</w:t>
    </w:r>
    <w:r w:rsidRPr="00E00D27">
      <w:rPr>
        <w:sz w:val="20"/>
        <w:szCs w:val="20"/>
      </w:rPr>
      <w:fldChar w:fldCharType="end"/>
    </w:r>
  </w:p>
  <w:p w14:paraId="48CF3F9A" w14:textId="245E316D" w:rsidR="00B31899" w:rsidRPr="00686912" w:rsidRDefault="00B31899"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64D3E082"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0416B">
      <w:rPr>
        <w:noProof/>
        <w:sz w:val="20"/>
        <w:szCs w:val="20"/>
      </w:rPr>
      <w:t xml:space="preserve">Hymns for </w:t>
    </w:r>
    <w:r w:rsidR="0050416B" w:rsidRPr="0050416B">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8B962E4" w:rsidR="00B31899" w:rsidRPr="00E00D27" w:rsidRDefault="00B31899"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8590B">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6339EC3"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8590B">
      <w:rPr>
        <w:noProof/>
        <w:sz w:val="20"/>
        <w:szCs w:val="20"/>
      </w:rPr>
      <w:t>Prayer for the Church</w:t>
    </w:r>
    <w:r w:rsidRPr="00E00D27">
      <w:rPr>
        <w:sz w:val="20"/>
        <w:szCs w:val="20"/>
      </w:rPr>
      <w:fldChar w:fldCharType="end"/>
    </w:r>
  </w:p>
  <w:p w14:paraId="1DAD4C8D" w14:textId="77777777" w:rsidR="00B31899" w:rsidRPr="00686912" w:rsidRDefault="00B31899"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B31899" w:rsidRPr="00686912" w:rsidRDefault="00B31899"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21970D30" w:rsidR="00B31899" w:rsidRPr="00E00D27" w:rsidRDefault="00B31899"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0416B">
      <w:rPr>
        <w:noProof/>
        <w:sz w:val="20"/>
        <w:szCs w:val="20"/>
      </w:rPr>
      <w:t>Hymn on the Friday Theotokia</w:t>
    </w:r>
    <w:r w:rsidRPr="00E00D27">
      <w:rPr>
        <w:sz w:val="20"/>
        <w:szCs w:val="20"/>
      </w:rPr>
      <w:fldChar w:fldCharType="end"/>
    </w:r>
  </w:p>
  <w:p w14:paraId="7E9EFC1B" w14:textId="77777777" w:rsidR="00B31899" w:rsidRPr="00686912" w:rsidRDefault="00B31899"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84E72-27E1-644E-8E9E-F8A62168D678}">
  <ds:schemaRefs>
    <ds:schemaRef ds:uri="http://schemas.openxmlformats.org/officeDocument/2006/bibliography"/>
  </ds:schemaRefs>
</ds:datastoreItem>
</file>

<file path=customXml/itemProps2.xml><?xml version="1.0" encoding="utf-8"?>
<ds:datastoreItem xmlns:ds="http://schemas.openxmlformats.org/officeDocument/2006/customXml" ds:itemID="{94807E26-B9CA-1445-9E48-C40C6B217A73}">
  <ds:schemaRefs>
    <ds:schemaRef ds:uri="http://schemas.openxmlformats.org/officeDocument/2006/bibliography"/>
  </ds:schemaRefs>
</ds:datastoreItem>
</file>

<file path=customXml/itemProps3.xml><?xml version="1.0" encoding="utf-8"?>
<ds:datastoreItem xmlns:ds="http://schemas.openxmlformats.org/officeDocument/2006/customXml" ds:itemID="{DE8C9D5C-6011-464F-AB4A-995BB873C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29888</TotalTime>
  <Pages>1123</Pages>
  <Words>278260</Words>
  <Characters>1168697</Characters>
  <Application>Microsoft Macintosh Word</Application>
  <DocSecurity>0</DocSecurity>
  <Lines>43285</Lines>
  <Paragraphs>15072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1431885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640</cp:revision>
  <cp:lastPrinted>2016-05-25T21:20:00Z</cp:lastPrinted>
  <dcterms:created xsi:type="dcterms:W3CDTF">2014-10-30T02:06:00Z</dcterms:created>
  <dcterms:modified xsi:type="dcterms:W3CDTF">2016-06-13T02:16:00Z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