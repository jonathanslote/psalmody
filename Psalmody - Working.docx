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F6B1499" w14:textId="716DB84A" w:rsidR="007B48E5" w:rsidRDefault="003A78C2" w:rsidP="007B48E5">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1478279" w:history="1">
        <w:r w:rsidR="007B48E5" w:rsidRPr="009040FE">
          <w:rPr>
            <w:rStyle w:val="Hyperlink"/>
            <w:noProof/>
          </w:rPr>
          <w:t>The Horologion: The Book of the Hours</w:t>
        </w:r>
        <w:r w:rsidR="007B48E5">
          <w:rPr>
            <w:noProof/>
            <w:webHidden/>
          </w:rPr>
          <w:tab/>
        </w:r>
        <w:r w:rsidR="007B48E5">
          <w:rPr>
            <w:noProof/>
            <w:webHidden/>
          </w:rPr>
          <w:fldChar w:fldCharType="begin"/>
        </w:r>
        <w:r w:rsidR="007B48E5">
          <w:rPr>
            <w:noProof/>
            <w:webHidden/>
          </w:rPr>
          <w:instrText xml:space="preserve"> PAGEREF _Toc481478279 \h </w:instrText>
        </w:r>
        <w:r w:rsidR="007B48E5">
          <w:rPr>
            <w:noProof/>
            <w:webHidden/>
          </w:rPr>
        </w:r>
        <w:r w:rsidR="007B48E5">
          <w:rPr>
            <w:noProof/>
            <w:webHidden/>
          </w:rPr>
          <w:fldChar w:fldCharType="separate"/>
        </w:r>
        <w:r w:rsidR="007B48E5">
          <w:rPr>
            <w:noProof/>
            <w:webHidden/>
          </w:rPr>
          <w:t>3</w:t>
        </w:r>
        <w:r w:rsidR="007B48E5">
          <w:rPr>
            <w:noProof/>
            <w:webHidden/>
          </w:rPr>
          <w:fldChar w:fldCharType="end"/>
        </w:r>
      </w:hyperlink>
    </w:p>
    <w:p w14:paraId="6A01EE32" w14:textId="291A2356" w:rsidR="007B48E5" w:rsidRDefault="00D27F59">
      <w:pPr>
        <w:pStyle w:val="TOC2"/>
        <w:tabs>
          <w:tab w:val="right" w:leader="dot" w:pos="8846"/>
        </w:tabs>
        <w:rPr>
          <w:rFonts w:asciiTheme="minorHAnsi" w:eastAsiaTheme="minorEastAsia" w:hAnsiTheme="minorHAnsi"/>
          <w:noProof/>
          <w:sz w:val="22"/>
          <w:lang w:val="en-US"/>
        </w:rPr>
      </w:pPr>
      <w:hyperlink w:anchor="_Toc481478280" w:history="1">
        <w:r w:rsidR="007B48E5" w:rsidRPr="009040FE">
          <w:rPr>
            <w:rStyle w:val="Hyperlink"/>
            <w:noProof/>
          </w:rPr>
          <w:t>The Setting of the Sun: Vespers (the Eleventh Hour)</w:t>
        </w:r>
        <w:r w:rsidR="007B48E5">
          <w:rPr>
            <w:noProof/>
            <w:webHidden/>
          </w:rPr>
          <w:tab/>
        </w:r>
        <w:r w:rsidR="007B48E5">
          <w:rPr>
            <w:noProof/>
            <w:webHidden/>
          </w:rPr>
          <w:fldChar w:fldCharType="begin"/>
        </w:r>
        <w:r w:rsidR="007B48E5">
          <w:rPr>
            <w:noProof/>
            <w:webHidden/>
          </w:rPr>
          <w:instrText xml:space="preserve"> PAGEREF _Toc481478280 \h </w:instrText>
        </w:r>
        <w:r w:rsidR="007B48E5">
          <w:rPr>
            <w:noProof/>
            <w:webHidden/>
          </w:rPr>
        </w:r>
        <w:r w:rsidR="007B48E5">
          <w:rPr>
            <w:noProof/>
            <w:webHidden/>
          </w:rPr>
          <w:fldChar w:fldCharType="separate"/>
        </w:r>
        <w:r w:rsidR="007B48E5">
          <w:rPr>
            <w:noProof/>
            <w:webHidden/>
          </w:rPr>
          <w:t>4</w:t>
        </w:r>
        <w:r w:rsidR="007B48E5">
          <w:rPr>
            <w:noProof/>
            <w:webHidden/>
          </w:rPr>
          <w:fldChar w:fldCharType="end"/>
        </w:r>
      </w:hyperlink>
    </w:p>
    <w:p w14:paraId="671BF257" w14:textId="0D69EBFE" w:rsidR="007B48E5" w:rsidRDefault="00D27F59">
      <w:pPr>
        <w:pStyle w:val="TOC2"/>
        <w:tabs>
          <w:tab w:val="right" w:leader="dot" w:pos="8846"/>
        </w:tabs>
        <w:rPr>
          <w:rFonts w:asciiTheme="minorHAnsi" w:eastAsiaTheme="minorEastAsia" w:hAnsiTheme="minorHAnsi"/>
          <w:noProof/>
          <w:sz w:val="22"/>
          <w:lang w:val="en-US"/>
        </w:rPr>
      </w:pPr>
      <w:hyperlink w:anchor="_Toc481478281" w:history="1">
        <w:r w:rsidR="007B48E5" w:rsidRPr="009040FE">
          <w:rPr>
            <w:rStyle w:val="Hyperlink"/>
            <w:noProof/>
          </w:rPr>
          <w:t>After Supper: Retiring (the Twelfth Hour)</w:t>
        </w:r>
        <w:r w:rsidR="007B48E5">
          <w:rPr>
            <w:noProof/>
            <w:webHidden/>
          </w:rPr>
          <w:tab/>
        </w:r>
        <w:r w:rsidR="007B48E5">
          <w:rPr>
            <w:noProof/>
            <w:webHidden/>
          </w:rPr>
          <w:fldChar w:fldCharType="begin"/>
        </w:r>
        <w:r w:rsidR="007B48E5">
          <w:rPr>
            <w:noProof/>
            <w:webHidden/>
          </w:rPr>
          <w:instrText xml:space="preserve"> PAGEREF _Toc481478281 \h </w:instrText>
        </w:r>
        <w:r w:rsidR="007B48E5">
          <w:rPr>
            <w:noProof/>
            <w:webHidden/>
          </w:rPr>
        </w:r>
        <w:r w:rsidR="007B48E5">
          <w:rPr>
            <w:noProof/>
            <w:webHidden/>
          </w:rPr>
          <w:fldChar w:fldCharType="separate"/>
        </w:r>
        <w:r w:rsidR="007B48E5">
          <w:rPr>
            <w:noProof/>
            <w:webHidden/>
          </w:rPr>
          <w:t>17</w:t>
        </w:r>
        <w:r w:rsidR="007B48E5">
          <w:rPr>
            <w:noProof/>
            <w:webHidden/>
          </w:rPr>
          <w:fldChar w:fldCharType="end"/>
        </w:r>
      </w:hyperlink>
    </w:p>
    <w:p w14:paraId="362CEF50" w14:textId="5EF515D5" w:rsidR="007B48E5" w:rsidRDefault="00D27F59">
      <w:pPr>
        <w:pStyle w:val="TOC2"/>
        <w:tabs>
          <w:tab w:val="right" w:leader="dot" w:pos="8846"/>
        </w:tabs>
        <w:rPr>
          <w:rFonts w:asciiTheme="minorHAnsi" w:eastAsiaTheme="minorEastAsia" w:hAnsiTheme="minorHAnsi"/>
          <w:noProof/>
          <w:sz w:val="22"/>
          <w:lang w:val="en-US"/>
        </w:rPr>
      </w:pPr>
      <w:hyperlink w:anchor="_Toc481478282" w:history="1">
        <w:r w:rsidR="007B48E5" w:rsidRPr="009040FE">
          <w:rPr>
            <w:rStyle w:val="Hyperlink"/>
            <w:noProof/>
          </w:rPr>
          <w:t>Midnight</w:t>
        </w:r>
        <w:r w:rsidR="007B48E5">
          <w:rPr>
            <w:noProof/>
            <w:webHidden/>
          </w:rPr>
          <w:tab/>
        </w:r>
        <w:r w:rsidR="007B48E5">
          <w:rPr>
            <w:noProof/>
            <w:webHidden/>
          </w:rPr>
          <w:fldChar w:fldCharType="begin"/>
        </w:r>
        <w:r w:rsidR="007B48E5">
          <w:rPr>
            <w:noProof/>
            <w:webHidden/>
          </w:rPr>
          <w:instrText xml:space="preserve"> PAGEREF _Toc481478282 \h </w:instrText>
        </w:r>
        <w:r w:rsidR="007B48E5">
          <w:rPr>
            <w:noProof/>
            <w:webHidden/>
          </w:rPr>
        </w:r>
        <w:r w:rsidR="007B48E5">
          <w:rPr>
            <w:noProof/>
            <w:webHidden/>
          </w:rPr>
          <w:fldChar w:fldCharType="separate"/>
        </w:r>
        <w:r w:rsidR="007B48E5">
          <w:rPr>
            <w:noProof/>
            <w:webHidden/>
          </w:rPr>
          <w:t>33</w:t>
        </w:r>
        <w:r w:rsidR="007B48E5">
          <w:rPr>
            <w:noProof/>
            <w:webHidden/>
          </w:rPr>
          <w:fldChar w:fldCharType="end"/>
        </w:r>
      </w:hyperlink>
    </w:p>
    <w:p w14:paraId="74E5A5A1" w14:textId="121ED927" w:rsidR="007B48E5" w:rsidRDefault="00D27F59">
      <w:pPr>
        <w:pStyle w:val="TOC2"/>
        <w:tabs>
          <w:tab w:val="right" w:leader="dot" w:pos="8846"/>
        </w:tabs>
        <w:rPr>
          <w:rFonts w:asciiTheme="minorHAnsi" w:eastAsiaTheme="minorEastAsia" w:hAnsiTheme="minorHAnsi"/>
          <w:noProof/>
          <w:sz w:val="22"/>
          <w:lang w:val="en-US"/>
        </w:rPr>
      </w:pPr>
      <w:hyperlink w:anchor="_Toc481478283" w:history="1">
        <w:r w:rsidR="007B48E5" w:rsidRPr="009040FE">
          <w:rPr>
            <w:rStyle w:val="Hyperlink"/>
            <w:noProof/>
          </w:rPr>
          <w:t>The Rising of the Sun: Matins (or Lauds)</w:t>
        </w:r>
        <w:r w:rsidR="007B48E5">
          <w:rPr>
            <w:noProof/>
            <w:webHidden/>
          </w:rPr>
          <w:tab/>
        </w:r>
        <w:r w:rsidR="007B48E5">
          <w:rPr>
            <w:noProof/>
            <w:webHidden/>
          </w:rPr>
          <w:fldChar w:fldCharType="begin"/>
        </w:r>
        <w:r w:rsidR="007B48E5">
          <w:rPr>
            <w:noProof/>
            <w:webHidden/>
          </w:rPr>
          <w:instrText xml:space="preserve"> PAGEREF _Toc481478283 \h </w:instrText>
        </w:r>
        <w:r w:rsidR="007B48E5">
          <w:rPr>
            <w:noProof/>
            <w:webHidden/>
          </w:rPr>
        </w:r>
        <w:r w:rsidR="007B48E5">
          <w:rPr>
            <w:noProof/>
            <w:webHidden/>
          </w:rPr>
          <w:fldChar w:fldCharType="separate"/>
        </w:r>
        <w:r w:rsidR="007B48E5">
          <w:rPr>
            <w:noProof/>
            <w:webHidden/>
          </w:rPr>
          <w:t>47</w:t>
        </w:r>
        <w:r w:rsidR="007B48E5">
          <w:rPr>
            <w:noProof/>
            <w:webHidden/>
          </w:rPr>
          <w:fldChar w:fldCharType="end"/>
        </w:r>
      </w:hyperlink>
    </w:p>
    <w:p w14:paraId="290FFBF7" w14:textId="25EE3BAC" w:rsidR="007B48E5" w:rsidRDefault="00D27F59">
      <w:pPr>
        <w:pStyle w:val="TOC2"/>
        <w:tabs>
          <w:tab w:val="right" w:leader="dot" w:pos="8846"/>
        </w:tabs>
        <w:rPr>
          <w:rFonts w:asciiTheme="minorHAnsi" w:eastAsiaTheme="minorEastAsia" w:hAnsiTheme="minorHAnsi"/>
          <w:noProof/>
          <w:sz w:val="22"/>
          <w:lang w:val="en-US"/>
        </w:rPr>
      </w:pPr>
      <w:hyperlink w:anchor="_Toc481478284" w:history="1">
        <w:r w:rsidR="007B48E5" w:rsidRPr="009040FE">
          <w:rPr>
            <w:rStyle w:val="Hyperlink"/>
            <w:noProof/>
          </w:rPr>
          <w:t>Early Morning: Prime (The First Hour)</w:t>
        </w:r>
        <w:r w:rsidR="007B48E5">
          <w:rPr>
            <w:noProof/>
            <w:webHidden/>
          </w:rPr>
          <w:tab/>
        </w:r>
        <w:r w:rsidR="007B48E5">
          <w:rPr>
            <w:noProof/>
            <w:webHidden/>
          </w:rPr>
          <w:fldChar w:fldCharType="begin"/>
        </w:r>
        <w:r w:rsidR="007B48E5">
          <w:rPr>
            <w:noProof/>
            <w:webHidden/>
          </w:rPr>
          <w:instrText xml:space="preserve"> PAGEREF _Toc481478284 \h </w:instrText>
        </w:r>
        <w:r w:rsidR="007B48E5">
          <w:rPr>
            <w:noProof/>
            <w:webHidden/>
          </w:rPr>
        </w:r>
        <w:r w:rsidR="007B48E5">
          <w:rPr>
            <w:noProof/>
            <w:webHidden/>
          </w:rPr>
          <w:fldChar w:fldCharType="separate"/>
        </w:r>
        <w:r w:rsidR="007B48E5">
          <w:rPr>
            <w:noProof/>
            <w:webHidden/>
          </w:rPr>
          <w:t>48</w:t>
        </w:r>
        <w:r w:rsidR="007B48E5">
          <w:rPr>
            <w:noProof/>
            <w:webHidden/>
          </w:rPr>
          <w:fldChar w:fldCharType="end"/>
        </w:r>
      </w:hyperlink>
    </w:p>
    <w:p w14:paraId="6541EA8D" w14:textId="5A664131" w:rsidR="007B48E5" w:rsidRDefault="00D27F59">
      <w:pPr>
        <w:pStyle w:val="TOC2"/>
        <w:tabs>
          <w:tab w:val="right" w:leader="dot" w:pos="8846"/>
        </w:tabs>
        <w:rPr>
          <w:rFonts w:asciiTheme="minorHAnsi" w:eastAsiaTheme="minorEastAsia" w:hAnsiTheme="minorHAnsi"/>
          <w:noProof/>
          <w:sz w:val="22"/>
          <w:lang w:val="en-US"/>
        </w:rPr>
      </w:pPr>
      <w:hyperlink w:anchor="_Toc481478285" w:history="1">
        <w:r w:rsidR="007B48E5" w:rsidRPr="009040FE">
          <w:rPr>
            <w:rStyle w:val="Hyperlink"/>
            <w:noProof/>
          </w:rPr>
          <w:t>Mid-Morning (The Third Hour)</w:t>
        </w:r>
        <w:r w:rsidR="007B48E5">
          <w:rPr>
            <w:noProof/>
            <w:webHidden/>
          </w:rPr>
          <w:tab/>
        </w:r>
        <w:r w:rsidR="007B48E5">
          <w:rPr>
            <w:noProof/>
            <w:webHidden/>
          </w:rPr>
          <w:fldChar w:fldCharType="begin"/>
        </w:r>
        <w:r w:rsidR="007B48E5">
          <w:rPr>
            <w:noProof/>
            <w:webHidden/>
          </w:rPr>
          <w:instrText xml:space="preserve"> PAGEREF _Toc481478285 \h </w:instrText>
        </w:r>
        <w:r w:rsidR="007B48E5">
          <w:rPr>
            <w:noProof/>
            <w:webHidden/>
          </w:rPr>
        </w:r>
        <w:r w:rsidR="007B48E5">
          <w:rPr>
            <w:noProof/>
            <w:webHidden/>
          </w:rPr>
          <w:fldChar w:fldCharType="separate"/>
        </w:r>
        <w:r w:rsidR="007B48E5">
          <w:rPr>
            <w:noProof/>
            <w:webHidden/>
          </w:rPr>
          <w:t>67</w:t>
        </w:r>
        <w:r w:rsidR="007B48E5">
          <w:rPr>
            <w:noProof/>
            <w:webHidden/>
          </w:rPr>
          <w:fldChar w:fldCharType="end"/>
        </w:r>
      </w:hyperlink>
    </w:p>
    <w:p w14:paraId="2CD0096D" w14:textId="1FEFCEB9" w:rsidR="007B48E5" w:rsidRDefault="00D27F59">
      <w:pPr>
        <w:pStyle w:val="TOC2"/>
        <w:tabs>
          <w:tab w:val="right" w:leader="dot" w:pos="8846"/>
        </w:tabs>
        <w:rPr>
          <w:rFonts w:asciiTheme="minorHAnsi" w:eastAsiaTheme="minorEastAsia" w:hAnsiTheme="minorHAnsi"/>
          <w:noProof/>
          <w:sz w:val="22"/>
          <w:lang w:val="en-US"/>
        </w:rPr>
      </w:pPr>
      <w:hyperlink w:anchor="_Toc481478286" w:history="1">
        <w:r w:rsidR="007B48E5" w:rsidRPr="009040FE">
          <w:rPr>
            <w:rStyle w:val="Hyperlink"/>
            <w:noProof/>
          </w:rPr>
          <w:t>Noon (The Sixth Hour)</w:t>
        </w:r>
        <w:r w:rsidR="007B48E5">
          <w:rPr>
            <w:noProof/>
            <w:webHidden/>
          </w:rPr>
          <w:tab/>
        </w:r>
        <w:r w:rsidR="007B48E5">
          <w:rPr>
            <w:noProof/>
            <w:webHidden/>
          </w:rPr>
          <w:fldChar w:fldCharType="begin"/>
        </w:r>
        <w:r w:rsidR="007B48E5">
          <w:rPr>
            <w:noProof/>
            <w:webHidden/>
          </w:rPr>
          <w:instrText xml:space="preserve"> PAGEREF _Toc481478286 \h </w:instrText>
        </w:r>
        <w:r w:rsidR="007B48E5">
          <w:rPr>
            <w:noProof/>
            <w:webHidden/>
          </w:rPr>
        </w:r>
        <w:r w:rsidR="007B48E5">
          <w:rPr>
            <w:noProof/>
            <w:webHidden/>
          </w:rPr>
          <w:fldChar w:fldCharType="separate"/>
        </w:r>
        <w:r w:rsidR="007B48E5">
          <w:rPr>
            <w:noProof/>
            <w:webHidden/>
          </w:rPr>
          <w:t>70</w:t>
        </w:r>
        <w:r w:rsidR="007B48E5">
          <w:rPr>
            <w:noProof/>
            <w:webHidden/>
          </w:rPr>
          <w:fldChar w:fldCharType="end"/>
        </w:r>
      </w:hyperlink>
    </w:p>
    <w:p w14:paraId="44066B25" w14:textId="70E5B738" w:rsidR="007B48E5" w:rsidRDefault="00D27F59">
      <w:pPr>
        <w:pStyle w:val="TOC2"/>
        <w:tabs>
          <w:tab w:val="right" w:leader="dot" w:pos="8846"/>
        </w:tabs>
        <w:rPr>
          <w:rFonts w:asciiTheme="minorHAnsi" w:eastAsiaTheme="minorEastAsia" w:hAnsiTheme="minorHAnsi"/>
          <w:noProof/>
          <w:sz w:val="22"/>
          <w:lang w:val="en-US"/>
        </w:rPr>
      </w:pPr>
      <w:hyperlink w:anchor="_Toc481478287" w:history="1">
        <w:r w:rsidR="007B48E5" w:rsidRPr="009040FE">
          <w:rPr>
            <w:rStyle w:val="Hyperlink"/>
            <w:noProof/>
          </w:rPr>
          <w:t>Afternoon (The Ninth Hour)</w:t>
        </w:r>
        <w:r w:rsidR="007B48E5">
          <w:rPr>
            <w:noProof/>
            <w:webHidden/>
          </w:rPr>
          <w:tab/>
        </w:r>
        <w:r w:rsidR="007B48E5">
          <w:rPr>
            <w:noProof/>
            <w:webHidden/>
          </w:rPr>
          <w:fldChar w:fldCharType="begin"/>
        </w:r>
        <w:r w:rsidR="007B48E5">
          <w:rPr>
            <w:noProof/>
            <w:webHidden/>
          </w:rPr>
          <w:instrText xml:space="preserve"> PAGEREF _Toc481478287 \h </w:instrText>
        </w:r>
        <w:r w:rsidR="007B48E5">
          <w:rPr>
            <w:noProof/>
            <w:webHidden/>
          </w:rPr>
        </w:r>
        <w:r w:rsidR="007B48E5">
          <w:rPr>
            <w:noProof/>
            <w:webHidden/>
          </w:rPr>
          <w:fldChar w:fldCharType="separate"/>
        </w:r>
        <w:r w:rsidR="007B48E5">
          <w:rPr>
            <w:noProof/>
            <w:webHidden/>
          </w:rPr>
          <w:t>74</w:t>
        </w:r>
        <w:r w:rsidR="007B48E5">
          <w:rPr>
            <w:noProof/>
            <w:webHidden/>
          </w:rPr>
          <w:fldChar w:fldCharType="end"/>
        </w:r>
      </w:hyperlink>
    </w:p>
    <w:p w14:paraId="45494E65" w14:textId="2F2E5EB3" w:rsidR="007B48E5" w:rsidRDefault="00D27F59" w:rsidP="007B48E5">
      <w:pPr>
        <w:pStyle w:val="TOC1"/>
        <w:rPr>
          <w:rFonts w:asciiTheme="minorHAnsi" w:eastAsiaTheme="minorEastAsia" w:hAnsiTheme="minorHAnsi"/>
          <w:noProof/>
          <w:sz w:val="22"/>
          <w:lang w:val="en-US"/>
        </w:rPr>
      </w:pPr>
      <w:hyperlink w:anchor="_Toc481478288" w:history="1">
        <w:r w:rsidR="007B48E5" w:rsidRPr="009040FE">
          <w:rPr>
            <w:rStyle w:val="Hyperlink"/>
            <w:noProof/>
          </w:rPr>
          <w:t>The Book of the Psalter</w:t>
        </w:r>
        <w:r w:rsidR="007B48E5">
          <w:rPr>
            <w:noProof/>
            <w:webHidden/>
          </w:rPr>
          <w:tab/>
        </w:r>
        <w:r w:rsidR="007B48E5">
          <w:rPr>
            <w:noProof/>
            <w:webHidden/>
          </w:rPr>
          <w:fldChar w:fldCharType="begin"/>
        </w:r>
        <w:r w:rsidR="007B48E5">
          <w:rPr>
            <w:noProof/>
            <w:webHidden/>
          </w:rPr>
          <w:instrText xml:space="preserve"> PAGEREF _Toc481478288 \h </w:instrText>
        </w:r>
        <w:r w:rsidR="007B48E5">
          <w:rPr>
            <w:noProof/>
            <w:webHidden/>
          </w:rPr>
        </w:r>
        <w:r w:rsidR="007B48E5">
          <w:rPr>
            <w:noProof/>
            <w:webHidden/>
          </w:rPr>
          <w:fldChar w:fldCharType="separate"/>
        </w:r>
        <w:r w:rsidR="007B48E5">
          <w:rPr>
            <w:noProof/>
            <w:webHidden/>
          </w:rPr>
          <w:t>78</w:t>
        </w:r>
        <w:r w:rsidR="007B48E5">
          <w:rPr>
            <w:noProof/>
            <w:webHidden/>
          </w:rPr>
          <w:fldChar w:fldCharType="end"/>
        </w:r>
      </w:hyperlink>
    </w:p>
    <w:p w14:paraId="28515E5F" w14:textId="26083DD9" w:rsidR="007B48E5" w:rsidRDefault="00D27F59">
      <w:pPr>
        <w:pStyle w:val="TOC2"/>
        <w:tabs>
          <w:tab w:val="right" w:leader="dot" w:pos="8846"/>
        </w:tabs>
        <w:rPr>
          <w:rFonts w:asciiTheme="minorHAnsi" w:eastAsiaTheme="minorEastAsia" w:hAnsiTheme="minorHAnsi"/>
          <w:noProof/>
          <w:sz w:val="22"/>
          <w:lang w:val="en-US"/>
        </w:rPr>
      </w:pPr>
      <w:hyperlink w:anchor="_Toc481478289" w:history="1">
        <w:r w:rsidR="007B48E5" w:rsidRPr="009040FE">
          <w:rPr>
            <w:rStyle w:val="Hyperlink"/>
            <w:noProof/>
          </w:rPr>
          <w:t>The Psalms</w:t>
        </w:r>
        <w:r w:rsidR="007B48E5">
          <w:rPr>
            <w:noProof/>
            <w:webHidden/>
          </w:rPr>
          <w:tab/>
        </w:r>
        <w:r w:rsidR="007B48E5">
          <w:rPr>
            <w:noProof/>
            <w:webHidden/>
          </w:rPr>
          <w:fldChar w:fldCharType="begin"/>
        </w:r>
        <w:r w:rsidR="007B48E5">
          <w:rPr>
            <w:noProof/>
            <w:webHidden/>
          </w:rPr>
          <w:instrText xml:space="preserve"> PAGEREF _Toc481478289 \h </w:instrText>
        </w:r>
        <w:r w:rsidR="007B48E5">
          <w:rPr>
            <w:noProof/>
            <w:webHidden/>
          </w:rPr>
        </w:r>
        <w:r w:rsidR="007B48E5">
          <w:rPr>
            <w:noProof/>
            <w:webHidden/>
          </w:rPr>
          <w:fldChar w:fldCharType="separate"/>
        </w:r>
        <w:r w:rsidR="007B48E5">
          <w:rPr>
            <w:noProof/>
            <w:webHidden/>
          </w:rPr>
          <w:t>81</w:t>
        </w:r>
        <w:r w:rsidR="007B48E5">
          <w:rPr>
            <w:noProof/>
            <w:webHidden/>
          </w:rPr>
          <w:fldChar w:fldCharType="end"/>
        </w:r>
      </w:hyperlink>
    </w:p>
    <w:p w14:paraId="549E28A5" w14:textId="6C26E2C1" w:rsidR="007B48E5" w:rsidRDefault="00D27F59">
      <w:pPr>
        <w:pStyle w:val="TOC2"/>
        <w:tabs>
          <w:tab w:val="right" w:leader="dot" w:pos="8846"/>
        </w:tabs>
        <w:rPr>
          <w:rFonts w:asciiTheme="minorHAnsi" w:eastAsiaTheme="minorEastAsia" w:hAnsiTheme="minorHAnsi"/>
          <w:noProof/>
          <w:sz w:val="22"/>
          <w:lang w:val="en-US"/>
        </w:rPr>
      </w:pPr>
      <w:hyperlink w:anchor="_Toc481478290" w:history="1">
        <w:r w:rsidR="007B48E5" w:rsidRPr="009040FE">
          <w:rPr>
            <w:rStyle w:val="Hyperlink"/>
            <w:noProof/>
          </w:rPr>
          <w:t>The Canticles</w:t>
        </w:r>
        <w:r w:rsidR="007B48E5">
          <w:rPr>
            <w:noProof/>
            <w:webHidden/>
          </w:rPr>
          <w:tab/>
        </w:r>
        <w:r w:rsidR="007B48E5">
          <w:rPr>
            <w:noProof/>
            <w:webHidden/>
          </w:rPr>
          <w:fldChar w:fldCharType="begin"/>
        </w:r>
        <w:r w:rsidR="007B48E5">
          <w:rPr>
            <w:noProof/>
            <w:webHidden/>
          </w:rPr>
          <w:instrText xml:space="preserve"> PAGEREF _Toc481478290 \h </w:instrText>
        </w:r>
        <w:r w:rsidR="007B48E5">
          <w:rPr>
            <w:noProof/>
            <w:webHidden/>
          </w:rPr>
        </w:r>
        <w:r w:rsidR="007B48E5">
          <w:rPr>
            <w:noProof/>
            <w:webHidden/>
          </w:rPr>
          <w:fldChar w:fldCharType="separate"/>
        </w:r>
        <w:r w:rsidR="007B48E5">
          <w:rPr>
            <w:noProof/>
            <w:webHidden/>
          </w:rPr>
          <w:t>313</w:t>
        </w:r>
        <w:r w:rsidR="007B48E5">
          <w:rPr>
            <w:noProof/>
            <w:webHidden/>
          </w:rPr>
          <w:fldChar w:fldCharType="end"/>
        </w:r>
      </w:hyperlink>
    </w:p>
    <w:p w14:paraId="528A1C61" w14:textId="3552C23D" w:rsidR="007B48E5" w:rsidRDefault="00D27F59" w:rsidP="007B48E5">
      <w:pPr>
        <w:pStyle w:val="TOC1"/>
        <w:rPr>
          <w:rFonts w:asciiTheme="minorHAnsi" w:eastAsiaTheme="minorEastAsia" w:hAnsiTheme="minorHAnsi"/>
          <w:noProof/>
          <w:sz w:val="22"/>
          <w:lang w:val="en-US"/>
        </w:rPr>
      </w:pPr>
      <w:hyperlink w:anchor="_Toc481478291" w:history="1">
        <w:r w:rsidR="007B48E5" w:rsidRPr="009040FE">
          <w:rPr>
            <w:rStyle w:val="Hyperlink"/>
            <w:noProof/>
          </w:rPr>
          <w:t>The Annual Psalis and Theotokia</w:t>
        </w:r>
        <w:r w:rsidR="007B48E5">
          <w:rPr>
            <w:noProof/>
            <w:webHidden/>
          </w:rPr>
          <w:tab/>
        </w:r>
        <w:r w:rsidR="007B48E5">
          <w:rPr>
            <w:noProof/>
            <w:webHidden/>
          </w:rPr>
          <w:fldChar w:fldCharType="begin"/>
        </w:r>
        <w:r w:rsidR="007B48E5">
          <w:rPr>
            <w:noProof/>
            <w:webHidden/>
          </w:rPr>
          <w:instrText xml:space="preserve"> PAGEREF _Toc481478291 \h </w:instrText>
        </w:r>
        <w:r w:rsidR="007B48E5">
          <w:rPr>
            <w:noProof/>
            <w:webHidden/>
          </w:rPr>
        </w:r>
        <w:r w:rsidR="007B48E5">
          <w:rPr>
            <w:noProof/>
            <w:webHidden/>
          </w:rPr>
          <w:fldChar w:fldCharType="separate"/>
        </w:r>
        <w:r w:rsidR="007B48E5">
          <w:rPr>
            <w:noProof/>
            <w:webHidden/>
          </w:rPr>
          <w:t>396</w:t>
        </w:r>
        <w:r w:rsidR="007B48E5">
          <w:rPr>
            <w:noProof/>
            <w:webHidden/>
          </w:rPr>
          <w:fldChar w:fldCharType="end"/>
        </w:r>
      </w:hyperlink>
    </w:p>
    <w:p w14:paraId="176F984C" w14:textId="2118C059" w:rsidR="007B48E5" w:rsidRDefault="00D27F59">
      <w:pPr>
        <w:pStyle w:val="TOC2"/>
        <w:tabs>
          <w:tab w:val="right" w:leader="dot" w:pos="8846"/>
        </w:tabs>
        <w:rPr>
          <w:rFonts w:asciiTheme="minorHAnsi" w:eastAsiaTheme="minorEastAsia" w:hAnsiTheme="minorHAnsi"/>
          <w:noProof/>
          <w:sz w:val="22"/>
          <w:lang w:val="en-US"/>
        </w:rPr>
      </w:pPr>
      <w:hyperlink w:anchor="_Toc481478292" w:history="1">
        <w:r w:rsidR="007B48E5" w:rsidRPr="009040FE">
          <w:rPr>
            <w:rStyle w:val="Hyperlink"/>
            <w:noProof/>
          </w:rPr>
          <w:t>Sunday</w:t>
        </w:r>
        <w:r w:rsidR="007B48E5">
          <w:rPr>
            <w:noProof/>
            <w:webHidden/>
          </w:rPr>
          <w:tab/>
        </w:r>
        <w:r w:rsidR="007B48E5">
          <w:rPr>
            <w:noProof/>
            <w:webHidden/>
          </w:rPr>
          <w:fldChar w:fldCharType="begin"/>
        </w:r>
        <w:r w:rsidR="007B48E5">
          <w:rPr>
            <w:noProof/>
            <w:webHidden/>
          </w:rPr>
          <w:instrText xml:space="preserve"> PAGEREF _Toc481478292 \h </w:instrText>
        </w:r>
        <w:r w:rsidR="007B48E5">
          <w:rPr>
            <w:noProof/>
            <w:webHidden/>
          </w:rPr>
        </w:r>
        <w:r w:rsidR="007B48E5">
          <w:rPr>
            <w:noProof/>
            <w:webHidden/>
          </w:rPr>
          <w:fldChar w:fldCharType="separate"/>
        </w:r>
        <w:r w:rsidR="007B48E5">
          <w:rPr>
            <w:noProof/>
            <w:webHidden/>
          </w:rPr>
          <w:t>397</w:t>
        </w:r>
        <w:r w:rsidR="007B48E5">
          <w:rPr>
            <w:noProof/>
            <w:webHidden/>
          </w:rPr>
          <w:fldChar w:fldCharType="end"/>
        </w:r>
      </w:hyperlink>
    </w:p>
    <w:p w14:paraId="2F325408" w14:textId="31FA7B95" w:rsidR="007B48E5" w:rsidRDefault="00D27F59">
      <w:pPr>
        <w:pStyle w:val="TOC2"/>
        <w:tabs>
          <w:tab w:val="right" w:leader="dot" w:pos="8846"/>
        </w:tabs>
        <w:rPr>
          <w:rFonts w:asciiTheme="minorHAnsi" w:eastAsiaTheme="minorEastAsia" w:hAnsiTheme="minorHAnsi"/>
          <w:noProof/>
          <w:sz w:val="22"/>
          <w:lang w:val="en-US"/>
        </w:rPr>
      </w:pPr>
      <w:hyperlink w:anchor="_Toc481478293" w:history="1">
        <w:r w:rsidR="007B48E5" w:rsidRPr="009040FE">
          <w:rPr>
            <w:rStyle w:val="Hyperlink"/>
            <w:noProof/>
          </w:rPr>
          <w:t>The Conclusion of the Adam Theotokias</w:t>
        </w:r>
        <w:r w:rsidR="007B48E5">
          <w:rPr>
            <w:noProof/>
            <w:webHidden/>
          </w:rPr>
          <w:tab/>
        </w:r>
        <w:r w:rsidR="007B48E5">
          <w:rPr>
            <w:noProof/>
            <w:webHidden/>
          </w:rPr>
          <w:fldChar w:fldCharType="begin"/>
        </w:r>
        <w:r w:rsidR="007B48E5">
          <w:rPr>
            <w:noProof/>
            <w:webHidden/>
          </w:rPr>
          <w:instrText xml:space="preserve"> PAGEREF _Toc481478293 \h </w:instrText>
        </w:r>
        <w:r w:rsidR="007B48E5">
          <w:rPr>
            <w:noProof/>
            <w:webHidden/>
          </w:rPr>
        </w:r>
        <w:r w:rsidR="007B48E5">
          <w:rPr>
            <w:noProof/>
            <w:webHidden/>
          </w:rPr>
          <w:fldChar w:fldCharType="separate"/>
        </w:r>
        <w:r w:rsidR="007B48E5">
          <w:rPr>
            <w:noProof/>
            <w:webHidden/>
          </w:rPr>
          <w:t>436</w:t>
        </w:r>
        <w:r w:rsidR="007B48E5">
          <w:rPr>
            <w:noProof/>
            <w:webHidden/>
          </w:rPr>
          <w:fldChar w:fldCharType="end"/>
        </w:r>
      </w:hyperlink>
    </w:p>
    <w:p w14:paraId="38CE8821" w14:textId="11F11C59" w:rsidR="007B48E5" w:rsidRDefault="00D27F59">
      <w:pPr>
        <w:pStyle w:val="TOC2"/>
        <w:tabs>
          <w:tab w:val="right" w:leader="dot" w:pos="8846"/>
        </w:tabs>
        <w:rPr>
          <w:rFonts w:asciiTheme="minorHAnsi" w:eastAsiaTheme="minorEastAsia" w:hAnsiTheme="minorHAnsi"/>
          <w:noProof/>
          <w:sz w:val="22"/>
          <w:lang w:val="en-US"/>
        </w:rPr>
      </w:pPr>
      <w:hyperlink w:anchor="_Toc481478294" w:history="1">
        <w:r w:rsidR="007B48E5" w:rsidRPr="009040FE">
          <w:rPr>
            <w:rStyle w:val="Hyperlink"/>
            <w:noProof/>
          </w:rPr>
          <w:t>Monday</w:t>
        </w:r>
        <w:r w:rsidR="007B48E5">
          <w:rPr>
            <w:noProof/>
            <w:webHidden/>
          </w:rPr>
          <w:tab/>
        </w:r>
        <w:r w:rsidR="007B48E5">
          <w:rPr>
            <w:noProof/>
            <w:webHidden/>
          </w:rPr>
          <w:fldChar w:fldCharType="begin"/>
        </w:r>
        <w:r w:rsidR="007B48E5">
          <w:rPr>
            <w:noProof/>
            <w:webHidden/>
          </w:rPr>
          <w:instrText xml:space="preserve"> PAGEREF _Toc481478294 \h </w:instrText>
        </w:r>
        <w:r w:rsidR="007B48E5">
          <w:rPr>
            <w:noProof/>
            <w:webHidden/>
          </w:rPr>
        </w:r>
        <w:r w:rsidR="007B48E5">
          <w:rPr>
            <w:noProof/>
            <w:webHidden/>
          </w:rPr>
          <w:fldChar w:fldCharType="separate"/>
        </w:r>
        <w:r w:rsidR="007B48E5">
          <w:rPr>
            <w:noProof/>
            <w:webHidden/>
          </w:rPr>
          <w:t>439</w:t>
        </w:r>
        <w:r w:rsidR="007B48E5">
          <w:rPr>
            <w:noProof/>
            <w:webHidden/>
          </w:rPr>
          <w:fldChar w:fldCharType="end"/>
        </w:r>
      </w:hyperlink>
    </w:p>
    <w:p w14:paraId="66492FEE" w14:textId="19D3BA8B" w:rsidR="007B48E5" w:rsidRDefault="00D27F59">
      <w:pPr>
        <w:pStyle w:val="TOC2"/>
        <w:tabs>
          <w:tab w:val="right" w:leader="dot" w:pos="8846"/>
        </w:tabs>
        <w:rPr>
          <w:rFonts w:asciiTheme="minorHAnsi" w:eastAsiaTheme="minorEastAsia" w:hAnsiTheme="minorHAnsi"/>
          <w:noProof/>
          <w:sz w:val="22"/>
          <w:lang w:val="en-US"/>
        </w:rPr>
      </w:pPr>
      <w:hyperlink w:anchor="_Toc481478295" w:history="1">
        <w:r w:rsidR="007B48E5" w:rsidRPr="009040FE">
          <w:rPr>
            <w:rStyle w:val="Hyperlink"/>
            <w:noProof/>
          </w:rPr>
          <w:t>Tuesday</w:t>
        </w:r>
        <w:r w:rsidR="007B48E5">
          <w:rPr>
            <w:noProof/>
            <w:webHidden/>
          </w:rPr>
          <w:tab/>
        </w:r>
        <w:r w:rsidR="007B48E5">
          <w:rPr>
            <w:noProof/>
            <w:webHidden/>
          </w:rPr>
          <w:fldChar w:fldCharType="begin"/>
        </w:r>
        <w:r w:rsidR="007B48E5">
          <w:rPr>
            <w:noProof/>
            <w:webHidden/>
          </w:rPr>
          <w:instrText xml:space="preserve"> PAGEREF _Toc481478295 \h </w:instrText>
        </w:r>
        <w:r w:rsidR="007B48E5">
          <w:rPr>
            <w:noProof/>
            <w:webHidden/>
          </w:rPr>
        </w:r>
        <w:r w:rsidR="007B48E5">
          <w:rPr>
            <w:noProof/>
            <w:webHidden/>
          </w:rPr>
          <w:fldChar w:fldCharType="separate"/>
        </w:r>
        <w:r w:rsidR="007B48E5">
          <w:rPr>
            <w:noProof/>
            <w:webHidden/>
          </w:rPr>
          <w:t>454</w:t>
        </w:r>
        <w:r w:rsidR="007B48E5">
          <w:rPr>
            <w:noProof/>
            <w:webHidden/>
          </w:rPr>
          <w:fldChar w:fldCharType="end"/>
        </w:r>
      </w:hyperlink>
    </w:p>
    <w:p w14:paraId="20C0A46A" w14:textId="4A908120" w:rsidR="007B48E5" w:rsidRDefault="00D27F59">
      <w:pPr>
        <w:pStyle w:val="TOC2"/>
        <w:tabs>
          <w:tab w:val="right" w:leader="dot" w:pos="8846"/>
        </w:tabs>
        <w:rPr>
          <w:rFonts w:asciiTheme="minorHAnsi" w:eastAsiaTheme="minorEastAsia" w:hAnsiTheme="minorHAnsi"/>
          <w:noProof/>
          <w:sz w:val="22"/>
          <w:lang w:val="en-US"/>
        </w:rPr>
      </w:pPr>
      <w:hyperlink w:anchor="_Toc481478296" w:history="1">
        <w:r w:rsidR="007B48E5" w:rsidRPr="009040FE">
          <w:rPr>
            <w:rStyle w:val="Hyperlink"/>
            <w:noProof/>
          </w:rPr>
          <w:t>Wednesday</w:t>
        </w:r>
        <w:r w:rsidR="007B48E5">
          <w:rPr>
            <w:noProof/>
            <w:webHidden/>
          </w:rPr>
          <w:tab/>
        </w:r>
        <w:r w:rsidR="007B48E5">
          <w:rPr>
            <w:noProof/>
            <w:webHidden/>
          </w:rPr>
          <w:fldChar w:fldCharType="begin"/>
        </w:r>
        <w:r w:rsidR="007B48E5">
          <w:rPr>
            <w:noProof/>
            <w:webHidden/>
          </w:rPr>
          <w:instrText xml:space="preserve"> PAGEREF _Toc481478296 \h </w:instrText>
        </w:r>
        <w:r w:rsidR="007B48E5">
          <w:rPr>
            <w:noProof/>
            <w:webHidden/>
          </w:rPr>
        </w:r>
        <w:r w:rsidR="007B48E5">
          <w:rPr>
            <w:noProof/>
            <w:webHidden/>
          </w:rPr>
          <w:fldChar w:fldCharType="separate"/>
        </w:r>
        <w:r w:rsidR="007B48E5">
          <w:rPr>
            <w:noProof/>
            <w:webHidden/>
          </w:rPr>
          <w:t>466</w:t>
        </w:r>
        <w:r w:rsidR="007B48E5">
          <w:rPr>
            <w:noProof/>
            <w:webHidden/>
          </w:rPr>
          <w:fldChar w:fldCharType="end"/>
        </w:r>
      </w:hyperlink>
    </w:p>
    <w:p w14:paraId="19704004" w14:textId="3E76AFD9" w:rsidR="007B48E5" w:rsidRDefault="00D27F59">
      <w:pPr>
        <w:pStyle w:val="TOC2"/>
        <w:tabs>
          <w:tab w:val="right" w:leader="dot" w:pos="8846"/>
        </w:tabs>
        <w:rPr>
          <w:rFonts w:asciiTheme="minorHAnsi" w:eastAsiaTheme="minorEastAsia" w:hAnsiTheme="minorHAnsi"/>
          <w:noProof/>
          <w:sz w:val="22"/>
          <w:lang w:val="en-US"/>
        </w:rPr>
      </w:pPr>
      <w:hyperlink w:anchor="_Toc481478297" w:history="1">
        <w:r w:rsidR="007B48E5" w:rsidRPr="009040FE">
          <w:rPr>
            <w:rStyle w:val="Hyperlink"/>
            <w:noProof/>
          </w:rPr>
          <w:t>Thursday</w:t>
        </w:r>
        <w:r w:rsidR="007B48E5">
          <w:rPr>
            <w:noProof/>
            <w:webHidden/>
          </w:rPr>
          <w:tab/>
        </w:r>
        <w:r w:rsidR="007B48E5">
          <w:rPr>
            <w:noProof/>
            <w:webHidden/>
          </w:rPr>
          <w:fldChar w:fldCharType="begin"/>
        </w:r>
        <w:r w:rsidR="007B48E5">
          <w:rPr>
            <w:noProof/>
            <w:webHidden/>
          </w:rPr>
          <w:instrText xml:space="preserve"> PAGEREF _Toc481478297 \h </w:instrText>
        </w:r>
        <w:r w:rsidR="007B48E5">
          <w:rPr>
            <w:noProof/>
            <w:webHidden/>
          </w:rPr>
        </w:r>
        <w:r w:rsidR="007B48E5">
          <w:rPr>
            <w:noProof/>
            <w:webHidden/>
          </w:rPr>
          <w:fldChar w:fldCharType="separate"/>
        </w:r>
        <w:r w:rsidR="007B48E5">
          <w:rPr>
            <w:noProof/>
            <w:webHidden/>
          </w:rPr>
          <w:t>478</w:t>
        </w:r>
        <w:r w:rsidR="007B48E5">
          <w:rPr>
            <w:noProof/>
            <w:webHidden/>
          </w:rPr>
          <w:fldChar w:fldCharType="end"/>
        </w:r>
      </w:hyperlink>
    </w:p>
    <w:p w14:paraId="02549433" w14:textId="61C00590" w:rsidR="007B48E5" w:rsidRDefault="00D27F59">
      <w:pPr>
        <w:pStyle w:val="TOC2"/>
        <w:tabs>
          <w:tab w:val="right" w:leader="dot" w:pos="8846"/>
        </w:tabs>
        <w:rPr>
          <w:rFonts w:asciiTheme="minorHAnsi" w:eastAsiaTheme="minorEastAsia" w:hAnsiTheme="minorHAnsi"/>
          <w:noProof/>
          <w:sz w:val="22"/>
          <w:lang w:val="en-US"/>
        </w:rPr>
      </w:pPr>
      <w:hyperlink w:anchor="_Toc481478298" w:history="1">
        <w:r w:rsidR="007B48E5" w:rsidRPr="009040FE">
          <w:rPr>
            <w:rStyle w:val="Hyperlink"/>
            <w:noProof/>
          </w:rPr>
          <w:t>Friday</w:t>
        </w:r>
        <w:r w:rsidR="007B48E5">
          <w:rPr>
            <w:noProof/>
            <w:webHidden/>
          </w:rPr>
          <w:tab/>
        </w:r>
        <w:r w:rsidR="007B48E5">
          <w:rPr>
            <w:noProof/>
            <w:webHidden/>
          </w:rPr>
          <w:fldChar w:fldCharType="begin"/>
        </w:r>
        <w:r w:rsidR="007B48E5">
          <w:rPr>
            <w:noProof/>
            <w:webHidden/>
          </w:rPr>
          <w:instrText xml:space="preserve"> PAGEREF _Toc481478298 \h </w:instrText>
        </w:r>
        <w:r w:rsidR="007B48E5">
          <w:rPr>
            <w:noProof/>
            <w:webHidden/>
          </w:rPr>
        </w:r>
        <w:r w:rsidR="007B48E5">
          <w:rPr>
            <w:noProof/>
            <w:webHidden/>
          </w:rPr>
          <w:fldChar w:fldCharType="separate"/>
        </w:r>
        <w:r w:rsidR="007B48E5">
          <w:rPr>
            <w:noProof/>
            <w:webHidden/>
          </w:rPr>
          <w:t>493</w:t>
        </w:r>
        <w:r w:rsidR="007B48E5">
          <w:rPr>
            <w:noProof/>
            <w:webHidden/>
          </w:rPr>
          <w:fldChar w:fldCharType="end"/>
        </w:r>
      </w:hyperlink>
    </w:p>
    <w:p w14:paraId="01C62B98" w14:textId="163504B1" w:rsidR="007B48E5" w:rsidRDefault="00D27F59">
      <w:pPr>
        <w:pStyle w:val="TOC2"/>
        <w:tabs>
          <w:tab w:val="right" w:leader="dot" w:pos="8846"/>
        </w:tabs>
        <w:rPr>
          <w:rFonts w:asciiTheme="minorHAnsi" w:eastAsiaTheme="minorEastAsia" w:hAnsiTheme="minorHAnsi"/>
          <w:noProof/>
          <w:sz w:val="22"/>
          <w:lang w:val="en-US"/>
        </w:rPr>
      </w:pPr>
      <w:hyperlink w:anchor="_Toc481478299" w:history="1">
        <w:r w:rsidR="007B48E5" w:rsidRPr="009040FE">
          <w:rPr>
            <w:rStyle w:val="Hyperlink"/>
            <w:noProof/>
          </w:rPr>
          <w:t>Saturday</w:t>
        </w:r>
        <w:r w:rsidR="007B48E5">
          <w:rPr>
            <w:noProof/>
            <w:webHidden/>
          </w:rPr>
          <w:tab/>
        </w:r>
        <w:r w:rsidR="007B48E5">
          <w:rPr>
            <w:noProof/>
            <w:webHidden/>
          </w:rPr>
          <w:fldChar w:fldCharType="begin"/>
        </w:r>
        <w:r w:rsidR="007B48E5">
          <w:rPr>
            <w:noProof/>
            <w:webHidden/>
          </w:rPr>
          <w:instrText xml:space="preserve"> PAGEREF _Toc481478299 \h </w:instrText>
        </w:r>
        <w:r w:rsidR="007B48E5">
          <w:rPr>
            <w:noProof/>
            <w:webHidden/>
          </w:rPr>
        </w:r>
        <w:r w:rsidR="007B48E5">
          <w:rPr>
            <w:noProof/>
            <w:webHidden/>
          </w:rPr>
          <w:fldChar w:fldCharType="separate"/>
        </w:r>
        <w:r w:rsidR="007B48E5">
          <w:rPr>
            <w:noProof/>
            <w:webHidden/>
          </w:rPr>
          <w:t>502</w:t>
        </w:r>
        <w:r w:rsidR="007B48E5">
          <w:rPr>
            <w:noProof/>
            <w:webHidden/>
          </w:rPr>
          <w:fldChar w:fldCharType="end"/>
        </w:r>
      </w:hyperlink>
    </w:p>
    <w:p w14:paraId="2A830924" w14:textId="4C976C6D" w:rsidR="007B48E5" w:rsidRDefault="00D27F59">
      <w:pPr>
        <w:pStyle w:val="TOC2"/>
        <w:tabs>
          <w:tab w:val="right" w:leader="dot" w:pos="8846"/>
        </w:tabs>
        <w:rPr>
          <w:rFonts w:asciiTheme="minorHAnsi" w:eastAsiaTheme="minorEastAsia" w:hAnsiTheme="minorHAnsi"/>
          <w:noProof/>
          <w:sz w:val="22"/>
          <w:lang w:val="en-US"/>
        </w:rPr>
      </w:pPr>
      <w:hyperlink w:anchor="_Toc481478300" w:history="1">
        <w:r w:rsidR="007B48E5" w:rsidRPr="009040FE">
          <w:rPr>
            <w:rStyle w:val="Hyperlink"/>
            <w:noProof/>
          </w:rPr>
          <w:t>The Ending of the Batos Theotokias</w:t>
        </w:r>
        <w:r w:rsidR="007B48E5">
          <w:rPr>
            <w:noProof/>
            <w:webHidden/>
          </w:rPr>
          <w:tab/>
        </w:r>
        <w:r w:rsidR="007B48E5">
          <w:rPr>
            <w:noProof/>
            <w:webHidden/>
          </w:rPr>
          <w:fldChar w:fldCharType="begin"/>
        </w:r>
        <w:r w:rsidR="007B48E5">
          <w:rPr>
            <w:noProof/>
            <w:webHidden/>
          </w:rPr>
          <w:instrText xml:space="preserve"> PAGEREF _Toc481478300 \h </w:instrText>
        </w:r>
        <w:r w:rsidR="007B48E5">
          <w:rPr>
            <w:noProof/>
            <w:webHidden/>
          </w:rPr>
        </w:r>
        <w:r w:rsidR="007B48E5">
          <w:rPr>
            <w:noProof/>
            <w:webHidden/>
          </w:rPr>
          <w:fldChar w:fldCharType="separate"/>
        </w:r>
        <w:r w:rsidR="007B48E5">
          <w:rPr>
            <w:noProof/>
            <w:webHidden/>
          </w:rPr>
          <w:t>517</w:t>
        </w:r>
        <w:r w:rsidR="007B48E5">
          <w:rPr>
            <w:noProof/>
            <w:webHidden/>
          </w:rPr>
          <w:fldChar w:fldCharType="end"/>
        </w:r>
      </w:hyperlink>
    </w:p>
    <w:p w14:paraId="000266EB" w14:textId="12BA870E" w:rsidR="007B48E5" w:rsidRDefault="00D27F59" w:rsidP="007B48E5">
      <w:pPr>
        <w:pStyle w:val="TOC1"/>
        <w:rPr>
          <w:rFonts w:asciiTheme="minorHAnsi" w:eastAsiaTheme="minorEastAsia" w:hAnsiTheme="minorHAnsi"/>
          <w:noProof/>
          <w:sz w:val="22"/>
          <w:lang w:val="en-US"/>
        </w:rPr>
      </w:pPr>
      <w:hyperlink w:anchor="_Toc481478301" w:history="1">
        <w:r w:rsidR="007B48E5" w:rsidRPr="009040FE">
          <w:rPr>
            <w:rStyle w:val="Hyperlink"/>
            <w:noProof/>
          </w:rPr>
          <w:t>The Raising of Incense</w:t>
        </w:r>
        <w:r w:rsidR="007B48E5">
          <w:rPr>
            <w:noProof/>
            <w:webHidden/>
          </w:rPr>
          <w:tab/>
        </w:r>
        <w:r w:rsidR="007B48E5">
          <w:rPr>
            <w:noProof/>
            <w:webHidden/>
          </w:rPr>
          <w:fldChar w:fldCharType="begin"/>
        </w:r>
        <w:r w:rsidR="007B48E5">
          <w:rPr>
            <w:noProof/>
            <w:webHidden/>
          </w:rPr>
          <w:instrText xml:space="preserve"> PAGEREF _Toc481478301 \h </w:instrText>
        </w:r>
        <w:r w:rsidR="007B48E5">
          <w:rPr>
            <w:noProof/>
            <w:webHidden/>
          </w:rPr>
        </w:r>
        <w:r w:rsidR="007B48E5">
          <w:rPr>
            <w:noProof/>
            <w:webHidden/>
          </w:rPr>
          <w:fldChar w:fldCharType="separate"/>
        </w:r>
        <w:r w:rsidR="007B48E5">
          <w:rPr>
            <w:noProof/>
            <w:webHidden/>
          </w:rPr>
          <w:t>519</w:t>
        </w:r>
        <w:r w:rsidR="007B48E5">
          <w:rPr>
            <w:noProof/>
            <w:webHidden/>
          </w:rPr>
          <w:fldChar w:fldCharType="end"/>
        </w:r>
      </w:hyperlink>
    </w:p>
    <w:p w14:paraId="77330415" w14:textId="0746EDBF" w:rsidR="007B48E5" w:rsidRDefault="00D27F59" w:rsidP="007B48E5">
      <w:pPr>
        <w:pStyle w:val="TOC1"/>
        <w:rPr>
          <w:rFonts w:asciiTheme="minorHAnsi" w:eastAsiaTheme="minorEastAsia" w:hAnsiTheme="minorHAnsi"/>
          <w:noProof/>
          <w:sz w:val="22"/>
          <w:lang w:val="en-US"/>
        </w:rPr>
      </w:pPr>
      <w:hyperlink w:anchor="_Toc481478302" w:history="1">
        <w:r w:rsidR="007B48E5" w:rsidRPr="009040FE">
          <w:rPr>
            <w:rStyle w:val="Hyperlink"/>
            <w:noProof/>
          </w:rPr>
          <w:t>The Book of Psalis and Doxologies</w:t>
        </w:r>
        <w:r w:rsidR="007B48E5">
          <w:rPr>
            <w:noProof/>
            <w:webHidden/>
          </w:rPr>
          <w:tab/>
        </w:r>
        <w:r w:rsidR="007B48E5">
          <w:rPr>
            <w:noProof/>
            <w:webHidden/>
          </w:rPr>
          <w:fldChar w:fldCharType="begin"/>
        </w:r>
        <w:r w:rsidR="007B48E5">
          <w:rPr>
            <w:noProof/>
            <w:webHidden/>
          </w:rPr>
          <w:instrText xml:space="preserve"> PAGEREF _Toc481478302 \h </w:instrText>
        </w:r>
        <w:r w:rsidR="007B48E5">
          <w:rPr>
            <w:noProof/>
            <w:webHidden/>
          </w:rPr>
        </w:r>
        <w:r w:rsidR="007B48E5">
          <w:rPr>
            <w:noProof/>
            <w:webHidden/>
          </w:rPr>
          <w:fldChar w:fldCharType="separate"/>
        </w:r>
        <w:r w:rsidR="007B48E5">
          <w:rPr>
            <w:noProof/>
            <w:webHidden/>
          </w:rPr>
          <w:t>553</w:t>
        </w:r>
        <w:r w:rsidR="007B48E5">
          <w:rPr>
            <w:noProof/>
            <w:webHidden/>
          </w:rPr>
          <w:fldChar w:fldCharType="end"/>
        </w:r>
      </w:hyperlink>
    </w:p>
    <w:p w14:paraId="7B309B1A" w14:textId="2A97E732" w:rsidR="007B48E5" w:rsidRDefault="00D27F59">
      <w:pPr>
        <w:pStyle w:val="TOC2"/>
        <w:tabs>
          <w:tab w:val="right" w:leader="dot" w:pos="8846"/>
        </w:tabs>
        <w:rPr>
          <w:rFonts w:asciiTheme="minorHAnsi" w:eastAsiaTheme="minorEastAsia" w:hAnsiTheme="minorHAnsi"/>
          <w:noProof/>
          <w:sz w:val="22"/>
          <w:lang w:val="en-US"/>
        </w:rPr>
      </w:pPr>
      <w:hyperlink w:anchor="_Toc481478303" w:history="1">
        <w:r w:rsidR="007B48E5" w:rsidRPr="009040FE">
          <w:rPr>
            <w:rStyle w:val="Hyperlink"/>
            <w:noProof/>
          </w:rPr>
          <w:t>General and Common Doxologies</w:t>
        </w:r>
        <w:r w:rsidR="007B48E5">
          <w:rPr>
            <w:noProof/>
            <w:webHidden/>
          </w:rPr>
          <w:tab/>
        </w:r>
        <w:r w:rsidR="007B48E5">
          <w:rPr>
            <w:noProof/>
            <w:webHidden/>
          </w:rPr>
          <w:fldChar w:fldCharType="begin"/>
        </w:r>
        <w:r w:rsidR="007B48E5">
          <w:rPr>
            <w:noProof/>
            <w:webHidden/>
          </w:rPr>
          <w:instrText xml:space="preserve"> PAGEREF _Toc481478303 \h </w:instrText>
        </w:r>
        <w:r w:rsidR="007B48E5">
          <w:rPr>
            <w:noProof/>
            <w:webHidden/>
          </w:rPr>
        </w:r>
        <w:r w:rsidR="007B48E5">
          <w:rPr>
            <w:noProof/>
            <w:webHidden/>
          </w:rPr>
          <w:fldChar w:fldCharType="separate"/>
        </w:r>
        <w:r w:rsidR="007B48E5">
          <w:rPr>
            <w:noProof/>
            <w:webHidden/>
          </w:rPr>
          <w:t>554</w:t>
        </w:r>
        <w:r w:rsidR="007B48E5">
          <w:rPr>
            <w:noProof/>
            <w:webHidden/>
          </w:rPr>
          <w:fldChar w:fldCharType="end"/>
        </w:r>
      </w:hyperlink>
    </w:p>
    <w:p w14:paraId="12BB3DCB" w14:textId="632938A8" w:rsidR="007B48E5" w:rsidRDefault="00D27F59">
      <w:pPr>
        <w:pStyle w:val="TOC2"/>
        <w:tabs>
          <w:tab w:val="right" w:leader="dot" w:pos="8846"/>
        </w:tabs>
        <w:rPr>
          <w:rFonts w:asciiTheme="minorHAnsi" w:eastAsiaTheme="minorEastAsia" w:hAnsiTheme="minorHAnsi"/>
          <w:noProof/>
          <w:sz w:val="22"/>
          <w:lang w:val="en-US"/>
        </w:rPr>
      </w:pPr>
      <w:hyperlink w:anchor="_Toc481478304" w:history="1">
        <w:r w:rsidR="007B48E5" w:rsidRPr="009040FE">
          <w:rPr>
            <w:rStyle w:val="Hyperlink"/>
            <w:noProof/>
          </w:rPr>
          <w:t xml:space="preserve">September or </w:t>
        </w:r>
        <w:r w:rsidR="007B48E5" w:rsidRPr="009040FE">
          <w:rPr>
            <w:rStyle w:val="Hyperlink"/>
            <w:rFonts w:ascii="FreeSerifAvvaShenouda" w:eastAsia="Arial Unicode MS" w:hAnsi="FreeSerifAvvaShenouda" w:cs="FreeSerifAvvaShenouda"/>
            <w:noProof/>
            <w:lang w:val="en-US"/>
          </w:rPr>
          <w:t>Ⲑⲟⲟⲩⲧ</w:t>
        </w:r>
        <w:r w:rsidR="007B48E5">
          <w:rPr>
            <w:noProof/>
            <w:webHidden/>
          </w:rPr>
          <w:tab/>
        </w:r>
        <w:r w:rsidR="007B48E5">
          <w:rPr>
            <w:noProof/>
            <w:webHidden/>
          </w:rPr>
          <w:fldChar w:fldCharType="begin"/>
        </w:r>
        <w:r w:rsidR="007B48E5">
          <w:rPr>
            <w:noProof/>
            <w:webHidden/>
          </w:rPr>
          <w:instrText xml:space="preserve"> PAGEREF _Toc481478304 \h </w:instrText>
        </w:r>
        <w:r w:rsidR="007B48E5">
          <w:rPr>
            <w:noProof/>
            <w:webHidden/>
          </w:rPr>
        </w:r>
        <w:r w:rsidR="007B48E5">
          <w:rPr>
            <w:noProof/>
            <w:webHidden/>
          </w:rPr>
          <w:fldChar w:fldCharType="separate"/>
        </w:r>
        <w:r w:rsidR="007B48E5">
          <w:rPr>
            <w:noProof/>
            <w:webHidden/>
          </w:rPr>
          <w:t>575</w:t>
        </w:r>
        <w:r w:rsidR="007B48E5">
          <w:rPr>
            <w:noProof/>
            <w:webHidden/>
          </w:rPr>
          <w:fldChar w:fldCharType="end"/>
        </w:r>
      </w:hyperlink>
    </w:p>
    <w:p w14:paraId="343E4646" w14:textId="711078C0" w:rsidR="007B48E5" w:rsidRDefault="00D27F59">
      <w:pPr>
        <w:pStyle w:val="TOC2"/>
        <w:tabs>
          <w:tab w:val="right" w:leader="dot" w:pos="8846"/>
        </w:tabs>
        <w:rPr>
          <w:rFonts w:asciiTheme="minorHAnsi" w:eastAsiaTheme="minorEastAsia" w:hAnsiTheme="minorHAnsi"/>
          <w:noProof/>
          <w:sz w:val="22"/>
          <w:lang w:val="en-US"/>
        </w:rPr>
      </w:pPr>
      <w:hyperlink w:anchor="_Toc481478305" w:history="1">
        <w:r w:rsidR="007B48E5" w:rsidRPr="009040FE">
          <w:rPr>
            <w:rStyle w:val="Hyperlink"/>
            <w:noProof/>
          </w:rPr>
          <w:t xml:space="preserve">October or </w:t>
        </w:r>
        <w:r w:rsidR="007B48E5" w:rsidRPr="009040FE">
          <w:rPr>
            <w:rStyle w:val="Hyperlink"/>
            <w:rFonts w:ascii="FreeSerifAvvaShenouda" w:hAnsi="FreeSerifAvvaShenouda" w:cs="FreeSerifAvvaShenouda"/>
            <w:noProof/>
          </w:rPr>
          <w:t>Ⲡⲁⲱⲡⲉ</w:t>
        </w:r>
        <w:r w:rsidR="007B48E5">
          <w:rPr>
            <w:noProof/>
            <w:webHidden/>
          </w:rPr>
          <w:tab/>
        </w:r>
        <w:r w:rsidR="007B48E5">
          <w:rPr>
            <w:noProof/>
            <w:webHidden/>
          </w:rPr>
          <w:fldChar w:fldCharType="begin"/>
        </w:r>
        <w:r w:rsidR="007B48E5">
          <w:rPr>
            <w:noProof/>
            <w:webHidden/>
          </w:rPr>
          <w:instrText xml:space="preserve"> PAGEREF _Toc481478305 \h </w:instrText>
        </w:r>
        <w:r w:rsidR="007B48E5">
          <w:rPr>
            <w:noProof/>
            <w:webHidden/>
          </w:rPr>
        </w:r>
        <w:r w:rsidR="007B48E5">
          <w:rPr>
            <w:noProof/>
            <w:webHidden/>
          </w:rPr>
          <w:fldChar w:fldCharType="separate"/>
        </w:r>
        <w:r w:rsidR="007B48E5">
          <w:rPr>
            <w:noProof/>
            <w:webHidden/>
          </w:rPr>
          <w:t>625</w:t>
        </w:r>
        <w:r w:rsidR="007B48E5">
          <w:rPr>
            <w:noProof/>
            <w:webHidden/>
          </w:rPr>
          <w:fldChar w:fldCharType="end"/>
        </w:r>
      </w:hyperlink>
    </w:p>
    <w:p w14:paraId="541AC7BE" w14:textId="22A2D49B" w:rsidR="007B48E5" w:rsidRDefault="00D27F59">
      <w:pPr>
        <w:pStyle w:val="TOC2"/>
        <w:tabs>
          <w:tab w:val="right" w:leader="dot" w:pos="8846"/>
        </w:tabs>
        <w:rPr>
          <w:rFonts w:asciiTheme="minorHAnsi" w:eastAsiaTheme="minorEastAsia" w:hAnsiTheme="minorHAnsi"/>
          <w:noProof/>
          <w:sz w:val="22"/>
          <w:lang w:val="en-US"/>
        </w:rPr>
      </w:pPr>
      <w:hyperlink w:anchor="_Toc481478306" w:history="1">
        <w:r w:rsidR="007B48E5" w:rsidRPr="009040FE">
          <w:rPr>
            <w:rStyle w:val="Hyperlink"/>
            <w:noProof/>
          </w:rPr>
          <w:t xml:space="preserve">November or </w:t>
        </w:r>
        <w:r w:rsidR="007B48E5" w:rsidRPr="009040FE">
          <w:rPr>
            <w:rStyle w:val="Hyperlink"/>
            <w:rFonts w:ascii="FreeSerifAvvaShenouda" w:eastAsia="Arial Unicode MS" w:hAnsi="FreeSerifAvvaShenouda" w:cs="FreeSerifAvvaShenouda"/>
            <w:noProof/>
          </w:rPr>
          <w:t>Ⲁⲑⲟⲣ</w:t>
        </w:r>
        <w:r w:rsidR="007B48E5">
          <w:rPr>
            <w:noProof/>
            <w:webHidden/>
          </w:rPr>
          <w:tab/>
        </w:r>
        <w:r w:rsidR="007B48E5">
          <w:rPr>
            <w:noProof/>
            <w:webHidden/>
          </w:rPr>
          <w:fldChar w:fldCharType="begin"/>
        </w:r>
        <w:r w:rsidR="007B48E5">
          <w:rPr>
            <w:noProof/>
            <w:webHidden/>
          </w:rPr>
          <w:instrText xml:space="preserve"> PAGEREF _Toc481478306 \h </w:instrText>
        </w:r>
        <w:r w:rsidR="007B48E5">
          <w:rPr>
            <w:noProof/>
            <w:webHidden/>
          </w:rPr>
        </w:r>
        <w:r w:rsidR="007B48E5">
          <w:rPr>
            <w:noProof/>
            <w:webHidden/>
          </w:rPr>
          <w:fldChar w:fldCharType="separate"/>
        </w:r>
        <w:r w:rsidR="007B48E5">
          <w:rPr>
            <w:noProof/>
            <w:webHidden/>
          </w:rPr>
          <w:t>638</w:t>
        </w:r>
        <w:r w:rsidR="007B48E5">
          <w:rPr>
            <w:noProof/>
            <w:webHidden/>
          </w:rPr>
          <w:fldChar w:fldCharType="end"/>
        </w:r>
      </w:hyperlink>
    </w:p>
    <w:p w14:paraId="226D9579" w14:textId="40DAAD83" w:rsidR="007B48E5" w:rsidRDefault="00D27F59">
      <w:pPr>
        <w:pStyle w:val="TOC2"/>
        <w:tabs>
          <w:tab w:val="right" w:leader="dot" w:pos="8846"/>
        </w:tabs>
        <w:rPr>
          <w:rFonts w:asciiTheme="minorHAnsi" w:eastAsiaTheme="minorEastAsia" w:hAnsiTheme="minorHAnsi"/>
          <w:noProof/>
          <w:sz w:val="22"/>
          <w:lang w:val="en-US"/>
        </w:rPr>
      </w:pPr>
      <w:hyperlink w:anchor="_Toc481478307" w:history="1">
        <w:r w:rsidR="007B48E5" w:rsidRPr="009040FE">
          <w:rPr>
            <w:rStyle w:val="Hyperlink"/>
            <w:noProof/>
          </w:rPr>
          <w:t xml:space="preserve">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_Toc481478307 \h </w:instrText>
        </w:r>
        <w:r w:rsidR="007B48E5">
          <w:rPr>
            <w:noProof/>
            <w:webHidden/>
          </w:rPr>
        </w:r>
        <w:r w:rsidR="007B48E5">
          <w:rPr>
            <w:noProof/>
            <w:webHidden/>
          </w:rPr>
          <w:fldChar w:fldCharType="separate"/>
        </w:r>
        <w:r w:rsidR="007B48E5">
          <w:rPr>
            <w:noProof/>
            <w:webHidden/>
          </w:rPr>
          <w:t>664</w:t>
        </w:r>
        <w:r w:rsidR="007B48E5">
          <w:rPr>
            <w:noProof/>
            <w:webHidden/>
          </w:rPr>
          <w:fldChar w:fldCharType="end"/>
        </w:r>
      </w:hyperlink>
    </w:p>
    <w:p w14:paraId="610C0771" w14:textId="25C64A27" w:rsidR="007B48E5" w:rsidRDefault="00D27F59">
      <w:pPr>
        <w:pStyle w:val="TOC2"/>
        <w:tabs>
          <w:tab w:val="right" w:leader="dot" w:pos="8846"/>
        </w:tabs>
        <w:rPr>
          <w:rFonts w:asciiTheme="minorHAnsi" w:eastAsiaTheme="minorEastAsia" w:hAnsiTheme="minorHAnsi"/>
          <w:noProof/>
          <w:sz w:val="22"/>
          <w:lang w:val="en-US"/>
        </w:rPr>
      </w:pPr>
      <w:hyperlink w:anchor="_Toc481478308" w:history="1">
        <w:r w:rsidR="007B48E5" w:rsidRPr="009040FE">
          <w:rPr>
            <w:rStyle w:val="Hyperlink"/>
            <w:noProof/>
          </w:rPr>
          <w:t xml:space="preserve">January or </w:t>
        </w:r>
        <w:r w:rsidR="007B48E5" w:rsidRPr="009040FE">
          <w:rPr>
            <w:rStyle w:val="Hyperlink"/>
            <w:rFonts w:ascii="FreeSerifAvvaShenouda" w:hAnsi="FreeSerifAvvaShenouda" w:cs="FreeSerifAvvaShenouda"/>
            <w:noProof/>
          </w:rPr>
          <w:t>Ⲧⲱⲃⲓ</w:t>
        </w:r>
        <w:r w:rsidR="007B48E5">
          <w:rPr>
            <w:noProof/>
            <w:webHidden/>
          </w:rPr>
          <w:tab/>
        </w:r>
        <w:r w:rsidR="007B48E5">
          <w:rPr>
            <w:noProof/>
            <w:webHidden/>
          </w:rPr>
          <w:fldChar w:fldCharType="begin"/>
        </w:r>
        <w:r w:rsidR="007B48E5">
          <w:rPr>
            <w:noProof/>
            <w:webHidden/>
          </w:rPr>
          <w:instrText xml:space="preserve"> PAGEREF _Toc481478308 \h </w:instrText>
        </w:r>
        <w:r w:rsidR="007B48E5">
          <w:rPr>
            <w:noProof/>
            <w:webHidden/>
          </w:rPr>
        </w:r>
        <w:r w:rsidR="007B48E5">
          <w:rPr>
            <w:noProof/>
            <w:webHidden/>
          </w:rPr>
          <w:fldChar w:fldCharType="separate"/>
        </w:r>
        <w:r w:rsidR="007B48E5">
          <w:rPr>
            <w:noProof/>
            <w:webHidden/>
          </w:rPr>
          <w:t>748</w:t>
        </w:r>
        <w:r w:rsidR="007B48E5">
          <w:rPr>
            <w:noProof/>
            <w:webHidden/>
          </w:rPr>
          <w:fldChar w:fldCharType="end"/>
        </w:r>
      </w:hyperlink>
    </w:p>
    <w:p w14:paraId="258654A4" w14:textId="6B4C63C8" w:rsidR="007B48E5" w:rsidRDefault="00D27F59">
      <w:pPr>
        <w:pStyle w:val="TOC2"/>
        <w:tabs>
          <w:tab w:val="right" w:leader="dot" w:pos="8846"/>
        </w:tabs>
        <w:rPr>
          <w:rFonts w:asciiTheme="minorHAnsi" w:eastAsiaTheme="minorEastAsia" w:hAnsiTheme="minorHAnsi"/>
          <w:noProof/>
          <w:sz w:val="22"/>
          <w:lang w:val="en-US"/>
        </w:rPr>
      </w:pPr>
      <w:hyperlink w:anchor="_Toc481478309" w:history="1">
        <w:r w:rsidR="007B48E5" w:rsidRPr="009040FE">
          <w:rPr>
            <w:rStyle w:val="Hyperlink"/>
            <w:noProof/>
          </w:rPr>
          <w:t xml:space="preserve">February or </w:t>
        </w:r>
        <w:r w:rsidR="007B48E5" w:rsidRPr="009040FE">
          <w:rPr>
            <w:rStyle w:val="Hyperlink"/>
            <w:rFonts w:ascii="FreeSerifAvvaShenouda" w:hAnsi="FreeSerifAvvaShenouda" w:cs="FreeSerifAvvaShenouda"/>
            <w:noProof/>
          </w:rPr>
          <w:t>Ⲙϣⲓⲣ</w:t>
        </w:r>
        <w:r w:rsidR="007B48E5">
          <w:rPr>
            <w:noProof/>
            <w:webHidden/>
          </w:rPr>
          <w:tab/>
        </w:r>
        <w:r w:rsidR="007B48E5">
          <w:rPr>
            <w:noProof/>
            <w:webHidden/>
          </w:rPr>
          <w:fldChar w:fldCharType="begin"/>
        </w:r>
        <w:r w:rsidR="007B48E5">
          <w:rPr>
            <w:noProof/>
            <w:webHidden/>
          </w:rPr>
          <w:instrText xml:space="preserve"> PAGEREF _Toc481478309 \h </w:instrText>
        </w:r>
        <w:r w:rsidR="007B48E5">
          <w:rPr>
            <w:noProof/>
            <w:webHidden/>
          </w:rPr>
        </w:r>
        <w:r w:rsidR="007B48E5">
          <w:rPr>
            <w:noProof/>
            <w:webHidden/>
          </w:rPr>
          <w:fldChar w:fldCharType="separate"/>
        </w:r>
        <w:r w:rsidR="007B48E5">
          <w:rPr>
            <w:noProof/>
            <w:webHidden/>
          </w:rPr>
          <w:t>814</w:t>
        </w:r>
        <w:r w:rsidR="007B48E5">
          <w:rPr>
            <w:noProof/>
            <w:webHidden/>
          </w:rPr>
          <w:fldChar w:fldCharType="end"/>
        </w:r>
      </w:hyperlink>
    </w:p>
    <w:p w14:paraId="2D69E235" w14:textId="76347E53" w:rsidR="007B48E5" w:rsidRDefault="00D27F59">
      <w:pPr>
        <w:pStyle w:val="TOC2"/>
        <w:tabs>
          <w:tab w:val="right" w:leader="dot" w:pos="8846"/>
        </w:tabs>
        <w:rPr>
          <w:rFonts w:asciiTheme="minorHAnsi" w:eastAsiaTheme="minorEastAsia" w:hAnsiTheme="minorHAnsi"/>
          <w:noProof/>
          <w:sz w:val="22"/>
          <w:lang w:val="en-US"/>
        </w:rPr>
      </w:pPr>
      <w:hyperlink w:anchor="_Toc481478310" w:history="1">
        <w:r w:rsidR="007B48E5" w:rsidRPr="009040FE">
          <w:rPr>
            <w:rStyle w:val="Hyperlink"/>
            <w:noProof/>
          </w:rPr>
          <w:t xml:space="preserve">March or </w:t>
        </w:r>
        <w:r w:rsidR="007B48E5" w:rsidRPr="009040FE">
          <w:rPr>
            <w:rStyle w:val="Hyperlink"/>
            <w:rFonts w:ascii="FreeSerifAvvaShenouda" w:hAnsi="FreeSerifAvvaShenouda" w:cs="FreeSerifAvvaShenouda"/>
            <w:noProof/>
          </w:rPr>
          <w:t>Ⲡⲁⲣⲙϩⲟⲧⲡ</w:t>
        </w:r>
        <w:r w:rsidR="007B48E5">
          <w:rPr>
            <w:noProof/>
            <w:webHidden/>
          </w:rPr>
          <w:tab/>
        </w:r>
        <w:r w:rsidR="007B48E5">
          <w:rPr>
            <w:noProof/>
            <w:webHidden/>
          </w:rPr>
          <w:fldChar w:fldCharType="begin"/>
        </w:r>
        <w:r w:rsidR="007B48E5">
          <w:rPr>
            <w:noProof/>
            <w:webHidden/>
          </w:rPr>
          <w:instrText xml:space="preserve"> PAGEREF _Toc481478310 \h </w:instrText>
        </w:r>
        <w:r w:rsidR="007B48E5">
          <w:rPr>
            <w:noProof/>
            <w:webHidden/>
          </w:rPr>
        </w:r>
        <w:r w:rsidR="007B48E5">
          <w:rPr>
            <w:noProof/>
            <w:webHidden/>
          </w:rPr>
          <w:fldChar w:fldCharType="separate"/>
        </w:r>
        <w:r w:rsidR="007B48E5">
          <w:rPr>
            <w:noProof/>
            <w:webHidden/>
          </w:rPr>
          <w:t>820</w:t>
        </w:r>
        <w:r w:rsidR="007B48E5">
          <w:rPr>
            <w:noProof/>
            <w:webHidden/>
          </w:rPr>
          <w:fldChar w:fldCharType="end"/>
        </w:r>
      </w:hyperlink>
    </w:p>
    <w:p w14:paraId="5217E1CC" w14:textId="612BF5C0" w:rsidR="007B48E5" w:rsidRDefault="00D27F59">
      <w:pPr>
        <w:pStyle w:val="TOC2"/>
        <w:tabs>
          <w:tab w:val="right" w:leader="dot" w:pos="8846"/>
        </w:tabs>
        <w:rPr>
          <w:rFonts w:asciiTheme="minorHAnsi" w:eastAsiaTheme="minorEastAsia" w:hAnsiTheme="minorHAnsi"/>
          <w:noProof/>
          <w:sz w:val="22"/>
          <w:lang w:val="en-US"/>
        </w:rPr>
      </w:pPr>
      <w:hyperlink w:anchor="_Toc481478311" w:history="1">
        <w:r w:rsidR="007B48E5" w:rsidRPr="009040FE">
          <w:rPr>
            <w:rStyle w:val="Hyperlink"/>
            <w:noProof/>
          </w:rPr>
          <w:t>April</w:t>
        </w:r>
        <w:r w:rsidR="007B48E5" w:rsidRPr="009040FE">
          <w:rPr>
            <w:rStyle w:val="Hyperlink"/>
            <w:noProof/>
            <w:lang w:val="en-US"/>
          </w:rPr>
          <w:t xml:space="preserve"> or</w:t>
        </w:r>
        <w:r w:rsidR="007B48E5" w:rsidRPr="009040FE">
          <w:rPr>
            <w:rStyle w:val="Hyperlink"/>
            <w:noProof/>
          </w:rPr>
          <w:t xml:space="preserve"> </w:t>
        </w:r>
        <w:r w:rsidR="007B48E5" w:rsidRPr="009040FE">
          <w:rPr>
            <w:rStyle w:val="Hyperlink"/>
            <w:rFonts w:ascii="FreeSerifAvvaShenouda" w:hAnsi="FreeSerifAvvaShenouda" w:cs="FreeSerifAvvaShenouda"/>
            <w:noProof/>
          </w:rPr>
          <w:t>Ⲡⲁⲣⲙⲟⲩⲧⲉ</w:t>
        </w:r>
        <w:r w:rsidR="007B48E5">
          <w:rPr>
            <w:noProof/>
            <w:webHidden/>
          </w:rPr>
          <w:tab/>
        </w:r>
        <w:r w:rsidR="007B48E5">
          <w:rPr>
            <w:noProof/>
            <w:webHidden/>
          </w:rPr>
          <w:fldChar w:fldCharType="begin"/>
        </w:r>
        <w:r w:rsidR="007B48E5">
          <w:rPr>
            <w:noProof/>
            <w:webHidden/>
          </w:rPr>
          <w:instrText xml:space="preserve"> PAGEREF _Toc481478311 \h </w:instrText>
        </w:r>
        <w:r w:rsidR="007B48E5">
          <w:rPr>
            <w:noProof/>
            <w:webHidden/>
          </w:rPr>
        </w:r>
        <w:r w:rsidR="007B48E5">
          <w:rPr>
            <w:noProof/>
            <w:webHidden/>
          </w:rPr>
          <w:fldChar w:fldCharType="separate"/>
        </w:r>
        <w:r w:rsidR="007B48E5">
          <w:rPr>
            <w:noProof/>
            <w:webHidden/>
          </w:rPr>
          <w:t>838</w:t>
        </w:r>
        <w:r w:rsidR="007B48E5">
          <w:rPr>
            <w:noProof/>
            <w:webHidden/>
          </w:rPr>
          <w:fldChar w:fldCharType="end"/>
        </w:r>
      </w:hyperlink>
    </w:p>
    <w:p w14:paraId="793E2114" w14:textId="05FFFD6F" w:rsidR="007B48E5" w:rsidRDefault="00D27F59">
      <w:pPr>
        <w:pStyle w:val="TOC2"/>
        <w:tabs>
          <w:tab w:val="right" w:leader="dot" w:pos="8846"/>
        </w:tabs>
        <w:rPr>
          <w:rFonts w:asciiTheme="minorHAnsi" w:eastAsiaTheme="minorEastAsia" w:hAnsiTheme="minorHAnsi"/>
          <w:noProof/>
          <w:sz w:val="22"/>
          <w:lang w:val="en-US"/>
        </w:rPr>
      </w:pPr>
      <w:hyperlink w:anchor="_Toc481478312" w:history="1">
        <w:r w:rsidR="007B48E5" w:rsidRPr="009040FE">
          <w:rPr>
            <w:rStyle w:val="Hyperlink"/>
            <w:noProof/>
          </w:rPr>
          <w:t xml:space="preserve">May or </w:t>
        </w:r>
        <w:r w:rsidR="007B48E5" w:rsidRPr="009040FE">
          <w:rPr>
            <w:rStyle w:val="Hyperlink"/>
            <w:rFonts w:ascii="FreeSerifAvvaShenouda" w:eastAsia="Arial Unicode MS" w:hAnsi="FreeSerifAvvaShenouda" w:cs="FreeSerifAvvaShenouda"/>
            <w:noProof/>
            <w:lang w:val="en-US"/>
          </w:rPr>
          <w:t>Ⲡⲁϣⲁⲛⲥ</w:t>
        </w:r>
        <w:r w:rsidR="007B48E5">
          <w:rPr>
            <w:noProof/>
            <w:webHidden/>
          </w:rPr>
          <w:tab/>
        </w:r>
        <w:r w:rsidR="007B48E5">
          <w:rPr>
            <w:noProof/>
            <w:webHidden/>
          </w:rPr>
          <w:fldChar w:fldCharType="begin"/>
        </w:r>
        <w:r w:rsidR="007B48E5">
          <w:rPr>
            <w:noProof/>
            <w:webHidden/>
          </w:rPr>
          <w:instrText xml:space="preserve"> PAGEREF _Toc481478312 \h </w:instrText>
        </w:r>
        <w:r w:rsidR="007B48E5">
          <w:rPr>
            <w:noProof/>
            <w:webHidden/>
          </w:rPr>
        </w:r>
        <w:r w:rsidR="007B48E5">
          <w:rPr>
            <w:noProof/>
            <w:webHidden/>
          </w:rPr>
          <w:fldChar w:fldCharType="separate"/>
        </w:r>
        <w:r w:rsidR="007B48E5">
          <w:rPr>
            <w:noProof/>
            <w:webHidden/>
          </w:rPr>
          <w:t>845</w:t>
        </w:r>
        <w:r w:rsidR="007B48E5">
          <w:rPr>
            <w:noProof/>
            <w:webHidden/>
          </w:rPr>
          <w:fldChar w:fldCharType="end"/>
        </w:r>
      </w:hyperlink>
    </w:p>
    <w:p w14:paraId="5F87F187" w14:textId="5F846450" w:rsidR="007B48E5" w:rsidRDefault="00D27F59">
      <w:pPr>
        <w:pStyle w:val="TOC2"/>
        <w:tabs>
          <w:tab w:val="right" w:leader="dot" w:pos="8846"/>
        </w:tabs>
        <w:rPr>
          <w:rFonts w:asciiTheme="minorHAnsi" w:eastAsiaTheme="minorEastAsia" w:hAnsiTheme="minorHAnsi"/>
          <w:noProof/>
          <w:sz w:val="22"/>
          <w:lang w:val="en-US"/>
        </w:rPr>
      </w:pPr>
      <w:hyperlink w:anchor="_Toc481478313" w:history="1">
        <w:r w:rsidR="007B48E5" w:rsidRPr="009040FE">
          <w:rPr>
            <w:rStyle w:val="Hyperlink"/>
            <w:noProof/>
          </w:rPr>
          <w:t xml:space="preserve">June or </w:t>
        </w:r>
        <w:r w:rsidR="007B48E5" w:rsidRPr="009040FE">
          <w:rPr>
            <w:rStyle w:val="Hyperlink"/>
            <w:rFonts w:ascii="FreeSerifAvvaShenouda" w:hAnsi="FreeSerifAvvaShenouda" w:cs="FreeSerifAvvaShenouda"/>
            <w:noProof/>
          </w:rPr>
          <w:t>Ⲡⲁⲱⲛⲉ</w:t>
        </w:r>
        <w:r w:rsidR="007B48E5">
          <w:rPr>
            <w:noProof/>
            <w:webHidden/>
          </w:rPr>
          <w:tab/>
        </w:r>
        <w:r w:rsidR="007B48E5">
          <w:rPr>
            <w:noProof/>
            <w:webHidden/>
          </w:rPr>
          <w:fldChar w:fldCharType="begin"/>
        </w:r>
        <w:r w:rsidR="007B48E5">
          <w:rPr>
            <w:noProof/>
            <w:webHidden/>
          </w:rPr>
          <w:instrText xml:space="preserve"> PAGEREF _Toc481478313 \h </w:instrText>
        </w:r>
        <w:r w:rsidR="007B48E5">
          <w:rPr>
            <w:noProof/>
            <w:webHidden/>
          </w:rPr>
        </w:r>
        <w:r w:rsidR="007B48E5">
          <w:rPr>
            <w:noProof/>
            <w:webHidden/>
          </w:rPr>
          <w:fldChar w:fldCharType="separate"/>
        </w:r>
        <w:r w:rsidR="007B48E5">
          <w:rPr>
            <w:noProof/>
            <w:webHidden/>
          </w:rPr>
          <w:t>875</w:t>
        </w:r>
        <w:r w:rsidR="007B48E5">
          <w:rPr>
            <w:noProof/>
            <w:webHidden/>
          </w:rPr>
          <w:fldChar w:fldCharType="end"/>
        </w:r>
      </w:hyperlink>
    </w:p>
    <w:p w14:paraId="7D49AC38" w14:textId="3F12D0BC" w:rsidR="007B48E5" w:rsidRDefault="00D27F59">
      <w:pPr>
        <w:pStyle w:val="TOC2"/>
        <w:tabs>
          <w:tab w:val="right" w:leader="dot" w:pos="8846"/>
        </w:tabs>
        <w:rPr>
          <w:rFonts w:asciiTheme="minorHAnsi" w:eastAsiaTheme="minorEastAsia" w:hAnsiTheme="minorHAnsi"/>
          <w:noProof/>
          <w:sz w:val="22"/>
          <w:lang w:val="en-US"/>
        </w:rPr>
      </w:pPr>
      <w:hyperlink w:anchor="_Toc481478314" w:history="1">
        <w:r w:rsidR="007B48E5" w:rsidRPr="009040FE">
          <w:rPr>
            <w:rStyle w:val="Hyperlink"/>
            <w:noProof/>
          </w:rPr>
          <w:t xml:space="preserve">July or </w:t>
        </w:r>
        <w:r w:rsidR="007B48E5" w:rsidRPr="009040FE">
          <w:rPr>
            <w:rStyle w:val="Hyperlink"/>
            <w:rFonts w:ascii="FreeSerifAvvaShenouda" w:hAnsi="FreeSerifAvvaShenouda" w:cs="FreeSerifAvvaShenouda"/>
            <w:noProof/>
          </w:rPr>
          <w:t>Ⲉⲡⲏⲡ</w:t>
        </w:r>
        <w:r w:rsidR="007B48E5">
          <w:rPr>
            <w:noProof/>
            <w:webHidden/>
          </w:rPr>
          <w:tab/>
        </w:r>
        <w:r w:rsidR="007B48E5">
          <w:rPr>
            <w:noProof/>
            <w:webHidden/>
          </w:rPr>
          <w:fldChar w:fldCharType="begin"/>
        </w:r>
        <w:r w:rsidR="007B48E5">
          <w:rPr>
            <w:noProof/>
            <w:webHidden/>
          </w:rPr>
          <w:instrText xml:space="preserve"> PAGEREF _Toc481478314 \h </w:instrText>
        </w:r>
        <w:r w:rsidR="007B48E5">
          <w:rPr>
            <w:noProof/>
            <w:webHidden/>
          </w:rPr>
        </w:r>
        <w:r w:rsidR="007B48E5">
          <w:rPr>
            <w:noProof/>
            <w:webHidden/>
          </w:rPr>
          <w:fldChar w:fldCharType="separate"/>
        </w:r>
        <w:r w:rsidR="007B48E5">
          <w:rPr>
            <w:noProof/>
            <w:webHidden/>
          </w:rPr>
          <w:t>903</w:t>
        </w:r>
        <w:r w:rsidR="007B48E5">
          <w:rPr>
            <w:noProof/>
            <w:webHidden/>
          </w:rPr>
          <w:fldChar w:fldCharType="end"/>
        </w:r>
      </w:hyperlink>
    </w:p>
    <w:p w14:paraId="0E60DAEE" w14:textId="214ABDEF" w:rsidR="007B48E5" w:rsidRDefault="00D27F59">
      <w:pPr>
        <w:pStyle w:val="TOC2"/>
        <w:tabs>
          <w:tab w:val="right" w:leader="dot" w:pos="8846"/>
        </w:tabs>
        <w:rPr>
          <w:rFonts w:asciiTheme="minorHAnsi" w:eastAsiaTheme="minorEastAsia" w:hAnsiTheme="minorHAnsi"/>
          <w:noProof/>
          <w:sz w:val="22"/>
          <w:lang w:val="en-US"/>
        </w:rPr>
      </w:pPr>
      <w:hyperlink w:anchor="_Toc481478315" w:history="1">
        <w:r w:rsidR="007B48E5" w:rsidRPr="009040FE">
          <w:rPr>
            <w:rStyle w:val="Hyperlink"/>
            <w:noProof/>
          </w:rPr>
          <w:t xml:space="preserve">August or </w:t>
        </w:r>
        <w:r w:rsidR="007B48E5" w:rsidRPr="009040FE">
          <w:rPr>
            <w:rStyle w:val="Hyperlink"/>
            <w:rFonts w:ascii="FreeSerifAvvaShenouda" w:hAnsi="FreeSerifAvvaShenouda" w:cs="FreeSerifAvvaShenouda"/>
            <w:noProof/>
          </w:rPr>
          <w:t>Ⲙⲉⲥⲟⲣⲏ and Ⲕⲟⲩϫⲓ ⲛ</w:t>
        </w:r>
        <w:r w:rsidR="007B48E5" w:rsidRPr="009040FE">
          <w:rPr>
            <w:rStyle w:val="Hyperlink"/>
            <w:rFonts w:ascii="FreeSerifAvvaShenouda" w:hAnsi="FreeSerifAvvaShenouda" w:cs="FreeSerifAvvaShenouda"/>
            <w:noProof/>
            <w:lang w:val="en-US"/>
          </w:rPr>
          <w:t xml:space="preserve">̀ⲁ̀ⲃⲟⲧ </w:t>
        </w:r>
        <w:r w:rsidR="007B48E5" w:rsidRPr="009040FE">
          <w:rPr>
            <w:rStyle w:val="Hyperlink"/>
            <w:noProof/>
          </w:rPr>
          <w:t>(The Little Month)</w:t>
        </w:r>
        <w:r w:rsidR="007B48E5">
          <w:rPr>
            <w:noProof/>
            <w:webHidden/>
          </w:rPr>
          <w:tab/>
        </w:r>
        <w:r w:rsidR="007B48E5">
          <w:rPr>
            <w:noProof/>
            <w:webHidden/>
          </w:rPr>
          <w:fldChar w:fldCharType="begin"/>
        </w:r>
        <w:r w:rsidR="007B48E5">
          <w:rPr>
            <w:noProof/>
            <w:webHidden/>
          </w:rPr>
          <w:instrText xml:space="preserve"> PAGEREF _Toc481478315 \h </w:instrText>
        </w:r>
        <w:r w:rsidR="007B48E5">
          <w:rPr>
            <w:noProof/>
            <w:webHidden/>
          </w:rPr>
        </w:r>
        <w:r w:rsidR="007B48E5">
          <w:rPr>
            <w:noProof/>
            <w:webHidden/>
          </w:rPr>
          <w:fldChar w:fldCharType="separate"/>
        </w:r>
        <w:r w:rsidR="007B48E5">
          <w:rPr>
            <w:noProof/>
            <w:webHidden/>
          </w:rPr>
          <w:t>918</w:t>
        </w:r>
        <w:r w:rsidR="007B48E5">
          <w:rPr>
            <w:noProof/>
            <w:webHidden/>
          </w:rPr>
          <w:fldChar w:fldCharType="end"/>
        </w:r>
      </w:hyperlink>
    </w:p>
    <w:p w14:paraId="34BB963B" w14:textId="528815B1" w:rsidR="007B48E5" w:rsidRDefault="00D27F59">
      <w:pPr>
        <w:pStyle w:val="TOC2"/>
        <w:tabs>
          <w:tab w:val="right" w:leader="dot" w:pos="8846"/>
        </w:tabs>
        <w:rPr>
          <w:rFonts w:asciiTheme="minorHAnsi" w:eastAsiaTheme="minorEastAsia" w:hAnsiTheme="minorHAnsi"/>
          <w:noProof/>
          <w:sz w:val="22"/>
          <w:lang w:val="en-US"/>
        </w:rPr>
      </w:pPr>
      <w:hyperlink w:anchor="_Toc481478316" w:history="1">
        <w:r w:rsidR="007B48E5" w:rsidRPr="009040FE">
          <w:rPr>
            <w:rStyle w:val="Hyperlink"/>
            <w:noProof/>
          </w:rPr>
          <w:t xml:space="preserve">Hymns for 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_Toc481478316 \h </w:instrText>
        </w:r>
        <w:r w:rsidR="007B48E5">
          <w:rPr>
            <w:noProof/>
            <w:webHidden/>
          </w:rPr>
        </w:r>
        <w:r w:rsidR="007B48E5">
          <w:rPr>
            <w:noProof/>
            <w:webHidden/>
          </w:rPr>
          <w:fldChar w:fldCharType="separate"/>
        </w:r>
        <w:r w:rsidR="007B48E5">
          <w:rPr>
            <w:noProof/>
            <w:webHidden/>
          </w:rPr>
          <w:t>943</w:t>
        </w:r>
        <w:r w:rsidR="007B48E5">
          <w:rPr>
            <w:noProof/>
            <w:webHidden/>
          </w:rPr>
          <w:fldChar w:fldCharType="end"/>
        </w:r>
      </w:hyperlink>
    </w:p>
    <w:p w14:paraId="1B7F3100" w14:textId="123C47AC" w:rsidR="007B48E5" w:rsidRDefault="00D27F59">
      <w:pPr>
        <w:pStyle w:val="TOC2"/>
        <w:tabs>
          <w:tab w:val="right" w:leader="dot" w:pos="8846"/>
        </w:tabs>
        <w:rPr>
          <w:rFonts w:asciiTheme="minorHAnsi" w:eastAsiaTheme="minorEastAsia" w:hAnsiTheme="minorHAnsi"/>
          <w:noProof/>
          <w:sz w:val="22"/>
          <w:lang w:val="en-US"/>
        </w:rPr>
      </w:pPr>
      <w:hyperlink w:anchor="_Toc481478317" w:history="1">
        <w:r w:rsidR="007B48E5" w:rsidRPr="009040FE">
          <w:rPr>
            <w:rStyle w:val="Hyperlink"/>
            <w:noProof/>
          </w:rPr>
          <w:t>The Pascal Cycle</w:t>
        </w:r>
        <w:r w:rsidR="007B48E5">
          <w:rPr>
            <w:noProof/>
            <w:webHidden/>
          </w:rPr>
          <w:tab/>
        </w:r>
        <w:r w:rsidR="007B48E5">
          <w:rPr>
            <w:noProof/>
            <w:webHidden/>
          </w:rPr>
          <w:fldChar w:fldCharType="begin"/>
        </w:r>
        <w:r w:rsidR="007B48E5">
          <w:rPr>
            <w:noProof/>
            <w:webHidden/>
          </w:rPr>
          <w:instrText xml:space="preserve"> PAGEREF _Toc481478317 \h </w:instrText>
        </w:r>
        <w:r w:rsidR="007B48E5">
          <w:rPr>
            <w:noProof/>
            <w:webHidden/>
          </w:rPr>
        </w:r>
        <w:r w:rsidR="007B48E5">
          <w:rPr>
            <w:noProof/>
            <w:webHidden/>
          </w:rPr>
          <w:fldChar w:fldCharType="separate"/>
        </w:r>
        <w:r w:rsidR="007B48E5">
          <w:rPr>
            <w:noProof/>
            <w:webHidden/>
          </w:rPr>
          <w:t>1042</w:t>
        </w:r>
        <w:r w:rsidR="007B48E5">
          <w:rPr>
            <w:noProof/>
            <w:webHidden/>
          </w:rPr>
          <w:fldChar w:fldCharType="end"/>
        </w:r>
      </w:hyperlink>
    </w:p>
    <w:p w14:paraId="79877F20" w14:textId="5C1F8120" w:rsidR="007B48E5" w:rsidRDefault="00D27F59">
      <w:pPr>
        <w:pStyle w:val="TOC2"/>
        <w:tabs>
          <w:tab w:val="right" w:leader="dot" w:pos="8846"/>
        </w:tabs>
        <w:rPr>
          <w:rFonts w:asciiTheme="minorHAnsi" w:eastAsiaTheme="minorEastAsia" w:hAnsiTheme="minorHAnsi"/>
          <w:noProof/>
          <w:sz w:val="22"/>
          <w:lang w:val="en-US"/>
        </w:rPr>
      </w:pPr>
      <w:hyperlink w:anchor="_Toc481478318" w:history="1">
        <w:r w:rsidR="007B48E5" w:rsidRPr="009040FE">
          <w:rPr>
            <w:rStyle w:val="Hyperlink"/>
            <w:noProof/>
          </w:rPr>
          <w:t>Index of Psalis</w:t>
        </w:r>
        <w:r w:rsidR="007B48E5">
          <w:rPr>
            <w:noProof/>
            <w:webHidden/>
          </w:rPr>
          <w:tab/>
        </w:r>
        <w:r w:rsidR="007B48E5">
          <w:rPr>
            <w:noProof/>
            <w:webHidden/>
          </w:rPr>
          <w:fldChar w:fldCharType="begin"/>
        </w:r>
        <w:r w:rsidR="007B48E5">
          <w:rPr>
            <w:noProof/>
            <w:webHidden/>
          </w:rPr>
          <w:instrText xml:space="preserve"> PAGEREF _Toc481478318 \h </w:instrText>
        </w:r>
        <w:r w:rsidR="007B48E5">
          <w:rPr>
            <w:noProof/>
            <w:webHidden/>
          </w:rPr>
        </w:r>
        <w:r w:rsidR="007B48E5">
          <w:rPr>
            <w:noProof/>
            <w:webHidden/>
          </w:rPr>
          <w:fldChar w:fldCharType="separate"/>
        </w:r>
        <w:r w:rsidR="007B48E5">
          <w:rPr>
            <w:noProof/>
            <w:webHidden/>
          </w:rPr>
          <w:t>1139</w:t>
        </w:r>
        <w:r w:rsidR="007B48E5">
          <w:rPr>
            <w:noProof/>
            <w:webHidden/>
          </w:rPr>
          <w:fldChar w:fldCharType="end"/>
        </w:r>
      </w:hyperlink>
    </w:p>
    <w:p w14:paraId="5E24DC52" w14:textId="4A8EF7E6" w:rsidR="007B48E5" w:rsidRDefault="00D27F59">
      <w:pPr>
        <w:pStyle w:val="TOC2"/>
        <w:tabs>
          <w:tab w:val="right" w:leader="dot" w:pos="8846"/>
        </w:tabs>
        <w:rPr>
          <w:rFonts w:asciiTheme="minorHAnsi" w:eastAsiaTheme="minorEastAsia" w:hAnsiTheme="minorHAnsi"/>
          <w:noProof/>
          <w:sz w:val="22"/>
          <w:lang w:val="en-US"/>
        </w:rPr>
      </w:pPr>
      <w:hyperlink w:anchor="_Toc481478319" w:history="1">
        <w:r w:rsidR="007B48E5" w:rsidRPr="009040FE">
          <w:rPr>
            <w:rStyle w:val="Hyperlink"/>
            <w:noProof/>
          </w:rPr>
          <w:t>Index of Doxologies</w:t>
        </w:r>
        <w:r w:rsidR="007B48E5">
          <w:rPr>
            <w:noProof/>
            <w:webHidden/>
          </w:rPr>
          <w:tab/>
        </w:r>
        <w:r w:rsidR="007B48E5">
          <w:rPr>
            <w:noProof/>
            <w:webHidden/>
          </w:rPr>
          <w:fldChar w:fldCharType="begin"/>
        </w:r>
        <w:r w:rsidR="007B48E5">
          <w:rPr>
            <w:noProof/>
            <w:webHidden/>
          </w:rPr>
          <w:instrText xml:space="preserve"> PAGEREF _Toc481478319 \h </w:instrText>
        </w:r>
        <w:r w:rsidR="007B48E5">
          <w:rPr>
            <w:noProof/>
            <w:webHidden/>
          </w:rPr>
        </w:r>
        <w:r w:rsidR="007B48E5">
          <w:rPr>
            <w:noProof/>
            <w:webHidden/>
          </w:rPr>
          <w:fldChar w:fldCharType="separate"/>
        </w:r>
        <w:r w:rsidR="007B48E5">
          <w:rPr>
            <w:noProof/>
            <w:webHidden/>
          </w:rPr>
          <w:t>1141</w:t>
        </w:r>
        <w:r w:rsidR="007B48E5">
          <w:rPr>
            <w:noProof/>
            <w:webHidden/>
          </w:rPr>
          <w:fldChar w:fldCharType="end"/>
        </w:r>
      </w:hyperlink>
    </w:p>
    <w:p w14:paraId="35FEF736" w14:textId="4D1450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1478279"/>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1478280"/>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D27F59">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D27F59">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lastRenderedPageBreak/>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81478281"/>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D27F59">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D27F59">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81478282"/>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D27F59">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D27F59">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D27F59">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81478283"/>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81478284"/>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D27F59">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D27F59">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81478285"/>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81478286"/>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81478287"/>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81478288"/>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81478289"/>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lastRenderedPageBreak/>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lastRenderedPageBreak/>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lastRenderedPageBreak/>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lastRenderedPageBreak/>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lastRenderedPageBreak/>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lastRenderedPageBreak/>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lastRenderedPageBreak/>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lastRenderedPageBreak/>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lastRenderedPageBreak/>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lastRenderedPageBreak/>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lastRenderedPageBreak/>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lastRenderedPageBreak/>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lastRenderedPageBreak/>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lastRenderedPageBreak/>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lastRenderedPageBreak/>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lastRenderedPageBreak/>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lastRenderedPageBreak/>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lastRenderedPageBreak/>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lastRenderedPageBreak/>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lastRenderedPageBreak/>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lastRenderedPageBreak/>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lastRenderedPageBreak/>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lastRenderedPageBreak/>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lastRenderedPageBreak/>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lastRenderedPageBreak/>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lastRenderedPageBreak/>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lastRenderedPageBreak/>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lastRenderedPageBreak/>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lastRenderedPageBreak/>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lastRenderedPageBreak/>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lastRenderedPageBreak/>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lastRenderedPageBreak/>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lastRenderedPageBreak/>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lastRenderedPageBreak/>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lastRenderedPageBreak/>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lastRenderedPageBreak/>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lastRenderedPageBreak/>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lastRenderedPageBreak/>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lastRenderedPageBreak/>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lastRenderedPageBreak/>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lastRenderedPageBreak/>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lastRenderedPageBreak/>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lastRenderedPageBreak/>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lastRenderedPageBreak/>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lastRenderedPageBreak/>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lastRenderedPageBreak/>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lastRenderedPageBreak/>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lastRenderedPageBreak/>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lastRenderedPageBreak/>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lastRenderedPageBreak/>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lastRenderedPageBreak/>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lastRenderedPageBreak/>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lastRenderedPageBreak/>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lastRenderedPageBreak/>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lastRenderedPageBreak/>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lastRenderedPageBreak/>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lastRenderedPageBreak/>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lastRenderedPageBreak/>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lastRenderedPageBreak/>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lastRenderedPageBreak/>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lastRenderedPageBreak/>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lastRenderedPageBreak/>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lastRenderedPageBreak/>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lastRenderedPageBreak/>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lastRenderedPageBreak/>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lastRenderedPageBreak/>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lastRenderedPageBreak/>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lastRenderedPageBreak/>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lastRenderedPageBreak/>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lastRenderedPageBreak/>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lastRenderedPageBreak/>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lastRenderedPageBreak/>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lastRenderedPageBreak/>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lastRenderedPageBreak/>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lastRenderedPageBreak/>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lastRenderedPageBreak/>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lastRenderedPageBreak/>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lastRenderedPageBreak/>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lastRenderedPageBreak/>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lastRenderedPageBreak/>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lastRenderedPageBreak/>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lastRenderedPageBreak/>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lastRenderedPageBreak/>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lastRenderedPageBreak/>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lastRenderedPageBreak/>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lastRenderedPageBreak/>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lastRenderedPageBreak/>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lastRenderedPageBreak/>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lastRenderedPageBreak/>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lastRenderedPageBreak/>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lastRenderedPageBreak/>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lastRenderedPageBreak/>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lastRenderedPageBreak/>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lastRenderedPageBreak/>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lastRenderedPageBreak/>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lastRenderedPageBreak/>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lastRenderedPageBreak/>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lastRenderedPageBreak/>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lastRenderedPageBreak/>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lastRenderedPageBreak/>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lastRenderedPageBreak/>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lastRenderedPageBreak/>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lastRenderedPageBreak/>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lastRenderedPageBreak/>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lastRenderedPageBreak/>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lastRenderedPageBreak/>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lastRenderedPageBreak/>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lastRenderedPageBreak/>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lastRenderedPageBreak/>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lastRenderedPageBreak/>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lastRenderedPageBreak/>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lastRenderedPageBreak/>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lastRenderedPageBreak/>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lastRenderedPageBreak/>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lastRenderedPageBreak/>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lastRenderedPageBreak/>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lastRenderedPageBreak/>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lastRenderedPageBreak/>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lastRenderedPageBreak/>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lastRenderedPageBreak/>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lastRenderedPageBreak/>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lastRenderedPageBreak/>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lastRenderedPageBreak/>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lastRenderedPageBreak/>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lastRenderedPageBreak/>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lastRenderedPageBreak/>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lastRenderedPageBreak/>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lastRenderedPageBreak/>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lastRenderedPageBreak/>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lastRenderedPageBreak/>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lastRenderedPageBreak/>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lastRenderedPageBreak/>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lastRenderedPageBreak/>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lastRenderedPageBreak/>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lastRenderedPageBreak/>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lastRenderedPageBreak/>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lastRenderedPageBreak/>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lastRenderedPageBreak/>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lastRenderedPageBreak/>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lastRenderedPageBreak/>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lastRenderedPageBreak/>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lastRenderedPageBreak/>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lastRenderedPageBreak/>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lastRenderedPageBreak/>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lastRenderedPageBreak/>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lastRenderedPageBreak/>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lastRenderedPageBreak/>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lastRenderedPageBreak/>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lastRenderedPageBreak/>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lastRenderedPageBreak/>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lastRenderedPageBreak/>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lastRenderedPageBreak/>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lastRenderedPageBreak/>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lastRenderedPageBreak/>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lastRenderedPageBreak/>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lastRenderedPageBreak/>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lastRenderedPageBreak/>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lastRenderedPageBreak/>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lastRenderedPageBreak/>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lastRenderedPageBreak/>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lastRenderedPageBreak/>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lastRenderedPageBreak/>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lastRenderedPageBreak/>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lastRenderedPageBreak/>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lastRenderedPageBreak/>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lastRenderedPageBreak/>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lastRenderedPageBreak/>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lastRenderedPageBreak/>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lastRenderedPageBreak/>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lastRenderedPageBreak/>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lastRenderedPageBreak/>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lastRenderedPageBreak/>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lastRenderedPageBreak/>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lastRenderedPageBreak/>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lastRenderedPageBreak/>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lastRenderedPageBreak/>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lastRenderedPageBreak/>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lastRenderedPageBreak/>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lastRenderedPageBreak/>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lastRenderedPageBreak/>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lastRenderedPageBreak/>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lastRenderedPageBreak/>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lastRenderedPageBreak/>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lastRenderedPageBreak/>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lastRenderedPageBreak/>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lastRenderedPageBreak/>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lastRenderedPageBreak/>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81478290"/>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lastRenderedPageBreak/>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lastRenderedPageBreak/>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lastRenderedPageBreak/>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lastRenderedPageBreak/>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9519B9F"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t>Psali Adam After the Fourth Canticle</w:t>
      </w:r>
      <w:r>
        <w:fldChar w:fldCharType="end"/>
      </w:r>
      <w:r>
        <w:t xml:space="preserve">, page </w:t>
      </w:r>
      <w:r>
        <w:fldChar w:fldCharType="begin"/>
      </w:r>
      <w:r>
        <w:instrText xml:space="preserve"> PAGEREF _Ref482774011 \h </w:instrText>
      </w:r>
      <w:r>
        <w:fldChar w:fldCharType="separate"/>
      </w:r>
      <w:r w:rsidR="00E60591">
        <w:rPr>
          <w:noProof/>
        </w:rPr>
        <w:t>647</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5F6770">
        <w:rPr>
          <w:noProof/>
        </w:rPr>
        <w:t>396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5F6770">
        <w:rPr>
          <w:noProof/>
        </w:rPr>
        <w:t>553</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81478291"/>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81478292"/>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lastRenderedPageBreak/>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81478293"/>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81478294"/>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81478295"/>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81478296"/>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bookmarkStart w:id="940" w:name="_Ref483549093"/>
      <w:r>
        <w:t>Part Seven</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81478297"/>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81478298"/>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81478299"/>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lastRenderedPageBreak/>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lastRenderedPageBreak/>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81478300"/>
      <w:r>
        <w:lastRenderedPageBreak/>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38969E2B" w14:textId="77777777" w:rsidR="00E60591" w:rsidRDefault="00E60591" w:rsidP="00E60591">
      <w:pPr>
        <w:pStyle w:val="Heading1"/>
      </w:pPr>
      <w:bookmarkStart w:id="1103" w:name="_Ref448227875"/>
      <w:bookmarkStart w:id="1104" w:name="_Ref448227880"/>
      <w:bookmarkStart w:id="1105" w:name="_Toc481478301"/>
      <w:r>
        <w:lastRenderedPageBreak/>
        <w:t>Hymns for December and for Paschaltide</w:t>
      </w:r>
      <w:bookmarkStart w:id="1106" w:name="_Toc410196981"/>
      <w:bookmarkStart w:id="1107" w:name="_Toc481478316"/>
    </w:p>
    <w:p w14:paraId="4F5248A6" w14:textId="50250DFE" w:rsidR="00E60591" w:rsidRDefault="00E60591" w:rsidP="00E60591">
      <w:pPr>
        <w:pStyle w:val="Heading2"/>
      </w:pPr>
      <w:r>
        <w:lastRenderedPageBreak/>
        <w:t xml:space="preserve">Hymns for December or </w:t>
      </w:r>
      <w:r>
        <w:rPr>
          <w:rFonts w:ascii="FreeSerifAvvaShenouda" w:hAnsi="FreeSerifAvvaShenouda" w:cs="FreeSerifAvvaShenouda"/>
        </w:rPr>
        <w:t>Ⲕⲟⲓⲁϩⲕ</w:t>
      </w:r>
      <w:bookmarkEnd w:id="1106"/>
      <w:bookmarkEnd w:id="1107"/>
    </w:p>
    <w:p w14:paraId="22B9EC7C" w14:textId="77777777" w:rsidR="00E60591" w:rsidRDefault="00E60591" w:rsidP="00E60591">
      <w:pPr>
        <w:pStyle w:val="Heading3"/>
      </w:pPr>
      <w:bookmarkStart w:id="1108" w:name="_Toc479145646"/>
      <w:r>
        <w:t>The Order of 7/4</w:t>
      </w:r>
      <w:bookmarkEnd w:id="1108"/>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77777777"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Pr>
          <w:noProof/>
        </w:rPr>
        <w:t>313</w:t>
      </w:r>
      <w:r w:rsidRPr="005E37D0">
        <w:fldChar w:fldCharType="end"/>
      </w:r>
    </w:p>
    <w:p w14:paraId="25E6EAD4" w14:textId="77777777"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Pr>
          <w:noProof/>
        </w:rPr>
        <w:t>154</w:t>
      </w:r>
      <w:r w:rsidRPr="005E37D0">
        <w:fldChar w:fldCharType="end"/>
      </w:r>
    </w:p>
    <w:p w14:paraId="26CB8E59" w14:textId="77777777"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Pr>
          <w:noProof/>
        </w:rPr>
        <w:t>316</w:t>
      </w:r>
      <w:r w:rsidRPr="005E37D0">
        <w:fldChar w:fldCharType="end"/>
      </w:r>
    </w:p>
    <w:p w14:paraId="6A20C32C" w14:textId="77777777"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Pr>
          <w:noProof/>
        </w:rPr>
        <w:t>923</w:t>
      </w:r>
      <w:r w:rsidRPr="005E37D0">
        <w:fldChar w:fldCharType="end"/>
      </w:r>
    </w:p>
    <w:p w14:paraId="05EC5CD5" w14:textId="77777777"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Pr>
          <w:noProof/>
        </w:rPr>
        <w:t>931</w:t>
      </w:r>
      <w:r w:rsidRPr="005E37D0">
        <w:fldChar w:fldCharType="end"/>
      </w:r>
    </w:p>
    <w:p w14:paraId="57B215CB" w14:textId="77777777"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Pr>
          <w:noProof/>
        </w:rPr>
        <w:t>320</w:t>
      </w:r>
      <w:r w:rsidRPr="005E37D0">
        <w:fldChar w:fldCharType="end"/>
      </w:r>
    </w:p>
    <w:p w14:paraId="65FAF259" w14:textId="77777777"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Pr>
          <w:noProof/>
        </w:rPr>
        <w:t>323</w:t>
      </w:r>
      <w:r w:rsidRPr="005E37D0">
        <w:fldChar w:fldCharType="end"/>
      </w:r>
    </w:p>
    <w:p w14:paraId="673025DC" w14:textId="77777777"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Pr>
          <w:noProof/>
        </w:rPr>
        <w:t>938</w:t>
      </w:r>
      <w:r w:rsidRPr="005E37D0">
        <w:fldChar w:fldCharType="end"/>
      </w:r>
    </w:p>
    <w:p w14:paraId="3D29477B" w14:textId="77777777"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Pr>
          <w:noProof/>
        </w:rPr>
        <w:t>439</w:t>
      </w:r>
      <w:r w:rsidRPr="005E37D0">
        <w:fldChar w:fldCharType="end"/>
      </w:r>
    </w:p>
    <w:p w14:paraId="73A81C5C" w14:textId="77777777"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Pr>
          <w:noProof/>
        </w:rPr>
        <w:t>444</w:t>
      </w:r>
      <w:r w:rsidRPr="005E37D0">
        <w:fldChar w:fldCharType="end"/>
      </w:r>
    </w:p>
    <w:p w14:paraId="1354FE18" w14:textId="77777777"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Pr>
          <w:noProof/>
        </w:rPr>
        <w:t>985</w:t>
      </w:r>
      <w:r w:rsidRPr="005E37D0">
        <w:fldChar w:fldCharType="end"/>
      </w:r>
    </w:p>
    <w:p w14:paraId="3EA49E2F" w14:textId="77777777"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Pr>
          <w:noProof/>
        </w:rPr>
        <w:t>454</w:t>
      </w:r>
      <w:r w:rsidRPr="005E37D0">
        <w:fldChar w:fldCharType="end"/>
      </w:r>
    </w:p>
    <w:p w14:paraId="4C554525" w14:textId="77777777"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Pr>
          <w:noProof/>
        </w:rPr>
        <w:t>456</w:t>
      </w:r>
      <w:r w:rsidRPr="005E37D0">
        <w:fldChar w:fldCharType="end"/>
      </w:r>
    </w:p>
    <w:p w14:paraId="7E4A6EA2" w14:textId="77777777"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Pr>
          <w:noProof/>
        </w:rPr>
        <w:t>990</w:t>
      </w:r>
      <w:r w:rsidRPr="005E37D0">
        <w:fldChar w:fldCharType="end"/>
      </w:r>
    </w:p>
    <w:p w14:paraId="08834706" w14:textId="77777777"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Pr>
          <w:noProof/>
        </w:rPr>
        <w:t>942</w:t>
      </w:r>
      <w:r w:rsidRPr="005E37D0">
        <w:fldChar w:fldCharType="end"/>
      </w:r>
    </w:p>
    <w:p w14:paraId="2F48628F" w14:textId="7777777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Pr>
          <w:noProof/>
        </w:rPr>
        <w:t>324</w:t>
      </w:r>
      <w:r w:rsidRPr="005E37D0">
        <w:fldChar w:fldCharType="end"/>
      </w:r>
    </w:p>
    <w:p w14:paraId="06F9D654" w14:textId="77777777"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Pr>
          <w:noProof/>
        </w:rPr>
        <w:t>328</w:t>
      </w:r>
      <w:r w:rsidRPr="005E37D0">
        <w:fldChar w:fldCharType="end"/>
      </w:r>
    </w:p>
    <w:p w14:paraId="39A007D8" w14:textId="77777777"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Pr>
          <w:noProof/>
        </w:rPr>
        <w:t>946</w:t>
      </w:r>
      <w:r w:rsidRPr="005E37D0">
        <w:fldChar w:fldCharType="end"/>
      </w:r>
    </w:p>
    <w:p w14:paraId="4B59AD34" w14:textId="77777777"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Pr>
          <w:noProof/>
        </w:rPr>
        <w:t>466</w:t>
      </w:r>
      <w:r w:rsidRPr="005E37D0">
        <w:fldChar w:fldCharType="end"/>
      </w:r>
    </w:p>
    <w:p w14:paraId="4A568586" w14:textId="77777777"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Pr>
          <w:noProof/>
        </w:rPr>
        <w:t>468</w:t>
      </w:r>
      <w:r w:rsidRPr="005E37D0">
        <w:fldChar w:fldCharType="end"/>
      </w:r>
    </w:p>
    <w:p w14:paraId="744D3327" w14:textId="77777777"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Pr>
          <w:noProof/>
        </w:rPr>
        <w:t>992</w:t>
      </w:r>
      <w:r w:rsidRPr="005E37D0">
        <w:fldChar w:fldCharType="end"/>
      </w:r>
    </w:p>
    <w:p w14:paraId="50B05854" w14:textId="77777777"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Pr>
          <w:noProof/>
        </w:rPr>
        <w:t>478</w:t>
      </w:r>
      <w:r w:rsidRPr="005E37D0">
        <w:fldChar w:fldCharType="end"/>
      </w:r>
    </w:p>
    <w:p w14:paraId="18395D6B" w14:textId="77777777"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Pr>
          <w:noProof/>
        </w:rPr>
        <w:t>480</w:t>
      </w:r>
      <w:r w:rsidRPr="005E37D0">
        <w:fldChar w:fldCharType="end"/>
      </w:r>
    </w:p>
    <w:p w14:paraId="6BC18F9C" w14:textId="77777777"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Pr>
          <w:noProof/>
        </w:rPr>
        <w:t>997</w:t>
      </w:r>
      <w:r w:rsidRPr="005E37D0">
        <w:fldChar w:fldCharType="end"/>
      </w:r>
    </w:p>
    <w:p w14:paraId="7BAF4748" w14:textId="77777777"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Pr>
          <w:noProof/>
        </w:rPr>
        <w:t>950</w:t>
      </w:r>
      <w:r w:rsidRPr="005E37D0">
        <w:fldChar w:fldCharType="end"/>
      </w:r>
    </w:p>
    <w:p w14:paraId="0E4E9FDA" w14:textId="77777777"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Pr>
          <w:noProof/>
        </w:rPr>
        <w:t>349</w:t>
      </w:r>
      <w:r w:rsidRPr="005E37D0">
        <w:fldChar w:fldCharType="end"/>
      </w:r>
    </w:p>
    <w:p w14:paraId="79572A0F" w14:textId="77777777"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Pr>
          <w:noProof/>
        </w:rPr>
        <w:t>360</w:t>
      </w:r>
      <w:r w:rsidRPr="005E37D0">
        <w:fldChar w:fldCharType="end"/>
      </w:r>
    </w:p>
    <w:p w14:paraId="1FF586AD" w14:textId="77777777"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Pr>
          <w:noProof/>
        </w:rPr>
        <w:t>954</w:t>
      </w:r>
      <w:r w:rsidRPr="005E37D0">
        <w:fldChar w:fldCharType="end"/>
      </w:r>
    </w:p>
    <w:p w14:paraId="293C4CD4" w14:textId="77777777"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Pr>
          <w:noProof/>
        </w:rPr>
        <w:t>365</w:t>
      </w:r>
      <w:r w:rsidRPr="005E37D0">
        <w:fldChar w:fldCharType="end"/>
      </w:r>
    </w:p>
    <w:p w14:paraId="095C1A6A" w14:textId="77777777"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Pr>
          <w:noProof/>
        </w:rPr>
        <w:t>366</w:t>
      </w:r>
      <w:r w:rsidRPr="005E37D0">
        <w:fldChar w:fldCharType="end"/>
      </w:r>
    </w:p>
    <w:p w14:paraId="2D6E0D3B" w14:textId="77777777"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Pr>
          <w:noProof/>
        </w:rPr>
        <w:t>384</w:t>
      </w:r>
      <w:r w:rsidRPr="005E37D0">
        <w:fldChar w:fldCharType="end"/>
      </w:r>
    </w:p>
    <w:p w14:paraId="71FE572A" w14:textId="77777777"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Pr>
          <w:noProof/>
        </w:rPr>
        <w:t>493</w:t>
      </w:r>
      <w:r w:rsidRPr="005E37D0">
        <w:fldChar w:fldCharType="end"/>
      </w:r>
    </w:p>
    <w:p w14:paraId="4562D214" w14:textId="77777777"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Pr>
          <w:noProof/>
        </w:rPr>
        <w:t>495</w:t>
      </w:r>
      <w:r w:rsidRPr="005E37D0">
        <w:fldChar w:fldCharType="end"/>
      </w:r>
    </w:p>
    <w:p w14:paraId="7B2231CA" w14:textId="77777777"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Pr>
          <w:noProof/>
        </w:rPr>
        <w:t>1005</w:t>
      </w:r>
      <w:r w:rsidRPr="005E37D0">
        <w:fldChar w:fldCharType="end"/>
      </w:r>
    </w:p>
    <w:p w14:paraId="69DCFB21" w14:textId="77777777"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Pr>
          <w:noProof/>
        </w:rPr>
        <w:t>502</w:t>
      </w:r>
      <w:r w:rsidRPr="005E37D0">
        <w:fldChar w:fldCharType="end"/>
      </w:r>
    </w:p>
    <w:p w14:paraId="5D9B1ECB" w14:textId="77777777"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Pr>
          <w:noProof/>
        </w:rPr>
        <w:t>507</w:t>
      </w:r>
      <w:r w:rsidRPr="005E37D0">
        <w:fldChar w:fldCharType="end"/>
      </w:r>
    </w:p>
    <w:p w14:paraId="22F92A9D" w14:textId="77777777"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Pr>
          <w:noProof/>
        </w:rPr>
        <w:t>1010</w:t>
      </w:r>
      <w:r w:rsidRPr="005E37D0">
        <w:fldChar w:fldCharType="end"/>
      </w:r>
    </w:p>
    <w:p w14:paraId="4BE48CD8" w14:textId="77777777"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Pr>
          <w:noProof/>
        </w:rPr>
        <w:t>1015</w:t>
      </w:r>
      <w:r w:rsidRPr="005E37D0">
        <w:fldChar w:fldCharType="end"/>
      </w:r>
    </w:p>
    <w:p w14:paraId="19FC2312" w14:textId="77777777"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Pr>
          <w:noProof/>
        </w:rPr>
        <w:t>1017</w:t>
      </w:r>
      <w:r w:rsidRPr="005E37D0">
        <w:fldChar w:fldCharType="end"/>
      </w:r>
    </w:p>
    <w:p w14:paraId="78DA32E4" w14:textId="77777777"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Pr>
          <w:noProof/>
        </w:rPr>
        <w:t>517</w:t>
      </w:r>
      <w:r w:rsidRPr="005E37D0">
        <w:fldChar w:fldCharType="end"/>
      </w:r>
    </w:p>
    <w:p w14:paraId="65DF4E5C" w14:textId="77777777"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Pr>
          <w:noProof/>
        </w:rPr>
        <w:t>387</w:t>
      </w:r>
      <w:r w:rsidRPr="005E37D0">
        <w:fldChar w:fldCharType="end"/>
      </w:r>
    </w:p>
    <w:p w14:paraId="42CE113D" w14:textId="77777777"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Pr>
          <w:noProof/>
        </w:rPr>
        <w:t>397</w:t>
      </w:r>
      <w:r w:rsidRPr="005E37D0">
        <w:fldChar w:fldCharType="end"/>
      </w:r>
    </w:p>
    <w:p w14:paraId="767827A0" w14:textId="77777777"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Pr>
          <w:noProof/>
        </w:rPr>
        <w:t>959</w:t>
      </w:r>
      <w:r w:rsidRPr="005E37D0">
        <w:fldChar w:fldCharType="end"/>
      </w:r>
    </w:p>
    <w:p w14:paraId="7A95167D" w14:textId="77777777"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Pr>
          <w:noProof/>
        </w:rPr>
        <w:t>403</w:t>
      </w:r>
      <w:r w:rsidRPr="005E37D0">
        <w:fldChar w:fldCharType="end"/>
      </w:r>
    </w:p>
    <w:p w14:paraId="448CB2DE" w14:textId="77777777"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Pr>
          <w:noProof/>
        </w:rPr>
        <w:t>967</w:t>
      </w:r>
      <w:r w:rsidRPr="005E37D0">
        <w:fldChar w:fldCharType="end"/>
      </w:r>
    </w:p>
    <w:p w14:paraId="64B6D96B" w14:textId="77777777"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Pr>
          <w:noProof/>
        </w:rPr>
        <w:t>436</w:t>
      </w:r>
      <w:r w:rsidRPr="005E37D0">
        <w:fldChar w:fldCharType="end"/>
      </w:r>
    </w:p>
    <w:p w14:paraId="55BFD7DA" w14:textId="77777777"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Pr>
          <w:noProof/>
        </w:rPr>
        <w:t>55</w:t>
      </w:r>
      <w:r w:rsidRPr="005E37D0">
        <w:fldChar w:fldCharType="end"/>
      </w:r>
    </w:p>
    <w:p w14:paraId="3BC8BB4F" w14:textId="77777777"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Pr>
          <w:noProof/>
        </w:rPr>
        <w:t>6</w:t>
      </w:r>
      <w:r w:rsidRPr="005E37D0">
        <w:fldChar w:fldCharType="end"/>
      </w:r>
    </w:p>
    <w:p w14:paraId="1EC69BDE" w14:textId="77777777" w:rsidR="00E60591" w:rsidRDefault="00E60591" w:rsidP="00E60591">
      <w:pPr>
        <w:pStyle w:val="Heading3"/>
      </w:pPr>
      <w:bookmarkStart w:id="1109" w:name="_Ref452619392"/>
      <w:bookmarkStart w:id="1110" w:name="_Toc479145647"/>
      <w:r>
        <w:lastRenderedPageBreak/>
        <w:t>The December or Koiak Canticle</w:t>
      </w:r>
      <w:bookmarkEnd w:id="1109"/>
      <w:bookmarkEnd w:id="1110"/>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1"/>
      <w:r>
        <w:t>102</w:t>
      </w:r>
      <w:commentRangeEnd w:id="1111"/>
      <w:r>
        <w:rPr>
          <w:rStyle w:val="CommentReference"/>
          <w:rFonts w:eastAsiaTheme="minorHAnsi" w:cstheme="minorBidi"/>
          <w:color w:val="auto"/>
          <w:lang w:val="en-CA"/>
        </w:rPr>
        <w:commentReference w:id="1111"/>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2" w:name="_Ref452619413"/>
      <w:bookmarkStart w:id="1113" w:name="_Toc479145648"/>
      <w:r>
        <w:t>Psali Before the First Canticle (Agios O Theos)</w:t>
      </w:r>
      <w:bookmarkEnd w:id="1112"/>
      <w:bookmarkEnd w:id="11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4" w:name="_Ref452619578"/>
      <w:bookmarkStart w:id="1115" w:name="_Toc479145649"/>
      <w:r>
        <w:rPr>
          <w:sz w:val="24"/>
        </w:rPr>
        <w:lastRenderedPageBreak/>
        <w:t>Psali Adam After the First Canticle</w:t>
      </w:r>
      <w:bookmarkEnd w:id="1114"/>
      <w:bookmarkEnd w:id="11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6" w:name="_Ref452619819"/>
      <w:bookmarkStart w:id="1117" w:name="_Toc479145650"/>
      <w:r>
        <w:rPr>
          <w:sz w:val="24"/>
        </w:rPr>
        <w:t>Psali Adam On (Before) the Second Canticle</w:t>
      </w:r>
      <w:bookmarkEnd w:id="1116"/>
      <w:bookmarkEnd w:id="1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18" w:name="_Ref435645565"/>
      <w:bookmarkStart w:id="1119" w:name="_Toc479145651"/>
      <w:r>
        <w:rPr>
          <w:sz w:val="24"/>
        </w:rPr>
        <w:t>Psali Adam After the</w:t>
      </w:r>
      <w:r>
        <w:t xml:space="preserve"> Second Cantilce</w:t>
      </w:r>
      <w:bookmarkEnd w:id="1118"/>
      <w:bookmarkEnd w:id="1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0" w:name="_Ref452620167"/>
      <w:bookmarkStart w:id="1121" w:name="_Toc479145652"/>
      <w:bookmarkStart w:id="1122" w:name="_Ref435645593"/>
      <w:r>
        <w:t>The Psali Adam On (Before) the Third Canticle</w:t>
      </w:r>
      <w:bookmarkEnd w:id="1120"/>
      <w:bookmarkEnd w:id="1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3" w:name="_Ref452620325"/>
      <w:bookmarkStart w:id="1124" w:name="_Toc479145653"/>
      <w:r>
        <w:t>Psali Batos</w:t>
      </w:r>
      <w:r>
        <w:rPr>
          <w:lang w:val="en-US"/>
        </w:rPr>
        <w:t xml:space="preserve"> On (After) the Third Canticle</w:t>
      </w:r>
      <w:bookmarkEnd w:id="1122"/>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5" w:name="_Ref452620881"/>
      <w:bookmarkStart w:id="1126" w:name="_Toc479145654"/>
      <w:r>
        <w:lastRenderedPageBreak/>
        <w:t>Hymn on the Sunday Psali</w:t>
      </w:r>
      <w:bookmarkEnd w:id="1125"/>
      <w:bookmarkEnd w:id="1126"/>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7" w:name="_Ref452620856"/>
      <w:bookmarkStart w:id="1128" w:name="_Toc479145655"/>
      <w:r>
        <w:t>Interpretation on (After) the Sunday Theotokia Part 1</w:t>
      </w:r>
      <w:bookmarkEnd w:id="1127"/>
      <w:bookmarkEnd w:id="1128"/>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29" w:name="_Toc479145656"/>
      <w:r>
        <w:t>Interpretation on (After) the Sunday Theotokia Part 2</w:t>
      </w:r>
      <w:bookmarkEnd w:id="1129"/>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0" w:name="_Toc479145657"/>
      <w:r>
        <w:t>Interpretation on (After) the Sunday Theotokia Part 3</w:t>
      </w:r>
      <w:bookmarkEnd w:id="1130"/>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1" w:name="_Toc479145658"/>
      <w:r>
        <w:t>Interpretation on (After) the Sunday Theotokia Part 4</w:t>
      </w:r>
      <w:bookmarkEnd w:id="1131"/>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2" w:name="_Toc479145659"/>
      <w:r>
        <w:t>Interpretation on (After) the Sunday Theotokia Part 5</w:t>
      </w:r>
      <w:bookmarkEnd w:id="1132"/>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3" w:name="_Toc479145660"/>
      <w:r>
        <w:lastRenderedPageBreak/>
        <w:t>Interpretation on (After) the Sunday Theotokia Part 6</w:t>
      </w:r>
      <w:bookmarkEnd w:id="1133"/>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4" w:name="_Toc479145661"/>
      <w:r>
        <w:t>Interpretation on (After) the Sunday Theotokia Part 7 (modern)</w:t>
      </w:r>
      <w:bookmarkEnd w:id="1134"/>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5" w:name="_Ref452619669"/>
      <w:bookmarkStart w:id="1136" w:name="_Toc479145662"/>
      <w:r>
        <w:t>Hymn on the Monday Theotokia</w:t>
      </w:r>
      <w:bookmarkEnd w:id="1135"/>
      <w:bookmarkEnd w:id="1136"/>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7" w:name="_Ref452619779"/>
      <w:bookmarkStart w:id="1138" w:name="_Toc479145663"/>
      <w:r>
        <w:t>Hymn on the Tuesday Theotokia</w:t>
      </w:r>
      <w:bookmarkEnd w:id="1137"/>
      <w:bookmarkEnd w:id="1138"/>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39" w:name="_Ref452620017"/>
      <w:bookmarkStart w:id="1140" w:name="_Toc479145664"/>
      <w:r>
        <w:t>Hymn on the Wednesday Theotokia</w:t>
      </w:r>
      <w:bookmarkEnd w:id="1139"/>
      <w:bookmarkEnd w:id="1140"/>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1" w:name="_Ref435645467"/>
      <w:bookmarkStart w:id="1142" w:name="_Toc479145665"/>
      <w:r>
        <w:t>Hymn on the Thursday Theotokia (The Fiery Bush)</w:t>
      </w:r>
      <w:bookmarkEnd w:id="1141"/>
      <w:bookmarkEnd w:id="1142"/>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3" w:name="_Ref452620495"/>
      <w:bookmarkStart w:id="1144" w:name="_Toc479145666"/>
      <w:r>
        <w:lastRenderedPageBreak/>
        <w:t>Hymn on the Friday Theotokia</w:t>
      </w:r>
      <w:bookmarkEnd w:id="1143"/>
      <w:bookmarkEnd w:id="1144"/>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5" w:name="_Ref452620614"/>
      <w:bookmarkStart w:id="1146" w:name="_Toc479145667"/>
      <w:r>
        <w:lastRenderedPageBreak/>
        <w:t>Hymn on the Saturday Theotokia</w:t>
      </w:r>
      <w:bookmarkEnd w:id="1145"/>
      <w:bookmarkEnd w:id="1146"/>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7" w:name="_Ref452620695"/>
      <w:bookmarkStart w:id="1148" w:name="_Toc479145668"/>
      <w:r>
        <w:t>The First Batos Lobsh</w:t>
      </w:r>
      <w:bookmarkEnd w:id="1147"/>
      <w:bookmarkEnd w:id="1148"/>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49" w:name="_Ref452620704"/>
      <w:bookmarkStart w:id="1150" w:name="_Toc479145669"/>
      <w:r>
        <w:t>The Second Batos Lobsh</w:t>
      </w:r>
      <w:bookmarkEnd w:id="1149"/>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r>
        <w:lastRenderedPageBreak/>
        <w:t>Hymns for Paschaltide</w:t>
      </w:r>
    </w:p>
    <w:p w14:paraId="2C608A8F" w14:textId="77777777" w:rsidR="00E60591" w:rsidRDefault="00E60591" w:rsidP="00E60591">
      <w:pPr>
        <w:pStyle w:val="Heading4"/>
      </w:pPr>
      <w:bookmarkStart w:id="1151" w:name="_Ref479160157"/>
      <w:bookmarkStart w:id="1152" w:name="_Ref479145548"/>
      <w:r>
        <w:t>The Paschal Canticle</w:t>
      </w:r>
      <w:bookmarkEnd w:id="1151"/>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3" w:name="_Ref479318422"/>
      <w:r>
        <w:lastRenderedPageBreak/>
        <w:t>Psali Batos After the Second Canticle</w:t>
      </w:r>
      <w:bookmarkEnd w:id="1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4" w:name="_Ref479318514"/>
      <w:r>
        <w:lastRenderedPageBreak/>
        <w:t>Psali Adam After the Third Canticle</w:t>
      </w:r>
      <w:bookmarkEnd w:id="1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5" w:name="_Ref482774011"/>
      <w:r>
        <w:t>Psali Adam After the Fourth Canticle</w:t>
      </w:r>
      <w:bookmarkEnd w:id="1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r>
        <w:lastRenderedPageBreak/>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56"/>
      <w:r>
        <w:t>Morning</w:t>
      </w:r>
      <w:commentRangeEnd w:id="1156"/>
      <w:r>
        <w:rPr>
          <w:rStyle w:val="CommentReference"/>
          <w:rFonts w:eastAsiaTheme="minorHAnsi" w:cstheme="minorBidi"/>
          <w:b w:val="0"/>
          <w:bCs w:val="0"/>
        </w:rPr>
        <w:commentReference w:id="115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57" w:name="ThanksgivingIncense"/>
      <w:r>
        <w:lastRenderedPageBreak/>
        <w:t>The Prayer of Thanksgiving</w:t>
      </w:r>
    </w:p>
    <w:bookmarkEnd w:id="115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58" w:name="_Ref435789344"/>
      <w:bookmarkStart w:id="1159" w:name="VersesCymbals"/>
      <w:r>
        <w:t>The Verses of the Cymbals</w:t>
      </w:r>
      <w:bookmarkEnd w:id="1158"/>
    </w:p>
    <w:bookmarkEnd w:id="115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0"/>
            <w:r w:rsidRPr="007425E1">
              <w:t xml:space="preserve">May </w:t>
            </w:r>
            <w:commentRangeEnd w:id="1160"/>
            <w:r>
              <w:rPr>
                <w:rStyle w:val="CommentReference"/>
                <w:rFonts w:eastAsiaTheme="minorHAnsi" w:cstheme="minorBidi"/>
                <w:color w:val="auto"/>
                <w:lang w:val="en-CA"/>
              </w:rPr>
              <w:commentReference w:id="116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61" w:name="PrayerDeparted"/>
      <w:r>
        <w:t>The Prayer for the Departed</w:t>
      </w:r>
    </w:p>
    <w:bookmarkEnd w:id="116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62"/>
      <w:r>
        <w:t xml:space="preserve"> </w:t>
      </w:r>
      <w:commentRangeEnd w:id="1162"/>
      <w:r>
        <w:rPr>
          <w:rStyle w:val="CommentReference"/>
          <w:lang w:val="en-CA"/>
        </w:rPr>
        <w:commentReference w:id="1162"/>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63"/>
      <w:r>
        <w:t xml:space="preserve"> </w:t>
      </w:r>
      <w:commentRangeEnd w:id="1163"/>
      <w:r>
        <w:rPr>
          <w:rStyle w:val="CommentReference"/>
          <w:lang w:val="en-CA"/>
        </w:rPr>
        <w:commentReference w:id="1163"/>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64"/>
      <w:r>
        <w:t>You</w:t>
      </w:r>
      <w:commentRangeEnd w:id="1164"/>
      <w:r>
        <w:rPr>
          <w:rStyle w:val="CommentReference"/>
          <w:lang w:val="en-CA"/>
        </w:rPr>
        <w:commentReference w:id="116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65" w:name="_Ref435789903"/>
      <w:r>
        <w:rPr>
          <w:lang w:val="en-GB"/>
        </w:rPr>
        <w:lastRenderedPageBreak/>
        <w:t>Graciously Accord</w:t>
      </w:r>
      <w:bookmarkEnd w:id="116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66" w:name="_Ref435789927"/>
      <w:bookmarkStart w:id="116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68"/>
      <w:r>
        <w:rPr>
          <w:lang w:val="en-GB"/>
        </w:rPr>
        <w:t xml:space="preserve">to </w:t>
      </w:r>
      <w:commentRangeEnd w:id="1168"/>
      <w:r>
        <w:rPr>
          <w:rStyle w:val="CommentReference"/>
          <w:lang w:val="en-CA"/>
        </w:rPr>
        <w:commentReference w:id="116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69" w:name="_Ref442856274"/>
      <w:r>
        <w:t>The Gloria</w:t>
      </w:r>
      <w:bookmarkEnd w:id="1166"/>
      <w:bookmarkEnd w:id="116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0" w:name="_Ref435789969"/>
      <w:bookmarkEnd w:id="116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71" w:name="_Ref442856358"/>
      <w:r>
        <w:t>The Trisagion</w:t>
      </w:r>
      <w:bookmarkEnd w:id="1170"/>
      <w:bookmarkEnd w:id="117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72" w:name="_Ref442856453"/>
      <w:r>
        <w:t>Hail to You</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73" w:name="_Ref434477171"/>
      <w:r>
        <w:t>The Introduction to the Doxologies</w:t>
      </w:r>
      <w:bookmarkEnd w:id="117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74" w:name="_Ref435799700"/>
      <w:r>
        <w:lastRenderedPageBreak/>
        <w:t>The Doxologies</w:t>
      </w:r>
      <w:bookmarkEnd w:id="117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75" w:name="_Ref434487836"/>
      <w:r>
        <w:t>The Evening Doxology of the Virgin</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76" w:name="_Ref434487846"/>
      <w:r>
        <w:t>The Morning Doxology of the Virgin</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77"/>
            <w:r>
              <w:t xml:space="preserve">declared </w:t>
            </w:r>
            <w:commentRangeEnd w:id="1177"/>
            <w:r>
              <w:rPr>
                <w:rStyle w:val="CommentReference"/>
                <w:rFonts w:ascii="Times New Roman" w:eastAsiaTheme="minorHAnsi" w:hAnsi="Times New Roman" w:cstheme="minorBidi"/>
                <w:color w:val="auto"/>
              </w:rPr>
              <w:commentReference w:id="117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78"/>
            <w:r>
              <w:t xml:space="preserve">Good New </w:t>
            </w:r>
            <w:commentRangeEnd w:id="1178"/>
            <w:r>
              <w:rPr>
                <w:rStyle w:val="CommentReference"/>
                <w:rFonts w:ascii="Times New Roman" w:eastAsiaTheme="minorHAnsi" w:hAnsi="Times New Roman" w:cstheme="minorBidi"/>
                <w:color w:val="auto"/>
              </w:rPr>
              <w:commentReference w:id="117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79"/>
            <w:r>
              <w:t>Be our advocate</w:t>
            </w:r>
            <w:commentRangeEnd w:id="1179"/>
            <w:r>
              <w:rPr>
                <w:rStyle w:val="CommentReference"/>
                <w:rFonts w:ascii="Times New Roman" w:eastAsiaTheme="minorHAnsi" w:hAnsi="Times New Roman" w:cstheme="minorBidi"/>
                <w:color w:val="auto"/>
              </w:rPr>
              <w:commentReference w:id="117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0"/>
            <w:r>
              <w:t>Mary</w:t>
            </w:r>
            <w:commentRangeEnd w:id="1180"/>
            <w:r>
              <w:rPr>
                <w:rStyle w:val="CommentReference"/>
                <w:rFonts w:ascii="Times New Roman" w:eastAsiaTheme="minorHAnsi" w:hAnsi="Times New Roman" w:cstheme="minorBidi"/>
                <w:color w:val="auto"/>
              </w:rPr>
              <w:commentReference w:id="118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81" w:name="_Ref435799710"/>
      <w:r>
        <w:lastRenderedPageBreak/>
        <w:t>The Orthodox Creed</w:t>
      </w:r>
      <w:bookmarkEnd w:id="118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82" w:name="_Ref442856751"/>
      <w:r>
        <w:t>God Have mercy upon us</w:t>
      </w:r>
      <w:bookmarkEnd w:id="118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83"/>
      <w:r>
        <w:t>God</w:t>
      </w:r>
      <w:commentRangeEnd w:id="1183"/>
      <w:r>
        <w:rPr>
          <w:rStyle w:val="CommentReference"/>
          <w:lang w:val="en-CA"/>
        </w:rPr>
        <w:commentReference w:id="118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84" w:name="_Ref442856856"/>
      <w:r>
        <w:lastRenderedPageBreak/>
        <w:t>The Prayer for the Gospel</w:t>
      </w:r>
      <w:bookmarkEnd w:id="118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85" w:name="_Ref442870575"/>
      <w:r>
        <w:t>The Gospel Response</w:t>
      </w:r>
      <w:bookmarkEnd w:id="118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86" w:name="_Ref442870289"/>
      <w:r>
        <w:t>The Absolutions</w:t>
      </w:r>
      <w:bookmarkEnd w:id="118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87" w:name="_Ref448228543"/>
      <w:bookmarkStart w:id="1188" w:name="_Ref448228546"/>
      <w:bookmarkStart w:id="1189" w:name="_Ref448471804"/>
      <w:bookmarkStart w:id="1190" w:name="_Toc481478302"/>
      <w:r>
        <w:lastRenderedPageBreak/>
        <w:t>The Book of Psalis and Doxologies</w:t>
      </w:r>
      <w:bookmarkEnd w:id="224"/>
      <w:bookmarkEnd w:id="225"/>
      <w:bookmarkEnd w:id="226"/>
      <w:bookmarkEnd w:id="1187"/>
      <w:bookmarkEnd w:id="1188"/>
      <w:bookmarkEnd w:id="1189"/>
      <w:bookmarkEnd w:id="1190"/>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91" w:name="_Toc481478303"/>
      <w:bookmarkStart w:id="1192" w:name="_Toc410196197"/>
      <w:bookmarkStart w:id="1193" w:name="_Toc410196439"/>
      <w:bookmarkStart w:id="1194" w:name="_Toc410196941"/>
      <w:r>
        <w:lastRenderedPageBreak/>
        <w:t>General and Common Doxologies</w:t>
      </w:r>
      <w:bookmarkEnd w:id="1191"/>
    </w:p>
    <w:p w14:paraId="1B082926" w14:textId="77777777" w:rsidR="009C13E9" w:rsidRDefault="009C13E9" w:rsidP="009C13E9">
      <w:pPr>
        <w:pStyle w:val="Heading3"/>
      </w:pPr>
      <w:bookmarkStart w:id="1195" w:name="_Ref434488390"/>
      <w:r>
        <w:t>The Doxology of the Heavenly</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96"/>
            <w:r>
              <w:t>The great and holy luminaries,</w:t>
            </w:r>
            <w:commentRangeEnd w:id="1196"/>
            <w:r>
              <w:rPr>
                <w:rStyle w:val="CommentReference"/>
                <w:rFonts w:ascii="Times New Roman" w:hAnsi="Times New Roman"/>
              </w:rPr>
              <w:commentReference w:id="119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9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97"/>
            <w:r>
              <w:rPr>
                <w:rStyle w:val="CommentReference"/>
                <w:rFonts w:ascii="Times New Roman" w:hAnsi="Times New Roman"/>
              </w:rPr>
              <w:commentReference w:id="119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98"/>
            <w:r w:rsidRPr="00602B0F">
              <w:t xml:space="preserve">O Lord, </w:t>
            </w:r>
            <w:commentRangeEnd w:id="1198"/>
            <w:r>
              <w:rPr>
                <w:rStyle w:val="CommentReference"/>
                <w:rFonts w:ascii="Times New Roman" w:hAnsi="Times New Roman"/>
              </w:rPr>
              <w:commentReference w:id="119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99" w:name="_Ref434488524"/>
      <w:r>
        <w:t>The Doxology of St. John the Baptist</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00" w:name="_Ref434488546"/>
      <w:r>
        <w:t>Another Doxology of St. John the Baptist</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01" w:name="_Ref434488644"/>
      <w:r>
        <w:lastRenderedPageBreak/>
        <w:t>A Doxology for the Apostles</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02"/>
            <w:r>
              <w:t xml:space="preserve">called </w:t>
            </w:r>
            <w:commentRangeEnd w:id="1202"/>
            <w:r>
              <w:rPr>
                <w:rStyle w:val="CommentReference"/>
                <w:rFonts w:ascii="Times New Roman" w:eastAsiaTheme="minorHAnsi" w:hAnsi="Times New Roman" w:cstheme="minorBidi"/>
                <w:color w:val="auto"/>
              </w:rPr>
              <w:commentReference w:id="120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03"/>
            <w:r>
              <w:t>Who loved him greatly.</w:t>
            </w:r>
            <w:commentRangeEnd w:id="1203"/>
            <w:r>
              <w:rPr>
                <w:rStyle w:val="CommentReference"/>
                <w:rFonts w:ascii="Times New Roman" w:eastAsiaTheme="minorHAnsi" w:hAnsi="Times New Roman" w:cstheme="minorBidi"/>
                <w:color w:val="auto"/>
              </w:rPr>
              <w:commentReference w:id="120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04" w:name="_Ref434488657"/>
      <w:r>
        <w:t>Another Doxology for the Apostles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05"/>
            <w:r>
              <w:t xml:space="preserve">Our </w:t>
            </w:r>
            <w:commentRangeEnd w:id="1205"/>
            <w:r>
              <w:rPr>
                <w:rStyle w:val="CommentReference"/>
                <w:rFonts w:ascii="Times New Roman" w:eastAsiaTheme="minorHAnsi" w:hAnsi="Times New Roman" w:cstheme="minorBidi"/>
                <w:color w:val="auto"/>
              </w:rPr>
              <w:commentReference w:id="120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06"/>
            <w:r>
              <w:t xml:space="preserve">And </w:t>
            </w:r>
            <w:commentRangeEnd w:id="1206"/>
            <w:r>
              <w:rPr>
                <w:rStyle w:val="CommentReference"/>
                <w:rFonts w:ascii="Times New Roman" w:eastAsiaTheme="minorHAnsi" w:hAnsi="Times New Roman" w:cstheme="minorBidi"/>
                <w:color w:val="auto"/>
              </w:rPr>
              <w:commentReference w:id="120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07"/>
            <w:r>
              <w:t>And was numbered with</w:t>
            </w:r>
          </w:p>
          <w:p w14:paraId="5527B3A6" w14:textId="77777777" w:rsidR="004C7F73" w:rsidRDefault="004C7F73" w:rsidP="004C7F73">
            <w:pPr>
              <w:pStyle w:val="EngHangEnd"/>
            </w:pPr>
            <w:r>
              <w:t>The rest of the Apostles.</w:t>
            </w:r>
            <w:commentRangeEnd w:id="1207"/>
            <w:r>
              <w:rPr>
                <w:rStyle w:val="CommentReference"/>
                <w:rFonts w:ascii="Times New Roman" w:eastAsiaTheme="minorHAnsi" w:hAnsi="Times New Roman" w:cstheme="minorBidi"/>
                <w:color w:val="auto"/>
              </w:rPr>
              <w:commentReference w:id="120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08"/>
            <w:r>
              <w:t xml:space="preserve">sound </w:t>
            </w:r>
            <w:commentRangeEnd w:id="1208"/>
            <w:r>
              <w:rPr>
                <w:rStyle w:val="CommentReference"/>
                <w:rFonts w:ascii="Times New Roman" w:eastAsiaTheme="minorHAnsi" w:hAnsi="Times New Roman" w:cstheme="minorBidi"/>
                <w:color w:val="auto"/>
              </w:rPr>
              <w:commentReference w:id="120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09" w:name="_Ref434488814"/>
      <w:r>
        <w:t>The Doxology of St. Mark</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10" w:name="_Ref434488992"/>
      <w:r>
        <w:t>The Doxology of Any Apostle</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1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11"/>
            <w:r>
              <w:rPr>
                <w:rStyle w:val="CommentReference"/>
                <w:rFonts w:ascii="Times New Roman" w:eastAsiaTheme="minorHAnsi" w:hAnsi="Times New Roman" w:cstheme="minorBidi"/>
                <w:color w:val="auto"/>
              </w:rPr>
              <w:commentReference w:id="121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12"/>
            <w:r>
              <w:t>compatriots</w:t>
            </w:r>
            <w:commentRangeEnd w:id="1212"/>
            <w:r>
              <w:rPr>
                <w:rStyle w:val="CommentReference"/>
                <w:rFonts w:ascii="Times New Roman" w:eastAsiaTheme="minorHAnsi" w:hAnsi="Times New Roman" w:cstheme="minorBidi"/>
                <w:color w:val="auto"/>
              </w:rPr>
              <w:commentReference w:id="121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13" w:name="_Ref434489014"/>
      <w:r>
        <w:t>The Doxology of St. Stephen</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14" w:name="_Ref434489170"/>
      <w:r>
        <w:lastRenderedPageBreak/>
        <w:t>The Doxology of St. George</w:t>
      </w:r>
      <w:bookmarkEnd w:id="1214"/>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15" w:name="_Ref434490082"/>
      <w:r>
        <w:lastRenderedPageBreak/>
        <w:t>The Doxology of St. Demiana</w:t>
      </w:r>
      <w:bookmarkEnd w:id="1215"/>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16" w:name="_Ref434489950"/>
      <w:r>
        <w:t>The Doxology of the Martyrs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lastRenderedPageBreak/>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lastRenderedPageBreak/>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17"/>
            <w:r>
              <w:t>Akrash</w:t>
            </w:r>
            <w:commentRangeEnd w:id="1217"/>
            <w:r>
              <w:rPr>
                <w:rStyle w:val="CommentReference"/>
              </w:rPr>
              <w:commentReference w:id="121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18" w:name="_Ref434490311"/>
      <w:r>
        <w:t>The Doxology of St. Anthony and St. Paul</w:t>
      </w:r>
      <w:bookmarkEnd w:id="1218"/>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19"/>
            <w:r w:rsidRPr="004764BD">
              <w:t>give light to</w:t>
            </w:r>
            <w:commentRangeEnd w:id="1219"/>
            <w:r>
              <w:rPr>
                <w:rStyle w:val="CommentReference"/>
                <w:rFonts w:ascii="Times New Roman" w:eastAsiaTheme="minorHAnsi" w:hAnsi="Times New Roman" w:cstheme="minorBidi"/>
                <w:color w:val="auto"/>
              </w:rPr>
              <w:commentReference w:id="121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20" w:name="_Ref434490826"/>
      <w:r>
        <w:t>The Doxology of St. Pishoy and St. Paul of Tammah</w:t>
      </w:r>
      <w:bookmarkEnd w:id="1220"/>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21" w:name="_Ref434492161"/>
      <w:r>
        <w:t>The Doxology of St. Athanasius the Apostolic</w:t>
      </w:r>
      <w:bookmarkEnd w:id="1221"/>
      <w:r w:rsidR="00B52F78">
        <w:rPr>
          <w:rStyle w:val="FootnoteReference"/>
        </w:rPr>
        <w:footnoteReference w:id="979"/>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22" w:name="_Ref434492536"/>
      <w:r>
        <w:t xml:space="preserve">The Doxology of </w:t>
      </w:r>
      <w:r w:rsidR="00231798">
        <w:t>the</w:t>
      </w:r>
      <w:r>
        <w:t xml:space="preserve"> Cross Bearers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23" w:name="_Ref434492645"/>
      <w:r>
        <w:t>The Doxology for a Hierarch Who is Present</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3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33"/>
            <w:r>
              <w:rPr>
                <w:rStyle w:val="CommentReference"/>
                <w:rFonts w:ascii="Times New Roman" w:eastAsiaTheme="minorHAnsi" w:hAnsi="Times New Roman" w:cstheme="minorBidi"/>
                <w:color w:val="auto"/>
              </w:rPr>
              <w:commentReference w:id="123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37" w:name="_Toc481478304"/>
      <w:bookmarkStart w:id="1238" w:name="September"/>
      <w:r>
        <w:lastRenderedPageBreak/>
        <w:t>September</w:t>
      </w:r>
      <w:bookmarkEnd w:id="1192"/>
      <w:bookmarkEnd w:id="1193"/>
      <w:bookmarkEnd w:id="119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3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D27F59">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D27F59">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D27F59">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D27F59">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D27F59">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D27F59">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D27F59">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D27F59">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D27F59">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D27F59">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D27F59">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D27F59">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D27F59">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D27F59">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D27F59">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D27F59">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39" w:name="_Toc410196198"/>
      <w:bookmarkStart w:id="1240" w:name="_Toc410196440"/>
      <w:bookmarkStart w:id="1241" w:name="_Toc410196942"/>
      <w:r>
        <w:br w:type="page"/>
      </w:r>
    </w:p>
    <w:p w14:paraId="3B77A2B2" w14:textId="6F99453D" w:rsidR="00495F1A" w:rsidRDefault="0092592B" w:rsidP="00495F1A">
      <w:pPr>
        <w:pStyle w:val="Heading3"/>
      </w:pPr>
      <w:bookmarkStart w:id="1242" w:name="_Toc459399235"/>
      <w:r>
        <w:lastRenderedPageBreak/>
        <w:t xml:space="preserve">August 29 (30) / Tho-out 1: </w:t>
      </w:r>
      <w:r w:rsidR="00495F1A">
        <w:t>Ecclesiastical New Year: Nairouz</w:t>
      </w:r>
      <w:bookmarkEnd w:id="1239"/>
      <w:bookmarkEnd w:id="1240"/>
      <w:bookmarkEnd w:id="1241"/>
      <w:bookmarkEnd w:id="124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4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44" w:name="_Ref459398951"/>
      <w:r>
        <w:t>The Doxolog</w:t>
      </w:r>
      <w:r w:rsidR="00E21EA3">
        <w:t>y for Ecclesiastical New Year</w:t>
      </w:r>
      <w:bookmarkEnd w:id="1243"/>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45"/>
            <w:r>
              <w:t xml:space="preserve">wiles </w:t>
            </w:r>
            <w:commentRangeEnd w:id="1245"/>
            <w:r>
              <w:rPr>
                <w:rStyle w:val="CommentReference"/>
                <w:rFonts w:ascii="Times New Roman" w:eastAsiaTheme="minorHAnsi" w:hAnsi="Times New Roman" w:cstheme="minorBidi"/>
                <w:color w:val="auto"/>
              </w:rPr>
              <w:commentReference w:id="124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46" w:name="_Ref434473482"/>
      <w:r>
        <w:t>The Psali Adam</w:t>
      </w:r>
      <w:r w:rsidR="00B411C9">
        <w:t xml:space="preserve"> for the Ecclesiastical New Year</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47"/>
            <w:r>
              <w:t xml:space="preserve">Ϯⲛⲁⲟⲩⲱϣⲧ </w:t>
            </w:r>
            <w:commentRangeEnd w:id="1247"/>
            <w:r>
              <w:rPr>
                <w:rStyle w:val="CommentReference"/>
                <w:rFonts w:ascii="Times New Roman" w:hAnsi="Times New Roman"/>
              </w:rPr>
              <w:commentReference w:id="124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48"/>
            <w:r>
              <w:t>reign</w:t>
            </w:r>
            <w:commentRangeEnd w:id="1248"/>
            <w:r>
              <w:rPr>
                <w:rStyle w:val="CommentReference"/>
              </w:rPr>
              <w:commentReference w:id="124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49" w:name="_Ref434473530"/>
      <w:r>
        <w:t xml:space="preserve">The Psali </w:t>
      </w:r>
      <w:r w:rsidR="004E71A7">
        <w:t>Batos for the Ecclesiastical New Year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50"/>
            <w:r>
              <w:t xml:space="preserve">be </w:t>
            </w:r>
            <w:commentRangeEnd w:id="1250"/>
            <w:r>
              <w:rPr>
                <w:rStyle w:val="CommentReference"/>
              </w:rPr>
              <w:commentReference w:id="125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51"/>
            <w:r>
              <w:t xml:space="preserve">Ⲁⲙⲱⲛⲓ </w:t>
            </w:r>
            <w:commentRangeEnd w:id="1251"/>
            <w:r>
              <w:rPr>
                <w:rStyle w:val="CommentReference"/>
                <w:rFonts w:ascii="Times New Roman" w:hAnsi="Times New Roman"/>
              </w:rPr>
              <w:commentReference w:id="125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52"/>
            <w:r>
              <w:t xml:space="preserve">the </w:t>
            </w:r>
            <w:commentRangeEnd w:id="1252"/>
            <w:r>
              <w:rPr>
                <w:rStyle w:val="CommentReference"/>
              </w:rPr>
              <w:commentReference w:id="125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53"/>
            <w:r>
              <w:t xml:space="preserve">entreat </w:t>
            </w:r>
            <w:commentRangeEnd w:id="1253"/>
            <w:r>
              <w:rPr>
                <w:rStyle w:val="CommentReference"/>
              </w:rPr>
              <w:commentReference w:id="125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54" w:name="_Toc459399236"/>
      <w:r>
        <w:t xml:space="preserve">August 29 (30) / Tho-out 1: </w:t>
      </w:r>
      <w:r w:rsidRPr="00646349">
        <w:t xml:space="preserve">Also </w:t>
      </w:r>
      <w:r>
        <w:t>the Martyrdom of St. Bartholomew the Apostle</w:t>
      </w:r>
      <w:bookmarkEnd w:id="1254"/>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55" w:name="_Toc459399237"/>
      <w:r>
        <w:t xml:space="preserve">August 30 (31) / Tho-out 2: </w:t>
      </w:r>
      <w:r w:rsidR="005242D1">
        <w:t xml:space="preserve">Martyrdom of </w:t>
      </w:r>
      <w:r>
        <w:t>St. John the Baptist</w:t>
      </w:r>
      <w:bookmarkEnd w:id="1255"/>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56" w:name="_Toc459399238"/>
      <w:r>
        <w:t>September 1 (2) / Tho-out 4: St. Verena</w:t>
      </w:r>
      <w:bookmarkEnd w:id="1256"/>
    </w:p>
    <w:p w14:paraId="593C8957" w14:textId="505B2827" w:rsidR="00DB5470" w:rsidRDefault="00296539" w:rsidP="00DB5470">
      <w:pPr>
        <w:pStyle w:val="Heading4"/>
      </w:pPr>
      <w:bookmarkStart w:id="125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58" w:name="_Ref459401476"/>
      <w:r>
        <w:t>The Doxology</w:t>
      </w:r>
      <w:r w:rsidR="00B46E6E">
        <w:t xml:space="preserve"> for St. Verena</w:t>
      </w:r>
      <w:bookmarkEnd w:id="1257"/>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59" w:name="_Toc459399239"/>
      <w:r>
        <w:t>September 3 (4) / Tho-out 6: St. Phoebe the Protodeaconess</w:t>
      </w:r>
      <w:r w:rsidR="008C4D26">
        <w:rPr>
          <w:rStyle w:val="FootnoteReference"/>
        </w:rPr>
        <w:footnoteReference w:id="984"/>
      </w:r>
      <w:bookmarkEnd w:id="1259"/>
    </w:p>
    <w:p w14:paraId="47E3028B" w14:textId="77777777" w:rsidR="0039635A" w:rsidRDefault="0039635A" w:rsidP="0039635A">
      <w:pPr>
        <w:pStyle w:val="Heading3"/>
      </w:pPr>
      <w:bookmarkStart w:id="1260" w:name="_Toc459399240"/>
      <w:r>
        <w:t>September 4 (5) / Tho-out 7: St. Dioscorus</w:t>
      </w:r>
      <w:bookmarkEnd w:id="1260"/>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61" w:name="_Toc459399241"/>
      <w:r>
        <w:t>September 4 (5) / Tho-out 7: Also St. Rebecca and her Children</w:t>
      </w:r>
      <w:bookmarkEnd w:id="1261"/>
    </w:p>
    <w:p w14:paraId="51FECB60" w14:textId="7CDB2FBF" w:rsidR="00BD6485" w:rsidRDefault="00BD6485" w:rsidP="00BD6485">
      <w:pPr>
        <w:pStyle w:val="Heading4"/>
      </w:pPr>
      <w:bookmarkStart w:id="126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63" w:name="_Ref459401387"/>
      <w:r>
        <w:t>The Doxology</w:t>
      </w:r>
      <w:r w:rsidR="00B46E6E">
        <w:t xml:space="preserve"> for St. Rebecca and her Children</w:t>
      </w:r>
      <w:bookmarkEnd w:id="1262"/>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lastRenderedPageBreak/>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lastRenderedPageBreak/>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64" w:name="_Toc459399242"/>
      <w:r>
        <w:lastRenderedPageBreak/>
        <w:t>September 9 (10) / Tho-out 12: Commemoration of Archangel Michael</w:t>
      </w:r>
      <w:bookmarkEnd w:id="1264"/>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65" w:name="_Toc459399243"/>
      <w:r>
        <w:t xml:space="preserve">September 12 (13) / Tho-out 15: </w:t>
      </w:r>
      <w:r w:rsidR="00191A26">
        <w:t xml:space="preserve">Translocation of the Relics of </w:t>
      </w:r>
      <w:r>
        <w:t>St. Stephen</w:t>
      </w:r>
      <w:bookmarkEnd w:id="1265"/>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66" w:name="_Toc410196199"/>
      <w:bookmarkStart w:id="1267" w:name="_Toc410196441"/>
      <w:bookmarkStart w:id="1268" w:name="_Toc410196943"/>
      <w:bookmarkStart w:id="1269" w:name="_Ref434563524"/>
      <w:bookmarkStart w:id="1270" w:name="_Ref434563530"/>
      <w:bookmarkStart w:id="1271" w:name="_Toc459399244"/>
      <w:r>
        <w:t xml:space="preserve">September 14 (15) / Tho-out 17: </w:t>
      </w:r>
      <w:r w:rsidR="00495F1A">
        <w:t>The Dedication of the Church of the Holy Cross</w:t>
      </w:r>
      <w:bookmarkEnd w:id="1266"/>
      <w:bookmarkEnd w:id="1267"/>
      <w:bookmarkEnd w:id="1268"/>
      <w:bookmarkEnd w:id="1269"/>
      <w:bookmarkEnd w:id="1270"/>
      <w:bookmarkEnd w:id="127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7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73" w:name="_Ref459399000"/>
      <w:r>
        <w:t>The Doxology</w:t>
      </w:r>
      <w:r w:rsidR="00E21EA3">
        <w:t xml:space="preserve"> for the Feast of the Cross</w:t>
      </w:r>
      <w:bookmarkEnd w:id="1272"/>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74" w:name="_Ref434474964"/>
      <w:r>
        <w:t>The Psali Ada</w:t>
      </w:r>
      <w:r w:rsidR="006C1B94">
        <w:t>m for the Feast of the Cross</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7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75"/>
            <w:r>
              <w:rPr>
                <w:rStyle w:val="CommentReference"/>
              </w:rPr>
              <w:commentReference w:id="127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76" w:name="_Ref434474992"/>
      <w:r>
        <w:lastRenderedPageBreak/>
        <w:t>The Psali Bato</w:t>
      </w:r>
      <w:r w:rsidR="006C1B94">
        <w:t>s for the Feast of the Cross</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77" w:name="_Toc459399245"/>
      <w:r>
        <w:t>September 18 (19) / Tho-out 21: Commemoration of the Theotokos</w:t>
      </w:r>
      <w:bookmarkEnd w:id="1277"/>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78" w:name="_Toc459399246"/>
      <w:r>
        <w:lastRenderedPageBreak/>
        <w:t>September 21 (22) / Tho-out 24: Martyrdom of St. Quandratus, One of the Seventy Two</w:t>
      </w:r>
      <w:bookmarkEnd w:id="1278"/>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79" w:name="_Toc459399247"/>
      <w:r>
        <w:t xml:space="preserve">September 22 (23) / </w:t>
      </w:r>
      <w:commentRangeStart w:id="1280"/>
      <w:r>
        <w:t>Tho-out 24</w:t>
      </w:r>
      <w:commentRangeEnd w:id="1280"/>
      <w:r w:rsidR="00C46B09">
        <w:rPr>
          <w:rStyle w:val="CommentReference"/>
          <w:rFonts w:eastAsiaTheme="minorHAnsi" w:cstheme="minorBidi"/>
          <w:b w:val="0"/>
          <w:bCs w:val="0"/>
        </w:rPr>
        <w:commentReference w:id="1280"/>
      </w:r>
      <w:r>
        <w:t>: St. Maurice and the Theban Legion</w:t>
      </w:r>
      <w:bookmarkEnd w:id="1279"/>
    </w:p>
    <w:p w14:paraId="74C264D0" w14:textId="77777777" w:rsidR="00D54A29" w:rsidRDefault="00B46E6E" w:rsidP="00D54A29">
      <w:pPr>
        <w:pStyle w:val="Heading4"/>
      </w:pPr>
      <w:bookmarkStart w:id="1281" w:name="_Ref434489859"/>
      <w:r>
        <w:t>The Doxology for</w:t>
      </w:r>
      <w:r w:rsidR="00D54A29">
        <w:t xml:space="preserve"> St. Maurice and the Theban Legion</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82" w:name="_Ref434489873"/>
      <w:r>
        <w:t>Another Doxology of St. Maurice</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83" w:name="_Toc459399248"/>
      <w:r>
        <w:t>September 23 (24) / Tho-out 26: Annunciation of St. John the Baptist to Zacharias</w:t>
      </w:r>
      <w:bookmarkEnd w:id="1283"/>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84" w:name="_Ref435003974"/>
      <w:bookmarkStart w:id="128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84"/>
      <w:bookmarkEnd w:id="1285"/>
    </w:p>
    <w:p w14:paraId="0A0A7EC3" w14:textId="08992E6A" w:rsidR="00C0205C" w:rsidRDefault="00C0205C" w:rsidP="00C0205C">
      <w:pPr>
        <w:pStyle w:val="Heading4"/>
      </w:pPr>
      <w:bookmarkStart w:id="1286" w:name="_Ref435003845"/>
      <w:r>
        <w:t>The Psali Adam for the 29</w:t>
      </w:r>
      <w:r w:rsidRPr="00C0205C">
        <w:rPr>
          <w:vertAlign w:val="superscript"/>
        </w:rPr>
        <w:t>th</w:t>
      </w:r>
      <w:r>
        <w:t xml:space="preserve"> of Every </w:t>
      </w:r>
      <w:r w:rsidR="004246C3">
        <w:t xml:space="preserve">Coptic </w:t>
      </w:r>
      <w:r>
        <w:t>Month</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87"/>
            <w:r>
              <w:t>At the end of times.</w:t>
            </w:r>
            <w:commentRangeEnd w:id="1287"/>
            <w:r>
              <w:rPr>
                <w:rStyle w:val="CommentReference"/>
                <w:rFonts w:ascii="Times New Roman" w:eastAsiaTheme="minorHAnsi" w:hAnsi="Times New Roman" w:cstheme="minorBidi"/>
                <w:color w:val="auto"/>
              </w:rPr>
              <w:commentReference w:id="128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88" w:name="_Ref435003860"/>
      <w:r>
        <w:lastRenderedPageBreak/>
        <w:t>The Psali Batos for the 29</w:t>
      </w:r>
      <w:r w:rsidRPr="00C0205C">
        <w:rPr>
          <w:vertAlign w:val="superscript"/>
        </w:rPr>
        <w:t>th</w:t>
      </w:r>
      <w:r>
        <w:t xml:space="preserve"> of Every Month</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8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89"/>
            <w:r>
              <w:rPr>
                <w:rStyle w:val="CommentReference"/>
                <w:rFonts w:ascii="Times New Roman" w:eastAsiaTheme="minorHAnsi" w:hAnsi="Times New Roman" w:cstheme="minorBidi"/>
                <w:color w:val="auto"/>
              </w:rPr>
              <w:commentReference w:id="128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90"/>
            <w:r>
              <w:t xml:space="preserve"> Lord God</w:t>
            </w:r>
            <w:commentRangeEnd w:id="1290"/>
            <w:r>
              <w:rPr>
                <w:rStyle w:val="CommentReference"/>
                <w:rFonts w:ascii="Times New Roman" w:eastAsiaTheme="minorHAnsi" w:hAnsi="Times New Roman" w:cstheme="minorBidi"/>
                <w:color w:val="auto"/>
              </w:rPr>
              <w:commentReference w:id="129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91" w:name="_Toc459399250"/>
      <w:r>
        <w:lastRenderedPageBreak/>
        <w:t>September 27 (28) / Tho-out 30: Miracle performed by St. Athanasius the Apostolic</w:t>
      </w:r>
      <w:bookmarkEnd w:id="129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92" w:name="_Ref434561058"/>
      <w:bookmarkStart w:id="1293" w:name="_Toc459399251"/>
      <w:r>
        <w:t xml:space="preserve">September 29 (30) / Paopi 2: </w:t>
      </w:r>
      <w:r w:rsidR="000274A5">
        <w:t xml:space="preserve">The Coming of </w:t>
      </w:r>
      <w:r>
        <w:t>St. Severus</w:t>
      </w:r>
      <w:r w:rsidR="000274A5">
        <w:t xml:space="preserve"> to Egypt</w:t>
      </w:r>
      <w:bookmarkEnd w:id="1292"/>
      <w:bookmarkEnd w:id="1293"/>
    </w:p>
    <w:p w14:paraId="1B16436A" w14:textId="77777777" w:rsidR="0039635A" w:rsidRDefault="0039635A" w:rsidP="0039635A">
      <w:pPr>
        <w:pStyle w:val="Heading4"/>
      </w:pPr>
      <w:bookmarkStart w:id="1294" w:name="_Ref434492249"/>
      <w:r>
        <w:t>The Doxology</w:t>
      </w:r>
      <w:r w:rsidR="00B82753">
        <w:t xml:space="preserve"> for St. Severus</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95"/>
            <w:r w:rsidRPr="004764BD">
              <w:t xml:space="preserve">confirmed </w:t>
            </w:r>
            <w:commentRangeEnd w:id="1295"/>
            <w:r>
              <w:rPr>
                <w:rStyle w:val="CommentReference"/>
                <w:rFonts w:ascii="Times New Roman" w:eastAsiaTheme="minorHAnsi" w:hAnsi="Times New Roman" w:cstheme="minorBidi"/>
                <w:color w:val="auto"/>
              </w:rPr>
              <w:commentReference w:id="129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8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96" w:name="_Toc410196200"/>
      <w:bookmarkStart w:id="1297" w:name="_Toc410196442"/>
      <w:bookmarkStart w:id="1298" w:name="_Toc410196944"/>
      <w:bookmarkStart w:id="1299" w:name="October"/>
      <w:bookmarkEnd w:id="123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00" w:name="_Toc481478305"/>
      <w:r>
        <w:lastRenderedPageBreak/>
        <w:t>October</w:t>
      </w:r>
      <w:bookmarkEnd w:id="1296"/>
      <w:bookmarkEnd w:id="1297"/>
      <w:bookmarkEnd w:id="1298"/>
      <w:r w:rsidR="006E370D">
        <w:t xml:space="preserve"> or </w:t>
      </w:r>
      <w:r w:rsidR="006E370D">
        <w:rPr>
          <w:rFonts w:ascii="FreeSerifAvvaShenouda" w:hAnsi="FreeSerifAvvaShenouda" w:cs="FreeSerifAvvaShenouda"/>
        </w:rPr>
        <w:t>Ⲡⲁⲱⲡⲉ</w:t>
      </w:r>
      <w:bookmarkEnd w:id="1300"/>
    </w:p>
    <w:bookmarkStart w:id="130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D27F59">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D27F59">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D27F59">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D27F59">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D27F59">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D27F59">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D27F59">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D27F59">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D27F59">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D27F59">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D27F59">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D27F59">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02" w:name="_Ref436250096"/>
      <w:bookmarkStart w:id="1303" w:name="_Ref436250168"/>
      <w:bookmarkStart w:id="1304" w:name="_Toc459399252"/>
      <w:r>
        <w:lastRenderedPageBreak/>
        <w:t>October 1 (2) / Paopi 4: St. Bacchus</w:t>
      </w:r>
      <w:bookmarkEnd w:id="1301"/>
      <w:bookmarkEnd w:id="1302"/>
      <w:bookmarkEnd w:id="1303"/>
      <w:bookmarkEnd w:id="1304"/>
    </w:p>
    <w:p w14:paraId="5652177B" w14:textId="579A358D" w:rsidR="003037B8" w:rsidRDefault="003037B8" w:rsidP="003037B8">
      <w:pPr>
        <w:pStyle w:val="Heading4"/>
      </w:pPr>
      <w:bookmarkStart w:id="130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06" w:name="_Ref459401216"/>
      <w:r>
        <w:t>The Doxology</w:t>
      </w:r>
      <w:r w:rsidR="00B46E6E">
        <w:t xml:space="preserve"> for Sts. Sergius and Bacchus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07"/>
            <w:r>
              <w:t>heroes</w:t>
            </w:r>
            <w:commentRangeEnd w:id="1307"/>
            <w:r>
              <w:rPr>
                <w:rStyle w:val="CommentReference"/>
                <w:rFonts w:ascii="Times New Roman" w:eastAsiaTheme="minorHAnsi" w:hAnsi="Times New Roman" w:cstheme="minorBidi"/>
                <w:color w:val="auto"/>
              </w:rPr>
              <w:commentReference w:id="130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08" w:name="_Toc459399253"/>
      <w:r>
        <w:t>October 4 (5) / Paopi 7: St. Paul of Tammoh</w:t>
      </w:r>
      <w:bookmarkEnd w:id="1308"/>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309" w:name="_Toc459399254"/>
      <w:r>
        <w:t>October 7 (8) / Paopi 10: St. Sergius</w:t>
      </w:r>
      <w:bookmarkEnd w:id="1309"/>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310" w:name="_Toc459399255"/>
      <w:r>
        <w:lastRenderedPageBreak/>
        <w:t>October 8 (9) / Paopi 11: St. Pelagia</w:t>
      </w:r>
    </w:p>
    <w:p w14:paraId="6BEB9A40" w14:textId="6BC176D9" w:rsidR="008B74E6" w:rsidRDefault="008B74E6" w:rsidP="008B74E6">
      <w:pPr>
        <w:pStyle w:val="Heading4"/>
      </w:pPr>
      <w:bookmarkStart w:id="1311" w:name="_Ref465591664"/>
      <w:r>
        <w:t>The Doxology for St. Pelagia</w:t>
      </w:r>
      <w:r>
        <w:rPr>
          <w:rStyle w:val="FootnoteReference"/>
        </w:rPr>
        <w:footnoteReference w:id="988"/>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310"/>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312" w:name="_Ref434564830"/>
      <w:bookmarkStart w:id="1313" w:name="_Toc459399256"/>
      <w:r>
        <w:t>October 11 (12) / Paopi 14: St. Philip the Deacon, One of the 72</w:t>
      </w:r>
    </w:p>
    <w:p w14:paraId="604ECA2E" w14:textId="7C4F7F00" w:rsidR="008B74E6" w:rsidRDefault="008B74E6" w:rsidP="008B74E6">
      <w:pPr>
        <w:pStyle w:val="Heading4"/>
      </w:pPr>
      <w:bookmarkStart w:id="1314" w:name="_Ref465591592"/>
      <w:r>
        <w:t>The Doxology for St. Philip the Deacon</w:t>
      </w:r>
      <w:r>
        <w:rPr>
          <w:rStyle w:val="FootnoteReference"/>
        </w:rPr>
        <w:footnoteReference w:id="989"/>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312"/>
      <w:bookmarkEnd w:id="1313"/>
    </w:p>
    <w:p w14:paraId="689E6585" w14:textId="146B5B2A" w:rsidR="0056261A" w:rsidRDefault="0056261A" w:rsidP="0056261A">
      <w:pPr>
        <w:pStyle w:val="Heading4"/>
      </w:pPr>
      <w:bookmarkStart w:id="131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16" w:name="_Ref459401434"/>
      <w:r>
        <w:lastRenderedPageBreak/>
        <w:t>The Doxology</w:t>
      </w:r>
      <w:r w:rsidR="00B46E6E">
        <w:t xml:space="preserve"> for St. John the Short</w:t>
      </w:r>
      <w:bookmarkEnd w:id="1315"/>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17" w:name="_Toc459399257"/>
      <w:r>
        <w:t>October 18 (19) / Paopi</w:t>
      </w:r>
      <w:r w:rsidR="00FE0AE4">
        <w:t xml:space="preserve"> </w:t>
      </w:r>
      <w:r>
        <w:t>21: Commemoration of the Theotokos</w:t>
      </w:r>
      <w:bookmarkEnd w:id="1317"/>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318" w:name="_Toc459399258"/>
      <w:r>
        <w:t>October 18 (19) / Paopi</w:t>
      </w:r>
      <w:r w:rsidR="00FE0AE4">
        <w:t xml:space="preserve"> </w:t>
      </w:r>
      <w:r>
        <w:t>21: Also St. Teji (Reweiss)</w:t>
      </w:r>
      <w:bookmarkEnd w:id="131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19" w:name="_Ref434491337"/>
      <w:r>
        <w:t>The Doxology</w:t>
      </w:r>
      <w:r w:rsidR="00810F04">
        <w:t xml:space="preserve"> for St. Teji (Reweiss)</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20" w:name="_Ref434563347"/>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321" w:name="_Toc459399259"/>
      <w:r>
        <w:t>October 23 (24) / Paopi</w:t>
      </w:r>
      <w:r w:rsidR="00FE0AE4">
        <w:t xml:space="preserve"> </w:t>
      </w:r>
      <w:r>
        <w:t>26: St. Apip the Friend of St. Apollo</w:t>
      </w:r>
      <w:bookmarkEnd w:id="1320"/>
      <w:bookmarkEnd w:id="1321"/>
    </w:p>
    <w:p w14:paraId="69CDA95A" w14:textId="77777777" w:rsidR="00E30E2D" w:rsidRPr="00137929" w:rsidRDefault="00E30E2D" w:rsidP="00E30E2D">
      <w:pPr>
        <w:pStyle w:val="Heading4"/>
      </w:pPr>
      <w:bookmarkStart w:id="1322" w:name="_Ref434492837"/>
      <w:r>
        <w:t>The Doxology</w:t>
      </w:r>
      <w:r w:rsidR="00B82753">
        <w:t xml:space="preserve"> for Sts. Apollo and Apip</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23" w:name="_Toc459399260"/>
      <w:r>
        <w:t>October 23 (24) / Paopi</w:t>
      </w:r>
      <w:r w:rsidR="00FE0AE4">
        <w:t xml:space="preserve"> </w:t>
      </w:r>
      <w:r>
        <w:t>26: The Martyrdom of St. Timothy the Apostle</w:t>
      </w:r>
      <w:bookmarkEnd w:id="1323"/>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324" w:name="_Toc459399261"/>
      <w:r>
        <w:lastRenderedPageBreak/>
        <w:t>October 24 (25) / Paopi</w:t>
      </w:r>
      <w:r w:rsidR="00FE0AE4">
        <w:t xml:space="preserve"> </w:t>
      </w:r>
      <w:r>
        <w:t>27: St. Macarius the Bishop of Edkow</w:t>
      </w:r>
      <w:bookmarkEnd w:id="1324"/>
    </w:p>
    <w:p w14:paraId="1E91FBC2" w14:textId="74F8FE2B" w:rsidR="00137929" w:rsidRPr="00137929" w:rsidRDefault="00137929" w:rsidP="00137929">
      <w:pPr>
        <w:pStyle w:val="Heading4"/>
      </w:pPr>
      <w:bookmarkStart w:id="1325" w:name="_Ref434490474"/>
      <w:r>
        <w:t>The Doxology</w:t>
      </w:r>
      <w:r w:rsidR="00B46E6E">
        <w:t xml:space="preserve"> for St. Macarius the Bishop of Edkow</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lastRenderedPageBreak/>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26" w:name="_Toc459399262"/>
      <w:r>
        <w:t>October 26 (27) / Paopi 29: Commemoration of the Annunciation, Nativity, and Resurrection on the 29</w:t>
      </w:r>
      <w:r w:rsidRPr="00C0205C">
        <w:rPr>
          <w:vertAlign w:val="superscript"/>
        </w:rPr>
        <w:t>th</w:t>
      </w:r>
      <w:r>
        <w:t xml:space="preserve"> of Every Month</w:t>
      </w:r>
      <w:bookmarkEnd w:id="1326"/>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327" w:name="_Toc459399263"/>
      <w:r>
        <w:t>October 27 (28) / Paopi 30: St. Mark</w:t>
      </w:r>
      <w:r w:rsidR="00F20BBD">
        <w:t xml:space="preserve"> (Consecration and Appearance of Head)</w:t>
      </w:r>
      <w:bookmarkEnd w:id="1327"/>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328" w:name="_Toc459399264"/>
      <w:r>
        <w:t>October 28 (29) / Athor 1: St. Cleopas and His Companion, Two of the Seventy Two Apostles</w:t>
      </w:r>
      <w:bookmarkEnd w:id="1328"/>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29" w:name="_Toc410196201"/>
      <w:bookmarkStart w:id="1330" w:name="_Toc410196443"/>
      <w:bookmarkStart w:id="1331" w:name="_Toc410196945"/>
      <w:bookmarkStart w:id="1332" w:name="_Toc481478306"/>
      <w:bookmarkStart w:id="1333" w:name="November"/>
      <w:bookmarkEnd w:id="1299"/>
      <w:r>
        <w:lastRenderedPageBreak/>
        <w:t>November</w:t>
      </w:r>
      <w:r w:rsidR="00495F1A">
        <w:t xml:space="preserve"> or </w:t>
      </w:r>
      <w:bookmarkEnd w:id="1329"/>
      <w:bookmarkEnd w:id="1330"/>
      <w:bookmarkEnd w:id="1331"/>
      <w:r w:rsidRPr="00FB5E62">
        <w:rPr>
          <w:rFonts w:ascii="FreeSerifAvvaShenouda" w:eastAsia="Arial Unicode MS" w:hAnsi="FreeSerifAvvaShenouda" w:cs="FreeSerifAvvaShenouda"/>
        </w:rPr>
        <w:t>Ⲁⲑⲟⲣ</w:t>
      </w:r>
      <w:bookmarkEnd w:id="133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D27F59">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D27F59">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D27F59">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D27F59">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D27F59">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D27F59">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D27F59">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D27F59">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D27F59">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D27F59">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D27F59">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D27F59">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D27F59">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D27F59">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D27F59">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D27F59">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D27F59">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D27F59">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334" w:name="_Toc459399266"/>
      <w:r>
        <w:t>November 4 (5) / Athor 8</w:t>
      </w:r>
      <w:r w:rsidR="00205EA4">
        <w:t>: The Four Incorporeal Beasts</w:t>
      </w:r>
      <w:bookmarkEnd w:id="1334"/>
    </w:p>
    <w:p w14:paraId="2682F152" w14:textId="5FCB5172" w:rsidR="0082304E" w:rsidRDefault="0082304E" w:rsidP="0082304E">
      <w:pPr>
        <w:pStyle w:val="Heading4"/>
      </w:pPr>
      <w:bookmarkStart w:id="133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36" w:name="_Ref459400553"/>
      <w:r>
        <w:lastRenderedPageBreak/>
        <w:t>The Doxology</w:t>
      </w:r>
      <w:r w:rsidR="00B46E6E">
        <w:t xml:space="preserve"> for the Four Incorporeal Beasts</w:t>
      </w:r>
      <w:bookmarkEnd w:id="1335"/>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37"/>
            <w:r>
              <w:t>Bea</w:t>
            </w:r>
            <w:r w:rsidR="001D2DF6">
              <w:t>s</w:t>
            </w:r>
            <w:r>
              <w:t>ts</w:t>
            </w:r>
            <w:commentRangeEnd w:id="1337"/>
            <w:r>
              <w:rPr>
                <w:rStyle w:val="CommentReference"/>
                <w:rFonts w:ascii="Times New Roman" w:eastAsiaTheme="minorHAnsi" w:hAnsi="Times New Roman" w:cstheme="minorBidi"/>
                <w:color w:val="auto"/>
              </w:rPr>
              <w:commentReference w:id="133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38"/>
            <w:r>
              <w:t xml:space="preserve">incessant </w:t>
            </w:r>
            <w:commentRangeEnd w:id="1338"/>
            <w:r>
              <w:rPr>
                <w:rStyle w:val="CommentReference"/>
                <w:rFonts w:ascii="Times New Roman" w:eastAsiaTheme="minorHAnsi" w:hAnsi="Times New Roman" w:cstheme="minorBidi"/>
                <w:color w:val="auto"/>
              </w:rPr>
              <w:commentReference w:id="133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39"/>
            <w:r>
              <w:t>The ministering flames of fire,</w:t>
            </w:r>
            <w:commentRangeEnd w:id="1339"/>
            <w:r>
              <w:rPr>
                <w:rStyle w:val="CommentReference"/>
                <w:rFonts w:ascii="Times New Roman" w:eastAsiaTheme="minorHAnsi" w:hAnsi="Times New Roman" w:cstheme="minorBidi"/>
                <w:color w:val="auto"/>
              </w:rPr>
              <w:commentReference w:id="133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4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341" w:name="_Toc459399267"/>
      <w:r>
        <w:t>November 8 (9) / Athor 12: Archangel Michael</w:t>
      </w:r>
      <w:bookmarkEnd w:id="1340"/>
      <w:bookmarkEnd w:id="1341"/>
    </w:p>
    <w:p w14:paraId="7E078728" w14:textId="77777777" w:rsidR="004750F8" w:rsidRDefault="004750F8" w:rsidP="004750F8">
      <w:pPr>
        <w:pStyle w:val="Heading4"/>
      </w:pPr>
      <w:bookmarkStart w:id="1342" w:name="_Ref434487967"/>
      <w:r>
        <w:t>The Doxology</w:t>
      </w:r>
      <w:r w:rsidR="009D0B24">
        <w:t xml:space="preserve"> for Archangel Michael</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43"/>
            <w:r w:rsidRPr="004764BD">
              <w:t xml:space="preserve">before </w:t>
            </w:r>
            <w:commentRangeEnd w:id="1343"/>
            <w:r>
              <w:rPr>
                <w:rStyle w:val="CommentReference"/>
                <w:rFonts w:ascii="Times New Roman" w:eastAsiaTheme="minorHAnsi" w:hAnsi="Times New Roman" w:cstheme="minorBidi"/>
                <w:color w:val="auto"/>
              </w:rPr>
              <w:commentReference w:id="134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9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9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9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52" w:name="_Ref434487984"/>
      <w:r>
        <w:t>The Doxology for Michael and Gabriel</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53" w:name="_Toc459399268"/>
      <w:r>
        <w:t>November 10 (11) / Athor 14: St. Martin of Tours</w:t>
      </w:r>
      <w:bookmarkEnd w:id="1353"/>
    </w:p>
    <w:p w14:paraId="098FEB00" w14:textId="77777777" w:rsidR="00056020" w:rsidRDefault="00056020" w:rsidP="00056020">
      <w:pPr>
        <w:pStyle w:val="Heading4"/>
      </w:pPr>
      <w:bookmarkStart w:id="1354" w:name="_Ref439518461"/>
      <w:r>
        <w:t>The Doxology for St. Martin of Tours</w:t>
      </w:r>
      <w:r>
        <w:rPr>
          <w:rStyle w:val="FootnoteReference"/>
        </w:rPr>
        <w:footnoteReference w:id="997"/>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lastRenderedPageBreak/>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55" w:name="_Toc459399269"/>
      <w:r>
        <w:t>November 11 (12) / Athor 15: St</w:t>
      </w:r>
      <w:r w:rsidR="004750F8">
        <w:t>. Me</w:t>
      </w:r>
      <w:r>
        <w:t>na the Martyr</w:t>
      </w:r>
      <w:bookmarkEnd w:id="1355"/>
    </w:p>
    <w:p w14:paraId="685781D4" w14:textId="246C52D9" w:rsidR="00E102A0" w:rsidRDefault="00E102A0" w:rsidP="00E102A0">
      <w:pPr>
        <w:pStyle w:val="Heading4"/>
      </w:pPr>
      <w:bookmarkStart w:id="135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57" w:name="_Ref465591760"/>
      <w:r>
        <w:t>The Doxology</w:t>
      </w:r>
      <w:r w:rsidR="00B46E6E">
        <w:t xml:space="preserve"> for St. Mena</w:t>
      </w:r>
      <w:bookmarkEnd w:id="1356"/>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58"/>
            <w:r w:rsidRPr="004764BD">
              <w:t>Voice Divine</w:t>
            </w:r>
            <w:commentRangeEnd w:id="1358"/>
            <w:r>
              <w:rPr>
                <w:rStyle w:val="CommentReference"/>
                <w:rFonts w:ascii="Times New Roman" w:eastAsiaTheme="minorHAnsi" w:hAnsi="Times New Roman" w:cstheme="minorBidi"/>
                <w:color w:val="auto"/>
              </w:rPr>
              <w:commentReference w:id="135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59"/>
            <w:r w:rsidRPr="004764BD">
              <w:t xml:space="preserve">received </w:t>
            </w:r>
            <w:commentRangeEnd w:id="1359"/>
            <w:r>
              <w:rPr>
                <w:rStyle w:val="CommentReference"/>
                <w:rFonts w:ascii="Times New Roman" w:eastAsiaTheme="minorHAnsi" w:hAnsi="Times New Roman" w:cstheme="minorBidi"/>
                <w:color w:val="auto"/>
              </w:rPr>
              <w:commentReference w:id="135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lastRenderedPageBreak/>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60" w:name="_Toc459399270"/>
      <w:r>
        <w:t>November 13 (14) / Athor 17</w:t>
      </w:r>
      <w:r w:rsidR="00072CB8">
        <w:t>: St</w:t>
      </w:r>
      <w:r>
        <w:t>. John Chrysostom</w:t>
      </w:r>
    </w:p>
    <w:p w14:paraId="3EC5F863" w14:textId="3E5F9225" w:rsidR="00E64404" w:rsidRDefault="00E64404" w:rsidP="00E64404">
      <w:pPr>
        <w:pStyle w:val="Heading4"/>
      </w:pPr>
      <w:bookmarkStart w:id="1361" w:name="_Ref467356854"/>
      <w:r>
        <w:t>The Doxology for St. John Chrysostom</w:t>
      </w:r>
      <w:r>
        <w:rPr>
          <w:rStyle w:val="FootnoteReference"/>
        </w:rPr>
        <w:footnoteReference w:id="998"/>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60"/>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62" w:name="_Toc459399271"/>
      <w:r>
        <w:t>November 15 (16) / Athor 19: The Preaching of St. Bartholomew</w:t>
      </w:r>
      <w:bookmarkEnd w:id="1362"/>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63" w:name="_Toc459399272"/>
      <w:r>
        <w:t>November 15 (16) / Athor 19: Also the Consecration of the Church of Sts. Sergius and Bacchus.</w:t>
      </w:r>
      <w:bookmarkEnd w:id="1363"/>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64" w:name="_Toc459399273"/>
      <w:r>
        <w:t>November 16 (17) / Athor 20: Consecration of Sts. Theodore and Theodore</w:t>
      </w:r>
      <w:bookmarkEnd w:id="1364"/>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65"/>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65"/>
      <w:r w:rsidR="00191A26">
        <w:rPr>
          <w:rStyle w:val="CommentReference"/>
          <w:i w:val="0"/>
        </w:rPr>
        <w:commentReference w:id="1365"/>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66" w:name="_Toc459399274"/>
      <w:r>
        <w:t>November 17 (18) / Athor 21: Commemoration of the Theotokos</w:t>
      </w:r>
      <w:bookmarkEnd w:id="1366"/>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67" w:name="_Ref434562715"/>
      <w:bookmarkStart w:id="1368" w:name="_Toc459399275"/>
      <w:r>
        <w:lastRenderedPageBreak/>
        <w:t>November 17 (18) / Athor 21</w:t>
      </w:r>
      <w:r w:rsidR="001D43EE">
        <w:t xml:space="preserve">: </w:t>
      </w:r>
      <w:r>
        <w:t>St. Gregory the Wonderworker</w:t>
      </w:r>
    </w:p>
    <w:p w14:paraId="4F4390B3" w14:textId="66533991" w:rsidR="00325E43" w:rsidRDefault="00325E43" w:rsidP="00DA4B37">
      <w:pPr>
        <w:pStyle w:val="Heading4"/>
      </w:pPr>
      <w:bookmarkStart w:id="1369" w:name="_Ref468134316"/>
      <w:r>
        <w:t xml:space="preserve">The Doxology for St. </w:t>
      </w:r>
      <w:r w:rsidR="00DA4B37">
        <w:t>Gregory the Wonderworker</w:t>
      </w:r>
      <w:r>
        <w:rPr>
          <w:rStyle w:val="FootnoteReference"/>
        </w:rPr>
        <w:footnoteReference w:id="999"/>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lastRenderedPageBreak/>
        <w:t>November 18 (19) / Athor 22: Martyrdom of Sts. Cosmas, Damian, and their Brothers</w:t>
      </w:r>
      <w:bookmarkEnd w:id="1367"/>
      <w:bookmarkEnd w:id="1368"/>
    </w:p>
    <w:p w14:paraId="4E7F190E" w14:textId="7450EC22" w:rsidR="00935F13" w:rsidRDefault="00935F13" w:rsidP="00935F13">
      <w:pPr>
        <w:pStyle w:val="Heading4"/>
      </w:pPr>
      <w:bookmarkStart w:id="137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71" w:name="_Ref459401259"/>
      <w:r>
        <w:t>The Doxology</w:t>
      </w:r>
      <w:r w:rsidR="00B46E6E">
        <w:t xml:space="preserve"> for Sts. Cosmas, Damian, their Brothers and their Mother</w:t>
      </w:r>
      <w:bookmarkEnd w:id="1370"/>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72"/>
            <w:r>
              <w:t>Prabioc</w:t>
            </w:r>
            <w:commentRangeEnd w:id="1372"/>
            <w:r>
              <w:rPr>
                <w:rStyle w:val="CommentReference"/>
                <w:rFonts w:ascii="Times New Roman" w:eastAsiaTheme="minorHAnsi" w:hAnsi="Times New Roman" w:cstheme="minorBidi"/>
                <w:color w:val="auto"/>
              </w:rPr>
              <w:commentReference w:id="137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73"/>
            <w:r>
              <w:t xml:space="preserve">confirming </w:t>
            </w:r>
            <w:commentRangeEnd w:id="1373"/>
            <w:r>
              <w:rPr>
                <w:rStyle w:val="CommentReference"/>
                <w:rFonts w:ascii="Times New Roman" w:eastAsiaTheme="minorHAnsi" w:hAnsi="Times New Roman" w:cstheme="minorBidi"/>
                <w:color w:val="auto"/>
              </w:rPr>
              <w:commentReference w:id="137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74" w:name="_Toc459399276"/>
      <w:r>
        <w:t>November 19 (20) / Athor 23: Consecration of the Church of St. Marina</w:t>
      </w:r>
      <w:bookmarkEnd w:id="1374"/>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75" w:name="_Toc459399277"/>
      <w:r>
        <w:t>November 20 (21) / Athor 24: The Twenty Four Presbyters</w:t>
      </w:r>
      <w:bookmarkEnd w:id="1375"/>
    </w:p>
    <w:p w14:paraId="253EB9EC" w14:textId="431DB748" w:rsidR="00935F13" w:rsidRDefault="00935F13" w:rsidP="00935F13">
      <w:pPr>
        <w:pStyle w:val="Heading4"/>
      </w:pPr>
      <w:bookmarkStart w:id="137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77" w:name="_Ref459400916"/>
      <w:r>
        <w:lastRenderedPageBreak/>
        <w:t>The Doxology</w:t>
      </w:r>
      <w:r w:rsidR="00B46E6E">
        <w:t xml:space="preserve"> for the Twenty Four Presbyters</w:t>
      </w:r>
      <w:bookmarkEnd w:id="1376"/>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0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lastRenderedPageBreak/>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78" w:name="_Toc459399278"/>
      <w:r>
        <w:lastRenderedPageBreak/>
        <w:t>November 21 (22) / Athor 25: St. Philopater Mercurius</w:t>
      </w:r>
      <w:bookmarkEnd w:id="137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7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80" w:name="_Ref459400991"/>
      <w:r>
        <w:t>The Doxology</w:t>
      </w:r>
      <w:r w:rsidR="00B46E6E">
        <w:t xml:space="preserve"> for St. Philopater Mercurius</w:t>
      </w:r>
      <w:bookmarkEnd w:id="1379"/>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0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85"/>
            <w:r>
              <w:t>Placed</w:t>
            </w:r>
            <w:commentRangeEnd w:id="1385"/>
            <w:r>
              <w:rPr>
                <w:rStyle w:val="CommentReference"/>
                <w:rFonts w:ascii="Times New Roman" w:eastAsiaTheme="minorHAnsi" w:hAnsi="Times New Roman" w:cstheme="minorBidi"/>
                <w:color w:val="auto"/>
              </w:rPr>
              <w:commentReference w:id="138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86"/>
            <w:r>
              <w:t>emperate</w:t>
            </w:r>
            <w:r w:rsidRPr="004764BD">
              <w:t xml:space="preserve"> </w:t>
            </w:r>
            <w:r>
              <w:t>with</w:t>
            </w:r>
            <w:commentRangeEnd w:id="1386"/>
            <w:r>
              <w:rPr>
                <w:rStyle w:val="CommentReference"/>
                <w:rFonts w:ascii="Times New Roman" w:eastAsiaTheme="minorHAnsi" w:hAnsi="Times New Roman" w:cstheme="minorBidi"/>
                <w:color w:val="auto"/>
              </w:rPr>
              <w:commentReference w:id="138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0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90" w:name="_Toc459399279"/>
      <w:r>
        <w:t>November 22 (23) / Athor 26: St. Gregory of Nyssa</w:t>
      </w:r>
    </w:p>
    <w:p w14:paraId="73B16A55" w14:textId="22D2F64C" w:rsidR="00F4564C" w:rsidRDefault="00F4564C" w:rsidP="00F4564C">
      <w:pPr>
        <w:pStyle w:val="Heading4"/>
      </w:pPr>
      <w:bookmarkStart w:id="1391" w:name="_Ref468565896"/>
      <w:r>
        <w:t>The Doxology for St. Gregory of Nyssa</w:t>
      </w:r>
      <w:r>
        <w:rPr>
          <w:rStyle w:val="FootnoteReference"/>
        </w:rPr>
        <w:footnoteReference w:id="1004"/>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lastRenderedPageBreak/>
        <w:t>November 23 (24) / Athor 27: St. James the Sawn-Asunder</w:t>
      </w:r>
    </w:p>
    <w:p w14:paraId="0184B841" w14:textId="4D67CB19" w:rsidR="00F4564C" w:rsidRDefault="00F4564C" w:rsidP="00F4564C">
      <w:pPr>
        <w:pStyle w:val="Heading4"/>
      </w:pPr>
      <w:bookmarkStart w:id="1392" w:name="_Ref468565824"/>
      <w:r>
        <w:t>The Doxology for St. James the Sawn-Asunder</w:t>
      </w:r>
      <w:r>
        <w:rPr>
          <w:rStyle w:val="FootnoteReference"/>
        </w:rPr>
        <w:footnoteReference w:id="1005"/>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lastRenderedPageBreak/>
        <w:t>November 24 (25) / Athor 28: Martyrdom of St. Serapamon, the bishop of Nikiou</w:t>
      </w:r>
      <w:bookmarkEnd w:id="1390"/>
    </w:p>
    <w:p w14:paraId="31266C94" w14:textId="74CE43E4" w:rsidR="00F76CFB" w:rsidRPr="00F76CFB" w:rsidRDefault="00F76CFB" w:rsidP="00F76CFB">
      <w:pPr>
        <w:pStyle w:val="Heading4"/>
      </w:pPr>
      <w:bookmarkStart w:id="139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94" w:name="_Ref459401310"/>
      <w:r>
        <w:t>The Doxology</w:t>
      </w:r>
      <w:r w:rsidR="00B46E6E">
        <w:t xml:space="preserve"> for St. Serapamon</w:t>
      </w:r>
      <w:bookmarkEnd w:id="1393"/>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95"/>
            <w:r>
              <w:t>sprang forth</w:t>
            </w:r>
            <w:commentRangeEnd w:id="1395"/>
            <w:r>
              <w:rPr>
                <w:rStyle w:val="CommentReference"/>
                <w:rFonts w:ascii="Times New Roman" w:eastAsiaTheme="minorHAnsi" w:hAnsi="Times New Roman" w:cstheme="minorBidi"/>
                <w:color w:val="auto"/>
              </w:rPr>
              <w:commentReference w:id="139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96" w:name="_Toc459399280"/>
      <w:r>
        <w:lastRenderedPageBreak/>
        <w:t>November 25 (26) / Athor 29: Commemoration of the Annunciation, Nativity, and Resurrection on the 29</w:t>
      </w:r>
      <w:r w:rsidRPr="00C0205C">
        <w:rPr>
          <w:vertAlign w:val="superscript"/>
        </w:rPr>
        <w:t>th</w:t>
      </w:r>
      <w:r>
        <w:t xml:space="preserve"> of Every Month</w:t>
      </w:r>
      <w:bookmarkEnd w:id="1396"/>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97" w:name="_Ref472885608"/>
      <w:r>
        <w:t>The Doxology for St. Peter the Seal of the Martyrs</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98" w:name="_Toc459399281"/>
      <w:r>
        <w:t>November 26 (27) / Athor 30: Consecration of a Church of St. Cosmas and Damian, Their Brothers and Their Mother</w:t>
      </w:r>
      <w:bookmarkEnd w:id="1398"/>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lastRenderedPageBreak/>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99" w:name="_Toc459399282"/>
      <w:r>
        <w:t>November 27 (28) / Koiak 1: Consecration of the Church of St. Shenoute</w:t>
      </w:r>
      <w:bookmarkEnd w:id="1399"/>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400" w:name="_Toc459399283"/>
      <w:r>
        <w:t>November 29 (30) / Koiak 3: Entry of the Theotokos into the Temple</w:t>
      </w:r>
    </w:p>
    <w:p w14:paraId="422AF9D7" w14:textId="6CAD5146" w:rsidR="002A29E0" w:rsidRDefault="002A29E0" w:rsidP="002A29E0">
      <w:pPr>
        <w:pStyle w:val="Heading4"/>
      </w:pPr>
      <w:bookmarkStart w:id="1401" w:name="_Ref470555203"/>
      <w:r>
        <w:t>The Doxology of the Entry of the Theotokos into the Temple</w:t>
      </w:r>
      <w:r>
        <w:rPr>
          <w:rStyle w:val="FootnoteReference"/>
        </w:rPr>
        <w:footnoteReference w:id="1006"/>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400"/>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333"/>
      <w:r>
        <w:t>.</w:t>
      </w:r>
    </w:p>
    <w:p w14:paraId="2DF67188" w14:textId="77777777" w:rsidR="00495F1A" w:rsidRDefault="00495F1A" w:rsidP="00495F1A">
      <w:pPr>
        <w:pStyle w:val="Heading2"/>
        <w:rPr>
          <w:rFonts w:ascii="FreeSerifAvvaShenouda" w:hAnsi="FreeSerifAvvaShenouda" w:cs="FreeSerifAvvaShenouda"/>
        </w:rPr>
      </w:pPr>
      <w:bookmarkStart w:id="1402" w:name="_Toc410196202"/>
      <w:bookmarkStart w:id="1403" w:name="_Toc410196444"/>
      <w:bookmarkStart w:id="1404" w:name="_Toc410196946"/>
      <w:bookmarkStart w:id="1405" w:name="_Toc459399284"/>
      <w:bookmarkStart w:id="1406" w:name="_Toc481478307"/>
      <w:bookmarkStart w:id="1407" w:name="December"/>
      <w:r>
        <w:lastRenderedPageBreak/>
        <w:t>December</w:t>
      </w:r>
      <w:bookmarkEnd w:id="1402"/>
      <w:bookmarkEnd w:id="1403"/>
      <w:bookmarkEnd w:id="1404"/>
      <w:r w:rsidR="00205EA4">
        <w:t xml:space="preserve"> or </w:t>
      </w:r>
      <w:r w:rsidR="00205EA4">
        <w:rPr>
          <w:rFonts w:ascii="FreeSerifAvvaShenouda" w:hAnsi="FreeSerifAvvaShenouda" w:cs="FreeSerifAvvaShenouda"/>
        </w:rPr>
        <w:t>Ⲕⲟⲓⲁϩⲕ</w:t>
      </w:r>
      <w:bookmarkEnd w:id="1405"/>
      <w:bookmarkEnd w:id="140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D27F59">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D27F59">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D27F59">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D27F59">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D27F59">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D27F59">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D27F59">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D27F59">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D27F59">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D27F59">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D27F59">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D27F59">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D27F59">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D27F59">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D27F59">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D27F59">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D27F59">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D27F59">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08" w:name="_Ref434478837"/>
      <w:r w:rsidR="009E261C">
        <w:t xml:space="preserve"> four Sundays before the Feast.</w:t>
      </w:r>
    </w:p>
    <w:p w14:paraId="6C63C034" w14:textId="77777777" w:rsidR="001E7A09" w:rsidRDefault="001E7A09" w:rsidP="001E7A09">
      <w:pPr>
        <w:pStyle w:val="Heading4"/>
      </w:pPr>
      <w:bookmarkStart w:id="1409"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408"/>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1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10"/>
            <w:r>
              <w:rPr>
                <w:rStyle w:val="CommentReference"/>
                <w:rFonts w:ascii="Times New Roman" w:eastAsiaTheme="minorHAnsi" w:hAnsi="Times New Roman" w:cstheme="minorBidi"/>
                <w:color w:val="auto"/>
              </w:rPr>
              <w:commentReference w:id="141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11"/>
            <w:r>
              <w:t xml:space="preserve">Announced </w:t>
            </w:r>
            <w:commentRangeEnd w:id="1411"/>
            <w:r>
              <w:rPr>
                <w:rStyle w:val="CommentReference"/>
                <w:rFonts w:ascii="Times New Roman" w:eastAsiaTheme="minorHAnsi" w:hAnsi="Times New Roman" w:cstheme="minorBidi"/>
                <w:color w:val="auto"/>
              </w:rPr>
              <w:commentReference w:id="141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0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1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13" w:name="_Ref434478867"/>
      <w:r>
        <w:t xml:space="preserve">The Third Doxology of December or </w:t>
      </w:r>
      <w:r w:rsidRPr="006C0F49">
        <w:rPr>
          <w:rFonts w:ascii="FreeSerifAvvaShenouda" w:hAnsi="FreeSerifAvvaShenouda" w:cs="FreeSerifAvvaShenouda"/>
        </w:rPr>
        <w:t>Ⲕⲟⲓⲁϩⲕ</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0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14" w:name="_Ref434478878"/>
      <w:r>
        <w:t xml:space="preserve">The Fourth Doxology of December or </w:t>
      </w:r>
      <w:r w:rsidRPr="006C0F49">
        <w:rPr>
          <w:rFonts w:ascii="FreeSerifAvvaShenouda" w:hAnsi="FreeSerifAvvaShenouda" w:cs="FreeSerifAvvaShenouda"/>
        </w:rPr>
        <w:t>Ⲕⲟⲓⲁϩⲕ</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15"/>
            <w:r>
              <w:t>He raised us with a new invitation.</w:t>
            </w:r>
            <w:commentRangeEnd w:id="1415"/>
            <w:r>
              <w:rPr>
                <w:rStyle w:val="CommentReference"/>
                <w:rFonts w:ascii="Times New Roman" w:eastAsiaTheme="minorHAnsi" w:hAnsi="Times New Roman" w:cstheme="minorBidi"/>
                <w:color w:val="auto"/>
              </w:rPr>
              <w:commentReference w:id="141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16"/>
            <w:r>
              <w:t>Bride</w:t>
            </w:r>
            <w:commentRangeEnd w:id="1416"/>
            <w:r>
              <w:rPr>
                <w:rStyle w:val="CommentReference"/>
                <w:rFonts w:ascii="Times New Roman" w:eastAsiaTheme="minorHAnsi" w:hAnsi="Times New Roman" w:cstheme="minorBidi"/>
                <w:color w:val="auto"/>
              </w:rPr>
              <w:commentReference w:id="141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17" w:name="_Ref434478888"/>
      <w:r>
        <w:t xml:space="preserve">The Fifth Doxology of December or </w:t>
      </w:r>
      <w:r w:rsidRPr="006C0F49">
        <w:rPr>
          <w:rFonts w:ascii="FreeSerifAvvaShenouda" w:hAnsi="FreeSerifAvvaShenouda" w:cs="FreeSerifAvvaShenouda"/>
        </w:rPr>
        <w:t>Ⲕⲟⲓⲁϩⲕ</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lastRenderedPageBreak/>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0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18" w:name="_Ref434478907"/>
      <w:r>
        <w:t xml:space="preserve">The Sixth Doxology of December or </w:t>
      </w:r>
      <w:r w:rsidRPr="006C0F49">
        <w:rPr>
          <w:rFonts w:ascii="FreeSerifAvvaShenouda" w:hAnsi="FreeSerifAvvaShenouda" w:cs="FreeSerifAvvaShenouda"/>
        </w:rPr>
        <w:t>Ⲕⲟⲓⲁϩⲕ</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19"/>
            <w:r>
              <w:t xml:space="preserve">return </w:t>
            </w:r>
            <w:commentRangeEnd w:id="1419"/>
            <w:r>
              <w:rPr>
                <w:rStyle w:val="CommentReference"/>
              </w:rPr>
              <w:commentReference w:id="141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20"/>
            <w:r>
              <w:t xml:space="preserve">confirmation </w:t>
            </w:r>
            <w:commentRangeEnd w:id="1420"/>
            <w:r>
              <w:rPr>
                <w:rStyle w:val="CommentReference"/>
              </w:rPr>
              <w:commentReference w:id="142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lastRenderedPageBreak/>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21" w:name="_Ref434478922"/>
      <w:r>
        <w:t xml:space="preserve">The Doxology of Archangel Gabriel for December or </w:t>
      </w:r>
      <w:r w:rsidRPr="006C0F49">
        <w:rPr>
          <w:rFonts w:ascii="FreeSerifAvvaShenouda" w:hAnsi="FreeSerifAvvaShenouda" w:cs="FreeSerifAvvaShenouda"/>
        </w:rPr>
        <w:t>Ⲕⲟⲓⲁϩⲕ</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22"/>
            <w:r>
              <w:t>Angel-evangel of Good News</w:t>
            </w:r>
            <w:commentRangeEnd w:id="1422"/>
            <w:r>
              <w:rPr>
                <w:rStyle w:val="CommentReference"/>
                <w:rFonts w:ascii="Times New Roman" w:eastAsiaTheme="minorHAnsi" w:hAnsi="Times New Roman" w:cstheme="minorBidi"/>
                <w:color w:val="auto"/>
              </w:rPr>
              <w:commentReference w:id="142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lastRenderedPageBreak/>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23"/>
            <w:r>
              <w:t>Hail, O full of grace</w:t>
            </w:r>
            <w:commentRangeEnd w:id="1423"/>
            <w:r>
              <w:rPr>
                <w:rStyle w:val="CommentReference"/>
                <w:rFonts w:ascii="Times New Roman" w:eastAsiaTheme="minorHAnsi" w:hAnsi="Times New Roman" w:cstheme="minorBidi"/>
                <w:color w:val="auto"/>
              </w:rPr>
              <w:commentReference w:id="142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24"/>
            <w:r>
              <w:t>Angel-Evangel</w:t>
            </w:r>
            <w:commentRangeEnd w:id="1424"/>
            <w:r>
              <w:rPr>
                <w:rStyle w:val="CommentReference"/>
                <w:rFonts w:ascii="Times New Roman" w:eastAsiaTheme="minorHAnsi" w:hAnsi="Times New Roman" w:cstheme="minorBidi"/>
                <w:color w:val="auto"/>
              </w:rPr>
              <w:commentReference w:id="142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25" w:name="_Ref434564112"/>
      <w:bookmarkStart w:id="1426" w:name="_Toc459399285"/>
      <w:bookmarkStart w:id="1427" w:name="_Toc410196203"/>
      <w:bookmarkStart w:id="1428" w:name="_Toc410196445"/>
      <w:bookmarkStart w:id="1429"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lastRenderedPageBreak/>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lastRenderedPageBreak/>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425"/>
      <w:bookmarkEnd w:id="1426"/>
    </w:p>
    <w:p w14:paraId="5851AA48" w14:textId="77777777" w:rsidR="00253C5F" w:rsidRDefault="00253C5F" w:rsidP="00253C5F">
      <w:pPr>
        <w:pStyle w:val="Heading4"/>
      </w:pPr>
      <w:bookmarkStart w:id="1430" w:name="_Ref434489590"/>
      <w:r>
        <w:t>The Doxology</w:t>
      </w:r>
      <w:r w:rsidR="00B46E6E">
        <w:t xml:space="preserve"> for St. Victor</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31"/>
            <w:r>
              <w:t>saint</w:t>
            </w:r>
            <w:commentRangeEnd w:id="1431"/>
            <w:r>
              <w:rPr>
                <w:rStyle w:val="CommentReference"/>
                <w:rFonts w:ascii="Times New Roman" w:eastAsiaTheme="minorHAnsi" w:hAnsi="Times New Roman" w:cstheme="minorBidi"/>
                <w:color w:val="auto"/>
              </w:rPr>
              <w:commentReference w:id="143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32" w:name="_Toc459399286"/>
      <w:r>
        <w:t>December 2 (3) / Koiak 6: Pope Abraam the Syrian</w:t>
      </w:r>
      <w:bookmarkEnd w:id="1432"/>
    </w:p>
    <w:p w14:paraId="705AECE8" w14:textId="77777777" w:rsidR="00F416C6" w:rsidRDefault="00F416C6" w:rsidP="00F416C6">
      <w:pPr>
        <w:pStyle w:val="Heading4"/>
      </w:pPr>
      <w:bookmarkStart w:id="1433" w:name="_Ref434492343"/>
      <w:r>
        <w:t>The Doxology of St. Simon the Tanner</w:t>
      </w:r>
      <w:r>
        <w:rPr>
          <w:rStyle w:val="FootnoteReference"/>
        </w:rPr>
        <w:footnoteReference w:id="1010"/>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1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34" w:name="_Toc459399287"/>
      <w:r>
        <w:t xml:space="preserve">December 4 (5) / Koiak 8: </w:t>
      </w:r>
      <w:r w:rsidR="00743CE8">
        <w:t xml:space="preserve">The Martyrdom of </w:t>
      </w:r>
      <w:r>
        <w:t>Sts. Barbara and Juliana</w:t>
      </w:r>
      <w:bookmarkEnd w:id="1434"/>
    </w:p>
    <w:p w14:paraId="708D2111" w14:textId="7CD9674E" w:rsidR="003663F9" w:rsidRDefault="003663F9" w:rsidP="003663F9">
      <w:pPr>
        <w:pStyle w:val="Heading4"/>
      </w:pPr>
      <w:bookmarkStart w:id="143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36" w:name="_Ref459401359"/>
      <w:r>
        <w:t>The Doxology</w:t>
      </w:r>
      <w:r w:rsidR="00B46E6E">
        <w:t xml:space="preserve"> for Sts. Barbara and Juliana</w:t>
      </w:r>
      <w:bookmarkEnd w:id="1435"/>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37" w:name="_Toc459399288"/>
      <w:r>
        <w:t>December 4 (5) / Koiak 8: Also St. Samuel the Confessor</w:t>
      </w:r>
      <w:bookmarkEnd w:id="1437"/>
    </w:p>
    <w:p w14:paraId="2EE78AB4" w14:textId="77777777" w:rsidR="00224925" w:rsidRDefault="00224925" w:rsidP="00224925">
      <w:pPr>
        <w:pStyle w:val="Heading4"/>
      </w:pPr>
      <w:bookmarkStart w:id="1438" w:name="_Ref434491260"/>
      <w:r>
        <w:t>The Doxology</w:t>
      </w:r>
      <w:r w:rsidR="00810F04">
        <w:t xml:space="preserve"> for St. Samuel the Confessor</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1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lastRenderedPageBreak/>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42" w:name="_Toc459399289"/>
      <w:r>
        <w:t>December 6 (7) / Koiak 10: St. Nicholas</w:t>
      </w:r>
    </w:p>
    <w:p w14:paraId="6C72D403" w14:textId="3BE941B3" w:rsidR="002A29E0" w:rsidRDefault="002A29E0" w:rsidP="002A29E0">
      <w:pPr>
        <w:pStyle w:val="Heading4"/>
      </w:pPr>
      <w:bookmarkStart w:id="1443" w:name="_Ref470555294"/>
      <w:r>
        <w:t>The Doxology of St. Nicholas</w:t>
      </w:r>
      <w:r>
        <w:rPr>
          <w:rStyle w:val="FootnoteReference"/>
        </w:rPr>
        <w:footnoteReference w:id="1013"/>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442"/>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444" w:name="_Toc459399290"/>
      <w:r>
        <w:t>December 7 (8) / Koiak 11: St. Ambrose</w:t>
      </w:r>
    </w:p>
    <w:p w14:paraId="5BA1907D" w14:textId="29C3B57A" w:rsidR="002A29E0" w:rsidRDefault="002A29E0" w:rsidP="002A29E0">
      <w:pPr>
        <w:pStyle w:val="Heading4"/>
      </w:pPr>
      <w:bookmarkStart w:id="1445" w:name="_Ref470555388"/>
      <w:r>
        <w:t>The Doxology of St. Ambrose</w:t>
      </w:r>
      <w:r>
        <w:rPr>
          <w:rStyle w:val="FootnoteReference"/>
        </w:rPr>
        <w:footnoteReference w:id="1014"/>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lastRenderedPageBreak/>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444"/>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446" w:name="_Toc459399291"/>
      <w:r>
        <w:lastRenderedPageBreak/>
        <w:t>December 11 (12) / Koiak 15: St. Gregory the Armenian</w:t>
      </w:r>
    </w:p>
    <w:p w14:paraId="68D305ED" w14:textId="4394EE49" w:rsidR="002A29E0" w:rsidRDefault="002A29E0" w:rsidP="002A29E0">
      <w:pPr>
        <w:pStyle w:val="Heading4"/>
      </w:pPr>
      <w:bookmarkStart w:id="1447" w:name="_Ref470555434"/>
      <w:r>
        <w:t>The Doxology of St. Gregory the Armenian</w:t>
      </w:r>
      <w:r>
        <w:rPr>
          <w:rStyle w:val="FootnoteReference"/>
        </w:rPr>
        <w:footnoteReference w:id="1015"/>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lastRenderedPageBreak/>
        <w:t>December 12 (13) / Koiak 16: Saint Spyridon</w:t>
      </w:r>
      <w:r>
        <w:rPr>
          <w:rStyle w:val="FootnoteReference"/>
        </w:rPr>
        <w:footnoteReference w:id="1016"/>
      </w:r>
      <w:bookmarkEnd w:id="1446"/>
    </w:p>
    <w:p w14:paraId="62C88580" w14:textId="20113B9E" w:rsidR="002A29E0" w:rsidRDefault="002A29E0" w:rsidP="002A29E0">
      <w:pPr>
        <w:pStyle w:val="Heading4"/>
      </w:pPr>
      <w:bookmarkStart w:id="1448" w:name="_Ref470555491"/>
      <w:bookmarkStart w:id="1449" w:name="_Toc459399292"/>
      <w:r>
        <w:t>The Doxology of St. Spyridon</w:t>
      </w:r>
      <w:r>
        <w:rPr>
          <w:rStyle w:val="FootnoteReference"/>
        </w:rPr>
        <w:footnoteReference w:id="1017"/>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lastRenderedPageBreak/>
        <w:t>December 17 (18) / Koiak 21: Commemoration of the Theotokos</w:t>
      </w:r>
      <w:bookmarkEnd w:id="1449"/>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50" w:name="_Toc459399293"/>
      <w:r>
        <w:t>December 17 (18) / Koiak 21: Also the Martyrdom of St. Barnabas, on</w:t>
      </w:r>
      <w:r w:rsidR="00743CE8">
        <w:t>e</w:t>
      </w:r>
      <w:r>
        <w:t xml:space="preserve"> of the Seventy Two</w:t>
      </w:r>
      <w:bookmarkEnd w:id="1450"/>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51" w:name="_Toc459399294"/>
      <w:r>
        <w:t>December 18 (19) / Koiak 22: Archangel Gabriel</w:t>
      </w:r>
      <w:r w:rsidR="00481AE5">
        <w:t xml:space="preserve"> (Consecration)</w:t>
      </w:r>
      <w:bookmarkEnd w:id="1451"/>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52" w:name="_Toc459399295"/>
      <w:r>
        <w:t>December 20 (21) / Koiak 24: St. Ignatius of Antioch</w:t>
      </w:r>
    </w:p>
    <w:p w14:paraId="2887E1AE" w14:textId="14F194FE" w:rsidR="00D94D36" w:rsidRDefault="00D94D36" w:rsidP="00D94D36">
      <w:pPr>
        <w:pStyle w:val="Heading4"/>
      </w:pPr>
      <w:bookmarkStart w:id="1453" w:name="_Ref472885708"/>
      <w:r>
        <w:t>The Doxology of St. Ignatius</w:t>
      </w:r>
      <w:r>
        <w:rPr>
          <w:rStyle w:val="FootnoteReference"/>
        </w:rPr>
        <w:footnoteReference w:id="1018"/>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lastRenderedPageBreak/>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52"/>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54" w:name="_Toc459399296"/>
      <w:r>
        <w:t>December 21 (22) / Koiak 25: St. John Kami</w:t>
      </w:r>
      <w:bookmarkEnd w:id="1454"/>
    </w:p>
    <w:p w14:paraId="3F9EF92D" w14:textId="77777777" w:rsidR="00810F04" w:rsidRPr="00810F04" w:rsidRDefault="00810F04" w:rsidP="00810F04">
      <w:pPr>
        <w:pStyle w:val="Heading4"/>
      </w:pPr>
      <w:bookmarkStart w:id="1455" w:name="_Ref434491108"/>
      <w:r>
        <w:t>The Doxology for St. John Kami</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lastRenderedPageBreak/>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56" w:name="_Toc459399297"/>
      <w:r>
        <w:t>December 24 (25) / Koiak 28: Nativity Preparation Day</w:t>
      </w:r>
      <w:bookmarkEnd w:id="145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57" w:name="_Ref434477504"/>
      <w:r>
        <w:t>The Doxology</w:t>
      </w:r>
      <w:r w:rsidR="00E21EA3">
        <w:t xml:space="preserve"> for the Preparation Day of Nativity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58"/>
            <w:r>
              <w:t>Theotokos</w:t>
            </w:r>
            <w:commentRangeEnd w:id="1458"/>
            <w:r>
              <w:rPr>
                <w:rStyle w:val="CommentReference"/>
                <w:rFonts w:ascii="Times New Roman" w:eastAsiaTheme="minorHAnsi" w:hAnsi="Times New Roman" w:cstheme="minorBidi"/>
                <w:color w:val="auto"/>
              </w:rPr>
              <w:commentReference w:id="145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59" w:name="_Toc459399298"/>
      <w:r>
        <w:t>December 25 (26) / Koiak 29: The Feast of the Nativity</w:t>
      </w:r>
      <w:bookmarkEnd w:id="1459"/>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60"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t xml:space="preserve">The </w:t>
      </w:r>
      <w:r w:rsidR="00C33BEB">
        <w:t xml:space="preserve">First </w:t>
      </w:r>
      <w:r>
        <w:t>Doxology</w:t>
      </w:r>
      <w:r w:rsidR="00C33BEB">
        <w:t xml:space="preserve"> for Nativity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61" w:name="_Ref434477542"/>
      <w:r>
        <w:t>The Second Doxology for Nativity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62"/>
            <w:r>
              <w:t xml:space="preserve">rescued </w:t>
            </w:r>
            <w:commentRangeEnd w:id="1462"/>
            <w:r>
              <w:rPr>
                <w:rStyle w:val="CommentReference"/>
                <w:rFonts w:ascii="Times New Roman" w:eastAsiaTheme="minorHAnsi" w:hAnsi="Times New Roman" w:cstheme="minorBidi"/>
                <w:color w:val="auto"/>
              </w:rPr>
              <w:commentReference w:id="1462"/>
            </w:r>
            <w:r>
              <w:t>and saved us,</w:t>
            </w:r>
          </w:p>
          <w:p w14:paraId="372D1056" w14:textId="77777777" w:rsidR="00C33BEB" w:rsidRDefault="00C33BEB" w:rsidP="00C33BEB">
            <w:pPr>
              <w:pStyle w:val="EngHangEnd"/>
            </w:pPr>
            <w:commentRangeStart w:id="1463"/>
            <w:r>
              <w:t xml:space="preserve">We </w:t>
            </w:r>
            <w:commentRangeEnd w:id="1463"/>
            <w:r>
              <w:rPr>
                <w:rStyle w:val="CommentReference"/>
                <w:rFonts w:ascii="Times New Roman" w:eastAsiaTheme="minorHAnsi" w:hAnsi="Times New Roman" w:cstheme="minorBidi"/>
                <w:color w:val="auto"/>
              </w:rPr>
              <w:commentReference w:id="146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lastRenderedPageBreak/>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64" w:name="_Ref434477554"/>
      <w:r>
        <w:t>The Third Doxology for Nativity</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lastRenderedPageBreak/>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lastRenderedPageBreak/>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65" w:name="_Ref434475057"/>
      <w:r>
        <w:t>The Sunday Psali Adam</w:t>
      </w:r>
      <w:r w:rsidR="006C1B94">
        <w:t xml:space="preserve"> for Nativity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lastRenderedPageBreak/>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66" w:name="_Ref434475083"/>
      <w:r>
        <w:t>The Monday Psali Adam</w:t>
      </w:r>
      <w:r w:rsidR="006C1B94">
        <w:t xml:space="preserve"> for Nativity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lastRenderedPageBreak/>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lastRenderedPageBreak/>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1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67" w:name="_Ref434475102"/>
      <w:r>
        <w:t>The Tuesday Psali Adam</w:t>
      </w:r>
      <w:r w:rsidR="006C1B94">
        <w:t xml:space="preserve"> for Nativity</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68"/>
            <w:r>
              <w:t xml:space="preserve">Shone </w:t>
            </w:r>
            <w:commentRangeEnd w:id="1468"/>
            <w:r>
              <w:rPr>
                <w:rStyle w:val="CommentReference"/>
              </w:rPr>
              <w:commentReference w:id="146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69"/>
            <w:r>
              <w:t>All</w:t>
            </w:r>
            <w:commentRangeEnd w:id="1469"/>
            <w:r>
              <w:rPr>
                <w:rStyle w:val="CommentReference"/>
              </w:rPr>
              <w:commentReference w:id="146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70"/>
            <w:r>
              <w:t>seals</w:t>
            </w:r>
            <w:commentRangeEnd w:id="1470"/>
            <w:r>
              <w:rPr>
                <w:rStyle w:val="CommentReference"/>
              </w:rPr>
              <w:commentReference w:id="147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71"/>
            <w:r>
              <w:t>Tetra</w:t>
            </w:r>
            <w:commentRangeEnd w:id="1471"/>
            <w:r>
              <w:rPr>
                <w:rStyle w:val="CommentReference"/>
              </w:rPr>
              <w:commentReference w:id="147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72"/>
            <w:r>
              <w:t xml:space="preserve">flaming </w:t>
            </w:r>
            <w:commentRangeEnd w:id="1472"/>
            <w:r>
              <w:rPr>
                <w:rStyle w:val="CommentReference"/>
              </w:rPr>
              <w:commentReference w:id="147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73"/>
            <w:r>
              <w:t>disease</w:t>
            </w:r>
            <w:commentRangeEnd w:id="1473"/>
            <w:r>
              <w:rPr>
                <w:rStyle w:val="CommentReference"/>
              </w:rPr>
              <w:commentReference w:id="147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lastRenderedPageBreak/>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74" w:name="_Ref434475128"/>
      <w:r>
        <w:t>The Wednesday Psali Batos</w:t>
      </w:r>
      <w:r w:rsidR="006C1B94">
        <w:t xml:space="preserve"> for Nativity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lastRenderedPageBreak/>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75" w:name="_Ref434475150"/>
      <w:r>
        <w:lastRenderedPageBreak/>
        <w:t>The Thursday Psali Batos</w:t>
      </w:r>
      <w:r w:rsidR="006C1B94">
        <w:t xml:space="preserve"> for Nativity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476"/>
            <w:r>
              <w:t xml:space="preserve">Isaiah </w:t>
            </w:r>
            <w:commentRangeEnd w:id="1476"/>
            <w:r>
              <w:rPr>
                <w:rStyle w:val="CommentReference"/>
              </w:rPr>
              <w:commentReference w:id="147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77" w:name="_Ref434475177"/>
      <w:r>
        <w:lastRenderedPageBreak/>
        <w:t>The Friday Psali Batos</w:t>
      </w:r>
      <w:r w:rsidR="006C1B94">
        <w:t xml:space="preserve"> for Nativity</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78" w:name="_Ref434475196"/>
      <w:r>
        <w:lastRenderedPageBreak/>
        <w:t>The Saturday Psali Batos</w:t>
      </w:r>
      <w:r w:rsidR="006C1B94">
        <w:t xml:space="preserve"> for Nativity</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lastRenderedPageBreak/>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79"/>
            <w:r>
              <w:t>For I cannot speak.</w:t>
            </w:r>
            <w:commentRangeEnd w:id="1479"/>
            <w:r>
              <w:rPr>
                <w:rStyle w:val="CommentReference"/>
              </w:rPr>
              <w:commentReference w:id="147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80" w:name="_Toc459399299"/>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8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81" w:name="_Ref434561401"/>
      <w:bookmarkStart w:id="1482" w:name="_Toc459399300"/>
      <w:r>
        <w:t>December 27 (28) / Tobi 1: St. Stephen Day</w:t>
      </w:r>
      <w:bookmarkEnd w:id="1481"/>
      <w:bookmarkEnd w:id="1482"/>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83" w:name="_Toc459399301"/>
      <w:r>
        <w:t>December 29 (30) / Tobi 3: The One Hundred and Forty Four Thousand</w:t>
      </w:r>
      <w:bookmarkEnd w:id="1483"/>
    </w:p>
    <w:p w14:paraId="2FE981A9" w14:textId="77777777" w:rsidR="00073003" w:rsidRDefault="00073003" w:rsidP="00073003">
      <w:pPr>
        <w:pStyle w:val="Heading4"/>
      </w:pPr>
      <w:bookmarkStart w:id="1484" w:name="_Ref434488616"/>
      <w:r>
        <w:t>The Doxology</w:t>
      </w:r>
      <w:r w:rsidR="00B46E6E">
        <w:t xml:space="preserve"> for the One Hundred and Forty Four Thousand</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2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2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85" w:name="_Ref434564016"/>
      <w:bookmarkStart w:id="1486" w:name="_Toc459399302"/>
      <w:r>
        <w:t>December 30 (31) / Tobi 4: St. John the Evangelist</w:t>
      </w:r>
      <w:bookmarkEnd w:id="1485"/>
      <w:bookmarkEnd w:id="1486"/>
    </w:p>
    <w:p w14:paraId="3C0BCC81" w14:textId="77777777" w:rsidR="00FF5FF3" w:rsidRDefault="00FF5FF3" w:rsidP="00FF5FF3">
      <w:pPr>
        <w:pStyle w:val="Heading4"/>
      </w:pPr>
      <w:bookmarkStart w:id="1487" w:name="_Ref434488768"/>
      <w:r>
        <w:t>The Doxology</w:t>
      </w:r>
      <w:r w:rsidR="00B46E6E">
        <w:t xml:space="preserve"> for</w:t>
      </w:r>
      <w:r w:rsidR="00BC160E">
        <w:t xml:space="preserve"> St. John the Evangelist</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88"/>
            <w:r>
              <w:t>Zebulun</w:t>
            </w:r>
            <w:commentRangeEnd w:id="1488"/>
            <w:r>
              <w:rPr>
                <w:rStyle w:val="FootnoteReference"/>
              </w:rPr>
              <w:footnoteReference w:id="1022"/>
            </w:r>
            <w:r>
              <w:rPr>
                <w:rStyle w:val="CommentReference"/>
                <w:rFonts w:ascii="Times New Roman" w:eastAsiaTheme="minorHAnsi" w:hAnsi="Times New Roman" w:cstheme="minorBidi"/>
                <w:color w:val="auto"/>
              </w:rPr>
              <w:commentReference w:id="148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2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89" w:name="_Toc410196204"/>
      <w:bookmarkStart w:id="1490" w:name="_Toc410196446"/>
      <w:bookmarkStart w:id="1491" w:name="_Toc410196948"/>
      <w:bookmarkStart w:id="1492" w:name="_Toc481478308"/>
      <w:bookmarkStart w:id="1493" w:name="January"/>
      <w:bookmarkEnd w:id="1407"/>
      <w:bookmarkEnd w:id="1427"/>
      <w:bookmarkEnd w:id="1428"/>
      <w:bookmarkEnd w:id="1429"/>
      <w:r>
        <w:lastRenderedPageBreak/>
        <w:t>January</w:t>
      </w:r>
      <w:bookmarkEnd w:id="1489"/>
      <w:bookmarkEnd w:id="1490"/>
      <w:bookmarkEnd w:id="1491"/>
      <w:r w:rsidR="00FF5FF3">
        <w:t xml:space="preserve"> or </w:t>
      </w:r>
      <w:r w:rsidR="00FF5FF3">
        <w:rPr>
          <w:rFonts w:ascii="FreeSerifAvvaShenouda" w:hAnsi="FreeSerifAvvaShenouda" w:cs="FreeSerifAvvaShenouda"/>
        </w:rPr>
        <w:t>Ⲧⲱⲃⲓ</w:t>
      </w:r>
      <w:bookmarkEnd w:id="1492"/>
    </w:p>
    <w:bookmarkStart w:id="1494" w:name="_Toc410196205" w:displacedByCustomXml="next"/>
    <w:bookmarkStart w:id="1495" w:name="_Toc410196447" w:displacedByCustomXml="next"/>
    <w:bookmarkStart w:id="1496"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D27F59">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D27F59">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D27F59">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D27F59">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D27F59">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D27F59">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D27F59">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D27F59">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D27F59">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D27F59">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D27F59">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D27F59">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D27F59">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D27F59">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D27F59">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D27F59">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D27F59">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D27F59">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D27F59">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97" w:name="_Toc459399303"/>
      <w:r>
        <w:rPr>
          <w:lang w:val="en-US"/>
        </w:rPr>
        <w:lastRenderedPageBreak/>
        <w:t>January 1 (2) / Tobi 6</w:t>
      </w:r>
      <w:r w:rsidR="00FF5FF3">
        <w:rPr>
          <w:lang w:val="en-US"/>
        </w:rPr>
        <w:t xml:space="preserve">: The Feast of the </w:t>
      </w:r>
      <w:r w:rsidR="00495F1A">
        <w:t>Circumcision</w:t>
      </w:r>
      <w:bookmarkEnd w:id="1496"/>
      <w:bookmarkEnd w:id="1495"/>
      <w:bookmarkEnd w:id="1494"/>
      <w:bookmarkEnd w:id="1497"/>
    </w:p>
    <w:p w14:paraId="1A97CDDF" w14:textId="50667650" w:rsidR="00240FF0" w:rsidRPr="000E62F4" w:rsidRDefault="00240FF0" w:rsidP="00240FF0">
      <w:pPr>
        <w:pStyle w:val="Heading4"/>
        <w:rPr>
          <w:rFonts w:ascii="Arial Unicode MS" w:eastAsia="Arial Unicode MS" w:hAnsi="Arial Unicode MS" w:cs="Arial Unicode MS"/>
        </w:rPr>
      </w:pPr>
      <w:bookmarkStart w:id="1498"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99"/>
            <w:r>
              <w:t xml:space="preserve">Christian </w:t>
            </w:r>
            <w:commentRangeEnd w:id="1499"/>
            <w:r>
              <w:rPr>
                <w:rStyle w:val="CommentReference"/>
                <w:rFonts w:ascii="Times New Roman" w:eastAsiaTheme="minorHAnsi" w:hAnsi="Times New Roman" w:cstheme="minorBidi"/>
                <w:color w:val="auto"/>
              </w:rPr>
              <w:commentReference w:id="149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00" w:name="_Ref434475229"/>
      <w:r>
        <w:t>The Psali Adam</w:t>
      </w:r>
      <w:r w:rsidR="006C1B94">
        <w:t xml:space="preserve"> for the Circumcision</w:t>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01"/>
            <w:r>
              <w:t xml:space="preserve">Victorious </w:t>
            </w:r>
            <w:commentRangeEnd w:id="1501"/>
            <w:r>
              <w:rPr>
                <w:rStyle w:val="CommentReference"/>
              </w:rPr>
              <w:commentReference w:id="150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02" w:name="_Ref434475252"/>
      <w:r>
        <w:t>The Psali Batos</w:t>
      </w:r>
      <w:r w:rsidR="006C1B94">
        <w:t xml:space="preserve"> for the Circumcision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03"/>
            <w:r>
              <w:t>divinity</w:t>
            </w:r>
            <w:commentRangeEnd w:id="1503"/>
            <w:r>
              <w:rPr>
                <w:rStyle w:val="CommentReference"/>
              </w:rPr>
              <w:commentReference w:id="150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04" w:name="_Toc410196206"/>
      <w:bookmarkStart w:id="1505" w:name="_Toc410196448"/>
      <w:bookmarkStart w:id="1506" w:name="_Toc410196950"/>
      <w:bookmarkStart w:id="1507"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504"/>
      <w:bookmarkEnd w:id="1505"/>
      <w:bookmarkEnd w:id="1506"/>
      <w:bookmarkEnd w:id="1507"/>
    </w:p>
    <w:p w14:paraId="6163B419" w14:textId="17C71E69" w:rsidR="008712A7" w:rsidRPr="008712A7" w:rsidRDefault="008712A7" w:rsidP="008712A7">
      <w:pPr>
        <w:pStyle w:val="Heading4"/>
        <w:rPr>
          <w:rFonts w:ascii="Arial Unicode MS" w:eastAsia="Arial Unicode MS" w:hAnsi="Arial Unicode MS" w:cs="Arial Unicode MS"/>
        </w:rPr>
      </w:pPr>
      <w:bookmarkStart w:id="1508"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r>
        <w:t>An</w:t>
      </w:r>
      <w:r w:rsidR="00FF5FF3">
        <w:t xml:space="preserve"> </w:t>
      </w:r>
      <w:r>
        <w:t xml:space="preserve">Abridged </w:t>
      </w:r>
      <w:r w:rsidR="00FF5FF3">
        <w:t>Doxology</w:t>
      </w:r>
      <w:r w:rsidR="00E21EA3">
        <w:t xml:space="preserve"> for Theophany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09" w:name="_Ref434477641"/>
      <w:r>
        <w:lastRenderedPageBreak/>
        <w:t>The First Doxology for Theophany</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10" w:name="_Ref434477660"/>
      <w:r>
        <w:lastRenderedPageBreak/>
        <w:t>The Second Doxology for Theophany</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11" w:name="_Ref434475280"/>
      <w:r>
        <w:t>The Sunday Psali Adam</w:t>
      </w:r>
      <w:r w:rsidR="006C1B94">
        <w:t xml:space="preserve"> for Theophany</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12"/>
            <w:r>
              <w:t xml:space="preserve">confirm </w:t>
            </w:r>
            <w:commentRangeEnd w:id="1512"/>
            <w:r>
              <w:rPr>
                <w:rStyle w:val="CommentReference"/>
              </w:rPr>
              <w:commentReference w:id="151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13"/>
            <w:r>
              <w:t>ⲛ̀ϫⲉ</w:t>
            </w:r>
            <w:commentRangeEnd w:id="1513"/>
            <w:r>
              <w:rPr>
                <w:rStyle w:val="CommentReference"/>
                <w:rFonts w:ascii="Times New Roman" w:hAnsi="Times New Roman"/>
              </w:rPr>
              <w:commentReference w:id="151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14"/>
            <w:r>
              <w:t>moved</w:t>
            </w:r>
            <w:commentRangeEnd w:id="1514"/>
            <w:r>
              <w:rPr>
                <w:rStyle w:val="CommentReference"/>
              </w:rPr>
              <w:commentReference w:id="151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15"/>
            <w:r>
              <w:t>thrice holy,</w:t>
            </w:r>
            <w:commentRangeEnd w:id="1515"/>
            <w:r>
              <w:rPr>
                <w:rStyle w:val="CommentReference"/>
              </w:rPr>
              <w:commentReference w:id="151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16" w:name="_Ref434475309"/>
      <w:r>
        <w:t>The Monday Psali Adam</w:t>
      </w:r>
      <w:r w:rsidR="006C1B94">
        <w:t xml:space="preserve"> for Theophany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17"/>
            <w:r>
              <w:t xml:space="preserve">Ⲓⲱⲁⲛⲛⲟⲩ </w:t>
            </w:r>
            <w:commentRangeEnd w:id="1517"/>
            <w:r>
              <w:rPr>
                <w:rStyle w:val="CommentReference"/>
                <w:rFonts w:ascii="Times New Roman" w:hAnsi="Times New Roman"/>
              </w:rPr>
              <w:commentReference w:id="151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18"/>
            <w:r>
              <w:rPr>
                <w:rFonts w:eastAsia="Arial Unicode MS" w:cs="FreeSerifAvvaShenouda"/>
              </w:rPr>
              <w:t>ⲛⲓϯϩⲟ</w:t>
            </w:r>
            <w:commentRangeEnd w:id="1518"/>
            <w:r>
              <w:rPr>
                <w:rStyle w:val="CommentReference"/>
                <w:rFonts w:ascii="Times New Roman" w:hAnsi="Times New Roman"/>
              </w:rPr>
              <w:commentReference w:id="151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19" w:name="_Ref434475331"/>
      <w:r>
        <w:lastRenderedPageBreak/>
        <w:t>The Tuesday Psali Adam</w:t>
      </w:r>
      <w:r w:rsidR="006C1B94">
        <w:t xml:space="preserve"> for Theophany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20"/>
            <w:r>
              <w:t>ⲫⲏ</w:t>
            </w:r>
            <w:commentRangeEnd w:id="1520"/>
            <w:r>
              <w:rPr>
                <w:rStyle w:val="CommentReference"/>
                <w:rFonts w:ascii="Times New Roman" w:hAnsi="Times New Roman"/>
              </w:rPr>
              <w:commentReference w:id="152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21"/>
            <w:r>
              <w:t>ϯⲥⲩⲛⲧⲉⲗⲓⲁ</w:t>
            </w:r>
            <w:commentRangeEnd w:id="1521"/>
            <w:r>
              <w:rPr>
                <w:rStyle w:val="CommentReference"/>
                <w:rFonts w:ascii="Times New Roman" w:hAnsi="Times New Roman"/>
              </w:rPr>
              <w:commentReference w:id="152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22" w:name="_Ref434475362"/>
      <w:r>
        <w:t>The Wednesday Psali Batos</w:t>
      </w:r>
      <w:r w:rsidR="006C1B94">
        <w:t xml:space="preserve"> for Theophany</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2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23" w:name="_Ref434475388"/>
      <w:r>
        <w:t>The Thursday Psali Batos</w:t>
      </w:r>
      <w:r w:rsidR="006C1B94">
        <w:t xml:space="preserve"> for Theophany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24" w:name="_Ref434475411"/>
      <w:r>
        <w:t>The Friday Psali Batos</w:t>
      </w:r>
      <w:r w:rsidR="006C1B94">
        <w:t xml:space="preserve"> for Theophany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25" w:name="_Ref434475434"/>
      <w:r>
        <w:t>The Saturday Psali Batos</w:t>
      </w:r>
      <w:r w:rsidR="006C1B94">
        <w:t xml:space="preserve"> for Theophany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26"/>
            <w:r>
              <w:t>liberty</w:t>
            </w:r>
            <w:commentRangeEnd w:id="1526"/>
            <w:r>
              <w:rPr>
                <w:rStyle w:val="CommentReference"/>
              </w:rPr>
              <w:commentReference w:id="152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27"/>
            <w:r>
              <w:t xml:space="preserve">confirm </w:t>
            </w:r>
            <w:commentRangeEnd w:id="1527"/>
            <w:r>
              <w:rPr>
                <w:rStyle w:val="CommentReference"/>
              </w:rPr>
              <w:commentReference w:id="152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bookmarkStart w:id="1528" w:name="_Toc459399305"/>
      <w:r>
        <w:lastRenderedPageBreak/>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lastRenderedPageBreak/>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lastRenderedPageBreak/>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r>
        <w:t>January 7 (8) / Tobi 12</w:t>
      </w:r>
      <w:r w:rsidR="001225FA">
        <w:t xml:space="preserve">: </w:t>
      </w:r>
      <w:r>
        <w:t>The Second Day of the Feast of Theophany</w:t>
      </w:r>
      <w:bookmarkEnd w:id="152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29" w:name="_Toc459399306"/>
      <w:r>
        <w:t>January 7 (8) / Tobi 12</w:t>
      </w:r>
      <w:r w:rsidR="001225FA">
        <w:t xml:space="preserve">: </w:t>
      </w:r>
      <w:r>
        <w:t>Also the Commemoration of Archangel Michael</w:t>
      </w:r>
      <w:bookmarkEnd w:id="1529"/>
    </w:p>
    <w:p w14:paraId="27828244" w14:textId="77777777" w:rsidR="000E62F4" w:rsidRDefault="00191A26" w:rsidP="0082304E">
      <w:pPr>
        <w:pStyle w:val="Heading4"/>
      </w:pPr>
      <w:bookmarkStart w:id="1530" w:name="_Toc410196207"/>
      <w:bookmarkStart w:id="1531" w:name="_Toc410196449"/>
      <w:bookmarkStart w:id="1532"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533" w:name="_Ref434562461"/>
      <w:bookmarkStart w:id="1534" w:name="_Toc459399307"/>
      <w:r>
        <w:lastRenderedPageBreak/>
        <w:t>January 7 (8) / Tobi 12</w:t>
      </w:r>
      <w:r w:rsidR="001225FA">
        <w:t xml:space="preserve">: </w:t>
      </w:r>
      <w:commentRangeStart w:id="1535"/>
      <w:r>
        <w:t>Also St. Theodore Anatoly</w:t>
      </w:r>
      <w:commentRangeEnd w:id="1535"/>
      <w:r>
        <w:rPr>
          <w:rStyle w:val="CommentReference"/>
          <w:rFonts w:eastAsiaTheme="minorHAnsi" w:cstheme="minorBidi"/>
          <w:b w:val="0"/>
          <w:bCs w:val="0"/>
        </w:rPr>
        <w:commentReference w:id="1535"/>
      </w:r>
      <w:bookmarkEnd w:id="1533"/>
      <w:bookmarkEnd w:id="1534"/>
    </w:p>
    <w:p w14:paraId="7DD26869" w14:textId="77777777" w:rsidR="006B44CE" w:rsidRDefault="006B44CE" w:rsidP="006B44CE">
      <w:pPr>
        <w:pStyle w:val="Heading4"/>
      </w:pPr>
      <w:bookmarkStart w:id="1536" w:name="_Ref434477694"/>
      <w:bookmarkStart w:id="1537" w:name="_Ref434489376"/>
      <w:r>
        <w:t>The Doxology</w:t>
      </w:r>
      <w:bookmarkEnd w:id="1536"/>
      <w:r w:rsidR="00B46E6E">
        <w:t xml:space="preserve"> for St. Theodore Anatoly</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38" w:name="_Toc459399308"/>
      <w:r>
        <w:lastRenderedPageBreak/>
        <w:t>January 8 (9) / Tobi 13: The Feast of T</w:t>
      </w:r>
      <w:r w:rsidR="00495F1A">
        <w:t>he Wedding of Cana of Galilee</w:t>
      </w:r>
      <w:bookmarkEnd w:id="1530"/>
      <w:bookmarkEnd w:id="1531"/>
      <w:bookmarkEnd w:id="1532"/>
      <w:bookmarkEnd w:id="1538"/>
    </w:p>
    <w:p w14:paraId="54A3A903" w14:textId="55426CC8" w:rsidR="00A9348E" w:rsidRPr="00A9348E" w:rsidRDefault="00A9348E" w:rsidP="00A9348E">
      <w:pPr>
        <w:pStyle w:val="Heading4"/>
        <w:rPr>
          <w:rFonts w:ascii="Arial Unicode MS" w:eastAsia="Arial Unicode MS" w:hAnsi="Arial Unicode MS" w:cs="Arial Unicode MS"/>
        </w:rPr>
      </w:pPr>
      <w:bookmarkStart w:id="1539"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r>
        <w:t>The Doxology</w:t>
      </w:r>
      <w:r w:rsidR="00E21EA3">
        <w:t xml:space="preserve"> for the Wedding of Cana</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540" w:name="_Ref434475472"/>
      <w:r>
        <w:t>The Psali Adam</w:t>
      </w:r>
      <w:r w:rsidR="006C1B94">
        <w:t xml:space="preserve"> for the Wedding of Cana</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541" w:name="_Ref434475500"/>
      <w:r>
        <w:lastRenderedPageBreak/>
        <w:t>The Psali Batos</w:t>
      </w:r>
      <w:r w:rsidR="006C1B94">
        <w:t xml:space="preserve"> for the Wedding of Cana</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542" w:name="_Ref434560112"/>
      <w:bookmarkStart w:id="1543" w:name="_Toc459399309"/>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r>
        <w:t>January 8 (9) / Tobi 13: Also the Martyrdom of St. Demiana</w:t>
      </w:r>
      <w:bookmarkEnd w:id="1542"/>
      <w:bookmarkEnd w:id="1543"/>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544" w:name="_Ref434490124"/>
      <w:r>
        <w:t>Another Doxology of St. Demiana</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2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2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545" w:name="_Ref434563224"/>
      <w:bookmarkStart w:id="1546" w:name="_Toc459399310"/>
      <w:r>
        <w:t>January 9 (10) / Tobi 14: St. Maximus</w:t>
      </w:r>
      <w:bookmarkEnd w:id="1545"/>
      <w:bookmarkEnd w:id="1546"/>
    </w:p>
    <w:p w14:paraId="1847ABB1" w14:textId="77777777" w:rsidR="00662600" w:rsidRDefault="00810F04" w:rsidP="00810F04">
      <w:pPr>
        <w:pStyle w:val="Heading4"/>
      </w:pPr>
      <w:bookmarkStart w:id="1547" w:name="_Ref434490957"/>
      <w:r>
        <w:t>The Doxology for</w:t>
      </w:r>
      <w:r w:rsidR="00662600">
        <w:t xml:space="preserve"> Sts. Maximus and Dometius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2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2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51" w:name="_Toc459399311"/>
      <w:r>
        <w:t>Jan</w:t>
      </w:r>
      <w:r w:rsidR="00662600">
        <w:t>uary 12 (13) / Tobi 17: St. Dome</w:t>
      </w:r>
      <w:r>
        <w:t>tius</w:t>
      </w:r>
      <w:bookmarkEnd w:id="1551"/>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52" w:name="_Toc459399312"/>
      <w:r>
        <w:lastRenderedPageBreak/>
        <w:t>January 13 (14) / Tobi 18: St. Hilary of Poitiers</w:t>
      </w:r>
      <w:bookmarkEnd w:id="1552"/>
    </w:p>
    <w:p w14:paraId="17E429FC" w14:textId="7FC8029F" w:rsidR="00A96087" w:rsidRDefault="00A96087" w:rsidP="00A96087">
      <w:pPr>
        <w:pStyle w:val="Heading4"/>
      </w:pPr>
      <w:r>
        <w:t>The Doxology for St. Hilary of Poitiers</w:t>
      </w:r>
      <w:r w:rsidR="006035EE">
        <w:rPr>
          <w:rStyle w:val="FootnoteReference"/>
        </w:rPr>
        <w:footnoteReference w:id="102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53" w:name="_Toc459399313"/>
      <w:bookmarkStart w:id="1554" w:name="_Toc410196208"/>
      <w:bookmarkStart w:id="1555" w:name="_Toc410196450"/>
      <w:bookmarkStart w:id="1556" w:name="_Toc410196952"/>
      <w:r>
        <w:t>January 15 (16) / Tobi 20: Departure of St. Prochorus the Disciple</w:t>
      </w:r>
      <w:bookmarkEnd w:id="1553"/>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57" w:name="_Toc459399314"/>
      <w:r>
        <w:lastRenderedPageBreak/>
        <w:t xml:space="preserve">January 16 (17) / Tobi 21: </w:t>
      </w:r>
      <w:r w:rsidR="00495F1A">
        <w:t>The Dormition of the Virgin</w:t>
      </w:r>
      <w:bookmarkEnd w:id="1554"/>
      <w:bookmarkEnd w:id="1555"/>
      <w:bookmarkEnd w:id="1556"/>
      <w:bookmarkEnd w:id="1557"/>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58" w:name="_Ref434560171"/>
      <w:bookmarkStart w:id="1559" w:name="_Toc459399315"/>
      <w:r>
        <w:t>January 17 (18) / Tobi 22: St. Anthony the Great</w:t>
      </w:r>
      <w:bookmarkEnd w:id="1558"/>
      <w:bookmarkEnd w:id="1559"/>
    </w:p>
    <w:p w14:paraId="38BCD1D7" w14:textId="77777777" w:rsidR="00FF5FF3" w:rsidRDefault="00FF5FF3" w:rsidP="00FF5FF3">
      <w:pPr>
        <w:pStyle w:val="Heading4"/>
      </w:pPr>
      <w:bookmarkStart w:id="1560" w:name="_Ref434490340"/>
      <w:r>
        <w:t>The Doxology</w:t>
      </w:r>
      <w:r w:rsidR="00B46E6E">
        <w:t xml:space="preserve"> for St. Anthony the Great</w:t>
      </w:r>
      <w:bookmarkEnd w:id="1560"/>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61" w:name="_Toc459399316"/>
      <w:r>
        <w:t>January 18 (19) / Tobi 23: St. Timothy the Apostle</w:t>
      </w:r>
      <w:bookmarkEnd w:id="1561"/>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62" w:name="_Toc459399317"/>
      <w:r>
        <w:t>January 22 (23) / Tobi 27: Archangel Suriel</w:t>
      </w:r>
      <w:bookmarkEnd w:id="1562"/>
    </w:p>
    <w:p w14:paraId="79FCFE0C" w14:textId="77777777" w:rsidR="00596AC8" w:rsidRDefault="00596AC8" w:rsidP="00596AC8">
      <w:pPr>
        <w:pStyle w:val="Heading4"/>
      </w:pPr>
      <w:bookmarkStart w:id="1563" w:name="_Ref434488250"/>
      <w:r>
        <w:t>The Doxology</w:t>
      </w:r>
      <w:r w:rsidR="00B46E6E">
        <w:t xml:space="preserve"> for Archangel Suriel</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64" w:name="_Toc459399318"/>
      <w:r>
        <w:t>January 22 (23) / Tobi 27: Also Relocation of St. Timothy the Apostle’s Relics</w:t>
      </w:r>
      <w:bookmarkEnd w:id="1564"/>
    </w:p>
    <w:p w14:paraId="3FBC7E0C" w14:textId="2A97EDFC" w:rsidR="00191A26" w:rsidRDefault="00191A26" w:rsidP="00191A26">
      <w:pPr>
        <w:pStyle w:val="Rubric"/>
      </w:pPr>
      <w:bookmarkStart w:id="1565"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66" w:name="_Toc459399319"/>
      <w:r>
        <w:t>January 24 (25) / Tobi 29: Commemoration of the Annunciation, Nativity, and Resurrection on the 29</w:t>
      </w:r>
      <w:r w:rsidRPr="00C0205C">
        <w:rPr>
          <w:vertAlign w:val="superscript"/>
        </w:rPr>
        <w:t>th</w:t>
      </w:r>
      <w:r>
        <w:t xml:space="preserve"> of Every Month</w:t>
      </w:r>
      <w:bookmarkEnd w:id="1566"/>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67" w:name="_Toc459399320"/>
      <w:r>
        <w:t>January 27 (28) / Meshir 2: St. Paul the Anchorite</w:t>
      </w:r>
      <w:bookmarkEnd w:id="1565"/>
      <w:bookmarkEnd w:id="1567"/>
    </w:p>
    <w:p w14:paraId="680E4267" w14:textId="77777777" w:rsidR="00C30529" w:rsidRDefault="00C30529" w:rsidP="00C30529">
      <w:pPr>
        <w:pStyle w:val="Heading4"/>
      </w:pPr>
      <w:bookmarkStart w:id="1568" w:name="_Ref434490368"/>
      <w:r>
        <w:t>The Doxology</w:t>
      </w:r>
      <w:r w:rsidR="00B46E6E">
        <w:t xml:space="preserve"> for St. Paul the Anchorite</w:t>
      </w:r>
      <w:bookmarkEnd w:id="1568"/>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69" w:name="_Toc459399321"/>
      <w:r>
        <w:t>January 29 (30) / Meshir 4: Martyrdom of St. Agabus the Disciple</w:t>
      </w:r>
      <w:bookmarkEnd w:id="1569"/>
    </w:p>
    <w:p w14:paraId="6DDD9040" w14:textId="45DC8CA6" w:rsidR="00191A26" w:rsidRDefault="00191A26" w:rsidP="00191A26">
      <w:pPr>
        <w:pStyle w:val="Rubric"/>
      </w:pPr>
      <w:bookmarkStart w:id="1570" w:name="_Toc410196209"/>
      <w:bookmarkStart w:id="1571" w:name="_Toc410196451"/>
      <w:bookmarkStart w:id="1572"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73" w:name="_Toc459399322"/>
      <w:r>
        <w:lastRenderedPageBreak/>
        <w:t>January 21 (31) / Meshir 5: St. Apollo the Friend of St. Apip</w:t>
      </w:r>
      <w:bookmarkEnd w:id="1573"/>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74" w:name="_Toc481478309"/>
      <w:bookmarkStart w:id="1575" w:name="February"/>
      <w:bookmarkEnd w:id="1493"/>
      <w:r>
        <w:lastRenderedPageBreak/>
        <w:t>February</w:t>
      </w:r>
      <w:bookmarkEnd w:id="1570"/>
      <w:bookmarkEnd w:id="1571"/>
      <w:bookmarkEnd w:id="1572"/>
      <w:r w:rsidR="00C30529">
        <w:t xml:space="preserve"> or </w:t>
      </w:r>
      <w:r w:rsidR="00C30529">
        <w:rPr>
          <w:rFonts w:ascii="FreeSerifAvvaShenouda" w:hAnsi="FreeSerifAvvaShenouda" w:cs="FreeSerifAvvaShenouda"/>
        </w:rPr>
        <w:t>Ⲙϣⲓⲣ</w:t>
      </w:r>
      <w:bookmarkEnd w:id="1574"/>
    </w:p>
    <w:bookmarkStart w:id="1576" w:name="_Toc410196210" w:displacedByCustomXml="next"/>
    <w:bookmarkStart w:id="1577" w:name="_Toc410196452" w:displacedByCustomXml="next"/>
    <w:bookmarkStart w:id="1578"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D27F59">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D27F59">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D27F59">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D27F59">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D27F59">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D27F59">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D27F59">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D27F59">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D27F59">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79" w:name="_Toc459399323"/>
      <w:r>
        <w:lastRenderedPageBreak/>
        <w:t xml:space="preserve">February 2 (3): Meshir 8: </w:t>
      </w:r>
      <w:r w:rsidR="00495F1A">
        <w:t>The Entrance into the Temple</w:t>
      </w:r>
      <w:bookmarkEnd w:id="1578"/>
      <w:bookmarkEnd w:id="1577"/>
      <w:bookmarkEnd w:id="1576"/>
      <w:bookmarkEnd w:id="1579"/>
    </w:p>
    <w:p w14:paraId="1BDF8DD5" w14:textId="6632A6F6" w:rsidR="0039401F" w:rsidRPr="00A9348E" w:rsidRDefault="0039401F" w:rsidP="0039401F">
      <w:pPr>
        <w:pStyle w:val="Heading4"/>
        <w:rPr>
          <w:rFonts w:ascii="Arial Unicode MS" w:eastAsia="Arial Unicode MS" w:hAnsi="Arial Unicode MS" w:cs="Arial Unicode MS"/>
        </w:rPr>
      </w:pPr>
      <w:bookmarkStart w:id="1580"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r>
        <w:t>The Doxology</w:t>
      </w:r>
      <w:r w:rsidR="00E21EA3">
        <w:t xml:space="preserve"> for the Entrance into the Temple</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02688B0C" w14:textId="77EBCC7F" w:rsidR="002C0AD9" w:rsidRDefault="002C0AD9" w:rsidP="002C0AD9">
      <w:pPr>
        <w:pStyle w:val="Heading4"/>
      </w:pPr>
      <w:bookmarkStart w:id="1581" w:name="_Toc459399324"/>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5369DAA6"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Pr>
          <w:noProof/>
        </w:rPr>
        <w:t>482</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r>
        <w:t>February 4 (5) / Meshir 10: Martyrdom of St. James the Son of Alphaeus</w:t>
      </w:r>
      <w:bookmarkEnd w:id="1581"/>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82" w:name="_Toc459399325"/>
      <w:r>
        <w:t>February 6 (7) / Meshir 12: Commemoration of Archangel Michael</w:t>
      </w:r>
      <w:bookmarkEnd w:id="1582"/>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83" w:name="_Toc459399326"/>
      <w:r>
        <w:t>February 8 (9) / Meshir 14: The Departure of St. Severus</w:t>
      </w:r>
      <w:bookmarkEnd w:id="1583"/>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84" w:name="_Toc459399327"/>
      <w:r>
        <w:t>February 10 (11) / Meshir 16: Isaac the Syrian</w:t>
      </w:r>
      <w:bookmarkEnd w:id="1584"/>
    </w:p>
    <w:p w14:paraId="2F7479F8" w14:textId="77777777" w:rsidR="005329C1" w:rsidRDefault="005242D1" w:rsidP="005329C1">
      <w:pPr>
        <w:pStyle w:val="Heading3"/>
      </w:pPr>
      <w:bookmarkStart w:id="1585" w:name="_Toc459399328"/>
      <w:r>
        <w:t>February</w:t>
      </w:r>
      <w:r w:rsidR="005329C1">
        <w:t xml:space="preserve"> 15 (16) / Meshir 21: Commemoration of the Theotokos</w:t>
      </w:r>
      <w:bookmarkEnd w:id="1585"/>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86" w:name="_Toc459399329"/>
      <w:r>
        <w:t>February 15 (16) / Meshir 21: Also Martyrdom of St. Onesimus, the Disciple of St. Paul</w:t>
      </w:r>
      <w:bookmarkEnd w:id="1586"/>
    </w:p>
    <w:p w14:paraId="197E567A" w14:textId="77777777" w:rsidR="00B52D77" w:rsidRDefault="00B52D77" w:rsidP="00B52D77">
      <w:pPr>
        <w:pStyle w:val="Heading3"/>
      </w:pPr>
      <w:bookmarkStart w:id="1587" w:name="_Toc459399330"/>
      <w:r>
        <w:t>February 23 (24) / Meshir 29: Commemoration of the Annunciation, Nativity, and Resurrection on the 29</w:t>
      </w:r>
      <w:r w:rsidRPr="00C0205C">
        <w:rPr>
          <w:vertAlign w:val="superscript"/>
        </w:rPr>
        <w:t>th</w:t>
      </w:r>
      <w:r>
        <w:t xml:space="preserve"> of Every Month</w:t>
      </w:r>
      <w:bookmarkEnd w:id="1587"/>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88" w:name="_Toc459399331"/>
      <w:r>
        <w:t>February 24 (25) / Meshir 30: Appearance of the Head of St. John the Baptist</w:t>
      </w:r>
      <w:bookmarkEnd w:id="1588"/>
    </w:p>
    <w:p w14:paraId="49513F8D" w14:textId="574AEB0C" w:rsidR="00191A26" w:rsidRDefault="00191A26" w:rsidP="00191A26">
      <w:pPr>
        <w:pStyle w:val="Rubric"/>
      </w:pPr>
      <w:bookmarkStart w:id="1589" w:name="_Toc410196211"/>
      <w:bookmarkStart w:id="1590" w:name="_Toc410196453"/>
      <w:bookmarkStart w:id="1591"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92" w:name="_Toc459399332"/>
      <w:r>
        <w:lastRenderedPageBreak/>
        <w:t>February 24 (25) / Meshir 30: Also St. Cyril VI</w:t>
      </w:r>
      <w:bookmarkEnd w:id="1592"/>
    </w:p>
    <w:p w14:paraId="0CDD55AC" w14:textId="77777777" w:rsidR="001779C0" w:rsidRDefault="001779C0" w:rsidP="001779C0">
      <w:pPr>
        <w:pStyle w:val="Heading4"/>
      </w:pPr>
      <w:bookmarkStart w:id="1593" w:name="_Ref434492506"/>
      <w:r>
        <w:t>The Doxology</w:t>
      </w:r>
      <w:r w:rsidR="00B82753">
        <w:t xml:space="preserve"> for St. Cyril VI</w:t>
      </w:r>
      <w:r>
        <w:rPr>
          <w:rStyle w:val="FootnoteReference"/>
        </w:rPr>
        <w:footnoteReference w:id="1032"/>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94" w:name="_Toc481478310"/>
      <w:bookmarkStart w:id="1595" w:name="March"/>
      <w:bookmarkEnd w:id="1575"/>
      <w:r>
        <w:lastRenderedPageBreak/>
        <w:t>March</w:t>
      </w:r>
      <w:bookmarkEnd w:id="1589"/>
      <w:bookmarkEnd w:id="1590"/>
      <w:bookmarkEnd w:id="1591"/>
      <w:r w:rsidR="00C30529">
        <w:t xml:space="preserve"> or </w:t>
      </w:r>
      <w:r w:rsidR="00C30529">
        <w:rPr>
          <w:rFonts w:ascii="FreeSerifAvvaShenouda" w:hAnsi="FreeSerifAvvaShenouda" w:cs="FreeSerifAvvaShenouda"/>
        </w:rPr>
        <w:t>Ⲡⲁⲣⲙϩⲟⲧⲡ</w:t>
      </w:r>
      <w:bookmarkEnd w:id="1594"/>
    </w:p>
    <w:bookmarkStart w:id="1596" w:name="_Toc410196212" w:displacedByCustomXml="next"/>
    <w:bookmarkStart w:id="1597" w:name="_Toc410196454" w:displacedByCustomXml="next"/>
    <w:bookmarkStart w:id="1598"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D27F59">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D27F59">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D27F59">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D27F59">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D27F59">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D27F59">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D27F59">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D27F59">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D27F59">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D27F59">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99" w:name="_Toc459399333"/>
      <w:r>
        <w:lastRenderedPageBreak/>
        <w:t>March 2: Departure of St. Chad of Mercia</w:t>
      </w:r>
      <w:r w:rsidR="00377E51">
        <w:rPr>
          <w:rStyle w:val="FootnoteReference"/>
        </w:rPr>
        <w:footnoteReference w:id="1033"/>
      </w:r>
      <w:bookmarkEnd w:id="1599"/>
    </w:p>
    <w:p w14:paraId="668738F1" w14:textId="77777777" w:rsidR="006A140A" w:rsidRDefault="006A140A" w:rsidP="006A140A">
      <w:pPr>
        <w:pStyle w:val="Heading4"/>
      </w:pPr>
      <w:bookmarkStart w:id="1600" w:name="_Ref434492702"/>
      <w:r>
        <w:t>The Doxology</w:t>
      </w:r>
      <w:r w:rsidR="00B82753">
        <w:t xml:space="preserve"> for St. Chad of Mercia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01" w:name="_Toc459399334"/>
      <w:r>
        <w:t>March 4 / Phamenoth 8: Martyrdom of St. Matthias the Apostle</w:t>
      </w:r>
      <w:bookmarkEnd w:id="1601"/>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602" w:name="_Toc459399335"/>
      <w:r>
        <w:t xml:space="preserve">March 6 / Phamenoth 10: </w:t>
      </w:r>
      <w:r w:rsidR="00495F1A">
        <w:t>The Finding of the Holy Cross</w:t>
      </w:r>
      <w:bookmarkEnd w:id="1598"/>
      <w:bookmarkEnd w:id="1597"/>
      <w:bookmarkEnd w:id="1596"/>
      <w:bookmarkEnd w:id="1602"/>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603" w:name="_Toc459399336"/>
      <w:r>
        <w:lastRenderedPageBreak/>
        <w:t>March 8 / Phamenoth</w:t>
      </w:r>
      <w:r w:rsidR="005329C1">
        <w:t xml:space="preserve"> 12</w:t>
      </w:r>
      <w:r>
        <w:t>: Commemoration of Archangel Michael</w:t>
      </w:r>
      <w:bookmarkEnd w:id="1603"/>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604" w:name="_Toc459399337"/>
      <w:r>
        <w:t>March 9 / Phamenoth 13: Return of St. Macarius the Great and St. Macarius of Alexandria from Exile</w:t>
      </w:r>
      <w:bookmarkEnd w:id="1604"/>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605" w:name="_Toc459399338"/>
      <w:r>
        <w:t>March 15 / Phamenoth 19: Martyrdom of St. Aristobulus the Apostle</w:t>
      </w:r>
      <w:bookmarkEnd w:id="1605"/>
    </w:p>
    <w:p w14:paraId="57821F33" w14:textId="099293F2" w:rsidR="00191A26" w:rsidRDefault="00191A26" w:rsidP="00191A26">
      <w:pPr>
        <w:pStyle w:val="Rubric"/>
      </w:pPr>
      <w:bookmarkStart w:id="1606" w:name="_Toc410196213"/>
      <w:bookmarkStart w:id="1607" w:name="_Toc410196455"/>
      <w:bookmarkStart w:id="1608"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609" w:name="_Toc459399339"/>
      <w:r>
        <w:t>March 17 / Phamenoth 21: Commemoration of the Theotokos</w:t>
      </w:r>
      <w:bookmarkEnd w:id="1609"/>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610" w:name="_Ref434563557"/>
      <w:bookmarkStart w:id="1611" w:name="_Toc459399340"/>
      <w:r>
        <w:lastRenderedPageBreak/>
        <w:t>March 23 / Phamenoth 27: St. Macarius the Great</w:t>
      </w:r>
      <w:bookmarkEnd w:id="1610"/>
      <w:bookmarkEnd w:id="1611"/>
    </w:p>
    <w:p w14:paraId="19445963" w14:textId="77777777" w:rsidR="003E7329" w:rsidRDefault="003E7329" w:rsidP="003E7329">
      <w:pPr>
        <w:pStyle w:val="Heading4"/>
      </w:pPr>
      <w:bookmarkStart w:id="1612" w:name="_Ref434490507"/>
      <w:r>
        <w:t>The Doxology of St. Macarius the Great</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19" w:name="_Ref434490525"/>
      <w:r>
        <w:lastRenderedPageBreak/>
        <w:t>Another Doxology of St. Macarius the Great</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20" w:name="_Ref434490542"/>
      <w:r>
        <w:lastRenderedPageBreak/>
        <w:t>Another</w:t>
      </w:r>
      <w:r w:rsidR="00C30529">
        <w:t xml:space="preserve"> Doxology</w:t>
      </w:r>
      <w:r>
        <w:t xml:space="preserve"> of St. Macarius the Great</w:t>
      </w:r>
      <w:r>
        <w:rPr>
          <w:rStyle w:val="FootnoteReference"/>
        </w:rPr>
        <w:footnoteReference w:id="1036"/>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21" w:name="_Toc459399341"/>
      <w:r>
        <w:t xml:space="preserve">March 25 / Phamenoth 29: </w:t>
      </w:r>
      <w:r w:rsidR="00495F1A">
        <w:t>Annunciation</w:t>
      </w:r>
      <w:bookmarkEnd w:id="1606"/>
      <w:bookmarkEnd w:id="1607"/>
      <w:bookmarkEnd w:id="1608"/>
      <w:bookmarkEnd w:id="1621"/>
    </w:p>
    <w:p w14:paraId="2B8989CB" w14:textId="77777777" w:rsidR="004246C3" w:rsidRDefault="004246C3" w:rsidP="004246C3">
      <w:pPr>
        <w:pStyle w:val="Heading4"/>
      </w:pPr>
      <w:bookmarkStart w:id="162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623" w:name="_Ref459399117"/>
      <w:r>
        <w:t>The Doxology</w:t>
      </w:r>
      <w:r w:rsidR="00E21EA3">
        <w:t xml:space="preserve"> for the Annunciation</w:t>
      </w:r>
      <w:bookmarkEnd w:id="1622"/>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624" w:name="_Ref434475566"/>
      <w:bookmarkStart w:id="1625" w:name="_Toc410196214"/>
      <w:bookmarkStart w:id="1626" w:name="_Toc410196456"/>
      <w:bookmarkStart w:id="1627" w:name="_Toc410196958"/>
      <w:r>
        <w:t>The Psali Adam</w:t>
      </w:r>
      <w:r w:rsidR="006C1B94">
        <w:t xml:space="preserve"> for Annunciation</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628"/>
            <w:r>
              <w:t>Head</w:t>
            </w:r>
            <w:commentRangeEnd w:id="1628"/>
            <w:r>
              <w:rPr>
                <w:rStyle w:val="CommentReference"/>
              </w:rPr>
              <w:commentReference w:id="162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629" w:name="_Ref434475591"/>
      <w:r>
        <w:t>The Psali Batos</w:t>
      </w:r>
      <w:r w:rsidR="006C1B94">
        <w:t xml:space="preserve"> for Annunciation</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630"/>
            <w:r>
              <w:t>ruler</w:t>
            </w:r>
            <w:commentRangeEnd w:id="1630"/>
            <w:r>
              <w:rPr>
                <w:rStyle w:val="CommentReference"/>
              </w:rPr>
              <w:commentReference w:id="163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lastRenderedPageBreak/>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631"/>
            <w:r>
              <w:t xml:space="preserve">peoples </w:t>
            </w:r>
            <w:commentRangeEnd w:id="1631"/>
            <w:r>
              <w:rPr>
                <w:rStyle w:val="CommentReference"/>
              </w:rPr>
              <w:commentReference w:id="163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632"/>
            <w:r>
              <w:t>burned</w:t>
            </w:r>
            <w:commentRangeEnd w:id="1632"/>
            <w:r>
              <w:rPr>
                <w:rStyle w:val="CommentReference"/>
              </w:rPr>
              <w:commentReference w:id="163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633"/>
            <w:r>
              <w:t>Servant</w:t>
            </w:r>
            <w:commentRangeEnd w:id="1633"/>
            <w:r>
              <w:rPr>
                <w:rStyle w:val="CommentReference"/>
              </w:rPr>
              <w:commentReference w:id="163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634"/>
            <w:r>
              <w:t xml:space="preserve">Ⲫⲱⲕ </w:t>
            </w:r>
            <w:commentRangeEnd w:id="1634"/>
            <w:r>
              <w:rPr>
                <w:rStyle w:val="CommentReference"/>
                <w:rFonts w:ascii="Times New Roman" w:hAnsi="Times New Roman"/>
              </w:rPr>
              <w:commentReference w:id="163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lastRenderedPageBreak/>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635" w:name="_Ref434562998"/>
      <w:bookmarkStart w:id="1636" w:name="_Toc459399342"/>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lastRenderedPageBreak/>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lastRenderedPageBreak/>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r>
        <w:t xml:space="preserve">March 26 / Phamenoth 30: </w:t>
      </w:r>
      <w:r w:rsidR="00D31016">
        <w:t>Arch</w:t>
      </w:r>
      <w:r>
        <w:t>angel Gabriel</w:t>
      </w:r>
      <w:bookmarkEnd w:id="1635"/>
      <w:bookmarkEnd w:id="1636"/>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637" w:name="_Toc459399343"/>
      <w:r>
        <w:t xml:space="preserve">March 28 / Pharamuthi 2: Martyrdom of St. James </w:t>
      </w:r>
      <w:r w:rsidR="008762FF">
        <w:t xml:space="preserve">the son of </w:t>
      </w:r>
      <w:r w:rsidR="002E495E">
        <w:t>Zebedee</w:t>
      </w:r>
      <w:r>
        <w:t>, the Apostles</w:t>
      </w:r>
      <w:bookmarkEnd w:id="1637"/>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638" w:name="_Toc481478311"/>
      <w:bookmarkStart w:id="1639" w:name="April"/>
      <w:bookmarkEnd w:id="1595"/>
      <w:r>
        <w:lastRenderedPageBreak/>
        <w:t>April</w:t>
      </w:r>
      <w:bookmarkEnd w:id="1625"/>
      <w:bookmarkEnd w:id="1626"/>
      <w:bookmarkEnd w:id="162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63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D27F59">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D27F59">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D27F59">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D27F59">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D27F59">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D27F59">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D27F59">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D27F59">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D27F59">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D27F59">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D27F59">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640" w:name="_Toc459399344"/>
      <w:r>
        <w:lastRenderedPageBreak/>
        <w:t>April 1 / Pharamuthi 6</w:t>
      </w:r>
      <w:r w:rsidR="006E4762">
        <w:t xml:space="preserve">: </w:t>
      </w:r>
      <w:r>
        <w:t>Saint Mary of Egypt</w:t>
      </w:r>
      <w:bookmarkEnd w:id="1640"/>
    </w:p>
    <w:p w14:paraId="70D0F650" w14:textId="77777777" w:rsidR="00254945" w:rsidRDefault="00254945" w:rsidP="00254945">
      <w:pPr>
        <w:pStyle w:val="Heading4"/>
      </w:pPr>
      <w:bookmarkStart w:id="1641" w:name="_Ref434491512"/>
      <w:r>
        <w:t>The Doxology</w:t>
      </w:r>
      <w:r w:rsidR="00810F04">
        <w:t xml:space="preserve"> for St. Mary of Egypt</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642" w:name="_Toc459399345"/>
      <w:r>
        <w:lastRenderedPageBreak/>
        <w:t>April 7 / Pharamuthi 12: Commemoration of Archangel Michael</w:t>
      </w:r>
      <w:bookmarkEnd w:id="1642"/>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643" w:name="_Toc459399346"/>
      <w:r>
        <w:t>April 10 / Pharamuthi 15: Consecrating of the Church of St. Agabus the Apostle</w:t>
      </w:r>
      <w:bookmarkEnd w:id="1643"/>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644" w:name="_Toc459399347"/>
      <w:r>
        <w:t xml:space="preserve">April 12 / Pharamuthi 17: Martyrdom of St. </w:t>
      </w:r>
      <w:commentRangeStart w:id="1645"/>
      <w:r>
        <w:t xml:space="preserve">James </w:t>
      </w:r>
      <w:commentRangeEnd w:id="1645"/>
      <w:r>
        <w:rPr>
          <w:rStyle w:val="CommentReference"/>
          <w:rFonts w:eastAsiaTheme="minorHAnsi" w:cstheme="minorBidi"/>
          <w:b w:val="0"/>
          <w:bCs w:val="0"/>
        </w:rPr>
        <w:commentReference w:id="1645"/>
      </w:r>
      <w:r>
        <w:t xml:space="preserve">the brother of </w:t>
      </w:r>
      <w:r w:rsidR="002E495E">
        <w:t>the Lord the bishop of Jerusalem</w:t>
      </w:r>
      <w:bookmarkEnd w:id="1644"/>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646" w:name="_Toc459399348"/>
      <w:r>
        <w:t>April 16 / Pharamuthi 21: Commemoration of the Theotokos</w:t>
      </w:r>
      <w:bookmarkEnd w:id="1646"/>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647" w:name="_Ref434560035"/>
      <w:bookmarkStart w:id="1648" w:name="_Toc459399349"/>
      <w:r>
        <w:lastRenderedPageBreak/>
        <w:t>April 18 / Pharamuthi 23: Martyrdom of St. George the Prince of the Martyrs</w:t>
      </w:r>
      <w:bookmarkEnd w:id="1647"/>
      <w:bookmarkEnd w:id="1648"/>
    </w:p>
    <w:p w14:paraId="480B7CF0" w14:textId="77777777" w:rsidR="00AF6D10" w:rsidRDefault="00AF6D10" w:rsidP="00AF6D10">
      <w:pPr>
        <w:pStyle w:val="Heading4"/>
      </w:pPr>
      <w:bookmarkStart w:id="1649" w:name="_Ref434489211"/>
      <w:r>
        <w:t>Another Doxology of St. George</w:t>
      </w:r>
      <w:bookmarkEnd w:id="1649"/>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50" w:name="_Toc459399350"/>
      <w:r>
        <w:t>April 24 / Pharamuthi 29: Commemoration of the Annunciation, Nativity, and Resurrection on the 29</w:t>
      </w:r>
      <w:r w:rsidRPr="00C0205C">
        <w:rPr>
          <w:vertAlign w:val="superscript"/>
        </w:rPr>
        <w:t>th</w:t>
      </w:r>
      <w:r>
        <w:t xml:space="preserve"> of Every Month</w:t>
      </w:r>
      <w:bookmarkEnd w:id="1650"/>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51" w:name="_Toc459399351"/>
      <w:r>
        <w:t xml:space="preserve">April 24 / Pharamuthi 29: </w:t>
      </w:r>
      <w:r w:rsidR="00B52D77">
        <w:t xml:space="preserve">Also the </w:t>
      </w:r>
      <w:r>
        <w:t>Departure of St. Erastus the Apostle</w:t>
      </w:r>
      <w:bookmarkEnd w:id="1651"/>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52" w:name="_Ref434562195"/>
      <w:bookmarkStart w:id="1653" w:name="_Toc459399352"/>
      <w:r>
        <w:t>April 25 / Pharamuthi 30: Martyrdom of St. Mark the Evangelist</w:t>
      </w:r>
      <w:bookmarkEnd w:id="1652"/>
      <w:bookmarkEnd w:id="1653"/>
    </w:p>
    <w:p w14:paraId="1A50F251" w14:textId="77777777" w:rsidR="00072324" w:rsidRDefault="00B46E6E" w:rsidP="00072324">
      <w:pPr>
        <w:pStyle w:val="Heading4"/>
      </w:pPr>
      <w:bookmarkStart w:id="1654" w:name="_Ref434488936"/>
      <w:r>
        <w:t>Another</w:t>
      </w:r>
      <w:r w:rsidR="00072324">
        <w:t xml:space="preserve"> Doxology</w:t>
      </w:r>
      <w:r>
        <w:t xml:space="preserve"> of St. Mark</w:t>
      </w:r>
      <w:bookmarkEnd w:id="1654"/>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38"/>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55" w:name="_Toc459399353"/>
      <w:r>
        <w:t>April 26 / Pashons 1: Nativity of the Theotokos</w:t>
      </w:r>
      <w:bookmarkEnd w:id="1655"/>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56" w:name="_Toc459399354"/>
      <w:r>
        <w:t>April 28 /</w:t>
      </w:r>
      <w:r w:rsidR="00F66BB3">
        <w:t xml:space="preserve"> Pashons 3: Departure of St. Jas</w:t>
      </w:r>
      <w:r>
        <w:t>on the Disciple</w:t>
      </w:r>
      <w:bookmarkEnd w:id="1656"/>
    </w:p>
    <w:p w14:paraId="588AE276" w14:textId="77A63386" w:rsidR="00191A26" w:rsidRDefault="00191A26" w:rsidP="00191A26">
      <w:pPr>
        <w:pStyle w:val="Rubric"/>
      </w:pPr>
      <w:bookmarkStart w:id="1657" w:name="_Toc410196215"/>
      <w:bookmarkStart w:id="1658" w:name="_Toc410196457"/>
      <w:bookmarkStart w:id="1659"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60" w:name="_Toc459399355"/>
      <w:r>
        <w:t>April 28 / Pashons 3: Also St. Theodore</w:t>
      </w:r>
      <w:r w:rsidR="00AF6F9B">
        <w:t xml:space="preserve"> the Disciple of St. Pachom</w:t>
      </w:r>
      <w:bookmarkEnd w:id="166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61" w:name="_Toc481478312"/>
      <w:bookmarkStart w:id="1662" w:name="May"/>
      <w:bookmarkEnd w:id="1639"/>
      <w:r>
        <w:lastRenderedPageBreak/>
        <w:t>May</w:t>
      </w:r>
      <w:r w:rsidR="00495F1A">
        <w:t xml:space="preserve"> or </w:t>
      </w:r>
      <w:bookmarkEnd w:id="1657"/>
      <w:bookmarkEnd w:id="1658"/>
      <w:bookmarkEnd w:id="1659"/>
      <w:r w:rsidRPr="00FB5E62">
        <w:rPr>
          <w:rFonts w:ascii="FreeSerifAvvaShenouda" w:eastAsia="Arial Unicode MS" w:hAnsi="FreeSerifAvvaShenouda" w:cs="FreeSerifAvvaShenouda"/>
          <w:lang w:val="en-US"/>
        </w:rPr>
        <w:t>Ⲡⲁϣⲁⲛⲥ</w:t>
      </w:r>
      <w:bookmarkEnd w:id="1661"/>
    </w:p>
    <w:bookmarkStart w:id="1663" w:name="_Ref434563583" w:displacedByCustomXml="next"/>
    <w:bookmarkStart w:id="1664" w:name="_Toc410196216" w:displacedByCustomXml="next"/>
    <w:bookmarkStart w:id="1665" w:name="_Toc410196458" w:displacedByCustomXml="next"/>
    <w:bookmarkStart w:id="1666"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D27F59">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D27F59">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D27F59">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D27F59">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D27F59">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D27F59">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D27F59">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D27F59">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D27F59">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D27F59">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D27F59">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D27F59">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D27F59">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D27F59">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D27F59">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D27F59">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D27F59">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D27F59">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D27F59">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D27F59">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67" w:name="_Ref436250616"/>
      <w:bookmarkStart w:id="1668" w:name="_Toc459399356"/>
      <w:r>
        <w:lastRenderedPageBreak/>
        <w:t>May 1 / Pashons 6: St. Macarius of Alexandria, the Presbyter</w:t>
      </w:r>
      <w:bookmarkEnd w:id="1663"/>
      <w:bookmarkEnd w:id="1667"/>
      <w:bookmarkEnd w:id="1668"/>
    </w:p>
    <w:p w14:paraId="65054283" w14:textId="77777777" w:rsidR="00137929" w:rsidRDefault="00137929" w:rsidP="00137929">
      <w:pPr>
        <w:pStyle w:val="Heading4"/>
      </w:pPr>
      <w:bookmarkStart w:id="1669" w:name="_Ref434490596"/>
      <w:r>
        <w:t>The Doxology</w:t>
      </w:r>
      <w:r w:rsidR="00B46E6E">
        <w:t xml:space="preserve"> for St. Macarius of Alexandria, the Presbyter</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70" w:name="_Ref434560539"/>
      <w:bookmarkStart w:id="1671" w:name="_Toc459399357"/>
      <w:r>
        <w:t>May 2 / Pashons 7: St. Athanasius the Apostolic</w:t>
      </w:r>
      <w:bookmarkEnd w:id="1670"/>
      <w:bookmarkEnd w:id="1671"/>
    </w:p>
    <w:p w14:paraId="5C918841" w14:textId="77777777" w:rsidR="00EE657B" w:rsidRDefault="00EE657B" w:rsidP="00EE657B">
      <w:pPr>
        <w:pStyle w:val="Heading4"/>
      </w:pPr>
      <w:bookmarkStart w:id="1672" w:name="_Ref434492183"/>
      <w:r>
        <w:t>The Doxology</w:t>
      </w:r>
      <w:r w:rsidR="00B82753">
        <w:t xml:space="preserve"> for St. Athanasius the Apostolic</w:t>
      </w:r>
      <w:bookmarkEnd w:id="1672"/>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73" w:name="_Ref434492196"/>
      <w:r>
        <w:lastRenderedPageBreak/>
        <w:t>Another</w:t>
      </w:r>
      <w:r w:rsidR="0047441D">
        <w:t xml:space="preserve"> Doxology</w:t>
      </w:r>
      <w:r>
        <w:t xml:space="preserve"> for St. Athanasius the Apostolic</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39"/>
            </w:r>
            <w:r>
              <w:t>;</w:t>
            </w:r>
          </w:p>
          <w:p w14:paraId="38DFDD79" w14:textId="77777777" w:rsidR="0047441D" w:rsidRDefault="0047441D" w:rsidP="0047441D">
            <w:pPr>
              <w:pStyle w:val="EngHang"/>
            </w:pPr>
            <w:r>
              <w:t>He sent them “the Father of Peace</w:t>
            </w:r>
            <w:r>
              <w:rPr>
                <w:rStyle w:val="FootnoteReference"/>
              </w:rPr>
              <w:footnoteReference w:id="104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74" w:name="_Toc459399358"/>
      <w:r>
        <w:t>May 7 / Pashons 12: Commemoration of Archangel Michael</w:t>
      </w:r>
      <w:bookmarkEnd w:id="1674"/>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75" w:name="_Toc459399359"/>
      <w:r>
        <w:lastRenderedPageBreak/>
        <w:t>May 7 / Pashons 12: Also the Consecration of the Church of St. Demiana</w:t>
      </w:r>
      <w:bookmarkEnd w:id="1675"/>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76" w:name="_Toc459399360"/>
      <w:r>
        <w:t>May 8 / Pashons 13 St. Junia of the Seventy Two Disciples</w:t>
      </w:r>
      <w:bookmarkEnd w:id="1676"/>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77" w:name="_Toc459399361"/>
      <w:r>
        <w:t xml:space="preserve">May 8 / Pashons 13 Also St. </w:t>
      </w:r>
      <w:commentRangeStart w:id="1678"/>
      <w:r>
        <w:t>Arsenius</w:t>
      </w:r>
      <w:commentRangeEnd w:id="1678"/>
      <w:r>
        <w:rPr>
          <w:rStyle w:val="CommentReference"/>
          <w:rFonts w:eastAsiaTheme="minorHAnsi" w:cstheme="minorBidi"/>
          <w:b w:val="0"/>
          <w:bCs w:val="0"/>
        </w:rPr>
        <w:commentReference w:id="1678"/>
      </w:r>
      <w:bookmarkEnd w:id="1677"/>
    </w:p>
    <w:p w14:paraId="2EEE01C8" w14:textId="77777777" w:rsidR="00220DFD" w:rsidRDefault="00220DFD" w:rsidP="00220DFD">
      <w:pPr>
        <w:pStyle w:val="Heading4"/>
      </w:pPr>
      <w:bookmarkStart w:id="1679" w:name="_Ref434490892"/>
      <w:r>
        <w:t>The Doxology</w:t>
      </w:r>
      <w:r w:rsidR="00810F04">
        <w:t xml:space="preserve"> for St. Arsenius</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80" w:name="_Toc459399362"/>
      <w:r>
        <w:t>May 9 / Pashons 14: St. Pachomius</w:t>
      </w:r>
      <w:bookmarkEnd w:id="1680"/>
    </w:p>
    <w:p w14:paraId="1731E46B" w14:textId="77777777" w:rsidR="00C30529" w:rsidRDefault="00C30529" w:rsidP="00C30529">
      <w:pPr>
        <w:pStyle w:val="Heading4"/>
      </w:pPr>
      <w:bookmarkStart w:id="1681" w:name="_Ref434491150"/>
      <w:r>
        <w:t>The Doxology</w:t>
      </w:r>
      <w:r w:rsidR="00810F04">
        <w:t xml:space="preserve"> for St. Pachomius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82" w:name="_Toc459399363"/>
      <w:r>
        <w:t>May 11 / Pashons 16: Commemoration of St. John the Evangelist</w:t>
      </w:r>
      <w:bookmarkEnd w:id="1682"/>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83" w:name="_Toc459399364"/>
      <w:r>
        <w:t>May 16 / Pashons 21: Commemoration of the Theotokos</w:t>
      </w:r>
      <w:bookmarkEnd w:id="1683"/>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84" w:name="_Toc459399365"/>
      <w:r>
        <w:t xml:space="preserve">May 17 / Pashons 22: Departure of St. Andronicus the </w:t>
      </w:r>
      <w:r w:rsidR="00191A26">
        <w:t>Disciple</w:t>
      </w:r>
      <w:bookmarkEnd w:id="1684"/>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85" w:name="_Toc459399366"/>
      <w:r>
        <w:lastRenderedPageBreak/>
        <w:t xml:space="preserve">May 19 / Pashons 24: </w:t>
      </w:r>
      <w:r w:rsidR="00495F1A">
        <w:t>The Entrance into Egypt</w:t>
      </w:r>
      <w:bookmarkEnd w:id="1666"/>
      <w:bookmarkEnd w:id="1665"/>
      <w:bookmarkEnd w:id="1664"/>
      <w:bookmarkEnd w:id="1685"/>
    </w:p>
    <w:p w14:paraId="608201BF" w14:textId="77777777" w:rsidR="00C30529" w:rsidRDefault="00C30529" w:rsidP="00C30529">
      <w:pPr>
        <w:pStyle w:val="Heading4"/>
      </w:pPr>
      <w:bookmarkStart w:id="1686" w:name="_Ref434477906"/>
      <w:r>
        <w:t>The Doxology</w:t>
      </w:r>
      <w:r w:rsidR="00E21EA3">
        <w:t xml:space="preserve"> for the Entrance into Egypt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87" w:name="_Ref434476089"/>
      <w:r>
        <w:lastRenderedPageBreak/>
        <w:t>The Psali Adam</w:t>
      </w:r>
      <w:r w:rsidR="006C1B94">
        <w:t xml:space="preserve"> for the Entrance into Egypt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88" w:name="_Ref434476112"/>
      <w:r>
        <w:t>The Psali Batos</w:t>
      </w:r>
      <w:r w:rsidR="006C1B94">
        <w:t xml:space="preserve"> for the Entrance into Egypt</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89"/>
            <w:r>
              <w:t>approached</w:t>
            </w:r>
            <w:commentRangeEnd w:id="1689"/>
            <w:r>
              <w:rPr>
                <w:rStyle w:val="CommentReference"/>
              </w:rPr>
              <w:commentReference w:id="168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90"/>
            <w:r>
              <w:t xml:space="preserve">Ⲫⲱⲕ </w:t>
            </w:r>
            <w:commentRangeEnd w:id="1690"/>
            <w:r>
              <w:rPr>
                <w:rStyle w:val="CommentReference"/>
                <w:rFonts w:ascii="Times New Roman" w:hAnsi="Times New Roman"/>
              </w:rPr>
              <w:commentReference w:id="169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91" w:name="_Toc459399367"/>
      <w:r>
        <w:t>May 19 / Pashons 24: Also, St. Pashnouni, the Monk and Martyr</w:t>
      </w:r>
      <w:bookmarkEnd w:id="1691"/>
    </w:p>
    <w:p w14:paraId="408F0E44" w14:textId="77777777" w:rsidR="00A055D8" w:rsidRDefault="00A055D8" w:rsidP="00A055D8">
      <w:pPr>
        <w:pStyle w:val="Heading4"/>
      </w:pPr>
      <w:bookmarkStart w:id="1692" w:name="_Ref434491429"/>
      <w:r>
        <w:t>The Doxology</w:t>
      </w:r>
      <w:r w:rsidR="00810F04">
        <w:t xml:space="preserve"> for St. Pashnouni</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93" w:name="_Toc459399368"/>
      <w:r>
        <w:t xml:space="preserve">May 21 / Pashons 26: </w:t>
      </w:r>
      <w:r w:rsidR="00072324">
        <w:t>Martyrdom of St. Thomas the Apostle</w:t>
      </w:r>
      <w:bookmarkEnd w:id="1693"/>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94" w:name="_Toc459399369"/>
      <w:r>
        <w:lastRenderedPageBreak/>
        <w:t>May 22 / Pashons 27: St. Thomas the Anchorite</w:t>
      </w:r>
      <w:bookmarkEnd w:id="1694"/>
    </w:p>
    <w:p w14:paraId="638D349A" w14:textId="77777777" w:rsidR="007A6E4F" w:rsidRDefault="007A6E4F" w:rsidP="007A6E4F">
      <w:pPr>
        <w:pStyle w:val="Heading4"/>
      </w:pPr>
      <w:bookmarkStart w:id="1695" w:name="_Ref434490403"/>
      <w:r>
        <w:t>The Doxology</w:t>
      </w:r>
      <w:r w:rsidR="00B46E6E">
        <w:t xml:space="preserve"> for St. Thomas the Anchorite</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96"/>
            <w:r>
              <w:t>Like amber</w:t>
            </w:r>
          </w:p>
          <w:p w14:paraId="2CE5E879" w14:textId="77777777" w:rsidR="007A6E4F" w:rsidRDefault="007A6E4F" w:rsidP="007A6E4F">
            <w:pPr>
              <w:pStyle w:val="EngHangEnd"/>
            </w:pPr>
            <w:r>
              <w:t>Spreading in paradise.</w:t>
            </w:r>
            <w:commentRangeEnd w:id="1696"/>
            <w:r>
              <w:rPr>
                <w:rStyle w:val="CommentReference"/>
                <w:rFonts w:ascii="Times New Roman" w:eastAsiaTheme="minorHAnsi" w:hAnsi="Times New Roman" w:cstheme="minorBidi"/>
                <w:color w:val="auto"/>
              </w:rPr>
              <w:commentReference w:id="169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97" w:name="_Toc459399370"/>
      <w:r>
        <w:t>May 24 (25) / Pashons 29: Commemoration of the Annunciation, Nativity, and Resurrection on the 29</w:t>
      </w:r>
      <w:r w:rsidRPr="00C0205C">
        <w:rPr>
          <w:vertAlign w:val="superscript"/>
        </w:rPr>
        <w:t>th</w:t>
      </w:r>
      <w:r>
        <w:t xml:space="preserve"> of Every Month</w:t>
      </w:r>
      <w:bookmarkEnd w:id="1697"/>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98" w:name="_Toc459399371"/>
      <w:r>
        <w:t xml:space="preserve">May 24 (25) / Pashons 29: Also St. </w:t>
      </w:r>
      <w:r w:rsidR="00F525F0">
        <w:t>Simeon</w:t>
      </w:r>
      <w:r>
        <w:t xml:space="preserve"> the Stylite</w:t>
      </w:r>
      <w:bookmarkEnd w:id="1698"/>
    </w:p>
    <w:p w14:paraId="6BC6625E" w14:textId="07CBC558" w:rsidR="00F525F0" w:rsidRPr="00F525F0" w:rsidRDefault="00F525F0" w:rsidP="00F525F0">
      <w:pPr>
        <w:pStyle w:val="Heading4"/>
      </w:pPr>
      <w:bookmarkStart w:id="1699" w:name="_Ref439328220"/>
      <w:r>
        <w:t>The Doxology for St. Simeon the Stylite</w:t>
      </w:r>
      <w:r w:rsidR="00BD2B3F">
        <w:rPr>
          <w:rStyle w:val="FootnoteReference"/>
        </w:rPr>
        <w:footnoteReference w:id="1041"/>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00" w:name="_Toc459399372"/>
      <w:r>
        <w:t>May 25 / Pashons 30: Departure of St. Fournous the Disciple</w:t>
      </w:r>
      <w:bookmarkEnd w:id="1700"/>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701" w:name="_Toc459399373"/>
      <w:r>
        <w:lastRenderedPageBreak/>
        <w:t>May 27 / Paoni 2: St. Commemoration of the Appearance of the Bodies of St. John the Baptist and Elisha the Prophet</w:t>
      </w:r>
      <w:bookmarkEnd w:id="1701"/>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702" w:name="_Toc459399374"/>
      <w:r>
        <w:t>May 28 / Paoni 3: Consecration of St. George’s Church</w:t>
      </w:r>
      <w:bookmarkEnd w:id="1702"/>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703" w:name="_Toc459399375"/>
      <w:r>
        <w:t xml:space="preserve">May 28 / Paoni 3: </w:t>
      </w:r>
      <w:r w:rsidR="00601ED3">
        <w:t xml:space="preserve">Also </w:t>
      </w:r>
      <w:r>
        <w:t>St. Abraam of Fayyoum</w:t>
      </w:r>
      <w:bookmarkEnd w:id="1703"/>
    </w:p>
    <w:p w14:paraId="26D71FAF" w14:textId="77777777" w:rsidR="00C30529" w:rsidRDefault="00C30529" w:rsidP="00C30529">
      <w:pPr>
        <w:pStyle w:val="Heading4"/>
      </w:pPr>
      <w:bookmarkStart w:id="1704" w:name="_Ref434492469"/>
      <w:r>
        <w:t>The Doxology</w:t>
      </w:r>
      <w:r w:rsidR="00B82753">
        <w:t xml:space="preserve"> for St. Abraam of Fayyoum</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4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708" w:name="_Toc459399376"/>
      <w:r>
        <w:lastRenderedPageBreak/>
        <w:t>May 30 / Paoni 5: Consecration of the Church of St. Victor</w:t>
      </w:r>
      <w:bookmarkEnd w:id="1708"/>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lastRenderedPageBreak/>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709" w:name="_Toc410196217"/>
      <w:bookmarkStart w:id="1710" w:name="_Toc410196459"/>
      <w:bookmarkStart w:id="1711" w:name="_Toc410196961"/>
      <w:bookmarkStart w:id="1712" w:name="_Toc481478313"/>
      <w:bookmarkStart w:id="1713" w:name="June"/>
      <w:bookmarkEnd w:id="1662"/>
      <w:r>
        <w:lastRenderedPageBreak/>
        <w:t>June</w:t>
      </w:r>
      <w:bookmarkEnd w:id="1709"/>
      <w:bookmarkEnd w:id="1710"/>
      <w:bookmarkEnd w:id="1711"/>
      <w:r w:rsidR="00C30529">
        <w:t xml:space="preserve"> or </w:t>
      </w:r>
      <w:r w:rsidR="00C30529">
        <w:rPr>
          <w:rFonts w:ascii="FreeSerifAvvaShenouda" w:hAnsi="FreeSerifAvvaShenouda" w:cs="FreeSerifAvvaShenouda"/>
        </w:rPr>
        <w:t>Ⲡⲁⲱⲛⲉ</w:t>
      </w:r>
      <w:bookmarkEnd w:id="171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D27F59">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D27F59">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D27F59">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D27F59">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D27F59">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D27F59">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D27F59">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D27F59">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D27F59">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D27F59">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D27F59">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D27F59">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D27F59">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D27F59">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D27F59">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D27F59">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D27F59">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D27F59">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D27F59">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714" w:name="_Toc459399377"/>
      <w:r>
        <w:lastRenderedPageBreak/>
        <w:t>The Apostles' Fast</w:t>
      </w:r>
      <w:bookmarkEnd w:id="1714"/>
    </w:p>
    <w:p w14:paraId="06362FF7" w14:textId="77777777" w:rsidR="00654C55" w:rsidRDefault="00654C55" w:rsidP="00654C55">
      <w:pPr>
        <w:pStyle w:val="Heading4"/>
      </w:pPr>
      <w:bookmarkStart w:id="1715" w:name="_Ref434476183"/>
      <w:r>
        <w:t>The Psali Adam</w:t>
      </w:r>
      <w:r w:rsidR="006C1B94">
        <w:t xml:space="preserve"> for the Apostles’ Fast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716" w:name="_Ref434476204"/>
      <w:r>
        <w:t>The Psali Batos</w:t>
      </w:r>
      <w:r w:rsidR="006C1B94">
        <w:t xml:space="preserve"> for the Apostles’ Fast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717"/>
            <w:r>
              <w:t xml:space="preserve">the </w:t>
            </w:r>
            <w:commentRangeEnd w:id="1717"/>
            <w:r>
              <w:rPr>
                <w:rStyle w:val="CommentReference"/>
              </w:rPr>
              <w:commentReference w:id="171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718" w:name="_Toc459399378"/>
      <w:r>
        <w:t>June 6 / Paoni 12: Commemoration of Archangel Michael</w:t>
      </w:r>
      <w:bookmarkEnd w:id="1718"/>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719" w:name="_Toc459399379"/>
      <w:r>
        <w:t>June 7 / Paoni 13: Archangel Gabriel</w:t>
      </w:r>
      <w:r w:rsidR="00D31016">
        <w:t>, the Evangelist of Daniel</w:t>
      </w:r>
      <w:bookmarkEnd w:id="1719"/>
    </w:p>
    <w:p w14:paraId="00F4ACC1" w14:textId="77777777" w:rsidR="00595AF3" w:rsidRPr="00980D99" w:rsidRDefault="00595AF3" w:rsidP="00595AF3">
      <w:pPr>
        <w:pStyle w:val="Heading4"/>
      </w:pPr>
      <w:bookmarkStart w:id="1720" w:name="_Ref434488149"/>
      <w:r>
        <w:t>The Doxology</w:t>
      </w:r>
      <w:r w:rsidR="00B46E6E">
        <w:t xml:space="preserve"> for Archangel Gabriel, the Evangelist of Daniel</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4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4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4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721" w:name="_Ref434564551"/>
      <w:bookmarkStart w:id="1722" w:name="_Toc459399380"/>
      <w:r>
        <w:lastRenderedPageBreak/>
        <w:t>June 8 / Paoni 14: Sts. Apakir and John</w:t>
      </w:r>
      <w:bookmarkEnd w:id="1721"/>
      <w:bookmarkEnd w:id="1722"/>
    </w:p>
    <w:p w14:paraId="25CBD4EF" w14:textId="77777777" w:rsidR="006A0D7C" w:rsidRPr="00980D99" w:rsidRDefault="006A0D7C" w:rsidP="006A0D7C">
      <w:pPr>
        <w:pStyle w:val="Heading4"/>
      </w:pPr>
      <w:bookmarkStart w:id="1723" w:name="_Ref434489722"/>
      <w:r>
        <w:t>The Doxology</w:t>
      </w:r>
      <w:r w:rsidR="00B46E6E">
        <w:t xml:space="preserve"> for Sts. Apakir and John</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724" w:name="_Toc459399381"/>
      <w:r>
        <w:rPr>
          <w:lang w:val="en-US"/>
        </w:rPr>
        <w:lastRenderedPageBreak/>
        <w:t>June 9 / Paoni 15: Handing over of St. Mark's Relics</w:t>
      </w:r>
      <w:bookmarkEnd w:id="1724"/>
    </w:p>
    <w:p w14:paraId="12A16B61" w14:textId="77777777" w:rsidR="00980D99" w:rsidRDefault="00980D99" w:rsidP="00980D99">
      <w:pPr>
        <w:pStyle w:val="Heading3"/>
        <w:rPr>
          <w:lang w:val="en-US"/>
        </w:rPr>
      </w:pPr>
      <w:bookmarkStart w:id="1725" w:name="_Toc459399382"/>
      <w:r>
        <w:rPr>
          <w:lang w:val="en-US"/>
        </w:rPr>
        <w:t>June 11 / Paoni 17: Return of St. Mark's Relics</w:t>
      </w:r>
      <w:bookmarkEnd w:id="1725"/>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726" w:name="_Toc459399383"/>
      <w:r>
        <w:rPr>
          <w:lang w:val="en-US"/>
        </w:rPr>
        <w:t>June 13 / Paoni 19: Martyrdom of St. George of Zahim</w:t>
      </w:r>
      <w:bookmarkEnd w:id="1726"/>
    </w:p>
    <w:p w14:paraId="4EBBC2F1" w14:textId="77777777" w:rsidR="006D27E4" w:rsidRPr="00980D99" w:rsidRDefault="006D27E4" w:rsidP="006D27E4">
      <w:pPr>
        <w:pStyle w:val="Heading4"/>
      </w:pPr>
      <w:bookmarkStart w:id="1727" w:name="_Ref434489925"/>
      <w:r>
        <w:t>The Doxology</w:t>
      </w:r>
      <w:r w:rsidR="00B46E6E">
        <w:t xml:space="preserve"> for St. George of Zahim</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4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728" w:name="_Toc459399384"/>
      <w:r>
        <w:t>June 15 / Paoni 21: Commemoration of the Theotokos</w:t>
      </w:r>
      <w:bookmarkEnd w:id="1728"/>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729" w:name="_Toc459399385"/>
      <w:r>
        <w:t>June 16 / Paoni 22: Consecration of a Church of St. Cosmas and Damian, Their Brothers and Their Mother</w:t>
      </w:r>
      <w:bookmarkEnd w:id="1729"/>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730" w:name="_Toc459399386"/>
      <w:r>
        <w:rPr>
          <w:lang w:val="en-US"/>
        </w:rPr>
        <w:t xml:space="preserve">June 18 / Paoni 24: </w:t>
      </w:r>
      <w:r w:rsidR="001B4E41">
        <w:rPr>
          <w:lang w:val="en-US"/>
        </w:rPr>
        <w:t xml:space="preserve">The Strong </w:t>
      </w:r>
      <w:r>
        <w:rPr>
          <w:lang w:val="en-US"/>
        </w:rPr>
        <w:t>St. Moses</w:t>
      </w:r>
      <w:bookmarkEnd w:id="1730"/>
    </w:p>
    <w:p w14:paraId="5BCAE9A6" w14:textId="77777777" w:rsidR="00980D99" w:rsidRDefault="00980D99" w:rsidP="00980D99">
      <w:pPr>
        <w:pStyle w:val="Heading4"/>
        <w:rPr>
          <w:lang w:val="en-US"/>
        </w:rPr>
      </w:pPr>
      <w:bookmarkStart w:id="1731" w:name="_Ref434491006"/>
      <w:r>
        <w:rPr>
          <w:lang w:val="en-US"/>
        </w:rPr>
        <w:t>The Doxology</w:t>
      </w:r>
      <w:r w:rsidR="00810F04">
        <w:rPr>
          <w:lang w:val="en-US"/>
        </w:rPr>
        <w:t xml:space="preserve"> for the Strong St. Moses</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4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4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4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742" w:name="_Toc459399387"/>
      <w:r>
        <w:rPr>
          <w:lang w:val="en-US"/>
        </w:rPr>
        <w:t>June 19 / Paoni 25: Martyrdom of St</w:t>
      </w:r>
      <w:r w:rsidR="00191A26">
        <w:rPr>
          <w:lang w:val="en-US"/>
        </w:rPr>
        <w:t>. Jude the Disciple and Epistle-</w:t>
      </w:r>
      <w:r>
        <w:rPr>
          <w:lang w:val="en-US"/>
        </w:rPr>
        <w:t>Writer</w:t>
      </w:r>
      <w:bookmarkEnd w:id="1742"/>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743" w:name="_Toc459399388"/>
      <w:r>
        <w:t xml:space="preserve">June 20 / Paoni 26: </w:t>
      </w:r>
      <w:r w:rsidR="00237D47">
        <w:t xml:space="preserve">Consecration of the Church of </w:t>
      </w:r>
      <w:r>
        <w:t>Archangel Gabriel</w:t>
      </w:r>
      <w:bookmarkEnd w:id="1743"/>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744" w:name="_Toc459399389"/>
      <w:r>
        <w:rPr>
          <w:lang w:val="en-US"/>
        </w:rPr>
        <w:lastRenderedPageBreak/>
        <w:t>June 21 / Paoni 27: Martyrdom of St. Ananias the Apostle</w:t>
      </w:r>
      <w:bookmarkEnd w:id="1744"/>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745" w:name="_Toc459399390"/>
      <w:r>
        <w:t>June 23 / Paoni 29: Commemoration of the Annunciation, Nativity, and Resurrection on the 29</w:t>
      </w:r>
      <w:r w:rsidRPr="00C0205C">
        <w:rPr>
          <w:vertAlign w:val="superscript"/>
        </w:rPr>
        <w:t>th</w:t>
      </w:r>
      <w:r>
        <w:t xml:space="preserve"> of Every Month</w:t>
      </w:r>
      <w:bookmarkEnd w:id="1745"/>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746" w:name="_Toc459399391"/>
      <w:r>
        <w:rPr>
          <w:lang w:val="en-US"/>
        </w:rPr>
        <w:t>June 24 / Paoni 30: The Nativity of St. John the Baptist</w:t>
      </w:r>
      <w:bookmarkEnd w:id="1746"/>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747" w:name="_Toc459399392"/>
      <w:r>
        <w:t>June 26 / Epip 2: Departure of St. Thaddaeus the Apostle</w:t>
      </w:r>
      <w:bookmarkEnd w:id="1747"/>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748" w:name="_Toc459399393"/>
      <w:r>
        <w:t>June 27 / Epip 3: St. Cyril of Alexandria</w:t>
      </w:r>
      <w:bookmarkEnd w:id="174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749" w:name="_Toc459399394"/>
      <w:r>
        <w:t>June 28 / Epip 4: Sts. Apakir and John</w:t>
      </w:r>
      <w:bookmarkEnd w:id="1749"/>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5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50"/>
    </w:p>
    <w:p w14:paraId="6FD478B9" w14:textId="77777777" w:rsidR="004C7F73" w:rsidRDefault="004C7F73" w:rsidP="004C7F73">
      <w:pPr>
        <w:pStyle w:val="Heading4"/>
      </w:pPr>
      <w:bookmarkStart w:id="1751" w:name="_Ref434477973"/>
      <w:r>
        <w:t>The Doxology of Sts. Peter and Paul</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52"/>
            <w:r>
              <w:t>Are the working husbandmen</w:t>
            </w:r>
            <w:commentRangeEnd w:id="1752"/>
            <w:r>
              <w:rPr>
                <w:rStyle w:val="CommentReference"/>
                <w:rFonts w:ascii="Times New Roman" w:eastAsiaTheme="minorHAnsi" w:hAnsi="Times New Roman" w:cstheme="minorBidi"/>
                <w:color w:val="auto"/>
              </w:rPr>
              <w:commentReference w:id="175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53"/>
            <w:r>
              <w:t xml:space="preserve">With </w:t>
            </w:r>
            <w:commentRangeEnd w:id="1753"/>
            <w:r>
              <w:rPr>
                <w:rStyle w:val="CommentReference"/>
                <w:rFonts w:ascii="Times New Roman" w:eastAsiaTheme="minorHAnsi" w:hAnsi="Times New Roman" w:cstheme="minorBidi"/>
                <w:color w:val="auto"/>
              </w:rPr>
              <w:commentReference w:id="175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54"/>
            <w:commentRangeStart w:id="1755"/>
            <w:r>
              <w:t xml:space="preserve">sound </w:t>
            </w:r>
            <w:commentRangeEnd w:id="1754"/>
            <w:r>
              <w:rPr>
                <w:rStyle w:val="CommentReference"/>
                <w:rFonts w:ascii="Times New Roman" w:eastAsiaTheme="minorHAnsi" w:hAnsi="Times New Roman" w:cstheme="minorBidi"/>
                <w:color w:val="auto"/>
              </w:rPr>
              <w:commentReference w:id="1754"/>
            </w:r>
            <w:commentRangeEnd w:id="1755"/>
            <w:r>
              <w:rPr>
                <w:rStyle w:val="CommentReference"/>
                <w:rFonts w:ascii="Times New Roman" w:eastAsiaTheme="minorHAnsi" w:hAnsi="Times New Roman" w:cstheme="minorBidi"/>
                <w:color w:val="auto"/>
              </w:rPr>
              <w:commentReference w:id="175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56" w:name="_Ref434488724"/>
      <w:r>
        <w:t>The Doxology of St. Paul</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5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58"/>
            <w:r>
              <w:t xml:space="preserve">To </w:t>
            </w:r>
            <w:commentRangeEnd w:id="1758"/>
            <w:r>
              <w:rPr>
                <w:rStyle w:val="CommentReference"/>
                <w:rFonts w:ascii="Times New Roman" w:eastAsiaTheme="minorHAnsi" w:hAnsi="Times New Roman" w:cstheme="minorBidi"/>
                <w:color w:val="auto"/>
              </w:rPr>
              <w:commentReference w:id="1758"/>
            </w:r>
            <w:r>
              <w:t xml:space="preserve">all the </w:t>
            </w:r>
            <w:commentRangeStart w:id="1759"/>
            <w:r>
              <w:t>Gentiles</w:t>
            </w:r>
            <w:commentRangeEnd w:id="1759"/>
            <w:r>
              <w:rPr>
                <w:rStyle w:val="CommentReference"/>
                <w:rFonts w:ascii="Times New Roman" w:eastAsiaTheme="minorHAnsi" w:hAnsi="Times New Roman" w:cstheme="minorBidi"/>
                <w:color w:val="auto"/>
              </w:rPr>
              <w:commentReference w:id="175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60"/>
            <w:r>
              <w:t>To be completely filled</w:t>
            </w:r>
          </w:p>
          <w:p w14:paraId="68A85021" w14:textId="77777777" w:rsidR="00306181" w:rsidRDefault="00306181" w:rsidP="00306181">
            <w:pPr>
              <w:pStyle w:val="EngHangEnd"/>
            </w:pPr>
            <w:r>
              <w:t>With God in love.</w:t>
            </w:r>
            <w:commentRangeEnd w:id="1760"/>
            <w:r>
              <w:rPr>
                <w:rStyle w:val="CommentReference"/>
                <w:rFonts w:ascii="Times New Roman" w:eastAsiaTheme="minorHAnsi" w:hAnsi="Times New Roman" w:cstheme="minorBidi"/>
                <w:color w:val="auto"/>
              </w:rPr>
              <w:commentReference w:id="176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lastRenderedPageBreak/>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61" w:name="_Ref434476236"/>
      <w:r>
        <w:t>The Psali Adam</w:t>
      </w:r>
      <w:r w:rsidR="006C1B94">
        <w:t xml:space="preserve"> for the Apostles’ Feast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62" w:name="_Ref434476261"/>
      <w:r>
        <w:t>The Psali Batos</w:t>
      </w:r>
      <w:r w:rsidR="006C1B94">
        <w:t xml:space="preserve"> for the Apostles’ Feast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lastRenderedPageBreak/>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63" w:name="_Toc459399396"/>
      <w:r>
        <w:rPr>
          <w:lang w:val="en-US"/>
        </w:rPr>
        <w:t>June 30 / Epip 6: Martyrdom of St. Aoulimpas the Apostle</w:t>
      </w:r>
      <w:bookmarkEnd w:id="1763"/>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64" w:name="_Toc410196218"/>
      <w:bookmarkStart w:id="1765" w:name="_Toc410196460"/>
      <w:bookmarkStart w:id="1766" w:name="_Toc410196962"/>
      <w:bookmarkStart w:id="1767" w:name="_Toc481478314"/>
      <w:bookmarkStart w:id="1768" w:name="July"/>
      <w:bookmarkEnd w:id="1713"/>
      <w:r>
        <w:lastRenderedPageBreak/>
        <w:t>July</w:t>
      </w:r>
      <w:bookmarkEnd w:id="1764"/>
      <w:bookmarkEnd w:id="1765"/>
      <w:bookmarkEnd w:id="1766"/>
      <w:r w:rsidR="00980D99">
        <w:t xml:space="preserve"> or </w:t>
      </w:r>
      <w:r w:rsidR="00980D99">
        <w:rPr>
          <w:rFonts w:ascii="FreeSerifAvvaShenouda" w:hAnsi="FreeSerifAvvaShenouda" w:cs="FreeSerifAvvaShenouda"/>
        </w:rPr>
        <w:t>Ⲉⲡⲏⲡ</w:t>
      </w:r>
      <w:bookmarkEnd w:id="1767"/>
    </w:p>
    <w:bookmarkStart w:id="1769" w:name="_Ref434562742" w:displacedByCustomXml="next"/>
    <w:bookmarkStart w:id="1770" w:name="_Toc410196221" w:displacedByCustomXml="next"/>
    <w:bookmarkStart w:id="1771" w:name="_Toc410196463" w:displacedByCustomXml="next"/>
    <w:bookmarkStart w:id="1772"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D27F59">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D27F59">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D27F59">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D27F59">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D27F59">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D27F59">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D27F59">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D27F59">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D27F59">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D27F59">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D27F59">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D27F59">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D27F59">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D27F59">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D27F59">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D27F59">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73" w:name="_Ref436250323"/>
      <w:bookmarkStart w:id="1774" w:name="_Toc459399397"/>
      <w:r>
        <w:rPr>
          <w:rFonts w:ascii="Times New Roman" w:hAnsi="Times New Roman" w:cs="Times New Roman"/>
        </w:rPr>
        <w:lastRenderedPageBreak/>
        <w:t>July 1 / Epip 7: St. Shenoute</w:t>
      </w:r>
      <w:bookmarkEnd w:id="1769"/>
      <w:bookmarkEnd w:id="1773"/>
      <w:bookmarkEnd w:id="1774"/>
    </w:p>
    <w:p w14:paraId="5B5A5AD3" w14:textId="77777777" w:rsidR="00980D99" w:rsidRDefault="00980D99" w:rsidP="00980D99">
      <w:pPr>
        <w:pStyle w:val="Heading4"/>
        <w:rPr>
          <w:lang w:val="en-US"/>
        </w:rPr>
      </w:pPr>
      <w:bookmarkStart w:id="1775" w:name="_Ref434491186"/>
      <w:r>
        <w:rPr>
          <w:lang w:val="en-US"/>
        </w:rPr>
        <w:t>The Doxology</w:t>
      </w:r>
      <w:r w:rsidR="00810F04">
        <w:rPr>
          <w:lang w:val="en-US"/>
        </w:rPr>
        <w:t xml:space="preserve"> for St. Shenoute</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5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5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5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79" w:name="_Ref434491207"/>
      <w:r>
        <w:rPr>
          <w:lang w:val="en-US"/>
        </w:rPr>
        <w:t>A Doxology for St. Besa</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80" w:name="_Toc459399398"/>
      <w:r>
        <w:rPr>
          <w:rFonts w:ascii="Times New Roman" w:hAnsi="Times New Roman" w:cs="Times New Roman"/>
        </w:rPr>
        <w:t>July 1 / Epip 7: Also St. Ignatius</w:t>
      </w:r>
      <w:bookmarkEnd w:id="1780"/>
    </w:p>
    <w:p w14:paraId="08CD1881" w14:textId="77777777" w:rsidR="00980D99" w:rsidRDefault="00980D99" w:rsidP="00980D99">
      <w:pPr>
        <w:pStyle w:val="Heading3"/>
        <w:rPr>
          <w:lang w:val="en-US"/>
        </w:rPr>
      </w:pPr>
      <w:bookmarkStart w:id="1781" w:name="_Ref434560325"/>
      <w:bookmarkStart w:id="1782" w:name="_Toc459399399"/>
      <w:r>
        <w:rPr>
          <w:lang w:val="en-US"/>
        </w:rPr>
        <w:t>July 2 / Epip 8: St. Pishoy</w:t>
      </w:r>
      <w:bookmarkEnd w:id="1781"/>
      <w:bookmarkEnd w:id="1782"/>
    </w:p>
    <w:p w14:paraId="3F31CCDA" w14:textId="77777777" w:rsidR="00980D99" w:rsidRDefault="00980D99" w:rsidP="00980D99">
      <w:pPr>
        <w:pStyle w:val="Heading4"/>
        <w:rPr>
          <w:lang w:val="en-US"/>
        </w:rPr>
      </w:pPr>
      <w:bookmarkStart w:id="1783" w:name="_Ref434490783"/>
      <w:r>
        <w:rPr>
          <w:lang w:val="en-US"/>
        </w:rPr>
        <w:t>The Doxology</w:t>
      </w:r>
      <w:r w:rsidR="00810F04">
        <w:rPr>
          <w:lang w:val="en-US"/>
        </w:rPr>
        <w:t xml:space="preserve"> for St. Pishoy</w:t>
      </w:r>
      <w:bookmarkEnd w:id="1783"/>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5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5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93" w:name="_Toc459399400"/>
      <w:r>
        <w:t>The Virgin’s Fast</w:t>
      </w:r>
      <w:bookmarkEnd w:id="1772"/>
      <w:bookmarkEnd w:id="1771"/>
      <w:bookmarkEnd w:id="1770"/>
      <w:bookmarkEnd w:id="1793"/>
    </w:p>
    <w:p w14:paraId="67B94F6A" w14:textId="77777777" w:rsidR="005B716A" w:rsidRDefault="005B716A" w:rsidP="005B716A">
      <w:pPr>
        <w:pStyle w:val="Heading3"/>
        <w:rPr>
          <w:lang w:val="en-US"/>
        </w:rPr>
      </w:pPr>
      <w:bookmarkStart w:id="1794" w:name="_Toc459399401"/>
      <w:r>
        <w:rPr>
          <w:lang w:val="en-US"/>
        </w:rPr>
        <w:t>July 3 / Epip 9: Martyrdom of</w:t>
      </w:r>
      <w:r w:rsidR="00FE0AE4">
        <w:rPr>
          <w:lang w:val="en-US"/>
        </w:rPr>
        <w:t xml:space="preserve"> </w:t>
      </w:r>
      <w:r>
        <w:rPr>
          <w:lang w:val="en-US"/>
        </w:rPr>
        <w:t>St. Simon Cleophas the Apostle</w:t>
      </w:r>
      <w:bookmarkEnd w:id="1794"/>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95" w:name="_Toc459399402"/>
      <w:r>
        <w:t>July 6 / Epip 12: Commemoration of Archangel Michael</w:t>
      </w:r>
      <w:bookmarkEnd w:id="1795"/>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96" w:name="_Toc459399403"/>
      <w:r>
        <w:t>July 12 / Epip 18: Martyrdom of St. James the Apostle, the Bishop of Jerusalem</w:t>
      </w:r>
      <w:bookmarkEnd w:id="1796"/>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97" w:name="_Ref434562330"/>
      <w:bookmarkStart w:id="1798" w:name="_Toc459399404"/>
      <w:r>
        <w:t>July 14 / Epip 20: Martyrdom of St. Theodore of Shotep, the General</w:t>
      </w:r>
      <w:bookmarkEnd w:id="1797"/>
      <w:bookmarkEnd w:id="1798"/>
    </w:p>
    <w:p w14:paraId="7B584133" w14:textId="77777777" w:rsidR="009C1989" w:rsidRDefault="009C1989" w:rsidP="009C1989">
      <w:pPr>
        <w:pStyle w:val="Heading4"/>
      </w:pPr>
      <w:bookmarkStart w:id="1799" w:name="_Ref434489277"/>
      <w:r>
        <w:t>The Doxology of St. Theodore of Shotep, the General</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00" w:name="_Ref434489296"/>
      <w:r>
        <w:lastRenderedPageBreak/>
        <w:t>Another Doxology of St. Theodore of Shotep, the General</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01"/>
            <w:r>
              <w:t>struggler</w:t>
            </w:r>
            <w:commentRangeEnd w:id="1801"/>
            <w:r>
              <w:rPr>
                <w:rStyle w:val="CommentReference"/>
                <w:rFonts w:ascii="Times New Roman" w:eastAsiaTheme="minorHAnsi" w:hAnsi="Times New Roman" w:cstheme="minorBidi"/>
                <w:color w:val="auto"/>
              </w:rPr>
              <w:commentReference w:id="180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02" w:name="_Toc459399405"/>
      <w:r>
        <w:t>July 15 / Epip 21: Commemoration of the Theotokos</w:t>
      </w:r>
      <w:bookmarkEnd w:id="1802"/>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803" w:name="_Ref434562663"/>
      <w:bookmarkStart w:id="1804" w:name="_Toc459399406"/>
      <w:r>
        <w:t>July 17 / Epip 23: The Martyrdom of St. Marina</w:t>
      </w:r>
      <w:bookmarkEnd w:id="1803"/>
      <w:bookmarkEnd w:id="1804"/>
    </w:p>
    <w:p w14:paraId="71210AE6" w14:textId="77777777" w:rsidR="0078548F" w:rsidRDefault="0078548F" w:rsidP="0078548F">
      <w:pPr>
        <w:pStyle w:val="Heading4"/>
      </w:pPr>
      <w:bookmarkStart w:id="1805" w:name="_Ref434490204"/>
      <w:r>
        <w:t>The Doxology</w:t>
      </w:r>
      <w:r w:rsidR="00B46E6E">
        <w:t xml:space="preserve"> for St. Marina</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806" w:name="_Toc459399407"/>
      <w:r>
        <w:t>July 18 / Epip 24: The Martyrdom of Abba Noub</w:t>
      </w:r>
      <w:bookmarkEnd w:id="1806"/>
    </w:p>
    <w:p w14:paraId="45A4C76D" w14:textId="77777777" w:rsidR="00951605" w:rsidRDefault="00951605" w:rsidP="00951605">
      <w:pPr>
        <w:pStyle w:val="Heading4"/>
      </w:pPr>
      <w:bookmarkStart w:id="1807" w:name="_Ref434489534"/>
      <w:r>
        <w:t>The Doxology</w:t>
      </w:r>
      <w:r w:rsidR="00B46E6E">
        <w:t xml:space="preserve"> for Abba Noub</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808"/>
            <w:r>
              <w:t>Abba Noub</w:t>
            </w:r>
            <w:commentRangeEnd w:id="1808"/>
            <w:r>
              <w:rPr>
                <w:rStyle w:val="CommentReference"/>
                <w:rFonts w:ascii="Times New Roman" w:eastAsiaTheme="minorHAnsi" w:hAnsi="Times New Roman" w:cstheme="minorBidi"/>
                <w:color w:val="auto"/>
              </w:rPr>
              <w:commentReference w:id="18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809"/>
            <w:r>
              <w:t xml:space="preserve">upright </w:t>
            </w:r>
            <w:commentRangeEnd w:id="1809"/>
            <w:r>
              <w:rPr>
                <w:rStyle w:val="CommentReference"/>
                <w:rFonts w:ascii="Times New Roman" w:eastAsiaTheme="minorHAnsi" w:hAnsi="Times New Roman" w:cstheme="minorBidi"/>
                <w:color w:val="auto"/>
              </w:rPr>
              <w:commentReference w:id="18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810" w:name="_Toc459399408"/>
      <w:r>
        <w:t>July 20 / Epip 26: Joseph the Carpenter</w:t>
      </w:r>
      <w:bookmarkEnd w:id="1810"/>
    </w:p>
    <w:p w14:paraId="5DE3B33E" w14:textId="77777777" w:rsidR="00BF240D" w:rsidRDefault="00BF240D" w:rsidP="00BF240D">
      <w:pPr>
        <w:pStyle w:val="Heading4"/>
      </w:pPr>
      <w:bookmarkStart w:id="1811" w:name="_Ref434488476"/>
      <w:r>
        <w:t>The Doxology</w:t>
      </w:r>
      <w:r w:rsidR="00B46E6E">
        <w:t xml:space="preserve"> for St. Joseph the Carpenter</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5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812" w:name="_Toc459399409"/>
      <w:bookmarkStart w:id="1813" w:name="_Toc410196222"/>
      <w:bookmarkStart w:id="1814" w:name="_Toc410196464"/>
      <w:bookmarkStart w:id="1815" w:name="_Toc410196966"/>
      <w:r>
        <w:t>July 20 / Epip 26: Also St. Frumentius (Abune Selama), the First Bishop of Ethiopia</w:t>
      </w:r>
      <w:bookmarkEnd w:id="1812"/>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816" w:name="_Toc459399410"/>
      <w:r>
        <w:t>July 22 / Epip 28: Departure of St. Mary Magdalene</w:t>
      </w:r>
      <w:bookmarkEnd w:id="1816"/>
    </w:p>
    <w:p w14:paraId="41ADBBFF" w14:textId="77777777" w:rsidR="00C325FC" w:rsidRDefault="00C325FC" w:rsidP="00C325FC">
      <w:pPr>
        <w:pStyle w:val="Heading4"/>
      </w:pPr>
      <w:bookmarkStart w:id="1817" w:name="_Ref434489077"/>
      <w:r>
        <w:t>The Doxology</w:t>
      </w:r>
      <w:r w:rsidR="00B46E6E">
        <w:t xml:space="preserve"> for St. Mary Magdalene</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818"/>
            <w:r>
              <w:t xml:space="preserve">ϯⲁⲅⲓⲁ </w:t>
            </w:r>
            <w:commentRangeEnd w:id="1818"/>
            <w:r>
              <w:rPr>
                <w:rStyle w:val="CommentReference"/>
                <w:rFonts w:ascii="Times New Roman" w:hAnsi="Times New Roman" w:cstheme="minorBidi"/>
                <w:noProof w:val="0"/>
              </w:rPr>
              <w:commentReference w:id="181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81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819"/>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820" w:name="_Toc459399412"/>
      <w:r>
        <w:t xml:space="preserve">July 23 / Epip 29: </w:t>
      </w:r>
      <w:r w:rsidR="00B52D77">
        <w:t xml:space="preserve">Also the </w:t>
      </w:r>
      <w:r>
        <w:t>Translocation of the Relics of St. Andrew, the Apostle</w:t>
      </w:r>
      <w:bookmarkEnd w:id="1820"/>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821" w:name="_Toc459399413"/>
      <w:r>
        <w:lastRenderedPageBreak/>
        <w:t>July 28 / Mesori 4: Consecration of the Church of St. Anthony</w:t>
      </w:r>
      <w:bookmarkEnd w:id="1821"/>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68"/>
      <w:r>
        <w:t>.</w:t>
      </w:r>
    </w:p>
    <w:p w14:paraId="62D72F65" w14:textId="77777777" w:rsidR="00495F1A" w:rsidRPr="00980D99" w:rsidRDefault="00495F1A" w:rsidP="00495F1A">
      <w:pPr>
        <w:pStyle w:val="Heading2"/>
        <w:rPr>
          <w:lang w:val="en-US"/>
        </w:rPr>
      </w:pPr>
      <w:bookmarkStart w:id="1822" w:name="_Toc481478315"/>
      <w:bookmarkStart w:id="1823" w:name="August"/>
      <w:r>
        <w:lastRenderedPageBreak/>
        <w:t>August</w:t>
      </w:r>
      <w:bookmarkEnd w:id="1813"/>
      <w:bookmarkEnd w:id="1814"/>
      <w:bookmarkEnd w:id="181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822"/>
    </w:p>
    <w:bookmarkStart w:id="1824" w:name="_Toc410196223" w:displacedByCustomXml="next"/>
    <w:bookmarkStart w:id="1825" w:name="_Toc410196465" w:displacedByCustomXml="next"/>
    <w:bookmarkStart w:id="1826"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D27F59">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D27F59">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D27F59">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D27F59">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D27F59">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D27F59">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D27F59">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D27F59">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D27F59">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D27F59">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D27F59">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D27F59">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827" w:name="_Toc459399414"/>
      <w:r>
        <w:lastRenderedPageBreak/>
        <w:t>August 1 / Mesori 8: The Confession of St. Peter</w:t>
      </w:r>
      <w:bookmarkEnd w:id="1827"/>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828" w:name="_Toc459399415"/>
      <w:r>
        <w:t>August 5 / Mesori 12: Commemoration of Archangel Michael</w:t>
      </w:r>
      <w:bookmarkEnd w:id="1828"/>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829" w:name="_Toc459399416"/>
      <w:r>
        <w:t xml:space="preserve">August 6 / Mesori 13: </w:t>
      </w:r>
      <w:r w:rsidR="00495F1A">
        <w:t>The Transfiguration</w:t>
      </w:r>
      <w:bookmarkEnd w:id="1826"/>
      <w:bookmarkEnd w:id="1825"/>
      <w:bookmarkEnd w:id="1824"/>
      <w:bookmarkEnd w:id="1829"/>
    </w:p>
    <w:p w14:paraId="1EF4D652" w14:textId="77777777" w:rsidR="00980D99" w:rsidRDefault="00980D99" w:rsidP="00980D99">
      <w:pPr>
        <w:pStyle w:val="Heading4"/>
      </w:pPr>
      <w:bookmarkStart w:id="1830" w:name="_Ref434478012"/>
      <w:r>
        <w:t>The Doxology</w:t>
      </w:r>
      <w:r w:rsidR="00E21EA3">
        <w:t xml:space="preserve"> of the Transfiguration</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831" w:name="_Ref434476299"/>
      <w:r>
        <w:lastRenderedPageBreak/>
        <w:t>The Psali Adam</w:t>
      </w:r>
      <w:r w:rsidR="006C1B94">
        <w:t xml:space="preserve"> for the Transfiguration</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832" w:name="_Ref434476316"/>
      <w:r>
        <w:t>The Psali Batos</w:t>
      </w:r>
      <w:r w:rsidR="006C1B94">
        <w:t xml:space="preserve"> for the Transfiguration</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833" w:name="_Toc410196224"/>
      <w:bookmarkStart w:id="1834" w:name="_Toc410196466"/>
      <w:bookmarkStart w:id="1835" w:name="_Toc410196968"/>
      <w:bookmarkStart w:id="1836" w:name="_Ref435642801"/>
      <w:bookmarkStart w:id="1837" w:name="_Ref435642808"/>
      <w:bookmarkStart w:id="1838" w:name="_Toc459399417"/>
      <w:r>
        <w:t xml:space="preserve">August 9 / Mesori 16: </w:t>
      </w:r>
      <w:r w:rsidR="00495F1A">
        <w:t>The Assumption of the Virgin</w:t>
      </w:r>
      <w:bookmarkEnd w:id="1833"/>
      <w:bookmarkEnd w:id="1834"/>
      <w:bookmarkEnd w:id="1835"/>
      <w:bookmarkEnd w:id="1836"/>
      <w:bookmarkEnd w:id="1837"/>
      <w:bookmarkEnd w:id="1838"/>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839" w:name="_Ref435642763"/>
      <w:r>
        <w:t xml:space="preserve">The Psali </w:t>
      </w:r>
      <w:commentRangeStart w:id="1840"/>
      <w:r>
        <w:t xml:space="preserve">Adam </w:t>
      </w:r>
      <w:commentRangeEnd w:id="1840"/>
      <w:r>
        <w:rPr>
          <w:rStyle w:val="CommentReference"/>
          <w:rFonts w:eastAsiaTheme="minorHAnsi" w:cstheme="minorBidi"/>
          <w:b w:val="0"/>
          <w:bCs w:val="0"/>
          <w:iCs w:val="0"/>
          <w:color w:val="auto"/>
        </w:rPr>
        <w:commentReference w:id="1840"/>
      </w:r>
      <w:r>
        <w:t>for the Virgin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841"/>
            <w:r>
              <w:t>With divine hands.”</w:t>
            </w:r>
            <w:commentRangeEnd w:id="1841"/>
            <w:r>
              <w:rPr>
                <w:rStyle w:val="CommentReference"/>
                <w:rFonts w:ascii="Times New Roman" w:eastAsiaTheme="minorHAnsi" w:hAnsi="Times New Roman" w:cstheme="minorBidi"/>
                <w:color w:val="auto"/>
              </w:rPr>
              <w:commentReference w:id="184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842" w:name="_Ref435734818"/>
      <w:r>
        <w:t>The Psali Batos for the Virgin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5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843"/>
            <w:r>
              <w:t>forever</w:t>
            </w:r>
            <w:commentRangeEnd w:id="1843"/>
            <w:r>
              <w:rPr>
                <w:rStyle w:val="CommentReference"/>
                <w:rFonts w:ascii="Times New Roman" w:eastAsiaTheme="minorHAnsi" w:hAnsi="Times New Roman" w:cstheme="minorBidi"/>
                <w:color w:val="auto"/>
              </w:rPr>
              <w:commentReference w:id="184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844"/>
            <w:r>
              <w:t>In the unshakable places.</w:t>
            </w:r>
            <w:commentRangeEnd w:id="1844"/>
            <w:r>
              <w:rPr>
                <w:rStyle w:val="CommentReference"/>
                <w:rFonts w:ascii="Times New Roman" w:eastAsiaTheme="minorHAnsi" w:hAnsi="Times New Roman" w:cstheme="minorBidi"/>
                <w:color w:val="auto"/>
              </w:rPr>
              <w:commentReference w:id="184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845"/>
            <w:r>
              <w:t>Your name adorns our works.</w:t>
            </w:r>
            <w:commentRangeEnd w:id="1845"/>
            <w:r>
              <w:rPr>
                <w:rStyle w:val="CommentReference"/>
                <w:rFonts w:ascii="Times New Roman" w:eastAsiaTheme="minorHAnsi" w:hAnsi="Times New Roman" w:cstheme="minorBidi"/>
                <w:color w:val="auto"/>
              </w:rPr>
              <w:commentReference w:id="184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846"/>
            <w:r>
              <w:t xml:space="preserve">Interceding </w:t>
            </w:r>
            <w:commentRangeEnd w:id="1846"/>
            <w:r>
              <w:rPr>
                <w:rStyle w:val="CommentReference"/>
                <w:rFonts w:ascii="Times New Roman" w:eastAsiaTheme="minorHAnsi" w:hAnsi="Times New Roman" w:cstheme="minorBidi"/>
                <w:color w:val="auto"/>
              </w:rPr>
              <w:commentReference w:id="184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847" w:name="_Toc459399418"/>
      <w:r>
        <w:t>August 12 / Mesori 19: Translocation of the Relics of St. Macarius the Great</w:t>
      </w:r>
      <w:bookmarkEnd w:id="1847"/>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848" w:name="_Toc459399419"/>
      <w:r>
        <w:t>August 14 / Mesori 21: Commemoration of the Theotokos</w:t>
      </w:r>
      <w:bookmarkEnd w:id="1848"/>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849" w:name="_Ref434563030"/>
      <w:bookmarkStart w:id="1850" w:name="_Toc459399420"/>
      <w:r>
        <w:t>August 17 / Mesori 24: Departure of St. Takle Haymanot</w:t>
      </w:r>
      <w:bookmarkEnd w:id="1849"/>
      <w:bookmarkEnd w:id="1850"/>
    </w:p>
    <w:p w14:paraId="34845613" w14:textId="77777777" w:rsidR="009F60F1" w:rsidRDefault="009F60F1" w:rsidP="009F60F1">
      <w:pPr>
        <w:pStyle w:val="Heading4"/>
      </w:pPr>
      <w:bookmarkStart w:id="1851" w:name="_Ref434492302"/>
      <w:r>
        <w:t>The Doxology</w:t>
      </w:r>
      <w:r w:rsidR="00B82753">
        <w:t xml:space="preserve"> for St. Takle Haymanot</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52" w:name="_Toc459399421"/>
      <w:r>
        <w:t>August 21 / Mesori 28: The Patriarchs: Abraham, Isaac, and Jacob</w:t>
      </w:r>
      <w:bookmarkEnd w:id="1852"/>
    </w:p>
    <w:p w14:paraId="1D063B19" w14:textId="77777777" w:rsidR="00431ABD" w:rsidRDefault="00431ABD" w:rsidP="00431ABD">
      <w:pPr>
        <w:pStyle w:val="Heading4"/>
      </w:pPr>
      <w:bookmarkStart w:id="1853" w:name="_Ref434492413"/>
      <w:r>
        <w:t>The Doxology</w:t>
      </w:r>
      <w:r w:rsidR="00B82753">
        <w:t xml:space="preserve"> for the Patriarchs: Abraham, Isaac, and Jacob</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54" w:name="_Toc459399422"/>
      <w:r>
        <w:t>August 22 / Mesori 29: Commemoration of the Annunciation, Nativity, and Resurrection on the 29</w:t>
      </w:r>
      <w:r w:rsidRPr="00C0205C">
        <w:rPr>
          <w:vertAlign w:val="superscript"/>
        </w:rPr>
        <w:t>th</w:t>
      </w:r>
      <w:r>
        <w:t xml:space="preserve"> of Every Month</w:t>
      </w:r>
      <w:bookmarkEnd w:id="1854"/>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55" w:name="_Toc459399423"/>
      <w:r>
        <w:t xml:space="preserve">August 22 / Mesori 29: </w:t>
      </w:r>
      <w:r w:rsidR="007D439A">
        <w:t xml:space="preserve">Also the </w:t>
      </w:r>
      <w:r>
        <w:t>Translocation of the Relics of St. John the Short to Scetis</w:t>
      </w:r>
      <w:bookmarkEnd w:id="1855"/>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56" w:name="_Toc459399424"/>
      <w:r>
        <w:t>August 25 / Little Month 2: Departure of St. Titus the Apostle</w:t>
      </w:r>
      <w:bookmarkEnd w:id="1856"/>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57" w:name="_Toc459399425"/>
      <w:r>
        <w:t>August 26 / Little Month 3: Archangel Raphael</w:t>
      </w:r>
      <w:bookmarkEnd w:id="1857"/>
    </w:p>
    <w:p w14:paraId="0292BCC5" w14:textId="77777777" w:rsidR="00C30039" w:rsidRDefault="00C30039" w:rsidP="00C30039">
      <w:pPr>
        <w:pStyle w:val="Heading4"/>
      </w:pPr>
      <w:bookmarkStart w:id="1858" w:name="_Ref434488208"/>
      <w:r>
        <w:t>The Doxology</w:t>
      </w:r>
      <w:r w:rsidR="00B46E6E">
        <w:t xml:space="preserve"> for Archangel Raphael</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59" w:name="_Toc459399426"/>
      <w:r>
        <w:t>August 28 / Little Month 5</w:t>
      </w:r>
      <w:r w:rsidR="00980D99">
        <w:t>: St. Parsouma</w:t>
      </w:r>
      <w:bookmarkEnd w:id="1859"/>
    </w:p>
    <w:p w14:paraId="32F5CFB7" w14:textId="77777777" w:rsidR="00980D99" w:rsidRDefault="00980D99" w:rsidP="00980D99">
      <w:pPr>
        <w:pStyle w:val="Heading4"/>
      </w:pPr>
      <w:bookmarkStart w:id="1860" w:name="_Ref434491294"/>
      <w:r>
        <w:t>The Doxology</w:t>
      </w:r>
      <w:r w:rsidR="00810F04">
        <w:t xml:space="preserve"> for St. Parsouma</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5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64"/>
            <w:r>
              <w:t xml:space="preserve">ⲙ̀Ⲡⲭ̄ⲥ̄ </w:t>
            </w:r>
            <w:commentRangeEnd w:id="1864"/>
            <w:r>
              <w:rPr>
                <w:rStyle w:val="CommentReference"/>
                <w:rFonts w:ascii="Times New Roman" w:hAnsi="Times New Roman" w:cstheme="minorBidi"/>
                <w:noProof w:val="0"/>
              </w:rPr>
              <w:commentReference w:id="186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65"/>
            <w:r>
              <w:t xml:space="preserve">ⲡⲉⲛⲥⲱⲧⲏⲣ </w:t>
            </w:r>
            <w:commentRangeEnd w:id="1865"/>
            <w:r>
              <w:rPr>
                <w:rStyle w:val="CommentReference"/>
                <w:rFonts w:ascii="Times New Roman" w:hAnsi="Times New Roman" w:cstheme="minorBidi"/>
                <w:noProof w:val="0"/>
              </w:rPr>
              <w:commentReference w:id="186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866" w:name="_Toc410196226"/>
      <w:bookmarkStart w:id="1867" w:name="_Toc410196468"/>
      <w:bookmarkStart w:id="1868" w:name="_Toc410196970"/>
      <w:bookmarkStart w:id="1869" w:name="_Toc481478317"/>
      <w:bookmarkStart w:id="1870" w:name="Pascal"/>
      <w:bookmarkEnd w:id="1823"/>
      <w:r>
        <w:lastRenderedPageBreak/>
        <w:t>The Pascal Cycle</w:t>
      </w:r>
      <w:bookmarkEnd w:id="1866"/>
      <w:bookmarkEnd w:id="1867"/>
      <w:bookmarkEnd w:id="1868"/>
      <w:bookmarkEnd w:id="1869"/>
    </w:p>
    <w:p w14:paraId="5B5D97E6" w14:textId="018E9B71" w:rsidR="009E261C" w:rsidRDefault="00EF4931" w:rsidP="00EF4931">
      <w:pPr>
        <w:pStyle w:val="TOC3"/>
        <w:tabs>
          <w:tab w:val="right" w:leader="dot" w:pos="8846"/>
        </w:tabs>
      </w:pPr>
      <w:bookmarkStart w:id="1871" w:name="_Toc410196227"/>
      <w:bookmarkStart w:id="1872" w:name="_Toc410196469"/>
      <w:bookmarkStart w:id="1873" w:name="_Toc410196971"/>
      <w:r>
        <w:t>TODO: READD TOC</w:t>
      </w:r>
    </w:p>
    <w:p w14:paraId="0AD076AD" w14:textId="5D532FCC" w:rsidR="00495F1A" w:rsidRDefault="00495F1A" w:rsidP="00495F1A">
      <w:pPr>
        <w:pStyle w:val="Heading3"/>
      </w:pPr>
      <w:bookmarkStart w:id="1874" w:name="_Toc479145670"/>
      <w:r>
        <w:t>Jonah’s Fast</w:t>
      </w:r>
      <w:bookmarkEnd w:id="1871"/>
      <w:bookmarkEnd w:id="1872"/>
      <w:bookmarkEnd w:id="1873"/>
      <w:bookmarkEnd w:id="1874"/>
    </w:p>
    <w:p w14:paraId="7A658690" w14:textId="77777777" w:rsidR="001E5E16" w:rsidRPr="001E5E16" w:rsidRDefault="001E5E16" w:rsidP="001E5E16">
      <w:pPr>
        <w:pStyle w:val="Heading4"/>
      </w:pPr>
      <w:bookmarkStart w:id="1875" w:name="_Ref434478053"/>
      <w:r>
        <w:t>The Doxology</w:t>
      </w:r>
      <w:r w:rsidR="00E21EA3">
        <w:t xml:space="preserve"> of Jonah’s Fast</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6" w:name="_Toc410196228"/>
      <w:bookmarkStart w:id="1877" w:name="_Toc410196470"/>
      <w:bookmarkStart w:id="1878" w:name="_Toc410196972"/>
      <w:bookmarkStart w:id="1879" w:name="_Toc479145671"/>
      <w:r>
        <w:t>Jonah’s Feast</w:t>
      </w:r>
      <w:bookmarkEnd w:id="1876"/>
      <w:bookmarkEnd w:id="1877"/>
      <w:bookmarkEnd w:id="1878"/>
      <w:bookmarkEnd w:id="1879"/>
    </w:p>
    <w:p w14:paraId="6EE6C439" w14:textId="77777777" w:rsidR="00495F1A" w:rsidRDefault="00495F1A" w:rsidP="00495F1A">
      <w:pPr>
        <w:pStyle w:val="Heading3"/>
      </w:pPr>
      <w:bookmarkStart w:id="1880" w:name="_Toc410196229"/>
      <w:bookmarkStart w:id="1881" w:name="_Toc410196471"/>
      <w:bookmarkStart w:id="1882" w:name="_Toc410196973"/>
      <w:bookmarkStart w:id="1883" w:name="_Toc479145672"/>
      <w:r>
        <w:t>Great Lent</w:t>
      </w:r>
      <w:bookmarkEnd w:id="1880"/>
      <w:bookmarkEnd w:id="1881"/>
      <w:bookmarkEnd w:id="1882"/>
      <w:bookmarkEnd w:id="1883"/>
    </w:p>
    <w:p w14:paraId="100B48D2" w14:textId="61FB6051" w:rsidR="008C6F4C" w:rsidRDefault="008C6F4C" w:rsidP="008C6F4C">
      <w:pPr>
        <w:pStyle w:val="Heading4"/>
      </w:pPr>
      <w:bookmarkStart w:id="1884"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lastRenderedPageBreak/>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lastRenderedPageBreak/>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5" w:name="_Ref434478104"/>
      <w:r>
        <w:t>The Doxology</w:t>
      </w:r>
      <w:r w:rsidR="00E21EA3">
        <w:t xml:space="preserve"> for Weekdays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lastRenderedPageBreak/>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6"/>
            <w:r>
              <w:t>ⲛⲓⲉ̀ⲛⲉϩ</w:t>
            </w:r>
            <w:commentRangeEnd w:id="1886"/>
            <w:r>
              <w:rPr>
                <w:rStyle w:val="CommentReference"/>
                <w:rFonts w:ascii="Times New Roman" w:hAnsi="Times New Roman" w:cstheme="minorBidi"/>
                <w:noProof w:val="0"/>
              </w:rPr>
              <w:commentReference w:id="1886"/>
            </w:r>
            <w:r>
              <w:t>.</w:t>
            </w:r>
          </w:p>
        </w:tc>
      </w:tr>
    </w:tbl>
    <w:p w14:paraId="1A70F51E" w14:textId="77777777" w:rsidR="00420CFA" w:rsidRPr="001E5E16" w:rsidRDefault="00420CFA" w:rsidP="00420CFA">
      <w:pPr>
        <w:pStyle w:val="Heading4"/>
      </w:pPr>
      <w:bookmarkStart w:id="1887" w:name="_Ref434478128"/>
      <w:r>
        <w:t>A Second Doxology for Weekdays</w:t>
      </w:r>
      <w:r w:rsidR="00E21EA3">
        <w:t xml:space="preserve"> in Great Lent</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lastRenderedPageBreak/>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8"/>
            <w:r>
              <w:t xml:space="preserve">He </w:t>
            </w:r>
            <w:r w:rsidR="00253DD3">
              <w:t>humiliated</w:t>
            </w:r>
          </w:p>
          <w:p w14:paraId="774AFAE4" w14:textId="77777777" w:rsidR="00420CFA" w:rsidRDefault="00420CFA" w:rsidP="00420CFA">
            <w:pPr>
              <w:pStyle w:val="EngHangEnd"/>
            </w:pPr>
            <w:r>
              <w:t>The Tempter</w:t>
            </w:r>
            <w:commentRangeEnd w:id="1888"/>
            <w:r>
              <w:rPr>
                <w:rStyle w:val="CommentReference"/>
              </w:rPr>
              <w:commentReference w:id="188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lastRenderedPageBreak/>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9"/>
            <w:r>
              <w:t>“Fast in watchfulness</w:t>
            </w:r>
          </w:p>
          <w:p w14:paraId="6B2FDE71" w14:textId="77777777" w:rsidR="00420CFA" w:rsidRDefault="00420CFA" w:rsidP="00420CFA">
            <w:pPr>
              <w:pStyle w:val="EngHangEnd"/>
            </w:pPr>
            <w:r>
              <w:t>By day and by night.”</w:t>
            </w:r>
            <w:commentRangeEnd w:id="1889"/>
            <w:r>
              <w:rPr>
                <w:rStyle w:val="CommentReference"/>
              </w:rPr>
              <w:commentReference w:id="188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90" w:name="_Ref434478147"/>
      <w:r>
        <w:t>A Third</w:t>
      </w:r>
      <w:r w:rsidR="00420CFA">
        <w:t xml:space="preserve"> Doxology</w:t>
      </w:r>
      <w:r>
        <w:t xml:space="preserve"> for Weekdays</w:t>
      </w:r>
      <w:r w:rsidR="00E21EA3">
        <w:t xml:space="preserve"> in Great Lent</w:t>
      </w:r>
      <w:bookmarkEnd w:id="1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91" w:name="_Ref434478172"/>
      <w:r>
        <w:t xml:space="preserve">The </w:t>
      </w:r>
      <w:r w:rsidR="007A72D2">
        <w:t xml:space="preserve">Fourth </w:t>
      </w:r>
      <w:r>
        <w:t>Doxology</w:t>
      </w:r>
      <w:r w:rsidR="007A72D2">
        <w:t xml:space="preserve"> </w:t>
      </w:r>
      <w:r w:rsidR="00E21EA3">
        <w:t>for Great Lent</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92"/>
            <w:r>
              <w:t xml:space="preserve">Ϯⲛⲏⲥⲧⲓⲁ̀ </w:t>
            </w:r>
            <w:commentRangeEnd w:id="1892"/>
            <w:r>
              <w:rPr>
                <w:rStyle w:val="CommentReference"/>
                <w:rFonts w:ascii="Times New Roman" w:hAnsi="Times New Roman" w:cstheme="minorBidi"/>
                <w:noProof w:val="0"/>
              </w:rPr>
              <w:commentReference w:id="189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93"/>
            <w:r>
              <w:t>pretense</w:t>
            </w:r>
            <w:commentRangeEnd w:id="1893"/>
            <w:r>
              <w:rPr>
                <w:rStyle w:val="CommentReference"/>
              </w:rPr>
              <w:commentReference w:id="189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94"/>
            <w:r>
              <w:t>strugglers</w:t>
            </w:r>
            <w:commentRangeEnd w:id="1894"/>
            <w:r>
              <w:rPr>
                <w:rStyle w:val="CommentReference"/>
              </w:rPr>
              <w:commentReference w:id="189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5"/>
            <w:r>
              <w:t>martyrdom</w:t>
            </w:r>
            <w:commentRangeEnd w:id="1895"/>
            <w:r>
              <w:rPr>
                <w:rStyle w:val="CommentReference"/>
              </w:rPr>
              <w:commentReference w:id="189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lastRenderedPageBreak/>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lastRenderedPageBreak/>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6"/>
            <w:r>
              <w:t xml:space="preserve">carries </w:t>
            </w:r>
            <w:commentRangeEnd w:id="1896"/>
            <w:r>
              <w:rPr>
                <w:rStyle w:val="CommentReference"/>
              </w:rPr>
              <w:commentReference w:id="189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7"/>
            <w:r>
              <w:t>assembly</w:t>
            </w:r>
            <w:commentRangeEnd w:id="1897"/>
            <w:r>
              <w:rPr>
                <w:rStyle w:val="CommentReference"/>
              </w:rPr>
              <w:commentReference w:id="1897"/>
            </w:r>
            <w:r>
              <w:t>,</w:t>
            </w:r>
          </w:p>
          <w:p w14:paraId="33941A18" w14:textId="77777777" w:rsidR="006A78B4" w:rsidRDefault="006A78B4" w:rsidP="006A78B4">
            <w:pPr>
              <w:pStyle w:val="EngHangEnd"/>
            </w:pPr>
            <w:r>
              <w:t xml:space="preserve">From now until the </w:t>
            </w:r>
            <w:commentRangeStart w:id="1898"/>
            <w:r>
              <w:t>ages of ages</w:t>
            </w:r>
            <w:commentRangeEnd w:id="1898"/>
            <w:r>
              <w:rPr>
                <w:rStyle w:val="CommentReference"/>
              </w:rPr>
              <w:commentReference w:id="189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9" w:name="_Ref434476347"/>
      <w:r>
        <w:t>The Psali Adam</w:t>
      </w:r>
      <w:r w:rsidR="006C1B94">
        <w:t xml:space="preserve"> for Great Lent</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lastRenderedPageBreak/>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lastRenderedPageBreak/>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900" w:name="_Ref434476369"/>
      <w:r>
        <w:t>The Psali Batos</w:t>
      </w:r>
      <w:r w:rsidR="006C1B94">
        <w:t xml:space="preserve"> for Great Lent</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lastRenderedPageBreak/>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1901" w:name="_Toc410196230"/>
      <w:bookmarkStart w:id="1902" w:name="_Toc410196472"/>
      <w:bookmarkStart w:id="1903" w:name="_Toc410196974"/>
      <w:bookmarkStart w:id="190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lastRenderedPageBreak/>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lastRenderedPageBreak/>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lastRenderedPageBreak/>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1901"/>
      <w:bookmarkEnd w:id="1902"/>
      <w:bookmarkEnd w:id="1903"/>
      <w:bookmarkEnd w:id="1904"/>
    </w:p>
    <w:p w14:paraId="536840DE" w14:textId="77777777" w:rsidR="00EC2AEB" w:rsidRPr="001E5E16" w:rsidRDefault="00EC2AEB" w:rsidP="00EC2AEB">
      <w:pPr>
        <w:pStyle w:val="Heading4"/>
      </w:pPr>
      <w:bookmarkStart w:id="1905" w:name="_Ref434478195"/>
      <w:r>
        <w:t>The Doxology</w:t>
      </w:r>
      <w:r w:rsidR="00E21EA3">
        <w:t xml:space="preserve"> for Lazarus Saturday</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6" w:name="_Ref434476394"/>
      <w:r>
        <w:t>The Psali Batos</w:t>
      </w:r>
      <w:r w:rsidR="006C1B94">
        <w:t xml:space="preserve"> for Lazarus Saturday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7"/>
            <w:r>
              <w:t>With glory befitting You</w:t>
            </w:r>
            <w:commentRangeEnd w:id="1907"/>
            <w:r>
              <w:rPr>
                <w:rStyle w:val="CommentReference"/>
              </w:rPr>
              <w:commentReference w:id="190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8" w:name="_Toc410196231"/>
      <w:bookmarkStart w:id="1909" w:name="_Toc410196473"/>
      <w:bookmarkStart w:id="1910" w:name="_Toc410196975"/>
      <w:bookmarkStart w:id="1911" w:name="_Toc479145674"/>
      <w:r>
        <w:lastRenderedPageBreak/>
        <w:t>Palm Sunday</w:t>
      </w:r>
      <w:bookmarkEnd w:id="1908"/>
      <w:bookmarkEnd w:id="1909"/>
      <w:bookmarkEnd w:id="1910"/>
      <w:bookmarkEnd w:id="1911"/>
    </w:p>
    <w:p w14:paraId="1C79214B" w14:textId="452580E2" w:rsidR="00B91DD6" w:rsidRPr="00B91DD6" w:rsidRDefault="00B91DD6" w:rsidP="00B91DD6">
      <w:pPr>
        <w:pStyle w:val="Heading4"/>
        <w:rPr>
          <w:rFonts w:ascii="Arial Unicode MS" w:eastAsia="Arial Unicode MS" w:hAnsi="Arial Unicode MS" w:cs="Arial Unicode MS"/>
        </w:rPr>
      </w:pPr>
      <w:bookmarkStart w:id="191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r>
        <w:t xml:space="preserve">The </w:t>
      </w:r>
      <w:r w:rsidR="00FA139D">
        <w:t xml:space="preserve">First </w:t>
      </w:r>
      <w:r>
        <w:t>Doxology</w:t>
      </w:r>
      <w:r w:rsidR="00E21EA3">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13"/>
            <w:r>
              <w:t>To the ages.</w:t>
            </w:r>
            <w:commentRangeEnd w:id="1913"/>
            <w:r>
              <w:rPr>
                <w:rStyle w:val="CommentReference"/>
              </w:rPr>
              <w:commentReference w:id="191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14" w:name="_Ref434478234"/>
      <w:r>
        <w:lastRenderedPageBreak/>
        <w:t>The Second Doxology</w:t>
      </w:r>
      <w:r w:rsidR="00E21EA3">
        <w:t xml:space="preserve"> for Palm Sunday</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5" w:name="_Ref434478255"/>
      <w:r>
        <w:t>The Third Doxology</w:t>
      </w:r>
      <w:r w:rsidR="00E21EA3">
        <w:t xml:space="preserve"> for Palm Sunday</w:t>
      </w:r>
      <w:bookmarkEnd w:id="1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6"/>
            <w:r>
              <w:t xml:space="preserve">is </w:t>
            </w:r>
            <w:commentRangeEnd w:id="1916"/>
            <w:r>
              <w:rPr>
                <w:rStyle w:val="CommentReference"/>
              </w:rPr>
              <w:commentReference w:id="191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1917" w:name="_Ref434476417"/>
      <w:r>
        <w:rPr>
          <w:lang w:val="en-US"/>
        </w:rPr>
        <w:lastRenderedPageBreak/>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lastRenderedPageBreak/>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lastRenderedPageBreak/>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lastRenderedPageBreak/>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r>
        <w:t>The Psali Adam</w:t>
      </w:r>
      <w:r w:rsidR="006C1B94">
        <w:t xml:space="preserve"> for Palm Sunday</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8"/>
            <w:r>
              <w:t xml:space="preserve">Offer </w:t>
            </w:r>
            <w:commentRangeEnd w:id="1918"/>
            <w:r>
              <w:rPr>
                <w:rStyle w:val="CommentReference"/>
              </w:rPr>
              <w:commentReference w:id="191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9"/>
            <w:r>
              <w:t>Kranion</w:t>
            </w:r>
            <w:commentRangeEnd w:id="1919"/>
            <w:r>
              <w:rPr>
                <w:rStyle w:val="CommentReference"/>
              </w:rPr>
              <w:commentReference w:id="191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lastRenderedPageBreak/>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lastRenderedPageBreak/>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1920" w:name="_Toc479145675"/>
      <w:bookmarkStart w:id="1921" w:name="_Toc410196232"/>
      <w:bookmarkStart w:id="1922" w:name="_Toc410196474"/>
      <w:bookmarkStart w:id="1923" w:name="_Toc410196976"/>
      <w:r>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r>
        <w:lastRenderedPageBreak/>
        <w:t>Bright</w:t>
      </w:r>
      <w:r w:rsidR="003E106D">
        <w:t xml:space="preserve"> Saturday</w:t>
      </w:r>
      <w:bookmarkEnd w:id="1920"/>
    </w:p>
    <w:p w14:paraId="65F4337A" w14:textId="2CA465AF" w:rsidR="003E106D" w:rsidRDefault="003E106D" w:rsidP="003E106D">
      <w:pPr>
        <w:pStyle w:val="Heading4"/>
      </w:pPr>
      <w:bookmarkStart w:id="1924" w:name="_Ref435562018"/>
      <w:r>
        <w:t>The Psali Batos for the Joyous Saturday</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5"/>
            <w:r>
              <w:t xml:space="preserve">abolished </w:t>
            </w:r>
            <w:commentRangeEnd w:id="1925"/>
            <w:r>
              <w:rPr>
                <w:rStyle w:val="CommentReference"/>
              </w:rPr>
              <w:commentReference w:id="192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6"/>
            <w:r>
              <w:t>power</w:t>
            </w:r>
            <w:commentRangeEnd w:id="1926"/>
            <w:r>
              <w:rPr>
                <w:rStyle w:val="CommentReference"/>
              </w:rPr>
              <w:commentReference w:id="192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7" w:name="_Toc479145676"/>
      <w:bookmarkEnd w:id="1921"/>
      <w:bookmarkEnd w:id="1922"/>
      <w:bookmarkEnd w:id="1923"/>
      <w:r>
        <w:rPr>
          <w:lang w:val="en-US"/>
        </w:rPr>
        <w:t>Pascha</w:t>
      </w:r>
      <w:bookmarkEnd w:id="1927"/>
    </w:p>
    <w:p w14:paraId="22123DAD" w14:textId="45E846E9" w:rsidR="000D1B28" w:rsidRDefault="000D1B28" w:rsidP="000D1B28">
      <w:pPr>
        <w:pStyle w:val="Heading4"/>
      </w:pPr>
      <w:bookmarkStart w:id="1928" w:name="_Ref434478294"/>
      <w:r>
        <w:t>The Verses of the Cymbals for Pascha</w:t>
      </w:r>
    </w:p>
    <w:p w14:paraId="7AF52824" w14:textId="0961A623" w:rsidR="00924C51" w:rsidRPr="00924C51" w:rsidRDefault="00924C51" w:rsidP="00924C51">
      <w:pPr>
        <w:pStyle w:val="Rubrics0"/>
      </w:pPr>
      <w:r>
        <w:t>On Pascha, these versus are sung after the first part of the Doxology of Prime. Then, until Ascension, these verses are sung, with the usual introduction of “We, the Christian people,” or “Hail to the Church,” sung before the verses for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77777777" w:rsidR="000D1B28" w:rsidRPr="000D1B28" w:rsidRDefault="000D1B28" w:rsidP="000D1B28">
            <w:pPr>
              <w:pStyle w:val="CopticVersemulti-line"/>
            </w:pPr>
            <w:r w:rsidRPr="000D1B28">
              <w:t>ⲧⲱⲛⲫ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r>
        <w:t>The Doxology</w:t>
      </w:r>
      <w:r w:rsidR="00E21EA3">
        <w:t xml:space="preserve"> for </w:t>
      </w:r>
      <w:r w:rsidR="00D22853">
        <w:t>Pascha</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9"/>
            <w:r>
              <w:t>Name</w:t>
            </w:r>
            <w:commentRangeEnd w:id="1929"/>
            <w:r>
              <w:rPr>
                <w:rStyle w:val="CommentReference"/>
              </w:rPr>
              <w:commentReference w:id="192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30" w:name="_Ref434478317"/>
      <w:r>
        <w:t>A</w:t>
      </w:r>
      <w:r w:rsidR="00E21EA3">
        <w:t>nother</w:t>
      </w:r>
      <w:r>
        <w:t xml:space="preserve"> Doxology</w:t>
      </w:r>
      <w:r w:rsidR="00E21EA3">
        <w:t xml:space="preserve"> </w:t>
      </w:r>
      <w:r w:rsidR="00D22853">
        <w:t>Pascha</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31" w:name="_Ref434478347"/>
      <w:r>
        <w:lastRenderedPageBreak/>
        <w:t>A Doxology for Archangel Michael</w:t>
      </w:r>
      <w:r w:rsidR="00E21EA3">
        <w:t xml:space="preserve"> </w:t>
      </w:r>
      <w:r w:rsidR="00D22853">
        <w:t>Pascha</w:t>
      </w:r>
      <w:bookmarkEnd w:id="1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6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6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1932"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r>
        <w:t>The Psali Adam</w:t>
      </w:r>
      <w:r w:rsidR="006C1B94">
        <w:t xml:space="preserve"> </w:t>
      </w:r>
      <w:r w:rsidR="00D22853">
        <w:t>Pascha</w:t>
      </w:r>
      <w:bookmarkEnd w:id="1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33" w:name="_Ref434476459"/>
      <w:r>
        <w:lastRenderedPageBreak/>
        <w:t>The Psali Batos</w:t>
      </w:r>
      <w:r w:rsidR="006C1B94">
        <w:t xml:space="preserve"> </w:t>
      </w:r>
      <w:r w:rsidR="00D22853">
        <w:t>Pascha</w:t>
      </w:r>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3DB446E5" w14:textId="426AC2EA" w:rsidR="00924C51" w:rsidRDefault="00924C51" w:rsidP="00924C51">
      <w:pPr>
        <w:pStyle w:val="Heading4"/>
      </w:pPr>
      <w:bookmarkStart w:id="1934" w:name="_Toc479145677"/>
      <w:bookmarkStart w:id="1935" w:name="_Toc410196233"/>
      <w:bookmarkStart w:id="1936" w:name="_Toc410196475"/>
      <w:bookmarkStart w:id="1937" w:name="_Toc410196977"/>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3DF0B7FF" w14:textId="2B23D14A" w:rsidR="00626974" w:rsidRDefault="00626974" w:rsidP="00626974">
      <w:pPr>
        <w:pStyle w:val="Heading4"/>
      </w:pPr>
      <w:r>
        <w:t>All the Choirs</w:t>
      </w:r>
    </w:p>
    <w:p w14:paraId="0F77320A" w14:textId="45358B07" w:rsidR="00626974" w:rsidRDefault="00626974" w:rsidP="00626974">
      <w:pPr>
        <w:pStyle w:val="Rubric"/>
      </w:pPr>
      <w:r>
        <w:t>Said 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72928A2F" w14:textId="66A628C6" w:rsidR="00924C51" w:rsidRDefault="0026642A" w:rsidP="00924C51">
      <w:pPr>
        <w:pStyle w:val="Heading4"/>
      </w:pPr>
      <w:r>
        <w:t>All You Heavenly Multitudes</w:t>
      </w:r>
    </w:p>
    <w:p w14:paraId="0DA3CC7C" w14:textId="4A11762B" w:rsidR="00717690" w:rsidRPr="00717690" w:rsidRDefault="00717690" w:rsidP="00717690">
      <w:pPr>
        <w:pStyle w:val="Rubric"/>
      </w:pPr>
      <w:r>
        <w:t xml:space="preserve">Said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72A6EAD5" w:rsidR="00717690" w:rsidRPr="00717690" w:rsidRDefault="00717690" w:rsidP="00717690">
      <w:pPr>
        <w:pStyle w:val="Rubric"/>
      </w:pPr>
      <w:r>
        <w:t>The clergy process around the altar three times, the nave three times, and the altar once more, carrying the adorned Paschal icon, with the cnensers,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404825">
        <w:trPr>
          <w:cantSplit/>
          <w:jc w:val="center"/>
        </w:trPr>
        <w:tc>
          <w:tcPr>
            <w:tcW w:w="288" w:type="dxa"/>
          </w:tcPr>
          <w:p w14:paraId="68E3A20A" w14:textId="77777777" w:rsidR="00AA4D95" w:rsidRDefault="00AA4D95" w:rsidP="00404825">
            <w:pPr>
              <w:pStyle w:val="CopticCross"/>
            </w:pPr>
          </w:p>
        </w:tc>
        <w:tc>
          <w:tcPr>
            <w:tcW w:w="3960" w:type="dxa"/>
          </w:tcPr>
          <w:p w14:paraId="11BEB668" w14:textId="2A5BCA37" w:rsidR="00AA4D95" w:rsidRDefault="00AA4D95" w:rsidP="00404825">
            <w:pPr>
              <w:pStyle w:val="EngHangEnd"/>
            </w:pPr>
            <w:r>
              <w:t>N</w:t>
            </w:r>
          </w:p>
        </w:tc>
        <w:tc>
          <w:tcPr>
            <w:tcW w:w="288" w:type="dxa"/>
          </w:tcPr>
          <w:p w14:paraId="5C685D37" w14:textId="77777777" w:rsidR="00AA4D95" w:rsidRDefault="00AA4D95" w:rsidP="00404825"/>
        </w:tc>
        <w:tc>
          <w:tcPr>
            <w:tcW w:w="288" w:type="dxa"/>
          </w:tcPr>
          <w:p w14:paraId="2ACCF1FB" w14:textId="77777777" w:rsidR="00AA4D95" w:rsidRDefault="00AA4D95" w:rsidP="00404825">
            <w:pPr>
              <w:pStyle w:val="CopticCross"/>
            </w:pPr>
          </w:p>
        </w:tc>
        <w:tc>
          <w:tcPr>
            <w:tcW w:w="3960" w:type="dxa"/>
          </w:tcPr>
          <w:p w14:paraId="212CFFA5" w14:textId="45541293" w:rsidR="00AA4D95" w:rsidRPr="00AF56AD" w:rsidRDefault="00AA4D95" w:rsidP="00404825">
            <w:pPr>
              <w:pStyle w:val="CopticHangingVerse"/>
            </w:pPr>
            <w:r>
              <w:t>N</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404825">
        <w:trPr>
          <w:cantSplit/>
          <w:jc w:val="center"/>
        </w:trPr>
        <w:tc>
          <w:tcPr>
            <w:tcW w:w="288" w:type="dxa"/>
          </w:tcPr>
          <w:p w14:paraId="70E0CE6B" w14:textId="77777777" w:rsidR="00AA4D95" w:rsidRDefault="00AA4D95" w:rsidP="00404825">
            <w:pPr>
              <w:pStyle w:val="CopticCross"/>
            </w:pPr>
          </w:p>
        </w:tc>
        <w:tc>
          <w:tcPr>
            <w:tcW w:w="3960" w:type="dxa"/>
          </w:tcPr>
          <w:p w14:paraId="2C5D133C" w14:textId="2355208B" w:rsidR="00AA4D95" w:rsidRDefault="00AA4D95" w:rsidP="00404825">
            <w:pPr>
              <w:pStyle w:val="EngHangEnd"/>
            </w:pPr>
            <w:r>
              <w:t>N</w:t>
            </w:r>
          </w:p>
        </w:tc>
        <w:tc>
          <w:tcPr>
            <w:tcW w:w="288" w:type="dxa"/>
          </w:tcPr>
          <w:p w14:paraId="09B7A29E" w14:textId="77777777" w:rsidR="00AA4D95" w:rsidRDefault="00AA4D95" w:rsidP="00404825"/>
        </w:tc>
        <w:tc>
          <w:tcPr>
            <w:tcW w:w="288" w:type="dxa"/>
          </w:tcPr>
          <w:p w14:paraId="64E63541" w14:textId="77777777" w:rsidR="00AA4D95" w:rsidRDefault="00AA4D95" w:rsidP="00404825">
            <w:pPr>
              <w:pStyle w:val="CopticCross"/>
            </w:pPr>
          </w:p>
        </w:tc>
        <w:tc>
          <w:tcPr>
            <w:tcW w:w="3960" w:type="dxa"/>
          </w:tcPr>
          <w:p w14:paraId="7CE126A3" w14:textId="155B494E" w:rsidR="00AA4D95" w:rsidRPr="00AF56AD" w:rsidRDefault="00AA4D95" w:rsidP="00404825">
            <w:pPr>
              <w:pStyle w:val="CopticHangingVerse"/>
            </w:pPr>
            <w:r>
              <w:t>N</w:t>
            </w:r>
            <w:bookmarkStart w:id="1938" w:name="_GoBack"/>
            <w:bookmarkEnd w:id="1938"/>
          </w:p>
        </w:tc>
      </w:tr>
    </w:tbl>
    <w:p w14:paraId="69F673FF" w14:textId="7DD56AAF" w:rsidR="00AA4D95" w:rsidRPr="00AA4D95" w:rsidRDefault="00AA4D95" w:rsidP="00AA4D95">
      <w:pPr>
        <w:pStyle w:val="Heading4"/>
        <w:rPr>
          <w:rFonts w:ascii="Arial Unicode MS" w:eastAsia="Arial Unicode MS" w:hAnsi="Arial Unicode MS" w:cs="Arial Unicode MS"/>
        </w:rPr>
      </w:pPr>
      <w:r>
        <w:t xml:space="preserve">The </w:t>
      </w:r>
      <w:r>
        <w:t>Coptic</w:t>
      </w:r>
      <w:r>
        <w:t xml:space="preserv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404825">
        <w:trPr>
          <w:cantSplit/>
          <w:jc w:val="center"/>
        </w:trPr>
        <w:tc>
          <w:tcPr>
            <w:tcW w:w="288" w:type="dxa"/>
          </w:tcPr>
          <w:p w14:paraId="7B877C66" w14:textId="77777777" w:rsidR="00AA4D95" w:rsidRDefault="00AA4D95" w:rsidP="00404825">
            <w:pPr>
              <w:pStyle w:val="CopticCross"/>
            </w:pPr>
          </w:p>
        </w:tc>
        <w:tc>
          <w:tcPr>
            <w:tcW w:w="3960" w:type="dxa"/>
          </w:tcPr>
          <w:p w14:paraId="17BC3F88" w14:textId="6BC786AA" w:rsidR="00AA4D95" w:rsidRDefault="00AA4D95" w:rsidP="00404825">
            <w:pPr>
              <w:pStyle w:val="EngHang"/>
            </w:pPr>
            <w:r>
              <w:t xml:space="preserve">Christ </w:t>
            </w:r>
            <w:r>
              <w:t>is risen from the dead;</w:t>
            </w:r>
          </w:p>
          <w:p w14:paraId="2BDDFC3B" w14:textId="17F541E0" w:rsidR="00AA4D95" w:rsidRDefault="00AA4D95" w:rsidP="00404825">
            <w:pPr>
              <w:pStyle w:val="EngHang"/>
            </w:pPr>
            <w:r>
              <w:t>He who died trampled</w:t>
            </w:r>
            <w:r>
              <w:t xml:space="preserve"> down death,</w:t>
            </w:r>
          </w:p>
          <w:p w14:paraId="7E222345" w14:textId="77777777" w:rsidR="00AA4D95" w:rsidRDefault="00AA4D95" w:rsidP="00404825">
            <w:pPr>
              <w:pStyle w:val="EngHang"/>
            </w:pPr>
            <w:r>
              <w:t>And upon those in the tombs,</w:t>
            </w:r>
          </w:p>
          <w:p w14:paraId="7EB004F9" w14:textId="2D38C294" w:rsidR="00AA4D95" w:rsidRDefault="00AA4D95" w:rsidP="00404825">
            <w:pPr>
              <w:pStyle w:val="EngHangEnd"/>
            </w:pPr>
            <w:r>
              <w:t>Bestowed</w:t>
            </w:r>
            <w:r>
              <w:t xml:space="preserve"> eternal life!</w:t>
            </w:r>
          </w:p>
        </w:tc>
        <w:tc>
          <w:tcPr>
            <w:tcW w:w="288" w:type="dxa"/>
          </w:tcPr>
          <w:p w14:paraId="41BBCEDA" w14:textId="77777777" w:rsidR="00AA4D95" w:rsidRDefault="00AA4D95" w:rsidP="00404825"/>
        </w:tc>
        <w:tc>
          <w:tcPr>
            <w:tcW w:w="288" w:type="dxa"/>
          </w:tcPr>
          <w:p w14:paraId="5CFB478D" w14:textId="77777777" w:rsidR="00AA4D95" w:rsidRDefault="00AA4D95" w:rsidP="00404825">
            <w:pPr>
              <w:pStyle w:val="CopticCross"/>
            </w:pPr>
          </w:p>
        </w:tc>
        <w:tc>
          <w:tcPr>
            <w:tcW w:w="3960" w:type="dxa"/>
          </w:tcPr>
          <w:p w14:paraId="211E960F" w14:textId="2DFEDDAB" w:rsidR="00AA4D95" w:rsidRDefault="00AA4D95" w:rsidP="00404825">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77777777" w:rsidR="00717690" w:rsidRPr="008712A7" w:rsidRDefault="00717690" w:rsidP="00717690">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77777777" w:rsidR="00717690" w:rsidRDefault="00717690" w:rsidP="00717690">
            <w:pPr>
              <w:pStyle w:val="EngHangEnd"/>
            </w:pPr>
            <w:r>
              <w:t>… “Our Lord Jesus Christ, the Son of God, was baptsied in the Jordan.”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77777777" w:rsidR="00717690" w:rsidRPr="00C35319" w:rsidRDefault="00717690" w:rsidP="00717690">
            <w:pPr>
              <w:pStyle w:val="CopticHangingVerse"/>
            </w:pPr>
            <w:r>
              <w:t>…Ⲫⲏⲉ̀ⲧⲁϥϭⲓⲱⲙⲥ ϧⲉⲛ ⲠⲓⲒⲟⲣⲇⲁⲛⲏⲥ…</w:t>
            </w:r>
          </w:p>
        </w:tc>
      </w:tr>
    </w:tbl>
    <w:p w14:paraId="7EF68BA3" w14:textId="77777777" w:rsidR="00D22853" w:rsidRDefault="00D22853" w:rsidP="00D22853">
      <w:pPr>
        <w:pStyle w:val="Heading3"/>
      </w:pPr>
      <w:r>
        <w:t>Monday of Bright Week</w:t>
      </w:r>
      <w:bookmarkEnd w:id="1934"/>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lastRenderedPageBreak/>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lastRenderedPageBreak/>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lastRenderedPageBreak/>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9" w:name="_Toc479145678"/>
      <w:r>
        <w:t>Thomas Sunday</w:t>
      </w:r>
      <w:bookmarkEnd w:id="1935"/>
      <w:bookmarkEnd w:id="1936"/>
      <w:bookmarkEnd w:id="1937"/>
      <w:bookmarkEnd w:id="1939"/>
    </w:p>
    <w:p w14:paraId="1CFE554E" w14:textId="77777777" w:rsidR="00EC2AEB" w:rsidRDefault="00EC2AEB" w:rsidP="00EC2AEB">
      <w:pPr>
        <w:pStyle w:val="Heading4"/>
      </w:pPr>
      <w:bookmarkStart w:id="1940" w:name="_Ref434478375"/>
      <w:r>
        <w:t>The Doxology</w:t>
      </w:r>
      <w:r w:rsidR="00E21EA3">
        <w:t xml:space="preserve"> for Thomas Sunday</w:t>
      </w:r>
      <w:bookmarkEnd w:id="1940"/>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41"/>
            <w:r>
              <w:t xml:space="preserve">Jesus </w:t>
            </w:r>
            <w:commentRangeEnd w:id="1941"/>
            <w:r>
              <w:rPr>
                <w:rStyle w:val="CommentReference"/>
                <w:rFonts w:ascii="Times New Roman" w:hAnsi="Times New Roman"/>
              </w:rPr>
              <w:commentReference w:id="194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42" w:name="_Toc410196235"/>
      <w:bookmarkStart w:id="1943" w:name="_Toc410196477"/>
      <w:bookmarkStart w:id="1944" w:name="_Toc410196979"/>
      <w:bookmarkStart w:id="1945" w:name="_Toc479145679"/>
      <w:r>
        <w:lastRenderedPageBreak/>
        <w:t>Ascension</w:t>
      </w:r>
      <w:bookmarkEnd w:id="1942"/>
      <w:bookmarkEnd w:id="1943"/>
      <w:bookmarkEnd w:id="1944"/>
      <w:bookmarkEnd w:id="1945"/>
    </w:p>
    <w:p w14:paraId="41C1E8F1" w14:textId="77777777" w:rsidR="00EC2AEB" w:rsidRPr="001E5E16" w:rsidRDefault="00EC2AEB" w:rsidP="00EC2AEB">
      <w:pPr>
        <w:pStyle w:val="Heading4"/>
      </w:pPr>
      <w:bookmarkStart w:id="1946" w:name="_Ref434478556"/>
      <w:r>
        <w:t>The Doxology</w:t>
      </w:r>
      <w:r w:rsidR="00CC1CA8">
        <w:t xml:space="preserve"> for the Ascension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7"/>
            <w:r>
              <w:t>Name</w:t>
            </w:r>
            <w:commentRangeEnd w:id="1947"/>
            <w:r>
              <w:rPr>
                <w:rStyle w:val="CommentReference"/>
              </w:rPr>
              <w:commentReference w:id="194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8"/>
            <w:r>
              <w:t>to Him</w:t>
            </w:r>
            <w:commentRangeEnd w:id="1948"/>
            <w:r>
              <w:rPr>
                <w:rStyle w:val="CommentReference"/>
              </w:rPr>
              <w:commentReference w:id="194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9"/>
            <w:r>
              <w:t>might</w:t>
            </w:r>
            <w:commentRangeEnd w:id="1949"/>
            <w:r>
              <w:rPr>
                <w:rStyle w:val="CommentReference"/>
              </w:rPr>
              <w:commentReference w:id="194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50"/>
            <w:r>
              <w:t xml:space="preserve">Jesus </w:t>
            </w:r>
            <w:commentRangeEnd w:id="1950"/>
            <w:r>
              <w:rPr>
                <w:rStyle w:val="CommentReference"/>
                <w:rFonts w:ascii="Times New Roman" w:hAnsi="Times New Roman"/>
              </w:rPr>
              <w:commentReference w:id="195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51" w:name="_Ref434476482"/>
      <w:r>
        <w:t>The Psali Adam</w:t>
      </w:r>
      <w:r w:rsidR="006C1B94">
        <w:t xml:space="preserve"> for the Ascension</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lastRenderedPageBreak/>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52" w:name="_Ref434476541"/>
      <w:r>
        <w:lastRenderedPageBreak/>
        <w:t>The Psali Batos</w:t>
      </w:r>
      <w:r w:rsidR="006C1B94">
        <w:t xml:space="preserve"> for the Ascension</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53"/>
            <w:r>
              <w:t>miracles</w:t>
            </w:r>
            <w:commentRangeEnd w:id="1953"/>
            <w:r>
              <w:rPr>
                <w:rStyle w:val="CommentReference"/>
              </w:rPr>
              <w:commentReference w:id="195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lastRenderedPageBreak/>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54" w:name="_Toc410196236"/>
      <w:bookmarkStart w:id="1955" w:name="_Toc410196478"/>
      <w:bookmarkStart w:id="1956" w:name="_Toc410196980"/>
      <w:bookmarkStart w:id="1957" w:name="_Toc479145680"/>
      <w:r>
        <w:lastRenderedPageBreak/>
        <w:t>Pentecost</w:t>
      </w:r>
      <w:bookmarkEnd w:id="1954"/>
      <w:bookmarkEnd w:id="1955"/>
      <w:bookmarkEnd w:id="1956"/>
      <w:bookmarkEnd w:id="1957"/>
    </w:p>
    <w:p w14:paraId="79712352" w14:textId="77777777" w:rsidR="00EC2AEB" w:rsidRPr="001E5E16" w:rsidRDefault="00EC2AEB" w:rsidP="00EC2AEB">
      <w:pPr>
        <w:pStyle w:val="Heading4"/>
      </w:pPr>
      <w:bookmarkStart w:id="1958" w:name="_Ref434478581"/>
      <w:r>
        <w:t>The Doxology</w:t>
      </w:r>
      <w:r w:rsidR="00CC1CA8">
        <w:t xml:space="preserve"> for Pentecost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9"/>
            <w:r>
              <w:t>Name</w:t>
            </w:r>
            <w:commentRangeEnd w:id="1959"/>
            <w:r>
              <w:rPr>
                <w:rStyle w:val="CommentReference"/>
              </w:rPr>
              <w:commentReference w:id="195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60"/>
            <w:r>
              <w:t>to Him</w:t>
            </w:r>
            <w:commentRangeEnd w:id="1960"/>
            <w:r>
              <w:rPr>
                <w:rStyle w:val="CommentReference"/>
              </w:rPr>
              <w:commentReference w:id="196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61"/>
            <w:r>
              <w:t>might</w:t>
            </w:r>
            <w:commentRangeEnd w:id="1961"/>
            <w:r>
              <w:rPr>
                <w:rStyle w:val="CommentReference"/>
              </w:rPr>
              <w:commentReference w:id="196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62" w:name="_Ref434476566"/>
      <w:r>
        <w:t>The Psali Adam</w:t>
      </w:r>
      <w:r w:rsidR="006C1B94">
        <w:t xml:space="preserve"> for Pentecost</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lastRenderedPageBreak/>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lastRenderedPageBreak/>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3269B18F" w:rsidR="00B411C9" w:rsidRDefault="00B411C9" w:rsidP="00B411C9">
      <w:pPr>
        <w:pStyle w:val="Heading2"/>
      </w:pPr>
      <w:bookmarkStart w:id="1963" w:name="_Toc481478318"/>
      <w:bookmarkEnd w:id="173"/>
      <w:bookmarkEnd w:id="174"/>
      <w:bookmarkEnd w:id="175"/>
      <w:bookmarkEnd w:id="1870"/>
      <w:r>
        <w:lastRenderedPageBreak/>
        <w:t>Index of Psalis</w:t>
      </w:r>
      <w:bookmarkEnd w:id="1963"/>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4" w:name="_Toc481478319"/>
      <w:r>
        <w:lastRenderedPageBreak/>
        <w:t>Index of Doxologies</w:t>
      </w:r>
      <w:bookmarkEnd w:id="1964"/>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5" w:name="_Ref435642966"/>
      <w:r>
        <w:t>Seasonal Doxologies</w:t>
      </w:r>
      <w:bookmarkEnd w:id="1965"/>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lastRenderedPageBreak/>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6" w:name="_Ref435643009"/>
      <w:r>
        <w:t>Saints’ Doxologies</w:t>
      </w:r>
      <w:bookmarkEnd w:id="1966"/>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lastRenderedPageBreak/>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D27F59"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D27F59"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default" r:id="rId24"/>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5"/>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7"/>
            <w:r w:rsidRPr="007425E1">
              <w:t xml:space="preserve">May </w:t>
            </w:r>
            <w:commentRangeEnd w:id="1967"/>
            <w:r>
              <w:rPr>
                <w:rStyle w:val="CommentReference"/>
                <w:rFonts w:eastAsiaTheme="minorHAnsi" w:cstheme="minorBidi"/>
                <w:color w:val="auto"/>
                <w:lang w:val="en-CA"/>
              </w:rPr>
              <w:commentReference w:id="1967"/>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626974" w:rsidRDefault="00626974"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626974" w:rsidRDefault="00626974">
      <w:pPr>
        <w:pStyle w:val="CommentText"/>
      </w:pPr>
      <w:r>
        <w:rPr>
          <w:rStyle w:val="CommentReference"/>
        </w:rPr>
        <w:annotationRef/>
      </w:r>
      <w:r>
        <w:t>Compare to various translations</w:t>
      </w:r>
    </w:p>
  </w:comment>
  <w:comment w:id="91" w:author="Windows User" w:date="2015-10-30T12:37:00Z" w:initials="WU">
    <w:p w14:paraId="00B9961B" w14:textId="77777777" w:rsidR="00626974" w:rsidRDefault="00626974">
      <w:pPr>
        <w:pStyle w:val="CommentText"/>
      </w:pPr>
      <w:r>
        <w:rPr>
          <w:rStyle w:val="CommentReference"/>
        </w:rPr>
        <w:annotationRef/>
      </w:r>
      <w:r>
        <w:t>Is this supposed to be doubled?</w:t>
      </w:r>
    </w:p>
  </w:comment>
  <w:comment w:id="92" w:author="Windows User" w:date="2015-11-27T20:09:00Z" w:initials="WU">
    <w:p w14:paraId="218998C8" w14:textId="77777777" w:rsidR="00626974" w:rsidRDefault="00626974"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626974" w:rsidRDefault="00626974">
      <w:pPr>
        <w:pStyle w:val="CommentText"/>
      </w:pPr>
      <w:r>
        <w:rPr>
          <w:rStyle w:val="CommentReference"/>
        </w:rPr>
        <w:annotationRef/>
      </w:r>
      <w:r>
        <w:t>Does this go before Creed?</w:t>
      </w:r>
    </w:p>
  </w:comment>
  <w:comment w:id="96" w:author="Windows User" w:date="2015-11-06T13:03:00Z" w:initials="WU">
    <w:p w14:paraId="6B9D0F75" w14:textId="77777777" w:rsidR="00626974" w:rsidRDefault="00626974">
      <w:pPr>
        <w:pStyle w:val="CommentText"/>
      </w:pPr>
      <w:r>
        <w:rPr>
          <w:rStyle w:val="CommentReference"/>
        </w:rPr>
        <w:annotationRef/>
      </w:r>
      <w:r>
        <w:t>Coptic reader has Ps 3 here!</w:t>
      </w:r>
    </w:p>
  </w:comment>
  <w:comment w:id="113" w:author="Windows User" w:date="2015-11-02T08:54:00Z" w:initials="WU">
    <w:p w14:paraId="0366F544" w14:textId="77777777" w:rsidR="00626974" w:rsidRDefault="00626974">
      <w:pPr>
        <w:pStyle w:val="CommentText"/>
      </w:pPr>
      <w:r>
        <w:rPr>
          <w:rStyle w:val="CommentReference"/>
        </w:rPr>
        <w:annotationRef/>
      </w:r>
      <w:r>
        <w:t>Is there a phrase missing here?</w:t>
      </w:r>
    </w:p>
  </w:comment>
  <w:comment w:id="119" w:author="Windows User" w:date="2015-10-30T08:56:00Z" w:initials="WU">
    <w:p w14:paraId="1FDBEBA0" w14:textId="77777777" w:rsidR="00626974" w:rsidRDefault="00626974">
      <w:pPr>
        <w:pStyle w:val="CommentText"/>
      </w:pPr>
      <w:r>
        <w:rPr>
          <w:rStyle w:val="CommentReference"/>
        </w:rPr>
        <w:annotationRef/>
      </w:r>
      <w:r>
        <w:t>Should Glory be be here?</w:t>
      </w:r>
    </w:p>
  </w:comment>
  <w:comment w:id="124" w:author="Brett Slote" w:date="2016-05-02T12:37:00Z" w:initials="BS">
    <w:p w14:paraId="6A57FE90" w14:textId="269377C2" w:rsidR="00626974" w:rsidRDefault="00626974">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626974" w:rsidRDefault="00626974"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626974" w:rsidRDefault="00626974" w:rsidP="000C38C3">
      <w:pPr>
        <w:pStyle w:val="CommentText"/>
      </w:pPr>
      <w:r>
        <w:rPr>
          <w:rStyle w:val="CommentReference"/>
        </w:rPr>
        <w:annotationRef/>
      </w:r>
      <w:r>
        <w:t>works or deeds?</w:t>
      </w:r>
    </w:p>
  </w:comment>
  <w:comment w:id="127" w:author="Windows User" w:date="2015-11-21T13:24:00Z" w:initials="WU">
    <w:p w14:paraId="00EA2A44" w14:textId="77777777" w:rsidR="00626974" w:rsidRDefault="00626974" w:rsidP="000C38C3">
      <w:pPr>
        <w:pStyle w:val="CommentText"/>
      </w:pPr>
      <w:r>
        <w:rPr>
          <w:rStyle w:val="CommentReference"/>
        </w:rPr>
        <w:annotationRef/>
      </w:r>
      <w:r>
        <w:t>review</w:t>
      </w:r>
    </w:p>
  </w:comment>
  <w:comment w:id="128" w:author="Windows User" w:date="2015-10-30T08:56:00Z" w:initials="BS">
    <w:p w14:paraId="326418FE" w14:textId="77777777" w:rsidR="00626974" w:rsidRDefault="00626974" w:rsidP="000C38C3">
      <w:pPr>
        <w:pStyle w:val="CommentText"/>
      </w:pPr>
      <w:r>
        <w:rPr>
          <w:rStyle w:val="CommentReference"/>
        </w:rPr>
        <w:annotationRef/>
      </w:r>
      <w:r>
        <w:t>does Coptic have 'high'?</w:t>
      </w:r>
    </w:p>
  </w:comment>
  <w:comment w:id="129" w:author="Windows User" w:date="2015-11-21T13:24:00Z" w:initials="WU">
    <w:p w14:paraId="451F9B25" w14:textId="77777777" w:rsidR="00626974" w:rsidRDefault="00626974" w:rsidP="000C38C3">
      <w:pPr>
        <w:pStyle w:val="CommentText"/>
      </w:pPr>
      <w:r>
        <w:rPr>
          <w:rStyle w:val="CommentReference"/>
        </w:rPr>
        <w:annotationRef/>
      </w:r>
      <w:r>
        <w:t>review, add variant</w:t>
      </w:r>
    </w:p>
  </w:comment>
  <w:comment w:id="130" w:author="Windows User" w:date="2015-10-30T08:56:00Z" w:initials="BS">
    <w:p w14:paraId="688FBBBC" w14:textId="77777777" w:rsidR="00626974" w:rsidRDefault="00626974"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626974" w:rsidRDefault="00626974">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626974" w:rsidRDefault="00626974" w:rsidP="000278EC">
      <w:pPr>
        <w:pStyle w:val="CommentText"/>
      </w:pPr>
      <w:r>
        <w:rPr>
          <w:rStyle w:val="CommentReference"/>
        </w:rPr>
        <w:annotationRef/>
      </w:r>
      <w:r>
        <w:t>Gives light? Enlightens?</w:t>
      </w:r>
    </w:p>
  </w:comment>
  <w:comment w:id="168" w:author="Windows User" w:date="2015-10-30T08:56:00Z" w:initials="WU">
    <w:p w14:paraId="274DD96D" w14:textId="77777777" w:rsidR="00626974" w:rsidRDefault="00626974">
      <w:pPr>
        <w:pStyle w:val="CommentText"/>
      </w:pPr>
      <w:r>
        <w:rPr>
          <w:rStyle w:val="CommentReference"/>
        </w:rPr>
        <w:annotationRef/>
      </w:r>
      <w:r>
        <w:t>split after this vs?</w:t>
      </w:r>
    </w:p>
  </w:comment>
  <w:comment w:id="203" w:author="Windows User" w:date="2015-11-04T08:53:00Z" w:initials="WU">
    <w:p w14:paraId="057654D4" w14:textId="77777777" w:rsidR="00626974" w:rsidRDefault="00626974">
      <w:pPr>
        <w:pStyle w:val="CommentText"/>
      </w:pPr>
      <w:r>
        <w:rPr>
          <w:rStyle w:val="CommentReference"/>
        </w:rPr>
        <w:annotationRef/>
      </w:r>
      <w:r>
        <w:t>Life giver or giver of life?</w:t>
      </w:r>
    </w:p>
  </w:comment>
  <w:comment w:id="214" w:author="Windows User" w:date="2015-10-30T08:56:00Z" w:initials="BS">
    <w:p w14:paraId="681427A6" w14:textId="77777777" w:rsidR="00626974" w:rsidRDefault="00626974">
      <w:pPr>
        <w:pStyle w:val="CommentText"/>
      </w:pPr>
      <w:r>
        <w:rPr>
          <w:rStyle w:val="CommentReference"/>
        </w:rPr>
        <w:annotationRef/>
      </w:r>
      <w:r>
        <w:t>coptic has confess</w:t>
      </w:r>
    </w:p>
  </w:comment>
  <w:comment w:id="243" w:author="Microsoft Office User" w:date="2015-12-11T19:51:00Z" w:initials="Office">
    <w:p w14:paraId="593CF0B5" w14:textId="77777777" w:rsidR="00626974" w:rsidRDefault="00626974" w:rsidP="00704CAA">
      <w:pPr>
        <w:pStyle w:val="CommentText"/>
      </w:pPr>
      <w:r>
        <w:rPr>
          <w:rStyle w:val="CommentReference"/>
        </w:rPr>
        <w:annotationRef/>
      </w:r>
      <w:r>
        <w:t>this one needs rewording</w:t>
      </w:r>
    </w:p>
  </w:comment>
  <w:comment w:id="351" w:author="Windows User" w:date="2015-11-02T12:45:00Z" w:initials="WU">
    <w:p w14:paraId="7D99A743" w14:textId="77777777" w:rsidR="00626974" w:rsidRDefault="00626974"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626974" w:rsidRDefault="00626974" w:rsidP="00D31F38">
      <w:pPr>
        <w:pStyle w:val="CommentText"/>
      </w:pPr>
      <w:r>
        <w:rPr>
          <w:rStyle w:val="CommentReference"/>
        </w:rPr>
        <w:annotationRef/>
      </w:r>
      <w:r>
        <w:t>flesh or body?</w:t>
      </w:r>
    </w:p>
  </w:comment>
  <w:comment w:id="353" w:author="Windows User" w:date="2015-10-30T08:56:00Z" w:initials="WU">
    <w:p w14:paraId="0375B80F" w14:textId="77777777" w:rsidR="00626974" w:rsidRDefault="00626974" w:rsidP="00D31F38">
      <w:pPr>
        <w:pStyle w:val="CommentText"/>
      </w:pPr>
      <w:r>
        <w:rPr>
          <w:rStyle w:val="CommentReference"/>
        </w:rPr>
        <w:annotationRef/>
      </w:r>
      <w:r>
        <w:t>Send up, or ascribe?</w:t>
      </w:r>
    </w:p>
  </w:comment>
  <w:comment w:id="354" w:author="Windows User" w:date="2015-10-30T08:56:00Z" w:initials="WU">
    <w:p w14:paraId="5622D018" w14:textId="77777777" w:rsidR="00626974" w:rsidRDefault="00626974" w:rsidP="00D31F38">
      <w:pPr>
        <w:pStyle w:val="CommentText"/>
      </w:pPr>
      <w:r>
        <w:rPr>
          <w:rStyle w:val="CommentReference"/>
        </w:rPr>
        <w:annotationRef/>
      </w:r>
      <w:r>
        <w:t>doxology or glorification?</w:t>
      </w:r>
    </w:p>
  </w:comment>
  <w:comment w:id="355" w:author="Windows User" w:date="2015-10-30T08:56:00Z" w:initials="WU">
    <w:p w14:paraId="10960ED9" w14:textId="77777777" w:rsidR="00626974" w:rsidRDefault="00626974"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626974" w:rsidRDefault="00626974" w:rsidP="00D31F38">
      <w:pPr>
        <w:pStyle w:val="CommentText"/>
      </w:pPr>
      <w:r>
        <w:rPr>
          <w:rStyle w:val="CommentReference"/>
        </w:rPr>
        <w:annotationRef/>
      </w:r>
      <w:r>
        <w:t>You?</w:t>
      </w:r>
    </w:p>
  </w:comment>
  <w:comment w:id="357" w:author="Windows User" w:date="2015-10-30T08:56:00Z" w:initials="WU">
    <w:p w14:paraId="744CF838" w14:textId="77777777" w:rsidR="00626974" w:rsidRDefault="00626974"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626974" w:rsidRDefault="00626974"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626974" w:rsidRDefault="00626974" w:rsidP="00D31F38">
      <w:pPr>
        <w:pStyle w:val="CommentText"/>
      </w:pPr>
      <w:r>
        <w:rPr>
          <w:rStyle w:val="CommentReference"/>
        </w:rPr>
        <w:annotationRef/>
      </w:r>
      <w:r>
        <w:t>supplication or cry?</w:t>
      </w:r>
    </w:p>
  </w:comment>
  <w:comment w:id="360" w:author="Windows User" w:date="2015-10-30T08:56:00Z" w:initials="WU">
    <w:p w14:paraId="4FD2340C" w14:textId="77777777" w:rsidR="00626974" w:rsidRDefault="00626974"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626974" w:rsidRDefault="00626974" w:rsidP="00D31F38">
      <w:pPr>
        <w:pStyle w:val="CommentText"/>
      </w:pPr>
      <w:r>
        <w:rPr>
          <w:rStyle w:val="CommentReference"/>
        </w:rPr>
        <w:annotationRef/>
      </w:r>
      <w:r>
        <w:t>revive or deliver?</w:t>
      </w:r>
    </w:p>
  </w:comment>
  <w:comment w:id="362" w:author="Windows User" w:date="2015-10-30T08:56:00Z" w:initials="WU">
    <w:p w14:paraId="45934B86" w14:textId="77777777" w:rsidR="00626974" w:rsidRDefault="00626974"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626974" w:rsidRDefault="00626974" w:rsidP="00D31F38">
      <w:pPr>
        <w:pStyle w:val="CommentText"/>
      </w:pPr>
      <w:r>
        <w:rPr>
          <w:rStyle w:val="CommentReference"/>
        </w:rPr>
        <w:annotationRef/>
      </w:r>
      <w:r>
        <w:t>blessing or praise?</w:t>
      </w:r>
    </w:p>
  </w:comment>
  <w:comment w:id="364" w:author="Windows User" w:date="2015-10-30T08:56:00Z" w:initials="WU">
    <w:p w14:paraId="30167A78" w14:textId="77777777" w:rsidR="00626974" w:rsidRDefault="00626974"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626974" w:rsidRDefault="00626974" w:rsidP="00D31F38">
      <w:pPr>
        <w:pStyle w:val="CommentText"/>
      </w:pPr>
      <w:r>
        <w:rPr>
          <w:rStyle w:val="CommentReference"/>
        </w:rPr>
        <w:annotationRef/>
      </w:r>
      <w:r>
        <w:t>rightous, true, or truth?</w:t>
      </w:r>
    </w:p>
  </w:comment>
  <w:comment w:id="366" w:author="Windows User" w:date="2015-10-30T08:56:00Z" w:initials="WU">
    <w:p w14:paraId="668FF70C" w14:textId="77777777" w:rsidR="00626974" w:rsidRDefault="00626974" w:rsidP="00D31F38">
      <w:pPr>
        <w:pStyle w:val="CommentText"/>
      </w:pPr>
      <w:r>
        <w:rPr>
          <w:rStyle w:val="CommentReference"/>
        </w:rPr>
        <w:annotationRef/>
      </w:r>
      <w:r>
        <w:t>meditation, or delight?</w:t>
      </w:r>
    </w:p>
  </w:comment>
  <w:comment w:id="367" w:author="Windows User" w:date="2015-10-30T08:56:00Z" w:initials="WU">
    <w:p w14:paraId="3C05865D" w14:textId="77777777" w:rsidR="00626974" w:rsidRDefault="00626974" w:rsidP="00D31F38">
      <w:pPr>
        <w:pStyle w:val="CommentText"/>
      </w:pPr>
      <w:r>
        <w:rPr>
          <w:rStyle w:val="CommentReference"/>
        </w:rPr>
        <w:annotationRef/>
      </w:r>
      <w:r>
        <w:t>forever or always?</w:t>
      </w:r>
    </w:p>
  </w:comment>
  <w:comment w:id="368" w:author="Windows User" w:date="2015-10-30T08:56:00Z" w:initials="WU">
    <w:p w14:paraId="3B00730E" w14:textId="77777777" w:rsidR="00626974" w:rsidRDefault="00626974" w:rsidP="00D31F38">
      <w:pPr>
        <w:pStyle w:val="CommentText"/>
      </w:pPr>
      <w:r>
        <w:rPr>
          <w:rStyle w:val="CommentReference"/>
        </w:rPr>
        <w:annotationRef/>
      </w:r>
      <w:r>
        <w:t>and forever?</w:t>
      </w:r>
    </w:p>
  </w:comment>
  <w:comment w:id="369" w:author="Windows User" w:date="2015-10-30T08:56:00Z" w:initials="WU">
    <w:p w14:paraId="1B4AAEB0" w14:textId="77777777" w:rsidR="00626974" w:rsidRDefault="00626974" w:rsidP="00D31F38">
      <w:pPr>
        <w:pStyle w:val="CommentText"/>
      </w:pPr>
      <w:r>
        <w:rPr>
          <w:rStyle w:val="CommentReference"/>
        </w:rPr>
        <w:annotationRef/>
      </w:r>
      <w:r>
        <w:t>be?</w:t>
      </w:r>
    </w:p>
  </w:comment>
  <w:comment w:id="370" w:author="Windows User" w:date="2015-10-30T08:56:00Z" w:initials="WU">
    <w:p w14:paraId="1B1C5E2C" w14:textId="77777777" w:rsidR="00626974" w:rsidRDefault="00626974" w:rsidP="00D31F38">
      <w:pPr>
        <w:pStyle w:val="CommentText"/>
      </w:pPr>
      <w:r>
        <w:rPr>
          <w:rStyle w:val="CommentReference"/>
        </w:rPr>
        <w:annotationRef/>
      </w:r>
      <w:r>
        <w:t>be?</w:t>
      </w:r>
    </w:p>
  </w:comment>
  <w:comment w:id="371" w:author="Windows User" w:date="2015-10-30T08:56:00Z" w:initials="WU">
    <w:p w14:paraId="2A55755C" w14:textId="77777777" w:rsidR="00626974" w:rsidRDefault="00626974"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626974" w:rsidRDefault="00626974" w:rsidP="00D31F38">
      <w:pPr>
        <w:pStyle w:val="CommentText"/>
      </w:pPr>
      <w:r>
        <w:rPr>
          <w:rStyle w:val="CommentReference"/>
        </w:rPr>
        <w:annotationRef/>
      </w:r>
      <w:r>
        <w:t>utter or declare?</w:t>
      </w:r>
    </w:p>
  </w:comment>
  <w:comment w:id="380" w:author="Windows User" w:date="2015-10-30T08:56:00Z" w:initials="BS">
    <w:p w14:paraId="5E20C97F" w14:textId="77777777" w:rsidR="00626974" w:rsidRDefault="00626974" w:rsidP="00D31F38">
      <w:pPr>
        <w:pStyle w:val="CommentText"/>
      </w:pPr>
      <w:r>
        <w:rPr>
          <w:rStyle w:val="CommentReference"/>
        </w:rPr>
        <w:annotationRef/>
      </w:r>
      <w:r>
        <w:t>look at? look upon? regard?</w:t>
      </w:r>
    </w:p>
  </w:comment>
  <w:comment w:id="381" w:author="Windows User" w:date="2015-10-30T08:56:00Z" w:initials="BS">
    <w:p w14:paraId="2ADF0207" w14:textId="77777777" w:rsidR="00626974" w:rsidRDefault="00626974" w:rsidP="00D31F38">
      <w:pPr>
        <w:pStyle w:val="CommentText"/>
      </w:pPr>
      <w:r>
        <w:rPr>
          <w:rStyle w:val="CommentReference"/>
        </w:rPr>
        <w:annotationRef/>
      </w:r>
      <w:r>
        <w:t>no one?</w:t>
      </w:r>
    </w:p>
  </w:comment>
  <w:comment w:id="382" w:author="Windows User" w:date="2015-10-30T08:56:00Z" w:initials="BS">
    <w:p w14:paraId="485D87CE" w14:textId="77777777" w:rsidR="00626974" w:rsidRDefault="00626974" w:rsidP="00D31F38">
      <w:pPr>
        <w:pStyle w:val="CommentText"/>
      </w:pPr>
      <w:r>
        <w:rPr>
          <w:rStyle w:val="CommentReference"/>
        </w:rPr>
        <w:annotationRef/>
      </w:r>
      <w:r>
        <w:t>in?</w:t>
      </w:r>
    </w:p>
    <w:p w14:paraId="472FCBB1" w14:textId="77777777" w:rsidR="00626974" w:rsidRDefault="00626974" w:rsidP="00D31F38">
      <w:pPr>
        <w:pStyle w:val="CommentText"/>
      </w:pPr>
    </w:p>
  </w:comment>
  <w:comment w:id="383" w:author="Windows User" w:date="2015-10-30T08:56:00Z" w:initials="BS">
    <w:p w14:paraId="0FA627AF" w14:textId="77777777" w:rsidR="00626974" w:rsidRDefault="00626974" w:rsidP="00D31F38">
      <w:pPr>
        <w:pStyle w:val="CommentText"/>
      </w:pPr>
      <w:r>
        <w:rPr>
          <w:rStyle w:val="CommentReference"/>
        </w:rPr>
        <w:annotationRef/>
      </w:r>
      <w:r>
        <w:t>before?</w:t>
      </w:r>
    </w:p>
  </w:comment>
  <w:comment w:id="384" w:author="Windows User" w:date="2015-10-30T08:56:00Z" w:initials="BS">
    <w:p w14:paraId="744D2B01" w14:textId="77777777" w:rsidR="00626974" w:rsidRDefault="00626974"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626974" w:rsidRDefault="00626974"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626974" w:rsidRDefault="00626974"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626974" w:rsidRDefault="00626974"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626974" w:rsidRDefault="00626974" w:rsidP="00D31F38">
      <w:pPr>
        <w:pStyle w:val="CommentText"/>
      </w:pPr>
      <w:r>
        <w:rPr>
          <w:rStyle w:val="CommentReference"/>
        </w:rPr>
        <w:annotationRef/>
      </w:r>
      <w:r>
        <w:t>spices or ointment</w:t>
      </w:r>
    </w:p>
  </w:comment>
  <w:comment w:id="389" w:author="Windows User" w:date="2015-10-30T08:56:00Z" w:initials="BS">
    <w:p w14:paraId="5C973492" w14:textId="77777777" w:rsidR="00626974" w:rsidRDefault="00626974" w:rsidP="00D31F38">
      <w:pPr>
        <w:pStyle w:val="CommentText"/>
      </w:pPr>
      <w:r>
        <w:rPr>
          <w:rStyle w:val="CommentReference"/>
        </w:rPr>
        <w:annotationRef/>
      </w:r>
      <w:r>
        <w:t>Is risen or has risen?</w:t>
      </w:r>
    </w:p>
  </w:comment>
  <w:comment w:id="390" w:author="Windows User" w:date="2015-10-30T08:56:00Z" w:initials="BS">
    <w:p w14:paraId="2FC8AFF7" w14:textId="77777777" w:rsidR="00626974" w:rsidRDefault="00626974"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626974" w:rsidRDefault="0062697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626974" w:rsidRDefault="00626974" w:rsidP="00D31F38">
      <w:pPr>
        <w:pStyle w:val="CommentText"/>
      </w:pPr>
      <w:r>
        <w:rPr>
          <w:rStyle w:val="CommentReference"/>
        </w:rPr>
        <w:annotationRef/>
      </w:r>
      <w:r>
        <w:t xml:space="preserve">decay? </w:t>
      </w:r>
    </w:p>
  </w:comment>
  <w:comment w:id="394" w:author="Windows User" w:date="2015-10-30T08:56:00Z" w:initials="WU">
    <w:p w14:paraId="70A28C39" w14:textId="77777777" w:rsidR="00626974" w:rsidRDefault="00626974"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626974" w:rsidRDefault="00626974"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626974" w:rsidRDefault="00626974"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626974" w:rsidRDefault="00626974"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626974" w:rsidRDefault="00626974"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626974" w:rsidRDefault="00626974" w:rsidP="00D31F38">
      <w:pPr>
        <w:pStyle w:val="CommentText"/>
      </w:pPr>
      <w:r>
        <w:rPr>
          <w:rStyle w:val="CommentReference"/>
        </w:rPr>
        <w:annotationRef/>
      </w:r>
      <w:r>
        <w:t>crushed or destroyed?</w:t>
      </w:r>
    </w:p>
  </w:comment>
  <w:comment w:id="400" w:author="Windows User" w:date="2015-10-30T08:56:00Z" w:initials="WU">
    <w:p w14:paraId="2D37744E" w14:textId="77777777" w:rsidR="00626974" w:rsidRDefault="00626974"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626974" w:rsidRDefault="00626974" w:rsidP="00D31F38">
      <w:pPr>
        <w:pStyle w:val="CommentText"/>
      </w:pPr>
      <w:r>
        <w:rPr>
          <w:rStyle w:val="CommentReference"/>
        </w:rPr>
        <w:annotationRef/>
      </w:r>
      <w:r>
        <w:t>sent or sent forth?</w:t>
      </w:r>
    </w:p>
  </w:comment>
  <w:comment w:id="402" w:author="Windows User" w:date="2015-10-30T08:56:00Z" w:initials="WU">
    <w:p w14:paraId="6E78BA80" w14:textId="77777777" w:rsidR="00626974" w:rsidRDefault="00626974" w:rsidP="00D31F38">
      <w:pPr>
        <w:pStyle w:val="CommentText"/>
      </w:pPr>
      <w:r>
        <w:rPr>
          <w:rStyle w:val="CommentReference"/>
        </w:rPr>
        <w:annotationRef/>
      </w:r>
      <w:r>
        <w:t>or saints? ft note?</w:t>
      </w:r>
    </w:p>
  </w:comment>
  <w:comment w:id="403" w:author="Windows User" w:date="2015-10-30T08:56:00Z" w:initials="WU">
    <w:p w14:paraId="2897BA2F" w14:textId="77777777" w:rsidR="00626974" w:rsidRDefault="00626974"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626974" w:rsidRDefault="00626974" w:rsidP="00D31F38">
      <w:pPr>
        <w:pStyle w:val="CommentText"/>
      </w:pPr>
      <w:r>
        <w:rPr>
          <w:rStyle w:val="CommentReference"/>
        </w:rPr>
        <w:annotationRef/>
      </w:r>
      <w:r>
        <w:t>redeemed? or chose?</w:t>
      </w:r>
    </w:p>
  </w:comment>
  <w:comment w:id="405" w:author="Windows User" w:date="2015-10-30T08:56:00Z" w:initials="WU">
    <w:p w14:paraId="0E9DC1B8" w14:textId="77777777" w:rsidR="00626974" w:rsidRDefault="00626974"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626974" w:rsidRDefault="00626974" w:rsidP="00D31F38">
      <w:pPr>
        <w:pStyle w:val="CommentText"/>
      </w:pPr>
      <w:r>
        <w:rPr>
          <w:rStyle w:val="CommentReference"/>
        </w:rPr>
        <w:annotationRef/>
      </w:r>
      <w:r>
        <w:t>Nets has pangs.</w:t>
      </w:r>
    </w:p>
  </w:comment>
  <w:comment w:id="407" w:author="Windows User" w:date="2015-10-30T08:56:00Z" w:initials="WU">
    <w:p w14:paraId="6297DC8C" w14:textId="77777777" w:rsidR="00626974" w:rsidRDefault="00626974"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626974" w:rsidRDefault="00626974"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626974" w:rsidRDefault="00626974"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626974" w:rsidRDefault="00626974" w:rsidP="00D31F38">
      <w:pPr>
        <w:pStyle w:val="CommentText"/>
      </w:pPr>
      <w:r>
        <w:rPr>
          <w:rStyle w:val="CommentReference"/>
        </w:rPr>
        <w:annotationRef/>
      </w:r>
      <w:r>
        <w:t>For? or Since?</w:t>
      </w:r>
    </w:p>
  </w:comment>
  <w:comment w:id="411" w:author="Windows User" w:date="2015-10-30T08:56:00Z" w:initials="WU">
    <w:p w14:paraId="031A7CF6" w14:textId="77777777" w:rsidR="00626974" w:rsidRDefault="00626974"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626974" w:rsidRDefault="00626974">
      <w:pPr>
        <w:pStyle w:val="CommentText"/>
      </w:pPr>
      <w:r>
        <w:rPr>
          <w:rStyle w:val="CommentReference"/>
        </w:rPr>
        <w:annotationRef/>
      </w:r>
      <w:r>
        <w:t>Or “he has greatly glorified Himself, as NETS?</w:t>
      </w:r>
    </w:p>
  </w:comment>
  <w:comment w:id="413" w:author="Windows User" w:date="2015-10-30T08:56:00Z" w:initials="WU">
    <w:p w14:paraId="2A38A2FD" w14:textId="77777777" w:rsidR="00626974" w:rsidRDefault="00626974"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626974" w:rsidRDefault="00626974"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626974" w:rsidRDefault="00626974" w:rsidP="00D31F38">
      <w:pPr>
        <w:pStyle w:val="CommentText"/>
      </w:pPr>
      <w:r>
        <w:rPr>
          <w:rStyle w:val="CommentReference"/>
        </w:rPr>
        <w:annotationRef/>
      </w:r>
      <w:r>
        <w:t>path or walkway?</w:t>
      </w:r>
    </w:p>
  </w:comment>
  <w:comment w:id="422" w:author="Brett Slote" w:date="2015-10-30T08:56:00Z" w:initials="BS">
    <w:p w14:paraId="049D3BBD" w14:textId="77777777" w:rsidR="00626974" w:rsidRDefault="00626974"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626974" w:rsidRDefault="00626974"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626974" w:rsidRDefault="00626974"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626974" w:rsidRDefault="00626974" w:rsidP="00D31F38">
      <w:pPr>
        <w:pStyle w:val="CommentText"/>
      </w:pPr>
      <w:r>
        <w:rPr>
          <w:rStyle w:val="CommentReference"/>
        </w:rPr>
        <w:annotationRef/>
      </w:r>
      <w:r>
        <w:t>praising or singing?</w:t>
      </w:r>
    </w:p>
  </w:comment>
  <w:comment w:id="426" w:author="Windows User" w:date="2015-10-30T08:56:00Z" w:initials="WU">
    <w:p w14:paraId="56B7B31B" w14:textId="77777777" w:rsidR="00626974" w:rsidRDefault="00626974"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626974" w:rsidRDefault="00626974" w:rsidP="00344A59">
      <w:pPr>
        <w:pStyle w:val="CommentText"/>
      </w:pPr>
      <w:r>
        <w:rPr>
          <w:rStyle w:val="CommentReference"/>
        </w:rPr>
        <w:annotationRef/>
      </w:r>
      <w:r>
        <w:t>check</w:t>
      </w:r>
    </w:p>
  </w:comment>
  <w:comment w:id="447" w:author="Windows User" w:date="2015-10-30T08:56:00Z" w:initials="BS">
    <w:p w14:paraId="396316C8" w14:textId="77777777" w:rsidR="00626974" w:rsidRDefault="00626974"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626974" w:rsidRDefault="0062697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626974" w:rsidRDefault="00626974" w:rsidP="00D31F38">
      <w:pPr>
        <w:pStyle w:val="CommentText"/>
      </w:pPr>
      <w:r>
        <w:rPr>
          <w:rStyle w:val="CommentReference"/>
        </w:rPr>
        <w:annotationRef/>
      </w:r>
      <w:r>
        <w:t>heavens?</w:t>
      </w:r>
    </w:p>
  </w:comment>
  <w:comment w:id="461" w:author="Windows User" w:date="2015-10-30T08:56:00Z" w:initials="BS">
    <w:p w14:paraId="57E2DDC4" w14:textId="77777777" w:rsidR="00626974" w:rsidRDefault="00626974" w:rsidP="00D31F38">
      <w:pPr>
        <w:pStyle w:val="CommentText"/>
      </w:pPr>
      <w:r>
        <w:rPr>
          <w:rStyle w:val="CommentReference"/>
        </w:rPr>
        <w:annotationRef/>
      </w:r>
      <w:r>
        <w:t>NETS omits clouds</w:t>
      </w:r>
    </w:p>
  </w:comment>
  <w:comment w:id="462" w:author="Windows User" w:date="2015-10-30T08:56:00Z" w:initials="BS">
    <w:p w14:paraId="35628364" w14:textId="77777777" w:rsidR="00626974" w:rsidRDefault="00626974" w:rsidP="00D31F38">
      <w:pPr>
        <w:pStyle w:val="CommentText"/>
      </w:pPr>
      <w:r>
        <w:rPr>
          <w:rStyle w:val="CommentReference"/>
        </w:rPr>
        <w:annotationRef/>
      </w:r>
      <w:r>
        <w:t>NETS omits this vs</w:t>
      </w:r>
    </w:p>
  </w:comment>
  <w:comment w:id="463" w:author="Windows User" w:date="2015-10-30T08:56:00Z" w:initials="BS">
    <w:p w14:paraId="1F576F58" w14:textId="77777777" w:rsidR="00626974" w:rsidRDefault="00626974"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626974" w:rsidRDefault="00626974"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626974" w:rsidRDefault="00626974"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626974" w:rsidRDefault="00626974" w:rsidP="00D31F38">
      <w:pPr>
        <w:pStyle w:val="CommentText"/>
      </w:pPr>
      <w:r>
        <w:rPr>
          <w:rStyle w:val="CommentReference"/>
        </w:rPr>
        <w:annotationRef/>
      </w:r>
      <w:r>
        <w:t>NETS has sea-monsters</w:t>
      </w:r>
    </w:p>
  </w:comment>
  <w:comment w:id="467" w:author="Windows User" w:date="2015-10-30T08:56:00Z" w:initials="BS">
    <w:p w14:paraId="43D401E2" w14:textId="77777777" w:rsidR="00626974" w:rsidRDefault="00626974"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626974" w:rsidRDefault="00626974" w:rsidP="00D31F38">
      <w:pPr>
        <w:pStyle w:val="CommentText"/>
      </w:pPr>
      <w:r>
        <w:rPr>
          <w:rStyle w:val="CommentReference"/>
        </w:rPr>
        <w:annotationRef/>
      </w:r>
      <w:r>
        <w:t>NETS has all humans on earth</w:t>
      </w:r>
    </w:p>
  </w:comment>
  <w:comment w:id="469" w:author="Windows User" w:date="2015-10-30T08:56:00Z" w:initials="BS">
    <w:p w14:paraId="6D54AC70" w14:textId="77777777" w:rsidR="00626974" w:rsidRDefault="00626974"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626974" w:rsidRDefault="00626974" w:rsidP="00D31F38">
      <w:pPr>
        <w:pStyle w:val="CommentText"/>
      </w:pPr>
      <w:r>
        <w:rPr>
          <w:rStyle w:val="CommentReference"/>
        </w:rPr>
        <w:annotationRef/>
      </w:r>
      <w:r>
        <w:t>NETS ends quite differently</w:t>
      </w:r>
    </w:p>
  </w:comment>
  <w:comment w:id="476" w:author="Windows User" w:date="2015-10-30T08:56:00Z" w:initials="BS">
    <w:p w14:paraId="72C14B6E" w14:textId="77777777" w:rsidR="00626974" w:rsidRDefault="0062697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626974" w:rsidRDefault="00626974" w:rsidP="003758F4">
      <w:pPr>
        <w:pStyle w:val="CommentText"/>
      </w:pPr>
      <w:r>
        <w:rPr>
          <w:rStyle w:val="CommentReference"/>
        </w:rPr>
        <w:annotationRef/>
      </w:r>
      <w:r>
        <w:t>heavens?</w:t>
      </w:r>
    </w:p>
  </w:comment>
  <w:comment w:id="478" w:author="Windows User" w:date="2015-10-30T08:56:00Z" w:initials="BS">
    <w:p w14:paraId="18B419AF" w14:textId="77777777" w:rsidR="00626974" w:rsidRDefault="00626974"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626974" w:rsidRDefault="00626974"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626974" w:rsidRDefault="00626974"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626974" w:rsidRDefault="00626974" w:rsidP="003758F4">
      <w:pPr>
        <w:pStyle w:val="CommentText"/>
      </w:pPr>
      <w:r>
        <w:rPr>
          <w:rStyle w:val="CommentReference"/>
        </w:rPr>
        <w:annotationRef/>
      </w:r>
      <w:r>
        <w:t>NETS has all humans on earth</w:t>
      </w:r>
    </w:p>
  </w:comment>
  <w:comment w:id="482" w:author="Windows User" w:date="2015-10-30T08:56:00Z" w:initials="BS">
    <w:p w14:paraId="4CB6D1D8" w14:textId="77777777" w:rsidR="00626974" w:rsidRDefault="00626974"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626974" w:rsidRDefault="00626974" w:rsidP="003758F4">
      <w:pPr>
        <w:pStyle w:val="CommentText"/>
      </w:pPr>
      <w:r>
        <w:rPr>
          <w:rStyle w:val="CommentReference"/>
        </w:rPr>
        <w:annotationRef/>
      </w:r>
      <w:r>
        <w:t>NETS ends quite differently</w:t>
      </w:r>
    </w:p>
  </w:comment>
  <w:comment w:id="485" w:author="Windows User" w:date="2015-10-30T08:56:00Z" w:initials="BS">
    <w:p w14:paraId="499D113D" w14:textId="77777777" w:rsidR="00626974" w:rsidRDefault="00626974" w:rsidP="00D31F38">
      <w:pPr>
        <w:pStyle w:val="CommentText"/>
      </w:pPr>
      <w:r>
        <w:rPr>
          <w:rStyle w:val="CommentReference"/>
        </w:rPr>
        <w:annotationRef/>
      </w:r>
      <w:r>
        <w:t>giver, or maker?</w:t>
      </w:r>
    </w:p>
  </w:comment>
  <w:comment w:id="486" w:author="Windows User" w:date="2015-10-30T08:56:00Z" w:initials="BS">
    <w:p w14:paraId="29AB3125" w14:textId="77777777" w:rsidR="00626974" w:rsidRDefault="00626974" w:rsidP="00D31F38">
      <w:pPr>
        <w:pStyle w:val="CommentText"/>
      </w:pPr>
      <w:r>
        <w:rPr>
          <w:rStyle w:val="CommentReference"/>
        </w:rPr>
        <w:annotationRef/>
      </w:r>
      <w:r>
        <w:t>even NETS has Hananias</w:t>
      </w:r>
    </w:p>
  </w:comment>
  <w:comment w:id="487" w:author="Windows User" w:date="2015-10-30T08:56:00Z" w:initials="BS">
    <w:p w14:paraId="27892612" w14:textId="77777777" w:rsidR="00626974" w:rsidRDefault="00626974"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626974" w:rsidRDefault="00626974" w:rsidP="00D31F38">
      <w:pPr>
        <w:pStyle w:val="CommentText"/>
      </w:pPr>
      <w:r>
        <w:rPr>
          <w:rStyle w:val="CommentReference"/>
        </w:rPr>
        <w:annotationRef/>
      </w:r>
      <w:r>
        <w:t>Coptic doesn't have "Our God"</w:t>
      </w:r>
    </w:p>
  </w:comment>
  <w:comment w:id="489" w:author="Windows User" w:date="2015-10-30T08:56:00Z" w:initials="BS">
    <w:p w14:paraId="5F8EC33A" w14:textId="77777777" w:rsidR="00626974" w:rsidRDefault="00626974" w:rsidP="00D31F38">
      <w:pPr>
        <w:pStyle w:val="CommentText"/>
      </w:pPr>
      <w:r>
        <w:rPr>
          <w:rStyle w:val="CommentReference"/>
        </w:rPr>
        <w:annotationRef/>
      </w:r>
      <w:r>
        <w:t>celebrate or proclaim?</w:t>
      </w:r>
    </w:p>
  </w:comment>
  <w:comment w:id="490" w:author="Windows User" w:date="2015-10-30T08:56:00Z" w:initials="BS">
    <w:p w14:paraId="02E465F6" w14:textId="77777777" w:rsidR="00626974" w:rsidRDefault="00626974" w:rsidP="00D31F38">
      <w:pPr>
        <w:pStyle w:val="CommentText"/>
      </w:pPr>
      <w:r>
        <w:rPr>
          <w:rStyle w:val="CommentReference"/>
        </w:rPr>
        <w:annotationRef/>
      </w:r>
      <w:r>
        <w:t>persevere or be sober?</w:t>
      </w:r>
    </w:p>
  </w:comment>
  <w:comment w:id="491" w:author="Windows User" w:date="2015-10-30T08:56:00Z" w:initials="BS">
    <w:p w14:paraId="0F283256" w14:textId="77777777" w:rsidR="00626974" w:rsidRDefault="00626974"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626974" w:rsidRDefault="00626974" w:rsidP="00D31F38">
      <w:pPr>
        <w:pStyle w:val="CommentText"/>
      </w:pPr>
      <w:r>
        <w:rPr>
          <w:rStyle w:val="CommentReference"/>
        </w:rPr>
        <w:annotationRef/>
      </w:r>
      <w:r>
        <w:t>esmo is bless, not praise...</w:t>
      </w:r>
    </w:p>
  </w:comment>
  <w:comment w:id="493" w:author="Windows User" w:date="2015-10-30T08:56:00Z" w:initials="BS">
    <w:p w14:paraId="22452F1B" w14:textId="77777777" w:rsidR="00626974" w:rsidRDefault="00626974"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626974" w:rsidRDefault="00626974"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626974" w:rsidRDefault="00626974"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626974" w:rsidRDefault="00626974"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626974" w:rsidRDefault="00626974" w:rsidP="00D31F38">
      <w:pPr>
        <w:pStyle w:val="CommentText"/>
      </w:pPr>
      <w:r>
        <w:rPr>
          <w:rStyle w:val="CommentReference"/>
        </w:rPr>
        <w:annotationRef/>
      </w:r>
      <w:r>
        <w:t>disobedient? heretics?</w:t>
      </w:r>
    </w:p>
  </w:comment>
  <w:comment w:id="498" w:author="Windows User" w:date="2015-10-30T08:56:00Z" w:initials="BS">
    <w:p w14:paraId="298A6523" w14:textId="77777777" w:rsidR="00626974" w:rsidRDefault="00626974" w:rsidP="00D31F38">
      <w:pPr>
        <w:pStyle w:val="CommentText"/>
      </w:pPr>
      <w:r>
        <w:rPr>
          <w:rStyle w:val="CommentReference"/>
        </w:rPr>
        <w:annotationRef/>
      </w:r>
      <w:r>
        <w:t>souls or spirits?</w:t>
      </w:r>
    </w:p>
  </w:comment>
  <w:comment w:id="499" w:author="Windows User" w:date="2015-10-30T08:56:00Z" w:initials="BS">
    <w:p w14:paraId="3D56C030" w14:textId="77777777" w:rsidR="00626974" w:rsidRDefault="00626974" w:rsidP="00D31F38">
      <w:pPr>
        <w:pStyle w:val="CommentText"/>
      </w:pPr>
      <w:r>
        <w:rPr>
          <w:rStyle w:val="CommentReference"/>
        </w:rPr>
        <w:annotationRef/>
      </w:r>
      <w:r>
        <w:t>humble or contrite?</w:t>
      </w:r>
    </w:p>
  </w:comment>
  <w:comment w:id="500" w:author="Windows User" w:date="2015-10-30T08:56:00Z" w:initials="BS">
    <w:p w14:paraId="4417CE6C" w14:textId="77777777" w:rsidR="00626974" w:rsidRDefault="00626974" w:rsidP="00D31F38">
      <w:pPr>
        <w:pStyle w:val="CommentText"/>
      </w:pPr>
      <w:r>
        <w:rPr>
          <w:rStyle w:val="CommentReference"/>
        </w:rPr>
        <w:annotationRef/>
      </w:r>
      <w:r>
        <w:t>hearts?</w:t>
      </w:r>
    </w:p>
  </w:comment>
  <w:comment w:id="501" w:author="Windows User" w:date="2015-10-30T08:56:00Z" w:initials="BS">
    <w:p w14:paraId="6056EF08" w14:textId="77777777" w:rsidR="00626974" w:rsidRDefault="00626974" w:rsidP="00D31F38">
      <w:pPr>
        <w:pStyle w:val="CommentText"/>
      </w:pPr>
      <w:r>
        <w:rPr>
          <w:rStyle w:val="CommentReference"/>
        </w:rPr>
        <w:annotationRef/>
      </w:r>
      <w:r>
        <w:t>this or LA?</w:t>
      </w:r>
    </w:p>
  </w:comment>
  <w:comment w:id="502" w:author="Windows User" w:date="2015-10-30T08:56:00Z" w:initials="BS">
    <w:p w14:paraId="021CF208" w14:textId="77777777" w:rsidR="00626974" w:rsidRDefault="00626974" w:rsidP="00D31F38">
      <w:pPr>
        <w:pStyle w:val="CommentText"/>
      </w:pPr>
      <w:r>
        <w:rPr>
          <w:rStyle w:val="CommentReference"/>
        </w:rPr>
        <w:annotationRef/>
      </w:r>
      <w:r>
        <w:t>righteous of, or who revere</w:t>
      </w:r>
    </w:p>
  </w:comment>
  <w:comment w:id="503" w:author="Windows User" w:date="2015-10-30T08:56:00Z" w:initials="BS">
    <w:p w14:paraId="2B7DD481" w14:textId="77777777" w:rsidR="00626974" w:rsidRDefault="00626974"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626974" w:rsidRDefault="00626974" w:rsidP="00D31F38">
      <w:pPr>
        <w:pStyle w:val="CommentText"/>
      </w:pPr>
      <w:r>
        <w:rPr>
          <w:rStyle w:val="CommentReference"/>
        </w:rPr>
        <w:annotationRef/>
      </w:r>
      <w:r>
        <w:t>that he may praise and say?</w:t>
      </w:r>
    </w:p>
  </w:comment>
  <w:comment w:id="522" w:author="Windows User" w:date="2015-11-21T13:00:00Z" w:initials="WU">
    <w:p w14:paraId="72B45ACE" w14:textId="77777777" w:rsidR="00626974" w:rsidRDefault="00626974" w:rsidP="00D31F38">
      <w:pPr>
        <w:pStyle w:val="CommentText"/>
      </w:pPr>
      <w:r>
        <w:rPr>
          <w:rStyle w:val="CommentReference"/>
        </w:rPr>
        <w:annotationRef/>
      </w:r>
      <w:r>
        <w:t>Check, and 2 above.</w:t>
      </w:r>
    </w:p>
  </w:comment>
  <w:comment w:id="523" w:author="Brett Slote" w:date="2015-10-30T08:56:00Z" w:initials="BS">
    <w:p w14:paraId="0C0C90F8" w14:textId="77777777" w:rsidR="00626974" w:rsidRDefault="00626974"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626974" w:rsidRDefault="00626974" w:rsidP="00D31F38">
      <w:pPr>
        <w:pStyle w:val="CommentText"/>
      </w:pPr>
      <w:r>
        <w:rPr>
          <w:rStyle w:val="CommentReference"/>
        </w:rPr>
        <w:annotationRef/>
      </w:r>
      <w:r>
        <w:t>check</w:t>
      </w:r>
    </w:p>
  </w:comment>
  <w:comment w:id="525" w:author="Windows User" w:date="2015-11-21T13:00:00Z" w:initials="WU">
    <w:p w14:paraId="0CFC2594" w14:textId="77777777" w:rsidR="00626974" w:rsidRDefault="00626974" w:rsidP="00D31F38">
      <w:pPr>
        <w:pStyle w:val="CommentText"/>
      </w:pPr>
      <w:r>
        <w:rPr>
          <w:rStyle w:val="CommentReference"/>
        </w:rPr>
        <w:annotationRef/>
      </w:r>
      <w:r>
        <w:t>check</w:t>
      </w:r>
    </w:p>
  </w:comment>
  <w:comment w:id="526" w:author="Windows User" w:date="2015-11-21T13:01:00Z" w:initials="WU">
    <w:p w14:paraId="403A6460" w14:textId="77777777" w:rsidR="00626974" w:rsidRDefault="00626974" w:rsidP="00D31F38">
      <w:pPr>
        <w:pStyle w:val="CommentText"/>
      </w:pPr>
      <w:r>
        <w:rPr>
          <w:rStyle w:val="CommentReference"/>
        </w:rPr>
        <w:annotationRef/>
      </w:r>
      <w:r>
        <w:t>check, find Copitic</w:t>
      </w:r>
    </w:p>
  </w:comment>
  <w:comment w:id="527" w:author="Windows User" w:date="2015-10-30T08:56:00Z" w:initials="BS">
    <w:p w14:paraId="1B2986E7" w14:textId="77777777" w:rsidR="00626974" w:rsidRDefault="00626974"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626974" w:rsidRDefault="00626974" w:rsidP="00D31F38">
      <w:pPr>
        <w:pStyle w:val="CommentText"/>
      </w:pPr>
      <w:r>
        <w:rPr>
          <w:rStyle w:val="CommentReference"/>
        </w:rPr>
        <w:annotationRef/>
      </w:r>
      <w:r>
        <w:t>add</w:t>
      </w:r>
    </w:p>
  </w:comment>
  <w:comment w:id="531" w:author="Windows User" w:date="2015-10-30T08:56:00Z" w:initials="BS">
    <w:p w14:paraId="76CF17E1" w14:textId="77777777" w:rsidR="00626974" w:rsidRDefault="00626974"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626974" w:rsidRDefault="00626974" w:rsidP="00D31F38">
      <w:pPr>
        <w:pStyle w:val="CommentText"/>
      </w:pPr>
      <w:r>
        <w:rPr>
          <w:rStyle w:val="CommentReference"/>
        </w:rPr>
        <w:annotationRef/>
      </w:r>
      <w:r>
        <w:t>Communion or commemoration?</w:t>
      </w:r>
    </w:p>
  </w:comment>
  <w:comment w:id="533" w:author="Windows User" w:date="2015-11-21T13:01:00Z" w:initials="WU">
    <w:p w14:paraId="3C8EDFD6" w14:textId="77777777" w:rsidR="00626974" w:rsidRDefault="00626974" w:rsidP="00D31F38">
      <w:pPr>
        <w:pStyle w:val="CommentText"/>
      </w:pPr>
      <w:r>
        <w:rPr>
          <w:rStyle w:val="CommentReference"/>
        </w:rPr>
        <w:annotationRef/>
      </w:r>
      <w:r>
        <w:t>Check, and 2 above</w:t>
      </w:r>
    </w:p>
  </w:comment>
  <w:comment w:id="534" w:author="Brett Slote" w:date="2015-10-30T08:56:00Z" w:initials="BS">
    <w:p w14:paraId="502DF58D" w14:textId="77777777" w:rsidR="00626974" w:rsidRDefault="00626974"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626974" w:rsidRDefault="00626974" w:rsidP="00D31F38">
      <w:pPr>
        <w:pStyle w:val="CommentText"/>
      </w:pPr>
      <w:r>
        <w:rPr>
          <w:rStyle w:val="CommentReference"/>
        </w:rPr>
        <w:annotationRef/>
      </w:r>
      <w:r>
        <w:t>check</w:t>
      </w:r>
    </w:p>
  </w:comment>
  <w:comment w:id="536" w:author="Windows User" w:date="2015-10-30T08:56:00Z" w:initials="BS">
    <w:p w14:paraId="303AD0FE" w14:textId="77777777" w:rsidR="00626974" w:rsidRDefault="0062697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626974" w:rsidRDefault="00626974" w:rsidP="00D31F38">
      <w:pPr>
        <w:pStyle w:val="CommentText"/>
      </w:pPr>
      <w:r>
        <w:rPr>
          <w:rStyle w:val="CommentReference"/>
        </w:rPr>
        <w:annotationRef/>
      </w:r>
      <w:r>
        <w:t>check.  Add Coptic</w:t>
      </w:r>
    </w:p>
  </w:comment>
  <w:comment w:id="543" w:author="Windows User" w:date="2015-11-02T12:45:00Z" w:initials="BS">
    <w:p w14:paraId="02E474EA" w14:textId="77777777" w:rsidR="00626974" w:rsidRDefault="00626974" w:rsidP="00D31F38">
      <w:pPr>
        <w:pStyle w:val="CommentText"/>
      </w:pPr>
      <w:r>
        <w:rPr>
          <w:rStyle w:val="CommentReference"/>
        </w:rPr>
        <w:annotationRef/>
      </w:r>
      <w:r>
        <w:t>Godhead or Divinity?</w:t>
      </w:r>
    </w:p>
  </w:comment>
  <w:comment w:id="544" w:author="Windows User" w:date="2015-10-30T08:56:00Z" w:initials="BS">
    <w:p w14:paraId="1165D588" w14:textId="77777777" w:rsidR="00626974" w:rsidRDefault="0062697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626974" w:rsidRDefault="00626974"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626974" w:rsidRDefault="00626974"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626974" w:rsidRDefault="00626974" w:rsidP="00D31F38">
      <w:pPr>
        <w:pStyle w:val="CommentText"/>
      </w:pPr>
      <w:r>
        <w:rPr>
          <w:rStyle w:val="CommentReference"/>
        </w:rPr>
        <w:annotationRef/>
      </w:r>
      <w:r>
        <w:t>check</w:t>
      </w:r>
    </w:p>
  </w:comment>
  <w:comment w:id="560" w:author="Windows User" w:date="2015-11-21T13:03:00Z" w:initials="WU">
    <w:p w14:paraId="2CFCDBC4" w14:textId="77777777" w:rsidR="00626974" w:rsidRDefault="00626974" w:rsidP="00D31F38">
      <w:pPr>
        <w:pStyle w:val="CommentText"/>
      </w:pPr>
      <w:r>
        <w:rPr>
          <w:rStyle w:val="CommentReference"/>
        </w:rPr>
        <w:annotationRef/>
      </w:r>
      <w:r>
        <w:t>check</w:t>
      </w:r>
    </w:p>
  </w:comment>
  <w:comment w:id="561" w:author="Windows User" w:date="2015-11-21T13:04:00Z" w:initials="WU">
    <w:p w14:paraId="7B87BF1F" w14:textId="77777777" w:rsidR="00626974" w:rsidRDefault="00626974" w:rsidP="00D31F38">
      <w:pPr>
        <w:pStyle w:val="CommentText"/>
      </w:pPr>
      <w:r>
        <w:rPr>
          <w:rStyle w:val="CommentReference"/>
        </w:rPr>
        <w:annotationRef/>
      </w:r>
      <w:r>
        <w:t>check</w:t>
      </w:r>
    </w:p>
  </w:comment>
  <w:comment w:id="562" w:author="Windows User" w:date="2015-10-30T08:56:00Z" w:initials="BS">
    <w:p w14:paraId="469A8399" w14:textId="77777777" w:rsidR="00626974" w:rsidRDefault="00626974"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626974" w:rsidRDefault="00626974"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626974" w:rsidRDefault="00626974"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626974" w:rsidRDefault="00626974"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626974" w:rsidRDefault="00626974"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626974" w:rsidRDefault="00626974" w:rsidP="00D31F38">
      <w:pPr>
        <w:pStyle w:val="CommentText"/>
      </w:pPr>
      <w:r>
        <w:rPr>
          <w:rStyle w:val="CommentReference"/>
        </w:rPr>
        <w:annotationRef/>
      </w:r>
      <w:r>
        <w:t>NETS has rebukes. punishments?</w:t>
      </w:r>
    </w:p>
  </w:comment>
  <w:comment w:id="578" w:author="Windows User" w:date="2015-10-30T08:56:00Z" w:initials="BS">
    <w:p w14:paraId="37F1C98E" w14:textId="77777777" w:rsidR="00626974" w:rsidRDefault="00626974" w:rsidP="00D31F38">
      <w:pPr>
        <w:pStyle w:val="CommentText"/>
      </w:pPr>
      <w:r>
        <w:rPr>
          <w:rStyle w:val="CommentReference"/>
        </w:rPr>
        <w:annotationRef/>
      </w:r>
      <w:r>
        <w:t>psaltry? or lyre?</w:t>
      </w:r>
    </w:p>
  </w:comment>
  <w:comment w:id="591" w:author="Windows User" w:date="2015-11-21T13:04:00Z" w:initials="WU">
    <w:p w14:paraId="43A5D1B1" w14:textId="77777777" w:rsidR="00626974" w:rsidRDefault="00626974" w:rsidP="00E35F1F">
      <w:pPr>
        <w:pStyle w:val="CommentText"/>
      </w:pPr>
      <w:r>
        <w:rPr>
          <w:rStyle w:val="CommentReference"/>
        </w:rPr>
        <w:annotationRef/>
      </w:r>
      <w:r>
        <w:t>check</w:t>
      </w:r>
    </w:p>
  </w:comment>
  <w:comment w:id="592" w:author="Windows User" w:date="2015-11-21T13:04:00Z" w:initials="WU">
    <w:p w14:paraId="4B6A4DE4" w14:textId="77777777" w:rsidR="00626974" w:rsidRDefault="00626974" w:rsidP="00E35F1F">
      <w:pPr>
        <w:pStyle w:val="CommentText"/>
      </w:pPr>
      <w:r>
        <w:rPr>
          <w:rStyle w:val="CommentReference"/>
        </w:rPr>
        <w:annotationRef/>
      </w:r>
      <w:r>
        <w:t>check</w:t>
      </w:r>
    </w:p>
  </w:comment>
  <w:comment w:id="593" w:author="Windows User" w:date="2015-10-30T08:56:00Z" w:initials="BS">
    <w:p w14:paraId="483AEE75" w14:textId="77777777" w:rsidR="00626974" w:rsidRDefault="00626974" w:rsidP="00E35F1F">
      <w:pPr>
        <w:pStyle w:val="CommentText"/>
      </w:pPr>
      <w:r>
        <w:rPr>
          <w:rStyle w:val="CommentReference"/>
        </w:rPr>
        <w:annotationRef/>
      </w:r>
      <w:r>
        <w:t>tense? praise or will praise?</w:t>
      </w:r>
    </w:p>
  </w:comment>
  <w:comment w:id="594" w:author="Windows User" w:date="2015-10-30T08:56:00Z" w:initials="BS">
    <w:p w14:paraId="17DAD50D" w14:textId="77777777" w:rsidR="00626974" w:rsidRDefault="00626974" w:rsidP="00E35F1F">
      <w:pPr>
        <w:pStyle w:val="CommentText"/>
      </w:pPr>
      <w:r>
        <w:rPr>
          <w:rStyle w:val="CommentReference"/>
        </w:rPr>
        <w:annotationRef/>
      </w:r>
      <w:r>
        <w:t>earth? land? creation?</w:t>
      </w:r>
    </w:p>
  </w:comment>
  <w:comment w:id="595" w:author="Windows User" w:date="2015-11-21T13:05:00Z" w:initials="WU">
    <w:p w14:paraId="412BFF55" w14:textId="77777777" w:rsidR="00626974" w:rsidRDefault="00626974" w:rsidP="00E35F1F">
      <w:pPr>
        <w:pStyle w:val="CommentText"/>
      </w:pPr>
      <w:r>
        <w:rPr>
          <w:rStyle w:val="CommentReference"/>
        </w:rPr>
        <w:annotationRef/>
      </w:r>
      <w:r>
        <w:t>check</w:t>
      </w:r>
    </w:p>
  </w:comment>
  <w:comment w:id="596" w:author="Windows User" w:date="2015-10-30T08:56:00Z" w:initials="BS">
    <w:p w14:paraId="4FEF2EC7" w14:textId="77777777" w:rsidR="00626974" w:rsidRDefault="00626974"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626974" w:rsidRDefault="00626974"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626974" w:rsidRDefault="00626974"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626974" w:rsidRDefault="00626974" w:rsidP="00E35F1F">
      <w:pPr>
        <w:pStyle w:val="CommentText"/>
      </w:pPr>
      <w:r>
        <w:rPr>
          <w:rStyle w:val="CommentReference"/>
        </w:rPr>
        <w:annotationRef/>
      </w:r>
      <w:r>
        <w:t>patience or longsuffering?</w:t>
      </w:r>
    </w:p>
  </w:comment>
  <w:comment w:id="600" w:author="Windows User" w:date="2015-10-30T08:56:00Z" w:initials="BS">
    <w:p w14:paraId="2E20A232" w14:textId="77777777" w:rsidR="00626974" w:rsidRDefault="00626974" w:rsidP="00E35F1F">
      <w:pPr>
        <w:pStyle w:val="CommentText"/>
      </w:pPr>
      <w:r>
        <w:rPr>
          <w:rStyle w:val="CommentReference"/>
        </w:rPr>
        <w:annotationRef/>
      </w:r>
      <w:r>
        <w:t>just "at the first watch"?</w:t>
      </w:r>
    </w:p>
  </w:comment>
  <w:comment w:id="601" w:author="Windows User" w:date="2015-10-30T08:56:00Z" w:initials="BS">
    <w:p w14:paraId="34FB1BC0" w14:textId="77777777" w:rsidR="00626974" w:rsidRDefault="00626974" w:rsidP="00E35F1F">
      <w:pPr>
        <w:pStyle w:val="CommentText"/>
      </w:pPr>
      <w:r>
        <w:rPr>
          <w:rStyle w:val="CommentReference"/>
        </w:rPr>
        <w:annotationRef/>
      </w:r>
      <w:r>
        <w:t>sweet, or easy?</w:t>
      </w:r>
    </w:p>
  </w:comment>
  <w:comment w:id="602" w:author="Windows User" w:date="2015-10-30T08:56:00Z" w:initials="BS">
    <w:p w14:paraId="20646872" w14:textId="77777777" w:rsidR="00626974" w:rsidRDefault="00626974"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626974" w:rsidRDefault="00626974" w:rsidP="00E35F1F">
      <w:pPr>
        <w:pStyle w:val="CommentText"/>
      </w:pPr>
      <w:r>
        <w:rPr>
          <w:rStyle w:val="CommentReference"/>
        </w:rPr>
        <w:annotationRef/>
      </w:r>
      <w:r>
        <w:t>sound better if omit of?</w:t>
      </w:r>
    </w:p>
  </w:comment>
  <w:comment w:id="604" w:author="Windows User" w:date="2015-10-30T08:56:00Z" w:initials="BS">
    <w:p w14:paraId="0D6FF167" w14:textId="77777777" w:rsidR="00626974" w:rsidRDefault="00626974" w:rsidP="00E35F1F">
      <w:pPr>
        <w:pStyle w:val="CommentText"/>
      </w:pPr>
      <w:r>
        <w:rPr>
          <w:rStyle w:val="CommentReference"/>
        </w:rPr>
        <w:annotationRef/>
      </w:r>
      <w:r>
        <w:t>truth, or righteousness?</w:t>
      </w:r>
    </w:p>
  </w:comment>
  <w:comment w:id="605" w:author="Windows User" w:date="2015-10-30T08:56:00Z" w:initials="BS">
    <w:p w14:paraId="1A8CABED" w14:textId="77777777" w:rsidR="00626974" w:rsidRDefault="00626974" w:rsidP="00E35F1F">
      <w:pPr>
        <w:pStyle w:val="CommentText"/>
      </w:pPr>
      <w:r>
        <w:rPr>
          <w:rStyle w:val="CommentReference"/>
        </w:rPr>
        <w:annotationRef/>
      </w:r>
      <w:r>
        <w:t>true, or perfecvt?</w:t>
      </w:r>
    </w:p>
  </w:comment>
  <w:comment w:id="606" w:author="Windows User" w:date="2015-10-30T08:56:00Z" w:initials="BS">
    <w:p w14:paraId="21AC5CB8" w14:textId="77777777" w:rsidR="00626974" w:rsidRDefault="00626974" w:rsidP="00E35F1F">
      <w:pPr>
        <w:pStyle w:val="CommentText"/>
      </w:pPr>
      <w:r>
        <w:rPr>
          <w:rStyle w:val="CommentReference"/>
        </w:rPr>
        <w:annotationRef/>
      </w:r>
      <w:r>
        <w:t>and?</w:t>
      </w:r>
    </w:p>
  </w:comment>
  <w:comment w:id="607" w:author="Windows User" w:date="2015-10-30T08:56:00Z" w:initials="BS">
    <w:p w14:paraId="6C6DCC78" w14:textId="77777777" w:rsidR="00626974" w:rsidRDefault="00626974"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626974" w:rsidRDefault="00626974" w:rsidP="00E35F1F">
      <w:pPr>
        <w:pStyle w:val="CommentText"/>
      </w:pPr>
      <w:r>
        <w:rPr>
          <w:rStyle w:val="CommentReference"/>
        </w:rPr>
        <w:annotationRef/>
      </w:r>
      <w:r>
        <w:t>will?</w:t>
      </w:r>
    </w:p>
  </w:comment>
  <w:comment w:id="609" w:author="Windows User" w:date="2015-10-30T08:56:00Z" w:initials="BS">
    <w:p w14:paraId="6FC8752C" w14:textId="77777777" w:rsidR="00626974" w:rsidRDefault="00626974" w:rsidP="00E35F1F">
      <w:pPr>
        <w:pStyle w:val="CommentText"/>
      </w:pPr>
      <w:r>
        <w:rPr>
          <w:rStyle w:val="CommentReference"/>
        </w:rPr>
        <w:annotationRef/>
      </w:r>
      <w:r>
        <w:t>save? keep? deliver?</w:t>
      </w:r>
    </w:p>
  </w:comment>
  <w:comment w:id="610" w:author="Windows User" w:date="2015-10-30T08:56:00Z" w:initials="BS">
    <w:p w14:paraId="7843FDD6" w14:textId="77777777" w:rsidR="00626974" w:rsidRDefault="00626974"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626974" w:rsidRDefault="00626974"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626974" w:rsidRDefault="00626974"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626974" w:rsidRDefault="00626974"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626974" w:rsidRDefault="00626974" w:rsidP="00E35F1F">
      <w:pPr>
        <w:pStyle w:val="CommentText"/>
      </w:pPr>
      <w:r>
        <w:rPr>
          <w:rStyle w:val="CommentReference"/>
        </w:rPr>
        <w:annotationRef/>
      </w:r>
      <w:r>
        <w:t>tense?</w:t>
      </w:r>
    </w:p>
  </w:comment>
  <w:comment w:id="626" w:author="Windows User" w:date="2015-10-30T08:56:00Z" w:initials="BS">
    <w:p w14:paraId="5C472088" w14:textId="77777777" w:rsidR="00626974" w:rsidRDefault="00626974" w:rsidP="00E35F1F">
      <w:pPr>
        <w:pStyle w:val="CommentText"/>
      </w:pPr>
      <w:r>
        <w:rPr>
          <w:rStyle w:val="CommentReference"/>
        </w:rPr>
        <w:annotationRef/>
      </w:r>
      <w:r>
        <w:t>exalt or magnify?</w:t>
      </w:r>
    </w:p>
  </w:comment>
  <w:comment w:id="627" w:author="Windows User" w:date="2015-10-30T08:56:00Z" w:initials="BS">
    <w:p w14:paraId="2FB7E2BD" w14:textId="77777777" w:rsidR="00626974" w:rsidRDefault="00626974" w:rsidP="00E35F1F">
      <w:pPr>
        <w:pStyle w:val="CommentText"/>
      </w:pPr>
      <w:r>
        <w:rPr>
          <w:rStyle w:val="CommentReference"/>
        </w:rPr>
        <w:annotationRef/>
      </w:r>
      <w:r>
        <w:t>or iwn?</w:t>
      </w:r>
    </w:p>
  </w:comment>
  <w:comment w:id="631" w:author="Windows User" w:date="2015-10-30T08:56:00Z" w:initials="BS">
    <w:p w14:paraId="3C8244A0" w14:textId="77777777" w:rsidR="00626974" w:rsidRDefault="00626974"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626974" w:rsidRDefault="00626974"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626974" w:rsidRDefault="00626974"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626974" w:rsidRDefault="00626974"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626974" w:rsidRDefault="00626974" w:rsidP="00E35F1F">
      <w:pPr>
        <w:pStyle w:val="CommentText"/>
      </w:pPr>
      <w:r>
        <w:rPr>
          <w:rStyle w:val="CommentReference"/>
        </w:rPr>
        <w:annotationRef/>
      </w:r>
      <w:r>
        <w:t>coessential or consubstantial?</w:t>
      </w:r>
    </w:p>
  </w:comment>
  <w:comment w:id="636" w:author="Windows User" w:date="2015-10-30T08:56:00Z" w:initials="BS">
    <w:p w14:paraId="66C0B0D7" w14:textId="77777777" w:rsidR="00626974" w:rsidRDefault="00626974" w:rsidP="00E35F1F">
      <w:pPr>
        <w:pStyle w:val="CommentText"/>
      </w:pPr>
      <w:r>
        <w:rPr>
          <w:rStyle w:val="CommentReference"/>
        </w:rPr>
        <w:annotationRef/>
      </w:r>
      <w:r>
        <w:t>made one or joined?</w:t>
      </w:r>
    </w:p>
  </w:comment>
  <w:comment w:id="637" w:author="Windows User" w:date="2015-10-30T08:56:00Z" w:initials="BS">
    <w:p w14:paraId="094D26E3" w14:textId="77777777" w:rsidR="00626974" w:rsidRDefault="00626974"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626974" w:rsidRDefault="00626974"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626974" w:rsidRDefault="00626974" w:rsidP="00E35F1F">
      <w:pPr>
        <w:pStyle w:val="CommentText"/>
      </w:pPr>
      <w:r>
        <w:rPr>
          <w:rStyle w:val="CommentReference"/>
        </w:rPr>
        <w:annotationRef/>
      </w:r>
      <w:r>
        <w:t>woven or fine?</w:t>
      </w:r>
    </w:p>
  </w:comment>
  <w:comment w:id="640" w:author="Windows User" w:date="2015-10-30T08:56:00Z" w:initials="BS">
    <w:p w14:paraId="7A9FC970" w14:textId="77777777" w:rsidR="00626974" w:rsidRDefault="00626974" w:rsidP="00E35F1F">
      <w:pPr>
        <w:pStyle w:val="CommentText"/>
      </w:pPr>
      <w:r>
        <w:rPr>
          <w:rStyle w:val="CommentReference"/>
        </w:rPr>
        <w:annotationRef/>
      </w:r>
      <w:r>
        <w:t>palin</w:t>
      </w:r>
    </w:p>
  </w:comment>
  <w:comment w:id="641" w:author="Windows User" w:date="2015-10-30T08:56:00Z" w:initials="BS">
    <w:p w14:paraId="5EFFC3EC" w14:textId="77777777" w:rsidR="00626974" w:rsidRDefault="00626974" w:rsidP="00E35F1F">
      <w:pPr>
        <w:pStyle w:val="CommentText"/>
      </w:pPr>
      <w:r>
        <w:rPr>
          <w:rStyle w:val="CommentReference"/>
        </w:rPr>
        <w:annotationRef/>
      </w:r>
      <w:r>
        <w:t>exalt or magnify?</w:t>
      </w:r>
    </w:p>
  </w:comment>
  <w:comment w:id="642" w:author="Windows User" w:date="2015-10-30T08:56:00Z" w:initials="BS">
    <w:p w14:paraId="150C26DA" w14:textId="77777777" w:rsidR="00626974" w:rsidRDefault="00626974" w:rsidP="00E35F1F">
      <w:pPr>
        <w:pStyle w:val="CommentText"/>
      </w:pPr>
      <w:r>
        <w:rPr>
          <w:rStyle w:val="CommentReference"/>
        </w:rPr>
        <w:annotationRef/>
      </w:r>
      <w:r>
        <w:t>or iwn?</w:t>
      </w:r>
    </w:p>
  </w:comment>
  <w:comment w:id="646" w:author="Windows User" w:date="2015-10-30T08:56:00Z" w:initials="BS">
    <w:p w14:paraId="0E3B452D" w14:textId="77777777" w:rsidR="00626974" w:rsidRDefault="0062697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626974" w:rsidRDefault="00626974" w:rsidP="00E35F1F">
      <w:pPr>
        <w:pStyle w:val="CommentText"/>
      </w:pPr>
      <w:r>
        <w:rPr>
          <w:rStyle w:val="CommentReference"/>
        </w:rPr>
        <w:annotationRef/>
      </w:r>
      <w:r>
        <w:t>forged or beaten?</w:t>
      </w:r>
    </w:p>
  </w:comment>
  <w:comment w:id="648" w:author="Windows User" w:date="2015-10-30T08:56:00Z" w:initials="BS">
    <w:p w14:paraId="3E8ADE2B" w14:textId="77777777" w:rsidR="00626974" w:rsidRDefault="00626974"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626974" w:rsidRDefault="00626974"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626974" w:rsidRDefault="00626974" w:rsidP="00E35F1F">
      <w:pPr>
        <w:pStyle w:val="CommentText"/>
      </w:pPr>
      <w:r>
        <w:rPr>
          <w:rStyle w:val="CommentReference"/>
        </w:rPr>
        <w:annotationRef/>
      </w:r>
      <w:r>
        <w:t>why does Abouna omit sin?</w:t>
      </w:r>
    </w:p>
  </w:comment>
  <w:comment w:id="651" w:author="Windows User" w:date="2015-10-30T08:56:00Z" w:initials="BS">
    <w:p w14:paraId="027A16CD" w14:textId="77777777" w:rsidR="00626974" w:rsidRDefault="00626974" w:rsidP="00E35F1F">
      <w:pPr>
        <w:pStyle w:val="CommentText"/>
      </w:pPr>
      <w:r>
        <w:rPr>
          <w:rStyle w:val="CommentReference"/>
        </w:rPr>
        <w:annotationRef/>
      </w:r>
      <w:r>
        <w:t>exalt or magnify?</w:t>
      </w:r>
    </w:p>
  </w:comment>
  <w:comment w:id="652" w:author="Windows User" w:date="2015-10-30T08:56:00Z" w:initials="BS">
    <w:p w14:paraId="20C9574B" w14:textId="77777777" w:rsidR="00626974" w:rsidRDefault="00626974" w:rsidP="00E35F1F">
      <w:pPr>
        <w:pStyle w:val="CommentText"/>
      </w:pPr>
      <w:r>
        <w:rPr>
          <w:rStyle w:val="CommentReference"/>
        </w:rPr>
        <w:annotationRef/>
      </w:r>
      <w:r>
        <w:t>or iwn?</w:t>
      </w:r>
    </w:p>
  </w:comment>
  <w:comment w:id="656" w:author="Windows User" w:date="2015-10-30T08:56:00Z" w:initials="BS">
    <w:p w14:paraId="6726A127" w14:textId="77777777" w:rsidR="00626974" w:rsidRDefault="00626974"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626974" w:rsidRDefault="00626974"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626974" w:rsidRDefault="00626974" w:rsidP="00E35F1F">
      <w:pPr>
        <w:pStyle w:val="CommentText"/>
      </w:pPr>
      <w:r>
        <w:rPr>
          <w:rStyle w:val="CommentReference"/>
        </w:rPr>
        <w:annotationRef/>
      </w:r>
      <w:r>
        <w:t>exalt or magnify?</w:t>
      </w:r>
    </w:p>
  </w:comment>
  <w:comment w:id="659" w:author="Windows User" w:date="2015-10-30T08:56:00Z" w:initials="BS">
    <w:p w14:paraId="3A4414A4" w14:textId="77777777" w:rsidR="00626974" w:rsidRDefault="00626974" w:rsidP="00E35F1F">
      <w:pPr>
        <w:pStyle w:val="CommentText"/>
      </w:pPr>
      <w:r>
        <w:rPr>
          <w:rStyle w:val="CommentReference"/>
        </w:rPr>
        <w:annotationRef/>
      </w:r>
      <w:r>
        <w:t>or iwn?</w:t>
      </w:r>
    </w:p>
  </w:comment>
  <w:comment w:id="663" w:author="Windows User" w:date="2015-10-30T08:56:00Z" w:initials="BS">
    <w:p w14:paraId="60D89983" w14:textId="77777777" w:rsidR="00626974" w:rsidRDefault="00626974" w:rsidP="00E35F1F">
      <w:pPr>
        <w:pStyle w:val="CommentText"/>
      </w:pPr>
      <w:r>
        <w:rPr>
          <w:rStyle w:val="CommentReference"/>
        </w:rPr>
        <w:annotationRef/>
      </w:r>
      <w:r>
        <w:t>perpetual lamp?</w:t>
      </w:r>
    </w:p>
  </w:comment>
  <w:comment w:id="664" w:author="Windows User" w:date="2015-10-30T08:56:00Z" w:initials="BS">
    <w:p w14:paraId="708630CC" w14:textId="77777777" w:rsidR="00626974" w:rsidRDefault="00626974" w:rsidP="00E35F1F">
      <w:pPr>
        <w:pStyle w:val="CommentText"/>
      </w:pPr>
      <w:r>
        <w:rPr>
          <w:rStyle w:val="CommentReference"/>
        </w:rPr>
        <w:annotationRef/>
      </w:r>
      <w:r>
        <w:t>parousia?</w:t>
      </w:r>
    </w:p>
  </w:comment>
  <w:comment w:id="665" w:author="Windows User" w:date="2015-10-30T08:56:00Z" w:initials="BS">
    <w:p w14:paraId="670AE5C3" w14:textId="77777777" w:rsidR="00626974" w:rsidRDefault="00626974" w:rsidP="00E35F1F">
      <w:pPr>
        <w:pStyle w:val="CommentText"/>
      </w:pPr>
      <w:r>
        <w:rPr>
          <w:rStyle w:val="CommentReference"/>
        </w:rPr>
        <w:annotationRef/>
      </w:r>
      <w:r>
        <w:t>tense?</w:t>
      </w:r>
    </w:p>
  </w:comment>
  <w:comment w:id="666" w:author="Windows User" w:date="2015-10-30T08:56:00Z" w:initials="BS">
    <w:p w14:paraId="281D5A29" w14:textId="77777777" w:rsidR="00626974" w:rsidRDefault="00626974" w:rsidP="00E35F1F">
      <w:pPr>
        <w:pStyle w:val="CommentText"/>
      </w:pPr>
      <w:r>
        <w:rPr>
          <w:rStyle w:val="CommentReference"/>
        </w:rPr>
        <w:annotationRef/>
      </w:r>
      <w:r>
        <w:t>enlightens?</w:t>
      </w:r>
    </w:p>
  </w:comment>
  <w:comment w:id="667" w:author="Windows User" w:date="2015-10-30T08:56:00Z" w:initials="BS">
    <w:p w14:paraId="09189517" w14:textId="77777777" w:rsidR="00626974" w:rsidRDefault="00626974" w:rsidP="00E35F1F">
      <w:pPr>
        <w:pStyle w:val="CommentText"/>
      </w:pPr>
      <w:r>
        <w:rPr>
          <w:rStyle w:val="CommentReference"/>
        </w:rPr>
        <w:annotationRef/>
      </w:r>
      <w:r>
        <w:t>exalt or magnify?</w:t>
      </w:r>
    </w:p>
  </w:comment>
  <w:comment w:id="668" w:author="Windows User" w:date="2015-10-30T08:56:00Z" w:initials="BS">
    <w:p w14:paraId="0F1C3DB1" w14:textId="77777777" w:rsidR="00626974" w:rsidRDefault="00626974" w:rsidP="00E35F1F">
      <w:pPr>
        <w:pStyle w:val="CommentText"/>
      </w:pPr>
      <w:r>
        <w:rPr>
          <w:rStyle w:val="CommentReference"/>
        </w:rPr>
        <w:annotationRef/>
      </w:r>
      <w:r>
        <w:t>or iwn?</w:t>
      </w:r>
    </w:p>
  </w:comment>
  <w:comment w:id="672" w:author="Windows User" w:date="2015-10-30T08:56:00Z" w:initials="BS">
    <w:p w14:paraId="49777AD4" w14:textId="77777777" w:rsidR="00626974" w:rsidRDefault="00626974" w:rsidP="00E35F1F">
      <w:pPr>
        <w:pStyle w:val="CommentText"/>
      </w:pPr>
      <w:r>
        <w:rPr>
          <w:rStyle w:val="CommentReference"/>
        </w:rPr>
        <w:annotationRef/>
      </w:r>
      <w:r>
        <w:t>this order better or worse?</w:t>
      </w:r>
    </w:p>
  </w:comment>
  <w:comment w:id="673" w:author="Windows User" w:date="2015-10-30T08:56:00Z" w:initials="BS">
    <w:p w14:paraId="07AFF474" w14:textId="77777777" w:rsidR="00626974" w:rsidRDefault="00626974" w:rsidP="00E35F1F">
      <w:pPr>
        <w:pStyle w:val="CommentText"/>
      </w:pPr>
      <w:r>
        <w:rPr>
          <w:rStyle w:val="CommentReference"/>
        </w:rPr>
        <w:annotationRef/>
      </w:r>
      <w:r>
        <w:t>I think upon should stay here</w:t>
      </w:r>
    </w:p>
  </w:comment>
  <w:comment w:id="674" w:author="Windows User" w:date="2015-10-30T08:56:00Z" w:initials="BS">
    <w:p w14:paraId="0441CD07" w14:textId="77777777" w:rsidR="00626974" w:rsidRDefault="00626974" w:rsidP="00E35F1F">
      <w:pPr>
        <w:pStyle w:val="CommentText"/>
      </w:pPr>
      <w:r>
        <w:rPr>
          <w:rStyle w:val="CommentReference"/>
        </w:rPr>
        <w:annotationRef/>
      </w:r>
      <w:r>
        <w:t>exalt or magnify?</w:t>
      </w:r>
    </w:p>
  </w:comment>
  <w:comment w:id="675" w:author="Windows User" w:date="2015-10-30T08:56:00Z" w:initials="BS">
    <w:p w14:paraId="6B633293" w14:textId="77777777" w:rsidR="00626974" w:rsidRDefault="00626974" w:rsidP="00E35F1F">
      <w:pPr>
        <w:pStyle w:val="CommentText"/>
      </w:pPr>
      <w:r>
        <w:rPr>
          <w:rStyle w:val="CommentReference"/>
        </w:rPr>
        <w:annotationRef/>
      </w:r>
      <w:r>
        <w:t>or iwn?</w:t>
      </w:r>
    </w:p>
  </w:comment>
  <w:comment w:id="683" w:author="Windows User" w:date="2015-10-30T08:56:00Z" w:initials="BS">
    <w:p w14:paraId="5798119C" w14:textId="77777777" w:rsidR="00626974" w:rsidRDefault="00626974"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626974" w:rsidRDefault="00626974"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626974" w:rsidRDefault="00626974"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626974" w:rsidRDefault="00626974"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626974" w:rsidRDefault="00626974" w:rsidP="00E35F1F">
      <w:pPr>
        <w:pStyle w:val="CommentText"/>
      </w:pPr>
      <w:r>
        <w:rPr>
          <w:rStyle w:val="CommentReference"/>
        </w:rPr>
        <w:annotationRef/>
      </w:r>
      <w:r>
        <w:t>exalt or magnify?</w:t>
      </w:r>
    </w:p>
  </w:comment>
  <w:comment w:id="688" w:author="Windows User" w:date="2015-10-30T08:56:00Z" w:initials="BS">
    <w:p w14:paraId="6604F03B" w14:textId="77777777" w:rsidR="00626974" w:rsidRDefault="00626974" w:rsidP="00E35F1F">
      <w:pPr>
        <w:pStyle w:val="CommentText"/>
      </w:pPr>
      <w:r>
        <w:rPr>
          <w:rStyle w:val="CommentReference"/>
        </w:rPr>
        <w:annotationRef/>
      </w:r>
      <w:r>
        <w:t>or iwn?</w:t>
      </w:r>
    </w:p>
  </w:comment>
  <w:comment w:id="692" w:author="Windows User" w:date="2015-10-30T08:56:00Z" w:initials="BS">
    <w:p w14:paraId="6680EED5" w14:textId="77777777" w:rsidR="00626974" w:rsidRDefault="00626974" w:rsidP="00E35F1F">
      <w:pPr>
        <w:pStyle w:val="CommentText"/>
      </w:pPr>
      <w:r>
        <w:rPr>
          <w:rStyle w:val="CommentReference"/>
        </w:rPr>
        <w:annotationRef/>
      </w:r>
      <w:r>
        <w:t>does this work?</w:t>
      </w:r>
    </w:p>
  </w:comment>
  <w:comment w:id="693" w:author="Windows User" w:date="2015-10-30T08:56:00Z" w:initials="BS">
    <w:p w14:paraId="7B5754B1" w14:textId="77777777" w:rsidR="00626974" w:rsidRDefault="00626974" w:rsidP="00E35F1F">
      <w:pPr>
        <w:pStyle w:val="CommentText"/>
      </w:pPr>
      <w:r>
        <w:rPr>
          <w:rStyle w:val="CommentReference"/>
        </w:rPr>
        <w:annotationRef/>
      </w:r>
      <w:r>
        <w:t>is this right?</w:t>
      </w:r>
    </w:p>
  </w:comment>
  <w:comment w:id="694" w:author="Windows User" w:date="2015-10-30T08:56:00Z" w:initials="BS">
    <w:p w14:paraId="6058F90B" w14:textId="77777777" w:rsidR="00626974" w:rsidRDefault="00626974" w:rsidP="00E35F1F">
      <w:pPr>
        <w:pStyle w:val="CommentText"/>
      </w:pPr>
      <w:r>
        <w:rPr>
          <w:rStyle w:val="CommentReference"/>
        </w:rPr>
        <w:annotationRef/>
      </w:r>
      <w:r>
        <w:t>?</w:t>
      </w:r>
    </w:p>
  </w:comment>
  <w:comment w:id="695" w:author="Windows User" w:date="2015-10-30T08:56:00Z" w:initials="BS">
    <w:p w14:paraId="505706D1" w14:textId="77777777" w:rsidR="00626974" w:rsidRDefault="00626974" w:rsidP="00E35F1F">
      <w:pPr>
        <w:pStyle w:val="CommentText"/>
      </w:pPr>
      <w:r>
        <w:rPr>
          <w:rStyle w:val="CommentReference"/>
        </w:rPr>
        <w:annotationRef/>
      </w:r>
      <w:r>
        <w:t>about or to?</w:t>
      </w:r>
    </w:p>
  </w:comment>
  <w:comment w:id="696" w:author="Windows User" w:date="2015-10-30T08:56:00Z" w:initials="BS">
    <w:p w14:paraId="35AD6860" w14:textId="77777777" w:rsidR="00626974" w:rsidRDefault="00626974" w:rsidP="00E35F1F">
      <w:pPr>
        <w:pStyle w:val="CommentText"/>
      </w:pPr>
      <w:r>
        <w:rPr>
          <w:rStyle w:val="CommentReference"/>
        </w:rPr>
        <w:annotationRef/>
      </w:r>
      <w:r>
        <w:t>proclaim or cry?</w:t>
      </w:r>
    </w:p>
  </w:comment>
  <w:comment w:id="697" w:author="Windows User" w:date="2015-10-30T08:56:00Z" w:initials="BS">
    <w:p w14:paraId="588A0CA8" w14:textId="77777777" w:rsidR="00626974" w:rsidRDefault="00626974" w:rsidP="00E35F1F">
      <w:pPr>
        <w:pStyle w:val="CommentText"/>
      </w:pPr>
      <w:r>
        <w:rPr>
          <w:rStyle w:val="CommentReference"/>
        </w:rPr>
        <w:annotationRef/>
      </w:r>
      <w:r>
        <w:t>??</w:t>
      </w:r>
    </w:p>
  </w:comment>
  <w:comment w:id="698" w:author="Windows User" w:date="2015-10-30T08:56:00Z" w:initials="BS">
    <w:p w14:paraId="43146472" w14:textId="77777777" w:rsidR="00626974" w:rsidRDefault="00626974" w:rsidP="00E35F1F">
      <w:pPr>
        <w:pStyle w:val="CommentText"/>
      </w:pPr>
      <w:r>
        <w:rPr>
          <w:rStyle w:val="CommentReference"/>
        </w:rPr>
        <w:annotationRef/>
      </w:r>
      <w:r>
        <w:t>just?</w:t>
      </w:r>
    </w:p>
  </w:comment>
  <w:comment w:id="699" w:author="Windows User" w:date="2015-10-30T08:56:00Z" w:initials="BS">
    <w:p w14:paraId="005E33F9" w14:textId="77777777" w:rsidR="00626974" w:rsidRDefault="00626974" w:rsidP="00E35F1F">
      <w:pPr>
        <w:pStyle w:val="CommentText"/>
      </w:pPr>
      <w:r>
        <w:rPr>
          <w:rStyle w:val="CommentReference"/>
        </w:rPr>
        <w:annotationRef/>
      </w:r>
      <w:r>
        <w:t>chaste or meek?</w:t>
      </w:r>
    </w:p>
  </w:comment>
  <w:comment w:id="700" w:author="Windows User" w:date="2015-10-30T08:56:00Z" w:initials="BS">
    <w:p w14:paraId="38FC80AB" w14:textId="77777777" w:rsidR="00626974" w:rsidRDefault="00626974" w:rsidP="00E35F1F">
      <w:pPr>
        <w:pStyle w:val="CommentText"/>
      </w:pPr>
      <w:r>
        <w:rPr>
          <w:rStyle w:val="CommentReference"/>
        </w:rPr>
        <w:annotationRef/>
      </w:r>
      <w:r>
        <w:t>St. Isaac? Holy issac?</w:t>
      </w:r>
    </w:p>
  </w:comment>
  <w:comment w:id="701" w:author="Windows User" w:date="2015-10-30T08:56:00Z" w:initials="BS">
    <w:p w14:paraId="49E0F637" w14:textId="77777777" w:rsidR="00626974" w:rsidRDefault="00626974" w:rsidP="00E35F1F">
      <w:pPr>
        <w:pStyle w:val="CommentText"/>
      </w:pPr>
      <w:r>
        <w:rPr>
          <w:rStyle w:val="CommentReference"/>
        </w:rPr>
        <w:annotationRef/>
      </w:r>
      <w:r>
        <w:t>ten thousand time?</w:t>
      </w:r>
    </w:p>
  </w:comment>
  <w:comment w:id="702" w:author="Windows User" w:date="2015-10-30T08:56:00Z" w:initials="BS">
    <w:p w14:paraId="565278E4" w14:textId="77777777" w:rsidR="00626974" w:rsidRDefault="00626974"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626974" w:rsidRDefault="00626974" w:rsidP="00E35F1F">
      <w:pPr>
        <w:pStyle w:val="CommentText"/>
      </w:pPr>
      <w:r>
        <w:rPr>
          <w:rStyle w:val="CommentReference"/>
        </w:rPr>
        <w:annotationRef/>
      </w:r>
      <w:r>
        <w:t>honour or pride?</w:t>
      </w:r>
    </w:p>
  </w:comment>
  <w:comment w:id="704" w:author="Windows User" w:date="2015-10-30T08:56:00Z" w:initials="BS">
    <w:p w14:paraId="28840E47" w14:textId="77777777" w:rsidR="00626974" w:rsidRDefault="00626974" w:rsidP="00E35F1F">
      <w:pPr>
        <w:pStyle w:val="CommentText"/>
      </w:pPr>
      <w:r>
        <w:rPr>
          <w:rStyle w:val="CommentReference"/>
        </w:rPr>
        <w:annotationRef/>
      </w:r>
      <w:r>
        <w:t>spouse or friend???</w:t>
      </w:r>
    </w:p>
  </w:comment>
  <w:comment w:id="705" w:author="Windows User" w:date="2015-10-30T08:56:00Z" w:initials="BS">
    <w:p w14:paraId="6D247103" w14:textId="77777777" w:rsidR="00626974" w:rsidRDefault="00626974"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626974" w:rsidRDefault="00626974"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626974" w:rsidRDefault="00626974"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626974" w:rsidRDefault="00626974">
      <w:pPr>
        <w:pStyle w:val="CommentText"/>
      </w:pPr>
      <w:r>
        <w:rPr>
          <w:rStyle w:val="CommentReference"/>
        </w:rPr>
        <w:annotationRef/>
      </w:r>
      <w:r>
        <w:t>check</w:t>
      </w:r>
    </w:p>
  </w:comment>
  <w:comment w:id="709" w:author="Windows User" w:date="2015-10-30T08:56:00Z" w:initials="BS">
    <w:p w14:paraId="5E07F016" w14:textId="77777777" w:rsidR="00626974" w:rsidRDefault="00626974"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626974" w:rsidRDefault="00626974"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626974" w:rsidRDefault="00626974" w:rsidP="00E35F1F">
      <w:pPr>
        <w:pStyle w:val="CommentText"/>
      </w:pPr>
      <w:r>
        <w:rPr>
          <w:rStyle w:val="CommentReference"/>
        </w:rPr>
        <w:annotationRef/>
      </w:r>
      <w:r>
        <w:t>Are more honoured?</w:t>
      </w:r>
    </w:p>
  </w:comment>
  <w:comment w:id="718" w:author="Windows User" w:date="2015-10-30T08:56:00Z" w:initials="WU">
    <w:p w14:paraId="38104BB5" w14:textId="77777777" w:rsidR="00626974" w:rsidRDefault="00626974"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626974" w:rsidRDefault="00626974"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626974" w:rsidRDefault="00626974"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626974" w:rsidRDefault="00626974" w:rsidP="00E35F1F">
      <w:pPr>
        <w:pStyle w:val="CommentText"/>
      </w:pPr>
      <w:r>
        <w:rPr>
          <w:rStyle w:val="CommentReference"/>
        </w:rPr>
        <w:annotationRef/>
      </w:r>
      <w:r>
        <w:t>The Virgin Mary?</w:t>
      </w:r>
    </w:p>
  </w:comment>
  <w:comment w:id="731" w:author="Windows User" w:date="2015-10-30T08:56:00Z" w:initials="WU">
    <w:p w14:paraId="104BFD73" w14:textId="77777777" w:rsidR="00626974" w:rsidRDefault="00626974"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626974" w:rsidRDefault="00626974"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626974" w:rsidRDefault="00626974" w:rsidP="00E35F1F">
      <w:pPr>
        <w:pStyle w:val="CommentText"/>
      </w:pPr>
      <w:r>
        <w:rPr>
          <w:rStyle w:val="CommentReference"/>
        </w:rPr>
        <w:annotationRef/>
      </w:r>
      <w:r>
        <w:t>Not lampstand?</w:t>
      </w:r>
    </w:p>
  </w:comment>
  <w:comment w:id="737" w:author="Windows User" w:date="2015-10-30T08:56:00Z" w:initials="WU">
    <w:p w14:paraId="71035455" w14:textId="77777777" w:rsidR="00626974" w:rsidRDefault="00626974"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626974" w:rsidRDefault="0062697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626974" w:rsidRDefault="00626974" w:rsidP="00E35F1F">
      <w:pPr>
        <w:pStyle w:val="CommentText"/>
      </w:pPr>
      <w:r>
        <w:rPr>
          <w:rStyle w:val="CommentReference"/>
        </w:rPr>
        <w:annotationRef/>
      </w:r>
      <w:r>
        <w:t>Tense(s) of this vs?</w:t>
      </w:r>
    </w:p>
  </w:comment>
  <w:comment w:id="743" w:author="Windows User" w:date="2015-10-30T08:56:00Z" w:initials="WU">
    <w:p w14:paraId="596EE3A5" w14:textId="77777777" w:rsidR="00626974" w:rsidRDefault="00626974"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626974" w:rsidRPr="00745B45" w:rsidRDefault="00626974"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626974" w:rsidRDefault="00626974"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626974" w:rsidRDefault="00626974"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626974" w:rsidRDefault="00626974" w:rsidP="00E35F1F">
      <w:pPr>
        <w:pStyle w:val="CommentText"/>
      </w:pPr>
      <w:r>
        <w:rPr>
          <w:rStyle w:val="CommentReference"/>
        </w:rPr>
        <w:annotationRef/>
      </w:r>
      <w:r>
        <w:t>Care or concern?</w:t>
      </w:r>
    </w:p>
  </w:comment>
  <w:comment w:id="757" w:author="Windows User" w:date="2015-10-30T08:56:00Z" w:initials="WU">
    <w:p w14:paraId="78E58888" w14:textId="77777777" w:rsidR="00626974" w:rsidRDefault="00626974"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626974" w:rsidRDefault="00626974" w:rsidP="00E35F1F">
      <w:pPr>
        <w:pStyle w:val="CommentText"/>
      </w:pPr>
      <w:r>
        <w:rPr>
          <w:rStyle w:val="CommentReference"/>
        </w:rPr>
        <w:annotationRef/>
      </w:r>
      <w:r>
        <w:t>Exceedingly? Too? So?</w:t>
      </w:r>
    </w:p>
  </w:comment>
  <w:comment w:id="767" w:author="Windows User" w:date="2015-10-30T08:56:00Z" w:initials="WU">
    <w:p w14:paraId="6849FDD2" w14:textId="77777777" w:rsidR="00626974" w:rsidRDefault="00626974" w:rsidP="00E35F1F">
      <w:pPr>
        <w:pStyle w:val="CommentText"/>
      </w:pPr>
      <w:r>
        <w:rPr>
          <w:rStyle w:val="CommentReference"/>
        </w:rPr>
        <w:annotationRef/>
      </w:r>
      <w:r>
        <w:t>Ramez, I or me?</w:t>
      </w:r>
    </w:p>
  </w:comment>
  <w:comment w:id="768" w:author="Windows User" w:date="2015-10-30T08:56:00Z" w:initials="WU">
    <w:p w14:paraId="799B59FF" w14:textId="77777777" w:rsidR="00626974" w:rsidRDefault="00626974"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626974" w:rsidRDefault="00626974"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626974" w:rsidRDefault="00626974" w:rsidP="00E35F1F">
      <w:pPr>
        <w:pStyle w:val="CommentText"/>
      </w:pPr>
      <w:r>
        <w:rPr>
          <w:rStyle w:val="CommentReference"/>
        </w:rPr>
        <w:annotationRef/>
      </w:r>
      <w:r>
        <w:t>Kind-hearted or merciful?</w:t>
      </w:r>
    </w:p>
  </w:comment>
  <w:comment w:id="771" w:author="Windows User" w:date="2015-10-30T08:56:00Z" w:initials="WU">
    <w:p w14:paraId="1370FE87" w14:textId="77777777" w:rsidR="00626974" w:rsidRDefault="00626974" w:rsidP="00E35F1F">
      <w:pPr>
        <w:pStyle w:val="CommentText"/>
      </w:pPr>
      <w:r>
        <w:rPr>
          <w:rStyle w:val="CommentReference"/>
        </w:rPr>
        <w:annotationRef/>
      </w:r>
      <w:r>
        <w:t>Compassions or tender mercies?</w:t>
      </w:r>
    </w:p>
  </w:comment>
  <w:comment w:id="772" w:author="Windows User" w:date="2015-10-30T08:56:00Z" w:initials="WU">
    <w:p w14:paraId="70E14B72" w14:textId="77777777" w:rsidR="00626974" w:rsidRDefault="00626974" w:rsidP="00E35F1F">
      <w:pPr>
        <w:pStyle w:val="CommentText"/>
      </w:pPr>
      <w:r>
        <w:rPr>
          <w:rStyle w:val="CommentReference"/>
        </w:rPr>
        <w:annotationRef/>
      </w:r>
      <w:r>
        <w:t>May He or that He may</w:t>
      </w:r>
    </w:p>
  </w:comment>
  <w:comment w:id="784" w:author="Windows User" w:date="2015-10-30T08:56:00Z" w:initials="BS">
    <w:p w14:paraId="1CD83694" w14:textId="77777777" w:rsidR="00626974" w:rsidRDefault="00626974" w:rsidP="00E35F1F">
      <w:pPr>
        <w:pStyle w:val="CommentText"/>
      </w:pPr>
      <w:r>
        <w:rPr>
          <w:rStyle w:val="CommentReference"/>
        </w:rPr>
        <w:annotationRef/>
      </w:r>
      <w:r>
        <w:t>very greatly is redundant...</w:t>
      </w:r>
    </w:p>
  </w:comment>
  <w:comment w:id="785" w:author="Windows User" w:date="2015-10-30T08:56:00Z" w:initials="BS">
    <w:p w14:paraId="2DB29619" w14:textId="77777777" w:rsidR="00626974" w:rsidRDefault="00626974" w:rsidP="00E35F1F">
      <w:pPr>
        <w:pStyle w:val="CommentText"/>
      </w:pPr>
      <w:r>
        <w:rPr>
          <w:rStyle w:val="CommentReference"/>
        </w:rPr>
        <w:annotationRef/>
      </w:r>
      <w:r>
        <w:t>above? in?</w:t>
      </w:r>
    </w:p>
  </w:comment>
  <w:comment w:id="786" w:author="Windows User" w:date="2015-10-30T08:56:00Z" w:initials="BS">
    <w:p w14:paraId="3734F7C0" w14:textId="77777777" w:rsidR="00626974" w:rsidRDefault="00626974"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626974" w:rsidRDefault="00626974" w:rsidP="00E35F1F">
      <w:pPr>
        <w:pStyle w:val="CommentText"/>
      </w:pPr>
      <w:r>
        <w:rPr>
          <w:rStyle w:val="CommentReference"/>
        </w:rPr>
        <w:annotationRef/>
      </w:r>
      <w:r>
        <w:t>mediated or put into practice?</w:t>
      </w:r>
    </w:p>
  </w:comment>
  <w:comment w:id="788" w:author="Windows User" w:date="2015-10-30T08:56:00Z" w:initials="BS">
    <w:p w14:paraId="6417B5A7" w14:textId="77777777" w:rsidR="00626974" w:rsidRDefault="00626974"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626974" w:rsidRDefault="00626974"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626974" w:rsidRDefault="00626974" w:rsidP="00E35F1F">
      <w:pPr>
        <w:pStyle w:val="CommentText"/>
      </w:pPr>
      <w:r>
        <w:rPr>
          <w:rStyle w:val="CommentReference"/>
        </w:rPr>
        <w:annotationRef/>
      </w:r>
      <w:r>
        <w:t>thoughts or senses?</w:t>
      </w:r>
    </w:p>
  </w:comment>
  <w:comment w:id="791" w:author="Windows User" w:date="2015-10-30T08:56:00Z" w:initials="BS">
    <w:p w14:paraId="5092C47C" w14:textId="77777777" w:rsidR="00626974" w:rsidRDefault="00626974" w:rsidP="00E35F1F">
      <w:pPr>
        <w:pStyle w:val="CommentText"/>
      </w:pPr>
      <w:r>
        <w:rPr>
          <w:rStyle w:val="CommentReference"/>
        </w:rPr>
        <w:annotationRef/>
      </w:r>
      <w:r>
        <w:t>lay? set? cast?</w:t>
      </w:r>
    </w:p>
  </w:comment>
  <w:comment w:id="792" w:author="Windows User" w:date="2015-10-30T08:56:00Z" w:initials="BS">
    <w:p w14:paraId="2988A4E9" w14:textId="77777777" w:rsidR="00626974" w:rsidRDefault="00626974"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626974" w:rsidRDefault="00626974" w:rsidP="00E35F1F">
      <w:pPr>
        <w:pStyle w:val="CommentText"/>
      </w:pPr>
      <w:r>
        <w:rPr>
          <w:rStyle w:val="CommentReference"/>
        </w:rPr>
        <w:annotationRef/>
      </w:r>
      <w:r>
        <w:t>types?</w:t>
      </w:r>
    </w:p>
  </w:comment>
  <w:comment w:id="802" w:author="Windows User" w:date="2015-10-30T08:56:00Z" w:initials="BS">
    <w:p w14:paraId="6A283326" w14:textId="77777777" w:rsidR="00626974" w:rsidRDefault="00626974"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626974" w:rsidRDefault="00626974" w:rsidP="00E35F1F">
      <w:pPr>
        <w:pStyle w:val="CommentText"/>
      </w:pPr>
      <w:r>
        <w:rPr>
          <w:rStyle w:val="CommentReference"/>
        </w:rPr>
        <w:annotationRef/>
      </w:r>
      <w:r>
        <w:t>risen, or shone?</w:t>
      </w:r>
    </w:p>
  </w:comment>
  <w:comment w:id="807" w:author="Windows User" w:date="2015-10-30T08:56:00Z" w:initials="BS">
    <w:p w14:paraId="301FA11B" w14:textId="77777777" w:rsidR="00626974" w:rsidRDefault="00626974" w:rsidP="00D65FD4">
      <w:pPr>
        <w:pStyle w:val="CommentText"/>
      </w:pPr>
      <w:r>
        <w:rPr>
          <w:rStyle w:val="CommentReference"/>
        </w:rPr>
        <w:annotationRef/>
      </w:r>
      <w:r>
        <w:t>risen, or shone?</w:t>
      </w:r>
    </w:p>
  </w:comment>
  <w:comment w:id="811" w:author="Windows User" w:date="2015-10-30T08:56:00Z" w:initials="BS">
    <w:p w14:paraId="4B4155FC" w14:textId="77777777" w:rsidR="00626974" w:rsidRDefault="00626974" w:rsidP="00E35F1F">
      <w:pPr>
        <w:pStyle w:val="CommentText"/>
      </w:pPr>
      <w:r>
        <w:rPr>
          <w:rStyle w:val="CommentReference"/>
        </w:rPr>
        <w:annotationRef/>
      </w:r>
      <w:r>
        <w:t>cap?</w:t>
      </w:r>
    </w:p>
  </w:comment>
  <w:comment w:id="812" w:author="Windows User" w:date="2015-10-30T08:56:00Z" w:initials="BS">
    <w:p w14:paraId="248C83A2" w14:textId="77777777" w:rsidR="00626974" w:rsidRDefault="00626974" w:rsidP="00E35F1F">
      <w:pPr>
        <w:pStyle w:val="CommentText"/>
      </w:pPr>
      <w:r>
        <w:rPr>
          <w:rStyle w:val="CommentReference"/>
        </w:rPr>
        <w:annotationRef/>
      </w:r>
      <w:r>
        <w:t>save? redeem?</w:t>
      </w:r>
    </w:p>
  </w:comment>
  <w:comment w:id="813" w:author="Windows User" w:date="2015-10-30T08:56:00Z" w:initials="BS">
    <w:p w14:paraId="4C7BFCC0" w14:textId="77777777" w:rsidR="00626974" w:rsidRDefault="00626974" w:rsidP="00D65FD4">
      <w:pPr>
        <w:pStyle w:val="CommentText"/>
      </w:pPr>
      <w:r>
        <w:rPr>
          <w:rStyle w:val="CommentReference"/>
        </w:rPr>
        <w:annotationRef/>
      </w:r>
      <w:r>
        <w:t>risen, or shone?</w:t>
      </w:r>
    </w:p>
  </w:comment>
  <w:comment w:id="817" w:author="Windows User" w:date="2015-10-30T08:56:00Z" w:initials="BS">
    <w:p w14:paraId="2390D3F4" w14:textId="77777777" w:rsidR="00626974" w:rsidRDefault="00626974" w:rsidP="00E35F1F">
      <w:pPr>
        <w:pStyle w:val="CommentText"/>
      </w:pPr>
      <w:r>
        <w:rPr>
          <w:rStyle w:val="CommentReference"/>
        </w:rPr>
        <w:annotationRef/>
      </w:r>
      <w:r>
        <w:t>or should " be down here</w:t>
      </w:r>
    </w:p>
  </w:comment>
  <w:comment w:id="818" w:author="Windows User" w:date="2015-10-30T08:56:00Z" w:initials="BS">
    <w:p w14:paraId="6D6C2E53" w14:textId="77777777" w:rsidR="00626974" w:rsidRDefault="00626974" w:rsidP="00D65FD4">
      <w:pPr>
        <w:pStyle w:val="CommentText"/>
      </w:pPr>
      <w:r>
        <w:rPr>
          <w:rStyle w:val="CommentReference"/>
        </w:rPr>
        <w:annotationRef/>
      </w:r>
      <w:r>
        <w:t>risen, or shone?</w:t>
      </w:r>
    </w:p>
  </w:comment>
  <w:comment w:id="822" w:author="Windows User" w:date="2015-10-30T08:56:00Z" w:initials="BS">
    <w:p w14:paraId="061FF9BB" w14:textId="77777777" w:rsidR="00626974" w:rsidRDefault="00626974"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626974" w:rsidRDefault="00626974" w:rsidP="00D65FD4">
      <w:pPr>
        <w:pStyle w:val="CommentText"/>
      </w:pPr>
      <w:r>
        <w:rPr>
          <w:rStyle w:val="CommentReference"/>
        </w:rPr>
        <w:annotationRef/>
      </w:r>
      <w:r>
        <w:t>risen, or shone?</w:t>
      </w:r>
    </w:p>
  </w:comment>
  <w:comment w:id="827" w:author="Windows User" w:date="2015-10-30T08:56:00Z" w:initials="BS">
    <w:p w14:paraId="13BC365B" w14:textId="77777777" w:rsidR="00626974" w:rsidRDefault="00626974"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626974" w:rsidRDefault="00626974"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626974" w:rsidRDefault="00626974" w:rsidP="00D65FD4">
      <w:pPr>
        <w:pStyle w:val="CommentText"/>
      </w:pPr>
      <w:r>
        <w:rPr>
          <w:rStyle w:val="CommentReference"/>
        </w:rPr>
        <w:annotationRef/>
      </w:r>
      <w:r>
        <w:t>risen, or shone?</w:t>
      </w:r>
    </w:p>
  </w:comment>
  <w:comment w:id="833" w:author="Windows User" w:date="2015-10-30T08:56:00Z" w:initials="BS">
    <w:p w14:paraId="690C098D" w14:textId="77777777" w:rsidR="00626974" w:rsidRDefault="00626974" w:rsidP="00D65FD4">
      <w:pPr>
        <w:pStyle w:val="CommentText"/>
      </w:pPr>
      <w:r>
        <w:rPr>
          <w:rStyle w:val="CommentReference"/>
        </w:rPr>
        <w:annotationRef/>
      </w:r>
      <w:r>
        <w:t>risen, or shone?</w:t>
      </w:r>
    </w:p>
  </w:comment>
  <w:comment w:id="837" w:author="Windows User" w:date="2015-10-30T08:56:00Z" w:initials="BS">
    <w:p w14:paraId="47406125" w14:textId="77777777" w:rsidR="00626974" w:rsidRDefault="00626974" w:rsidP="00E35F1F">
      <w:pPr>
        <w:pStyle w:val="CommentText"/>
      </w:pPr>
      <w:r>
        <w:rPr>
          <w:rStyle w:val="CommentReference"/>
        </w:rPr>
        <w:annotationRef/>
      </w:r>
      <w:r>
        <w:t>dividing wall?</w:t>
      </w:r>
    </w:p>
  </w:comment>
  <w:comment w:id="838" w:author="Windows User" w:date="2015-10-30T08:56:00Z" w:initials="BS">
    <w:p w14:paraId="3115FE96" w14:textId="77777777" w:rsidR="00626974" w:rsidRDefault="00626974" w:rsidP="00D65FD4">
      <w:pPr>
        <w:pStyle w:val="CommentText"/>
      </w:pPr>
      <w:r>
        <w:rPr>
          <w:rStyle w:val="CommentReference"/>
        </w:rPr>
        <w:annotationRef/>
      </w:r>
      <w:r>
        <w:t>risen, or shone?</w:t>
      </w:r>
    </w:p>
  </w:comment>
  <w:comment w:id="842" w:author="Windows User" w:date="2015-10-30T08:56:00Z" w:initials="BS">
    <w:p w14:paraId="0BDB9E8A" w14:textId="77777777" w:rsidR="00626974" w:rsidRDefault="00626974"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626974" w:rsidRDefault="00626974"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626974" w:rsidRDefault="00626974"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626974" w:rsidRDefault="00626974"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626974" w:rsidRDefault="00626974"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626974" w:rsidRDefault="00626974" w:rsidP="00E35F1F">
      <w:pPr>
        <w:pStyle w:val="CommentText"/>
      </w:pPr>
      <w:r>
        <w:rPr>
          <w:rStyle w:val="CommentReference"/>
        </w:rPr>
        <w:annotationRef/>
      </w:r>
      <w:r>
        <w:t>or "sining"?</w:t>
      </w:r>
    </w:p>
  </w:comment>
  <w:comment w:id="848" w:author="Windows User" w:date="2015-10-30T08:56:00Z" w:initials="BS">
    <w:p w14:paraId="112875D2" w14:textId="77777777" w:rsidR="00626974" w:rsidRDefault="00626974" w:rsidP="00D65FD4">
      <w:pPr>
        <w:pStyle w:val="CommentText"/>
      </w:pPr>
      <w:r>
        <w:rPr>
          <w:rStyle w:val="CommentReference"/>
        </w:rPr>
        <w:annotationRef/>
      </w:r>
      <w:r>
        <w:t>risen, or shone?</w:t>
      </w:r>
    </w:p>
  </w:comment>
  <w:comment w:id="853" w:author="Windows User" w:date="2015-10-30T08:56:00Z" w:initials="BS">
    <w:p w14:paraId="1CF8EF29" w14:textId="77777777" w:rsidR="00626974" w:rsidRDefault="00626974"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626974" w:rsidRDefault="00626974"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626974" w:rsidRDefault="0062697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626974" w:rsidRDefault="00626974"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626974" w:rsidRDefault="00626974"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626974" w:rsidRDefault="00626974"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626974" w:rsidRDefault="00626974" w:rsidP="00E35F1F">
      <w:pPr>
        <w:pStyle w:val="CommentText"/>
      </w:pPr>
      <w:r>
        <w:rPr>
          <w:rStyle w:val="CommentReference"/>
        </w:rPr>
        <w:annotationRef/>
      </w:r>
      <w:r>
        <w:t>Received or bought?</w:t>
      </w:r>
    </w:p>
  </w:comment>
  <w:comment w:id="893" w:author="Brett Slote" w:date="2015-10-30T08:56:00Z" w:initials="BS">
    <w:p w14:paraId="6DDFB160" w14:textId="77777777" w:rsidR="00626974" w:rsidRDefault="00626974" w:rsidP="00E35F1F">
      <w:pPr>
        <w:pStyle w:val="CommentText"/>
      </w:pPr>
      <w:r>
        <w:rPr>
          <w:rStyle w:val="CommentReference"/>
        </w:rPr>
        <w:annotationRef/>
      </w:r>
      <w:r>
        <w:t>Uncircumscript?</w:t>
      </w:r>
    </w:p>
  </w:comment>
  <w:comment w:id="896" w:author="Brett Slote" w:date="2015-10-30T08:56:00Z" w:initials="BS">
    <w:p w14:paraId="39A4B3F9" w14:textId="77777777" w:rsidR="00626974" w:rsidRDefault="00626974" w:rsidP="00E35F1F">
      <w:pPr>
        <w:pStyle w:val="CommentText"/>
      </w:pPr>
      <w:r>
        <w:rPr>
          <w:rStyle w:val="CommentReference"/>
        </w:rPr>
        <w:annotationRef/>
      </w:r>
      <w:r>
        <w:t>Orthodox?</w:t>
      </w:r>
    </w:p>
  </w:comment>
  <w:comment w:id="897" w:author="Brett Slote" w:date="2015-10-30T08:56:00Z" w:initials="BS">
    <w:p w14:paraId="7E993A49" w14:textId="77777777" w:rsidR="00626974" w:rsidRDefault="00626974" w:rsidP="00E35F1F">
      <w:pPr>
        <w:pStyle w:val="CommentText"/>
      </w:pPr>
      <w:r>
        <w:rPr>
          <w:rStyle w:val="CommentReference"/>
        </w:rPr>
        <w:annotationRef/>
      </w:r>
      <w:r>
        <w:t>Faith?</w:t>
      </w:r>
    </w:p>
  </w:comment>
  <w:comment w:id="900" w:author="Brett Slote" w:date="2015-10-30T08:56:00Z" w:initials="BS">
    <w:p w14:paraId="575DF2C3" w14:textId="77777777" w:rsidR="00626974" w:rsidRDefault="00626974" w:rsidP="00E35F1F">
      <w:pPr>
        <w:pStyle w:val="CommentText"/>
      </w:pPr>
      <w:r>
        <w:rPr>
          <w:rStyle w:val="CommentReference"/>
        </w:rPr>
        <w:annotationRef/>
      </w:r>
      <w:r>
        <w:t>Need a consistent policy</w:t>
      </w:r>
    </w:p>
  </w:comment>
  <w:comment w:id="904" w:author="Brett Slote" w:date="2015-10-30T08:56:00Z" w:initials="BS">
    <w:p w14:paraId="4A370093" w14:textId="77777777" w:rsidR="00626974" w:rsidRDefault="00626974" w:rsidP="00E35F1F">
      <w:pPr>
        <w:pStyle w:val="CommentText"/>
      </w:pPr>
      <w:r>
        <w:rPr>
          <w:rStyle w:val="CommentReference"/>
        </w:rPr>
        <w:annotationRef/>
      </w:r>
      <w:r>
        <w:t>Ramez, He or Him?</w:t>
      </w:r>
    </w:p>
  </w:comment>
  <w:comment w:id="905" w:author="Brett Slote" w:date="2015-10-30T08:56:00Z" w:initials="BS">
    <w:p w14:paraId="3B1DEA29" w14:textId="77777777" w:rsidR="00626974" w:rsidRDefault="00626974" w:rsidP="00E35F1F">
      <w:pPr>
        <w:pStyle w:val="CommentText"/>
      </w:pPr>
      <w:r>
        <w:rPr>
          <w:rStyle w:val="CommentReference"/>
        </w:rPr>
        <w:annotationRef/>
      </w:r>
      <w:r>
        <w:t>On? By?</w:t>
      </w:r>
    </w:p>
  </w:comment>
  <w:comment w:id="906" w:author="Windows User" w:date="2015-11-21T13:15:00Z" w:initials="WU">
    <w:p w14:paraId="05ACE9CF" w14:textId="77777777" w:rsidR="00626974" w:rsidRDefault="00626974" w:rsidP="00E35F1F">
      <w:pPr>
        <w:pStyle w:val="CommentText"/>
      </w:pPr>
      <w:r>
        <w:rPr>
          <w:rStyle w:val="CommentReference"/>
        </w:rPr>
        <w:annotationRef/>
      </w:r>
      <w:r>
        <w:t>check</w:t>
      </w:r>
    </w:p>
  </w:comment>
  <w:comment w:id="914" w:author="Windows User" w:date="2015-10-30T08:56:00Z" w:initials="BS">
    <w:p w14:paraId="5592658B" w14:textId="77777777" w:rsidR="00626974" w:rsidRDefault="00626974"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626974" w:rsidRDefault="00626974"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626974" w:rsidRDefault="00626974" w:rsidP="00E35F1F">
      <w:pPr>
        <w:pStyle w:val="CommentText"/>
      </w:pPr>
      <w:r>
        <w:rPr>
          <w:rStyle w:val="CommentReference"/>
        </w:rPr>
        <w:annotationRef/>
      </w:r>
      <w:r>
        <w:t>adjective? severe?</w:t>
      </w:r>
    </w:p>
  </w:comment>
  <w:comment w:id="925" w:author="Windows User" w:date="2015-11-21T13:15:00Z" w:initials="WU">
    <w:p w14:paraId="071C1D6C" w14:textId="77777777" w:rsidR="00626974" w:rsidRDefault="00626974" w:rsidP="00E35F1F">
      <w:pPr>
        <w:pStyle w:val="CommentText"/>
      </w:pPr>
      <w:r>
        <w:rPr>
          <w:rStyle w:val="CommentReference"/>
        </w:rPr>
        <w:annotationRef/>
      </w:r>
      <w:r>
        <w:t>check</w:t>
      </w:r>
    </w:p>
  </w:comment>
  <w:comment w:id="927" w:author="Windows User" w:date="2015-10-30T08:56:00Z" w:initials="BS">
    <w:p w14:paraId="5CA1796C" w14:textId="77777777" w:rsidR="00626974" w:rsidRDefault="00626974" w:rsidP="00E35F1F">
      <w:pPr>
        <w:pStyle w:val="CommentText"/>
      </w:pPr>
      <w:r>
        <w:rPr>
          <w:rStyle w:val="CommentReference"/>
        </w:rPr>
        <w:annotationRef/>
      </w:r>
      <w:r>
        <w:t>too literal?</w:t>
      </w:r>
    </w:p>
  </w:comment>
  <w:comment w:id="930" w:author="Windows User" w:date="2015-10-30T08:56:00Z" w:initials="BS">
    <w:p w14:paraId="39BBFF20" w14:textId="77777777" w:rsidR="00626974" w:rsidRDefault="00626974" w:rsidP="00E35F1F">
      <w:pPr>
        <w:pStyle w:val="CommentText"/>
      </w:pPr>
      <w:r>
        <w:rPr>
          <w:rStyle w:val="CommentReference"/>
        </w:rPr>
        <w:annotationRef/>
      </w:r>
      <w:r>
        <w:t>awkward</w:t>
      </w:r>
    </w:p>
  </w:comment>
  <w:comment w:id="931" w:author="Windows User" w:date="2015-10-30T08:56:00Z" w:initials="BS">
    <w:p w14:paraId="7C372EC3" w14:textId="77777777" w:rsidR="00626974" w:rsidRDefault="00626974"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626974" w:rsidRDefault="00626974" w:rsidP="00E35F1F">
      <w:pPr>
        <w:pStyle w:val="CommentText"/>
      </w:pPr>
      <w:r>
        <w:rPr>
          <w:rStyle w:val="CommentReference"/>
        </w:rPr>
        <w:annotationRef/>
      </w:r>
      <w:r>
        <w:t>awkward</w:t>
      </w:r>
    </w:p>
  </w:comment>
  <w:comment w:id="934" w:author="Windows User" w:date="2015-10-30T08:56:00Z" w:initials="BS">
    <w:p w14:paraId="512D6CE2" w14:textId="77777777" w:rsidR="00626974" w:rsidRDefault="00626974" w:rsidP="00E35F1F">
      <w:pPr>
        <w:pStyle w:val="CommentText"/>
      </w:pPr>
      <w:r>
        <w:rPr>
          <w:rStyle w:val="CommentReference"/>
        </w:rPr>
        <w:annotationRef/>
      </w:r>
      <w:r>
        <w:t>terribly awkward</w:t>
      </w:r>
    </w:p>
  </w:comment>
  <w:comment w:id="935" w:author="Windows User" w:date="2015-11-21T13:16:00Z" w:initials="WU">
    <w:p w14:paraId="56B70852" w14:textId="77777777" w:rsidR="00626974" w:rsidRDefault="00626974" w:rsidP="00E35F1F">
      <w:pPr>
        <w:pStyle w:val="CommentText"/>
      </w:pPr>
      <w:r>
        <w:rPr>
          <w:rStyle w:val="CommentReference"/>
        </w:rPr>
        <w:annotationRef/>
      </w:r>
      <w:r>
        <w:t>check</w:t>
      </w:r>
    </w:p>
  </w:comment>
  <w:comment w:id="936" w:author="Windows User" w:date="2015-11-21T13:16:00Z" w:initials="WU">
    <w:p w14:paraId="46C7130C" w14:textId="77777777" w:rsidR="00626974" w:rsidRDefault="00626974" w:rsidP="00E35F1F">
      <w:pPr>
        <w:pStyle w:val="CommentText"/>
      </w:pPr>
      <w:r>
        <w:rPr>
          <w:rStyle w:val="CommentReference"/>
        </w:rPr>
        <w:annotationRef/>
      </w:r>
      <w:r>
        <w:t>check</w:t>
      </w:r>
    </w:p>
  </w:comment>
  <w:comment w:id="937" w:author="Windows User" w:date="2015-11-21T13:16:00Z" w:initials="WU">
    <w:p w14:paraId="5E32845B" w14:textId="77777777" w:rsidR="00626974" w:rsidRDefault="00626974" w:rsidP="00E35F1F">
      <w:pPr>
        <w:pStyle w:val="CommentText"/>
      </w:pPr>
      <w:r>
        <w:rPr>
          <w:rStyle w:val="CommentReference"/>
        </w:rPr>
        <w:annotationRef/>
      </w:r>
      <w:r>
        <w:t>check</w:t>
      </w:r>
    </w:p>
  </w:comment>
  <w:comment w:id="938" w:author="Windows User" w:date="2015-11-21T13:16:00Z" w:initials="WU">
    <w:p w14:paraId="530C7E75" w14:textId="77777777" w:rsidR="00626974" w:rsidRDefault="00626974" w:rsidP="00E35F1F">
      <w:pPr>
        <w:pStyle w:val="CommentText"/>
      </w:pPr>
      <w:r>
        <w:rPr>
          <w:rStyle w:val="CommentReference"/>
        </w:rPr>
        <w:annotationRef/>
      </w:r>
      <w:r>
        <w:t>check</w:t>
      </w:r>
    </w:p>
  </w:comment>
  <w:comment w:id="941" w:author="Windows User" w:date="2015-10-30T08:56:00Z" w:initials="BS">
    <w:p w14:paraId="215C41D2" w14:textId="77777777" w:rsidR="00626974" w:rsidRDefault="00626974" w:rsidP="00E35F1F">
      <w:pPr>
        <w:pStyle w:val="CommentText"/>
      </w:pPr>
      <w:r>
        <w:rPr>
          <w:rStyle w:val="CommentReference"/>
        </w:rPr>
        <w:annotationRef/>
      </w:r>
      <w:r>
        <w:t>sat?</w:t>
      </w:r>
    </w:p>
  </w:comment>
  <w:comment w:id="942" w:author="Windows User" w:date="2015-11-21T13:17:00Z" w:initials="WU">
    <w:p w14:paraId="6B55DDAB" w14:textId="77777777" w:rsidR="00626974" w:rsidRDefault="00626974" w:rsidP="00E35F1F">
      <w:pPr>
        <w:pStyle w:val="CommentText"/>
      </w:pPr>
      <w:r>
        <w:rPr>
          <w:rStyle w:val="CommentReference"/>
        </w:rPr>
        <w:annotationRef/>
      </w:r>
      <w:r>
        <w:t>check</w:t>
      </w:r>
    </w:p>
  </w:comment>
  <w:comment w:id="943" w:author="Windows User" w:date="2015-11-21T13:17:00Z" w:initials="WU">
    <w:p w14:paraId="5825D4CB" w14:textId="77777777" w:rsidR="00626974" w:rsidRDefault="00626974" w:rsidP="00E35F1F">
      <w:pPr>
        <w:pStyle w:val="CommentText"/>
      </w:pPr>
      <w:r>
        <w:rPr>
          <w:rStyle w:val="CommentReference"/>
        </w:rPr>
        <w:annotationRef/>
      </w:r>
      <w:r>
        <w:t>check</w:t>
      </w:r>
    </w:p>
  </w:comment>
  <w:comment w:id="946" w:author="Windows User" w:date="2015-10-30T08:56:00Z" w:initials="BS">
    <w:p w14:paraId="3E614A56" w14:textId="77777777" w:rsidR="00626974" w:rsidRDefault="00626974"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626974" w:rsidRDefault="00626974" w:rsidP="00E35F1F">
      <w:pPr>
        <w:pStyle w:val="CommentText"/>
      </w:pPr>
      <w:r>
        <w:rPr>
          <w:rStyle w:val="CommentReference"/>
        </w:rPr>
        <w:annotationRef/>
      </w:r>
      <w:r>
        <w:t>appearing?</w:t>
      </w:r>
    </w:p>
  </w:comment>
  <w:comment w:id="948" w:author="Windows User" w:date="2015-10-30T08:56:00Z" w:initials="BS">
    <w:p w14:paraId="4735348E" w14:textId="77777777" w:rsidR="00626974" w:rsidRDefault="00626974" w:rsidP="00E35F1F">
      <w:pPr>
        <w:pStyle w:val="CommentText"/>
      </w:pPr>
      <w:r>
        <w:rPr>
          <w:rStyle w:val="CommentReference"/>
        </w:rPr>
        <w:annotationRef/>
      </w:r>
      <w:r>
        <w:t>He</w:t>
      </w:r>
    </w:p>
  </w:comment>
  <w:comment w:id="955" w:author="Windows User" w:date="2015-10-30T08:56:00Z" w:initials="BS">
    <w:p w14:paraId="5F2DFD8E" w14:textId="77777777" w:rsidR="00626974" w:rsidRDefault="00626974"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626974" w:rsidRDefault="00626974">
      <w:pPr>
        <w:pStyle w:val="CommentText"/>
      </w:pPr>
      <w:r>
        <w:rPr>
          <w:rStyle w:val="CommentReference"/>
        </w:rPr>
        <w:annotationRef/>
      </w:r>
      <w:r>
        <w:t>Should this be crush?</w:t>
      </w:r>
    </w:p>
  </w:comment>
  <w:comment w:id="957" w:author="Windows User" w:date="2015-10-30T08:56:00Z" w:initials="BS">
    <w:p w14:paraId="7D69D9EF" w14:textId="77777777" w:rsidR="00626974" w:rsidRDefault="00626974"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626974" w:rsidRDefault="00626974"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626974" w:rsidRDefault="00626974"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626974" w:rsidRDefault="00626974"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626974" w:rsidRDefault="00626974"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626974" w:rsidRDefault="00626974" w:rsidP="00E35F1F">
      <w:pPr>
        <w:pStyle w:val="CommentText"/>
      </w:pPr>
      <w:r>
        <w:rPr>
          <w:rStyle w:val="CommentReference"/>
        </w:rPr>
        <w:annotationRef/>
      </w:r>
      <w:r>
        <w:t>repeat quotes or contiguious?</w:t>
      </w:r>
    </w:p>
  </w:comment>
  <w:comment w:id="973" w:author="Windows User" w:date="2015-10-30T08:56:00Z" w:initials="BS">
    <w:p w14:paraId="29400B5B" w14:textId="77777777" w:rsidR="00626974" w:rsidRDefault="00626974" w:rsidP="00E35F1F">
      <w:pPr>
        <w:pStyle w:val="CommentText"/>
      </w:pPr>
      <w:r>
        <w:rPr>
          <w:rStyle w:val="CommentReference"/>
        </w:rPr>
        <w:annotationRef/>
      </w:r>
      <w:r>
        <w:t>in strength?</w:t>
      </w:r>
    </w:p>
  </w:comment>
  <w:comment w:id="974" w:author="Windows User" w:date="2015-10-30T08:56:00Z" w:initials="BS">
    <w:p w14:paraId="19007B27" w14:textId="77777777" w:rsidR="00626974" w:rsidRDefault="00626974"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626974" w:rsidRDefault="00626974" w:rsidP="00E35F1F">
      <w:pPr>
        <w:pStyle w:val="CommentText"/>
      </w:pPr>
      <w:r>
        <w:rPr>
          <w:rStyle w:val="CommentReference"/>
        </w:rPr>
        <w:annotationRef/>
      </w:r>
      <w:r>
        <w:t>theotokos, not mav em ef Nooti</w:t>
      </w:r>
    </w:p>
  </w:comment>
  <w:comment w:id="977" w:author="Windows User" w:date="2015-10-30T08:56:00Z" w:initials="BS">
    <w:p w14:paraId="72887F8D" w14:textId="77777777" w:rsidR="00626974" w:rsidRDefault="00626974" w:rsidP="00E35F1F">
      <w:pPr>
        <w:pStyle w:val="CommentText"/>
      </w:pPr>
      <w:r>
        <w:rPr>
          <w:rStyle w:val="CommentReference"/>
        </w:rPr>
        <w:annotationRef/>
      </w:r>
      <w:r>
        <w:t>in?</w:t>
      </w:r>
    </w:p>
  </w:comment>
  <w:comment w:id="979" w:author="Windows User" w:date="2015-10-30T08:56:00Z" w:initials="BS">
    <w:p w14:paraId="79923510" w14:textId="77777777" w:rsidR="00626974" w:rsidRDefault="00626974"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626974" w:rsidRDefault="00626974" w:rsidP="00E35F1F">
      <w:pPr>
        <w:pStyle w:val="CommentText"/>
      </w:pPr>
      <w:r>
        <w:rPr>
          <w:rStyle w:val="CommentReference"/>
        </w:rPr>
        <w:annotationRef/>
      </w:r>
      <w:r>
        <w:t>tense?</w:t>
      </w:r>
    </w:p>
  </w:comment>
  <w:comment w:id="982" w:author="Windows User" w:date="2015-10-30T08:56:00Z" w:initials="BS">
    <w:p w14:paraId="2626B3B0" w14:textId="77777777" w:rsidR="00626974" w:rsidRDefault="00626974" w:rsidP="00E35F1F">
      <w:pPr>
        <w:pStyle w:val="CommentText"/>
      </w:pPr>
      <w:r>
        <w:rPr>
          <w:rStyle w:val="CommentReference"/>
        </w:rPr>
        <w:annotationRef/>
      </w:r>
      <w:r>
        <w:t>too far for a pronoun</w:t>
      </w:r>
    </w:p>
  </w:comment>
  <w:comment w:id="983" w:author="Windows User" w:date="2015-10-30T08:56:00Z" w:initials="BS">
    <w:p w14:paraId="35C833E4" w14:textId="77777777" w:rsidR="00626974" w:rsidRDefault="00626974" w:rsidP="00E35F1F">
      <w:pPr>
        <w:pStyle w:val="CommentText"/>
      </w:pPr>
      <w:r>
        <w:rPr>
          <w:rStyle w:val="CommentReference"/>
        </w:rPr>
        <w:annotationRef/>
      </w:r>
      <w:r>
        <w:t>deemed or made?</w:t>
      </w:r>
    </w:p>
  </w:comment>
  <w:comment w:id="985" w:author="Windows User" w:date="2015-10-30T08:56:00Z" w:initials="BS">
    <w:p w14:paraId="5C7B7A35" w14:textId="77777777" w:rsidR="00626974" w:rsidRDefault="00626974"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626974" w:rsidRDefault="00626974" w:rsidP="00E35F1F">
      <w:pPr>
        <w:pStyle w:val="CommentText"/>
      </w:pPr>
      <w:r>
        <w:rPr>
          <w:rStyle w:val="CommentReference"/>
        </w:rPr>
        <w:annotationRef/>
      </w:r>
      <w:r>
        <w:t>rises or shines?</w:t>
      </w:r>
    </w:p>
  </w:comment>
  <w:comment w:id="990" w:author="Windows User" w:date="2015-10-30T08:56:00Z" w:initials="BS">
    <w:p w14:paraId="5671149C" w14:textId="77777777" w:rsidR="00626974" w:rsidRDefault="00626974" w:rsidP="00E35F1F">
      <w:pPr>
        <w:pStyle w:val="CommentText"/>
      </w:pPr>
      <w:r>
        <w:rPr>
          <w:rStyle w:val="CommentReference"/>
        </w:rPr>
        <w:annotationRef/>
      </w:r>
      <w:r>
        <w:t>destroyed or damaged?</w:t>
      </w:r>
    </w:p>
  </w:comment>
  <w:comment w:id="998" w:author="Windows User" w:date="2015-10-30T08:56:00Z" w:initials="BS">
    <w:p w14:paraId="4B308EB2" w14:textId="77777777" w:rsidR="00626974" w:rsidRDefault="00626974" w:rsidP="00E35F1F">
      <w:pPr>
        <w:pStyle w:val="CommentText"/>
      </w:pPr>
      <w:r>
        <w:rPr>
          <w:rStyle w:val="CommentReference"/>
        </w:rPr>
        <w:annotationRef/>
      </w:r>
      <w:r>
        <w:t>servant, or slave?</w:t>
      </w:r>
    </w:p>
  </w:comment>
  <w:comment w:id="999" w:author="Windows User" w:date="2015-10-30T08:56:00Z" w:initials="BS">
    <w:p w14:paraId="20DF1D54" w14:textId="77777777" w:rsidR="00626974" w:rsidRDefault="00626974" w:rsidP="00E35F1F">
      <w:pPr>
        <w:pStyle w:val="CommentText"/>
      </w:pPr>
      <w:r>
        <w:rPr>
          <w:rStyle w:val="CommentReference"/>
        </w:rPr>
        <w:annotationRef/>
      </w:r>
      <w:r>
        <w:t>Feels way too literal</w:t>
      </w:r>
    </w:p>
  </w:comment>
  <w:comment w:id="1000" w:author="Windows User" w:date="2015-11-21T13:18:00Z" w:initials="WU">
    <w:p w14:paraId="2A74F11D" w14:textId="77777777" w:rsidR="00626974" w:rsidRDefault="00626974" w:rsidP="00E35F1F">
      <w:pPr>
        <w:pStyle w:val="CommentText"/>
      </w:pPr>
      <w:r>
        <w:rPr>
          <w:rStyle w:val="CommentReference"/>
        </w:rPr>
        <w:annotationRef/>
      </w:r>
      <w:r>
        <w:t>check</w:t>
      </w:r>
    </w:p>
  </w:comment>
  <w:comment w:id="1008" w:author="Windows User" w:date="2015-10-30T08:56:00Z" w:initials="BS">
    <w:p w14:paraId="6352B7F4" w14:textId="77777777" w:rsidR="00626974" w:rsidRDefault="0062697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626974" w:rsidRDefault="00626974"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626974" w:rsidRDefault="00626974"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626974" w:rsidRDefault="00626974"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626974" w:rsidRDefault="00626974" w:rsidP="00E35F1F">
      <w:pPr>
        <w:pStyle w:val="CommentText"/>
      </w:pPr>
      <w:r>
        <w:rPr>
          <w:rStyle w:val="CommentReference"/>
        </w:rPr>
        <w:annotationRef/>
      </w:r>
      <w:r>
        <w:t>net or hook?</w:t>
      </w:r>
    </w:p>
  </w:comment>
  <w:comment w:id="1021" w:author="Windows User" w:date="2015-10-30T08:56:00Z" w:initials="BS">
    <w:p w14:paraId="631E73A0" w14:textId="77777777" w:rsidR="00626974" w:rsidRDefault="00626974"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626974" w:rsidRDefault="00626974" w:rsidP="00E35F1F">
      <w:pPr>
        <w:pStyle w:val="CommentText"/>
      </w:pPr>
      <w:r>
        <w:rPr>
          <w:rStyle w:val="CommentReference"/>
        </w:rPr>
        <w:annotationRef/>
      </w:r>
      <w:r>
        <w:t>what does this mean?</w:t>
      </w:r>
    </w:p>
  </w:comment>
  <w:comment w:id="1023" w:author="Windows User" w:date="2015-10-30T08:56:00Z" w:initials="BS">
    <w:p w14:paraId="0A6E9F00" w14:textId="77777777" w:rsidR="00626974" w:rsidRDefault="00626974" w:rsidP="00E35F1F">
      <w:pPr>
        <w:pStyle w:val="CommentText"/>
      </w:pPr>
      <w:r>
        <w:rPr>
          <w:rStyle w:val="CommentReference"/>
        </w:rPr>
        <w:annotationRef/>
      </w:r>
      <w:r>
        <w:t>Path? Or Way? i.e. Christ?</w:t>
      </w:r>
    </w:p>
  </w:comment>
  <w:comment w:id="1024" w:author="Windows User" w:date="2015-10-30T08:56:00Z" w:initials="BS">
    <w:p w14:paraId="50D676B3" w14:textId="77777777" w:rsidR="00626974" w:rsidRDefault="00626974" w:rsidP="00E35F1F">
      <w:pPr>
        <w:pStyle w:val="CommentText"/>
      </w:pPr>
      <w:r>
        <w:rPr>
          <w:rStyle w:val="CommentReference"/>
        </w:rPr>
        <w:annotationRef/>
      </w:r>
      <w:r>
        <w:t>forward to? Or towards?</w:t>
      </w:r>
    </w:p>
  </w:comment>
  <w:comment w:id="1025" w:author="Windows User" w:date="2015-10-30T08:56:00Z" w:initials="BS">
    <w:p w14:paraId="4E94979B" w14:textId="77777777" w:rsidR="00626974" w:rsidRDefault="00626974" w:rsidP="00E35F1F">
      <w:pPr>
        <w:pStyle w:val="CommentText"/>
      </w:pPr>
      <w:r>
        <w:rPr>
          <w:rStyle w:val="CommentReference"/>
        </w:rPr>
        <w:annotationRef/>
      </w:r>
      <w:r>
        <w:t>gladness</w:t>
      </w:r>
    </w:p>
  </w:comment>
  <w:comment w:id="1033" w:author="Windows User" w:date="2015-10-30T08:56:00Z" w:initials="BS">
    <w:p w14:paraId="3588E256" w14:textId="77777777" w:rsidR="00626974" w:rsidRDefault="00626974"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626974" w:rsidRDefault="00626974" w:rsidP="00E35F1F">
      <w:pPr>
        <w:pStyle w:val="CommentText"/>
      </w:pPr>
      <w:r>
        <w:rPr>
          <w:rStyle w:val="CommentReference"/>
        </w:rPr>
        <w:annotationRef/>
      </w:r>
      <w:r>
        <w:t>Everyday or a day?</w:t>
      </w:r>
    </w:p>
  </w:comment>
  <w:comment w:id="1035" w:author="Windows User" w:date="2015-10-30T08:56:00Z" w:initials="BS">
    <w:p w14:paraId="7938A467" w14:textId="77777777" w:rsidR="00626974" w:rsidRDefault="00626974"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626974" w:rsidRDefault="00626974" w:rsidP="00E35F1F">
      <w:pPr>
        <w:pStyle w:val="CommentText"/>
      </w:pPr>
      <w:r>
        <w:rPr>
          <w:rStyle w:val="CommentReference"/>
        </w:rPr>
        <w:annotationRef/>
      </w:r>
      <w:r>
        <w:t>glory, splendor or beauty?</w:t>
      </w:r>
    </w:p>
  </w:comment>
  <w:comment w:id="1037" w:author="Windows User" w:date="2015-10-30T08:56:00Z" w:initials="BS">
    <w:p w14:paraId="07A7FAB4" w14:textId="77777777" w:rsidR="00626974" w:rsidRDefault="00626974" w:rsidP="00E35F1F">
      <w:pPr>
        <w:pStyle w:val="CommentText"/>
      </w:pPr>
      <w:r>
        <w:rPr>
          <w:rStyle w:val="CommentReference"/>
        </w:rPr>
        <w:annotationRef/>
      </w:r>
      <w:r>
        <w:t>from or and?</w:t>
      </w:r>
    </w:p>
  </w:comment>
  <w:comment w:id="1038" w:author="Windows User" w:date="2015-10-30T08:56:00Z" w:initials="BS">
    <w:p w14:paraId="5249720E" w14:textId="77777777" w:rsidR="00626974" w:rsidRDefault="00626974"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626974" w:rsidRDefault="00626974"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626974" w:rsidRDefault="00626974" w:rsidP="00E35F1F">
      <w:pPr>
        <w:pStyle w:val="CommentText"/>
      </w:pPr>
      <w:r>
        <w:rPr>
          <w:rStyle w:val="CommentReference"/>
        </w:rPr>
        <w:annotationRef/>
      </w:r>
      <w:r>
        <w:t>is this right?</w:t>
      </w:r>
    </w:p>
  </w:comment>
  <w:comment w:id="1041" w:author="Windows User" w:date="2015-10-30T08:56:00Z" w:initials="BS">
    <w:p w14:paraId="21BA9344" w14:textId="77777777" w:rsidR="00626974" w:rsidRDefault="00626974" w:rsidP="00E35F1F">
      <w:pPr>
        <w:pStyle w:val="CommentText"/>
      </w:pPr>
      <w:r>
        <w:rPr>
          <w:rStyle w:val="CommentReference"/>
        </w:rPr>
        <w:annotationRef/>
      </w:r>
      <w:r>
        <w:t>isn't it of?</w:t>
      </w:r>
    </w:p>
  </w:comment>
  <w:comment w:id="1042" w:author="Windows User" w:date="2015-10-30T08:56:00Z" w:initials="BS">
    <w:p w14:paraId="0DB057D8" w14:textId="77777777" w:rsidR="00626974" w:rsidRDefault="00626974" w:rsidP="00E35F1F">
      <w:pPr>
        <w:pStyle w:val="CommentText"/>
      </w:pPr>
      <w:r>
        <w:rPr>
          <w:rStyle w:val="CommentReference"/>
        </w:rPr>
        <w:annotationRef/>
      </w:r>
      <w:r>
        <w:t>isn't it blesses?</w:t>
      </w:r>
    </w:p>
  </w:comment>
  <w:comment w:id="1043" w:author="Windows User" w:date="2015-10-30T08:56:00Z" w:initials="BS">
    <w:p w14:paraId="4126BF87" w14:textId="77777777" w:rsidR="00626974" w:rsidRDefault="00626974" w:rsidP="00E35F1F">
      <w:pPr>
        <w:pStyle w:val="CommentText"/>
      </w:pPr>
      <w:r>
        <w:rPr>
          <w:rStyle w:val="CommentReference"/>
        </w:rPr>
        <w:annotationRef/>
      </w:r>
      <w:r>
        <w:t>blessing or blessing?</w:t>
      </w:r>
    </w:p>
  </w:comment>
  <w:comment w:id="1044" w:author="Windows User" w:date="2015-10-30T08:56:00Z" w:initials="BS">
    <w:p w14:paraId="068E7184" w14:textId="77777777" w:rsidR="00626974" w:rsidRDefault="00626974"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626974" w:rsidRDefault="00626974" w:rsidP="00E35F1F">
      <w:pPr>
        <w:pStyle w:val="CommentText"/>
      </w:pPr>
      <w:r>
        <w:rPr>
          <w:rStyle w:val="CommentReference"/>
        </w:rPr>
        <w:annotationRef/>
      </w:r>
      <w:r>
        <w:t>perfect or true?</w:t>
      </w:r>
    </w:p>
  </w:comment>
  <w:comment w:id="1048" w:author="Windows User" w:date="2015-11-21T13:21:00Z" w:initials="WU">
    <w:p w14:paraId="686F5E9C" w14:textId="77777777" w:rsidR="00626974" w:rsidRDefault="00626974" w:rsidP="00E35F1F">
      <w:pPr>
        <w:pStyle w:val="CommentText"/>
      </w:pPr>
      <w:r>
        <w:rPr>
          <w:rStyle w:val="CommentReference"/>
        </w:rPr>
        <w:annotationRef/>
      </w:r>
    </w:p>
  </w:comment>
  <w:comment w:id="1055" w:author="Windows User" w:date="2015-10-30T08:56:00Z" w:initials="BS">
    <w:p w14:paraId="138D81C8" w14:textId="77777777" w:rsidR="00626974" w:rsidRDefault="00626974" w:rsidP="00E35F1F">
      <w:pPr>
        <w:pStyle w:val="CommentText"/>
      </w:pPr>
      <w:r>
        <w:rPr>
          <w:rStyle w:val="CommentReference"/>
        </w:rPr>
        <w:annotationRef/>
      </w:r>
      <w:r>
        <w:t>which word is right?</w:t>
      </w:r>
    </w:p>
  </w:comment>
  <w:comment w:id="1056" w:author="Windows User" w:date="2015-10-30T08:56:00Z" w:initials="BS">
    <w:p w14:paraId="36B899D8" w14:textId="77777777" w:rsidR="00626974" w:rsidRDefault="00626974" w:rsidP="00E35F1F">
      <w:pPr>
        <w:pStyle w:val="CommentText"/>
      </w:pPr>
      <w:r>
        <w:rPr>
          <w:rStyle w:val="CommentReference"/>
        </w:rPr>
        <w:annotationRef/>
      </w:r>
      <w:r>
        <w:t>wise?</w:t>
      </w:r>
    </w:p>
  </w:comment>
  <w:comment w:id="1058" w:author="Windows User" w:date="2015-10-30T08:56:00Z" w:initials="BS">
    <w:p w14:paraId="62F2B22F" w14:textId="77777777" w:rsidR="00626974" w:rsidRDefault="00626974" w:rsidP="00E35F1F">
      <w:pPr>
        <w:pStyle w:val="CommentText"/>
      </w:pPr>
      <w:r>
        <w:rPr>
          <w:rStyle w:val="CommentReference"/>
        </w:rPr>
        <w:annotationRef/>
      </w:r>
      <w:r>
        <w:t>bride, or bridal chamber?</w:t>
      </w:r>
    </w:p>
  </w:comment>
  <w:comment w:id="1059" w:author="Windows User" w:date="2015-10-30T08:56:00Z" w:initials="BS">
    <w:p w14:paraId="13AA9031" w14:textId="77777777" w:rsidR="00626974" w:rsidRDefault="00626974" w:rsidP="00E35F1F">
      <w:pPr>
        <w:pStyle w:val="CommentText"/>
      </w:pPr>
      <w:r>
        <w:rPr>
          <w:rStyle w:val="CommentReference"/>
        </w:rPr>
        <w:annotationRef/>
      </w:r>
      <w:r>
        <w:t>truth, logos, or true logos?</w:t>
      </w:r>
    </w:p>
  </w:comment>
  <w:comment w:id="1060" w:author="Windows User" w:date="2015-10-30T08:56:00Z" w:initials="BS">
    <w:p w14:paraId="116A567C" w14:textId="77777777" w:rsidR="00626974" w:rsidRDefault="00626974" w:rsidP="00E35F1F">
      <w:pPr>
        <w:pStyle w:val="CommentText"/>
      </w:pPr>
      <w:r>
        <w:rPr>
          <w:rStyle w:val="CommentReference"/>
        </w:rPr>
        <w:annotationRef/>
      </w:r>
      <w:r>
        <w:t>redeemed or saved?</w:t>
      </w:r>
    </w:p>
  </w:comment>
  <w:comment w:id="1062" w:author="Windows User" w:date="2015-10-30T08:56:00Z" w:initials="BS">
    <w:p w14:paraId="37848CBE" w14:textId="77777777" w:rsidR="00626974" w:rsidRDefault="00626974" w:rsidP="00E35F1F">
      <w:pPr>
        <w:pStyle w:val="CommentText"/>
      </w:pPr>
      <w:r>
        <w:rPr>
          <w:rStyle w:val="CommentReference"/>
        </w:rPr>
        <w:annotationRef/>
      </w:r>
      <w:r>
        <w:t>for us or unto us?</w:t>
      </w:r>
    </w:p>
  </w:comment>
  <w:comment w:id="1065" w:author="Windows User" w:date="2015-10-30T08:56:00Z" w:initials="BS">
    <w:p w14:paraId="7318299D" w14:textId="77777777" w:rsidR="00626974" w:rsidRDefault="00626974" w:rsidP="00E35F1F">
      <w:pPr>
        <w:pStyle w:val="CommentText"/>
      </w:pPr>
      <w:r>
        <w:rPr>
          <w:rStyle w:val="CommentReference"/>
        </w:rPr>
        <w:annotationRef/>
      </w:r>
      <w:r>
        <w:t>what does eshleelooi mean?</w:t>
      </w:r>
    </w:p>
  </w:comment>
  <w:comment w:id="1066" w:author="Windows User" w:date="2015-10-30T08:56:00Z" w:initials="BS">
    <w:p w14:paraId="01016F04" w14:textId="77777777" w:rsidR="00626974" w:rsidRDefault="00626974" w:rsidP="00E35F1F">
      <w:pPr>
        <w:pStyle w:val="CommentText"/>
      </w:pPr>
      <w:r>
        <w:rPr>
          <w:rStyle w:val="CommentReference"/>
        </w:rPr>
        <w:annotationRef/>
      </w:r>
      <w:r>
        <w:t>save or redeem?</w:t>
      </w:r>
    </w:p>
  </w:comment>
  <w:comment w:id="1068" w:author="Windows User" w:date="2015-10-30T08:56:00Z" w:initials="BS">
    <w:p w14:paraId="2F0C8D0C" w14:textId="77777777" w:rsidR="00626974" w:rsidRDefault="00626974"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626974" w:rsidRDefault="00626974"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626974" w:rsidRDefault="00626974"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626974" w:rsidRDefault="00626974" w:rsidP="00E35F1F">
      <w:pPr>
        <w:pStyle w:val="CommentText"/>
      </w:pPr>
      <w:r>
        <w:rPr>
          <w:rStyle w:val="CommentReference"/>
        </w:rPr>
        <w:annotationRef/>
      </w:r>
      <w:r>
        <w:t>Saviour or redeemer?</w:t>
      </w:r>
    </w:p>
  </w:comment>
  <w:comment w:id="1074" w:author="Windows User" w:date="2015-10-30T08:56:00Z" w:initials="BS">
    <w:p w14:paraId="7BA01F3B" w14:textId="77777777" w:rsidR="00626974" w:rsidRDefault="00626974"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626974" w:rsidRDefault="0062697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626974" w:rsidRDefault="00626974"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626974" w:rsidRDefault="00626974"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626974" w:rsidRDefault="00626974"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626974" w:rsidRDefault="00626974"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626974" w:rsidRDefault="00626974"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626974" w:rsidRDefault="00626974"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626974" w:rsidRDefault="00626974"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626974" w:rsidRDefault="00626974"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626974" w:rsidRDefault="00626974" w:rsidP="00E35F1F">
      <w:pPr>
        <w:pStyle w:val="CommentText"/>
      </w:pPr>
      <w:r>
        <w:rPr>
          <w:rStyle w:val="CommentReference"/>
        </w:rPr>
        <w:annotationRef/>
      </w:r>
      <w:r>
        <w:t>review</w:t>
      </w:r>
    </w:p>
  </w:comment>
  <w:comment w:id="1097" w:author="Windows User" w:date="2015-10-30T08:56:00Z" w:initials="BS">
    <w:p w14:paraId="5D50DB65" w14:textId="77777777" w:rsidR="00626974" w:rsidRDefault="00626974"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626974" w:rsidRDefault="00626974" w:rsidP="00E35F1F">
      <w:pPr>
        <w:pStyle w:val="CommentText"/>
      </w:pPr>
      <w:r>
        <w:rPr>
          <w:rStyle w:val="CommentReference"/>
        </w:rPr>
        <w:annotationRef/>
      </w:r>
      <w:r>
        <w:t>works or deeds?</w:t>
      </w:r>
    </w:p>
  </w:comment>
  <w:comment w:id="1099" w:author="Windows User" w:date="2015-11-21T13:24:00Z" w:initials="WU">
    <w:p w14:paraId="7A990723" w14:textId="77777777" w:rsidR="00626974" w:rsidRDefault="00626974" w:rsidP="00E35F1F">
      <w:pPr>
        <w:pStyle w:val="CommentText"/>
      </w:pPr>
      <w:r>
        <w:rPr>
          <w:rStyle w:val="CommentReference"/>
        </w:rPr>
        <w:annotationRef/>
      </w:r>
      <w:r>
        <w:t>review</w:t>
      </w:r>
    </w:p>
  </w:comment>
  <w:comment w:id="1100" w:author="Windows User" w:date="2015-10-30T08:56:00Z" w:initials="BS">
    <w:p w14:paraId="5BB3D65B" w14:textId="77777777" w:rsidR="00626974" w:rsidRDefault="00626974" w:rsidP="00E35F1F">
      <w:pPr>
        <w:pStyle w:val="CommentText"/>
      </w:pPr>
      <w:r>
        <w:rPr>
          <w:rStyle w:val="CommentReference"/>
        </w:rPr>
        <w:annotationRef/>
      </w:r>
      <w:r>
        <w:t>does Coptic have 'high'?</w:t>
      </w:r>
    </w:p>
  </w:comment>
  <w:comment w:id="1101" w:author="Windows User" w:date="2015-11-21T13:24:00Z" w:initials="WU">
    <w:p w14:paraId="1D334F95" w14:textId="77777777" w:rsidR="00626974" w:rsidRDefault="00626974" w:rsidP="00E35F1F">
      <w:pPr>
        <w:pStyle w:val="CommentText"/>
      </w:pPr>
      <w:r>
        <w:rPr>
          <w:rStyle w:val="CommentReference"/>
        </w:rPr>
        <w:annotationRef/>
      </w:r>
      <w:r>
        <w:t>review, add variant</w:t>
      </w:r>
    </w:p>
  </w:comment>
  <w:comment w:id="1102" w:author="Windows User" w:date="2015-10-30T08:56:00Z" w:initials="BS">
    <w:p w14:paraId="5480B788" w14:textId="77777777" w:rsidR="00626974" w:rsidRDefault="00626974" w:rsidP="00E35F1F">
      <w:pPr>
        <w:pStyle w:val="CommentText"/>
      </w:pPr>
      <w:r>
        <w:rPr>
          <w:rStyle w:val="CommentReference"/>
        </w:rPr>
        <w:annotationRef/>
      </w:r>
      <w:r>
        <w:t>bless or praise? inconsistent rendering of esmo</w:t>
      </w:r>
    </w:p>
  </w:comment>
  <w:comment w:id="1111" w:author="Brett Slote" w:date="2016-05-06T20:19:00Z" w:initials="BS">
    <w:p w14:paraId="04711A4D" w14:textId="77777777" w:rsidR="00626974" w:rsidRDefault="00626974" w:rsidP="00E60591">
      <w:pPr>
        <w:pStyle w:val="CommentText"/>
      </w:pPr>
      <w:r>
        <w:rPr>
          <w:rStyle w:val="CommentReference"/>
        </w:rPr>
        <w:annotationRef/>
      </w:r>
      <w:r>
        <w:t>Check that this and next aren’t 101</w:t>
      </w:r>
    </w:p>
  </w:comment>
  <w:comment w:id="1156" w:author="Windows User" w:date="2015-10-30T08:56:00Z" w:initials="WU">
    <w:p w14:paraId="326EFA42" w14:textId="77777777" w:rsidR="00626974" w:rsidRDefault="00626974" w:rsidP="006869EE">
      <w:pPr>
        <w:pStyle w:val="CommentText"/>
      </w:pPr>
      <w:r>
        <w:rPr>
          <w:rStyle w:val="CommentReference"/>
        </w:rPr>
        <w:annotationRef/>
      </w:r>
      <w:r>
        <w:t>Add notes where to insert Doxology of Prime… And Vespers Prase?</w:t>
      </w:r>
    </w:p>
  </w:comment>
  <w:comment w:id="1160" w:author="Windows User" w:date="2015-10-30T08:56:00Z" w:initials="WU">
    <w:p w14:paraId="66837344" w14:textId="77777777" w:rsidR="00626974" w:rsidRDefault="00626974" w:rsidP="006869EE">
      <w:pPr>
        <w:pStyle w:val="CommentText"/>
      </w:pPr>
      <w:r>
        <w:rPr>
          <w:rStyle w:val="CommentReference"/>
        </w:rPr>
        <w:annotationRef/>
      </w:r>
      <w:r>
        <w:t>May He or that He may</w:t>
      </w:r>
    </w:p>
  </w:comment>
  <w:comment w:id="1162" w:author="Windows User" w:date="2015-10-30T08:56:00Z" w:initials="BS">
    <w:p w14:paraId="5BE9E7DF" w14:textId="77777777" w:rsidR="00626974" w:rsidRDefault="00626974" w:rsidP="006869EE">
      <w:pPr>
        <w:pStyle w:val="CommentText"/>
      </w:pPr>
      <w:r>
        <w:rPr>
          <w:rStyle w:val="CommentReference"/>
        </w:rPr>
        <w:annotationRef/>
      </w:r>
      <w:r>
        <w:t>protopresbyters?</w:t>
      </w:r>
    </w:p>
  </w:comment>
  <w:comment w:id="1163" w:author="Windows User" w:date="2015-10-30T08:56:00Z" w:initials="BS">
    <w:p w14:paraId="37712CA1" w14:textId="77777777" w:rsidR="00626974" w:rsidRDefault="00626974" w:rsidP="006869EE">
      <w:pPr>
        <w:pStyle w:val="CommentText"/>
      </w:pPr>
      <w:r>
        <w:rPr>
          <w:rStyle w:val="CommentReference"/>
        </w:rPr>
        <w:annotationRef/>
      </w:r>
      <w:r>
        <w:t>those who?</w:t>
      </w:r>
    </w:p>
  </w:comment>
  <w:comment w:id="1164" w:author="Windows User" w:date="2015-10-30T08:56:00Z" w:initials="BS">
    <w:p w14:paraId="0BC9F56F" w14:textId="77777777" w:rsidR="00626974" w:rsidRDefault="00626974" w:rsidP="006869EE">
      <w:pPr>
        <w:pStyle w:val="CommentText"/>
      </w:pPr>
      <w:r>
        <w:rPr>
          <w:rStyle w:val="CommentReference"/>
        </w:rPr>
        <w:annotationRef/>
      </w:r>
      <w:r>
        <w:t>Yourself?</w:t>
      </w:r>
    </w:p>
  </w:comment>
  <w:comment w:id="1168" w:author="Windows User" w:date="2015-11-27T20:09:00Z" w:initials="WU">
    <w:p w14:paraId="5DD947BD" w14:textId="77777777" w:rsidR="00626974" w:rsidRDefault="00626974" w:rsidP="006869EE">
      <w:pPr>
        <w:pStyle w:val="CommentText"/>
      </w:pPr>
      <w:r>
        <w:rPr>
          <w:rStyle w:val="CommentReference"/>
        </w:rPr>
        <w:annotationRef/>
      </w:r>
      <w:r>
        <w:t>Confess to the Lord or confess the Lord?</w:t>
      </w:r>
    </w:p>
  </w:comment>
  <w:comment w:id="1177" w:author="Windows User" w:date="2015-10-30T08:56:00Z" w:initials="WU">
    <w:p w14:paraId="73A20223" w14:textId="77777777" w:rsidR="00626974" w:rsidRDefault="00626974" w:rsidP="006869EE">
      <w:pPr>
        <w:pStyle w:val="CommentText"/>
      </w:pPr>
      <w:r>
        <w:rPr>
          <w:rStyle w:val="CommentReference"/>
        </w:rPr>
        <w:annotationRef/>
      </w:r>
      <w:r>
        <w:t>Funny just to have declared here with nothing else.</w:t>
      </w:r>
    </w:p>
  </w:comment>
  <w:comment w:id="1178" w:author="Windows User" w:date="2015-10-30T08:56:00Z" w:initials="WU">
    <w:p w14:paraId="2938E8CF" w14:textId="77777777" w:rsidR="00626974" w:rsidRDefault="00626974" w:rsidP="006869EE">
      <w:pPr>
        <w:pStyle w:val="CommentText"/>
      </w:pPr>
      <w:r>
        <w:rPr>
          <w:rStyle w:val="CommentReference"/>
        </w:rPr>
        <w:annotationRef/>
      </w:r>
      <w:r>
        <w:t>Good News or Glad Tidings?</w:t>
      </w:r>
    </w:p>
  </w:comment>
  <w:comment w:id="1179" w:author="Windows User" w:date="2015-10-30T08:56:00Z" w:initials="WU">
    <w:p w14:paraId="07481CDA" w14:textId="77777777" w:rsidR="00626974" w:rsidRDefault="00626974" w:rsidP="006869EE">
      <w:pPr>
        <w:pStyle w:val="CommentText"/>
      </w:pPr>
      <w:r>
        <w:rPr>
          <w:rStyle w:val="CommentReference"/>
        </w:rPr>
        <w:annotationRef/>
      </w:r>
      <w:r>
        <w:t>Which is it? Advocate or watch over us?</w:t>
      </w:r>
    </w:p>
  </w:comment>
  <w:comment w:id="1180" w:author="Windows User" w:date="2015-10-30T08:56:00Z" w:initials="WU">
    <w:p w14:paraId="74878DE4" w14:textId="77777777" w:rsidR="00626974" w:rsidRDefault="00626974" w:rsidP="006869EE">
      <w:pPr>
        <w:pStyle w:val="CommentText"/>
      </w:pPr>
      <w:r>
        <w:rPr>
          <w:rStyle w:val="CommentReference"/>
        </w:rPr>
        <w:annotationRef/>
      </w:r>
      <w:r>
        <w:t>Coptic doesn’t seem to have “Mary”</w:t>
      </w:r>
    </w:p>
  </w:comment>
  <w:comment w:id="1183" w:author="Windows User" w:date="2015-10-30T08:56:00Z" w:initials="WU">
    <w:p w14:paraId="0F5B5499" w14:textId="77777777" w:rsidR="00626974" w:rsidRDefault="00626974" w:rsidP="006869EE">
      <w:pPr>
        <w:pStyle w:val="CommentText"/>
      </w:pPr>
      <w:r>
        <w:rPr>
          <w:rStyle w:val="CommentReference"/>
        </w:rPr>
        <w:annotationRef/>
      </w:r>
      <w:r>
        <w:t>Add footnote of what this is</w:t>
      </w:r>
    </w:p>
  </w:comment>
  <w:comment w:id="1196" w:author="Windows User" w:date="2015-10-30T08:56:00Z" w:initials="WU">
    <w:p w14:paraId="6841EDAF" w14:textId="77777777" w:rsidR="00626974" w:rsidRDefault="00626974">
      <w:pPr>
        <w:pStyle w:val="CommentText"/>
      </w:pPr>
      <w:r>
        <w:rPr>
          <w:rStyle w:val="CommentReference"/>
        </w:rPr>
        <w:annotationRef/>
      </w:r>
      <w:r>
        <w:t>Isn’t this one more faithful?</w:t>
      </w:r>
    </w:p>
  </w:comment>
  <w:comment w:id="1197" w:author="Windows User" w:date="2015-10-30T08:56:00Z" w:initials="WU">
    <w:p w14:paraId="44483F5F" w14:textId="77777777" w:rsidR="00626974" w:rsidRDefault="00626974">
      <w:pPr>
        <w:pStyle w:val="CommentText"/>
      </w:pPr>
      <w:r>
        <w:rPr>
          <w:rStyle w:val="CommentReference"/>
        </w:rPr>
        <w:annotationRef/>
      </w:r>
      <w:r>
        <w:t>Which one(s) are/is right?</w:t>
      </w:r>
    </w:p>
  </w:comment>
  <w:comment w:id="1198" w:author="Windows User" w:date="2015-10-30T08:56:00Z" w:initials="WU">
    <w:p w14:paraId="22B3EF76" w14:textId="77777777" w:rsidR="00626974" w:rsidRDefault="00626974">
      <w:pPr>
        <w:pStyle w:val="CommentText"/>
      </w:pPr>
      <w:r>
        <w:rPr>
          <w:rStyle w:val="CommentReference"/>
        </w:rPr>
        <w:annotationRef/>
      </w:r>
      <w:r>
        <w:t>Coptic doesn’t seem to have “O Lord”</w:t>
      </w:r>
    </w:p>
  </w:comment>
  <w:comment w:id="1202" w:author="Windows User" w:date="2015-10-30T08:56:00Z" w:initials="WU">
    <w:p w14:paraId="6BF65470" w14:textId="77777777" w:rsidR="00626974" w:rsidRDefault="00626974">
      <w:pPr>
        <w:pStyle w:val="CommentText"/>
      </w:pPr>
      <w:r>
        <w:rPr>
          <w:rStyle w:val="CommentReference"/>
        </w:rPr>
        <w:annotationRef/>
      </w:r>
      <w:r>
        <w:t>Called or named?</w:t>
      </w:r>
    </w:p>
  </w:comment>
  <w:comment w:id="1203" w:author="Windows User" w:date="2015-10-30T08:56:00Z" w:initials="WU">
    <w:p w14:paraId="64122CF8" w14:textId="77777777" w:rsidR="00626974" w:rsidRDefault="00626974">
      <w:pPr>
        <w:pStyle w:val="CommentText"/>
      </w:pPr>
      <w:r>
        <w:rPr>
          <w:rStyle w:val="CommentReference"/>
        </w:rPr>
        <w:annotationRef/>
      </w:r>
      <w:r>
        <w:t>John loved the Lord, or the Lord loved John?</w:t>
      </w:r>
    </w:p>
  </w:comment>
  <w:comment w:id="1205" w:author="Windows User" w:date="2015-10-30T08:56:00Z" w:initials="WU">
    <w:p w14:paraId="28540FAB" w14:textId="77777777" w:rsidR="00626974" w:rsidRDefault="00626974">
      <w:pPr>
        <w:pStyle w:val="CommentText"/>
      </w:pPr>
      <w:r>
        <w:rPr>
          <w:rStyle w:val="CommentReference"/>
        </w:rPr>
        <w:annotationRef/>
      </w:r>
      <w:r>
        <w:t>Not the Lord?</w:t>
      </w:r>
    </w:p>
  </w:comment>
  <w:comment w:id="1206" w:author="Windows User" w:date="2015-10-30T08:56:00Z" w:initials="WU">
    <w:p w14:paraId="3BE9EA57" w14:textId="77777777" w:rsidR="00626974" w:rsidRDefault="00626974">
      <w:pPr>
        <w:pStyle w:val="CommentText"/>
      </w:pPr>
      <w:r>
        <w:rPr>
          <w:rStyle w:val="CommentReference"/>
        </w:rPr>
        <w:annotationRef/>
      </w:r>
      <w:r>
        <w:t>The rest missing?</w:t>
      </w:r>
    </w:p>
  </w:comment>
  <w:comment w:id="1207" w:author="Windows User" w:date="2015-10-30T08:56:00Z" w:initials="WU">
    <w:p w14:paraId="17CFCF91" w14:textId="77777777" w:rsidR="00626974" w:rsidRDefault="00626974">
      <w:pPr>
        <w:pStyle w:val="CommentText"/>
      </w:pPr>
      <w:r>
        <w:rPr>
          <w:rStyle w:val="CommentReference"/>
        </w:rPr>
        <w:annotationRef/>
      </w:r>
      <w:r>
        <w:t>Completely different…</w:t>
      </w:r>
    </w:p>
  </w:comment>
  <w:comment w:id="1208" w:author="Windows User" w:date="2015-10-30T08:56:00Z" w:initials="WU">
    <w:p w14:paraId="1A5ABDDA" w14:textId="77777777" w:rsidR="00626974" w:rsidRDefault="00626974">
      <w:pPr>
        <w:pStyle w:val="CommentText"/>
      </w:pPr>
      <w:r>
        <w:rPr>
          <w:rStyle w:val="CommentReference"/>
        </w:rPr>
        <w:annotationRef/>
      </w:r>
      <w:r>
        <w:t>Sound or voices?</w:t>
      </w:r>
    </w:p>
  </w:comment>
  <w:comment w:id="1211" w:author="Windows User" w:date="2015-10-30T08:56:00Z" w:initials="WU">
    <w:p w14:paraId="6A684B9E" w14:textId="77777777" w:rsidR="00626974" w:rsidRDefault="00626974">
      <w:pPr>
        <w:pStyle w:val="CommentText"/>
      </w:pPr>
      <w:r>
        <w:rPr>
          <w:rStyle w:val="CommentReference"/>
        </w:rPr>
        <w:annotationRef/>
      </w:r>
      <w:r>
        <w:t>This one needs looking at.</w:t>
      </w:r>
    </w:p>
  </w:comment>
  <w:comment w:id="1212" w:author="Windows User" w:date="2015-10-30T08:56:00Z" w:initials="WU">
    <w:p w14:paraId="3E29D706" w14:textId="77777777" w:rsidR="00626974" w:rsidRDefault="00626974">
      <w:pPr>
        <w:pStyle w:val="CommentText"/>
      </w:pPr>
      <w:r>
        <w:rPr>
          <w:rStyle w:val="CommentReference"/>
        </w:rPr>
        <w:annotationRef/>
      </w:r>
      <w:r>
        <w:t>Partners?</w:t>
      </w:r>
    </w:p>
  </w:comment>
  <w:comment w:id="1217" w:author="Windows User" w:date="2015-10-30T08:56:00Z" w:initials="WU">
    <w:p w14:paraId="662AC6DC" w14:textId="77777777" w:rsidR="00626974" w:rsidRDefault="00626974">
      <w:pPr>
        <w:pStyle w:val="CommentText"/>
      </w:pPr>
      <w:r>
        <w:rPr>
          <w:rStyle w:val="CommentReference"/>
        </w:rPr>
        <w:annotationRef/>
      </w:r>
      <w:r>
        <w:t>What land?</w:t>
      </w:r>
    </w:p>
  </w:comment>
  <w:comment w:id="1219" w:author="Windows User" w:date="2015-10-30T08:56:00Z" w:initials="WU">
    <w:p w14:paraId="121BE348" w14:textId="77777777" w:rsidR="00626974" w:rsidRDefault="00626974">
      <w:pPr>
        <w:pStyle w:val="CommentText"/>
      </w:pPr>
      <w:r>
        <w:rPr>
          <w:rStyle w:val="CommentReference"/>
        </w:rPr>
        <w:annotationRef/>
      </w:r>
      <w:r>
        <w:t>Or englighten?</w:t>
      </w:r>
    </w:p>
  </w:comment>
  <w:comment w:id="1233" w:author="Windows User" w:date="2015-10-30T08:56:00Z" w:initials="WU">
    <w:p w14:paraId="52EAF036" w14:textId="77777777" w:rsidR="00626974" w:rsidRDefault="00626974">
      <w:pPr>
        <w:pStyle w:val="CommentText"/>
      </w:pPr>
      <w:r>
        <w:rPr>
          <w:rStyle w:val="CommentReference"/>
        </w:rPr>
        <w:annotationRef/>
      </w:r>
      <w:r>
        <w:t>What should this verse be?</w:t>
      </w:r>
    </w:p>
  </w:comment>
  <w:comment w:id="1245" w:author="Windows User" w:date="2015-10-30T08:56:00Z" w:initials="BS">
    <w:p w14:paraId="1A0E2428" w14:textId="77777777" w:rsidR="00626974" w:rsidRDefault="00626974">
      <w:pPr>
        <w:pStyle w:val="CommentText"/>
      </w:pPr>
      <w:r>
        <w:rPr>
          <w:rStyle w:val="CommentReference"/>
        </w:rPr>
        <w:annotationRef/>
      </w:r>
      <w:r>
        <w:t>wiles or snares?</w:t>
      </w:r>
    </w:p>
  </w:comment>
  <w:comment w:id="1247" w:author="Windows User" w:date="2015-10-30T08:56:00Z" w:initials="BS">
    <w:p w14:paraId="2B8DD286" w14:textId="77777777" w:rsidR="00626974" w:rsidRDefault="00626974">
      <w:pPr>
        <w:pStyle w:val="CommentText"/>
      </w:pPr>
      <w:r>
        <w:rPr>
          <w:rStyle w:val="CommentReference"/>
        </w:rPr>
        <w:annotationRef/>
      </w:r>
      <w:r>
        <w:t>I typed this Coptic... so it will have typos..</w:t>
      </w:r>
    </w:p>
  </w:comment>
  <w:comment w:id="1248" w:author="Windows User" w:date="2015-10-30T08:56:00Z" w:initials="WU">
    <w:p w14:paraId="7AD216CC" w14:textId="77777777" w:rsidR="00626974" w:rsidRDefault="00626974">
      <w:pPr>
        <w:pStyle w:val="CommentText"/>
      </w:pPr>
      <w:r>
        <w:rPr>
          <w:rStyle w:val="CommentReference"/>
        </w:rPr>
        <w:annotationRef/>
      </w:r>
      <w:r>
        <w:t>You reign? The dominion is yours? Yours is the dominion?</w:t>
      </w:r>
    </w:p>
  </w:comment>
  <w:comment w:id="1250" w:author="Windows User" w:date="2015-10-30T08:56:00Z" w:initials="BS">
    <w:p w14:paraId="68C1922F" w14:textId="77777777" w:rsidR="00626974" w:rsidRDefault="00626974">
      <w:pPr>
        <w:pStyle w:val="CommentText"/>
      </w:pPr>
      <w:r>
        <w:rPr>
          <w:rStyle w:val="CommentReference"/>
        </w:rPr>
        <w:annotationRef/>
      </w:r>
      <w:r>
        <w:t>omit 'be' in contemporary?</w:t>
      </w:r>
    </w:p>
  </w:comment>
  <w:comment w:id="1251" w:author="Windows User" w:date="2015-10-30T08:56:00Z" w:initials="BS">
    <w:p w14:paraId="6511FB80" w14:textId="77777777" w:rsidR="00626974" w:rsidRDefault="00626974">
      <w:pPr>
        <w:pStyle w:val="CommentText"/>
      </w:pPr>
      <w:r>
        <w:rPr>
          <w:rStyle w:val="CommentReference"/>
        </w:rPr>
        <w:annotationRef/>
      </w:r>
      <w:r>
        <w:t>Abouna Antony: I typed this Coptic from the black book. Jenkims were very unclear. Please proof for typos.</w:t>
      </w:r>
    </w:p>
  </w:comment>
  <w:comment w:id="1252" w:author="Windows User" w:date="2015-10-30T08:56:00Z" w:initials="BS">
    <w:p w14:paraId="7DEA42F3" w14:textId="77777777" w:rsidR="00626974" w:rsidRDefault="00626974">
      <w:pPr>
        <w:pStyle w:val="CommentText"/>
      </w:pPr>
      <w:r>
        <w:rPr>
          <w:rStyle w:val="CommentReference"/>
        </w:rPr>
        <w:annotationRef/>
      </w:r>
      <w:r>
        <w:t>"is" before "the King" would make this whole vs flow as a sentence...</w:t>
      </w:r>
    </w:p>
  </w:comment>
  <w:comment w:id="1253" w:author="Windows User" w:date="2015-10-30T08:56:00Z" w:initials="BS">
    <w:p w14:paraId="1F17623C" w14:textId="77777777" w:rsidR="00626974" w:rsidRDefault="00626974">
      <w:pPr>
        <w:pStyle w:val="CommentText"/>
      </w:pPr>
      <w:r>
        <w:rPr>
          <w:rStyle w:val="CommentReference"/>
        </w:rPr>
        <w:annotationRef/>
      </w:r>
      <w:r>
        <w:t>ask more modern than entreat... but not quite right?</w:t>
      </w:r>
    </w:p>
  </w:comment>
  <w:comment w:id="1275" w:author="Windows User" w:date="2015-10-30T08:56:00Z" w:initials="WU">
    <w:p w14:paraId="5F20584F" w14:textId="77777777" w:rsidR="00626974" w:rsidRDefault="00626974">
      <w:pPr>
        <w:pStyle w:val="CommentText"/>
      </w:pPr>
      <w:r>
        <w:rPr>
          <w:rStyle w:val="CommentReference"/>
        </w:rPr>
        <w:annotationRef/>
      </w:r>
      <w:r>
        <w:t>Needs work.</w:t>
      </w:r>
    </w:p>
  </w:comment>
  <w:comment w:id="1280" w:author="Windows User" w:date="2015-10-30T08:56:00Z" w:initials="WU">
    <w:p w14:paraId="76E8B799" w14:textId="77777777" w:rsidR="00626974" w:rsidRDefault="00626974">
      <w:pPr>
        <w:pStyle w:val="CommentText"/>
      </w:pPr>
      <w:r>
        <w:rPr>
          <w:rStyle w:val="CommentReference"/>
        </w:rPr>
        <w:annotationRef/>
      </w:r>
      <w:r>
        <w:t>Should this be tho-out 5? Or 25?</w:t>
      </w:r>
    </w:p>
  </w:comment>
  <w:comment w:id="1287" w:author="Windows User" w:date="2015-11-11T11:06:00Z" w:initials="WU">
    <w:p w14:paraId="58D84DCF" w14:textId="77777777" w:rsidR="00626974" w:rsidRDefault="00626974">
      <w:pPr>
        <w:pStyle w:val="CommentText"/>
      </w:pPr>
      <w:r>
        <w:rPr>
          <w:rStyle w:val="CommentReference"/>
        </w:rPr>
        <w:annotationRef/>
      </w:r>
      <w:r>
        <w:t>Should this be last age or something?</w:t>
      </w:r>
    </w:p>
  </w:comment>
  <w:comment w:id="1289" w:author="Windows User" w:date="2015-11-11T11:00:00Z" w:initials="WU">
    <w:p w14:paraId="7D2DE752" w14:textId="77777777" w:rsidR="00626974" w:rsidRDefault="00626974">
      <w:pPr>
        <w:pStyle w:val="CommentText"/>
      </w:pPr>
      <w:r>
        <w:rPr>
          <w:rStyle w:val="CommentReference"/>
        </w:rPr>
        <w:annotationRef/>
      </w:r>
      <w:r>
        <w:t>This needs reviewing!</w:t>
      </w:r>
    </w:p>
  </w:comment>
  <w:comment w:id="1290" w:author="Windows User" w:date="2015-11-11T11:00:00Z" w:initials="WU">
    <w:p w14:paraId="65102EEC" w14:textId="77777777" w:rsidR="00626974" w:rsidRDefault="00626974">
      <w:pPr>
        <w:pStyle w:val="CommentText"/>
      </w:pPr>
      <w:r>
        <w:rPr>
          <w:rStyle w:val="CommentReference"/>
        </w:rPr>
        <w:annotationRef/>
      </w:r>
      <w:r>
        <w:t xml:space="preserve">This is probably wrong. God on high? </w:t>
      </w:r>
    </w:p>
  </w:comment>
  <w:comment w:id="1295" w:author="Windows User" w:date="2015-10-30T08:56:00Z" w:initials="WU">
    <w:p w14:paraId="38E4F092" w14:textId="77777777" w:rsidR="00626974" w:rsidRDefault="00626974">
      <w:pPr>
        <w:pStyle w:val="CommentText"/>
      </w:pPr>
      <w:r>
        <w:rPr>
          <w:rStyle w:val="CommentReference"/>
        </w:rPr>
        <w:annotationRef/>
      </w:r>
      <w:r>
        <w:t>Confirmed?</w:t>
      </w:r>
    </w:p>
  </w:comment>
  <w:comment w:id="1307" w:author="Windows User" w:date="2015-10-30T08:56:00Z" w:initials="WU">
    <w:p w14:paraId="41EDECE7" w14:textId="77777777" w:rsidR="00626974" w:rsidRDefault="00626974">
      <w:pPr>
        <w:pStyle w:val="CommentText"/>
      </w:pPr>
      <w:r>
        <w:rPr>
          <w:rStyle w:val="CommentReference"/>
        </w:rPr>
        <w:annotationRef/>
      </w:r>
      <w:r>
        <w:t>Heroes, or athletes?</w:t>
      </w:r>
    </w:p>
  </w:comment>
  <w:comment w:id="1337" w:author="Windows User" w:date="2015-10-30T08:56:00Z" w:initials="WU">
    <w:p w14:paraId="5FA627EB" w14:textId="77777777" w:rsidR="00626974" w:rsidRDefault="00626974">
      <w:pPr>
        <w:pStyle w:val="CommentText"/>
      </w:pPr>
      <w:r>
        <w:rPr>
          <w:rStyle w:val="CommentReference"/>
        </w:rPr>
        <w:annotationRef/>
      </w:r>
      <w:r>
        <w:t>Beasts or creatures?</w:t>
      </w:r>
    </w:p>
  </w:comment>
  <w:comment w:id="1338" w:author="Windows User" w:date="2015-10-30T08:56:00Z" w:initials="WU">
    <w:p w14:paraId="04563F96" w14:textId="77777777" w:rsidR="00626974" w:rsidRDefault="00626974">
      <w:pPr>
        <w:pStyle w:val="CommentText"/>
      </w:pPr>
      <w:r>
        <w:rPr>
          <w:rStyle w:val="CommentReference"/>
        </w:rPr>
        <w:annotationRef/>
      </w:r>
      <w:r>
        <w:t>Incessant? Or unceasing?</w:t>
      </w:r>
    </w:p>
  </w:comment>
  <w:comment w:id="1339" w:author="Windows User" w:date="2015-10-30T08:56:00Z" w:initials="WU">
    <w:p w14:paraId="7BD20F77" w14:textId="77777777" w:rsidR="00626974" w:rsidRDefault="00626974">
      <w:pPr>
        <w:pStyle w:val="CommentText"/>
      </w:pPr>
      <w:r>
        <w:rPr>
          <w:rStyle w:val="CommentReference"/>
        </w:rPr>
        <w:annotationRef/>
      </w:r>
      <w:r>
        <w:t>Flames of fire or fervent as fire?</w:t>
      </w:r>
    </w:p>
  </w:comment>
  <w:comment w:id="1343" w:author="Windows User" w:date="2015-10-30T08:56:00Z" w:initials="WU">
    <w:p w14:paraId="44A84E5A" w14:textId="77777777" w:rsidR="00626974" w:rsidRDefault="00626974">
      <w:pPr>
        <w:pStyle w:val="CommentText"/>
      </w:pPr>
      <w:r>
        <w:rPr>
          <w:rStyle w:val="CommentReference"/>
        </w:rPr>
        <w:annotationRef/>
      </w:r>
      <w:r>
        <w:t>Serving the Lord, or serving before the Lord?</w:t>
      </w:r>
    </w:p>
  </w:comment>
  <w:comment w:id="1358" w:author="Windows User" w:date="2015-10-30T08:56:00Z" w:initials="WU">
    <w:p w14:paraId="07D2B1EF" w14:textId="77777777" w:rsidR="00626974" w:rsidRDefault="00626974">
      <w:pPr>
        <w:pStyle w:val="CommentText"/>
      </w:pPr>
      <w:r>
        <w:rPr>
          <w:rStyle w:val="CommentReference"/>
        </w:rPr>
        <w:annotationRef/>
      </w:r>
      <w:r>
        <w:t>Or voice of God?</w:t>
      </w:r>
    </w:p>
  </w:comment>
  <w:comment w:id="1359" w:author="Windows User" w:date="2015-10-30T08:56:00Z" w:initials="WU">
    <w:p w14:paraId="3900CC21" w14:textId="77777777" w:rsidR="00626974" w:rsidRDefault="00626974">
      <w:pPr>
        <w:pStyle w:val="CommentText"/>
      </w:pPr>
      <w:r>
        <w:rPr>
          <w:rStyle w:val="CommentReference"/>
        </w:rPr>
        <w:annotationRef/>
      </w:r>
      <w:r>
        <w:t>Received or accepted?</w:t>
      </w:r>
    </w:p>
  </w:comment>
  <w:comment w:id="1365" w:author="Windows User" w:date="2015-11-06T08:39:00Z" w:initials="WU">
    <w:p w14:paraId="6EA3F191" w14:textId="77777777" w:rsidR="00626974" w:rsidRDefault="00626974">
      <w:pPr>
        <w:pStyle w:val="CommentText"/>
      </w:pPr>
      <w:r>
        <w:rPr>
          <w:rStyle w:val="CommentReference"/>
        </w:rPr>
        <w:annotationRef/>
      </w:r>
      <w:r>
        <w:t>Is this the right St. Theodore?</w:t>
      </w:r>
    </w:p>
  </w:comment>
  <w:comment w:id="1372" w:author="Windows User" w:date="2015-10-30T08:56:00Z" w:initials="WU">
    <w:p w14:paraId="227730E1" w14:textId="77777777" w:rsidR="00626974" w:rsidRDefault="00626974">
      <w:pPr>
        <w:pStyle w:val="CommentText"/>
      </w:pPr>
      <w:r>
        <w:rPr>
          <w:rStyle w:val="CommentReference"/>
        </w:rPr>
        <w:annotationRef/>
      </w:r>
      <w:r>
        <w:t>Prabios or Arabius? Doctors and physicians or physicians and well learned?</w:t>
      </w:r>
    </w:p>
  </w:comment>
  <w:comment w:id="1373" w:author="Windows User" w:date="2015-10-30T08:56:00Z" w:initials="WU">
    <w:p w14:paraId="519ADC1D" w14:textId="77777777" w:rsidR="00626974" w:rsidRDefault="00626974">
      <w:pPr>
        <w:pStyle w:val="CommentText"/>
      </w:pPr>
      <w:r>
        <w:rPr>
          <w:rStyle w:val="CommentReference"/>
        </w:rPr>
        <w:annotationRef/>
      </w:r>
      <w:r>
        <w:t>Building them upon the Name?</w:t>
      </w:r>
    </w:p>
  </w:comment>
  <w:comment w:id="1385" w:author="Windows User" w:date="2015-10-30T08:56:00Z" w:initials="WU">
    <w:p w14:paraId="3CFB1D1A" w14:textId="77777777" w:rsidR="00626974" w:rsidRDefault="00626974">
      <w:pPr>
        <w:pStyle w:val="CommentText"/>
      </w:pPr>
      <w:r>
        <w:rPr>
          <w:rStyle w:val="CommentReference"/>
        </w:rPr>
        <w:annotationRef/>
      </w:r>
      <w:r>
        <w:t>Placed or established?</w:t>
      </w:r>
    </w:p>
  </w:comment>
  <w:comment w:id="1386" w:author="Windows User" w:date="2015-10-30T08:56:00Z" w:initials="WU">
    <w:p w14:paraId="08983CC0" w14:textId="77777777" w:rsidR="00626974" w:rsidRDefault="00626974">
      <w:pPr>
        <w:pStyle w:val="CommentText"/>
      </w:pPr>
      <w:r>
        <w:rPr>
          <w:rStyle w:val="CommentReference"/>
        </w:rPr>
        <w:annotationRef/>
      </w:r>
      <w:r>
        <w:t>Or refused?</w:t>
      </w:r>
    </w:p>
  </w:comment>
  <w:comment w:id="1395" w:author="Windows User" w:date="2015-10-30T08:56:00Z" w:initials="WU">
    <w:p w14:paraId="535F3E1B" w14:textId="77777777" w:rsidR="00626974" w:rsidRDefault="00626974">
      <w:pPr>
        <w:pStyle w:val="CommentText"/>
      </w:pPr>
      <w:r>
        <w:rPr>
          <w:rStyle w:val="CommentReference"/>
        </w:rPr>
        <w:annotationRef/>
      </w:r>
      <w:r>
        <w:t>Sprung forth? Came forth? Blossomed?</w:t>
      </w:r>
    </w:p>
  </w:comment>
  <w:comment w:id="1410" w:author="Windows User" w:date="2015-10-30T08:56:00Z" w:initials="BS">
    <w:p w14:paraId="07DE8008" w14:textId="77777777" w:rsidR="00626974" w:rsidRDefault="00626974">
      <w:pPr>
        <w:pStyle w:val="CommentText"/>
      </w:pPr>
      <w:r>
        <w:rPr>
          <w:rStyle w:val="CommentReference"/>
        </w:rPr>
        <w:annotationRef/>
      </w:r>
      <w:r>
        <w:t>what does this mean?</w:t>
      </w:r>
    </w:p>
  </w:comment>
  <w:comment w:id="1411" w:author="Windows User" w:date="2015-10-30T08:56:00Z" w:initials="BS">
    <w:p w14:paraId="7DE26DCC" w14:textId="77777777" w:rsidR="00626974" w:rsidRDefault="00626974">
      <w:pPr>
        <w:pStyle w:val="CommentText"/>
      </w:pPr>
      <w:r>
        <w:rPr>
          <w:rStyle w:val="CommentReference"/>
        </w:rPr>
        <w:annotationRef/>
      </w:r>
      <w:r>
        <w:t>announced or proclaimed?</w:t>
      </w:r>
    </w:p>
  </w:comment>
  <w:comment w:id="1415" w:author="Windows User" w:date="2015-10-30T08:56:00Z" w:initials="WU">
    <w:p w14:paraId="729B2278" w14:textId="77777777" w:rsidR="00626974" w:rsidRDefault="00626974">
      <w:pPr>
        <w:pStyle w:val="CommentText"/>
      </w:pPr>
      <w:r>
        <w:rPr>
          <w:rStyle w:val="CommentReference"/>
        </w:rPr>
        <w:annotationRef/>
      </w:r>
      <w:r>
        <w:t>?</w:t>
      </w:r>
    </w:p>
  </w:comment>
  <w:comment w:id="1416" w:author="Windows User" w:date="2015-10-30T08:56:00Z" w:initials="WU">
    <w:p w14:paraId="44863D12" w14:textId="77777777" w:rsidR="00626974" w:rsidRDefault="00626974">
      <w:pPr>
        <w:pStyle w:val="CommentText"/>
      </w:pPr>
      <w:r>
        <w:rPr>
          <w:rStyle w:val="CommentReference"/>
        </w:rPr>
        <w:annotationRef/>
      </w:r>
      <w:r>
        <w:t>Bride, no, not bridegroom?</w:t>
      </w:r>
    </w:p>
  </w:comment>
  <w:comment w:id="1419" w:author="Windows User" w:date="2015-10-30T08:56:00Z" w:initials="WU">
    <w:p w14:paraId="6CE1AF88" w14:textId="77777777" w:rsidR="00626974" w:rsidRDefault="00626974">
      <w:pPr>
        <w:pStyle w:val="CommentText"/>
      </w:pPr>
      <w:r>
        <w:rPr>
          <w:rStyle w:val="CommentReference"/>
        </w:rPr>
        <w:annotationRef/>
      </w:r>
      <w:r>
        <w:t>Return?</w:t>
      </w:r>
    </w:p>
  </w:comment>
  <w:comment w:id="1420" w:author="Windows User" w:date="2015-10-30T08:56:00Z" w:initials="WU">
    <w:p w14:paraId="2917E600" w14:textId="77777777" w:rsidR="00626974" w:rsidRDefault="00626974">
      <w:pPr>
        <w:pStyle w:val="CommentText"/>
      </w:pPr>
      <w:r>
        <w:rPr>
          <w:rStyle w:val="CommentReference"/>
        </w:rPr>
        <w:annotationRef/>
      </w:r>
      <w:r>
        <w:t>Establishment? Building up?</w:t>
      </w:r>
    </w:p>
  </w:comment>
  <w:comment w:id="1422" w:author="Windows User" w:date="2015-10-30T08:56:00Z" w:initials="WU">
    <w:p w14:paraId="14DF4F91" w14:textId="77777777" w:rsidR="00626974" w:rsidRDefault="00626974">
      <w:pPr>
        <w:pStyle w:val="CommentText"/>
      </w:pPr>
      <w:r>
        <w:rPr>
          <w:rStyle w:val="CommentReference"/>
        </w:rPr>
        <w:annotationRef/>
      </w:r>
      <w:r>
        <w:t>Heavenly evangelist? Good tidings? Glad tidings? Good news?</w:t>
      </w:r>
    </w:p>
  </w:comment>
  <w:comment w:id="1423" w:author="Windows User" w:date="2015-10-30T08:56:00Z" w:initials="WU">
    <w:p w14:paraId="55FC1EAE" w14:textId="77777777" w:rsidR="00626974" w:rsidRDefault="00626974">
      <w:pPr>
        <w:pStyle w:val="CommentText"/>
      </w:pPr>
      <w:r>
        <w:rPr>
          <w:rStyle w:val="CommentReference"/>
        </w:rPr>
        <w:annotationRef/>
      </w:r>
      <w:r>
        <w:t>I don’t see “the Lord is with you” in the Coptic</w:t>
      </w:r>
    </w:p>
    <w:p w14:paraId="4431CB1C" w14:textId="77777777" w:rsidR="00626974" w:rsidRDefault="00626974">
      <w:pPr>
        <w:pStyle w:val="CommentText"/>
      </w:pPr>
    </w:p>
  </w:comment>
  <w:comment w:id="1424" w:author="Windows User" w:date="2015-10-30T08:56:00Z" w:initials="WU">
    <w:p w14:paraId="4549B91A" w14:textId="77777777" w:rsidR="00626974" w:rsidRDefault="00626974">
      <w:pPr>
        <w:pStyle w:val="CommentText"/>
      </w:pPr>
      <w:r>
        <w:rPr>
          <w:rStyle w:val="CommentReference"/>
        </w:rPr>
        <w:annotationRef/>
      </w:r>
      <w:r>
        <w:t>Heavenly herald of Good News?</w:t>
      </w:r>
    </w:p>
    <w:p w14:paraId="384F02AC" w14:textId="77777777" w:rsidR="00626974" w:rsidRDefault="00626974">
      <w:pPr>
        <w:pStyle w:val="CommentText"/>
      </w:pPr>
    </w:p>
  </w:comment>
  <w:comment w:id="1431" w:author="Windows User" w:date="2015-10-30T08:56:00Z" w:initials="WU">
    <w:p w14:paraId="4A264D5C" w14:textId="77777777" w:rsidR="00626974" w:rsidRDefault="00626974">
      <w:pPr>
        <w:pStyle w:val="CommentText"/>
      </w:pPr>
      <w:r>
        <w:rPr>
          <w:rStyle w:val="CommentReference"/>
        </w:rPr>
        <w:annotationRef/>
      </w:r>
      <w:r>
        <w:t>I think we’re doing holy for ethowab, but saint for agios… open to discussion though.</w:t>
      </w:r>
    </w:p>
  </w:comment>
  <w:comment w:id="1458" w:author="Windows User" w:date="2015-10-30T08:56:00Z" w:initials="BS">
    <w:p w14:paraId="20FFD670" w14:textId="77777777" w:rsidR="00626974" w:rsidRDefault="00626974" w:rsidP="006A0382">
      <w:pPr>
        <w:pStyle w:val="CommentText"/>
      </w:pPr>
      <w:r>
        <w:rPr>
          <w:rStyle w:val="CommentReference"/>
        </w:rPr>
        <w:annotationRef/>
      </w:r>
      <w:r>
        <w:t>theotokos, not mav em ef Nooti</w:t>
      </w:r>
    </w:p>
  </w:comment>
  <w:comment w:id="1462" w:author="Windows User" w:date="2015-10-30T08:56:00Z" w:initials="WU">
    <w:p w14:paraId="3A72AA33" w14:textId="77777777" w:rsidR="00626974" w:rsidRDefault="00626974">
      <w:pPr>
        <w:pStyle w:val="CommentText"/>
      </w:pPr>
      <w:r>
        <w:rPr>
          <w:rStyle w:val="CommentReference"/>
        </w:rPr>
        <w:annotationRef/>
      </w:r>
      <w:r>
        <w:t>Redeemed?</w:t>
      </w:r>
    </w:p>
  </w:comment>
  <w:comment w:id="1463" w:author="Windows User" w:date="2015-10-30T08:56:00Z" w:initials="WU">
    <w:p w14:paraId="5BF82FF5" w14:textId="77777777" w:rsidR="00626974" w:rsidRDefault="00626974">
      <w:pPr>
        <w:pStyle w:val="CommentText"/>
      </w:pPr>
      <w:r>
        <w:rPr>
          <w:rStyle w:val="CommentReference"/>
        </w:rPr>
        <w:annotationRef/>
      </w:r>
      <w:r>
        <w:t>For? So?</w:t>
      </w:r>
    </w:p>
  </w:comment>
  <w:comment w:id="1468" w:author="Windows User" w:date="2015-10-30T08:56:00Z" w:initials="WU">
    <w:p w14:paraId="5B54A424" w14:textId="77777777" w:rsidR="00626974" w:rsidRDefault="00626974">
      <w:pPr>
        <w:pStyle w:val="CommentText"/>
      </w:pPr>
      <w:r>
        <w:rPr>
          <w:rStyle w:val="CommentReference"/>
        </w:rPr>
        <w:annotationRef/>
      </w:r>
      <w:r>
        <w:t>Or did shine and did illuminate</w:t>
      </w:r>
    </w:p>
  </w:comment>
  <w:comment w:id="1469" w:author="Windows User" w:date="2015-10-30T08:56:00Z" w:initials="WU">
    <w:p w14:paraId="5929E69F" w14:textId="77777777" w:rsidR="00626974" w:rsidRDefault="00626974">
      <w:pPr>
        <w:pStyle w:val="CommentText"/>
      </w:pPr>
      <w:r>
        <w:rPr>
          <w:rStyle w:val="CommentReference"/>
        </w:rPr>
        <w:annotationRef/>
      </w:r>
      <w:r>
        <w:t>What should this verse be?</w:t>
      </w:r>
    </w:p>
  </w:comment>
  <w:comment w:id="1470" w:author="Windows User" w:date="2015-10-30T08:56:00Z" w:initials="WU">
    <w:p w14:paraId="37815108" w14:textId="77777777" w:rsidR="00626974" w:rsidRDefault="00626974">
      <w:pPr>
        <w:pStyle w:val="CommentText"/>
      </w:pPr>
      <w:r>
        <w:rPr>
          <w:rStyle w:val="CommentReference"/>
        </w:rPr>
        <w:annotationRef/>
      </w:r>
      <w:r>
        <w:t>Uhm… does this mean something else, because saying the seal of the door Ezekiel saw was raised seems really bad …</w:t>
      </w:r>
    </w:p>
  </w:comment>
  <w:comment w:id="1471" w:author="Windows User" w:date="2015-10-30T08:56:00Z" w:initials="WU">
    <w:p w14:paraId="770E6FA0" w14:textId="77777777" w:rsidR="00626974" w:rsidRDefault="00626974">
      <w:pPr>
        <w:pStyle w:val="CommentText"/>
      </w:pPr>
      <w:r>
        <w:rPr>
          <w:rStyle w:val="CommentReference"/>
        </w:rPr>
        <w:annotationRef/>
      </w:r>
      <w:r>
        <w:t>Who?</w:t>
      </w:r>
    </w:p>
  </w:comment>
  <w:comment w:id="1472" w:author="Windows User" w:date="2015-10-30T08:56:00Z" w:initials="WU">
    <w:p w14:paraId="7FDD5784" w14:textId="77777777" w:rsidR="00626974" w:rsidRDefault="00626974">
      <w:pPr>
        <w:pStyle w:val="CommentText"/>
      </w:pPr>
      <w:r>
        <w:rPr>
          <w:rStyle w:val="CommentReference"/>
        </w:rPr>
        <w:annotationRef/>
      </w:r>
      <w:r>
        <w:t>Different adjective</w:t>
      </w:r>
    </w:p>
  </w:comment>
  <w:comment w:id="1473" w:author="Windows User" w:date="2015-10-30T08:56:00Z" w:initials="WU">
    <w:p w14:paraId="69734FAC" w14:textId="77777777" w:rsidR="00626974" w:rsidRDefault="00626974">
      <w:pPr>
        <w:pStyle w:val="CommentText"/>
      </w:pPr>
      <w:r>
        <w:rPr>
          <w:rStyle w:val="CommentReference"/>
        </w:rPr>
        <w:annotationRef/>
      </w:r>
      <w:r>
        <w:t>Sickness?</w:t>
      </w:r>
    </w:p>
  </w:comment>
  <w:comment w:id="1476" w:author="Windows User" w:date="2015-10-30T08:56:00Z" w:initials="BS">
    <w:p w14:paraId="07C468E8" w14:textId="77777777" w:rsidR="00626974" w:rsidRDefault="0062697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79" w:author="Windows User" w:date="2015-10-30T08:56:00Z" w:initials="WU">
    <w:p w14:paraId="14F94395" w14:textId="77777777" w:rsidR="00626974" w:rsidRDefault="00626974">
      <w:pPr>
        <w:pStyle w:val="CommentText"/>
      </w:pPr>
      <w:r>
        <w:rPr>
          <w:rStyle w:val="CommentReference"/>
        </w:rPr>
        <w:annotationRef/>
      </w:r>
      <w:r>
        <w:t>What?</w:t>
      </w:r>
    </w:p>
  </w:comment>
  <w:comment w:id="1488" w:author="Windows User" w:date="2015-10-30T08:56:00Z" w:initials="WU">
    <w:p w14:paraId="39A2608E" w14:textId="77777777" w:rsidR="00626974" w:rsidRDefault="00626974">
      <w:pPr>
        <w:pStyle w:val="CommentText"/>
      </w:pPr>
      <w:r>
        <w:rPr>
          <w:rStyle w:val="CommentReference"/>
        </w:rPr>
        <w:annotationRef/>
      </w:r>
    </w:p>
  </w:comment>
  <w:comment w:id="1499" w:author="Windows User" w:date="2015-10-30T08:56:00Z" w:initials="WU">
    <w:p w14:paraId="255EEE9F" w14:textId="77777777" w:rsidR="00626974" w:rsidRDefault="00626974">
      <w:pPr>
        <w:pStyle w:val="CommentText"/>
      </w:pPr>
      <w:r>
        <w:rPr>
          <w:rStyle w:val="CommentReference"/>
        </w:rPr>
        <w:annotationRef/>
      </w:r>
      <w:r>
        <w:t>Is abouna going by a different version of the Coptic?</w:t>
      </w:r>
    </w:p>
    <w:p w14:paraId="45F504BB" w14:textId="77777777" w:rsidR="00626974" w:rsidRDefault="00626974">
      <w:pPr>
        <w:pStyle w:val="CommentText"/>
      </w:pPr>
    </w:p>
  </w:comment>
  <w:comment w:id="1501" w:author="Windows User" w:date="2015-10-30T08:56:00Z" w:initials="WU">
    <w:p w14:paraId="63C351E6" w14:textId="77777777" w:rsidR="00626974" w:rsidRDefault="00626974">
      <w:pPr>
        <w:pStyle w:val="CommentText"/>
      </w:pPr>
      <w:r>
        <w:rPr>
          <w:rStyle w:val="CommentReference"/>
        </w:rPr>
        <w:annotationRef/>
      </w:r>
      <w:r>
        <w:t>Praise and victory doesn’t make sense.</w:t>
      </w:r>
    </w:p>
  </w:comment>
  <w:comment w:id="1503" w:author="Windows User" w:date="2015-10-30T08:56:00Z" w:initials="WU">
    <w:p w14:paraId="5729C7D5" w14:textId="77777777" w:rsidR="00626974" w:rsidRDefault="00626974">
      <w:pPr>
        <w:pStyle w:val="CommentText"/>
      </w:pPr>
      <w:r>
        <w:rPr>
          <w:rStyle w:val="CommentReference"/>
        </w:rPr>
        <w:annotationRef/>
      </w:r>
      <w:r>
        <w:t>Godhead?</w:t>
      </w:r>
    </w:p>
  </w:comment>
  <w:comment w:id="1512" w:author="Windows User" w:date="2015-10-30T08:56:00Z" w:initials="WU">
    <w:p w14:paraId="78E42A11" w14:textId="77777777" w:rsidR="00626974" w:rsidRDefault="00626974">
      <w:pPr>
        <w:pStyle w:val="CommentText"/>
      </w:pPr>
      <w:r>
        <w:rPr>
          <w:rStyle w:val="CommentReference"/>
        </w:rPr>
        <w:annotationRef/>
      </w:r>
      <w:r>
        <w:t>Establish?</w:t>
      </w:r>
    </w:p>
  </w:comment>
  <w:comment w:id="1513" w:author="Windows User" w:date="2015-10-30T08:56:00Z" w:initials="WU">
    <w:p w14:paraId="642EB965" w14:textId="77777777" w:rsidR="00626974" w:rsidRDefault="00626974">
      <w:pPr>
        <w:pStyle w:val="CommentText"/>
      </w:pPr>
      <w:r>
        <w:rPr>
          <w:rStyle w:val="CommentReference"/>
        </w:rPr>
        <w:annotationRef/>
      </w:r>
      <w:r>
        <w:t>Check another source… missing puncuation</w:t>
      </w:r>
    </w:p>
  </w:comment>
  <w:comment w:id="1514" w:author="Windows User" w:date="2015-10-30T08:56:00Z" w:initials="WU">
    <w:p w14:paraId="6F8B5532" w14:textId="77777777" w:rsidR="00626974" w:rsidRDefault="00626974">
      <w:pPr>
        <w:pStyle w:val="CommentText"/>
      </w:pPr>
      <w:r>
        <w:rPr>
          <w:rStyle w:val="CommentReference"/>
        </w:rPr>
        <w:annotationRef/>
      </w:r>
      <w:r>
        <w:t>Worked?</w:t>
      </w:r>
    </w:p>
  </w:comment>
  <w:comment w:id="1515" w:author="Windows User" w:date="2015-10-30T08:56:00Z" w:initials="WU">
    <w:p w14:paraId="4F504285" w14:textId="77777777" w:rsidR="00626974" w:rsidRDefault="00626974">
      <w:pPr>
        <w:pStyle w:val="CommentText"/>
      </w:pPr>
      <w:r>
        <w:rPr>
          <w:rStyle w:val="CommentReference"/>
        </w:rPr>
        <w:annotationRef/>
      </w:r>
      <w:r>
        <w:t>Thrice holy or Trisagion?</w:t>
      </w:r>
    </w:p>
  </w:comment>
  <w:comment w:id="1517" w:author="Windows User" w:date="2015-10-30T08:56:00Z" w:initials="WU">
    <w:p w14:paraId="5514BCC2" w14:textId="77777777" w:rsidR="00626974" w:rsidRPr="00745B45" w:rsidRDefault="0062697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18" w:author="Windows User" w:date="2015-10-30T08:56:00Z" w:initials="WU">
    <w:p w14:paraId="179A5384" w14:textId="77777777" w:rsidR="00626974" w:rsidRDefault="00626974">
      <w:pPr>
        <w:pStyle w:val="CommentText"/>
      </w:pPr>
      <w:r>
        <w:rPr>
          <w:rStyle w:val="CommentReference"/>
        </w:rPr>
        <w:annotationRef/>
      </w:r>
      <w:r>
        <w:t>Right translation?</w:t>
      </w:r>
    </w:p>
  </w:comment>
  <w:comment w:id="1520" w:author="Windows User" w:date="2015-10-30T08:56:00Z" w:initials="WU">
    <w:p w14:paraId="1682BE28" w14:textId="77777777" w:rsidR="00626974" w:rsidRDefault="00626974">
      <w:pPr>
        <w:pStyle w:val="CommentText"/>
      </w:pPr>
      <w:r>
        <w:rPr>
          <w:rStyle w:val="CommentReference"/>
        </w:rPr>
        <w:annotationRef/>
      </w:r>
      <w:r>
        <w:t>What does this mean?</w:t>
      </w:r>
    </w:p>
  </w:comment>
  <w:comment w:id="1521" w:author="Windows User" w:date="2015-10-30T08:56:00Z" w:initials="WU">
    <w:p w14:paraId="30C5B7C9" w14:textId="77777777" w:rsidR="00626974" w:rsidRDefault="00626974">
      <w:pPr>
        <w:pStyle w:val="CommentText"/>
      </w:pPr>
      <w:r>
        <w:rPr>
          <w:rStyle w:val="CommentReference"/>
        </w:rPr>
        <w:annotationRef/>
      </w:r>
      <w:r>
        <w:t>To the end?</w:t>
      </w:r>
    </w:p>
  </w:comment>
  <w:comment w:id="1526" w:author="Windows User" w:date="2015-10-30T08:56:00Z" w:initials="WU">
    <w:p w14:paraId="2C2856CA" w14:textId="77777777" w:rsidR="00626974" w:rsidRDefault="00626974">
      <w:pPr>
        <w:pStyle w:val="CommentText"/>
      </w:pPr>
      <w:r>
        <w:rPr>
          <w:rStyle w:val="CommentReference"/>
        </w:rPr>
        <w:annotationRef/>
      </w:r>
      <w:r>
        <w:t>Or freedom?</w:t>
      </w:r>
    </w:p>
  </w:comment>
  <w:comment w:id="1527" w:author="Windows User" w:date="2015-10-30T08:56:00Z" w:initials="WU">
    <w:p w14:paraId="229642C6" w14:textId="77777777" w:rsidR="00626974" w:rsidRDefault="00626974">
      <w:pPr>
        <w:pStyle w:val="CommentText"/>
      </w:pPr>
      <w:r>
        <w:rPr>
          <w:rStyle w:val="CommentReference"/>
        </w:rPr>
        <w:annotationRef/>
      </w:r>
      <w:r>
        <w:t>Or establish?</w:t>
      </w:r>
    </w:p>
  </w:comment>
  <w:comment w:id="1535" w:author="Windows User" w:date="2015-10-30T08:56:00Z" w:initials="WU">
    <w:p w14:paraId="798C7307" w14:textId="77777777" w:rsidR="00626974" w:rsidRDefault="00626974">
      <w:pPr>
        <w:pStyle w:val="CommentText"/>
      </w:pPr>
      <w:r>
        <w:rPr>
          <w:rStyle w:val="CommentReference"/>
        </w:rPr>
        <w:annotationRef/>
      </w:r>
      <w:r>
        <w:t>Is this the correct date?</w:t>
      </w:r>
    </w:p>
  </w:comment>
  <w:comment w:id="1628" w:author="Windows User" w:date="2015-10-30T08:56:00Z" w:initials="WU">
    <w:p w14:paraId="1C25D03A" w14:textId="77777777" w:rsidR="00626974" w:rsidRDefault="00626974">
      <w:pPr>
        <w:pStyle w:val="CommentText"/>
      </w:pPr>
      <w:r>
        <w:rPr>
          <w:rStyle w:val="CommentReference"/>
        </w:rPr>
        <w:annotationRef/>
      </w:r>
      <w:r>
        <w:t>Can this be reworded?</w:t>
      </w:r>
    </w:p>
  </w:comment>
  <w:comment w:id="1630" w:author="Windows User" w:date="2015-10-30T08:56:00Z" w:initials="WU">
    <w:p w14:paraId="71B1FE22" w14:textId="77777777" w:rsidR="00626974" w:rsidRDefault="00626974">
      <w:pPr>
        <w:pStyle w:val="CommentText"/>
      </w:pPr>
      <w:r>
        <w:rPr>
          <w:rStyle w:val="CommentReference"/>
        </w:rPr>
        <w:annotationRef/>
      </w:r>
      <w:r>
        <w:t>Check other books for alternate word here.</w:t>
      </w:r>
    </w:p>
  </w:comment>
  <w:comment w:id="1631" w:author="Windows User" w:date="2015-10-30T08:56:00Z" w:initials="WU">
    <w:p w14:paraId="546F5FFA" w14:textId="77777777" w:rsidR="00626974" w:rsidRDefault="00626974">
      <w:pPr>
        <w:pStyle w:val="CommentText"/>
      </w:pPr>
      <w:r>
        <w:rPr>
          <w:rStyle w:val="CommentReference"/>
        </w:rPr>
        <w:annotationRef/>
      </w:r>
      <w:r>
        <w:t>Nations or peoples?</w:t>
      </w:r>
    </w:p>
  </w:comment>
  <w:comment w:id="1632" w:author="Windows User" w:date="2015-10-30T08:56:00Z" w:initials="WU">
    <w:p w14:paraId="4FC1DCF3" w14:textId="77777777" w:rsidR="00626974" w:rsidRDefault="00626974">
      <w:pPr>
        <w:pStyle w:val="CommentText"/>
      </w:pPr>
      <w:r>
        <w:rPr>
          <w:rStyle w:val="CommentReference"/>
        </w:rPr>
        <w:annotationRef/>
      </w:r>
      <w:r>
        <w:t>Burned or consumed?</w:t>
      </w:r>
    </w:p>
  </w:comment>
  <w:comment w:id="1633" w:author="Windows User" w:date="2015-10-30T08:56:00Z" w:initials="WU">
    <w:p w14:paraId="5B463C07" w14:textId="77777777" w:rsidR="00626974" w:rsidRDefault="00626974">
      <w:pPr>
        <w:pStyle w:val="CommentText"/>
      </w:pPr>
      <w:r>
        <w:rPr>
          <w:rStyle w:val="CommentReference"/>
        </w:rPr>
        <w:annotationRef/>
      </w:r>
      <w:r>
        <w:t>?</w:t>
      </w:r>
    </w:p>
  </w:comment>
  <w:comment w:id="1634" w:author="Windows User" w:date="2015-10-30T08:56:00Z" w:initials="WU">
    <w:p w14:paraId="3079CC02" w14:textId="77777777" w:rsidR="00626974" w:rsidRPr="00745B45" w:rsidRDefault="0062697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4B943F0B" w14:textId="77777777" w:rsidR="00626974" w:rsidRDefault="00626974">
      <w:pPr>
        <w:pStyle w:val="CommentText"/>
      </w:pPr>
      <w:r>
        <w:rPr>
          <w:rStyle w:val="CommentReference"/>
        </w:rPr>
        <w:annotationRef/>
      </w:r>
      <w:r>
        <w:t>Synaxarium has St. James dying twice… likely one of them should be St. John!</w:t>
      </w:r>
    </w:p>
  </w:comment>
  <w:comment w:id="1678" w:author="Windows User" w:date="2015-10-30T08:56:00Z" w:initials="WU">
    <w:p w14:paraId="11436C6E" w14:textId="77777777" w:rsidR="00626974" w:rsidRDefault="00626974">
      <w:pPr>
        <w:pStyle w:val="CommentText"/>
      </w:pPr>
      <w:r>
        <w:rPr>
          <w:rStyle w:val="CommentReference"/>
        </w:rPr>
        <w:annotationRef/>
      </w:r>
      <w:r>
        <w:t>Ramez says print synacarium may have him in july</w:t>
      </w:r>
    </w:p>
  </w:comment>
  <w:comment w:id="1689" w:author="Windows User" w:date="2015-10-30T08:56:00Z" w:initials="WU">
    <w:p w14:paraId="62A36CDC" w14:textId="77777777" w:rsidR="00626974" w:rsidRDefault="00626974">
      <w:pPr>
        <w:pStyle w:val="CommentText"/>
      </w:pPr>
      <w:r>
        <w:rPr>
          <w:rStyle w:val="CommentReference"/>
        </w:rPr>
        <w:annotationRef/>
      </w:r>
      <w:r>
        <w:t>Approached? What does this vs mean?</w:t>
      </w:r>
    </w:p>
  </w:comment>
  <w:comment w:id="1690" w:author="Windows User" w:date="2015-10-30T08:56:00Z" w:initials="WU">
    <w:p w14:paraId="329416E7" w14:textId="77777777" w:rsidR="00626974" w:rsidRPr="00745B45" w:rsidRDefault="0062697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96" w:author="Windows User" w:date="2015-10-30T08:56:00Z" w:initials="WU">
    <w:p w14:paraId="763F73BB" w14:textId="77777777" w:rsidR="00626974" w:rsidRDefault="00626974">
      <w:pPr>
        <w:pStyle w:val="CommentText"/>
      </w:pPr>
      <w:r>
        <w:rPr>
          <w:rStyle w:val="CommentReference"/>
        </w:rPr>
        <w:annotationRef/>
      </w:r>
      <w:r>
        <w:t>Thoughts?</w:t>
      </w:r>
    </w:p>
  </w:comment>
  <w:comment w:id="1717" w:author="Windows User" w:date="2015-10-30T08:56:00Z" w:initials="WU">
    <w:p w14:paraId="7B47C8A3" w14:textId="77777777" w:rsidR="00626974" w:rsidRDefault="0062697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52" w:author="Windows User" w:date="2015-10-30T08:56:00Z" w:initials="WU">
    <w:p w14:paraId="0BE9113A" w14:textId="77777777" w:rsidR="00626974" w:rsidRDefault="00626974">
      <w:pPr>
        <w:pStyle w:val="CommentText"/>
      </w:pPr>
      <w:r>
        <w:rPr>
          <w:rStyle w:val="CommentReference"/>
        </w:rPr>
        <w:annotationRef/>
      </w:r>
      <w:r>
        <w:t>Completely different.</w:t>
      </w:r>
    </w:p>
  </w:comment>
  <w:comment w:id="1753" w:author="Windows User" w:date="2015-10-30T08:56:00Z" w:initials="WU">
    <w:p w14:paraId="074682DD" w14:textId="77777777" w:rsidR="00626974" w:rsidRDefault="00626974">
      <w:pPr>
        <w:pStyle w:val="CommentText"/>
      </w:pPr>
      <w:r>
        <w:rPr>
          <w:rStyle w:val="CommentReference"/>
        </w:rPr>
        <w:annotationRef/>
      </w:r>
      <w:r>
        <w:t>With or in?</w:t>
      </w:r>
    </w:p>
  </w:comment>
  <w:comment w:id="1754" w:author="Windows User" w:date="2015-10-30T08:56:00Z" w:initials="WU">
    <w:p w14:paraId="371712E1" w14:textId="77777777" w:rsidR="00626974" w:rsidRDefault="00626974">
      <w:pPr>
        <w:pStyle w:val="CommentText"/>
      </w:pPr>
      <w:r>
        <w:rPr>
          <w:rStyle w:val="CommentReference"/>
        </w:rPr>
        <w:annotationRef/>
      </w:r>
    </w:p>
  </w:comment>
  <w:comment w:id="1755" w:author="Windows User" w:date="2015-10-30T08:56:00Z" w:initials="WU">
    <w:p w14:paraId="0B3C1D3B" w14:textId="77777777" w:rsidR="00626974" w:rsidRDefault="00626974">
      <w:pPr>
        <w:pStyle w:val="CommentText"/>
      </w:pPr>
      <w:r>
        <w:rPr>
          <w:rStyle w:val="CommentReference"/>
        </w:rPr>
        <w:annotationRef/>
      </w:r>
      <w:r>
        <w:t>Sound or voice?</w:t>
      </w:r>
    </w:p>
  </w:comment>
  <w:comment w:id="1757" w:author="Windows User" w:date="2015-10-30T08:56:00Z" w:initials="WU">
    <w:p w14:paraId="1C3A0B98" w14:textId="77777777" w:rsidR="00626974" w:rsidRDefault="00626974">
      <w:pPr>
        <w:pStyle w:val="CommentText"/>
      </w:pPr>
      <w:r>
        <w:rPr>
          <w:rStyle w:val="CommentReference"/>
        </w:rPr>
        <w:annotationRef/>
      </w:r>
      <w:r>
        <w:t>Open to suggetions.</w:t>
      </w:r>
    </w:p>
  </w:comment>
  <w:comment w:id="1758" w:author="Windows User" w:date="2015-10-30T08:56:00Z" w:initials="WU">
    <w:p w14:paraId="79DB91AB" w14:textId="77777777" w:rsidR="00626974" w:rsidRDefault="00626974">
      <w:pPr>
        <w:pStyle w:val="CommentText"/>
      </w:pPr>
      <w:r>
        <w:rPr>
          <w:rStyle w:val="CommentReference"/>
        </w:rPr>
        <w:annotationRef/>
      </w:r>
      <w:r>
        <w:t>Before?</w:t>
      </w:r>
    </w:p>
  </w:comment>
  <w:comment w:id="1759" w:author="Windows User" w:date="2015-10-30T08:56:00Z" w:initials="WU">
    <w:p w14:paraId="777049F3" w14:textId="77777777" w:rsidR="00626974" w:rsidRDefault="00626974">
      <w:pPr>
        <w:pStyle w:val="CommentText"/>
      </w:pPr>
      <w:r>
        <w:rPr>
          <w:rStyle w:val="CommentReference"/>
        </w:rPr>
        <w:annotationRef/>
      </w:r>
      <w:r>
        <w:t>Nations?</w:t>
      </w:r>
    </w:p>
  </w:comment>
  <w:comment w:id="1760" w:author="Windows User" w:date="2015-10-30T08:56:00Z" w:initials="WU">
    <w:p w14:paraId="29D1E0CC" w14:textId="77777777" w:rsidR="00626974" w:rsidRDefault="00626974">
      <w:pPr>
        <w:pStyle w:val="CommentText"/>
      </w:pPr>
      <w:r>
        <w:rPr>
          <w:rStyle w:val="CommentReference"/>
        </w:rPr>
        <w:annotationRef/>
      </w:r>
      <w:r>
        <w:t>?</w:t>
      </w:r>
    </w:p>
  </w:comment>
  <w:comment w:id="1801" w:author="Windows User" w:date="2015-10-30T08:56:00Z" w:initials="WU">
    <w:p w14:paraId="73A9ACC7" w14:textId="77777777" w:rsidR="00626974" w:rsidRDefault="00626974">
      <w:pPr>
        <w:pStyle w:val="CommentText"/>
      </w:pPr>
      <w:r>
        <w:rPr>
          <w:rStyle w:val="CommentReference"/>
        </w:rPr>
        <w:annotationRef/>
      </w:r>
      <w:r>
        <w:t>?</w:t>
      </w:r>
    </w:p>
  </w:comment>
  <w:comment w:id="1808" w:author="Windows User" w:date="2015-10-30T08:56:00Z" w:initials="WU">
    <w:p w14:paraId="4F5630C0" w14:textId="77777777" w:rsidR="00626974" w:rsidRDefault="00626974">
      <w:pPr>
        <w:pStyle w:val="CommentText"/>
      </w:pPr>
      <w:r>
        <w:rPr>
          <w:rStyle w:val="CommentReference"/>
        </w:rPr>
        <w:annotationRef/>
      </w:r>
      <w:r>
        <w:t>Abba Noub, abanoub, Apa Noub, Apnoub?</w:t>
      </w:r>
    </w:p>
  </w:comment>
  <w:comment w:id="1809" w:author="Windows User" w:date="2015-10-30T08:56:00Z" w:initials="WU">
    <w:p w14:paraId="3899034D" w14:textId="77777777" w:rsidR="00626974" w:rsidRDefault="00626974">
      <w:pPr>
        <w:pStyle w:val="CommentText"/>
      </w:pPr>
      <w:r>
        <w:rPr>
          <w:rStyle w:val="CommentReference"/>
        </w:rPr>
        <w:annotationRef/>
      </w:r>
      <w:r>
        <w:t>Upright, or orthodox?</w:t>
      </w:r>
    </w:p>
  </w:comment>
  <w:comment w:id="1818" w:author="Windows User" w:date="2015-10-30T08:56:00Z" w:initials="WU">
    <w:p w14:paraId="61207ABC" w14:textId="77777777" w:rsidR="00626974" w:rsidRDefault="00626974">
      <w:pPr>
        <w:pStyle w:val="CommentText"/>
      </w:pPr>
      <w:r>
        <w:rPr>
          <w:rStyle w:val="CommentReference"/>
        </w:rPr>
        <w:annotationRef/>
      </w:r>
      <w:r>
        <w:t>Are we going with ti agia = saint and ti ethowab = the holy?</w:t>
      </w:r>
    </w:p>
  </w:comment>
  <w:comment w:id="1840" w:author="Windows User" w:date="2015-11-18T20:43:00Z" w:initials="WU">
    <w:p w14:paraId="08613E46" w14:textId="00F90E8C" w:rsidR="00626974" w:rsidRDefault="00626974">
      <w:pPr>
        <w:pStyle w:val="CommentText"/>
      </w:pPr>
      <w:r>
        <w:rPr>
          <w:rStyle w:val="CommentReference"/>
        </w:rPr>
        <w:annotationRef/>
      </w:r>
      <w:r>
        <w:t>Is this for Adam days? Or just Sundays?</w:t>
      </w:r>
    </w:p>
  </w:comment>
  <w:comment w:id="1841" w:author="Windows User" w:date="2015-11-18T20:38:00Z" w:initials="WU">
    <w:p w14:paraId="43F9C3B7" w14:textId="77777777" w:rsidR="00626974" w:rsidRDefault="00626974">
      <w:pPr>
        <w:pStyle w:val="CommentText"/>
      </w:pPr>
      <w:r>
        <w:rPr>
          <w:rStyle w:val="CommentReference"/>
        </w:rPr>
        <w:annotationRef/>
      </w:r>
      <w:r>
        <w:t>What does this mean? I feel like we put something else somewhere else</w:t>
      </w:r>
    </w:p>
  </w:comment>
  <w:comment w:id="1843" w:author="Windows User" w:date="2015-11-19T22:12:00Z" w:initials="WU">
    <w:p w14:paraId="79F037D4" w14:textId="77777777" w:rsidR="00626974" w:rsidRDefault="00626974">
      <w:pPr>
        <w:pStyle w:val="CommentText"/>
      </w:pPr>
      <w:r>
        <w:rPr>
          <w:rStyle w:val="CommentReference"/>
        </w:rPr>
        <w:annotationRef/>
      </w:r>
      <w:r>
        <w:t>Theotokos forever, or ever-Theotokos?</w:t>
      </w:r>
    </w:p>
  </w:comment>
  <w:comment w:id="1844" w:author="Windows User" w:date="2015-11-19T22:12:00Z" w:initials="WU">
    <w:p w14:paraId="7E2C6DDB" w14:textId="77777777" w:rsidR="00626974" w:rsidRDefault="00626974">
      <w:pPr>
        <w:pStyle w:val="CommentText"/>
      </w:pPr>
      <w:r>
        <w:rPr>
          <w:rStyle w:val="CommentReference"/>
        </w:rPr>
        <w:annotationRef/>
      </w:r>
      <w:r>
        <w:t>What does this mean?</w:t>
      </w:r>
    </w:p>
  </w:comment>
  <w:comment w:id="1845" w:author="Windows User" w:date="2015-11-19T22:12:00Z" w:initials="WU">
    <w:p w14:paraId="71146019" w14:textId="77777777" w:rsidR="00626974" w:rsidRDefault="00626974">
      <w:pPr>
        <w:pStyle w:val="CommentText"/>
      </w:pPr>
      <w:r>
        <w:rPr>
          <w:rStyle w:val="CommentReference"/>
        </w:rPr>
        <w:annotationRef/>
      </w:r>
      <w:r>
        <w:t>What does this mean?</w:t>
      </w:r>
    </w:p>
  </w:comment>
  <w:comment w:id="1846" w:author="Windows User" w:date="2015-11-19T22:12:00Z" w:initials="WU">
    <w:p w14:paraId="24E4F57A" w14:textId="77777777" w:rsidR="00626974" w:rsidRDefault="00626974">
      <w:pPr>
        <w:pStyle w:val="CommentText"/>
      </w:pPr>
      <w:r>
        <w:rPr>
          <w:rStyle w:val="CommentReference"/>
        </w:rPr>
        <w:annotationRef/>
      </w:r>
      <w:r>
        <w:t>Praying or interceding?</w:t>
      </w:r>
    </w:p>
  </w:comment>
  <w:comment w:id="1864" w:author="Windows User" w:date="2015-10-30T08:56:00Z" w:initials="WU">
    <w:p w14:paraId="36116F5D" w14:textId="77777777" w:rsidR="00626974" w:rsidRPr="00745B45" w:rsidRDefault="0062697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65" w:author="Windows User" w:date="2015-10-30T08:56:00Z" w:initials="WU">
    <w:p w14:paraId="55EA204B" w14:textId="77777777" w:rsidR="00626974" w:rsidRDefault="00626974">
      <w:pPr>
        <w:pStyle w:val="CommentText"/>
      </w:pPr>
      <w:r>
        <w:rPr>
          <w:rStyle w:val="CommentReference"/>
        </w:rPr>
        <w:annotationRef/>
      </w:r>
      <w:r>
        <w:t>Typo?</w:t>
      </w:r>
    </w:p>
  </w:comment>
  <w:comment w:id="1886" w:author="Windows User" w:date="2015-10-30T08:56:00Z" w:initials="WU">
    <w:p w14:paraId="11E5D177" w14:textId="77777777" w:rsidR="00626974" w:rsidRPr="00745B45" w:rsidRDefault="00626974">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8" w:author="Windows User" w:date="2015-10-30T08:56:00Z" w:initials="WU">
    <w:p w14:paraId="38A16B24" w14:textId="77777777" w:rsidR="00626974" w:rsidRDefault="00626974">
      <w:pPr>
        <w:pStyle w:val="CommentText"/>
      </w:pPr>
      <w:r>
        <w:rPr>
          <w:rStyle w:val="CommentReference"/>
        </w:rPr>
        <w:annotationRef/>
      </w:r>
      <w:r>
        <w:t>What does the Coptic say?</w:t>
      </w:r>
    </w:p>
  </w:comment>
  <w:comment w:id="1889" w:author="Windows User" w:date="2015-10-30T08:56:00Z" w:initials="WU">
    <w:p w14:paraId="239824AA" w14:textId="77777777" w:rsidR="00626974" w:rsidRDefault="00626974">
      <w:pPr>
        <w:pStyle w:val="CommentText"/>
      </w:pPr>
      <w:r>
        <w:rPr>
          <w:rStyle w:val="CommentReference"/>
        </w:rPr>
        <w:annotationRef/>
      </w:r>
      <w:r>
        <w:t>What is being quoted? 2Cor 5?</w:t>
      </w:r>
    </w:p>
  </w:comment>
  <w:comment w:id="1892" w:author="Windows User" w:date="2015-10-30T08:56:00Z" w:initials="WU">
    <w:p w14:paraId="1EC34668" w14:textId="77777777" w:rsidR="00626974" w:rsidRDefault="00626974">
      <w:pPr>
        <w:pStyle w:val="CommentText"/>
      </w:pPr>
      <w:r>
        <w:rPr>
          <w:rStyle w:val="CommentReference"/>
        </w:rPr>
        <w:annotationRef/>
      </w:r>
      <w:r>
        <w:t>This is clearly a late composition, bastardizing other hymns. “our father in heaven, the sinless one, with your good father…” right.</w:t>
      </w:r>
    </w:p>
  </w:comment>
  <w:comment w:id="1893" w:author="Windows User" w:date="2015-10-30T08:56:00Z" w:initials="WU">
    <w:p w14:paraId="4470C38C" w14:textId="77777777" w:rsidR="00626974" w:rsidRDefault="00626974">
      <w:pPr>
        <w:pStyle w:val="CommentText"/>
      </w:pPr>
      <w:r>
        <w:rPr>
          <w:rStyle w:val="CommentReference"/>
        </w:rPr>
        <w:annotationRef/>
      </w:r>
      <w:r>
        <w:t>Coptic is different from previous verse. What should English be?</w:t>
      </w:r>
    </w:p>
  </w:comment>
  <w:comment w:id="1894" w:author="Windows User" w:date="2015-10-30T08:56:00Z" w:initials="WU">
    <w:p w14:paraId="350A9B71" w14:textId="77777777" w:rsidR="00626974" w:rsidRDefault="00626974">
      <w:pPr>
        <w:pStyle w:val="CommentText"/>
      </w:pPr>
      <w:r>
        <w:rPr>
          <w:rStyle w:val="CommentReference"/>
        </w:rPr>
        <w:annotationRef/>
      </w:r>
      <w:r>
        <w:t>Or athletes? Or athletic martyrs?</w:t>
      </w:r>
    </w:p>
  </w:comment>
  <w:comment w:id="1895" w:author="Windows User" w:date="2015-10-30T08:56:00Z" w:initials="WU">
    <w:p w14:paraId="72F9FFC3" w14:textId="77777777" w:rsidR="00626974" w:rsidRDefault="00626974">
      <w:pPr>
        <w:pStyle w:val="CommentText"/>
      </w:pPr>
      <w:r>
        <w:rPr>
          <w:rStyle w:val="CommentReference"/>
        </w:rPr>
        <w:annotationRef/>
      </w:r>
      <w:r>
        <w:t>Or of the martyrs?</w:t>
      </w:r>
    </w:p>
  </w:comment>
  <w:comment w:id="1896" w:author="Windows User" w:date="2015-10-30T08:56:00Z" w:initials="WU">
    <w:p w14:paraId="7BD5C124" w14:textId="77777777" w:rsidR="00626974" w:rsidRDefault="00626974">
      <w:pPr>
        <w:pStyle w:val="CommentText"/>
      </w:pPr>
      <w:r>
        <w:rPr>
          <w:rStyle w:val="CommentReference"/>
        </w:rPr>
        <w:annotationRef/>
      </w:r>
      <w:r>
        <w:t>Carries or lifts?</w:t>
      </w:r>
    </w:p>
  </w:comment>
  <w:comment w:id="1897" w:author="Windows User" w:date="2015-10-30T08:56:00Z" w:initials="WU">
    <w:p w14:paraId="525F7218" w14:textId="77777777" w:rsidR="00626974" w:rsidRDefault="00626974">
      <w:pPr>
        <w:pStyle w:val="CommentText"/>
      </w:pPr>
      <w:r>
        <w:rPr>
          <w:rStyle w:val="CommentReference"/>
        </w:rPr>
        <w:annotationRef/>
      </w:r>
      <w:r>
        <w:t>Churches?</w:t>
      </w:r>
    </w:p>
    <w:p w14:paraId="32A8F1D7" w14:textId="77777777" w:rsidR="00626974" w:rsidRDefault="00626974">
      <w:pPr>
        <w:pStyle w:val="CommentText"/>
      </w:pPr>
    </w:p>
  </w:comment>
  <w:comment w:id="1898" w:author="Windows User" w:date="2015-10-30T08:56:00Z" w:initials="WU">
    <w:p w14:paraId="165286E5" w14:textId="77777777" w:rsidR="00626974" w:rsidRDefault="00626974">
      <w:pPr>
        <w:pStyle w:val="CommentText"/>
      </w:pPr>
      <w:r>
        <w:rPr>
          <w:rStyle w:val="CommentReference"/>
        </w:rPr>
        <w:annotationRef/>
      </w:r>
      <w:r>
        <w:t>End?</w:t>
      </w:r>
    </w:p>
  </w:comment>
  <w:comment w:id="1907" w:author="Windows User" w:date="2015-10-30T08:56:00Z" w:initials="WU">
    <w:p w14:paraId="770DC519" w14:textId="281A44CF" w:rsidR="00626974" w:rsidRDefault="00626974">
      <w:pPr>
        <w:pStyle w:val="CommentText"/>
      </w:pPr>
      <w:r>
        <w:rPr>
          <w:rStyle w:val="CommentReference"/>
        </w:rPr>
        <w:annotationRef/>
      </w:r>
      <w:r>
        <w:t>Or full stop. You are worthy of the glory,</w:t>
      </w:r>
    </w:p>
  </w:comment>
  <w:comment w:id="1913" w:author="Windows User" w:date="2015-10-30T08:56:00Z" w:initials="WU">
    <w:p w14:paraId="664F3BFA" w14:textId="77777777" w:rsidR="00626974" w:rsidRDefault="00626974">
      <w:pPr>
        <w:pStyle w:val="CommentText"/>
      </w:pPr>
      <w:r>
        <w:rPr>
          <w:rStyle w:val="CommentReference"/>
        </w:rPr>
        <w:annotationRef/>
      </w:r>
      <w:r>
        <w:t>?</w:t>
      </w:r>
    </w:p>
  </w:comment>
  <w:comment w:id="1916" w:author="Windows User" w:date="2015-10-30T08:56:00Z" w:initials="WU">
    <w:p w14:paraId="08BCD53E" w14:textId="77777777" w:rsidR="00626974" w:rsidRDefault="00626974">
      <w:pPr>
        <w:pStyle w:val="CommentText"/>
      </w:pPr>
      <w:r>
        <w:rPr>
          <w:rStyle w:val="CommentReference"/>
        </w:rPr>
        <w:annotationRef/>
      </w:r>
      <w:r>
        <w:t>Is? Or will be? Exalted, or highly exalted?</w:t>
      </w:r>
    </w:p>
  </w:comment>
  <w:comment w:id="1918" w:author="Windows User" w:date="2015-10-30T08:56:00Z" w:initials="WU">
    <w:p w14:paraId="4F4D62D2" w14:textId="77777777" w:rsidR="00626974" w:rsidRDefault="00626974">
      <w:pPr>
        <w:pStyle w:val="CommentText"/>
      </w:pPr>
      <w:r>
        <w:rPr>
          <w:rStyle w:val="CommentReference"/>
        </w:rPr>
        <w:annotationRef/>
      </w:r>
      <w:r>
        <w:t>Bring or offer</w:t>
      </w:r>
    </w:p>
  </w:comment>
  <w:comment w:id="1919" w:author="Windows User" w:date="2015-10-30T08:56:00Z" w:initials="WU">
    <w:p w14:paraId="66D4EE13" w14:textId="77777777" w:rsidR="00626974" w:rsidRDefault="00626974">
      <w:pPr>
        <w:pStyle w:val="CommentText"/>
      </w:pPr>
      <w:r>
        <w:rPr>
          <w:rStyle w:val="CommentReference"/>
        </w:rPr>
        <w:annotationRef/>
      </w:r>
      <w:r>
        <w:t>Spelling?</w:t>
      </w:r>
    </w:p>
  </w:comment>
  <w:comment w:id="1925" w:author="Windows User" w:date="2015-11-17T22:12:00Z" w:initials="WU">
    <w:p w14:paraId="412F0631" w14:textId="77777777" w:rsidR="00626974" w:rsidRDefault="00626974">
      <w:pPr>
        <w:pStyle w:val="CommentText"/>
      </w:pPr>
      <w:r>
        <w:rPr>
          <w:rStyle w:val="CommentReference"/>
        </w:rPr>
        <w:annotationRef/>
      </w:r>
      <w:r>
        <w:t>Literally trampled, right? Or crushed?</w:t>
      </w:r>
    </w:p>
  </w:comment>
  <w:comment w:id="1926" w:author="Windows User" w:date="2015-11-17T22:12:00Z" w:initials="WU">
    <w:p w14:paraId="135DCC31" w14:textId="77777777" w:rsidR="00626974" w:rsidRDefault="00626974">
      <w:pPr>
        <w:pStyle w:val="CommentText"/>
      </w:pPr>
      <w:r>
        <w:rPr>
          <w:rStyle w:val="CommentReference"/>
        </w:rPr>
        <w:annotationRef/>
      </w:r>
      <w:r>
        <w:t>Authority? Might? Reign?</w:t>
      </w:r>
    </w:p>
  </w:comment>
  <w:comment w:id="1929" w:author="Windows User" w:date="2015-10-30T08:56:00Z" w:initials="WU">
    <w:p w14:paraId="11BE3C4D" w14:textId="77777777" w:rsidR="00626974" w:rsidRDefault="00626974">
      <w:pPr>
        <w:pStyle w:val="CommentText"/>
      </w:pPr>
      <w:r>
        <w:rPr>
          <w:rStyle w:val="CommentReference"/>
        </w:rPr>
        <w:annotationRef/>
      </w:r>
      <w:r>
        <w:t>Name or Holy Name?</w:t>
      </w:r>
    </w:p>
  </w:comment>
  <w:comment w:id="1941" w:author="Windows User" w:date="2015-10-30T08:56:00Z" w:initials="WU">
    <w:p w14:paraId="4A1C10F1" w14:textId="77777777" w:rsidR="00626974" w:rsidRDefault="00626974">
      <w:pPr>
        <w:pStyle w:val="CommentText"/>
      </w:pPr>
      <w:r>
        <w:rPr>
          <w:rStyle w:val="CommentReference"/>
        </w:rPr>
        <w:annotationRef/>
      </w:r>
      <w:r>
        <w:t>Christ or Jesus Christ?</w:t>
      </w:r>
    </w:p>
  </w:comment>
  <w:comment w:id="1947" w:author="Windows User" w:date="2015-10-30T08:56:00Z" w:initials="WU">
    <w:p w14:paraId="31C2C585" w14:textId="77777777" w:rsidR="00626974" w:rsidRDefault="00626974">
      <w:pPr>
        <w:pStyle w:val="CommentText"/>
      </w:pPr>
      <w:r>
        <w:rPr>
          <w:rStyle w:val="CommentReference"/>
        </w:rPr>
        <w:annotationRef/>
      </w:r>
      <w:r>
        <w:t>Name or Holy Name?</w:t>
      </w:r>
    </w:p>
  </w:comment>
  <w:comment w:id="1948" w:author="Windows User" w:date="2015-10-30T08:56:00Z" w:initials="WU">
    <w:p w14:paraId="18203C3C" w14:textId="77777777" w:rsidR="00626974" w:rsidRDefault="00626974">
      <w:pPr>
        <w:pStyle w:val="CommentText"/>
      </w:pPr>
      <w:r>
        <w:rPr>
          <w:rStyle w:val="CommentReference"/>
        </w:rPr>
        <w:annotationRef/>
      </w:r>
      <w:r>
        <w:t>To Him? Or by His might/power?</w:t>
      </w:r>
    </w:p>
  </w:comment>
  <w:comment w:id="1949" w:author="Windows User" w:date="2015-10-30T08:56:00Z" w:initials="WU">
    <w:p w14:paraId="27B39720" w14:textId="77777777" w:rsidR="00626974" w:rsidRDefault="00626974">
      <w:pPr>
        <w:pStyle w:val="CommentText"/>
      </w:pPr>
      <w:r>
        <w:rPr>
          <w:rStyle w:val="CommentReference"/>
        </w:rPr>
        <w:annotationRef/>
      </w:r>
      <w:r>
        <w:t>Might, or may?</w:t>
      </w:r>
    </w:p>
  </w:comment>
  <w:comment w:id="1950" w:author="Windows User" w:date="2015-10-30T08:56:00Z" w:initials="WU">
    <w:p w14:paraId="2FB96B7C" w14:textId="77777777" w:rsidR="00626974" w:rsidRDefault="00626974" w:rsidP="00F77A5B">
      <w:pPr>
        <w:pStyle w:val="CommentText"/>
      </w:pPr>
      <w:r>
        <w:rPr>
          <w:rStyle w:val="CommentReference"/>
        </w:rPr>
        <w:annotationRef/>
      </w:r>
      <w:r>
        <w:t>Christ or Jesus Christ?</w:t>
      </w:r>
    </w:p>
  </w:comment>
  <w:comment w:id="1953" w:author="Windows User" w:date="2015-10-30T08:56:00Z" w:initials="WU">
    <w:p w14:paraId="775D4B1C" w14:textId="77777777" w:rsidR="00626974" w:rsidRDefault="00626974">
      <w:pPr>
        <w:pStyle w:val="CommentText"/>
      </w:pPr>
      <w:r>
        <w:rPr>
          <w:rStyle w:val="CommentReference"/>
        </w:rPr>
        <w:annotationRef/>
      </w:r>
      <w:r>
        <w:t>Miracles?</w:t>
      </w:r>
    </w:p>
  </w:comment>
  <w:comment w:id="1959" w:author="Windows User" w:date="2015-10-30T08:56:00Z" w:initials="WU">
    <w:p w14:paraId="511773EC" w14:textId="77777777" w:rsidR="00626974" w:rsidRDefault="00626974">
      <w:pPr>
        <w:pStyle w:val="CommentText"/>
      </w:pPr>
      <w:r>
        <w:rPr>
          <w:rStyle w:val="CommentReference"/>
        </w:rPr>
        <w:annotationRef/>
      </w:r>
      <w:r>
        <w:t>Name or Holy Name?</w:t>
      </w:r>
    </w:p>
  </w:comment>
  <w:comment w:id="1960" w:author="Windows User" w:date="2015-10-30T08:56:00Z" w:initials="WU">
    <w:p w14:paraId="0BC6FD3A" w14:textId="77777777" w:rsidR="00626974" w:rsidRDefault="00626974">
      <w:pPr>
        <w:pStyle w:val="CommentText"/>
      </w:pPr>
      <w:r>
        <w:rPr>
          <w:rStyle w:val="CommentReference"/>
        </w:rPr>
        <w:annotationRef/>
      </w:r>
      <w:r>
        <w:t>To Him? Or by His might/power?</w:t>
      </w:r>
    </w:p>
  </w:comment>
  <w:comment w:id="1961" w:author="Windows User" w:date="2015-10-30T08:56:00Z" w:initials="WU">
    <w:p w14:paraId="6BED6166" w14:textId="77777777" w:rsidR="00626974" w:rsidRDefault="00626974">
      <w:pPr>
        <w:pStyle w:val="CommentText"/>
      </w:pPr>
      <w:r>
        <w:rPr>
          <w:rStyle w:val="CommentReference"/>
        </w:rPr>
        <w:annotationRef/>
      </w:r>
      <w:r>
        <w:t>Might, or may?</w:t>
      </w:r>
    </w:p>
  </w:comment>
  <w:comment w:id="1967" w:author="Windows User" w:date="2016-02-10T12:41:00Z" w:initials="WU">
    <w:p w14:paraId="1E6C57D4" w14:textId="77777777" w:rsidR="00626974" w:rsidRDefault="00626974"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96A73E" w14:textId="77777777" w:rsidR="00632FAC" w:rsidRDefault="00632FAC" w:rsidP="006D61CA">
      <w:pPr>
        <w:spacing w:after="0" w:line="240" w:lineRule="auto"/>
      </w:pPr>
      <w:r>
        <w:separator/>
      </w:r>
    </w:p>
  </w:endnote>
  <w:endnote w:type="continuationSeparator" w:id="0">
    <w:p w14:paraId="3546602C" w14:textId="77777777" w:rsidR="00632FAC" w:rsidRDefault="00632FA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46275D2" w:rsidR="00626974" w:rsidRPr="004D6538" w:rsidRDefault="0062697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A4D95">
      <w:rPr>
        <w:noProof/>
        <w:lang w:val="en-US"/>
      </w:rPr>
      <w:t>1176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26974" w:rsidRPr="009654EE" w:rsidRDefault="0062697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D551355" w:rsidR="00626974" w:rsidRPr="009654EE" w:rsidRDefault="0062697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A4D95">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774FE50" w:rsidR="00626974" w:rsidRPr="006D61CA" w:rsidRDefault="0062697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A4D95">
      <w:rPr>
        <w:noProof/>
        <w:lang w:val="en-US"/>
      </w:rPr>
      <w:t>427</w:t>
    </w:r>
    <w:r w:rsidRPr="006D61CA">
      <w:rPr>
        <w:lang w:val="en-US"/>
      </w:rPr>
      <w:fldChar w:fldCharType="end"/>
    </w:r>
  </w:p>
  <w:p w14:paraId="1546C8BA" w14:textId="77777777" w:rsidR="00626974" w:rsidRDefault="00626974"/>
  <w:p w14:paraId="578F45FC" w14:textId="77777777" w:rsidR="00626974" w:rsidRDefault="0062697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D73C962" w:rsidR="00626974" w:rsidRPr="006D61CA" w:rsidRDefault="0062697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A4D95">
      <w:rPr>
        <w:noProof/>
        <w:lang w:val="en-US"/>
      </w:rPr>
      <w:t>1177</w:t>
    </w:r>
    <w:r w:rsidRPr="006D61CA">
      <w:rPr>
        <w:lang w:val="en-US"/>
      </w:rPr>
      <w:fldChar w:fldCharType="end"/>
    </w:r>
  </w:p>
  <w:p w14:paraId="6E3E0469" w14:textId="77777777" w:rsidR="00626974" w:rsidRDefault="00626974"/>
  <w:p w14:paraId="5C3C24E2" w14:textId="77777777" w:rsidR="00626974" w:rsidRDefault="0062697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6E262" w14:textId="77777777" w:rsidR="00632FAC" w:rsidRDefault="00632FAC" w:rsidP="006D61CA">
      <w:pPr>
        <w:spacing w:after="0" w:line="240" w:lineRule="auto"/>
      </w:pPr>
      <w:r>
        <w:separator/>
      </w:r>
    </w:p>
  </w:footnote>
  <w:footnote w:type="continuationSeparator" w:id="0">
    <w:p w14:paraId="1B6EFEE9" w14:textId="77777777" w:rsidR="00632FAC" w:rsidRDefault="00632FAC" w:rsidP="006D61CA">
      <w:pPr>
        <w:spacing w:after="0" w:line="240" w:lineRule="auto"/>
      </w:pPr>
      <w:r>
        <w:continuationSeparator/>
      </w:r>
    </w:p>
  </w:footnote>
  <w:footnote w:id="1">
    <w:p w14:paraId="16A75E0F" w14:textId="77777777" w:rsidR="00626974" w:rsidRDefault="00626974"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626974" w:rsidRDefault="00626974"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626974" w:rsidRDefault="00626974" w:rsidP="00F94412">
      <w:pPr>
        <w:pStyle w:val="footnote"/>
      </w:pPr>
      <w:r>
        <w:rPr>
          <w:rStyle w:val="FootnoteReference"/>
        </w:rPr>
        <w:footnoteRef/>
      </w:r>
      <w:r>
        <w:t xml:space="preserve"> [JS] or “assemblies”</w:t>
      </w:r>
    </w:p>
  </w:footnote>
  <w:footnote w:id="4">
    <w:p w14:paraId="5E4DFE5E" w14:textId="5E90AEFA" w:rsidR="00626974" w:rsidRPr="00926B87" w:rsidRDefault="00626974"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26974" w:rsidRDefault="00626974" w:rsidP="00031314">
      <w:pPr>
        <w:pStyle w:val="footnote"/>
      </w:pPr>
    </w:p>
  </w:footnote>
  <w:footnote w:id="5">
    <w:p w14:paraId="5EDE2D3A" w14:textId="77777777" w:rsidR="00626974" w:rsidRDefault="0062697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626974" w:rsidRDefault="00626974" w:rsidP="00323889">
      <w:pPr>
        <w:pStyle w:val="footnote"/>
      </w:pPr>
      <w:r>
        <w:rPr>
          <w:rStyle w:val="FootnoteReference"/>
        </w:rPr>
        <w:footnoteRef/>
      </w:r>
      <w:r>
        <w:t xml:space="preserve"> Or “The Lord’s Annointed”</w:t>
      </w:r>
    </w:p>
  </w:footnote>
  <w:footnote w:id="7">
    <w:p w14:paraId="31BBF667" w14:textId="77777777" w:rsidR="00626974" w:rsidRPr="00926B87" w:rsidRDefault="0062697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26974" w:rsidRDefault="00626974" w:rsidP="00441BAC">
      <w:pPr>
        <w:pStyle w:val="footnote"/>
      </w:pPr>
    </w:p>
  </w:footnote>
  <w:footnote w:id="8">
    <w:p w14:paraId="580FAEDD" w14:textId="77777777" w:rsidR="00626974" w:rsidRDefault="00626974" w:rsidP="00130E47">
      <w:pPr>
        <w:pStyle w:val="footnote"/>
      </w:pPr>
      <w:r>
        <w:rPr>
          <w:rStyle w:val="FootnoteReference"/>
        </w:rPr>
        <w:footnoteRef/>
      </w:r>
      <w:r>
        <w:t xml:space="preserve"> Or “The Lord’s Annointed”</w:t>
      </w:r>
    </w:p>
  </w:footnote>
  <w:footnote w:id="9">
    <w:p w14:paraId="74D64774" w14:textId="4A8F239B" w:rsidR="00626974" w:rsidRDefault="0062697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626974" w:rsidRDefault="0062697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626974" w:rsidRDefault="0062697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626974" w:rsidRDefault="00626974" w:rsidP="00485E0C">
      <w:pPr>
        <w:pStyle w:val="footnote"/>
      </w:pPr>
      <w:r>
        <w:rPr>
          <w:rStyle w:val="FootnoteReference"/>
          <w:rFonts w:cs="@MingLiU"/>
          <w:szCs w:val="18"/>
        </w:rPr>
        <w:footnoteRef/>
      </w:r>
      <w:r w:rsidRPr="003C6041">
        <w:t>Literally, unbroken fence</w:t>
      </w:r>
    </w:p>
  </w:footnote>
  <w:footnote w:id="13">
    <w:p w14:paraId="7C2A9DE8" w14:textId="15E62972" w:rsidR="00626974" w:rsidRDefault="0062697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626974" w:rsidRDefault="0062697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626974" w:rsidRDefault="0062697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626974" w:rsidRDefault="0062697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626974" w:rsidRDefault="00626974" w:rsidP="006800D4">
      <w:pPr>
        <w:pStyle w:val="footnote"/>
      </w:pPr>
      <w:r>
        <w:rPr>
          <w:rStyle w:val="FootnoteReference"/>
        </w:rPr>
        <w:footnoteRef/>
      </w:r>
      <w:r>
        <w:t xml:space="preserve"> Or ‘Unique’</w:t>
      </w:r>
    </w:p>
  </w:footnote>
  <w:footnote w:id="18">
    <w:p w14:paraId="4D9AA31B" w14:textId="77777777" w:rsidR="00626974" w:rsidRDefault="00626974"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626974" w:rsidRDefault="0062697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626974" w:rsidRDefault="0062697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626974" w:rsidRDefault="0062697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626974" w:rsidRDefault="0062697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626974" w:rsidRDefault="0062697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626974" w:rsidRDefault="0062697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626974" w:rsidRDefault="0062697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626974" w:rsidRPr="004A3E27" w:rsidRDefault="00626974"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626974" w:rsidRPr="004A3E27" w:rsidRDefault="00626974"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626974" w:rsidRPr="004A3E27" w:rsidRDefault="00626974"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626974" w:rsidRPr="004A3E27" w:rsidRDefault="00626974"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626974" w:rsidRDefault="00626974"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626974" w:rsidRPr="004A3E27" w:rsidRDefault="00626974"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626974" w:rsidRPr="004A3E27" w:rsidRDefault="00626974"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626974" w:rsidRPr="004A3E27" w:rsidRDefault="00626974"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626974" w:rsidRDefault="00626974" w:rsidP="00704CAA">
      <w:pPr>
        <w:pStyle w:val="footnote"/>
      </w:pPr>
      <w:r>
        <w:rPr>
          <w:rStyle w:val="FootnoteReference"/>
        </w:rPr>
        <w:footnoteRef/>
      </w:r>
      <w:r>
        <w:t xml:space="preserve"> [JS] or “enlarged me”</w:t>
      </w:r>
    </w:p>
  </w:footnote>
  <w:footnote w:id="35">
    <w:p w14:paraId="2E892BC6" w14:textId="77777777" w:rsidR="00626974" w:rsidRPr="004A3E27" w:rsidRDefault="00626974"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626974" w:rsidRPr="004A3E27" w:rsidRDefault="00626974"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626974" w:rsidRPr="004A3E27" w:rsidRDefault="00626974"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626974" w:rsidRPr="004A3E27" w:rsidRDefault="00626974"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626974" w:rsidRDefault="00626974" w:rsidP="00704CAA">
      <w:pPr>
        <w:pStyle w:val="footnote"/>
      </w:pPr>
      <w:r>
        <w:rPr>
          <w:rStyle w:val="FootnoteReference"/>
        </w:rPr>
        <w:footnoteRef/>
      </w:r>
      <w:r>
        <w:t xml:space="preserve"> [JS] literally, “face”</w:t>
      </w:r>
    </w:p>
  </w:footnote>
  <w:footnote w:id="40">
    <w:p w14:paraId="44D56170" w14:textId="77777777" w:rsidR="00626974" w:rsidRDefault="00626974"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626974" w:rsidRPr="004A3E27" w:rsidRDefault="00626974"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626974" w:rsidRPr="004A3E27" w:rsidRDefault="00626974"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626974" w:rsidRDefault="00626974" w:rsidP="00704CAA">
      <w:pPr>
        <w:pStyle w:val="footnote"/>
      </w:pPr>
      <w:r>
        <w:rPr>
          <w:rStyle w:val="FootnoteReference"/>
        </w:rPr>
        <w:footnoteRef/>
      </w:r>
      <w:r>
        <w:t xml:space="preserve"> [JS] or “and You will see me.”</w:t>
      </w:r>
    </w:p>
  </w:footnote>
  <w:footnote w:id="44">
    <w:p w14:paraId="0BF91212" w14:textId="77777777" w:rsidR="00626974" w:rsidRDefault="00626974" w:rsidP="00704CAA">
      <w:pPr>
        <w:pStyle w:val="footnote"/>
      </w:pPr>
      <w:r>
        <w:rPr>
          <w:rStyle w:val="FootnoteReference"/>
        </w:rPr>
        <w:footnoteRef/>
      </w:r>
      <w:r>
        <w:t xml:space="preserve"> [JS] or lawlessness</w:t>
      </w:r>
    </w:p>
  </w:footnote>
  <w:footnote w:id="45">
    <w:p w14:paraId="6D36F089" w14:textId="77777777" w:rsidR="00626974" w:rsidRDefault="00626974" w:rsidP="00704CAA">
      <w:pPr>
        <w:pStyle w:val="footnote"/>
      </w:pPr>
      <w:r>
        <w:rPr>
          <w:rStyle w:val="FootnoteReference"/>
        </w:rPr>
        <w:footnoteRef/>
      </w:r>
      <w:r>
        <w:t xml:space="preserve"> [JS] “do obeisance”, “worship”, referring to the physical act</w:t>
      </w:r>
    </w:p>
  </w:footnote>
  <w:footnote w:id="46">
    <w:p w14:paraId="6FB6BA38" w14:textId="77777777" w:rsidR="00626974" w:rsidRPr="004A3E27" w:rsidRDefault="00626974"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626974" w:rsidRDefault="00626974"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626974" w:rsidRPr="004A3E27" w:rsidRDefault="00626974"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626974" w:rsidRPr="004A3E27" w:rsidRDefault="00626974"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626974" w:rsidRDefault="00626974" w:rsidP="00704CAA">
      <w:pPr>
        <w:pStyle w:val="footnote"/>
      </w:pPr>
      <w:r>
        <w:rPr>
          <w:rStyle w:val="FootnoteReference"/>
        </w:rPr>
        <w:footnoteRef/>
      </w:r>
      <w:r>
        <w:t xml:space="preserve"> [JS] or “give thanks”. The word conveys “thankfully confess with praise”</w:t>
      </w:r>
    </w:p>
  </w:footnote>
  <w:footnote w:id="51">
    <w:p w14:paraId="42C6214A" w14:textId="77777777" w:rsidR="00626974" w:rsidRPr="004A3E27" w:rsidRDefault="00626974"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626974" w:rsidRDefault="00626974" w:rsidP="00704CAA">
      <w:pPr>
        <w:pStyle w:val="footnote"/>
      </w:pPr>
      <w:r>
        <w:rPr>
          <w:rStyle w:val="FootnoteReference"/>
        </w:rPr>
        <w:footnoteRef/>
      </w:r>
      <w:r>
        <w:t xml:space="preserve"> [JS] Fr. Lazarus and Brenton interpolate “my enemy”</w:t>
      </w:r>
    </w:p>
  </w:footnote>
  <w:footnote w:id="53">
    <w:p w14:paraId="53846296" w14:textId="77777777" w:rsidR="00626974" w:rsidRPr="004A3E27" w:rsidRDefault="00626974"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626974" w:rsidRPr="004A3E27" w:rsidRDefault="00626974" w:rsidP="00704CAA">
      <w:pPr>
        <w:pStyle w:val="footnote"/>
      </w:pPr>
      <w:r w:rsidRPr="004A3E27">
        <w:rPr>
          <w:rStyle w:val="FootnoteReference"/>
        </w:rPr>
        <w:footnoteRef/>
      </w:r>
      <w:r w:rsidRPr="004A3E27">
        <w:t xml:space="preserve"> Empties fall (Ephes. 5:18).</w:t>
      </w:r>
    </w:p>
  </w:footnote>
  <w:footnote w:id="55">
    <w:p w14:paraId="22338A3E" w14:textId="77777777" w:rsidR="00626974" w:rsidRPr="004A3E27" w:rsidRDefault="00626974"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626974" w:rsidRDefault="00626974" w:rsidP="00704CAA">
      <w:pPr>
        <w:pStyle w:val="footnote"/>
      </w:pPr>
      <w:r>
        <w:rPr>
          <w:rStyle w:val="FootnoteReference"/>
        </w:rPr>
        <w:footnoteRef/>
      </w:r>
      <w:r>
        <w:t xml:space="preserve"> [JS] Fr. Athanasius has “therefore I will return on high.”</w:t>
      </w:r>
    </w:p>
  </w:footnote>
  <w:footnote w:id="57">
    <w:p w14:paraId="17338257" w14:textId="77777777" w:rsidR="00626974" w:rsidRDefault="00626974" w:rsidP="00704CAA">
      <w:pPr>
        <w:pStyle w:val="footnote"/>
      </w:pPr>
      <w:r>
        <w:rPr>
          <w:rStyle w:val="FootnoteReference"/>
        </w:rPr>
        <w:footnoteRef/>
      </w:r>
      <w:r>
        <w:t xml:space="preserve"> [JS] or “give thanks to”, or “thankfully confess the Lord with Praise”</w:t>
      </w:r>
    </w:p>
  </w:footnote>
  <w:footnote w:id="58">
    <w:p w14:paraId="2E1C10DC" w14:textId="77777777" w:rsidR="00626974" w:rsidRPr="004A3E27" w:rsidRDefault="00626974"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626974" w:rsidRPr="004A3E27" w:rsidRDefault="00626974" w:rsidP="00704CAA">
      <w:pPr>
        <w:pStyle w:val="footnote"/>
      </w:pPr>
      <w:r w:rsidRPr="004A3E27">
        <w:rPr>
          <w:rStyle w:val="FootnoteReference"/>
        </w:rPr>
        <w:footnoteRef/>
      </w:r>
      <w:r w:rsidRPr="004A3E27">
        <w:t xml:space="preserve"> Mt. 21:16.</w:t>
      </w:r>
    </w:p>
  </w:footnote>
  <w:footnote w:id="60">
    <w:p w14:paraId="1F7D57C1" w14:textId="77777777" w:rsidR="00626974" w:rsidRPr="004A3E27" w:rsidRDefault="00626974"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626974" w:rsidRPr="004A3E27" w:rsidRDefault="00626974"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626974" w:rsidRDefault="00626974" w:rsidP="00704CAA">
      <w:pPr>
        <w:pStyle w:val="footnote"/>
      </w:pPr>
      <w:r>
        <w:rPr>
          <w:rStyle w:val="FootnoteReference"/>
        </w:rPr>
        <w:footnoteRef/>
      </w:r>
      <w:r>
        <w:t xml:space="preserve"> [JS] or “thank”, “I will thankfully confess You with praise”</w:t>
      </w:r>
    </w:p>
  </w:footnote>
  <w:footnote w:id="63">
    <w:p w14:paraId="25630743" w14:textId="77777777" w:rsidR="00626974" w:rsidRDefault="00626974" w:rsidP="00704CAA">
      <w:pPr>
        <w:pStyle w:val="footnote"/>
      </w:pPr>
      <w:r>
        <w:rPr>
          <w:rStyle w:val="FootnoteReference"/>
        </w:rPr>
        <w:footnoteRef/>
      </w:r>
      <w:r>
        <w:t xml:space="preserve"> [JS] Or, “I will confess You with thanksgiving”</w:t>
      </w:r>
    </w:p>
  </w:footnote>
  <w:footnote w:id="64">
    <w:p w14:paraId="631A6E6E" w14:textId="77777777" w:rsidR="00626974" w:rsidRDefault="00626974" w:rsidP="00704CAA">
      <w:pPr>
        <w:pStyle w:val="footnote"/>
      </w:pPr>
      <w:r>
        <w:rPr>
          <w:rStyle w:val="FootnoteReference"/>
        </w:rPr>
        <w:footnoteRef/>
      </w:r>
      <w:r>
        <w:t xml:space="preserve"> [JS] literally, “from before Your face”</w:t>
      </w:r>
    </w:p>
  </w:footnote>
  <w:footnote w:id="65">
    <w:p w14:paraId="080B4AAE" w14:textId="77777777" w:rsidR="00626974" w:rsidRPr="004A3E27" w:rsidRDefault="00626974"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626974" w:rsidRPr="004A3E27" w:rsidRDefault="00626974"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626974" w:rsidRPr="004A3E27" w:rsidRDefault="00626974"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626974" w:rsidRPr="004A3E27" w:rsidRDefault="00626974"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626974" w:rsidRDefault="00626974" w:rsidP="00704CAA">
      <w:pPr>
        <w:pStyle w:val="footnote"/>
      </w:pPr>
      <w:r>
        <w:rPr>
          <w:rStyle w:val="FootnoteReference"/>
        </w:rPr>
        <w:footnoteRef/>
      </w:r>
      <w:r>
        <w:t xml:space="preserve"> [JS] literally, “arm”</w:t>
      </w:r>
    </w:p>
  </w:footnote>
  <w:footnote w:id="70">
    <w:p w14:paraId="6FD3C231" w14:textId="77777777" w:rsidR="00626974" w:rsidRPr="004A3E27" w:rsidRDefault="00626974"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626974" w:rsidRPr="004A3E27" w:rsidRDefault="00626974"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626974" w:rsidRPr="004A3E27" w:rsidRDefault="00626974"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626974" w:rsidRDefault="00626974"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626974" w:rsidRDefault="00626974" w:rsidP="00704CAA">
      <w:pPr>
        <w:pStyle w:val="footnote"/>
      </w:pPr>
      <w:r>
        <w:rPr>
          <w:rStyle w:val="FootnoteReference"/>
        </w:rPr>
        <w:footnoteRef/>
      </w:r>
      <w:r>
        <w:t xml:space="preserve"> [JS] from Fr. Athanasius</w:t>
      </w:r>
    </w:p>
  </w:footnote>
  <w:footnote w:id="75">
    <w:p w14:paraId="2CDBE966" w14:textId="77777777" w:rsidR="00626974" w:rsidRPr="004A3E27" w:rsidRDefault="00626974"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626974" w:rsidRPr="004A3E27" w:rsidRDefault="00626974"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626974" w:rsidRPr="004A3E27" w:rsidRDefault="00626974"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626974" w:rsidRPr="004A3E27" w:rsidRDefault="00626974"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626974" w:rsidRPr="004A3E27" w:rsidRDefault="00626974"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626974" w:rsidRPr="004A3E27" w:rsidRDefault="00626974"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626974" w:rsidRPr="004A3E27" w:rsidRDefault="00626974"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626974" w:rsidRPr="004A3E27" w:rsidRDefault="00626974"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626974" w:rsidRDefault="00626974"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626974" w:rsidRPr="004A3E27" w:rsidRDefault="00626974"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626974" w:rsidRDefault="00626974" w:rsidP="00704CAA">
      <w:pPr>
        <w:pStyle w:val="footnote"/>
      </w:pPr>
      <w:r>
        <w:rPr>
          <w:rStyle w:val="FootnoteReference"/>
        </w:rPr>
        <w:footnoteRef/>
      </w:r>
      <w:r>
        <w:t xml:space="preserve"> [JS] or “foundation”</w:t>
      </w:r>
    </w:p>
  </w:footnote>
  <w:footnote w:id="86">
    <w:p w14:paraId="302C0916" w14:textId="77777777" w:rsidR="00626974" w:rsidRDefault="00626974"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626974" w:rsidRPr="004A3E27" w:rsidRDefault="00626974"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626974" w:rsidRPr="004A3E27" w:rsidRDefault="00626974"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626974" w:rsidRDefault="00626974" w:rsidP="00704CAA">
      <w:pPr>
        <w:pStyle w:val="footnote"/>
      </w:pPr>
      <w:r>
        <w:rPr>
          <w:rStyle w:val="FootnoteReference"/>
        </w:rPr>
        <w:footnoteRef/>
      </w:r>
      <w:r>
        <w:t xml:space="preserve"> [JS] literally, “then the sptrings of water were seen/appeared”</w:t>
      </w:r>
    </w:p>
  </w:footnote>
  <w:footnote w:id="90">
    <w:p w14:paraId="6316F340" w14:textId="77777777" w:rsidR="00626974" w:rsidRPr="004A3E27" w:rsidRDefault="00626974"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626974" w:rsidRPr="004A3E27" w:rsidRDefault="00626974"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626974" w:rsidRPr="004A3E27" w:rsidRDefault="00626974"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626974" w:rsidRPr="004A3E27" w:rsidRDefault="00626974"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626974" w:rsidRPr="004A3E27" w:rsidRDefault="00626974"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626974" w:rsidRDefault="00626974" w:rsidP="00704CAA">
      <w:pPr>
        <w:pStyle w:val="footnote"/>
      </w:pPr>
      <w:r>
        <w:rPr>
          <w:rStyle w:val="FootnoteReference"/>
        </w:rPr>
        <w:footnoteRef/>
      </w:r>
      <w:r>
        <w:t xml:space="preserve"> [JS] or “give thanks to You”, or “thankfully confess You with praise”</w:t>
      </w:r>
    </w:p>
  </w:footnote>
  <w:footnote w:id="96">
    <w:p w14:paraId="011C4A59" w14:textId="77777777" w:rsidR="00626974" w:rsidRPr="004A3E27" w:rsidRDefault="00626974"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626974" w:rsidRPr="004A3E27" w:rsidRDefault="00626974"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626974" w:rsidRDefault="00626974" w:rsidP="00704CAA">
      <w:pPr>
        <w:pStyle w:val="footnote"/>
      </w:pPr>
      <w:r>
        <w:rPr>
          <w:rStyle w:val="FootnoteReference"/>
        </w:rPr>
        <w:footnoteRef/>
      </w:r>
      <w:r>
        <w:t xml:space="preserve"> [JS] lit. day to day</w:t>
      </w:r>
    </w:p>
  </w:footnote>
  <w:footnote w:id="99">
    <w:p w14:paraId="1777238E" w14:textId="77777777" w:rsidR="00626974" w:rsidRDefault="00626974"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626974" w:rsidRPr="004A3E27" w:rsidRDefault="00626974" w:rsidP="00704CAA">
      <w:pPr>
        <w:pStyle w:val="footnote"/>
      </w:pPr>
      <w:r w:rsidRPr="004A3E27">
        <w:rPr>
          <w:rStyle w:val="FootnoteReference"/>
        </w:rPr>
        <w:footnoteRef/>
      </w:r>
      <w:r w:rsidRPr="004A3E27">
        <w:t xml:space="preserve"> Rom. 10:18.</w:t>
      </w:r>
    </w:p>
  </w:footnote>
  <w:footnote w:id="101">
    <w:p w14:paraId="047A4E68" w14:textId="77777777" w:rsidR="00626974" w:rsidRDefault="00626974" w:rsidP="00704CAA">
      <w:pPr>
        <w:pStyle w:val="footnote"/>
      </w:pPr>
      <w:r>
        <w:rPr>
          <w:rStyle w:val="FootnoteReference"/>
        </w:rPr>
        <w:footnoteRef/>
      </w:r>
      <w:r>
        <w:t xml:space="preserve"> [JS] Fr. Lazarus has “sanctuary”</w:t>
      </w:r>
    </w:p>
  </w:footnote>
  <w:footnote w:id="102">
    <w:p w14:paraId="631E8E3F" w14:textId="77777777" w:rsidR="00626974" w:rsidRPr="004A3E27" w:rsidRDefault="00626974"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626974" w:rsidRDefault="00626974" w:rsidP="00704CAA">
      <w:pPr>
        <w:pStyle w:val="footnote"/>
      </w:pPr>
      <w:r>
        <w:rPr>
          <w:rStyle w:val="FootnoteReference"/>
        </w:rPr>
        <w:footnoteRef/>
      </w:r>
      <w:r>
        <w:t xml:space="preserve"> [JS] literally “giant”</w:t>
      </w:r>
    </w:p>
  </w:footnote>
  <w:footnote w:id="104">
    <w:p w14:paraId="18416C84" w14:textId="77777777" w:rsidR="00626974" w:rsidRDefault="00626974" w:rsidP="00704CAA">
      <w:pPr>
        <w:pStyle w:val="footnote"/>
      </w:pPr>
      <w:r>
        <w:rPr>
          <w:rStyle w:val="FootnoteReference"/>
        </w:rPr>
        <w:footnoteRef/>
      </w:r>
      <w:r>
        <w:t xml:space="preserve"> [JS] or “it”</w:t>
      </w:r>
    </w:p>
  </w:footnote>
  <w:footnote w:id="105">
    <w:p w14:paraId="20ECC9DD" w14:textId="77777777" w:rsidR="00626974" w:rsidRPr="004A3E27" w:rsidRDefault="00626974"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626974" w:rsidRPr="004A3E27" w:rsidRDefault="00626974"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626974" w:rsidRPr="004A3E27" w:rsidRDefault="00626974"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626974" w:rsidRDefault="00626974" w:rsidP="00704CAA">
      <w:pPr>
        <w:pStyle w:val="footnote"/>
      </w:pPr>
      <w:r>
        <w:rPr>
          <w:rStyle w:val="FootnoteReference"/>
        </w:rPr>
        <w:footnoteRef/>
      </w:r>
      <w:r>
        <w:t xml:space="preserve"> [JS] literally “holy place”.</w:t>
      </w:r>
    </w:p>
  </w:footnote>
  <w:footnote w:id="109">
    <w:p w14:paraId="12B2466E" w14:textId="77777777" w:rsidR="00626974" w:rsidRDefault="00626974"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626974" w:rsidRPr="004A3E27" w:rsidRDefault="00626974"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626974" w:rsidRDefault="00626974"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626974" w:rsidRDefault="00626974" w:rsidP="00704CAA">
      <w:pPr>
        <w:pStyle w:val="footnote"/>
      </w:pPr>
      <w:r>
        <w:rPr>
          <w:rStyle w:val="FootnoteReference"/>
        </w:rPr>
        <w:footnoteRef/>
      </w:r>
      <w:r>
        <w:t xml:space="preserve"> [JS] or “his glory is great by your salvation/deliverance”</w:t>
      </w:r>
    </w:p>
  </w:footnote>
  <w:footnote w:id="113">
    <w:p w14:paraId="6EBFC1CF" w14:textId="77777777" w:rsidR="00626974" w:rsidRPr="004A3E27" w:rsidRDefault="00626974"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626974" w:rsidRPr="004A3E27" w:rsidRDefault="00626974"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626974" w:rsidRPr="004A3E27" w:rsidRDefault="00626974"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626974" w:rsidRPr="004A3E27" w:rsidRDefault="00626974"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626974" w:rsidRDefault="00626974" w:rsidP="00704CAA">
      <w:pPr>
        <w:pStyle w:val="footnote"/>
      </w:pPr>
      <w:r>
        <w:rPr>
          <w:rStyle w:val="FootnoteReference"/>
        </w:rPr>
        <w:footnoteRef/>
      </w:r>
      <w:r>
        <w:t xml:space="preserve"> [JS] Fr. Lazarus has “dwell in the holy place”.</w:t>
      </w:r>
    </w:p>
  </w:footnote>
  <w:footnote w:id="118">
    <w:p w14:paraId="120B2502" w14:textId="77777777" w:rsidR="00626974" w:rsidRPr="004A3E27" w:rsidRDefault="00626974" w:rsidP="00704CAA">
      <w:pPr>
        <w:pStyle w:val="footnote"/>
      </w:pPr>
      <w:r w:rsidRPr="004A3E27">
        <w:rPr>
          <w:rStyle w:val="FootnoteReference"/>
        </w:rPr>
        <w:footnoteRef/>
      </w:r>
      <w:r w:rsidRPr="004A3E27">
        <w:t xml:space="preserve"> Mt. 27:39,43; Wis. 2:12-20.</w:t>
      </w:r>
    </w:p>
  </w:footnote>
  <w:footnote w:id="119">
    <w:p w14:paraId="50976D4E" w14:textId="77777777" w:rsidR="00626974" w:rsidRPr="004A3E27" w:rsidRDefault="00626974" w:rsidP="00704CAA">
      <w:pPr>
        <w:pStyle w:val="footnote"/>
      </w:pPr>
      <w:r w:rsidRPr="004A3E27">
        <w:rPr>
          <w:rStyle w:val="FootnoteReference"/>
        </w:rPr>
        <w:footnoteRef/>
      </w:r>
      <w:r w:rsidRPr="004A3E27">
        <w:t xml:space="preserve"> Lam. 2:16; 3:46.</w:t>
      </w:r>
    </w:p>
  </w:footnote>
  <w:footnote w:id="120">
    <w:p w14:paraId="5C493049" w14:textId="77777777" w:rsidR="00626974" w:rsidRPr="004A3E27" w:rsidRDefault="00626974" w:rsidP="00704CAA">
      <w:pPr>
        <w:pStyle w:val="footnote"/>
      </w:pPr>
      <w:r w:rsidRPr="004A3E27">
        <w:rPr>
          <w:rStyle w:val="FootnoteReference"/>
        </w:rPr>
        <w:footnoteRef/>
      </w:r>
      <w:r w:rsidRPr="004A3E27">
        <w:t xml:space="preserve"> Jn. 19:37.</w:t>
      </w:r>
    </w:p>
  </w:footnote>
  <w:footnote w:id="121">
    <w:p w14:paraId="7ECE5062" w14:textId="77777777" w:rsidR="00626974" w:rsidRPr="004A3E27" w:rsidRDefault="00626974" w:rsidP="00704CAA">
      <w:pPr>
        <w:pStyle w:val="footnote"/>
      </w:pPr>
      <w:r w:rsidRPr="004A3E27">
        <w:rPr>
          <w:rStyle w:val="FootnoteReference"/>
        </w:rPr>
        <w:footnoteRef/>
      </w:r>
      <w:r w:rsidRPr="004A3E27">
        <w:t xml:space="preserve"> Jn. 19:24.</w:t>
      </w:r>
    </w:p>
  </w:footnote>
  <w:footnote w:id="122">
    <w:p w14:paraId="4BEEC712" w14:textId="77777777" w:rsidR="00626974" w:rsidRPr="004A3E27" w:rsidRDefault="00626974"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626974" w:rsidRDefault="00626974" w:rsidP="00704CAA">
      <w:pPr>
        <w:pStyle w:val="footnote"/>
      </w:pPr>
      <w:r>
        <w:rPr>
          <w:rStyle w:val="FootnoteReference"/>
        </w:rPr>
        <w:footnoteRef/>
      </w:r>
      <w:r>
        <w:t xml:space="preserve"> [JS]Others have “and my only-begotten from the hand of the dog.”</w:t>
      </w:r>
    </w:p>
  </w:footnote>
  <w:footnote w:id="124">
    <w:p w14:paraId="21445B03" w14:textId="77777777" w:rsidR="00626974" w:rsidRDefault="00626974" w:rsidP="00704CAA">
      <w:pPr>
        <w:pStyle w:val="footnote"/>
      </w:pPr>
      <w:r>
        <w:rPr>
          <w:rStyle w:val="FootnoteReference"/>
        </w:rPr>
        <w:footnoteRef/>
      </w:r>
      <w:r>
        <w:t xml:space="preserve"> [JS] Fr. Lazarus has “the rhinoceros.”</w:t>
      </w:r>
    </w:p>
  </w:footnote>
  <w:footnote w:id="125">
    <w:p w14:paraId="56644E4A" w14:textId="77777777" w:rsidR="00626974" w:rsidRPr="004A3E27" w:rsidRDefault="00626974" w:rsidP="00704CAA">
      <w:pPr>
        <w:pStyle w:val="footnote"/>
      </w:pPr>
      <w:r w:rsidRPr="004A3E27">
        <w:rPr>
          <w:rStyle w:val="FootnoteReference"/>
        </w:rPr>
        <w:footnoteRef/>
      </w:r>
      <w:r w:rsidRPr="004A3E27">
        <w:t xml:space="preserve"> Hebrews 2:12.</w:t>
      </w:r>
    </w:p>
  </w:footnote>
  <w:footnote w:id="126">
    <w:p w14:paraId="611C62AB" w14:textId="77777777" w:rsidR="00626974" w:rsidRDefault="00626974" w:rsidP="00704CAA">
      <w:pPr>
        <w:pStyle w:val="footnote"/>
      </w:pPr>
      <w:r>
        <w:rPr>
          <w:rStyle w:val="FootnoteReference"/>
        </w:rPr>
        <w:footnoteRef/>
      </w:r>
      <w:r>
        <w:t xml:space="preserve"> [JS] literally “all you seed of Jacob”</w:t>
      </w:r>
    </w:p>
  </w:footnote>
  <w:footnote w:id="127">
    <w:p w14:paraId="190228A5" w14:textId="77777777" w:rsidR="00626974" w:rsidRDefault="00626974" w:rsidP="00704CAA">
      <w:pPr>
        <w:pStyle w:val="footnote"/>
      </w:pPr>
      <w:r>
        <w:rPr>
          <w:rStyle w:val="FootnoteReference"/>
        </w:rPr>
        <w:footnoteRef/>
      </w:r>
      <w:r>
        <w:t xml:space="preserve"> [JS] Congregation or assembly, not building.</w:t>
      </w:r>
    </w:p>
  </w:footnote>
  <w:footnote w:id="128">
    <w:p w14:paraId="02DDF259" w14:textId="77777777" w:rsidR="00626974" w:rsidRDefault="00626974" w:rsidP="00704CAA">
      <w:pPr>
        <w:pStyle w:val="footnote"/>
      </w:pPr>
      <w:r>
        <w:rPr>
          <w:rStyle w:val="FootnoteReference"/>
        </w:rPr>
        <w:footnoteRef/>
      </w:r>
      <w:r>
        <w:t xml:space="preserve"> [JS] or “give thanks to”</w:t>
      </w:r>
    </w:p>
  </w:footnote>
  <w:footnote w:id="129">
    <w:p w14:paraId="17A700D9" w14:textId="77777777" w:rsidR="00626974" w:rsidRDefault="00626974" w:rsidP="00704CAA">
      <w:pPr>
        <w:pStyle w:val="footnote"/>
      </w:pPr>
      <w:r>
        <w:rPr>
          <w:rStyle w:val="FootnoteReference"/>
        </w:rPr>
        <w:footnoteRef/>
      </w:r>
      <w:r>
        <w:t xml:space="preserve"> [JS] did obeisance, i.e. the physical act of bowing down.</w:t>
      </w:r>
    </w:p>
  </w:footnote>
  <w:footnote w:id="130">
    <w:p w14:paraId="7CD8475E" w14:textId="77777777" w:rsidR="00626974" w:rsidRPr="004A3E27" w:rsidRDefault="00626974"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626974" w:rsidRPr="004A3E27" w:rsidRDefault="00626974" w:rsidP="00704CAA">
      <w:pPr>
        <w:pStyle w:val="footnote"/>
      </w:pPr>
      <w:r w:rsidRPr="004A3E27">
        <w:rPr>
          <w:rStyle w:val="FootnoteReference"/>
        </w:rPr>
        <w:footnoteRef/>
      </w:r>
      <w:r w:rsidRPr="004A3E27">
        <w:t xml:space="preserve"> Romans 3:24-26; John 17:4; 19:30.</w:t>
      </w:r>
    </w:p>
  </w:footnote>
  <w:footnote w:id="132">
    <w:p w14:paraId="23D7B260" w14:textId="77777777" w:rsidR="00626974" w:rsidRPr="004A3E27" w:rsidRDefault="00626974"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626974" w:rsidRPr="004A3E27" w:rsidRDefault="00626974"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626974" w:rsidRPr="004A3E27" w:rsidRDefault="00626974"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626974" w:rsidRPr="004A3E27" w:rsidRDefault="00626974"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626974" w:rsidRPr="004A3E27" w:rsidRDefault="00626974" w:rsidP="00704CAA">
      <w:pPr>
        <w:pStyle w:val="footnote"/>
      </w:pPr>
      <w:r w:rsidRPr="004A3E27">
        <w:rPr>
          <w:rStyle w:val="FootnoteReference"/>
        </w:rPr>
        <w:footnoteRef/>
      </w:r>
      <w:r w:rsidRPr="004A3E27">
        <w:t xml:space="preserve"> Is. 2:2; Dan. 2:35; 1 Cor. 10:4.</w:t>
      </w:r>
    </w:p>
  </w:footnote>
  <w:footnote w:id="137">
    <w:p w14:paraId="398AE7A9" w14:textId="77777777" w:rsidR="00626974" w:rsidRPr="004A3E27" w:rsidRDefault="00626974"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626974" w:rsidRDefault="00626974" w:rsidP="00704CAA">
      <w:pPr>
        <w:pStyle w:val="footnote"/>
      </w:pPr>
      <w:r>
        <w:rPr>
          <w:rStyle w:val="FootnoteReference"/>
        </w:rPr>
        <w:footnoteRef/>
      </w:r>
      <w:r>
        <w:t xml:space="preserve"> [JS] [] found in Coptic. See the Ninth Hour of Tuesday of Holy Week.</w:t>
      </w:r>
    </w:p>
  </w:footnote>
  <w:footnote w:id="139">
    <w:p w14:paraId="37E03497" w14:textId="77777777" w:rsidR="00626974" w:rsidRDefault="00626974" w:rsidP="00704CAA">
      <w:pPr>
        <w:pStyle w:val="footnote"/>
      </w:pPr>
      <w:r>
        <w:rPr>
          <w:rStyle w:val="FootnoteReference"/>
        </w:rPr>
        <w:footnoteRef/>
      </w:r>
      <w:r>
        <w:t xml:space="preserve"> [JS] literally: “because they are from of old”.</w:t>
      </w:r>
    </w:p>
  </w:footnote>
  <w:footnote w:id="140">
    <w:p w14:paraId="2F4E4405" w14:textId="77777777" w:rsidR="00626974" w:rsidRDefault="00626974" w:rsidP="00704CAA">
      <w:pPr>
        <w:pStyle w:val="footnote"/>
      </w:pPr>
      <w:r>
        <w:rPr>
          <w:rStyle w:val="FootnoteReference"/>
        </w:rPr>
        <w:footnoteRef/>
      </w:r>
      <w:r>
        <w:t xml:space="preserve"> [JS] literally, “so He sets a law for those who sin in the way.”</w:t>
      </w:r>
    </w:p>
  </w:footnote>
  <w:footnote w:id="141">
    <w:p w14:paraId="68945260" w14:textId="77777777" w:rsidR="00626974" w:rsidRPr="004A3E27" w:rsidRDefault="00626974"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626974" w:rsidRPr="004A3E27" w:rsidRDefault="00626974"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626974" w:rsidRDefault="00626974" w:rsidP="00704CAA">
      <w:pPr>
        <w:pStyle w:val="footnote"/>
      </w:pPr>
      <w:r>
        <w:rPr>
          <w:rStyle w:val="FootnoteReference"/>
        </w:rPr>
        <w:footnoteRef/>
      </w:r>
      <w:r>
        <w:t xml:space="preserve"> [JS] NETS and Fr. Athanasius have “You will”</w:t>
      </w:r>
    </w:p>
  </w:footnote>
  <w:footnote w:id="144">
    <w:p w14:paraId="6EFDBCA7" w14:textId="77777777" w:rsidR="00626974" w:rsidRPr="004A3E27" w:rsidRDefault="00626974"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626974" w:rsidRDefault="00626974" w:rsidP="00704CAA">
      <w:pPr>
        <w:pStyle w:val="footnote"/>
      </w:pPr>
      <w:r>
        <w:rPr>
          <w:rStyle w:val="FootnoteReference"/>
        </w:rPr>
        <w:footnoteRef/>
      </w:r>
      <w:r>
        <w:t xml:space="preserve"> Present in Fr. Athanasius and OSB.</w:t>
      </w:r>
    </w:p>
  </w:footnote>
  <w:footnote w:id="146">
    <w:p w14:paraId="5909B0CA" w14:textId="77777777" w:rsidR="00626974" w:rsidRPr="004A3E27" w:rsidRDefault="00626974"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626974" w:rsidRDefault="00626974"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626974" w:rsidRPr="004A3E27" w:rsidRDefault="00626974"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626974" w:rsidRPr="004A3E27" w:rsidRDefault="00626974"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626974" w:rsidRPr="004A3E27" w:rsidRDefault="00626974"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626974" w:rsidRDefault="00626974" w:rsidP="00704CAA">
      <w:pPr>
        <w:pStyle w:val="footnote"/>
      </w:pPr>
      <w:r>
        <w:rPr>
          <w:rStyle w:val="FootnoteReference"/>
        </w:rPr>
        <w:footnoteRef/>
      </w:r>
      <w:r>
        <w:t xml:space="preserve"> [JS] literally, “place”</w:t>
      </w:r>
    </w:p>
  </w:footnote>
  <w:footnote w:id="152">
    <w:p w14:paraId="195347EE" w14:textId="77777777" w:rsidR="00626974" w:rsidRPr="004A3E27" w:rsidRDefault="00626974"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626974" w:rsidRPr="004A3E27" w:rsidRDefault="00626974"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626974" w:rsidRPr="004A3E27" w:rsidRDefault="00626974"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626974" w:rsidRPr="004A3E27" w:rsidRDefault="00626974" w:rsidP="00704CAA">
      <w:pPr>
        <w:pStyle w:val="footnote"/>
      </w:pPr>
      <w:r w:rsidRPr="004A3E27">
        <w:tab/>
        <w:t>‘No sweeter fragrance than to follow Christ,</w:t>
      </w:r>
    </w:p>
    <w:p w14:paraId="6922B75D" w14:textId="77777777" w:rsidR="00626974" w:rsidRPr="004A3E27" w:rsidRDefault="00626974" w:rsidP="00704CAA">
      <w:pPr>
        <w:pStyle w:val="footnote"/>
      </w:pPr>
      <w:r w:rsidRPr="004A3E27">
        <w:tab/>
        <w:t>when man makes offerings of a holy life,</w:t>
      </w:r>
    </w:p>
    <w:p w14:paraId="73E1648A" w14:textId="77777777" w:rsidR="00626974" w:rsidRPr="004A3E27" w:rsidRDefault="00626974" w:rsidP="00704CAA">
      <w:pPr>
        <w:pStyle w:val="footnote"/>
      </w:pPr>
      <w:r w:rsidRPr="004A3E27">
        <w:tab/>
        <w:t>and offers golden deeds in sacrifice’ (St. Prosper).</w:t>
      </w:r>
    </w:p>
  </w:footnote>
  <w:footnote w:id="155">
    <w:p w14:paraId="28DB08B5" w14:textId="77777777" w:rsidR="00626974" w:rsidRPr="004A3E27" w:rsidRDefault="00626974"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626974" w:rsidRPr="004A3E27" w:rsidRDefault="00626974"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626974" w:rsidRDefault="00626974" w:rsidP="00704CAA">
      <w:pPr>
        <w:pStyle w:val="footnote"/>
      </w:pPr>
      <w:r>
        <w:rPr>
          <w:rStyle w:val="FootnoteReference"/>
        </w:rPr>
        <w:footnoteRef/>
      </w:r>
      <w:r>
        <w:t xml:space="preserve"> [JS] confess: or “give thanks to”, or “thankfully confess”</w:t>
      </w:r>
    </w:p>
  </w:footnote>
  <w:footnote w:id="158">
    <w:p w14:paraId="498018AA" w14:textId="77777777" w:rsidR="00626974" w:rsidRPr="004A3E27" w:rsidRDefault="00626974"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626974" w:rsidRDefault="00626974" w:rsidP="00704CAA">
      <w:pPr>
        <w:pStyle w:val="footnote"/>
      </w:pPr>
      <w:r>
        <w:rPr>
          <w:rStyle w:val="FootnoteReference"/>
        </w:rPr>
        <w:footnoteRef/>
      </w:r>
      <w:r>
        <w:t xml:space="preserve"> [JS] “do obeisance”, i.e. a physical act.</w:t>
      </w:r>
    </w:p>
  </w:footnote>
  <w:footnote w:id="160">
    <w:p w14:paraId="58C95173" w14:textId="77777777" w:rsidR="00626974" w:rsidRPr="004A3E27" w:rsidRDefault="00626974"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626974" w:rsidRPr="004A3E27" w:rsidRDefault="00626974"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626974" w:rsidRPr="004A3E27" w:rsidRDefault="00626974"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626974" w:rsidRDefault="00626974" w:rsidP="00704CAA">
      <w:pPr>
        <w:pStyle w:val="footnote"/>
      </w:pPr>
      <w:r>
        <w:rPr>
          <w:rStyle w:val="FootnoteReference"/>
        </w:rPr>
        <w:footnoteRef/>
      </w:r>
      <w:r>
        <w:t xml:space="preserve"> [JS] or “You have granted”</w:t>
      </w:r>
    </w:p>
  </w:footnote>
  <w:footnote w:id="164">
    <w:p w14:paraId="08C7ED64" w14:textId="77777777" w:rsidR="00626974" w:rsidRPr="004A3E27" w:rsidRDefault="00626974"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626974" w:rsidRPr="004A3E27" w:rsidRDefault="00626974"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626974" w:rsidRPr="004A3E27" w:rsidRDefault="00626974"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626974" w:rsidRDefault="00626974" w:rsidP="00704CAA">
      <w:pPr>
        <w:pStyle w:val="footnote"/>
      </w:pPr>
      <w:r>
        <w:rPr>
          <w:rStyle w:val="FootnoteReference"/>
        </w:rPr>
        <w:footnoteRef/>
      </w:r>
      <w:r>
        <w:t xml:space="preserve"> [JS] or “give thanks to You”, or “thankfully confess You with praise”</w:t>
      </w:r>
    </w:p>
  </w:footnote>
  <w:footnote w:id="168">
    <w:p w14:paraId="671FC951" w14:textId="77777777" w:rsidR="00626974" w:rsidRPr="004A3E27" w:rsidRDefault="00626974"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626974" w:rsidRPr="004A3E27" w:rsidRDefault="00626974" w:rsidP="00704CAA">
      <w:pPr>
        <w:pStyle w:val="footnote"/>
      </w:pPr>
      <w:r w:rsidRPr="004A3E27">
        <w:rPr>
          <w:rStyle w:val="FootnoteReference"/>
        </w:rPr>
        <w:footnoteRef/>
      </w:r>
      <w:r w:rsidRPr="004A3E27">
        <w:t xml:space="preserve"> Luke 23:46.</w:t>
      </w:r>
    </w:p>
  </w:footnote>
  <w:footnote w:id="170">
    <w:p w14:paraId="1317CE14" w14:textId="77777777" w:rsidR="00626974" w:rsidRPr="004A3E27" w:rsidRDefault="00626974"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626974" w:rsidRDefault="00626974" w:rsidP="00704CAA">
      <w:pPr>
        <w:pStyle w:val="footnote"/>
      </w:pPr>
      <w:r>
        <w:rPr>
          <w:rStyle w:val="FootnoteReference"/>
        </w:rPr>
        <w:footnoteRef/>
      </w:r>
      <w:r>
        <w:t xml:space="preserve"> [JS] Fr. Athanasius has “slander”. See the Sixth Hour of Maundy Thursday.</w:t>
      </w:r>
    </w:p>
  </w:footnote>
  <w:footnote w:id="172">
    <w:p w14:paraId="0A1D8F86" w14:textId="77777777" w:rsidR="00626974" w:rsidRPr="004A3E27" w:rsidRDefault="00626974"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626974" w:rsidRDefault="00626974"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626974" w:rsidRPr="004A3E27" w:rsidRDefault="00626974"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626974" w:rsidRDefault="00626974" w:rsidP="00704CAA">
      <w:pPr>
        <w:pStyle w:val="footnote"/>
      </w:pPr>
      <w:r>
        <w:rPr>
          <w:rStyle w:val="FootnoteReference"/>
        </w:rPr>
        <w:footnoteRef/>
      </w:r>
      <w:r>
        <w:t xml:space="preserve"> [JS] or “seeks out”</w:t>
      </w:r>
    </w:p>
  </w:footnote>
  <w:footnote w:id="176">
    <w:p w14:paraId="54A62B74" w14:textId="77777777" w:rsidR="00626974" w:rsidRDefault="00626974"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626974" w:rsidRPr="004A3E27" w:rsidRDefault="00626974"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626974" w:rsidRPr="004A3E27" w:rsidRDefault="00626974"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626974" w:rsidRPr="004A3E27" w:rsidRDefault="00626974"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626974" w:rsidRDefault="00626974"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626974" w:rsidRDefault="00626974" w:rsidP="00704CAA">
      <w:pPr>
        <w:pStyle w:val="footnote"/>
      </w:pPr>
      <w:r>
        <w:rPr>
          <w:rStyle w:val="FootnoteReference"/>
        </w:rPr>
        <w:footnoteRef/>
      </w:r>
      <w:r>
        <w:t xml:space="preserve"> [JS] or, “boast”</w:t>
      </w:r>
    </w:p>
  </w:footnote>
  <w:footnote w:id="182">
    <w:p w14:paraId="193C371C" w14:textId="77777777" w:rsidR="00626974" w:rsidRPr="004A3E27" w:rsidRDefault="00626974"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626974" w:rsidRDefault="00626974"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626974" w:rsidRDefault="00626974" w:rsidP="00704CAA">
      <w:pPr>
        <w:pStyle w:val="footnote"/>
      </w:pPr>
      <w:r>
        <w:rPr>
          <w:rStyle w:val="FootnoteReference"/>
        </w:rPr>
        <w:footnoteRef/>
      </w:r>
      <w:r>
        <w:t xml:space="preserve"> [JS] or “Confess the Lord with the harp.</w:t>
      </w:r>
    </w:p>
  </w:footnote>
  <w:footnote w:id="185">
    <w:p w14:paraId="7BF5E829" w14:textId="77777777" w:rsidR="00626974" w:rsidRPr="004A3E27" w:rsidRDefault="00626974"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626974" w:rsidRPr="004A3E27" w:rsidRDefault="00626974"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626974" w:rsidRPr="004A3E27" w:rsidRDefault="00626974" w:rsidP="00704CAA">
      <w:pPr>
        <w:pStyle w:val="footnote"/>
      </w:pPr>
      <w:r w:rsidRPr="004A3E27">
        <w:rPr>
          <w:rStyle w:val="FootnoteReference"/>
        </w:rPr>
        <w:footnoteRef/>
      </w:r>
      <w:r w:rsidRPr="004A3E27">
        <w:t xml:space="preserve"> Naturally and spiritually (Jn. 3:3-6).</w:t>
      </w:r>
    </w:p>
  </w:footnote>
  <w:footnote w:id="188">
    <w:p w14:paraId="0C9F8424" w14:textId="77777777" w:rsidR="00626974" w:rsidRDefault="00626974" w:rsidP="00704CAA">
      <w:pPr>
        <w:pStyle w:val="footnote"/>
      </w:pPr>
      <w:r>
        <w:rPr>
          <w:rStyle w:val="FootnoteReference"/>
        </w:rPr>
        <w:footnoteRef/>
      </w:r>
      <w:r>
        <w:t xml:space="preserve"> [JS] Fr. Lazarus has “plans”</w:t>
      </w:r>
    </w:p>
  </w:footnote>
  <w:footnote w:id="189">
    <w:p w14:paraId="5E9D1817" w14:textId="77777777" w:rsidR="00626974" w:rsidRDefault="00626974" w:rsidP="00704CAA">
      <w:pPr>
        <w:pStyle w:val="footnote"/>
      </w:pPr>
      <w:r>
        <w:rPr>
          <w:rStyle w:val="FootnoteReference"/>
        </w:rPr>
        <w:footnoteRef/>
      </w:r>
      <w:r>
        <w:t xml:space="preserve"> [JS] or “fashioned”</w:t>
      </w:r>
    </w:p>
  </w:footnote>
  <w:footnote w:id="190">
    <w:p w14:paraId="4BB22157" w14:textId="77777777" w:rsidR="00626974" w:rsidRDefault="00626974" w:rsidP="00704CAA">
      <w:pPr>
        <w:pStyle w:val="footnote"/>
      </w:pPr>
      <w:r>
        <w:rPr>
          <w:rStyle w:val="FootnoteReference"/>
        </w:rPr>
        <w:footnoteRef/>
      </w:r>
      <w:r>
        <w:t xml:space="preserve"> Fr. Athanasius has “My soul shall make her boast in the Lord”</w:t>
      </w:r>
    </w:p>
  </w:footnote>
  <w:footnote w:id="191">
    <w:p w14:paraId="0BB5F188" w14:textId="77777777" w:rsidR="00626974" w:rsidRPr="004A3E27" w:rsidRDefault="00626974"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626974" w:rsidRPr="004A3E27" w:rsidRDefault="00626974"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626974" w:rsidRDefault="00626974" w:rsidP="00704CAA">
      <w:pPr>
        <w:pStyle w:val="footnote"/>
      </w:pPr>
      <w:r>
        <w:rPr>
          <w:rStyle w:val="FootnoteReference"/>
        </w:rPr>
        <w:footnoteRef/>
      </w:r>
      <w:r>
        <w:t xml:space="preserve"> [JS] or “contrite in heart”</w:t>
      </w:r>
    </w:p>
  </w:footnote>
  <w:footnote w:id="194">
    <w:p w14:paraId="6E011C0E" w14:textId="77777777" w:rsidR="00626974" w:rsidRDefault="00626974" w:rsidP="00704CAA">
      <w:pPr>
        <w:pStyle w:val="footnote"/>
      </w:pPr>
      <w:r>
        <w:rPr>
          <w:rStyle w:val="FootnoteReference"/>
        </w:rPr>
        <w:footnoteRef/>
      </w:r>
      <w:r>
        <w:t xml:space="preserve"> [JS] Coptic has “eat their hearts”, which Fr. Athanasius renders, “regret”</w:t>
      </w:r>
    </w:p>
  </w:footnote>
  <w:footnote w:id="195">
    <w:p w14:paraId="3B9E39E6" w14:textId="77777777" w:rsidR="00626974" w:rsidRDefault="00626974" w:rsidP="00704CAA">
      <w:pPr>
        <w:pStyle w:val="footnote"/>
      </w:pPr>
      <w:r>
        <w:rPr>
          <w:rStyle w:val="FootnoteReference"/>
        </w:rPr>
        <w:footnoteRef/>
      </w:r>
      <w:r>
        <w:t xml:space="preserve"> [JS] or regret.</w:t>
      </w:r>
    </w:p>
  </w:footnote>
  <w:footnote w:id="196">
    <w:p w14:paraId="40200D4A" w14:textId="77777777" w:rsidR="00626974" w:rsidRPr="004A3E27" w:rsidRDefault="00626974"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626974" w:rsidRDefault="00626974" w:rsidP="00704CAA">
      <w:pPr>
        <w:pStyle w:val="footnote"/>
      </w:pPr>
      <w:r>
        <w:rPr>
          <w:rStyle w:val="FootnoteReference"/>
        </w:rPr>
        <w:footnoteRef/>
      </w:r>
      <w:r>
        <w:t xml:space="preserve"> [JS] literally “and my soul with barrenness/childlessness.”</w:t>
      </w:r>
    </w:p>
  </w:footnote>
  <w:footnote w:id="198">
    <w:p w14:paraId="335B311E" w14:textId="77777777" w:rsidR="00626974" w:rsidRPr="004A3E27" w:rsidRDefault="00626974" w:rsidP="00704CAA">
      <w:pPr>
        <w:pStyle w:val="footnote"/>
      </w:pPr>
      <w:r w:rsidRPr="004A3E27">
        <w:rPr>
          <w:rStyle w:val="FootnoteReference"/>
        </w:rPr>
        <w:footnoteRef/>
      </w:r>
      <w:r w:rsidRPr="004A3E27">
        <w:t xml:space="preserve"> John 19:1; Mt. 27:26.</w:t>
      </w:r>
    </w:p>
  </w:footnote>
  <w:footnote w:id="199">
    <w:p w14:paraId="4C78163A" w14:textId="77777777" w:rsidR="00626974" w:rsidRPr="004A3E27" w:rsidRDefault="00626974"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626974" w:rsidRDefault="00626974"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626974" w:rsidRDefault="00626974" w:rsidP="00704CAA">
      <w:pPr>
        <w:pStyle w:val="footnote"/>
      </w:pPr>
      <w:r>
        <w:rPr>
          <w:rStyle w:val="FootnoteReference"/>
        </w:rPr>
        <w:footnoteRef/>
      </w:r>
      <w:r>
        <w:t xml:space="preserve"> [JS] [] found in Coptic</w:t>
      </w:r>
    </w:p>
  </w:footnote>
  <w:footnote w:id="202">
    <w:p w14:paraId="7E13C651" w14:textId="77777777" w:rsidR="00626974" w:rsidRPr="004A3E27" w:rsidRDefault="00626974"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626974" w:rsidRDefault="00626974" w:rsidP="00704CAA">
      <w:pPr>
        <w:pStyle w:val="footnote"/>
      </w:pPr>
      <w:r>
        <w:rPr>
          <w:rStyle w:val="FootnoteReference"/>
        </w:rPr>
        <w:footnoteRef/>
      </w:r>
      <w:r>
        <w:t xml:space="preserve"> [JS] or “Aha! Aha!” Or “Well done! Well done!”</w:t>
      </w:r>
    </w:p>
  </w:footnote>
  <w:footnote w:id="204">
    <w:p w14:paraId="7D139757" w14:textId="77777777" w:rsidR="00626974" w:rsidRDefault="00626974"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626974" w:rsidRDefault="00626974" w:rsidP="00704CAA">
      <w:pPr>
        <w:pStyle w:val="footnote"/>
      </w:pPr>
      <w:r>
        <w:rPr>
          <w:rStyle w:val="FootnoteReference"/>
        </w:rPr>
        <w:footnoteRef/>
      </w:r>
      <w:r>
        <w:t xml:space="preserve"> [JS] Fr. Lazarus has, “towering mountains”</w:t>
      </w:r>
    </w:p>
  </w:footnote>
  <w:footnote w:id="206">
    <w:p w14:paraId="2543C5FB" w14:textId="77777777" w:rsidR="00626974" w:rsidRPr="004A3E27" w:rsidRDefault="00626974"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626974" w:rsidRDefault="00626974" w:rsidP="00704CAA">
      <w:pPr>
        <w:pStyle w:val="footnote"/>
      </w:pPr>
      <w:r>
        <w:rPr>
          <w:rStyle w:val="FootnoteReference"/>
        </w:rPr>
        <w:footnoteRef/>
      </w:r>
      <w:r>
        <w:t xml:space="preserve"> [JS] OSB has “many waters”</w:t>
      </w:r>
    </w:p>
  </w:footnote>
  <w:footnote w:id="208">
    <w:p w14:paraId="3AE55734" w14:textId="77777777" w:rsidR="00626974" w:rsidRPr="004A3E27" w:rsidRDefault="00626974"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626974" w:rsidRPr="004A3E27" w:rsidRDefault="00626974"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626974" w:rsidRPr="004A3E27" w:rsidRDefault="00626974" w:rsidP="00704CAA">
      <w:pPr>
        <w:pStyle w:val="footnote"/>
      </w:pPr>
      <w:r w:rsidRPr="004A3E27">
        <w:rPr>
          <w:rStyle w:val="FootnoteReference"/>
        </w:rPr>
        <w:footnoteRef/>
      </w:r>
      <w:r w:rsidRPr="004A3E27">
        <w:t xml:space="preserve"> Prov. 24:19.</w:t>
      </w:r>
    </w:p>
  </w:footnote>
  <w:footnote w:id="211">
    <w:p w14:paraId="2BAC33AB" w14:textId="77777777" w:rsidR="00626974" w:rsidRPr="004A3E27" w:rsidRDefault="00626974"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626974" w:rsidRPr="004A3E27" w:rsidRDefault="00626974"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626974" w:rsidRPr="004A3E27" w:rsidRDefault="00626974"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626974" w:rsidRDefault="00626974" w:rsidP="00704CAA">
      <w:pPr>
        <w:pStyle w:val="footnote"/>
      </w:pPr>
      <w:r>
        <w:rPr>
          <w:rStyle w:val="FootnoteReference"/>
        </w:rPr>
        <w:footnoteRef/>
      </w:r>
      <w:r>
        <w:t xml:space="preserve"> [JS] or “judgment”</w:t>
      </w:r>
    </w:p>
  </w:footnote>
  <w:footnote w:id="215">
    <w:p w14:paraId="2655FEEF" w14:textId="77777777" w:rsidR="00626974" w:rsidRPr="004A3E27" w:rsidRDefault="00626974"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626974" w:rsidRDefault="00626974" w:rsidP="00704CAA">
      <w:pPr>
        <w:pStyle w:val="footnote"/>
      </w:pPr>
      <w:r>
        <w:rPr>
          <w:rStyle w:val="FootnoteReference"/>
        </w:rPr>
        <w:footnoteRef/>
      </w:r>
      <w:r>
        <w:t xml:space="preserve"> [JS] or “fret”</w:t>
      </w:r>
    </w:p>
  </w:footnote>
  <w:footnote w:id="217">
    <w:p w14:paraId="4788BB93" w14:textId="77777777" w:rsidR="00626974" w:rsidRDefault="00626974" w:rsidP="00704CAA">
      <w:pPr>
        <w:pStyle w:val="footnote"/>
      </w:pPr>
      <w:r>
        <w:rPr>
          <w:rStyle w:val="FootnoteReference"/>
        </w:rPr>
        <w:footnoteRef/>
      </w:r>
      <w:r>
        <w:t xml:space="preserve"> [JS] or “land”</w:t>
      </w:r>
    </w:p>
  </w:footnote>
  <w:footnote w:id="218">
    <w:p w14:paraId="6390DA94" w14:textId="77777777" w:rsidR="00626974" w:rsidRPr="004A3E27" w:rsidRDefault="00626974"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626974" w:rsidRPr="004A3E27" w:rsidRDefault="00626974"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626974" w:rsidRDefault="00626974" w:rsidP="00704CAA">
      <w:pPr>
        <w:pStyle w:val="footnote"/>
      </w:pPr>
      <w:r>
        <w:rPr>
          <w:rStyle w:val="FootnoteReference"/>
        </w:rPr>
        <w:footnoteRef/>
      </w:r>
      <w:r>
        <w:t xml:space="preserve"> [JS] literally, “seed”, here and throughout</w:t>
      </w:r>
    </w:p>
  </w:footnote>
  <w:footnote w:id="221">
    <w:p w14:paraId="3CEEF8CB" w14:textId="77777777" w:rsidR="00626974" w:rsidRPr="004A3E27" w:rsidRDefault="00626974"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626974" w:rsidRPr="004A3E27" w:rsidRDefault="00626974"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626974" w:rsidRPr="004A3E27" w:rsidRDefault="00626974"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626974" w:rsidRDefault="00626974" w:rsidP="00704CAA">
      <w:pPr>
        <w:pStyle w:val="footnote"/>
      </w:pPr>
      <w:r>
        <w:rPr>
          <w:rStyle w:val="FootnoteReference"/>
        </w:rPr>
        <w:footnoteRef/>
      </w:r>
      <w:r>
        <w:t xml:space="preserve"> [JS] literally “with a sad face”</w:t>
      </w:r>
    </w:p>
  </w:footnote>
  <w:footnote w:id="225">
    <w:p w14:paraId="3F203C49" w14:textId="77777777" w:rsidR="00626974" w:rsidRDefault="00626974" w:rsidP="00704CAA">
      <w:pPr>
        <w:pStyle w:val="footnote"/>
      </w:pPr>
      <w:r>
        <w:rPr>
          <w:rStyle w:val="FootnoteReference"/>
        </w:rPr>
        <w:footnoteRef/>
      </w:r>
      <w:r>
        <w:t xml:space="preserve"> [JS] literally “loins”</w:t>
      </w:r>
    </w:p>
  </w:footnote>
  <w:footnote w:id="226">
    <w:p w14:paraId="52B59A41" w14:textId="77777777" w:rsidR="00626974" w:rsidRDefault="00626974" w:rsidP="00704CAA">
      <w:pPr>
        <w:pStyle w:val="footnote"/>
      </w:pPr>
      <w:r>
        <w:rPr>
          <w:rStyle w:val="FootnoteReference"/>
        </w:rPr>
        <w:footnoteRef/>
      </w:r>
      <w:r>
        <w:t xml:space="preserve"> [JS] [] from the Sixth Hour of Great and Holy Friday.</w:t>
      </w:r>
    </w:p>
  </w:footnote>
  <w:footnote w:id="227">
    <w:p w14:paraId="1BEB925F" w14:textId="77777777" w:rsidR="00626974" w:rsidRPr="004A3E27" w:rsidRDefault="00626974"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626974" w:rsidRDefault="00626974" w:rsidP="00704CAA">
      <w:pPr>
        <w:pStyle w:val="footnote"/>
      </w:pPr>
      <w:r>
        <w:rPr>
          <w:rStyle w:val="FootnoteReference"/>
        </w:rPr>
        <w:footnoteRef/>
      </w:r>
      <w:r>
        <w:t xml:space="preserve"> [JS] or “walks about like a phantom”</w:t>
      </w:r>
    </w:p>
  </w:footnote>
  <w:footnote w:id="229">
    <w:p w14:paraId="3A8555F1" w14:textId="77777777" w:rsidR="00626974" w:rsidRPr="004A3E27" w:rsidRDefault="00626974"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626974" w:rsidRPr="004A3E27" w:rsidRDefault="00626974"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626974" w:rsidRPr="004A3E27" w:rsidRDefault="00626974"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626974" w:rsidRPr="004A3E27" w:rsidRDefault="00626974"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626974" w:rsidRPr="004A3E27" w:rsidRDefault="00626974"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626974" w:rsidRDefault="00626974" w:rsidP="00704CAA">
      <w:pPr>
        <w:pStyle w:val="footnote"/>
      </w:pPr>
      <w:r>
        <w:rPr>
          <w:rStyle w:val="FootnoteReference"/>
        </w:rPr>
        <w:footnoteRef/>
      </w:r>
      <w:r>
        <w:t xml:space="preserve"> Fr. Athanasius adds here “my truth”. See Matins of the 12 Day of Paopi.</w:t>
      </w:r>
    </w:p>
  </w:footnote>
  <w:footnote w:id="235">
    <w:p w14:paraId="61A8E851" w14:textId="77777777" w:rsidR="00626974" w:rsidRDefault="00626974" w:rsidP="00704CAA">
      <w:pPr>
        <w:pStyle w:val="footnote"/>
      </w:pPr>
      <w:r>
        <w:rPr>
          <w:rStyle w:val="FootnoteReference"/>
        </w:rPr>
        <w:footnoteRef/>
      </w:r>
      <w:r>
        <w:t xml:space="preserve"> [JS] or “Aha! Aha!” or “Well done! Well done!”</w:t>
      </w:r>
    </w:p>
  </w:footnote>
  <w:footnote w:id="236">
    <w:p w14:paraId="27E55EE4" w14:textId="77777777" w:rsidR="00626974" w:rsidRPr="004A3E27" w:rsidRDefault="00626974" w:rsidP="00704CAA">
      <w:pPr>
        <w:pStyle w:val="footnote"/>
      </w:pPr>
      <w:r w:rsidRPr="004A3E27">
        <w:rPr>
          <w:rStyle w:val="FootnoteReference"/>
        </w:rPr>
        <w:footnoteRef/>
      </w:r>
      <w:r w:rsidRPr="004A3E27">
        <w:t xml:space="preserve"> John 13:30.</w:t>
      </w:r>
    </w:p>
  </w:footnote>
  <w:footnote w:id="237">
    <w:p w14:paraId="25762726" w14:textId="77777777" w:rsidR="00626974" w:rsidRPr="004A3E27" w:rsidRDefault="00626974"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626974" w:rsidRPr="004A3E27" w:rsidRDefault="00626974"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626974" w:rsidRPr="004A3E27" w:rsidRDefault="00626974"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626974" w:rsidRDefault="00626974" w:rsidP="00704CAA">
      <w:pPr>
        <w:pStyle w:val="footnote"/>
      </w:pPr>
      <w:r>
        <w:rPr>
          <w:rStyle w:val="FootnoteReference"/>
        </w:rPr>
        <w:footnoteRef/>
      </w:r>
      <w:r>
        <w:t xml:space="preserve"> [JS] or “from age to age. So be it! So be it!”</w:t>
      </w:r>
    </w:p>
  </w:footnote>
  <w:footnote w:id="241">
    <w:p w14:paraId="3C5066F6" w14:textId="77777777" w:rsidR="00626974" w:rsidRPr="004A3E27" w:rsidRDefault="00626974"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626974" w:rsidRDefault="00626974" w:rsidP="00704CAA">
      <w:pPr>
        <w:pStyle w:val="footnote"/>
      </w:pPr>
      <w:r>
        <w:rPr>
          <w:rStyle w:val="FootnoteReference"/>
        </w:rPr>
        <w:footnoteRef/>
      </w:r>
      <w:r>
        <w:t xml:space="preserve"> [JS] or “thanksgiving”, or “thankful confession with praise”</w:t>
      </w:r>
    </w:p>
  </w:footnote>
  <w:footnote w:id="243">
    <w:p w14:paraId="2D0FDBB0" w14:textId="77777777" w:rsidR="00626974" w:rsidRDefault="00626974"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626974" w:rsidRDefault="00626974"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626974" w:rsidRDefault="00626974"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626974" w:rsidRDefault="00626974" w:rsidP="00704CAA">
      <w:pPr>
        <w:pStyle w:val="footnote"/>
      </w:pPr>
      <w:r>
        <w:rPr>
          <w:rStyle w:val="FootnoteReference"/>
        </w:rPr>
        <w:footnoteRef/>
      </w:r>
      <w:r>
        <w:t xml:space="preserve"> [JS] Fr. Lazarus has “dwelling”</w:t>
      </w:r>
    </w:p>
  </w:footnote>
  <w:footnote w:id="247">
    <w:p w14:paraId="4B4E6517" w14:textId="77777777" w:rsidR="00626974" w:rsidRPr="004A3E27" w:rsidRDefault="00626974"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626974" w:rsidRDefault="00626974"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626974" w:rsidRDefault="00626974"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626974" w:rsidRPr="004A3E27" w:rsidRDefault="00626974"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626974" w:rsidRDefault="00626974" w:rsidP="00704CAA">
      <w:pPr>
        <w:pStyle w:val="footnote"/>
      </w:pPr>
      <w:r>
        <w:rPr>
          <w:rStyle w:val="FootnoteReference"/>
        </w:rPr>
        <w:footnoteRef/>
      </w:r>
      <w:r>
        <w:t xml:space="preserve"> [JS] or “presence”</w:t>
      </w:r>
    </w:p>
  </w:footnote>
  <w:footnote w:id="252">
    <w:p w14:paraId="74E86BCD" w14:textId="77777777" w:rsidR="00626974" w:rsidRDefault="00626974" w:rsidP="00704CAA">
      <w:pPr>
        <w:pStyle w:val="footnote"/>
      </w:pPr>
      <w:r>
        <w:rPr>
          <w:rStyle w:val="FootnoteReference"/>
        </w:rPr>
        <w:footnoteRef/>
      </w:r>
      <w:r>
        <w:t xml:space="preserve"> [JS] or “boast in” or “praise”</w:t>
      </w:r>
    </w:p>
  </w:footnote>
  <w:footnote w:id="253">
    <w:p w14:paraId="137C7CEE" w14:textId="77777777" w:rsidR="00626974" w:rsidRDefault="00626974" w:rsidP="00704CAA">
      <w:pPr>
        <w:pStyle w:val="footnote"/>
      </w:pPr>
      <w:r>
        <w:rPr>
          <w:rStyle w:val="FootnoteReference"/>
        </w:rPr>
        <w:footnoteRef/>
      </w:r>
      <w:r>
        <w:t xml:space="preserve"> [JS] or “give thanks to”, or “thankfully confess Your Name with praise”</w:t>
      </w:r>
    </w:p>
  </w:footnote>
  <w:footnote w:id="254">
    <w:p w14:paraId="29D167D7" w14:textId="77777777" w:rsidR="00626974" w:rsidRPr="004A3E27" w:rsidRDefault="00626974"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626974" w:rsidRPr="004A3E27" w:rsidRDefault="00626974"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626974" w:rsidRPr="004A3E27" w:rsidRDefault="00626974"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626974" w:rsidRDefault="00626974" w:rsidP="00704CAA">
      <w:pPr>
        <w:pStyle w:val="footnote"/>
      </w:pPr>
      <w:r>
        <w:rPr>
          <w:rStyle w:val="FootnoteReference"/>
        </w:rPr>
        <w:footnoteRef/>
      </w:r>
      <w:r>
        <w:t xml:space="preserve"> [JS] or “grace was poured out on Your lips”</w:t>
      </w:r>
    </w:p>
  </w:footnote>
  <w:footnote w:id="258">
    <w:p w14:paraId="0253CD4F" w14:textId="77777777" w:rsidR="00626974" w:rsidRPr="004A3E27" w:rsidRDefault="00626974"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626974" w:rsidRPr="004A3E27" w:rsidRDefault="00626974"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626974" w:rsidRPr="004A3E27" w:rsidRDefault="00626974"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626974" w:rsidRDefault="00626974"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626974" w:rsidRDefault="00626974" w:rsidP="00704CAA">
      <w:pPr>
        <w:pStyle w:val="footnote"/>
      </w:pPr>
      <w:r>
        <w:rPr>
          <w:rStyle w:val="FootnoteReference"/>
        </w:rPr>
        <w:footnoteRef/>
      </w:r>
      <w:r>
        <w:t xml:space="preserve"> [JS] literally “do obeisance”, i.e. “bow down to”</w:t>
      </w:r>
    </w:p>
  </w:footnote>
  <w:footnote w:id="263">
    <w:p w14:paraId="3A9D055B" w14:textId="77777777" w:rsidR="00626974" w:rsidRPr="004A3E27" w:rsidRDefault="00626974"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626974" w:rsidRPr="004A3E27" w:rsidRDefault="00626974" w:rsidP="00704CAA">
      <w:pPr>
        <w:pStyle w:val="footnote"/>
      </w:pPr>
      <w:r w:rsidRPr="004A3E27">
        <w:rPr>
          <w:rStyle w:val="FootnoteReference"/>
        </w:rPr>
        <w:footnoteRef/>
      </w:r>
      <w:r w:rsidRPr="004A3E27">
        <w:t xml:space="preserve"> Rev. 22:1.</w:t>
      </w:r>
    </w:p>
  </w:footnote>
  <w:footnote w:id="265">
    <w:p w14:paraId="0D981498" w14:textId="77777777" w:rsidR="00626974" w:rsidRDefault="00626974" w:rsidP="00704CAA">
      <w:pPr>
        <w:pStyle w:val="footnote"/>
      </w:pPr>
      <w:r>
        <w:rPr>
          <w:rStyle w:val="FootnoteReference"/>
        </w:rPr>
        <w:footnoteRef/>
      </w:r>
      <w:r>
        <w:t xml:space="preserve"> Fr. Lazarus has “dwelling-place”</w:t>
      </w:r>
    </w:p>
  </w:footnote>
  <w:footnote w:id="266">
    <w:p w14:paraId="1E5AC7FD" w14:textId="77777777" w:rsidR="00626974" w:rsidRDefault="00626974" w:rsidP="00704CAA">
      <w:pPr>
        <w:pStyle w:val="footnote"/>
      </w:pPr>
      <w:r>
        <w:rPr>
          <w:rStyle w:val="FootnoteReference"/>
        </w:rPr>
        <w:footnoteRef/>
      </w:r>
      <w:r>
        <w:t xml:space="preserve"> [JS] the city’s</w:t>
      </w:r>
    </w:p>
  </w:footnote>
  <w:footnote w:id="267">
    <w:p w14:paraId="1BB6F44D" w14:textId="77777777" w:rsidR="00626974" w:rsidRPr="004A3E27" w:rsidRDefault="00626974"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626974" w:rsidRPr="004A3E27" w:rsidRDefault="00626974"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626974" w:rsidRPr="004A3E27" w:rsidRDefault="00626974"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626974" w:rsidRPr="004A3E27" w:rsidRDefault="00626974"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626974" w:rsidRPr="004A3E27" w:rsidRDefault="00626974"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626974" w:rsidRPr="004A3E27" w:rsidRDefault="00626974"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626974" w:rsidRPr="004A3E27" w:rsidRDefault="00626974"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626974" w:rsidRDefault="00626974" w:rsidP="00704CAA">
      <w:pPr>
        <w:pStyle w:val="footnote"/>
      </w:pPr>
      <w:r>
        <w:rPr>
          <w:rStyle w:val="FootnoteReference"/>
        </w:rPr>
        <w:footnoteRef/>
      </w:r>
      <w:r>
        <w:t xml:space="preserve"> [JS] or “beautifully situated”</w:t>
      </w:r>
    </w:p>
  </w:footnote>
  <w:footnote w:id="275">
    <w:p w14:paraId="54B46EEB" w14:textId="77777777" w:rsidR="00626974" w:rsidRPr="004A3E27" w:rsidRDefault="00626974"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626974" w:rsidRPr="004A3E27" w:rsidRDefault="00626974"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626974" w:rsidRPr="004A3E27" w:rsidRDefault="00626974"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626974" w:rsidRDefault="00626974" w:rsidP="00704CAA">
      <w:pPr>
        <w:pStyle w:val="footnote"/>
      </w:pPr>
      <w:r>
        <w:rPr>
          <w:rStyle w:val="FootnoteReference"/>
        </w:rPr>
        <w:footnoteRef/>
      </w:r>
      <w:r>
        <w:t xml:space="preserve"> [JS] Fr. Lazarus adds “justice and right judgment” to “righteousness”</w:t>
      </w:r>
    </w:p>
  </w:footnote>
  <w:footnote w:id="279">
    <w:p w14:paraId="20C0E7EF" w14:textId="77777777" w:rsidR="00626974" w:rsidRPr="004A3E27" w:rsidRDefault="00626974"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626974" w:rsidRPr="004A3E27" w:rsidRDefault="00626974"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626974" w:rsidRDefault="00626974" w:rsidP="00704CAA">
      <w:pPr>
        <w:pStyle w:val="footnote"/>
      </w:pPr>
      <w:r>
        <w:rPr>
          <w:rStyle w:val="FootnoteReference"/>
        </w:rPr>
        <w:footnoteRef/>
      </w:r>
      <w:r>
        <w:t xml:space="preserve"> [JS] or “eternally”</w:t>
      </w:r>
    </w:p>
  </w:footnote>
  <w:footnote w:id="282">
    <w:p w14:paraId="29183457" w14:textId="77777777" w:rsidR="00626974" w:rsidRDefault="00626974"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626974" w:rsidRDefault="00626974" w:rsidP="00704CAA">
      <w:pPr>
        <w:pStyle w:val="footnote"/>
      </w:pPr>
      <w:r>
        <w:rPr>
          <w:rStyle w:val="FootnoteReference"/>
        </w:rPr>
        <w:footnoteRef/>
      </w:r>
      <w:r>
        <w:t xml:space="preserve"> [JS] or “workers of iniquity”</w:t>
      </w:r>
    </w:p>
  </w:footnote>
  <w:footnote w:id="284">
    <w:p w14:paraId="3726AE69" w14:textId="77777777" w:rsidR="00626974" w:rsidRPr="004A3E27" w:rsidRDefault="00626974"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626974" w:rsidRDefault="00626974" w:rsidP="00704CAA">
      <w:pPr>
        <w:pStyle w:val="footnote"/>
      </w:pPr>
      <w:r>
        <w:rPr>
          <w:rStyle w:val="FootnoteReference"/>
        </w:rPr>
        <w:footnoteRef/>
      </w:r>
      <w:r>
        <w:t xml:space="preserve"> [JS] or “ransom”</w:t>
      </w:r>
    </w:p>
  </w:footnote>
  <w:footnote w:id="286">
    <w:p w14:paraId="5DBB946B" w14:textId="77777777" w:rsidR="00626974" w:rsidRDefault="00626974" w:rsidP="00704CAA">
      <w:pPr>
        <w:pStyle w:val="footnote"/>
      </w:pPr>
      <w:r>
        <w:rPr>
          <w:rStyle w:val="FootnoteReference"/>
        </w:rPr>
        <w:footnoteRef/>
      </w:r>
      <w:r>
        <w:t xml:space="preserve"> [JS] or tabernacles.</w:t>
      </w:r>
    </w:p>
  </w:footnote>
  <w:footnote w:id="287">
    <w:p w14:paraId="0039C2F6" w14:textId="77777777" w:rsidR="00626974" w:rsidRDefault="00626974"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626974" w:rsidRDefault="00626974" w:rsidP="00704CAA">
      <w:pPr>
        <w:pStyle w:val="footnote"/>
      </w:pPr>
      <w:r>
        <w:rPr>
          <w:rStyle w:val="FootnoteReference"/>
        </w:rPr>
        <w:footnoteRef/>
      </w:r>
      <w:r>
        <w:t xml:space="preserve"> [JS] or “I will not find fault with your sacrifices”</w:t>
      </w:r>
    </w:p>
  </w:footnote>
  <w:footnote w:id="289">
    <w:p w14:paraId="68A8C08D" w14:textId="77777777" w:rsidR="00626974" w:rsidRPr="004A3E27" w:rsidRDefault="00626974"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626974" w:rsidRDefault="00626974" w:rsidP="00704CAA">
      <w:pPr>
        <w:pStyle w:val="footnote"/>
      </w:pPr>
      <w:r>
        <w:rPr>
          <w:rStyle w:val="FootnoteReference"/>
        </w:rPr>
        <w:footnoteRef/>
      </w:r>
      <w:r>
        <w:t xml:space="preserve"> [JS] [] found in Coptic</w:t>
      </w:r>
    </w:p>
  </w:footnote>
  <w:footnote w:id="291">
    <w:p w14:paraId="083DB491" w14:textId="77777777" w:rsidR="00626974" w:rsidRPr="004A3E27" w:rsidRDefault="00626974"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626974" w:rsidRDefault="00626974" w:rsidP="00704CAA">
      <w:pPr>
        <w:pStyle w:val="footnote"/>
      </w:pPr>
      <w:r>
        <w:rPr>
          <w:rStyle w:val="FootnoteReference"/>
        </w:rPr>
        <w:footnoteRef/>
      </w:r>
      <w:r>
        <w:t xml:space="preserve"> [JS] “showed me” or “made known to me”</w:t>
      </w:r>
    </w:p>
  </w:footnote>
  <w:footnote w:id="293">
    <w:p w14:paraId="6841512E" w14:textId="77777777" w:rsidR="00626974" w:rsidRPr="004A3E27" w:rsidRDefault="00626974" w:rsidP="00704CAA">
      <w:pPr>
        <w:pStyle w:val="footnote"/>
      </w:pPr>
      <w:r w:rsidRPr="004A3E27">
        <w:rPr>
          <w:rStyle w:val="FootnoteReference"/>
        </w:rPr>
        <w:footnoteRef/>
      </w:r>
      <w:r w:rsidRPr="004A3E27">
        <w:t xml:space="preserve"> Exodus 12:22; John 19:29; Hebrews 9:19.</w:t>
      </w:r>
    </w:p>
  </w:footnote>
  <w:footnote w:id="294">
    <w:p w14:paraId="2CD43332" w14:textId="77777777" w:rsidR="00626974" w:rsidRDefault="00626974" w:rsidP="00704CAA">
      <w:pPr>
        <w:pStyle w:val="footnote"/>
      </w:pPr>
      <w:r>
        <w:rPr>
          <w:rStyle w:val="FootnoteReference"/>
        </w:rPr>
        <w:footnoteRef/>
      </w:r>
      <w:r>
        <w:t xml:space="preserve"> [JS] literally “face”.</w:t>
      </w:r>
    </w:p>
  </w:footnote>
  <w:footnote w:id="295">
    <w:p w14:paraId="63BCC4B4" w14:textId="77777777" w:rsidR="00626974" w:rsidRDefault="00626974" w:rsidP="00704CAA">
      <w:pPr>
        <w:pStyle w:val="footnote"/>
      </w:pPr>
      <w:r>
        <w:rPr>
          <w:rStyle w:val="FootnoteReference"/>
        </w:rPr>
        <w:footnoteRef/>
      </w:r>
      <w:r>
        <w:t xml:space="preserve"> [JS] or “blood-guiltiness”</w:t>
      </w:r>
    </w:p>
  </w:footnote>
  <w:footnote w:id="296">
    <w:p w14:paraId="5BD3086D" w14:textId="77777777" w:rsidR="00626974" w:rsidRDefault="00626974" w:rsidP="00704CAA">
      <w:pPr>
        <w:pStyle w:val="footnote"/>
      </w:pPr>
      <w:r>
        <w:rPr>
          <w:rStyle w:val="FootnoteReference"/>
        </w:rPr>
        <w:footnoteRef/>
      </w:r>
      <w:r>
        <w:t xml:space="preserve"> [JS] or “gives thanks to,” or “thankfully confess You with praise”</w:t>
      </w:r>
    </w:p>
  </w:footnote>
  <w:footnote w:id="297">
    <w:p w14:paraId="49F73209" w14:textId="77777777" w:rsidR="00626974" w:rsidRPr="004A3E27" w:rsidRDefault="00626974"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626974" w:rsidRPr="004A3E27" w:rsidRDefault="00626974"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626974" w:rsidRDefault="00626974" w:rsidP="00704CAA">
      <w:pPr>
        <w:pStyle w:val="footnote"/>
      </w:pPr>
      <w:r>
        <w:rPr>
          <w:rStyle w:val="FootnoteReference"/>
        </w:rPr>
        <w:footnoteRef/>
      </w:r>
      <w:r>
        <w:t xml:space="preserve"> [JS] or “give thanks to You,” or “thankfully confess You with praise”</w:t>
      </w:r>
    </w:p>
  </w:footnote>
  <w:footnote w:id="300">
    <w:p w14:paraId="767368C4" w14:textId="77777777" w:rsidR="00626974" w:rsidRPr="004A3E27" w:rsidRDefault="00626974"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626974" w:rsidRPr="004A3E27" w:rsidRDefault="00626974" w:rsidP="00704CAA">
      <w:pPr>
        <w:pStyle w:val="footnote"/>
      </w:pPr>
      <w:r w:rsidRPr="004A3E27">
        <w:rPr>
          <w:rStyle w:val="FootnoteReference"/>
        </w:rPr>
        <w:footnoteRef/>
      </w:r>
      <w:r w:rsidRPr="004A3E27">
        <w:t xml:space="preserve"> Lk. 10:18; 2 Thess. 1:6.</w:t>
      </w:r>
    </w:p>
  </w:footnote>
  <w:footnote w:id="302">
    <w:p w14:paraId="10448F6D" w14:textId="77777777" w:rsidR="00626974" w:rsidRPr="004A3E27" w:rsidRDefault="00626974"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626974" w:rsidRDefault="00626974" w:rsidP="00704CAA">
      <w:pPr>
        <w:pStyle w:val="footnote"/>
      </w:pPr>
      <w:r>
        <w:rPr>
          <w:rStyle w:val="FootnoteReference"/>
        </w:rPr>
        <w:footnoteRef/>
      </w:r>
      <w:r>
        <w:t xml:space="preserve"> [JS] “it” refers to the iniquity and strife.</w:t>
      </w:r>
    </w:p>
  </w:footnote>
  <w:footnote w:id="304">
    <w:p w14:paraId="5BC02F63" w14:textId="77777777" w:rsidR="00626974" w:rsidRPr="004A3E27" w:rsidRDefault="00626974"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626974" w:rsidRPr="004A3E27" w:rsidRDefault="00626974"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626974" w:rsidRDefault="00626974" w:rsidP="00704CAA">
      <w:pPr>
        <w:pStyle w:val="footnote"/>
      </w:pPr>
      <w:r>
        <w:rPr>
          <w:rStyle w:val="FootnoteReference"/>
        </w:rPr>
        <w:footnoteRef/>
      </w:r>
      <w:r>
        <w:t xml:space="preserve"> [JS] NETS omits “not”</w:t>
      </w:r>
    </w:p>
  </w:footnote>
  <w:footnote w:id="307">
    <w:p w14:paraId="586AA817" w14:textId="77777777" w:rsidR="00626974" w:rsidRPr="004A3E27" w:rsidRDefault="00626974"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626974" w:rsidRPr="004A3E27" w:rsidRDefault="00626974"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626974" w:rsidRDefault="00626974" w:rsidP="00704CAA">
      <w:pPr>
        <w:pStyle w:val="footnote"/>
      </w:pPr>
      <w:r>
        <w:rPr>
          <w:rStyle w:val="FootnoteReference"/>
        </w:rPr>
        <w:footnoteRef/>
      </w:r>
      <w:r>
        <w:t xml:space="preserve"> [JS] or “I will sing and praise,” or “I will sing and make music”</w:t>
      </w:r>
    </w:p>
  </w:footnote>
  <w:footnote w:id="310">
    <w:p w14:paraId="433EB3DE" w14:textId="77777777" w:rsidR="00626974" w:rsidRDefault="00626974"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626974" w:rsidRDefault="00626974" w:rsidP="00704CAA">
      <w:pPr>
        <w:pStyle w:val="footnote"/>
      </w:pPr>
      <w:r>
        <w:rPr>
          <w:rStyle w:val="FootnoteReference"/>
        </w:rPr>
        <w:footnoteRef/>
      </w:r>
      <w:r>
        <w:t xml:space="preserve"> [JS] Coptic has “Name” in place of “mercy”.</w:t>
      </w:r>
    </w:p>
  </w:footnote>
  <w:footnote w:id="312">
    <w:p w14:paraId="7728F8E8" w14:textId="77777777" w:rsidR="00626974" w:rsidRPr="004A3E27" w:rsidRDefault="00626974"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626974" w:rsidRDefault="00626974" w:rsidP="00704CAA">
      <w:pPr>
        <w:pStyle w:val="footnote"/>
      </w:pPr>
      <w:r>
        <w:rPr>
          <w:rStyle w:val="FootnoteReference"/>
        </w:rPr>
        <w:footnoteRef/>
      </w:r>
      <w:r>
        <w:t xml:space="preserve"> [JS] or “the lawless,” or “those that do wickedness”</w:t>
      </w:r>
    </w:p>
  </w:footnote>
  <w:footnote w:id="314">
    <w:p w14:paraId="670E273A" w14:textId="77777777" w:rsidR="00626974" w:rsidRPr="004A3E27" w:rsidRDefault="00626974" w:rsidP="00704CAA">
      <w:pPr>
        <w:pStyle w:val="footnote"/>
      </w:pPr>
      <w:r w:rsidRPr="004A3E27">
        <w:rPr>
          <w:rStyle w:val="FootnoteReference"/>
        </w:rPr>
        <w:footnoteRef/>
      </w:r>
      <w:r w:rsidRPr="004A3E27">
        <w:t xml:space="preserve"> Mercy: love (Luke 10:37).</w:t>
      </w:r>
    </w:p>
  </w:footnote>
  <w:footnote w:id="315">
    <w:p w14:paraId="2503BB75" w14:textId="77777777" w:rsidR="00626974" w:rsidRPr="004A3E27" w:rsidRDefault="00626974"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626974" w:rsidRPr="004A3E27" w:rsidRDefault="00626974"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626974" w:rsidRPr="004A3E27" w:rsidRDefault="00626974"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626974" w:rsidRPr="004A3E27" w:rsidRDefault="00626974"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626974" w:rsidRDefault="00626974"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626974" w:rsidRPr="004A3E27" w:rsidRDefault="00626974"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626974" w:rsidRPr="004A3E27" w:rsidRDefault="00626974"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626974" w:rsidRDefault="00626974"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626974" w:rsidRPr="004A3E27" w:rsidRDefault="00626974" w:rsidP="00704CAA">
      <w:pPr>
        <w:pStyle w:val="footnote"/>
      </w:pPr>
      <w:r w:rsidRPr="004A3E27">
        <w:rPr>
          <w:rStyle w:val="FootnoteReference"/>
        </w:rPr>
        <w:footnoteRef/>
      </w:r>
      <w:r w:rsidRPr="004A3E27">
        <w:t xml:space="preserve"> Job. 33:14.</w:t>
      </w:r>
    </w:p>
  </w:footnote>
  <w:footnote w:id="324">
    <w:p w14:paraId="733C9AA0" w14:textId="77777777" w:rsidR="00626974" w:rsidRDefault="00626974"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626974" w:rsidRDefault="00626974" w:rsidP="00704CAA">
      <w:pPr>
        <w:pStyle w:val="footnote"/>
      </w:pPr>
      <w:r>
        <w:rPr>
          <w:rStyle w:val="FootnoteReference"/>
        </w:rPr>
        <w:footnoteRef/>
      </w:r>
      <w:r>
        <w:t xml:space="preserve"> [JS] literally, “holy place”</w:t>
      </w:r>
    </w:p>
  </w:footnote>
  <w:footnote w:id="326">
    <w:p w14:paraId="105BC1C0" w14:textId="77777777" w:rsidR="00626974" w:rsidRPr="004A3E27" w:rsidRDefault="00626974"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626974" w:rsidRDefault="00626974" w:rsidP="00704CAA">
      <w:pPr>
        <w:pStyle w:val="footnote"/>
      </w:pPr>
      <w:r>
        <w:rPr>
          <w:rStyle w:val="FootnoteReference"/>
        </w:rPr>
        <w:footnoteRef/>
      </w:r>
      <w:r>
        <w:t xml:space="preserve"> [JS] Fr. Athanasius’ translation from the Coptic has “shall glory”</w:t>
      </w:r>
    </w:p>
  </w:footnote>
  <w:footnote w:id="328">
    <w:p w14:paraId="397554C6" w14:textId="77777777" w:rsidR="00626974" w:rsidRDefault="00626974"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626974" w:rsidRDefault="00626974" w:rsidP="00704CAA">
      <w:pPr>
        <w:pStyle w:val="footnote"/>
      </w:pPr>
      <w:r>
        <w:rPr>
          <w:rStyle w:val="FootnoteReference"/>
        </w:rPr>
        <w:footnoteRef/>
      </w:r>
      <w:r>
        <w:t xml:space="preserve"> [] Found in Fr. Athanasius’ translation from the Coptic</w:t>
      </w:r>
    </w:p>
  </w:footnote>
  <w:footnote w:id="330">
    <w:p w14:paraId="2E69FFAD" w14:textId="77777777" w:rsidR="00626974" w:rsidRDefault="00626974" w:rsidP="00704CAA">
      <w:pPr>
        <w:pStyle w:val="footnote"/>
      </w:pPr>
      <w:r>
        <w:rPr>
          <w:rStyle w:val="FootnoteReference"/>
        </w:rPr>
        <w:footnoteRef/>
      </w:r>
      <w:r>
        <w:t xml:space="preserve"> [JS] [] found in Coptic, see Vespers of Pashons 20.</w:t>
      </w:r>
    </w:p>
  </w:footnote>
  <w:footnote w:id="331">
    <w:p w14:paraId="33825382" w14:textId="77777777" w:rsidR="00626974" w:rsidRPr="004A3E27" w:rsidRDefault="00626974"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626974" w:rsidRPr="004A3E27" w:rsidRDefault="00626974"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626974" w:rsidRDefault="00626974" w:rsidP="00704CAA">
      <w:pPr>
        <w:pStyle w:val="footnote"/>
      </w:pPr>
      <w:r>
        <w:rPr>
          <w:rStyle w:val="FootnoteReference"/>
        </w:rPr>
        <w:footnoteRef/>
      </w:r>
      <w:r>
        <w:t xml:space="preserve"> [JS] lit, “filled with fatness.”</w:t>
      </w:r>
    </w:p>
  </w:footnote>
  <w:footnote w:id="334">
    <w:p w14:paraId="461E1005" w14:textId="77777777" w:rsidR="00626974" w:rsidRPr="004A3E27" w:rsidRDefault="00626974"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626974" w:rsidRPr="004A3E27" w:rsidRDefault="00626974"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626974" w:rsidRPr="004A3E27" w:rsidRDefault="00626974"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626974" w:rsidRPr="004A3E27" w:rsidRDefault="00626974" w:rsidP="00704CAA">
      <w:pPr>
        <w:pStyle w:val="footnote"/>
      </w:pPr>
      <w:r w:rsidRPr="004A3E27">
        <w:rPr>
          <w:rStyle w:val="FootnoteReference"/>
        </w:rPr>
        <w:footnoteRef/>
      </w:r>
      <w:r w:rsidRPr="004A3E27">
        <w:t xml:space="preserve"> See footnote 62. &lt;2 previously&gt;</w:t>
      </w:r>
    </w:p>
  </w:footnote>
  <w:footnote w:id="338">
    <w:p w14:paraId="1020379C" w14:textId="77777777" w:rsidR="00626974" w:rsidRDefault="00626974" w:rsidP="00704CAA">
      <w:pPr>
        <w:pStyle w:val="footnote"/>
      </w:pPr>
      <w:r>
        <w:rPr>
          <w:rStyle w:val="FootnoteReference"/>
        </w:rPr>
        <w:footnoteRef/>
      </w:r>
      <w:r>
        <w:t xml:space="preserve"> [JS], “do obeisance”, i.e. prostrate, not just an attitude, but an act</w:t>
      </w:r>
    </w:p>
  </w:footnote>
  <w:footnote w:id="339">
    <w:p w14:paraId="3F0207F5" w14:textId="77777777" w:rsidR="00626974" w:rsidRPr="004A3E27" w:rsidRDefault="00626974"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626974" w:rsidRPr="004A3E27" w:rsidRDefault="00626974"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626974" w:rsidRDefault="00626974" w:rsidP="00704CAA">
      <w:pPr>
        <w:pStyle w:val="footnote"/>
      </w:pPr>
      <w:r>
        <w:rPr>
          <w:rStyle w:val="FootnoteReference"/>
        </w:rPr>
        <w:footnoteRef/>
      </w:r>
      <w:r>
        <w:t xml:space="preserve"> [JS] Fr. Lazarus has, “for”</w:t>
      </w:r>
    </w:p>
  </w:footnote>
  <w:footnote w:id="342">
    <w:p w14:paraId="7332204F" w14:textId="77777777" w:rsidR="00626974" w:rsidRPr="004A3E27" w:rsidRDefault="00626974"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626974" w:rsidRPr="004A3E27" w:rsidRDefault="00626974"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626974" w:rsidRPr="004A3E27" w:rsidRDefault="00626974"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626974" w:rsidRPr="004A3E27" w:rsidRDefault="00626974"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626974" w:rsidRDefault="00626974" w:rsidP="00704CAA">
      <w:pPr>
        <w:pStyle w:val="footnote"/>
      </w:pPr>
      <w:r>
        <w:rPr>
          <w:rStyle w:val="FootnoteReference"/>
        </w:rPr>
        <w:footnoteRef/>
      </w:r>
      <w:r>
        <w:t xml:space="preserve"> [JS] or “give thanks to You” or “thankfully confess You with praise”</w:t>
      </w:r>
    </w:p>
  </w:footnote>
  <w:footnote w:id="347">
    <w:p w14:paraId="10E8EE46" w14:textId="77777777" w:rsidR="00626974" w:rsidRDefault="00626974"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626974" w:rsidRPr="004A3E27" w:rsidRDefault="00626974"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626974" w:rsidRPr="004A3E27" w:rsidRDefault="00626974"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626974" w:rsidRPr="004A3E27" w:rsidRDefault="00626974"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626974" w:rsidRDefault="00626974" w:rsidP="00704CAA">
      <w:pPr>
        <w:pStyle w:val="footnote"/>
      </w:pPr>
      <w:r>
        <w:rPr>
          <w:rStyle w:val="FootnoteReference"/>
        </w:rPr>
        <w:footnoteRef/>
      </w:r>
      <w:r>
        <w:t xml:space="preserve"> [JS] literally, “before the face of”</w:t>
      </w:r>
    </w:p>
  </w:footnote>
  <w:footnote w:id="352">
    <w:p w14:paraId="102533E3" w14:textId="77777777" w:rsidR="00626974" w:rsidRPr="004A3E27" w:rsidRDefault="00626974"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626974" w:rsidRDefault="00626974" w:rsidP="00704CAA">
      <w:pPr>
        <w:pStyle w:val="footnote"/>
      </w:pPr>
      <w:r>
        <w:rPr>
          <w:rStyle w:val="FootnoteReference"/>
        </w:rPr>
        <w:footnoteRef/>
      </w:r>
      <w:r>
        <w:t xml:space="preserve"> [JS] literally “hosts”</w:t>
      </w:r>
    </w:p>
  </w:footnote>
  <w:footnote w:id="354">
    <w:p w14:paraId="1B31F91F" w14:textId="77777777" w:rsidR="00626974" w:rsidRDefault="00626974"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626974" w:rsidRPr="004A3E27" w:rsidRDefault="00626974"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626974" w:rsidRDefault="00626974" w:rsidP="00704CAA">
      <w:pPr>
        <w:pStyle w:val="footnote"/>
      </w:pPr>
      <w:r>
        <w:rPr>
          <w:rStyle w:val="FootnoteReference"/>
        </w:rPr>
        <w:footnoteRef/>
      </w:r>
      <w:r>
        <w:t xml:space="preserve"> [JS] literally, “ten-thousand fold”</w:t>
      </w:r>
    </w:p>
  </w:footnote>
  <w:footnote w:id="357">
    <w:p w14:paraId="475823DF" w14:textId="77777777" w:rsidR="00626974" w:rsidRDefault="00626974"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626974" w:rsidRPr="004A3E27" w:rsidRDefault="00626974"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626974" w:rsidRDefault="00626974"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626974" w:rsidRDefault="00626974" w:rsidP="00704CAA">
      <w:pPr>
        <w:pStyle w:val="footnote"/>
      </w:pPr>
      <w:r>
        <w:rPr>
          <w:rStyle w:val="FootnoteReference"/>
        </w:rPr>
        <w:footnoteRef/>
      </w:r>
      <w:r>
        <w:t xml:space="preserve"> [JS] “assemblies” or “congregations”</w:t>
      </w:r>
    </w:p>
  </w:footnote>
  <w:footnote w:id="361">
    <w:p w14:paraId="291850C2" w14:textId="77777777" w:rsidR="00626974" w:rsidRPr="004A3E27" w:rsidRDefault="00626974"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626974" w:rsidRDefault="00626974"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626974" w:rsidRPr="004A3E27" w:rsidRDefault="00626974"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626974" w:rsidRDefault="00626974" w:rsidP="00704CAA">
      <w:pPr>
        <w:pStyle w:val="footnote"/>
      </w:pPr>
      <w:r>
        <w:rPr>
          <w:rStyle w:val="FootnoteReference"/>
        </w:rPr>
        <w:footnoteRef/>
      </w:r>
      <w:r>
        <w:t xml:space="preserve"> [JS] Coptic has “mire of death”. See the Ninth Hour of Great Friday.</w:t>
      </w:r>
    </w:p>
  </w:footnote>
  <w:footnote w:id="365">
    <w:p w14:paraId="24447BAC" w14:textId="77777777" w:rsidR="00626974" w:rsidRPr="004A3E27" w:rsidRDefault="00626974"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626974" w:rsidRPr="004A3E27" w:rsidRDefault="00626974"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626974" w:rsidRPr="004A3E27" w:rsidRDefault="00626974" w:rsidP="00704CAA">
      <w:pPr>
        <w:pStyle w:val="footnote"/>
      </w:pPr>
      <w:r w:rsidRPr="004A3E27">
        <w:rPr>
          <w:rStyle w:val="FootnoteReference"/>
        </w:rPr>
        <w:footnoteRef/>
      </w:r>
      <w:r w:rsidRPr="004A3E27">
        <w:t xml:space="preserve"> Mk. 15:29; Jn. 2:17; Rom. 15:3.</w:t>
      </w:r>
    </w:p>
  </w:footnote>
  <w:footnote w:id="368">
    <w:p w14:paraId="22B19FA9" w14:textId="77777777" w:rsidR="00626974" w:rsidRPr="004A3E27" w:rsidRDefault="00626974" w:rsidP="00704CAA">
      <w:pPr>
        <w:pStyle w:val="footnote"/>
      </w:pPr>
      <w:r w:rsidRPr="004A3E27">
        <w:rPr>
          <w:rStyle w:val="FootnoteReference"/>
        </w:rPr>
        <w:footnoteRef/>
      </w:r>
      <w:r w:rsidRPr="004A3E27">
        <w:t xml:space="preserve"> The elders and chief priests.</w:t>
      </w:r>
    </w:p>
  </w:footnote>
  <w:footnote w:id="369">
    <w:p w14:paraId="1346C83A" w14:textId="77777777" w:rsidR="00626974" w:rsidRPr="004A3E27" w:rsidRDefault="00626974"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626974" w:rsidRDefault="00626974"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626974" w:rsidRPr="004A3E27" w:rsidRDefault="00626974" w:rsidP="00704CAA">
      <w:pPr>
        <w:pStyle w:val="footnote"/>
      </w:pPr>
      <w:r w:rsidRPr="004A3E27">
        <w:rPr>
          <w:rStyle w:val="FootnoteReference"/>
        </w:rPr>
        <w:footnoteRef/>
      </w:r>
      <w:r w:rsidRPr="004A3E27">
        <w:t xml:space="preserve"> Mt. 16:21; Mk. 8:31.</w:t>
      </w:r>
    </w:p>
  </w:footnote>
  <w:footnote w:id="372">
    <w:p w14:paraId="1283807F" w14:textId="77777777" w:rsidR="00626974" w:rsidRPr="004A3E27" w:rsidRDefault="00626974" w:rsidP="00704CAA">
      <w:pPr>
        <w:pStyle w:val="footnote"/>
      </w:pPr>
      <w:r w:rsidRPr="004A3E27">
        <w:rPr>
          <w:rStyle w:val="FootnoteReference"/>
        </w:rPr>
        <w:footnoteRef/>
      </w:r>
      <w:r w:rsidRPr="004A3E27">
        <w:t xml:space="preserve"> Mt. 27:34.</w:t>
      </w:r>
    </w:p>
  </w:footnote>
  <w:footnote w:id="373">
    <w:p w14:paraId="59E554A3" w14:textId="77777777" w:rsidR="00626974" w:rsidRPr="004A3E27" w:rsidRDefault="00626974"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626974" w:rsidRPr="004A3E27" w:rsidRDefault="00626974"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626974" w:rsidRDefault="00626974"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626974" w:rsidRPr="004A3E27" w:rsidRDefault="00626974"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626974" w:rsidRDefault="00626974"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626974" w:rsidRPr="004A3E27" w:rsidRDefault="00626974"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626974" w:rsidRPr="004A3E27" w:rsidRDefault="00626974"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626974" w:rsidRDefault="00626974" w:rsidP="00704CAA">
      <w:pPr>
        <w:pStyle w:val="footnote"/>
      </w:pPr>
      <w:r>
        <w:rPr>
          <w:rStyle w:val="FootnoteReference"/>
        </w:rPr>
        <w:footnoteRef/>
      </w:r>
      <w:r>
        <w:t xml:space="preserve"> [JS] literally, “arm”.</w:t>
      </w:r>
    </w:p>
  </w:footnote>
  <w:footnote w:id="381">
    <w:p w14:paraId="6A96DAD6" w14:textId="77777777" w:rsidR="00626974" w:rsidRPr="004A3E27" w:rsidRDefault="00626974" w:rsidP="00704CAA">
      <w:pPr>
        <w:pStyle w:val="footnote"/>
      </w:pPr>
      <w:r w:rsidRPr="004A3E27">
        <w:rPr>
          <w:rStyle w:val="FootnoteReference"/>
        </w:rPr>
        <w:footnoteRef/>
      </w:r>
      <w:r w:rsidRPr="004A3E27">
        <w:t xml:space="preserve"> Ephes. 3:10; 4:8.</w:t>
      </w:r>
    </w:p>
  </w:footnote>
  <w:footnote w:id="382">
    <w:p w14:paraId="3856467E" w14:textId="77777777" w:rsidR="00626974" w:rsidRDefault="00626974"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626974" w:rsidRPr="004A3E27" w:rsidRDefault="00626974"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626974" w:rsidRPr="004A3E27" w:rsidRDefault="00626974"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626974" w:rsidRDefault="00626974" w:rsidP="00704CAA">
      <w:pPr>
        <w:pStyle w:val="footnote"/>
      </w:pPr>
      <w:r>
        <w:rPr>
          <w:rStyle w:val="FootnoteReference"/>
        </w:rPr>
        <w:footnoteRef/>
      </w:r>
      <w:r>
        <w:t xml:space="preserve"> [JS] literally “He will judge the poor of the people.”</w:t>
      </w:r>
    </w:p>
  </w:footnote>
  <w:footnote w:id="386">
    <w:p w14:paraId="5CB4BFD0" w14:textId="77777777" w:rsidR="00626974" w:rsidRPr="004A3E27" w:rsidRDefault="00626974"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626974" w:rsidRPr="004A3E27" w:rsidRDefault="00626974" w:rsidP="00704CAA">
      <w:pPr>
        <w:pStyle w:val="footnote"/>
      </w:pPr>
      <w:r w:rsidRPr="004A3E27">
        <w:rPr>
          <w:rStyle w:val="FootnoteReference"/>
        </w:rPr>
        <w:footnoteRef/>
      </w:r>
      <w:r w:rsidRPr="004A3E27">
        <w:t xml:space="preserve"> Rivers: Tigris and Euphrates.</w:t>
      </w:r>
    </w:p>
  </w:footnote>
  <w:footnote w:id="388">
    <w:p w14:paraId="40EFD021" w14:textId="77777777" w:rsidR="00626974" w:rsidRPr="004A3E27" w:rsidRDefault="00626974"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626974" w:rsidRDefault="00626974"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626974" w:rsidRPr="004A3E27" w:rsidRDefault="00626974"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626974" w:rsidRPr="004A3E27" w:rsidRDefault="00626974"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626974" w:rsidRDefault="00626974" w:rsidP="00704CAA">
      <w:pPr>
        <w:pStyle w:val="footnote"/>
      </w:pPr>
      <w:r>
        <w:rPr>
          <w:rStyle w:val="FootnoteReference"/>
        </w:rPr>
        <w:footnoteRef/>
      </w:r>
      <w:r>
        <w:t xml:space="preserve"> [JS] Fr. Athanasius has, “all nations shall glorify Him.</w:t>
      </w:r>
    </w:p>
  </w:footnote>
  <w:footnote w:id="393">
    <w:p w14:paraId="266FC831" w14:textId="77777777" w:rsidR="00626974" w:rsidRDefault="00626974" w:rsidP="00704CAA">
      <w:pPr>
        <w:pStyle w:val="footnote"/>
      </w:pPr>
      <w:r>
        <w:rPr>
          <w:rStyle w:val="FootnoteReference"/>
        </w:rPr>
        <w:footnoteRef/>
      </w:r>
      <w:r>
        <w:t xml:space="preserve"> [JS] found in Copitc. See the First Hour of Monday of Holy Week.</w:t>
      </w:r>
    </w:p>
  </w:footnote>
  <w:footnote w:id="394">
    <w:p w14:paraId="295FC4E3" w14:textId="77777777" w:rsidR="00626974" w:rsidRDefault="00626974" w:rsidP="00704CAA">
      <w:pPr>
        <w:pStyle w:val="footnote"/>
      </w:pPr>
      <w:r>
        <w:rPr>
          <w:rStyle w:val="FootnoteReference"/>
        </w:rPr>
        <w:footnoteRef/>
      </w:r>
      <w:r>
        <w:t xml:space="preserve"> [JS] or, “So be it! So be it!”</w:t>
      </w:r>
    </w:p>
  </w:footnote>
  <w:footnote w:id="395">
    <w:p w14:paraId="5A10FE12" w14:textId="77777777" w:rsidR="00626974" w:rsidRPr="004A3E27" w:rsidRDefault="00626974"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626974" w:rsidRPr="004A3E27" w:rsidRDefault="00626974"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626974" w:rsidRPr="004A3E27" w:rsidRDefault="00626974" w:rsidP="00704CAA">
      <w:pPr>
        <w:pStyle w:val="footnote"/>
      </w:pPr>
      <w:r w:rsidRPr="004A3E27">
        <w:tab/>
        <w:t>For them there are no pains;</w:t>
      </w:r>
    </w:p>
    <w:p w14:paraId="329CF061" w14:textId="77777777" w:rsidR="00626974" w:rsidRPr="004A3E27" w:rsidRDefault="00626974" w:rsidP="00704CAA">
      <w:pPr>
        <w:pStyle w:val="footnote"/>
      </w:pPr>
      <w:r w:rsidRPr="004A3E27">
        <w:tab/>
        <w:t>fit and strong are their bodies.</w:t>
      </w:r>
    </w:p>
  </w:footnote>
  <w:footnote w:id="397">
    <w:p w14:paraId="49BE7CC0" w14:textId="77777777" w:rsidR="00626974" w:rsidRPr="004A3E27" w:rsidRDefault="00626974"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626974" w:rsidRPr="004A3E27" w:rsidRDefault="00626974"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626974" w:rsidRPr="004A3E27" w:rsidRDefault="00626974"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626974" w:rsidRPr="004A3E27" w:rsidRDefault="00626974"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626974" w:rsidRPr="004A3E27" w:rsidRDefault="00626974"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626974" w:rsidRPr="004A3E27" w:rsidRDefault="00626974"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626974" w:rsidRPr="004A3E27" w:rsidRDefault="00626974"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626974" w:rsidRDefault="00626974"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626974" w:rsidRDefault="00626974" w:rsidP="00704CAA">
      <w:pPr>
        <w:pStyle w:val="footnote"/>
      </w:pPr>
      <w:r>
        <w:rPr>
          <w:rStyle w:val="FootnoteReference"/>
        </w:rPr>
        <w:footnoteRef/>
      </w:r>
      <w:r>
        <w:t xml:space="preserve"> [JS] or emblems.</w:t>
      </w:r>
    </w:p>
  </w:footnote>
  <w:footnote w:id="406">
    <w:p w14:paraId="3520D724" w14:textId="77777777" w:rsidR="00626974" w:rsidRPr="004A3E27" w:rsidRDefault="00626974"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626974" w:rsidRPr="004A3E27" w:rsidRDefault="00626974"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626974" w:rsidRPr="004A3E27" w:rsidRDefault="00626974"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626974" w:rsidRPr="005B2E82" w:rsidRDefault="00626974"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626974" w:rsidRDefault="00626974" w:rsidP="00704CAA">
      <w:pPr>
        <w:pStyle w:val="footnote"/>
      </w:pPr>
      <w:r>
        <w:rPr>
          <w:rStyle w:val="FootnoteReference"/>
        </w:rPr>
        <w:footnoteRef/>
      </w:r>
      <w:r>
        <w:t xml:space="preserve"> [JS] or “give thanks to You” or “thankfully confess you with praise”</w:t>
      </w:r>
    </w:p>
  </w:footnote>
  <w:footnote w:id="411">
    <w:p w14:paraId="3CA113B3" w14:textId="77777777" w:rsidR="00626974" w:rsidRDefault="00626974"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626974" w:rsidRDefault="00626974" w:rsidP="00704CAA">
      <w:pPr>
        <w:pStyle w:val="footnote"/>
      </w:pPr>
      <w:r>
        <w:rPr>
          <w:rStyle w:val="FootnoteReference"/>
        </w:rPr>
        <w:footnoteRef/>
      </w:r>
      <w:r>
        <w:t xml:space="preserve"> [JS] literally “horn”, here and below.</w:t>
      </w:r>
    </w:p>
  </w:footnote>
  <w:footnote w:id="413">
    <w:p w14:paraId="0BE9BC7E" w14:textId="77777777" w:rsidR="00626974" w:rsidRPr="004A3E27" w:rsidRDefault="00626974"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626974" w:rsidRPr="004A3E27" w:rsidRDefault="00626974"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626974" w:rsidRPr="004A3E27" w:rsidRDefault="00626974"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626974" w:rsidRPr="004A3E27" w:rsidRDefault="00626974"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626974" w:rsidRPr="004A3E27" w:rsidRDefault="00626974"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626974" w:rsidRDefault="00626974"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626974" w:rsidRDefault="00626974" w:rsidP="00704CAA">
      <w:pPr>
        <w:pStyle w:val="footnote"/>
      </w:pPr>
      <w:r>
        <w:rPr>
          <w:rStyle w:val="FootnoteReference"/>
        </w:rPr>
        <w:footnoteRef/>
      </w:r>
      <w:r>
        <w:t xml:space="preserve"> [JS] literally, “their voice”</w:t>
      </w:r>
    </w:p>
  </w:footnote>
  <w:footnote w:id="420">
    <w:p w14:paraId="5681D4C4" w14:textId="77777777" w:rsidR="00626974" w:rsidRDefault="00626974" w:rsidP="00704CAA">
      <w:pPr>
        <w:pStyle w:val="footnote"/>
      </w:pPr>
      <w:r>
        <w:rPr>
          <w:rStyle w:val="FootnoteReference"/>
        </w:rPr>
        <w:footnoteRef/>
      </w:r>
      <w:r>
        <w:t xml:space="preserve"> [JS] literally, “arrows”</w:t>
      </w:r>
    </w:p>
  </w:footnote>
  <w:footnote w:id="421">
    <w:p w14:paraId="4DCC51CC" w14:textId="77777777" w:rsidR="00626974" w:rsidRDefault="00626974" w:rsidP="00704CAA">
      <w:pPr>
        <w:pStyle w:val="footnote"/>
      </w:pPr>
      <w:r>
        <w:rPr>
          <w:rStyle w:val="FootnoteReference"/>
        </w:rPr>
        <w:footnoteRef/>
      </w:r>
      <w:r>
        <w:t xml:space="preserve"> [JS] literally, “voice”</w:t>
      </w:r>
    </w:p>
  </w:footnote>
  <w:footnote w:id="422">
    <w:p w14:paraId="326ADCD9" w14:textId="77777777" w:rsidR="00626974" w:rsidRDefault="00626974"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626974" w:rsidRDefault="00626974"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626974" w:rsidRDefault="00626974" w:rsidP="00704CAA">
      <w:pPr>
        <w:pStyle w:val="footnote"/>
      </w:pPr>
      <w:r>
        <w:tab/>
        <w:t>‘I will speak My mind in parables,</w:t>
      </w:r>
    </w:p>
    <w:p w14:paraId="2B8A9AE4" w14:textId="77777777" w:rsidR="00626974" w:rsidRDefault="00626974" w:rsidP="00704CAA">
      <w:pPr>
        <w:pStyle w:val="footnote"/>
      </w:pPr>
      <w:r>
        <w:tab/>
        <w:t>divulge secrets hidden since creation’ (cf. Rev. 3:14).</w:t>
      </w:r>
    </w:p>
  </w:footnote>
  <w:footnote w:id="424">
    <w:p w14:paraId="7F64F145" w14:textId="77777777" w:rsidR="00626974" w:rsidRDefault="00626974"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626974" w:rsidRDefault="00626974" w:rsidP="00704CAA">
      <w:pPr>
        <w:pStyle w:val="footnote"/>
      </w:pPr>
      <w:r>
        <w:rPr>
          <w:rStyle w:val="FootnoteReference"/>
        </w:rPr>
        <w:footnoteRef/>
      </w:r>
      <w:r>
        <w:t xml:space="preserve"> Ephraim = Israel (cf. Hos. 7; Num. 14; 1 Sam. 4).</w:t>
      </w:r>
    </w:p>
  </w:footnote>
  <w:footnote w:id="426">
    <w:p w14:paraId="42FDB028" w14:textId="77777777" w:rsidR="00626974" w:rsidRDefault="00626974" w:rsidP="00704CAA">
      <w:pPr>
        <w:pStyle w:val="footnote"/>
      </w:pPr>
      <w:r>
        <w:rPr>
          <w:rStyle w:val="FootnoteReference"/>
        </w:rPr>
        <w:footnoteRef/>
      </w:r>
      <w:r>
        <w:t xml:space="preserve"> [JS] literally, “a waterless land”</w:t>
      </w:r>
    </w:p>
  </w:footnote>
  <w:footnote w:id="427">
    <w:p w14:paraId="195BD616" w14:textId="77777777" w:rsidR="00626974" w:rsidRDefault="00626974"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626974" w:rsidRDefault="00626974" w:rsidP="00704CAA">
      <w:pPr>
        <w:pStyle w:val="footnote"/>
      </w:pPr>
      <w:r>
        <w:rPr>
          <w:rStyle w:val="FootnoteReference"/>
        </w:rPr>
        <w:footnoteRef/>
      </w:r>
      <w:r>
        <w:t xml:space="preserve"> He deferred giving them the promised food and the Promised Land.</w:t>
      </w:r>
    </w:p>
  </w:footnote>
  <w:footnote w:id="429">
    <w:p w14:paraId="3009B475" w14:textId="77777777" w:rsidR="00626974" w:rsidRDefault="00626974"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626974" w:rsidRDefault="00626974" w:rsidP="00704CAA">
      <w:pPr>
        <w:pStyle w:val="footnote"/>
      </w:pPr>
      <w:r>
        <w:rPr>
          <w:rStyle w:val="FootnoteReference"/>
        </w:rPr>
        <w:footnoteRef/>
      </w:r>
      <w:r>
        <w:t xml:space="preserve"> [JS] Fr. Lazarus has “recovered from wine”</w:t>
      </w:r>
    </w:p>
  </w:footnote>
  <w:footnote w:id="431">
    <w:p w14:paraId="223B11C9" w14:textId="77777777" w:rsidR="00626974" w:rsidRDefault="00626974"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626974" w:rsidRDefault="00626974"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626974" w:rsidRDefault="00626974" w:rsidP="00704CAA">
      <w:pPr>
        <w:pStyle w:val="footnote"/>
      </w:pPr>
      <w:r>
        <w:rPr>
          <w:rStyle w:val="FootnoteReference"/>
        </w:rPr>
        <w:footnoteRef/>
      </w:r>
      <w:r>
        <w:t xml:space="preserve"> John 15.</w:t>
      </w:r>
    </w:p>
  </w:footnote>
  <w:footnote w:id="434">
    <w:p w14:paraId="2C8E5EE9" w14:textId="77777777" w:rsidR="00626974" w:rsidRDefault="00626974" w:rsidP="00704CAA">
      <w:pPr>
        <w:pStyle w:val="footnote"/>
      </w:pPr>
      <w:r>
        <w:rPr>
          <w:rStyle w:val="FootnoteReference"/>
        </w:rPr>
        <w:footnoteRef/>
      </w:r>
      <w:r>
        <w:t xml:space="preserve"> Joseph = Israel (Gen. 40:23; 48:15; Amos 6:6).</w:t>
      </w:r>
    </w:p>
  </w:footnote>
  <w:footnote w:id="435">
    <w:p w14:paraId="6CDBD594" w14:textId="77777777" w:rsidR="00626974" w:rsidRDefault="00626974" w:rsidP="00704CAA">
      <w:pPr>
        <w:pStyle w:val="footnote"/>
      </w:pPr>
      <w:r>
        <w:rPr>
          <w:rStyle w:val="FootnoteReference"/>
        </w:rPr>
        <w:footnoteRef/>
      </w:r>
      <w:r>
        <w:t xml:space="preserve"> 2 Sam. 6:2 (LXX).</w:t>
      </w:r>
    </w:p>
  </w:footnote>
  <w:footnote w:id="436">
    <w:p w14:paraId="489D83CE" w14:textId="77777777" w:rsidR="00626974" w:rsidRDefault="00626974" w:rsidP="00704CAA">
      <w:pPr>
        <w:pStyle w:val="footnote"/>
      </w:pPr>
      <w:r>
        <w:rPr>
          <w:rStyle w:val="FootnoteReference"/>
        </w:rPr>
        <w:footnoteRef/>
      </w:r>
      <w:r>
        <w:t xml:space="preserve"> [JS] or “appear” or “reveal Yourself”</w:t>
      </w:r>
    </w:p>
  </w:footnote>
  <w:footnote w:id="437">
    <w:p w14:paraId="5DD6452F" w14:textId="77777777" w:rsidR="00626974" w:rsidRDefault="00626974" w:rsidP="00704CAA">
      <w:pPr>
        <w:pStyle w:val="footnote"/>
      </w:pPr>
      <w:r>
        <w:rPr>
          <w:rStyle w:val="FootnoteReference"/>
        </w:rPr>
        <w:footnoteRef/>
      </w:r>
      <w:r>
        <w:t xml:space="preserve"> [JS] or “reveal Your face”.</w:t>
      </w:r>
    </w:p>
  </w:footnote>
  <w:footnote w:id="438">
    <w:p w14:paraId="002903A1" w14:textId="77777777" w:rsidR="00626974" w:rsidRDefault="00626974"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626974" w:rsidRDefault="00626974"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626974" w:rsidRDefault="00626974" w:rsidP="00704CAA">
      <w:pPr>
        <w:pStyle w:val="footnote"/>
      </w:pPr>
      <w:r>
        <w:rPr>
          <w:rStyle w:val="FootnoteReference"/>
        </w:rPr>
        <w:footnoteRef/>
      </w:r>
      <w:r>
        <w:t xml:space="preserve"> ‘What tongue? The voice of God’ (St Athanasius).</w:t>
      </w:r>
    </w:p>
  </w:footnote>
  <w:footnote w:id="441">
    <w:p w14:paraId="5A843CA9" w14:textId="77777777" w:rsidR="00626974" w:rsidRDefault="00626974" w:rsidP="00704CAA">
      <w:pPr>
        <w:pStyle w:val="footnote"/>
      </w:pPr>
      <w:r>
        <w:rPr>
          <w:rStyle w:val="FootnoteReference"/>
        </w:rPr>
        <w:footnoteRef/>
      </w:r>
      <w:r>
        <w:t xml:space="preserve"> Exodus 9:23; 19:16.</w:t>
      </w:r>
    </w:p>
  </w:footnote>
  <w:footnote w:id="442">
    <w:p w14:paraId="1E18146F" w14:textId="77777777" w:rsidR="00626974" w:rsidRDefault="00626974"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626974" w:rsidRDefault="00626974"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626974" w:rsidRDefault="00626974" w:rsidP="00704CAA">
      <w:pPr>
        <w:pStyle w:val="footnote"/>
      </w:pPr>
      <w:r>
        <w:rPr>
          <w:rStyle w:val="FootnoteReference"/>
        </w:rPr>
        <w:footnoteRef/>
      </w:r>
      <w:r>
        <w:t xml:space="preserve"> </w:t>
      </w:r>
      <w:r>
        <w:rPr>
          <w:i/>
        </w:rPr>
        <w:t>See the previous footnote</w:t>
      </w:r>
      <w:r>
        <w:t>.</w:t>
      </w:r>
    </w:p>
  </w:footnote>
  <w:footnote w:id="445">
    <w:p w14:paraId="1105B361" w14:textId="77777777" w:rsidR="00626974" w:rsidRDefault="00626974" w:rsidP="00704CAA">
      <w:pPr>
        <w:pStyle w:val="footnote"/>
      </w:pPr>
      <w:r>
        <w:rPr>
          <w:rStyle w:val="FootnoteReference"/>
        </w:rPr>
        <w:footnoteRef/>
      </w:r>
      <w:r>
        <w:t xml:space="preserve"> Cf. Isaiah 36:6; 2 Chron. 32:8; 1 Tim. 6:17; Ps. 74:4; Gal. 2:9; 1 Sam. 2:8.</w:t>
      </w:r>
    </w:p>
  </w:footnote>
  <w:footnote w:id="446">
    <w:p w14:paraId="22BF4FA1" w14:textId="77777777" w:rsidR="00626974" w:rsidRDefault="00626974" w:rsidP="00704CAA">
      <w:pPr>
        <w:pStyle w:val="footnote"/>
      </w:pPr>
      <w:r>
        <w:rPr>
          <w:rStyle w:val="FootnoteReference"/>
        </w:rPr>
        <w:footnoteRef/>
      </w:r>
      <w:r>
        <w:t xml:space="preserve"> John 10:34-36.</w:t>
      </w:r>
    </w:p>
  </w:footnote>
  <w:footnote w:id="447">
    <w:p w14:paraId="205EA097" w14:textId="77777777" w:rsidR="00626974" w:rsidRDefault="00626974" w:rsidP="00704CAA">
      <w:pPr>
        <w:pStyle w:val="footnote"/>
      </w:pPr>
      <w:r>
        <w:rPr>
          <w:rStyle w:val="FootnoteReference"/>
        </w:rPr>
        <w:footnoteRef/>
      </w:r>
      <w:r>
        <w:t xml:space="preserve"> This prayer is already answered (John 3:18; 9:39; 12:31; Acts 17:31).</w:t>
      </w:r>
    </w:p>
  </w:footnote>
  <w:footnote w:id="448">
    <w:p w14:paraId="6943972C" w14:textId="77777777" w:rsidR="00626974" w:rsidRDefault="00626974"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626974" w:rsidRDefault="00626974" w:rsidP="00704CAA">
      <w:pPr>
        <w:pStyle w:val="footnote"/>
      </w:pPr>
      <w:r>
        <w:rPr>
          <w:rStyle w:val="FootnoteReference"/>
        </w:rPr>
        <w:footnoteRef/>
      </w:r>
      <w:r>
        <w:t xml:space="preserve"> Man has made a mess of the earth (Gen. 3; Isaiah 24:4-6 etc.)</w:t>
      </w:r>
    </w:p>
  </w:footnote>
  <w:footnote w:id="450">
    <w:p w14:paraId="0AFEFBC6" w14:textId="77777777" w:rsidR="00626974" w:rsidRDefault="00626974" w:rsidP="00704CAA">
      <w:pPr>
        <w:pStyle w:val="footnote"/>
      </w:pPr>
      <w:r>
        <w:rPr>
          <w:rStyle w:val="FootnoteReference"/>
        </w:rPr>
        <w:footnoteRef/>
      </w:r>
      <w:r>
        <w:t xml:space="preserve"> [JS] or “anointed”</w:t>
      </w:r>
    </w:p>
  </w:footnote>
  <w:footnote w:id="451">
    <w:p w14:paraId="730D978B" w14:textId="77777777" w:rsidR="00626974" w:rsidRDefault="00626974" w:rsidP="00704CAA">
      <w:pPr>
        <w:pStyle w:val="footnote"/>
      </w:pPr>
      <w:r>
        <w:rPr>
          <w:rStyle w:val="FootnoteReference"/>
        </w:rPr>
        <w:footnoteRef/>
      </w:r>
      <w:r>
        <w:t xml:space="preserve"> Cf. Lk. 13:25; Mk. 4:11; Col. 4:5; Rev. 22:15.</w:t>
      </w:r>
    </w:p>
  </w:footnote>
  <w:footnote w:id="452">
    <w:p w14:paraId="6B7BADAC" w14:textId="77777777" w:rsidR="00626974" w:rsidRDefault="00626974" w:rsidP="00704CAA">
      <w:pPr>
        <w:pStyle w:val="footnote"/>
      </w:pPr>
      <w:r>
        <w:rPr>
          <w:rStyle w:val="FootnoteReference"/>
        </w:rPr>
        <w:footnoteRef/>
      </w:r>
      <w:r>
        <w:t xml:space="preserve"> [JS] or “transgressions”</w:t>
      </w:r>
    </w:p>
  </w:footnote>
  <w:footnote w:id="453">
    <w:p w14:paraId="02C29B32" w14:textId="77777777" w:rsidR="00626974" w:rsidRDefault="00626974"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626974" w:rsidRDefault="00626974" w:rsidP="00704CAA">
      <w:pPr>
        <w:pStyle w:val="footnote"/>
      </w:pPr>
      <w:r>
        <w:rPr>
          <w:rStyle w:val="FootnoteReference"/>
        </w:rPr>
        <w:footnoteRef/>
      </w:r>
      <w:r>
        <w:t xml:space="preserve"> [JS] Fr. Lazarus has, “convert us”</w:t>
      </w:r>
    </w:p>
  </w:footnote>
  <w:footnote w:id="455">
    <w:p w14:paraId="6C5AEC7E" w14:textId="77777777" w:rsidR="00626974" w:rsidRDefault="00626974" w:rsidP="00704CAA">
      <w:pPr>
        <w:pStyle w:val="footnote"/>
      </w:pPr>
      <w:r>
        <w:rPr>
          <w:rStyle w:val="FootnoteReference"/>
        </w:rPr>
        <w:footnoteRef/>
      </w:r>
      <w:r>
        <w:t xml:space="preserve"> [JS] or “sprouted”</w:t>
      </w:r>
    </w:p>
  </w:footnote>
  <w:footnote w:id="456">
    <w:p w14:paraId="772F8ED6" w14:textId="77777777" w:rsidR="00626974" w:rsidRDefault="00626974" w:rsidP="00704CAA">
      <w:pPr>
        <w:pStyle w:val="footnote"/>
      </w:pPr>
      <w:r>
        <w:rPr>
          <w:rStyle w:val="FootnoteReference"/>
        </w:rPr>
        <w:footnoteRef/>
      </w:r>
      <w:r>
        <w:t xml:space="preserve"> holy: cf. 1 Cor. 3:16,17; 6:15-19; Heb. 3:1; 12:10; 1 Pet. 1:15,16; 2 Pet. 1-4.</w:t>
      </w:r>
    </w:p>
  </w:footnote>
  <w:footnote w:id="457">
    <w:p w14:paraId="7687ABB0" w14:textId="77777777" w:rsidR="00626974" w:rsidRDefault="00626974"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626974" w:rsidRDefault="00626974" w:rsidP="00704CAA">
      <w:pPr>
        <w:pStyle w:val="footnote"/>
      </w:pPr>
      <w:r>
        <w:rPr>
          <w:rStyle w:val="FootnoteReference"/>
        </w:rPr>
        <w:footnoteRef/>
      </w:r>
      <w:r>
        <w:t xml:space="preserve"> [JS] literally, “voice”</w:t>
      </w:r>
    </w:p>
  </w:footnote>
  <w:footnote w:id="459">
    <w:p w14:paraId="1EA6A25D" w14:textId="77777777" w:rsidR="00626974" w:rsidRDefault="00626974" w:rsidP="00704CAA">
      <w:pPr>
        <w:pStyle w:val="footnote"/>
      </w:pPr>
      <w:r>
        <w:rPr>
          <w:rStyle w:val="FootnoteReference"/>
        </w:rPr>
        <w:footnoteRef/>
      </w:r>
      <w:r>
        <w:t xml:space="preserve"> [JS] Literally, “do obeisance”, i.e. physically bow down</w:t>
      </w:r>
    </w:p>
  </w:footnote>
  <w:footnote w:id="460">
    <w:p w14:paraId="79AF8739" w14:textId="77777777" w:rsidR="00626974" w:rsidRDefault="00626974" w:rsidP="00704CAA">
      <w:pPr>
        <w:pStyle w:val="footnote"/>
      </w:pPr>
      <w:r>
        <w:rPr>
          <w:rStyle w:val="FootnoteReference"/>
        </w:rPr>
        <w:footnoteRef/>
      </w:r>
      <w:r>
        <w:t xml:space="preserve"> ‘The song of the Lamb.’ (Rev. 15:3-5; John 12:32).</w:t>
      </w:r>
    </w:p>
  </w:footnote>
  <w:footnote w:id="461">
    <w:p w14:paraId="5DE393CF" w14:textId="77777777" w:rsidR="00626974" w:rsidRDefault="00626974"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626974" w:rsidRDefault="00626974" w:rsidP="00704CAA">
      <w:pPr>
        <w:pStyle w:val="footnote"/>
      </w:pPr>
      <w:r>
        <w:rPr>
          <w:rStyle w:val="FootnoteReference"/>
        </w:rPr>
        <w:footnoteRef/>
      </w:r>
      <w:r>
        <w:t xml:space="preserve"> [JS] or “lawless”</w:t>
      </w:r>
    </w:p>
  </w:footnote>
  <w:footnote w:id="463">
    <w:p w14:paraId="695890BF" w14:textId="77777777" w:rsidR="00626974" w:rsidRDefault="00626974" w:rsidP="00704CAA">
      <w:pPr>
        <w:pStyle w:val="footnote"/>
      </w:pPr>
      <w:r>
        <w:rPr>
          <w:rStyle w:val="FootnoteReference"/>
        </w:rPr>
        <w:footnoteRef/>
      </w:r>
      <w:r>
        <w:t xml:space="preserve"> [JS] Or, “band”, “gathering”, or “synagogue”</w:t>
      </w:r>
    </w:p>
  </w:footnote>
  <w:footnote w:id="464">
    <w:p w14:paraId="05B5D585" w14:textId="77777777" w:rsidR="00626974" w:rsidRDefault="00626974"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626974" w:rsidRDefault="00626974"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626974" w:rsidRDefault="00626974"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626974" w:rsidRDefault="00626974" w:rsidP="00704CAA">
      <w:pPr>
        <w:pStyle w:val="footnote"/>
      </w:pPr>
      <w:r>
        <w:rPr>
          <w:rStyle w:val="FootnoteReference"/>
        </w:rPr>
        <w:footnoteRef/>
      </w:r>
      <w:r>
        <w:t xml:space="preserve"> [JS] or “Mother Zion will say,”</w:t>
      </w:r>
    </w:p>
  </w:footnote>
  <w:footnote w:id="468">
    <w:p w14:paraId="60FDE590" w14:textId="77777777" w:rsidR="00626974" w:rsidRDefault="00626974" w:rsidP="00704CAA">
      <w:pPr>
        <w:pStyle w:val="footnote"/>
      </w:pPr>
      <w:r>
        <w:rPr>
          <w:rStyle w:val="FootnoteReference"/>
        </w:rPr>
        <w:footnoteRef/>
      </w:r>
      <w:r>
        <w:t xml:space="preserve"> [JS] Coptic has, “that a man and a man dwelt in her”</w:t>
      </w:r>
    </w:p>
  </w:footnote>
  <w:footnote w:id="469">
    <w:p w14:paraId="075CB45C" w14:textId="77777777" w:rsidR="00626974" w:rsidRDefault="00626974" w:rsidP="00704CAA">
      <w:pPr>
        <w:pStyle w:val="footnote"/>
      </w:pPr>
      <w:r>
        <w:rPr>
          <w:rStyle w:val="FootnoteReference"/>
        </w:rPr>
        <w:footnoteRef/>
      </w:r>
      <w:r>
        <w:t xml:space="preserve"> [JS] Coptic has, “established her forever”</w:t>
      </w:r>
    </w:p>
  </w:footnote>
  <w:footnote w:id="470">
    <w:p w14:paraId="0A7FE83F" w14:textId="77777777" w:rsidR="00626974" w:rsidRDefault="00626974"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626974" w:rsidRDefault="00626974" w:rsidP="00704CAA">
      <w:pPr>
        <w:pStyle w:val="footnote"/>
      </w:pPr>
      <w:r>
        <w:rPr>
          <w:rStyle w:val="FootnoteReference"/>
        </w:rPr>
        <w:footnoteRef/>
      </w:r>
      <w:r>
        <w:t xml:space="preserve"> [JS] or, “corpses”</w:t>
      </w:r>
    </w:p>
  </w:footnote>
  <w:footnote w:id="472">
    <w:p w14:paraId="7DD478BE" w14:textId="77777777" w:rsidR="00626974" w:rsidRDefault="00626974"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626974" w:rsidRDefault="00626974" w:rsidP="00704CAA">
      <w:pPr>
        <w:pStyle w:val="footnote"/>
      </w:pPr>
      <w:r>
        <w:rPr>
          <w:rStyle w:val="FootnoteReference"/>
        </w:rPr>
        <w:footnoteRef/>
      </w:r>
      <w:r>
        <w:t xml:space="preserve"> [JS] or “billows”</w:t>
      </w:r>
    </w:p>
  </w:footnote>
  <w:footnote w:id="474">
    <w:p w14:paraId="4F89E6C8" w14:textId="77777777" w:rsidR="00626974" w:rsidRDefault="00626974" w:rsidP="00704CAA">
      <w:pPr>
        <w:pStyle w:val="footnote"/>
      </w:pPr>
      <w:r>
        <w:rPr>
          <w:rStyle w:val="FootnoteReference"/>
        </w:rPr>
        <w:footnoteRef/>
      </w:r>
      <w:r>
        <w:t xml:space="preserve"> [JS] “they” refers to “the dead”, not to “physicians”</w:t>
      </w:r>
    </w:p>
  </w:footnote>
  <w:footnote w:id="475">
    <w:p w14:paraId="78676E81" w14:textId="77777777" w:rsidR="00626974" w:rsidRDefault="00626974"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626974" w:rsidRDefault="00626974"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626974" w:rsidRDefault="00626974"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626974" w:rsidRDefault="00626974"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626974" w:rsidRDefault="00626974"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626974" w:rsidRDefault="00626974" w:rsidP="00704CAA">
      <w:pPr>
        <w:pStyle w:val="footnote"/>
      </w:pPr>
      <w:r>
        <w:rPr>
          <w:rStyle w:val="FootnoteReference"/>
        </w:rPr>
        <w:footnoteRef/>
      </w:r>
      <w:r>
        <w:t xml:space="preserve"> [JS] Fr. Lazarus has, “for an eternal reign”</w:t>
      </w:r>
    </w:p>
  </w:footnote>
  <w:footnote w:id="481">
    <w:p w14:paraId="3116D8E7" w14:textId="77777777" w:rsidR="00626974" w:rsidRDefault="00626974" w:rsidP="00704CAA">
      <w:pPr>
        <w:pStyle w:val="footnote"/>
      </w:pPr>
      <w:r>
        <w:rPr>
          <w:rStyle w:val="FootnoteReference"/>
        </w:rPr>
        <w:footnoteRef/>
      </w:r>
      <w:r>
        <w:t xml:space="preserve"> [JS] Fr. Lazarus has, “for all generations.”</w:t>
      </w:r>
    </w:p>
  </w:footnote>
  <w:footnote w:id="482">
    <w:p w14:paraId="548BF35A" w14:textId="77777777" w:rsidR="00626974" w:rsidRDefault="00626974"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626974" w:rsidRDefault="00626974" w:rsidP="00704CAA">
      <w:pPr>
        <w:pStyle w:val="footnote"/>
      </w:pPr>
      <w:r>
        <w:rPr>
          <w:rStyle w:val="FootnoteReference"/>
        </w:rPr>
        <w:footnoteRef/>
      </w:r>
      <w:r>
        <w:t xml:space="preserve"> [JS] literally, “an assembly of holy ones”</w:t>
      </w:r>
    </w:p>
  </w:footnote>
  <w:footnote w:id="484">
    <w:p w14:paraId="60A7E0F2" w14:textId="77777777" w:rsidR="00626974" w:rsidRDefault="00626974"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626974" w:rsidRDefault="00626974" w:rsidP="00704CAA">
      <w:pPr>
        <w:pStyle w:val="footnote"/>
      </w:pPr>
      <w:r>
        <w:rPr>
          <w:rStyle w:val="FootnoteReference"/>
        </w:rPr>
        <w:footnoteRef/>
      </w:r>
      <w:r>
        <w:t xml:space="preserve"> [JS] OSB inserts “wind” here.</w:t>
      </w:r>
    </w:p>
  </w:footnote>
  <w:footnote w:id="486">
    <w:p w14:paraId="3B727BCB" w14:textId="77777777" w:rsidR="00626974" w:rsidRDefault="00626974"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626974" w:rsidRDefault="00626974" w:rsidP="00704CAA">
      <w:pPr>
        <w:pStyle w:val="footnote"/>
      </w:pPr>
      <w:r>
        <w:rPr>
          <w:rStyle w:val="FootnoteReference"/>
        </w:rPr>
        <w:footnoteRef/>
      </w:r>
      <w:r>
        <w:t xml:space="preserve"> [JS] Fr. Lazarus has, “will pave the way for Your presence”</w:t>
      </w:r>
    </w:p>
  </w:footnote>
  <w:footnote w:id="488">
    <w:p w14:paraId="5BF9199A" w14:textId="77777777" w:rsidR="00626974" w:rsidRDefault="00626974" w:rsidP="00704CAA">
      <w:pPr>
        <w:pStyle w:val="footnote"/>
      </w:pPr>
      <w:r>
        <w:rPr>
          <w:rStyle w:val="FootnoteReference"/>
        </w:rPr>
        <w:footnoteRef/>
      </w:r>
      <w:r>
        <w:t xml:space="preserve"> [JS] or “face”</w:t>
      </w:r>
    </w:p>
  </w:footnote>
  <w:footnote w:id="489">
    <w:p w14:paraId="7E5822A0" w14:textId="77777777" w:rsidR="00626974" w:rsidRDefault="00626974" w:rsidP="00704CAA">
      <w:pPr>
        <w:pStyle w:val="footnote"/>
      </w:pPr>
      <w:r>
        <w:rPr>
          <w:rStyle w:val="FootnoteReference"/>
        </w:rPr>
        <w:footnoteRef/>
      </w:r>
      <w:r>
        <w:t xml:space="preserve"> [JS] Fr. Lazrus has “we are raised to power”</w:t>
      </w:r>
    </w:p>
  </w:footnote>
  <w:footnote w:id="490">
    <w:p w14:paraId="163553BB" w14:textId="77777777" w:rsidR="00626974" w:rsidRDefault="00626974" w:rsidP="00704CAA">
      <w:pPr>
        <w:pStyle w:val="footnote"/>
      </w:pPr>
      <w:r>
        <w:rPr>
          <w:rStyle w:val="FootnoteReference"/>
        </w:rPr>
        <w:footnoteRef/>
      </w:r>
      <w:r>
        <w:t xml:space="preserve"> Cf. 2 Samuel 7:4-17; 1 Chron. 17:3-14.</w:t>
      </w:r>
    </w:p>
  </w:footnote>
  <w:footnote w:id="491">
    <w:p w14:paraId="16D9ED4D" w14:textId="77777777" w:rsidR="00626974" w:rsidRDefault="00626974" w:rsidP="00704CAA">
      <w:pPr>
        <w:pStyle w:val="footnote"/>
      </w:pPr>
      <w:r>
        <w:rPr>
          <w:rStyle w:val="FootnoteReference"/>
        </w:rPr>
        <w:footnoteRef/>
      </w:r>
      <w:r>
        <w:t xml:space="preserve"> [JS] or “lawlessness,” or “transgression</w:t>
      </w:r>
    </w:p>
  </w:footnote>
  <w:footnote w:id="492">
    <w:p w14:paraId="41715793" w14:textId="77777777" w:rsidR="00626974" w:rsidRDefault="00626974" w:rsidP="00704CAA">
      <w:pPr>
        <w:pStyle w:val="footnote"/>
      </w:pPr>
      <w:r>
        <w:rPr>
          <w:rStyle w:val="FootnoteReference"/>
        </w:rPr>
        <w:footnoteRef/>
      </w:r>
      <w:r>
        <w:t xml:space="preserve"> [JS] Coptic has “faithfulness”. See Matins of Mesori 3</w:t>
      </w:r>
    </w:p>
  </w:footnote>
  <w:footnote w:id="493">
    <w:p w14:paraId="34396983" w14:textId="77777777" w:rsidR="00626974" w:rsidRDefault="00626974" w:rsidP="00704CAA">
      <w:pPr>
        <w:pStyle w:val="footnote"/>
      </w:pPr>
      <w:r>
        <w:rPr>
          <w:rStyle w:val="FootnoteReference"/>
        </w:rPr>
        <w:footnoteRef/>
      </w:r>
      <w:r>
        <w:t xml:space="preserve"> [JS] literally, “his horn will be exalted”</w:t>
      </w:r>
    </w:p>
  </w:footnote>
  <w:footnote w:id="494">
    <w:p w14:paraId="19918888" w14:textId="77777777" w:rsidR="00626974" w:rsidRDefault="00626974" w:rsidP="00704CAA">
      <w:pPr>
        <w:pStyle w:val="footnote"/>
      </w:pPr>
      <w:r>
        <w:rPr>
          <w:rStyle w:val="FootnoteReference"/>
        </w:rPr>
        <w:footnoteRef/>
      </w:r>
      <w:r>
        <w:t xml:space="preserve"> [JS] Fr. Lazarus has, “I will extend his power over the sea”</w:t>
      </w:r>
    </w:p>
  </w:footnote>
  <w:footnote w:id="495">
    <w:p w14:paraId="7F2F76E2" w14:textId="77777777" w:rsidR="00626974" w:rsidRDefault="00626974"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626974" w:rsidRDefault="00626974" w:rsidP="00704CAA">
      <w:pPr>
        <w:pStyle w:val="footnote"/>
      </w:pPr>
      <w:r>
        <w:rPr>
          <w:rStyle w:val="FootnoteReference"/>
        </w:rPr>
        <w:footnoteRef/>
      </w:r>
      <w:r>
        <w:t xml:space="preserve"> [JS] Fr. Lazarus renders this, “dynasty”</w:t>
      </w:r>
    </w:p>
  </w:footnote>
  <w:footnote w:id="497">
    <w:p w14:paraId="61ED5D37" w14:textId="77777777" w:rsidR="00626974" w:rsidRDefault="00626974"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626974" w:rsidRDefault="00626974" w:rsidP="00704CAA">
      <w:pPr>
        <w:pStyle w:val="footnote"/>
      </w:pPr>
      <w:r>
        <w:rPr>
          <w:rStyle w:val="FootnoteReference"/>
        </w:rPr>
        <w:footnoteRef/>
      </w:r>
      <w:r>
        <w:t xml:space="preserve"> [JS] or “in my holy place”</w:t>
      </w:r>
    </w:p>
  </w:footnote>
  <w:footnote w:id="499">
    <w:p w14:paraId="18E1B778" w14:textId="77777777" w:rsidR="00626974" w:rsidRDefault="00626974" w:rsidP="00704CAA">
      <w:pPr>
        <w:pStyle w:val="footnote"/>
      </w:pPr>
      <w:r>
        <w:rPr>
          <w:rStyle w:val="FootnoteReference"/>
        </w:rPr>
        <w:footnoteRef/>
      </w:r>
      <w:r>
        <w:t xml:space="preserve"> Rev. 1:5; 3:14.</w:t>
      </w:r>
    </w:p>
  </w:footnote>
  <w:footnote w:id="500">
    <w:p w14:paraId="26484220" w14:textId="77777777" w:rsidR="00626974" w:rsidRDefault="00626974" w:rsidP="00704CAA">
      <w:pPr>
        <w:pStyle w:val="footnote"/>
      </w:pPr>
      <w:r>
        <w:rPr>
          <w:rStyle w:val="FootnoteReference"/>
        </w:rPr>
        <w:footnoteRef/>
      </w:r>
      <w:r>
        <w:t xml:space="preserve"> [JS] “anointed”</w:t>
      </w:r>
    </w:p>
  </w:footnote>
  <w:footnote w:id="501">
    <w:p w14:paraId="3D1D7CB3" w14:textId="77777777" w:rsidR="00626974" w:rsidRDefault="00626974"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626974" w:rsidRDefault="00626974" w:rsidP="00704CAA">
      <w:pPr>
        <w:pStyle w:val="footnote"/>
      </w:pPr>
      <w:r>
        <w:rPr>
          <w:rStyle w:val="FootnoteReference"/>
        </w:rPr>
        <w:footnoteRef/>
      </w:r>
      <w:r>
        <w:t xml:space="preserve"> [JS] “So be it! So be it!” or “May it be! May it be!”</w:t>
      </w:r>
    </w:p>
  </w:footnote>
  <w:footnote w:id="503">
    <w:p w14:paraId="1DFAAF0B" w14:textId="77777777" w:rsidR="00626974" w:rsidRDefault="00626974" w:rsidP="00704CAA">
      <w:pPr>
        <w:pStyle w:val="footnote"/>
      </w:pPr>
      <w:r>
        <w:rPr>
          <w:rStyle w:val="FootnoteReference"/>
        </w:rPr>
        <w:footnoteRef/>
      </w:r>
      <w:r>
        <w:t xml:space="preserve"> [JS] or “expired”</w:t>
      </w:r>
    </w:p>
  </w:footnote>
  <w:footnote w:id="504">
    <w:p w14:paraId="3519F2D7" w14:textId="77777777" w:rsidR="00626974" w:rsidRDefault="00626974"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626974" w:rsidRDefault="00626974" w:rsidP="00704CAA">
      <w:pPr>
        <w:pStyle w:val="footnote"/>
      </w:pPr>
      <w:r>
        <w:rPr>
          <w:rStyle w:val="FootnoteReference"/>
        </w:rPr>
        <w:footnoteRef/>
      </w:r>
      <w:r>
        <w:t xml:space="preserve"> [JS] or “chastened”</w:t>
      </w:r>
    </w:p>
  </w:footnote>
  <w:footnote w:id="506">
    <w:p w14:paraId="136CB596" w14:textId="77777777" w:rsidR="00626974" w:rsidRDefault="00626974"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626974" w:rsidRDefault="00626974" w:rsidP="00704CAA">
      <w:pPr>
        <w:pStyle w:val="footnote"/>
      </w:pPr>
      <w:r>
        <w:rPr>
          <w:rStyle w:val="FootnoteReference"/>
        </w:rPr>
        <w:footnoteRef/>
      </w:r>
      <w:r>
        <w:t xml:space="preserve"> That is, in the Kingdom (1 Cor. 4:20).</w:t>
      </w:r>
    </w:p>
  </w:footnote>
  <w:footnote w:id="508">
    <w:p w14:paraId="3FAA8ED9" w14:textId="77777777" w:rsidR="00626974" w:rsidRDefault="00626974"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626974" w:rsidRDefault="00626974" w:rsidP="00704CAA">
      <w:pPr>
        <w:pStyle w:val="footnote"/>
      </w:pPr>
      <w:r>
        <w:rPr>
          <w:rStyle w:val="FootnoteReference"/>
        </w:rPr>
        <w:footnoteRef/>
      </w:r>
      <w:r>
        <w:t xml:space="preserve"> [JS] Coptic may mean “bruise” rather than “trample”</w:t>
      </w:r>
    </w:p>
  </w:footnote>
  <w:footnote w:id="510">
    <w:p w14:paraId="103E3D32" w14:textId="77777777" w:rsidR="00626974" w:rsidRDefault="00626974"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626974" w:rsidRDefault="00626974"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626974" w:rsidRDefault="00626974" w:rsidP="00704CAA">
      <w:pPr>
        <w:pStyle w:val="footnote"/>
      </w:pPr>
      <w:r>
        <w:rPr>
          <w:rStyle w:val="FootnoteReference"/>
        </w:rPr>
        <w:footnoteRef/>
      </w:r>
      <w:r>
        <w:t xml:space="preserve"> [JS] Or “ode”</w:t>
      </w:r>
    </w:p>
  </w:footnote>
  <w:footnote w:id="513">
    <w:p w14:paraId="5D1C882B" w14:textId="77777777" w:rsidR="00626974" w:rsidRDefault="00626974" w:rsidP="00704CAA">
      <w:pPr>
        <w:pStyle w:val="footnote"/>
      </w:pPr>
      <w:r>
        <w:rPr>
          <w:rStyle w:val="FootnoteReference"/>
        </w:rPr>
        <w:footnoteRef/>
      </w:r>
      <w:r>
        <w:t xml:space="preserve"> [JS] or “forever and ever.”</w:t>
      </w:r>
    </w:p>
  </w:footnote>
  <w:footnote w:id="514">
    <w:p w14:paraId="2AA0B0FD" w14:textId="77777777" w:rsidR="00626974" w:rsidRDefault="00626974" w:rsidP="00704CAA">
      <w:pPr>
        <w:pStyle w:val="footnote"/>
      </w:pPr>
      <w:r>
        <w:rPr>
          <w:rStyle w:val="FootnoteReference"/>
        </w:rPr>
        <w:footnoteRef/>
      </w:r>
      <w:r>
        <w:t xml:space="preserve"> [JS] literally, “And my horn will be exalted like a unicorn’s”</w:t>
      </w:r>
    </w:p>
  </w:footnote>
  <w:footnote w:id="515">
    <w:p w14:paraId="71B2ABCE" w14:textId="77777777" w:rsidR="00626974" w:rsidRDefault="00626974"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626974" w:rsidRDefault="00626974"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626974" w:rsidRDefault="00626974" w:rsidP="00704CAA">
      <w:pPr>
        <w:pStyle w:val="footnote"/>
      </w:pPr>
      <w:r>
        <w:rPr>
          <w:rStyle w:val="FootnoteReference"/>
        </w:rPr>
        <w:footnoteRef/>
      </w:r>
      <w:r>
        <w:t xml:space="preserve"> [JS] literally “still increase”</w:t>
      </w:r>
    </w:p>
  </w:footnote>
  <w:footnote w:id="518">
    <w:p w14:paraId="74BF88EE" w14:textId="77777777" w:rsidR="00626974" w:rsidRDefault="00626974" w:rsidP="00704CAA">
      <w:pPr>
        <w:pStyle w:val="footnote"/>
      </w:pPr>
      <w:r>
        <w:rPr>
          <w:rStyle w:val="FootnoteReference"/>
        </w:rPr>
        <w:footnoteRef/>
      </w:r>
      <w:r>
        <w:t xml:space="preserve"> [JS] literally, “rich” or “prosperous”</w:t>
      </w:r>
    </w:p>
  </w:footnote>
  <w:footnote w:id="519">
    <w:p w14:paraId="72F50134" w14:textId="77777777" w:rsidR="00626974" w:rsidRDefault="00626974" w:rsidP="00704CAA">
      <w:pPr>
        <w:pStyle w:val="footnote"/>
      </w:pPr>
      <w:r>
        <w:rPr>
          <w:rStyle w:val="FootnoteReference"/>
        </w:rPr>
        <w:footnoteRef/>
      </w:r>
      <w:r>
        <w:t xml:space="preserve"> John 7:38.</w:t>
      </w:r>
    </w:p>
  </w:footnote>
  <w:footnote w:id="520">
    <w:p w14:paraId="3C3C13B7" w14:textId="77777777" w:rsidR="00626974" w:rsidRDefault="00626974" w:rsidP="00704CAA">
      <w:pPr>
        <w:pStyle w:val="footnote"/>
      </w:pPr>
      <w:r>
        <w:rPr>
          <w:rStyle w:val="FootnoteReference"/>
        </w:rPr>
        <w:footnoteRef/>
      </w:r>
      <w:r>
        <w:t xml:space="preserve"> Coptic has “it” here, and “beauty” in place of majesty.</w:t>
      </w:r>
    </w:p>
  </w:footnote>
  <w:footnote w:id="521">
    <w:p w14:paraId="67CD15A4" w14:textId="77777777" w:rsidR="00626974" w:rsidRDefault="00626974"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626974" w:rsidRDefault="00626974" w:rsidP="00704CAA">
      <w:pPr>
        <w:pStyle w:val="footnote"/>
      </w:pPr>
      <w:r>
        <w:rPr>
          <w:rStyle w:val="FootnoteReference"/>
        </w:rPr>
        <w:footnoteRef/>
      </w:r>
      <w:r>
        <w:t xml:space="preserve"> [JS] or “forever”</w:t>
      </w:r>
    </w:p>
  </w:footnote>
  <w:footnote w:id="523">
    <w:p w14:paraId="1BA5F6CF" w14:textId="77777777" w:rsidR="00626974" w:rsidRDefault="00626974"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626974" w:rsidRDefault="00626974" w:rsidP="00704CAA">
      <w:pPr>
        <w:pStyle w:val="footnote"/>
      </w:pPr>
      <w:r>
        <w:rPr>
          <w:rStyle w:val="FootnoteReference"/>
        </w:rPr>
        <w:footnoteRef/>
      </w:r>
      <w:r>
        <w:t xml:space="preserve"> [JS] resident alien</w:t>
      </w:r>
    </w:p>
  </w:footnote>
  <w:footnote w:id="525">
    <w:p w14:paraId="40C8740A" w14:textId="77777777" w:rsidR="00626974" w:rsidRDefault="00626974" w:rsidP="00704CAA">
      <w:pPr>
        <w:pStyle w:val="footnote"/>
      </w:pPr>
      <w:r>
        <w:rPr>
          <w:rStyle w:val="FootnoteReference"/>
        </w:rPr>
        <w:footnoteRef/>
      </w:r>
      <w:r>
        <w:t xml:space="preserve"> Cf. 1 Cor. 3:20, ‘The Lord knows the thoughts of the wise…’</w:t>
      </w:r>
    </w:p>
  </w:footnote>
  <w:footnote w:id="526">
    <w:p w14:paraId="65188B7B" w14:textId="77777777" w:rsidR="00626974" w:rsidRDefault="00626974" w:rsidP="00704CAA">
      <w:pPr>
        <w:pStyle w:val="footnote"/>
      </w:pPr>
      <w:r>
        <w:rPr>
          <w:rStyle w:val="FootnoteReference"/>
        </w:rPr>
        <w:footnoteRef/>
      </w:r>
      <w:r>
        <w:t xml:space="preserve"> [JS] or “lawless,” or “the throne of iniquity”</w:t>
      </w:r>
    </w:p>
  </w:footnote>
  <w:footnote w:id="527">
    <w:p w14:paraId="79ABE471" w14:textId="77777777" w:rsidR="00626974" w:rsidRDefault="00626974" w:rsidP="00704CAA">
      <w:pPr>
        <w:pStyle w:val="footnote"/>
      </w:pPr>
      <w:r>
        <w:rPr>
          <w:rStyle w:val="FootnoteReference"/>
        </w:rPr>
        <w:footnoteRef/>
      </w:r>
      <w:r>
        <w:t xml:space="preserve"> [JS] i.e. presence</w:t>
      </w:r>
    </w:p>
  </w:footnote>
  <w:footnote w:id="528">
    <w:p w14:paraId="5267BF6E" w14:textId="77777777" w:rsidR="00626974" w:rsidRDefault="00626974"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626974" w:rsidRDefault="00626974" w:rsidP="00704CAA">
      <w:pPr>
        <w:pStyle w:val="footnote"/>
      </w:pPr>
      <w:r>
        <w:rPr>
          <w:rStyle w:val="FootnoteReference"/>
        </w:rPr>
        <w:footnoteRef/>
      </w:r>
      <w:r>
        <w:t xml:space="preserve"> [JS] or melody</w:t>
      </w:r>
    </w:p>
  </w:footnote>
  <w:footnote w:id="530">
    <w:p w14:paraId="1EEBBF7D" w14:textId="77777777" w:rsidR="00626974" w:rsidRDefault="00626974" w:rsidP="00704CAA">
      <w:pPr>
        <w:pStyle w:val="footnote"/>
      </w:pPr>
      <w:r>
        <w:rPr>
          <w:rStyle w:val="FootnoteReference"/>
        </w:rPr>
        <w:footnoteRef/>
      </w:r>
      <w:r>
        <w:t xml:space="preserve"> [JS] “do obeisance”</w:t>
      </w:r>
    </w:p>
  </w:footnote>
  <w:footnote w:id="531">
    <w:p w14:paraId="551DD9AD" w14:textId="77777777" w:rsidR="00626974" w:rsidRDefault="00626974" w:rsidP="00704CAA">
      <w:pPr>
        <w:pStyle w:val="footnote"/>
      </w:pPr>
      <w:r>
        <w:rPr>
          <w:rStyle w:val="FootnoteReference"/>
        </w:rPr>
        <w:footnoteRef/>
      </w:r>
      <w:r>
        <w:t xml:space="preserve"> [JS] “prostrate”</w:t>
      </w:r>
    </w:p>
  </w:footnote>
  <w:footnote w:id="532">
    <w:p w14:paraId="7534B5AF" w14:textId="77777777" w:rsidR="00626974" w:rsidRDefault="00626974" w:rsidP="00704CAA">
      <w:pPr>
        <w:pStyle w:val="footnote"/>
      </w:pPr>
      <w:r>
        <w:rPr>
          <w:rStyle w:val="FootnoteReference"/>
        </w:rPr>
        <w:footnoteRef/>
      </w:r>
      <w:r>
        <w:t xml:space="preserve"> [JS] OSB has, “Rebellion,” NETS has “embittering”</w:t>
      </w:r>
    </w:p>
  </w:footnote>
  <w:footnote w:id="533">
    <w:p w14:paraId="022AF3BD" w14:textId="77777777" w:rsidR="00626974" w:rsidRDefault="00626974" w:rsidP="00704CAA">
      <w:pPr>
        <w:pStyle w:val="footnote"/>
      </w:pPr>
      <w:r>
        <w:rPr>
          <w:rStyle w:val="FootnoteReference"/>
        </w:rPr>
        <w:footnoteRef/>
      </w:r>
      <w:r>
        <w:t xml:space="preserve"> Ex. 17:1-7.</w:t>
      </w:r>
    </w:p>
  </w:footnote>
  <w:footnote w:id="534">
    <w:p w14:paraId="44D54232" w14:textId="77777777" w:rsidR="00626974" w:rsidRDefault="00626974" w:rsidP="00704CAA">
      <w:pPr>
        <w:pStyle w:val="footnote"/>
      </w:pPr>
      <w:r>
        <w:rPr>
          <w:rStyle w:val="FootnoteReference"/>
        </w:rPr>
        <w:footnoteRef/>
      </w:r>
      <w:r>
        <w:t xml:space="preserve"> [JS] or “tempted”</w:t>
      </w:r>
    </w:p>
  </w:footnote>
  <w:footnote w:id="535">
    <w:p w14:paraId="44595C45" w14:textId="77777777" w:rsidR="00626974" w:rsidRDefault="00626974" w:rsidP="00704CAA">
      <w:pPr>
        <w:pStyle w:val="footnote"/>
      </w:pPr>
      <w:r>
        <w:rPr>
          <w:rStyle w:val="FootnoteReference"/>
        </w:rPr>
        <w:footnoteRef/>
      </w:r>
      <w:r>
        <w:t xml:space="preserve"> Num. 14:32-34.</w:t>
      </w:r>
    </w:p>
  </w:footnote>
  <w:footnote w:id="536">
    <w:p w14:paraId="3335A752" w14:textId="77777777" w:rsidR="00626974" w:rsidRDefault="00626974" w:rsidP="00704CAA">
      <w:pPr>
        <w:pStyle w:val="footnote"/>
      </w:pPr>
      <w:r>
        <w:rPr>
          <w:rStyle w:val="FootnoteReference"/>
        </w:rPr>
        <w:footnoteRef/>
      </w:r>
      <w:r>
        <w:t xml:space="preserve"> Cf. Heb.3:7-11; 4:10.</w:t>
      </w:r>
    </w:p>
  </w:footnote>
  <w:footnote w:id="537">
    <w:p w14:paraId="2C60CFFA" w14:textId="77777777" w:rsidR="00626974" w:rsidRDefault="00626974" w:rsidP="00704CAA">
      <w:pPr>
        <w:pStyle w:val="footnote"/>
      </w:pPr>
      <w:r>
        <w:rPr>
          <w:rStyle w:val="FootnoteReference"/>
        </w:rPr>
        <w:footnoteRef/>
      </w:r>
      <w:r>
        <w:t xml:space="preserve"> Cf. Deut. 32:17; 1 Cor. 10:20; Psalm 105:36-38; 1 Chron. 16:26.</w:t>
      </w:r>
    </w:p>
  </w:footnote>
  <w:footnote w:id="538">
    <w:p w14:paraId="191785D6" w14:textId="77777777" w:rsidR="00626974" w:rsidRDefault="00626974" w:rsidP="00704CAA">
      <w:pPr>
        <w:pStyle w:val="footnote"/>
      </w:pPr>
      <w:r>
        <w:rPr>
          <w:rStyle w:val="FootnoteReference"/>
        </w:rPr>
        <w:footnoteRef/>
      </w:r>
      <w:r>
        <w:t xml:space="preserve"> [JS] or “thanksgiving”, or “praise”. Really, “thankful confession with praise”.</w:t>
      </w:r>
    </w:p>
  </w:footnote>
  <w:footnote w:id="539">
    <w:p w14:paraId="36761851" w14:textId="77777777" w:rsidR="00626974" w:rsidRDefault="00626974" w:rsidP="00704CAA">
      <w:pPr>
        <w:pStyle w:val="footnote"/>
      </w:pPr>
      <w:r>
        <w:rPr>
          <w:rStyle w:val="FootnoteReference"/>
        </w:rPr>
        <w:footnoteRef/>
      </w:r>
      <w:r>
        <w:t xml:space="preserve"> [JS] literally, “holy place”</w:t>
      </w:r>
    </w:p>
  </w:footnote>
  <w:footnote w:id="540">
    <w:p w14:paraId="6B8FB064" w14:textId="77777777" w:rsidR="00626974" w:rsidRDefault="00626974" w:rsidP="00704CAA">
      <w:pPr>
        <w:pStyle w:val="footnote"/>
      </w:pPr>
      <w:r>
        <w:rPr>
          <w:rStyle w:val="FootnoteReference"/>
        </w:rPr>
        <w:footnoteRef/>
      </w:r>
      <w:r>
        <w:t xml:space="preserve"> [JS] or, “sacrifices”</w:t>
      </w:r>
    </w:p>
  </w:footnote>
  <w:footnote w:id="541">
    <w:p w14:paraId="026EEBC9" w14:textId="77777777" w:rsidR="00626974" w:rsidRDefault="00626974" w:rsidP="00704CAA">
      <w:pPr>
        <w:pStyle w:val="footnote"/>
      </w:pPr>
      <w:r>
        <w:rPr>
          <w:rStyle w:val="FootnoteReference"/>
        </w:rPr>
        <w:footnoteRef/>
      </w:r>
      <w:r>
        <w:t xml:space="preserve"> [JS] “do obeisance”</w:t>
      </w:r>
    </w:p>
  </w:footnote>
  <w:footnote w:id="542">
    <w:p w14:paraId="74583072" w14:textId="77777777" w:rsidR="00626974" w:rsidRDefault="00626974"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626974" w:rsidRDefault="00626974" w:rsidP="00704CAA">
      <w:pPr>
        <w:pStyle w:val="footnote"/>
      </w:pPr>
      <w:r>
        <w:rPr>
          <w:rStyle w:val="FootnoteReference"/>
        </w:rPr>
        <w:footnoteRef/>
      </w:r>
      <w:r>
        <w:t xml:space="preserve"> [JS] literally, “set right the world”.</w:t>
      </w:r>
    </w:p>
  </w:footnote>
  <w:footnote w:id="544">
    <w:p w14:paraId="2C857933" w14:textId="77777777" w:rsidR="00626974" w:rsidRDefault="00626974"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626974" w:rsidRDefault="00626974" w:rsidP="00704CAA">
      <w:pPr>
        <w:pStyle w:val="footnote"/>
      </w:pPr>
      <w:r>
        <w:rPr>
          <w:rStyle w:val="FootnoteReference"/>
        </w:rPr>
        <w:footnoteRef/>
      </w:r>
      <w:r>
        <w:t xml:space="preserve"> [JS] or “exult.”</w:t>
      </w:r>
    </w:p>
  </w:footnote>
  <w:footnote w:id="546">
    <w:p w14:paraId="3F8D4F69" w14:textId="77777777" w:rsidR="00626974" w:rsidRDefault="00626974" w:rsidP="00704CAA">
      <w:pPr>
        <w:pStyle w:val="footnote"/>
      </w:pPr>
      <w:r>
        <w:rPr>
          <w:rStyle w:val="FootnoteReference"/>
        </w:rPr>
        <w:footnoteRef/>
      </w:r>
      <w:r>
        <w:t xml:space="preserve"> [JS] i.e. “the the presence of the Lord”</w:t>
      </w:r>
    </w:p>
  </w:footnote>
  <w:footnote w:id="547">
    <w:p w14:paraId="2B2C4B3C" w14:textId="77777777" w:rsidR="00626974" w:rsidRDefault="00626974" w:rsidP="00704CAA">
      <w:pPr>
        <w:pStyle w:val="footnote"/>
      </w:pPr>
      <w:r>
        <w:rPr>
          <w:rStyle w:val="FootnoteReference"/>
        </w:rPr>
        <w:footnoteRef/>
      </w:r>
      <w:r>
        <w:t xml:space="preserve"> [JS] or “keep His throne straight.”</w:t>
      </w:r>
    </w:p>
  </w:footnote>
  <w:footnote w:id="548">
    <w:p w14:paraId="5D4EF956" w14:textId="77777777" w:rsidR="00626974" w:rsidRDefault="00626974" w:rsidP="00704CAA">
      <w:pPr>
        <w:pStyle w:val="footnote"/>
      </w:pPr>
      <w:r>
        <w:rPr>
          <w:rStyle w:val="FootnoteReference"/>
        </w:rPr>
        <w:footnoteRef/>
      </w:r>
      <w:r>
        <w:t xml:space="preserve"> Cf. Pss. 32:5b; 84:10b. Rom. 1:19-21; 2 Cor. 4:6; Jn. 1:14; 6:40; 17:22-24.</w:t>
      </w:r>
    </w:p>
  </w:footnote>
  <w:footnote w:id="549">
    <w:p w14:paraId="39C04F74" w14:textId="77777777" w:rsidR="00626974" w:rsidRDefault="00626974" w:rsidP="00704CAA">
      <w:pPr>
        <w:pStyle w:val="footnote"/>
      </w:pPr>
      <w:r>
        <w:rPr>
          <w:rStyle w:val="FootnoteReference"/>
        </w:rPr>
        <w:footnoteRef/>
      </w:r>
      <w:r>
        <w:t xml:space="preserve"> [JS] “do obeisance to”</w:t>
      </w:r>
    </w:p>
  </w:footnote>
  <w:footnote w:id="550">
    <w:p w14:paraId="21B4EE9B" w14:textId="77777777" w:rsidR="00626974" w:rsidRDefault="00626974" w:rsidP="00704CAA">
      <w:pPr>
        <w:pStyle w:val="footnote"/>
      </w:pPr>
      <w:r>
        <w:rPr>
          <w:rStyle w:val="FootnoteReference"/>
        </w:rPr>
        <w:footnoteRef/>
      </w:r>
      <w:r>
        <w:t xml:space="preserve"> [JS] “do obeisance to”</w:t>
      </w:r>
    </w:p>
  </w:footnote>
  <w:footnote w:id="551">
    <w:p w14:paraId="35328581" w14:textId="77777777" w:rsidR="00626974" w:rsidRDefault="00626974" w:rsidP="00704CAA">
      <w:pPr>
        <w:pStyle w:val="footnote"/>
      </w:pPr>
      <w:r>
        <w:rPr>
          <w:rStyle w:val="FootnoteReference"/>
        </w:rPr>
        <w:footnoteRef/>
      </w:r>
      <w:r>
        <w:t xml:space="preserve"> [JS] Fr. Lazarus has “lives”</w:t>
      </w:r>
    </w:p>
  </w:footnote>
  <w:footnote w:id="552">
    <w:p w14:paraId="6E386D7E" w14:textId="77777777" w:rsidR="00626974" w:rsidRDefault="00626974"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626974" w:rsidRDefault="00626974"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626974" w:rsidRDefault="00626974" w:rsidP="00704CAA">
      <w:pPr>
        <w:pStyle w:val="footnote"/>
      </w:pPr>
      <w:r>
        <w:rPr>
          <w:rStyle w:val="FootnoteReference"/>
        </w:rPr>
        <w:footnoteRef/>
      </w:r>
      <w:r>
        <w:t xml:space="preserve"> Rev. 4:6, Ezek. 1:5-10.</w:t>
      </w:r>
    </w:p>
  </w:footnote>
  <w:footnote w:id="555">
    <w:p w14:paraId="30FB18B7" w14:textId="77777777" w:rsidR="00626974" w:rsidRDefault="00626974"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626974" w:rsidRDefault="00626974" w:rsidP="00704CAA">
      <w:pPr>
        <w:pStyle w:val="footnote"/>
      </w:pPr>
      <w:r>
        <w:rPr>
          <w:rStyle w:val="FootnoteReference"/>
        </w:rPr>
        <w:footnoteRef/>
      </w:r>
      <w:r>
        <w:t xml:space="preserve"> [JS] Fr. Lazarus has “laws”</w:t>
      </w:r>
    </w:p>
  </w:footnote>
  <w:footnote w:id="557">
    <w:p w14:paraId="30052C96" w14:textId="77777777" w:rsidR="00626974" w:rsidRDefault="00626974" w:rsidP="00704CAA">
      <w:pPr>
        <w:pStyle w:val="footnote"/>
      </w:pPr>
      <w:r>
        <w:rPr>
          <w:rStyle w:val="FootnoteReference"/>
        </w:rPr>
        <w:footnoteRef/>
      </w:r>
      <w:r>
        <w:t xml:space="preserve"> [JS] “do obeisance”, commonly rendered “worship”</w:t>
      </w:r>
    </w:p>
  </w:footnote>
  <w:footnote w:id="558">
    <w:p w14:paraId="518C32A9" w14:textId="77777777" w:rsidR="00626974" w:rsidRDefault="00626974" w:rsidP="00704CAA">
      <w:pPr>
        <w:pStyle w:val="footnote"/>
      </w:pPr>
      <w:r>
        <w:rPr>
          <w:rStyle w:val="FootnoteReference"/>
        </w:rPr>
        <w:footnoteRef/>
      </w:r>
      <w:r>
        <w:t xml:space="preserve"> [JS] Fr. Lazarus has “correcting”</w:t>
      </w:r>
    </w:p>
  </w:footnote>
  <w:footnote w:id="559">
    <w:p w14:paraId="0A8051C4" w14:textId="77777777" w:rsidR="00626974" w:rsidRDefault="00626974" w:rsidP="00704CAA">
      <w:pPr>
        <w:pStyle w:val="footnote"/>
      </w:pPr>
      <w:r>
        <w:rPr>
          <w:rStyle w:val="FootnoteReference"/>
        </w:rPr>
        <w:footnoteRef/>
      </w:r>
      <w:r>
        <w:t xml:space="preserve"> [JS] “do obeisance” or “fall down”</w:t>
      </w:r>
    </w:p>
  </w:footnote>
  <w:footnote w:id="560">
    <w:p w14:paraId="77CD93E8" w14:textId="77777777" w:rsidR="00626974" w:rsidRDefault="00626974"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626974" w:rsidRDefault="00626974" w:rsidP="00704CAA">
      <w:pPr>
        <w:pStyle w:val="footnote"/>
      </w:pPr>
      <w:r>
        <w:rPr>
          <w:rStyle w:val="FootnoteReference"/>
        </w:rPr>
        <w:footnoteRef/>
      </w:r>
      <w:r>
        <w:t xml:space="preserve"> [JS] or, “and not we Him”</w:t>
      </w:r>
    </w:p>
  </w:footnote>
  <w:footnote w:id="562">
    <w:p w14:paraId="1486F0F9" w14:textId="77777777" w:rsidR="00626974" w:rsidRDefault="00626974"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626974" w:rsidRDefault="00626974" w:rsidP="00704CAA">
      <w:pPr>
        <w:pStyle w:val="footnote"/>
      </w:pPr>
      <w:r>
        <w:rPr>
          <w:rStyle w:val="FootnoteReference"/>
        </w:rPr>
        <w:footnoteRef/>
      </w:r>
      <w:r>
        <w:t xml:space="preserve"> [JS] or “do wrong,” or “the workers of iniquity”</w:t>
      </w:r>
    </w:p>
  </w:footnote>
  <w:footnote w:id="564">
    <w:p w14:paraId="37DBB362" w14:textId="77777777" w:rsidR="00626974" w:rsidRDefault="00626974" w:rsidP="00704CAA">
      <w:pPr>
        <w:pStyle w:val="footnote"/>
      </w:pPr>
      <w:r>
        <w:rPr>
          <w:rStyle w:val="FootnoteReference"/>
        </w:rPr>
        <w:footnoteRef/>
      </w:r>
      <w:r>
        <w:t xml:space="preserve"> [JS] or proud/haughty eyes.</w:t>
      </w:r>
    </w:p>
  </w:footnote>
  <w:footnote w:id="565">
    <w:p w14:paraId="027D81D5" w14:textId="77777777" w:rsidR="00626974" w:rsidRDefault="00626974"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626974" w:rsidRDefault="00626974"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626974" w:rsidRDefault="00626974" w:rsidP="00704CAA">
      <w:pPr>
        <w:pStyle w:val="footnote"/>
      </w:pPr>
      <w:r>
        <w:rPr>
          <w:rStyle w:val="FootnoteReference"/>
        </w:rPr>
        <w:footnoteRef/>
      </w:r>
      <w:r>
        <w:t xml:space="preserve"> Cf. Ps. 38:7a.</w:t>
      </w:r>
    </w:p>
  </w:footnote>
  <w:footnote w:id="568">
    <w:p w14:paraId="517B5545" w14:textId="77777777" w:rsidR="00626974" w:rsidRDefault="00626974"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626974" w:rsidRDefault="00626974"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626974" w:rsidRDefault="00626974" w:rsidP="00704CAA">
      <w:pPr>
        <w:pStyle w:val="footnote"/>
      </w:pPr>
      <w:r>
        <w:rPr>
          <w:rStyle w:val="FootnoteReference"/>
        </w:rPr>
        <w:footnoteRef/>
      </w:r>
      <w:r>
        <w:t xml:space="preserve"> ‘God is love’ (1 John 4:8,16).</w:t>
      </w:r>
    </w:p>
  </w:footnote>
  <w:footnote w:id="571">
    <w:p w14:paraId="39DCC369" w14:textId="77777777" w:rsidR="00626974" w:rsidRDefault="00626974"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626974" w:rsidRDefault="00626974" w:rsidP="00704CAA">
      <w:pPr>
        <w:pStyle w:val="footnote"/>
      </w:pPr>
      <w:r>
        <w:rPr>
          <w:rStyle w:val="FootnoteReference"/>
        </w:rPr>
        <w:footnoteRef/>
      </w:r>
      <w:r>
        <w:t xml:space="preserve"> Cf. Ps. 147:8.</w:t>
      </w:r>
    </w:p>
  </w:footnote>
  <w:footnote w:id="573">
    <w:p w14:paraId="1B0A2532" w14:textId="77777777" w:rsidR="00626974" w:rsidRDefault="00626974" w:rsidP="00704CAA">
      <w:pPr>
        <w:pStyle w:val="footnote"/>
      </w:pPr>
      <w:r>
        <w:rPr>
          <w:rStyle w:val="FootnoteReference"/>
        </w:rPr>
        <w:footnoteRef/>
      </w:r>
      <w:r>
        <w:t xml:space="preserve"> [JS] or “long-suffering”</w:t>
      </w:r>
    </w:p>
  </w:footnote>
  <w:footnote w:id="574">
    <w:p w14:paraId="6F41A290" w14:textId="77777777" w:rsidR="00626974" w:rsidRDefault="00626974" w:rsidP="00704CAA">
      <w:pPr>
        <w:pStyle w:val="footnote"/>
      </w:pPr>
      <w:r>
        <w:rPr>
          <w:rStyle w:val="FootnoteReference"/>
        </w:rPr>
        <w:footnoteRef/>
      </w:r>
      <w:r>
        <w:t xml:space="preserve"> [JS] or “transgressions”</w:t>
      </w:r>
    </w:p>
  </w:footnote>
  <w:footnote w:id="575">
    <w:p w14:paraId="44065F61" w14:textId="77777777" w:rsidR="00626974" w:rsidRDefault="00626974"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626974" w:rsidRDefault="00626974"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626974" w:rsidRDefault="00626974"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626974" w:rsidRDefault="00626974" w:rsidP="00704CAA">
      <w:pPr>
        <w:pStyle w:val="footnote"/>
      </w:pPr>
      <w:r>
        <w:rPr>
          <w:rStyle w:val="FootnoteReference"/>
        </w:rPr>
        <w:footnoteRef/>
      </w:r>
      <w:r>
        <w:t xml:space="preserve"> [JS] Fr. Lazarus has “very great”</w:t>
      </w:r>
    </w:p>
  </w:footnote>
  <w:footnote w:id="579">
    <w:p w14:paraId="7AEE0420" w14:textId="77777777" w:rsidR="00626974" w:rsidRDefault="00626974" w:rsidP="00704CAA">
      <w:pPr>
        <w:pStyle w:val="footnote"/>
      </w:pPr>
      <w:r>
        <w:rPr>
          <w:rStyle w:val="FootnoteReference"/>
        </w:rPr>
        <w:footnoteRef/>
      </w:r>
      <w:r>
        <w:t xml:space="preserve"> [JS] or “thanksgiving,” or “thankful confession with praise”</w:t>
      </w:r>
    </w:p>
  </w:footnote>
  <w:footnote w:id="580">
    <w:p w14:paraId="1821417A" w14:textId="77777777" w:rsidR="00626974" w:rsidRDefault="00626974"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626974" w:rsidRDefault="00626974" w:rsidP="00704CAA">
      <w:pPr>
        <w:pStyle w:val="footnote"/>
      </w:pPr>
      <w:r>
        <w:rPr>
          <w:rStyle w:val="FootnoteReference"/>
        </w:rPr>
        <w:footnoteRef/>
      </w:r>
      <w:r>
        <w:t xml:space="preserve"> [JS] or “makes the clouds His chariot”</w:t>
      </w:r>
    </w:p>
  </w:footnote>
  <w:footnote w:id="582">
    <w:p w14:paraId="114B27CC" w14:textId="77777777" w:rsidR="00626974" w:rsidRDefault="00626974" w:rsidP="00704CAA">
      <w:pPr>
        <w:pStyle w:val="footnote"/>
      </w:pPr>
      <w:r>
        <w:rPr>
          <w:rStyle w:val="FootnoteReference"/>
        </w:rPr>
        <w:footnoteRef/>
      </w:r>
      <w:r>
        <w:t xml:space="preserve"> [JS] or “messengers”</w:t>
      </w:r>
    </w:p>
  </w:footnote>
  <w:footnote w:id="583">
    <w:p w14:paraId="0B426919" w14:textId="77777777" w:rsidR="00626974" w:rsidRDefault="00626974" w:rsidP="00704CAA">
      <w:pPr>
        <w:pStyle w:val="footnote"/>
      </w:pPr>
      <w:r>
        <w:rPr>
          <w:rStyle w:val="FootnoteReference"/>
        </w:rPr>
        <w:footnoteRef/>
      </w:r>
      <w:r>
        <w:t xml:space="preserve"> [JS] Fr. Lazarus has “servants”</w:t>
      </w:r>
    </w:p>
  </w:footnote>
  <w:footnote w:id="584">
    <w:p w14:paraId="0DC6891A" w14:textId="77777777" w:rsidR="00626974" w:rsidRDefault="00626974" w:rsidP="00704CAA">
      <w:pPr>
        <w:pStyle w:val="footnote"/>
      </w:pPr>
      <w:r>
        <w:rPr>
          <w:rStyle w:val="FootnoteReference"/>
        </w:rPr>
        <w:footnoteRef/>
      </w:r>
      <w:r>
        <w:t xml:space="preserve"> Heb. 1:7; Ezek. 1:14; 2 Esdras 8:22.</w:t>
      </w:r>
    </w:p>
  </w:footnote>
  <w:footnote w:id="585">
    <w:p w14:paraId="14865395" w14:textId="77777777" w:rsidR="00626974" w:rsidRDefault="00626974" w:rsidP="00704CAA">
      <w:pPr>
        <w:pStyle w:val="footnote"/>
      </w:pPr>
      <w:r>
        <w:rPr>
          <w:rStyle w:val="FootnoteReference"/>
        </w:rPr>
        <w:footnoteRef/>
      </w:r>
      <w:r>
        <w:t xml:space="preserve"> [JS] Fr. Lazarus has “axis”</w:t>
      </w:r>
    </w:p>
  </w:footnote>
  <w:footnote w:id="586">
    <w:p w14:paraId="00414A42" w14:textId="77777777" w:rsidR="00626974" w:rsidRDefault="00626974" w:rsidP="00704CAA">
      <w:pPr>
        <w:pStyle w:val="footnote"/>
      </w:pPr>
      <w:r>
        <w:rPr>
          <w:rStyle w:val="FootnoteReference"/>
        </w:rPr>
        <w:footnoteRef/>
      </w:r>
      <w:r>
        <w:t xml:space="preserve"> [JS] Fr. Lazarus has “wander”. NETS has “be tilted”</w:t>
      </w:r>
    </w:p>
  </w:footnote>
  <w:footnote w:id="587">
    <w:p w14:paraId="63CA7242" w14:textId="77777777" w:rsidR="00626974" w:rsidRDefault="00626974" w:rsidP="00704CAA">
      <w:pPr>
        <w:pStyle w:val="footnote"/>
      </w:pPr>
      <w:r>
        <w:rPr>
          <w:rStyle w:val="FootnoteReference"/>
        </w:rPr>
        <w:footnoteRef/>
      </w:r>
      <w:r>
        <w:t xml:space="preserve"> [JS] literally, “founded”</w:t>
      </w:r>
    </w:p>
  </w:footnote>
  <w:footnote w:id="588">
    <w:p w14:paraId="688E353A" w14:textId="77777777" w:rsidR="00626974" w:rsidRDefault="00626974" w:rsidP="00704CAA">
      <w:pPr>
        <w:pStyle w:val="footnote"/>
      </w:pPr>
      <w:r>
        <w:rPr>
          <w:rStyle w:val="FootnoteReference"/>
        </w:rPr>
        <w:footnoteRef/>
      </w:r>
      <w:r>
        <w:t xml:space="preserve"> [JS] or “takes the lead among them”</w:t>
      </w:r>
    </w:p>
  </w:footnote>
  <w:footnote w:id="589">
    <w:p w14:paraId="329CE5D6" w14:textId="77777777" w:rsidR="00626974" w:rsidRDefault="00626974" w:rsidP="00704CAA">
      <w:pPr>
        <w:pStyle w:val="footnote"/>
      </w:pPr>
      <w:r>
        <w:rPr>
          <w:rStyle w:val="FootnoteReference"/>
        </w:rPr>
        <w:footnoteRef/>
      </w:r>
      <w:r>
        <w:t xml:space="preserve"> [JS] or “serpent”</w:t>
      </w:r>
    </w:p>
  </w:footnote>
  <w:footnote w:id="590">
    <w:p w14:paraId="482A0E92" w14:textId="77777777" w:rsidR="00626974" w:rsidRDefault="00626974" w:rsidP="00704CAA">
      <w:pPr>
        <w:pStyle w:val="footnote"/>
      </w:pPr>
      <w:r>
        <w:rPr>
          <w:rStyle w:val="FootnoteReference"/>
        </w:rPr>
        <w:footnoteRef/>
      </w:r>
      <w:r>
        <w:t xml:space="preserve"> [JS] or, “the universe”</w:t>
      </w:r>
    </w:p>
  </w:footnote>
  <w:footnote w:id="591">
    <w:p w14:paraId="107DC9FD" w14:textId="77777777" w:rsidR="00626974" w:rsidRDefault="00626974" w:rsidP="00704CAA">
      <w:pPr>
        <w:pStyle w:val="footnote"/>
      </w:pPr>
      <w:r>
        <w:rPr>
          <w:rStyle w:val="FootnoteReference"/>
        </w:rPr>
        <w:footnoteRef/>
      </w:r>
      <w:r>
        <w:t xml:space="preserve"> [JS] or, “breath”</w:t>
      </w:r>
    </w:p>
  </w:footnote>
  <w:footnote w:id="592">
    <w:p w14:paraId="44BAA54F" w14:textId="77777777" w:rsidR="00626974" w:rsidRDefault="00626974" w:rsidP="00704CAA">
      <w:pPr>
        <w:pStyle w:val="footnote"/>
      </w:pPr>
      <w:r>
        <w:rPr>
          <w:rStyle w:val="FootnoteReference"/>
        </w:rPr>
        <w:footnoteRef/>
      </w:r>
      <w:r>
        <w:t xml:space="preserve"> [JS] Fr. Lazarus has, “meditation”</w:t>
      </w:r>
    </w:p>
  </w:footnote>
  <w:footnote w:id="593">
    <w:p w14:paraId="47649C98" w14:textId="77777777" w:rsidR="00626974" w:rsidRDefault="00626974" w:rsidP="00704CAA">
      <w:pPr>
        <w:pStyle w:val="footnote"/>
      </w:pPr>
      <w:r>
        <w:rPr>
          <w:rStyle w:val="FootnoteReference"/>
        </w:rPr>
        <w:footnoteRef/>
      </w:r>
      <w:r>
        <w:t xml:space="preserve"> Much of Psalm 104 occurs almost verbatim in 1 Chron. 16:8-22 (cf. vv. 7:36).</w:t>
      </w:r>
    </w:p>
  </w:footnote>
  <w:footnote w:id="594">
    <w:p w14:paraId="79D84556" w14:textId="77777777" w:rsidR="00626974" w:rsidRDefault="00626974" w:rsidP="00704CAA">
      <w:pPr>
        <w:pStyle w:val="footnote"/>
      </w:pPr>
      <w:r>
        <w:rPr>
          <w:rStyle w:val="FootnoteReference"/>
        </w:rPr>
        <w:footnoteRef/>
      </w:r>
      <w:r>
        <w:t xml:space="preserve"> [JS] or “give thanks to”. “Thankfully confess with praise”</w:t>
      </w:r>
    </w:p>
  </w:footnote>
  <w:footnote w:id="595">
    <w:p w14:paraId="78E8F770" w14:textId="77777777" w:rsidR="00626974" w:rsidRDefault="00626974" w:rsidP="00704CAA">
      <w:pPr>
        <w:pStyle w:val="footnote"/>
      </w:pPr>
      <w:r>
        <w:rPr>
          <w:rStyle w:val="FootnoteReference"/>
        </w:rPr>
        <w:footnoteRef/>
      </w:r>
      <w:r>
        <w:t xml:space="preserve"> [JS] or “make music to”</w:t>
      </w:r>
    </w:p>
  </w:footnote>
  <w:footnote w:id="596">
    <w:p w14:paraId="1C6985FE" w14:textId="77777777" w:rsidR="00626974" w:rsidRDefault="00626974" w:rsidP="00704CAA">
      <w:pPr>
        <w:pStyle w:val="footnote"/>
      </w:pPr>
      <w:r>
        <w:rPr>
          <w:rStyle w:val="FootnoteReference"/>
        </w:rPr>
        <w:footnoteRef/>
      </w:r>
      <w:r>
        <w:t xml:space="preserve"> [JS] i.e. presence</w:t>
      </w:r>
    </w:p>
  </w:footnote>
  <w:footnote w:id="597">
    <w:p w14:paraId="17460FF5" w14:textId="77777777" w:rsidR="00626974" w:rsidRDefault="00626974"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626974" w:rsidRDefault="00626974" w:rsidP="00704CAA">
      <w:pPr>
        <w:pStyle w:val="footnote"/>
      </w:pPr>
      <w:r>
        <w:rPr>
          <w:rStyle w:val="FootnoteReference"/>
        </w:rPr>
        <w:footnoteRef/>
      </w:r>
      <w:r>
        <w:t xml:space="preserve"> [JS] literally, “seed”</w:t>
      </w:r>
    </w:p>
  </w:footnote>
  <w:footnote w:id="599">
    <w:p w14:paraId="02D21EA0" w14:textId="77777777" w:rsidR="00626974" w:rsidRDefault="00626974" w:rsidP="00704CAA">
      <w:pPr>
        <w:pStyle w:val="footnote"/>
      </w:pPr>
      <w:r>
        <w:rPr>
          <w:rStyle w:val="FootnoteReference"/>
        </w:rPr>
        <w:footnoteRef/>
      </w:r>
      <w:r>
        <w:t xml:space="preserve"> [JS] literally, “He remembered His covenant forever”</w:t>
      </w:r>
    </w:p>
  </w:footnote>
  <w:footnote w:id="600">
    <w:p w14:paraId="51ED9672" w14:textId="77777777" w:rsidR="00626974" w:rsidRDefault="00626974" w:rsidP="00704CAA">
      <w:pPr>
        <w:pStyle w:val="footnote"/>
      </w:pPr>
      <w:r>
        <w:rPr>
          <w:rStyle w:val="FootnoteReference"/>
        </w:rPr>
        <w:footnoteRef/>
      </w:r>
      <w:r>
        <w:t xml:space="preserve"> [JS] i.e. the covenant</w:t>
      </w:r>
    </w:p>
  </w:footnote>
  <w:footnote w:id="601">
    <w:p w14:paraId="22B187B5" w14:textId="77777777" w:rsidR="00626974" w:rsidRDefault="00626974" w:rsidP="00704CAA">
      <w:pPr>
        <w:pStyle w:val="footnote"/>
      </w:pPr>
      <w:r>
        <w:rPr>
          <w:rStyle w:val="FootnoteReference"/>
        </w:rPr>
        <w:footnoteRef/>
      </w:r>
      <w:r>
        <w:t xml:space="preserve"> [JS] or foreigners, resident aliens.</w:t>
      </w:r>
    </w:p>
  </w:footnote>
  <w:footnote w:id="602">
    <w:p w14:paraId="0FAFF1A4" w14:textId="77777777" w:rsidR="00626974" w:rsidRDefault="00626974"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626974" w:rsidRDefault="00626974" w:rsidP="00704CAA">
      <w:pPr>
        <w:pStyle w:val="footnote"/>
      </w:pPr>
      <w:r>
        <w:rPr>
          <w:rStyle w:val="FootnoteReference"/>
        </w:rPr>
        <w:footnoteRef/>
      </w:r>
      <w:r>
        <w:t xml:space="preserve"> caterpillars: larva of the locust.</w:t>
      </w:r>
    </w:p>
  </w:footnote>
  <w:footnote w:id="604">
    <w:p w14:paraId="043DB9E2" w14:textId="77777777" w:rsidR="00626974" w:rsidRDefault="00626974" w:rsidP="00704CAA">
      <w:pPr>
        <w:pStyle w:val="footnote"/>
      </w:pPr>
      <w:r>
        <w:rPr>
          <w:rStyle w:val="FootnoteReference"/>
        </w:rPr>
        <w:footnoteRef/>
      </w:r>
      <w:r>
        <w:t xml:space="preserve"> Ex. 16:12-15; Jn. 6:31-35.</w:t>
      </w:r>
    </w:p>
  </w:footnote>
  <w:footnote w:id="605">
    <w:p w14:paraId="4F10CF45" w14:textId="77777777" w:rsidR="00626974" w:rsidRDefault="00626974" w:rsidP="00704CAA">
      <w:pPr>
        <w:pStyle w:val="footnote"/>
      </w:pPr>
      <w:r>
        <w:rPr>
          <w:rStyle w:val="FootnoteReference"/>
        </w:rPr>
        <w:footnoteRef/>
      </w:r>
      <w:r>
        <w:t xml:space="preserve"> [JS] or “promise”</w:t>
      </w:r>
    </w:p>
  </w:footnote>
  <w:footnote w:id="606">
    <w:p w14:paraId="52EC5E6F" w14:textId="77777777" w:rsidR="00626974" w:rsidRDefault="00626974" w:rsidP="00704CAA">
      <w:pPr>
        <w:pStyle w:val="footnote"/>
      </w:pPr>
      <w:r>
        <w:rPr>
          <w:rStyle w:val="FootnoteReference"/>
        </w:rPr>
        <w:footnoteRef/>
      </w:r>
      <w:r>
        <w:t xml:space="preserve"> Gen. 15:14.</w:t>
      </w:r>
    </w:p>
  </w:footnote>
  <w:footnote w:id="607">
    <w:p w14:paraId="50EFB665" w14:textId="77777777" w:rsidR="00626974" w:rsidRDefault="00626974"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626974" w:rsidRDefault="00626974" w:rsidP="00704CAA">
      <w:pPr>
        <w:pStyle w:val="footnote"/>
      </w:pPr>
      <w:r>
        <w:rPr>
          <w:rStyle w:val="FootnoteReference"/>
        </w:rPr>
        <w:footnoteRef/>
      </w:r>
      <w:r>
        <w:t xml:space="preserve"> [JS] or “give thanks to”. “Thankfully confess with praise”</w:t>
      </w:r>
    </w:p>
  </w:footnote>
  <w:footnote w:id="609">
    <w:p w14:paraId="6A4D9054" w14:textId="77777777" w:rsidR="00626974" w:rsidRDefault="00626974"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626974" w:rsidRDefault="00626974" w:rsidP="00704CAA">
      <w:pPr>
        <w:pStyle w:val="footnote"/>
      </w:pPr>
      <w:r>
        <w:rPr>
          <w:rStyle w:val="FootnoteReference"/>
        </w:rPr>
        <w:footnoteRef/>
      </w:r>
      <w:r>
        <w:t xml:space="preserve"> [JS] or “observe justice”</w:t>
      </w:r>
    </w:p>
  </w:footnote>
  <w:footnote w:id="611">
    <w:p w14:paraId="6619BE9D" w14:textId="77777777" w:rsidR="00626974" w:rsidRDefault="00626974" w:rsidP="00704CAA">
      <w:pPr>
        <w:pStyle w:val="footnote"/>
      </w:pPr>
      <w:r>
        <w:rPr>
          <w:rStyle w:val="FootnoteReference"/>
        </w:rPr>
        <w:footnoteRef/>
      </w:r>
      <w:r>
        <w:t xml:space="preserve"> [JS] literally, “do”</w:t>
      </w:r>
    </w:p>
  </w:footnote>
  <w:footnote w:id="612">
    <w:p w14:paraId="04B27EA1" w14:textId="77777777" w:rsidR="00626974" w:rsidRDefault="00626974" w:rsidP="00704CAA">
      <w:pPr>
        <w:pStyle w:val="footnote"/>
      </w:pPr>
      <w:r>
        <w:rPr>
          <w:rStyle w:val="FootnoteReference"/>
        </w:rPr>
        <w:footnoteRef/>
      </w:r>
      <w:r>
        <w:t xml:space="preserve"> [JS] or “because of the good will of Your people”</w:t>
      </w:r>
    </w:p>
  </w:footnote>
  <w:footnote w:id="613">
    <w:p w14:paraId="4EB0A80D" w14:textId="77777777" w:rsidR="00626974" w:rsidRDefault="00626974" w:rsidP="00704CAA">
      <w:pPr>
        <w:pStyle w:val="footnote"/>
      </w:pPr>
      <w:r>
        <w:rPr>
          <w:rStyle w:val="FootnoteReference"/>
        </w:rPr>
        <w:footnoteRef/>
      </w:r>
      <w:r>
        <w:t xml:space="preserve"> Cf. Mark 8:17-21; Matthew 16:9-12.</w:t>
      </w:r>
    </w:p>
  </w:footnote>
  <w:footnote w:id="614">
    <w:p w14:paraId="6A2BD216" w14:textId="77777777" w:rsidR="00626974" w:rsidRDefault="00626974" w:rsidP="00704CAA">
      <w:pPr>
        <w:pStyle w:val="footnote"/>
      </w:pPr>
      <w:r>
        <w:rPr>
          <w:rStyle w:val="FootnoteReference"/>
        </w:rPr>
        <w:footnoteRef/>
      </w:r>
      <w:r>
        <w:t xml:space="preserve"> [JS] Fr. Lazarus has “will”</w:t>
      </w:r>
    </w:p>
  </w:footnote>
  <w:footnote w:id="615">
    <w:p w14:paraId="2E278E41" w14:textId="77777777" w:rsidR="00626974" w:rsidRDefault="00626974" w:rsidP="00704CAA">
      <w:pPr>
        <w:pStyle w:val="footnote"/>
      </w:pPr>
      <w:r>
        <w:rPr>
          <w:rStyle w:val="FootnoteReference"/>
        </w:rPr>
        <w:footnoteRef/>
      </w:r>
      <w:r>
        <w:t xml:space="preserve"> Num. 11:34.</w:t>
      </w:r>
    </w:p>
  </w:footnote>
  <w:footnote w:id="616">
    <w:p w14:paraId="3E891B8B" w14:textId="77777777" w:rsidR="00626974" w:rsidRDefault="00626974" w:rsidP="00704CAA">
      <w:pPr>
        <w:pStyle w:val="footnote"/>
      </w:pPr>
      <w:r>
        <w:rPr>
          <w:rStyle w:val="FootnoteReference"/>
        </w:rPr>
        <w:footnoteRef/>
      </w:r>
      <w:r>
        <w:t xml:space="preserve"> Num. 16:32.</w:t>
      </w:r>
    </w:p>
  </w:footnote>
  <w:footnote w:id="617">
    <w:p w14:paraId="2CF28BB9" w14:textId="77777777" w:rsidR="00626974" w:rsidRDefault="00626974" w:rsidP="00704CAA">
      <w:pPr>
        <w:pStyle w:val="footnote"/>
      </w:pPr>
      <w:r>
        <w:rPr>
          <w:rStyle w:val="FootnoteReference"/>
        </w:rPr>
        <w:footnoteRef/>
      </w:r>
      <w:r>
        <w:t xml:space="preserve"> [JS] “did obeisance”. “bowed down to”.</w:t>
      </w:r>
    </w:p>
  </w:footnote>
  <w:footnote w:id="618">
    <w:p w14:paraId="6FE70515" w14:textId="77777777" w:rsidR="00626974" w:rsidRDefault="00626974" w:rsidP="00704CAA">
      <w:pPr>
        <w:pStyle w:val="footnote"/>
      </w:pPr>
      <w:r>
        <w:rPr>
          <w:rStyle w:val="FootnoteReference"/>
        </w:rPr>
        <w:footnoteRef/>
      </w:r>
      <w:r>
        <w:t xml:space="preserve"> [JS] or fearful, terrible.</w:t>
      </w:r>
    </w:p>
  </w:footnote>
  <w:footnote w:id="619">
    <w:p w14:paraId="0CBADE68" w14:textId="77777777" w:rsidR="00626974" w:rsidRDefault="00626974"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626974" w:rsidRDefault="00626974" w:rsidP="00704CAA">
      <w:pPr>
        <w:pStyle w:val="footnote"/>
      </w:pPr>
      <w:r>
        <w:rPr>
          <w:rStyle w:val="FootnoteReference"/>
        </w:rPr>
        <w:footnoteRef/>
      </w:r>
      <w:r>
        <w:t xml:space="preserve"> [JS] or, “destruction”</w:t>
      </w:r>
    </w:p>
  </w:footnote>
  <w:footnote w:id="621">
    <w:p w14:paraId="411EA2A0" w14:textId="77777777" w:rsidR="00626974" w:rsidRDefault="00626974" w:rsidP="00704CAA">
      <w:pPr>
        <w:pStyle w:val="footnote"/>
      </w:pPr>
      <w:r>
        <w:rPr>
          <w:rStyle w:val="FootnoteReference"/>
        </w:rPr>
        <w:footnoteRef/>
      </w:r>
      <w:r>
        <w:t xml:space="preserve"> [JS] or “the breach abated”</w:t>
      </w:r>
    </w:p>
  </w:footnote>
  <w:footnote w:id="622">
    <w:p w14:paraId="4F51BD8C" w14:textId="77777777" w:rsidR="00626974" w:rsidRDefault="00626974" w:rsidP="00704CAA">
      <w:pPr>
        <w:pStyle w:val="footnote"/>
      </w:pPr>
      <w:r>
        <w:rPr>
          <w:rStyle w:val="FootnoteReference"/>
        </w:rPr>
        <w:footnoteRef/>
      </w:r>
      <w:r>
        <w:t xml:space="preserve"> [JS] or “reckoned”</w:t>
      </w:r>
    </w:p>
  </w:footnote>
  <w:footnote w:id="623">
    <w:p w14:paraId="0DE19382" w14:textId="77777777" w:rsidR="00626974" w:rsidRDefault="00626974" w:rsidP="00704CAA">
      <w:pPr>
        <w:pStyle w:val="footnote"/>
      </w:pPr>
      <w:r>
        <w:rPr>
          <w:rStyle w:val="FootnoteReference"/>
        </w:rPr>
        <w:footnoteRef/>
      </w:r>
      <w:r>
        <w:t xml:space="preserve"> [JS] literally “mingled” and “works”</w:t>
      </w:r>
    </w:p>
  </w:footnote>
  <w:footnote w:id="624">
    <w:p w14:paraId="21E48811" w14:textId="77777777" w:rsidR="00626974" w:rsidRDefault="00626974" w:rsidP="00704CAA">
      <w:pPr>
        <w:pStyle w:val="footnote"/>
      </w:pPr>
      <w:r>
        <w:rPr>
          <w:rStyle w:val="FootnoteReference"/>
        </w:rPr>
        <w:footnoteRef/>
      </w:r>
      <w:r>
        <w:t xml:space="preserve"> [JS] or “give thanks to”, “thankfully confess with praise”</w:t>
      </w:r>
    </w:p>
  </w:footnote>
  <w:footnote w:id="625">
    <w:p w14:paraId="5744C399" w14:textId="77777777" w:rsidR="00626974" w:rsidRDefault="00626974" w:rsidP="00704CAA">
      <w:pPr>
        <w:pStyle w:val="footnote"/>
      </w:pPr>
      <w:r>
        <w:rPr>
          <w:rStyle w:val="FootnoteReference"/>
        </w:rPr>
        <w:footnoteRef/>
      </w:r>
      <w:r>
        <w:t xml:space="preserve"> [JS] or “age to age”</w:t>
      </w:r>
    </w:p>
  </w:footnote>
  <w:footnote w:id="626">
    <w:p w14:paraId="0410B31B" w14:textId="77777777" w:rsidR="00626974" w:rsidRDefault="00626974" w:rsidP="00704CAA">
      <w:pPr>
        <w:pStyle w:val="footnote"/>
      </w:pPr>
      <w:r>
        <w:rPr>
          <w:rStyle w:val="FootnoteReference"/>
        </w:rPr>
        <w:footnoteRef/>
      </w:r>
      <w:r>
        <w:t xml:space="preserve"> [JS] or “May it be! May it be” or “So be it! So be it!”</w:t>
      </w:r>
    </w:p>
  </w:footnote>
  <w:footnote w:id="627">
    <w:p w14:paraId="0FB3C337" w14:textId="77777777" w:rsidR="00626974" w:rsidRDefault="00626974" w:rsidP="00704CAA">
      <w:pPr>
        <w:pStyle w:val="footnote"/>
      </w:pPr>
      <w:r>
        <w:rPr>
          <w:rStyle w:val="FootnoteReference"/>
        </w:rPr>
        <w:footnoteRef/>
      </w:r>
      <w:r>
        <w:t xml:space="preserve"> [JS] or “give thanks to”, “thankfully confess with praise”</w:t>
      </w:r>
    </w:p>
  </w:footnote>
  <w:footnote w:id="628">
    <w:p w14:paraId="7E54D57E" w14:textId="77777777" w:rsidR="00626974" w:rsidRDefault="00626974" w:rsidP="00704CAA">
      <w:pPr>
        <w:pStyle w:val="footnote"/>
      </w:pPr>
      <w:r>
        <w:rPr>
          <w:rStyle w:val="FootnoteReference"/>
        </w:rPr>
        <w:footnoteRef/>
      </w:r>
      <w:r>
        <w:t xml:space="preserve"> [JS] NETS, Fr. Lazarus, and the Coptic have “sea”, others have “south”</w:t>
      </w:r>
    </w:p>
  </w:footnote>
  <w:footnote w:id="629">
    <w:p w14:paraId="178F2BAD" w14:textId="77777777" w:rsidR="00626974" w:rsidRDefault="00626974" w:rsidP="00704CAA">
      <w:pPr>
        <w:pStyle w:val="footnote"/>
      </w:pPr>
      <w:r>
        <w:rPr>
          <w:rStyle w:val="FootnoteReference"/>
        </w:rPr>
        <w:footnoteRef/>
      </w:r>
      <w:r>
        <w:t xml:space="preserve"> [JS] or “praise and thank”, “thankfully confess with praise”</w:t>
      </w:r>
    </w:p>
  </w:footnote>
  <w:footnote w:id="630">
    <w:p w14:paraId="6A8B4AB6" w14:textId="77777777" w:rsidR="00626974" w:rsidRDefault="00626974" w:rsidP="00704CAA">
      <w:pPr>
        <w:pStyle w:val="footnote"/>
      </w:pPr>
      <w:r>
        <w:rPr>
          <w:rStyle w:val="FootnoteReference"/>
        </w:rPr>
        <w:footnoteRef/>
      </w:r>
      <w:r>
        <w:t xml:space="preserve"> [JS] or “praise and thank”, “thankfully confess with praise.”</w:t>
      </w:r>
    </w:p>
  </w:footnote>
  <w:footnote w:id="631">
    <w:p w14:paraId="7CBE112A" w14:textId="77777777" w:rsidR="00626974" w:rsidRDefault="00626974" w:rsidP="00704CAA">
      <w:pPr>
        <w:pStyle w:val="footnote"/>
      </w:pPr>
      <w:r>
        <w:rPr>
          <w:rStyle w:val="FootnoteReference"/>
        </w:rPr>
        <w:footnoteRef/>
      </w:r>
      <w:r>
        <w:t xml:space="preserve"> [JS] or “He helped them out of the way of their iniquity”</w:t>
      </w:r>
    </w:p>
  </w:footnote>
  <w:footnote w:id="632">
    <w:p w14:paraId="22A56B6D" w14:textId="77777777" w:rsidR="00626974" w:rsidRDefault="00626974"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626974" w:rsidRDefault="00626974" w:rsidP="00704CAA">
      <w:pPr>
        <w:pStyle w:val="footnote"/>
      </w:pPr>
      <w:r>
        <w:rPr>
          <w:rStyle w:val="FootnoteReference"/>
        </w:rPr>
        <w:footnoteRef/>
      </w:r>
      <w:r>
        <w:t xml:space="preserve"> [JS] or “praise and thank”, “thankfully confess with praise”</w:t>
      </w:r>
    </w:p>
  </w:footnote>
  <w:footnote w:id="634">
    <w:p w14:paraId="6DE0266A" w14:textId="77777777" w:rsidR="00626974" w:rsidRDefault="00626974" w:rsidP="00704CAA">
      <w:pPr>
        <w:pStyle w:val="footnote"/>
      </w:pPr>
      <w:r>
        <w:rPr>
          <w:rStyle w:val="FootnoteReference"/>
        </w:rPr>
        <w:footnoteRef/>
      </w:r>
      <w:r>
        <w:t xml:space="preserve"> [JS] Fr. Lazarus has “all their skill was scuttled.”</w:t>
      </w:r>
    </w:p>
  </w:footnote>
  <w:footnote w:id="635">
    <w:p w14:paraId="4B2EAC84" w14:textId="77777777" w:rsidR="00626974" w:rsidRDefault="00626974" w:rsidP="00704CAA">
      <w:pPr>
        <w:pStyle w:val="footnote"/>
      </w:pPr>
      <w:r>
        <w:rPr>
          <w:rStyle w:val="FootnoteReference"/>
        </w:rPr>
        <w:footnoteRef/>
      </w:r>
      <w:r>
        <w:t xml:space="preserve"> [JS] or “praise and thank”, “thankfully confess with praise”</w:t>
      </w:r>
    </w:p>
  </w:footnote>
  <w:footnote w:id="636">
    <w:p w14:paraId="589D0F1B" w14:textId="77777777" w:rsidR="00626974" w:rsidRDefault="00626974"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626974" w:rsidRDefault="00626974" w:rsidP="00704CAA">
      <w:pPr>
        <w:pStyle w:val="footnote"/>
      </w:pPr>
      <w:r>
        <w:rPr>
          <w:rStyle w:val="FootnoteReference"/>
        </w:rPr>
        <w:footnoteRef/>
      </w:r>
      <w:r>
        <w:t xml:space="preserve"> [JS] NETS has, “make music”, OSB, “give praise”</w:t>
      </w:r>
    </w:p>
  </w:footnote>
  <w:footnote w:id="638">
    <w:p w14:paraId="2BBBBDB1" w14:textId="77777777" w:rsidR="00626974" w:rsidRDefault="00626974" w:rsidP="00704CAA">
      <w:pPr>
        <w:pStyle w:val="footnote"/>
      </w:pPr>
      <w:r>
        <w:rPr>
          <w:rStyle w:val="FootnoteReference"/>
        </w:rPr>
        <w:footnoteRef/>
      </w:r>
      <w:r>
        <w:t xml:space="preserve"> [JS] “thankfully confess You with praise”</w:t>
      </w:r>
    </w:p>
  </w:footnote>
  <w:footnote w:id="639">
    <w:p w14:paraId="5C6900D2" w14:textId="77777777" w:rsidR="00626974" w:rsidRDefault="00626974"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626974" w:rsidRDefault="00626974" w:rsidP="00704CAA">
      <w:pPr>
        <w:pStyle w:val="footnote"/>
      </w:pPr>
      <w:r>
        <w:rPr>
          <w:rStyle w:val="FootnoteReference"/>
        </w:rPr>
        <w:footnoteRef/>
      </w:r>
      <w:r>
        <w:t xml:space="preserve"> [JS] “holy place.”</w:t>
      </w:r>
    </w:p>
  </w:footnote>
  <w:footnote w:id="641">
    <w:p w14:paraId="25606447" w14:textId="77777777" w:rsidR="00626974" w:rsidRDefault="00626974" w:rsidP="00704CAA">
      <w:pPr>
        <w:pStyle w:val="footnote"/>
      </w:pPr>
      <w:r>
        <w:rPr>
          <w:rStyle w:val="FootnoteReference"/>
        </w:rPr>
        <w:footnoteRef/>
      </w:r>
      <w:r>
        <w:t xml:space="preserve"> See Psalm 59:10 and footnote.</w:t>
      </w:r>
    </w:p>
  </w:footnote>
  <w:footnote w:id="642">
    <w:p w14:paraId="7DF3C2CB" w14:textId="77777777" w:rsidR="00626974" w:rsidRDefault="00626974"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626974" w:rsidRDefault="00626974" w:rsidP="00704CAA">
      <w:pPr>
        <w:pStyle w:val="footnote"/>
      </w:pPr>
      <w:r>
        <w:rPr>
          <w:rStyle w:val="FootnoteReference"/>
        </w:rPr>
        <w:footnoteRef/>
      </w:r>
      <w:r>
        <w:t xml:space="preserve"> [JS] or “lawlessness”</w:t>
      </w:r>
    </w:p>
  </w:footnote>
  <w:footnote w:id="644">
    <w:p w14:paraId="0370D8B9" w14:textId="77777777" w:rsidR="00626974" w:rsidRDefault="00626974" w:rsidP="00704CAA">
      <w:pPr>
        <w:pStyle w:val="footnote"/>
      </w:pPr>
      <w:r>
        <w:rPr>
          <w:rStyle w:val="FootnoteReference"/>
        </w:rPr>
        <w:footnoteRef/>
      </w:r>
      <w:r>
        <w:t xml:space="preserve"> Cf. Num. 5:22.</w:t>
      </w:r>
    </w:p>
  </w:footnote>
  <w:footnote w:id="645">
    <w:p w14:paraId="1B36DB9E" w14:textId="77777777" w:rsidR="00626974" w:rsidRDefault="00626974" w:rsidP="00704CAA">
      <w:pPr>
        <w:pStyle w:val="footnote"/>
      </w:pPr>
      <w:r>
        <w:rPr>
          <w:rStyle w:val="FootnoteReference"/>
        </w:rPr>
        <w:footnoteRef/>
      </w:r>
      <w:r>
        <w:t xml:space="preserve"> Mt. 27:39.</w:t>
      </w:r>
    </w:p>
  </w:footnote>
  <w:footnote w:id="646">
    <w:p w14:paraId="22940EE6" w14:textId="77777777" w:rsidR="00626974" w:rsidRDefault="00626974" w:rsidP="00704CAA">
      <w:pPr>
        <w:pStyle w:val="footnote"/>
      </w:pPr>
      <w:r>
        <w:rPr>
          <w:rStyle w:val="FootnoteReference"/>
        </w:rPr>
        <w:footnoteRef/>
      </w:r>
      <w:r>
        <w:t xml:space="preserve"> [JS] or “give thanks to”. “thankfully confess with praise”</w:t>
      </w:r>
    </w:p>
  </w:footnote>
  <w:footnote w:id="647">
    <w:p w14:paraId="250C4082" w14:textId="77777777" w:rsidR="00626974" w:rsidRDefault="00626974"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626974" w:rsidRDefault="00626974"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626974" w:rsidRDefault="00626974" w:rsidP="00704CAA">
      <w:pPr>
        <w:pStyle w:val="footnote"/>
      </w:pPr>
      <w:r>
        <w:rPr>
          <w:rStyle w:val="FootnoteReference"/>
        </w:rPr>
        <w:footnoteRef/>
      </w:r>
      <w:r>
        <w:t xml:space="preserve"> [JS] “with You is the dominion/rule in the day of Your power”</w:t>
      </w:r>
    </w:p>
  </w:footnote>
  <w:footnote w:id="650">
    <w:p w14:paraId="04BA8F57" w14:textId="77777777" w:rsidR="00626974" w:rsidRDefault="00626974" w:rsidP="00704CAA">
      <w:pPr>
        <w:pStyle w:val="footnote"/>
      </w:pPr>
      <w:r>
        <w:rPr>
          <w:rStyle w:val="FootnoteReference"/>
        </w:rPr>
        <w:footnoteRef/>
      </w:r>
      <w:r>
        <w:t xml:space="preserve"> Cf. 1 Cor. 15:41-43.</w:t>
      </w:r>
    </w:p>
  </w:footnote>
  <w:footnote w:id="651">
    <w:p w14:paraId="0419BAA6" w14:textId="77777777" w:rsidR="00626974" w:rsidRDefault="00626974" w:rsidP="00704CAA">
      <w:pPr>
        <w:pStyle w:val="footnote"/>
      </w:pPr>
      <w:r>
        <w:rPr>
          <w:rStyle w:val="FootnoteReference"/>
        </w:rPr>
        <w:footnoteRef/>
      </w:r>
      <w:r>
        <w:t xml:space="preserve"> [JS] literally “morning star”</w:t>
      </w:r>
    </w:p>
  </w:footnote>
  <w:footnote w:id="652">
    <w:p w14:paraId="6A1A3510" w14:textId="77777777" w:rsidR="00626974" w:rsidRDefault="00626974"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626974" w:rsidRDefault="00626974" w:rsidP="00704CAA">
      <w:pPr>
        <w:pStyle w:val="footnote"/>
      </w:pPr>
      <w:r>
        <w:rPr>
          <w:rStyle w:val="FootnoteReference"/>
        </w:rPr>
        <w:footnoteRef/>
      </w:r>
      <w:r>
        <w:t xml:space="preserve"> [JS] Fr. Lazarus renders “repent” as “change His mind”</w:t>
      </w:r>
    </w:p>
  </w:footnote>
  <w:footnote w:id="654">
    <w:p w14:paraId="6A954099" w14:textId="77777777" w:rsidR="00626974" w:rsidRDefault="00626974" w:rsidP="00704CAA">
      <w:pPr>
        <w:pStyle w:val="footnote"/>
      </w:pPr>
      <w:r>
        <w:rPr>
          <w:rStyle w:val="FootnoteReference"/>
        </w:rPr>
        <w:footnoteRef/>
      </w:r>
      <w:r>
        <w:t xml:space="preserve"> Heb. 7:21.</w:t>
      </w:r>
    </w:p>
  </w:footnote>
  <w:footnote w:id="655">
    <w:p w14:paraId="7ADC21DE" w14:textId="77777777" w:rsidR="00626974" w:rsidRDefault="00626974"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626974" w:rsidRDefault="00626974" w:rsidP="00704CAA">
      <w:pPr>
        <w:pStyle w:val="footnote"/>
      </w:pPr>
      <w:r>
        <w:rPr>
          <w:rStyle w:val="FootnoteReference"/>
        </w:rPr>
        <w:footnoteRef/>
      </w:r>
      <w:r>
        <w:t xml:space="preserve"> [JS] or “give thanks,” or “thankfully confess with praise”</w:t>
      </w:r>
    </w:p>
  </w:footnote>
  <w:footnote w:id="657">
    <w:p w14:paraId="72BD2026" w14:textId="77777777" w:rsidR="00626974" w:rsidRDefault="00626974" w:rsidP="00704CAA">
      <w:pPr>
        <w:pStyle w:val="footnote"/>
      </w:pPr>
      <w:r>
        <w:rPr>
          <w:rStyle w:val="FootnoteReference"/>
        </w:rPr>
        <w:footnoteRef/>
      </w:r>
      <w:r>
        <w:t xml:space="preserve"> [JS] or “assembly”</w:t>
      </w:r>
    </w:p>
  </w:footnote>
  <w:footnote w:id="658">
    <w:p w14:paraId="5C873828" w14:textId="77777777" w:rsidR="00626974" w:rsidRDefault="00626974" w:rsidP="00704CAA">
      <w:pPr>
        <w:pStyle w:val="footnote"/>
      </w:pPr>
      <w:r>
        <w:rPr>
          <w:rStyle w:val="FootnoteReference"/>
        </w:rPr>
        <w:footnoteRef/>
      </w:r>
      <w:r>
        <w:t xml:space="preserve"> [JS] or “sought out in all things according to His will.”</w:t>
      </w:r>
    </w:p>
  </w:footnote>
  <w:footnote w:id="659">
    <w:p w14:paraId="4A82352A" w14:textId="77777777" w:rsidR="00626974" w:rsidRDefault="00626974" w:rsidP="00704CAA">
      <w:pPr>
        <w:pStyle w:val="footnote"/>
      </w:pPr>
      <w:r>
        <w:rPr>
          <w:rStyle w:val="FootnoteReference"/>
        </w:rPr>
        <w:footnoteRef/>
      </w:r>
      <w:r>
        <w:t xml:space="preserve"> [JS] or “thanksgiving,” or “thankful confession with praise”</w:t>
      </w:r>
    </w:p>
  </w:footnote>
  <w:footnote w:id="660">
    <w:p w14:paraId="003E75E9" w14:textId="77777777" w:rsidR="00626974" w:rsidRDefault="00626974"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626974" w:rsidRDefault="00626974" w:rsidP="00704CAA">
      <w:pPr>
        <w:pStyle w:val="footnote"/>
      </w:pPr>
      <w:r>
        <w:rPr>
          <w:rStyle w:val="FootnoteReference"/>
        </w:rPr>
        <w:footnoteRef/>
      </w:r>
      <w:r>
        <w:t xml:space="preserve"> Gen. 6:18; 9:9f; 15; 17; Ex. 19:5; Mk. 14:24; Lk. 22:20,29,30.</w:t>
      </w:r>
    </w:p>
  </w:footnote>
  <w:footnote w:id="662">
    <w:p w14:paraId="25E37270" w14:textId="77777777" w:rsidR="00626974" w:rsidRDefault="00626974" w:rsidP="00704CAA">
      <w:pPr>
        <w:pStyle w:val="footnote"/>
      </w:pPr>
      <w:r>
        <w:rPr>
          <w:rStyle w:val="FootnoteReference"/>
        </w:rPr>
        <w:footnoteRef/>
      </w:r>
      <w:r>
        <w:t xml:space="preserve"> [JS] or “awesome”, “terrible”</w:t>
      </w:r>
    </w:p>
  </w:footnote>
  <w:footnote w:id="663">
    <w:p w14:paraId="21A9EB43" w14:textId="77777777" w:rsidR="00626974" w:rsidRDefault="00626974"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626974" w:rsidRDefault="00626974"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626974" w:rsidRDefault="00626974" w:rsidP="00704CAA">
      <w:pPr>
        <w:pStyle w:val="footnote"/>
      </w:pPr>
      <w:r>
        <w:rPr>
          <w:rStyle w:val="FootnoteReference"/>
        </w:rPr>
        <w:footnoteRef/>
      </w:r>
      <w:r>
        <w:t xml:space="preserve"> [JS] or “endures forever and ever”</w:t>
      </w:r>
    </w:p>
  </w:footnote>
  <w:footnote w:id="666">
    <w:p w14:paraId="4732D835" w14:textId="77777777" w:rsidR="00626974" w:rsidRDefault="00626974" w:rsidP="00704CAA">
      <w:pPr>
        <w:pStyle w:val="footnote"/>
      </w:pPr>
      <w:r>
        <w:rPr>
          <w:rStyle w:val="FootnoteReference"/>
        </w:rPr>
        <w:footnoteRef/>
      </w:r>
      <w:r>
        <w:t xml:space="preserve"> [JS] or “dawned”</w:t>
      </w:r>
    </w:p>
  </w:footnote>
  <w:footnote w:id="667">
    <w:p w14:paraId="049D5215" w14:textId="77777777" w:rsidR="00626974" w:rsidRDefault="00626974" w:rsidP="00704CAA">
      <w:pPr>
        <w:pStyle w:val="footnote"/>
      </w:pPr>
      <w:r>
        <w:rPr>
          <w:rStyle w:val="FootnoteReference"/>
        </w:rPr>
        <w:footnoteRef/>
      </w:r>
      <w:r>
        <w:t xml:space="preserve"> [JS] NETS interprets this as “He scattered [His enemies]”</w:t>
      </w:r>
    </w:p>
  </w:footnote>
  <w:footnote w:id="668">
    <w:p w14:paraId="2262A787" w14:textId="77777777" w:rsidR="00626974" w:rsidRDefault="00626974" w:rsidP="00704CAA">
      <w:pPr>
        <w:pStyle w:val="footnote"/>
      </w:pPr>
      <w:r>
        <w:rPr>
          <w:rStyle w:val="FootnoteReference"/>
        </w:rPr>
        <w:footnoteRef/>
      </w:r>
      <w:r>
        <w:t xml:space="preserve"> [JS] or “contines forever and ever”</w:t>
      </w:r>
    </w:p>
  </w:footnote>
  <w:footnote w:id="669">
    <w:p w14:paraId="3DC1ACDA" w14:textId="77777777" w:rsidR="00626974" w:rsidRDefault="00626974" w:rsidP="00704CAA">
      <w:pPr>
        <w:pStyle w:val="footnote"/>
      </w:pPr>
      <w:r>
        <w:rPr>
          <w:rStyle w:val="FootnoteReference"/>
        </w:rPr>
        <w:footnoteRef/>
      </w:r>
      <w:r>
        <w:t xml:space="preserve"> [JS] or “he will be raised to power and glory.”</w:t>
      </w:r>
    </w:p>
  </w:footnote>
  <w:footnote w:id="670">
    <w:p w14:paraId="4A10F39F" w14:textId="77777777" w:rsidR="00626974" w:rsidRDefault="00626974"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626974" w:rsidRDefault="00626974"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626974" w:rsidRDefault="00626974"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626974" w:rsidRDefault="00626974" w:rsidP="00704CAA">
      <w:pPr>
        <w:pStyle w:val="footnote"/>
      </w:pPr>
      <w:r>
        <w:rPr>
          <w:rStyle w:val="FootnoteReference"/>
        </w:rPr>
        <w:footnoteRef/>
      </w:r>
      <w:r>
        <w:t xml:space="preserve"> Ex. 19:6; 29:43-46; Deut. 27:9; Is. 63:18,19; Jer. 2:3; 2 Cor. 6:16.</w:t>
      </w:r>
    </w:p>
  </w:footnote>
  <w:footnote w:id="674">
    <w:p w14:paraId="4ACA2EFF" w14:textId="77777777" w:rsidR="00626974" w:rsidRDefault="00626974"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626974" w:rsidRDefault="00626974"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626974" w:rsidRDefault="00626974" w:rsidP="00704CAA">
      <w:pPr>
        <w:pStyle w:val="footnote"/>
      </w:pPr>
      <w:r>
        <w:rPr>
          <w:rStyle w:val="FootnoteReference"/>
        </w:rPr>
        <w:footnoteRef/>
      </w:r>
      <w:r>
        <w:t xml:space="preserve"> [JS] or “presence”</w:t>
      </w:r>
    </w:p>
  </w:footnote>
  <w:footnote w:id="677">
    <w:p w14:paraId="263120E9" w14:textId="77777777" w:rsidR="00626974" w:rsidRDefault="00626974" w:rsidP="00704CAA">
      <w:pPr>
        <w:pStyle w:val="footnote"/>
      </w:pPr>
      <w:r>
        <w:rPr>
          <w:rStyle w:val="FootnoteReference"/>
        </w:rPr>
        <w:footnoteRef/>
      </w:r>
      <w:r>
        <w:t xml:space="preserve"> Cf. John 1:18; 3:13; Wisdom 18:16.</w:t>
      </w:r>
    </w:p>
  </w:footnote>
  <w:footnote w:id="678">
    <w:p w14:paraId="45C85546" w14:textId="77777777" w:rsidR="00626974" w:rsidRDefault="00626974"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626974" w:rsidRDefault="00626974" w:rsidP="00704CAA">
      <w:pPr>
        <w:pStyle w:val="footnote"/>
      </w:pPr>
      <w:r>
        <w:rPr>
          <w:rStyle w:val="FootnoteReference"/>
        </w:rPr>
        <w:footnoteRef/>
      </w:r>
      <w:r>
        <w:t xml:space="preserve"> [JS] or “from now and forevermore.”</w:t>
      </w:r>
    </w:p>
  </w:footnote>
  <w:footnote w:id="680">
    <w:p w14:paraId="0509066F" w14:textId="77777777" w:rsidR="00626974" w:rsidRDefault="00626974"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626974" w:rsidRDefault="00626974" w:rsidP="00704CAA">
      <w:pPr>
        <w:pStyle w:val="footnote"/>
      </w:pPr>
      <w:r>
        <w:rPr>
          <w:rStyle w:val="FootnoteReference"/>
        </w:rPr>
        <w:footnoteRef/>
      </w:r>
      <w:r>
        <w:t xml:space="preserve"> [JS] or “cry”</w:t>
      </w:r>
    </w:p>
  </w:footnote>
  <w:footnote w:id="682">
    <w:p w14:paraId="65517406" w14:textId="77777777" w:rsidR="00626974" w:rsidRDefault="00626974" w:rsidP="00704CAA">
      <w:pPr>
        <w:pStyle w:val="footnote"/>
      </w:pPr>
      <w:r>
        <w:rPr>
          <w:rStyle w:val="FootnoteReference"/>
        </w:rPr>
        <w:footnoteRef/>
      </w:r>
      <w:r>
        <w:t xml:space="preserve"> [JS] or “rescue”, i.e. “O Lord, rescue me!”</w:t>
      </w:r>
    </w:p>
  </w:footnote>
  <w:footnote w:id="683">
    <w:p w14:paraId="00DCFDCC" w14:textId="77777777" w:rsidR="00626974" w:rsidRDefault="00626974" w:rsidP="00704CAA">
      <w:pPr>
        <w:pStyle w:val="footnote"/>
      </w:pPr>
      <w:r>
        <w:rPr>
          <w:rStyle w:val="FootnoteReference"/>
        </w:rPr>
        <w:footnoteRef/>
      </w:r>
      <w:r>
        <w:t xml:space="preserve"> Or “life,” or “self.</w:t>
      </w:r>
    </w:p>
  </w:footnote>
  <w:footnote w:id="684">
    <w:p w14:paraId="39013900" w14:textId="77777777" w:rsidR="00626974" w:rsidRDefault="00626974" w:rsidP="00704CAA">
      <w:pPr>
        <w:pStyle w:val="footnote"/>
      </w:pPr>
      <w:r>
        <w:rPr>
          <w:rStyle w:val="FootnoteReference"/>
        </w:rPr>
        <w:footnoteRef/>
      </w:r>
      <w:r>
        <w:t xml:space="preserve"> cf. Heb. 4:10; Phil. 2:12; Mt. 11:28,29; Jer. 6:16.</w:t>
      </w:r>
    </w:p>
  </w:footnote>
  <w:footnote w:id="685">
    <w:p w14:paraId="7EF4902F" w14:textId="77777777" w:rsidR="00626974" w:rsidRDefault="00626974" w:rsidP="00704CAA">
      <w:pPr>
        <w:pStyle w:val="footnote"/>
      </w:pPr>
      <w:r>
        <w:rPr>
          <w:rStyle w:val="FootnoteReference"/>
        </w:rPr>
        <w:footnoteRef/>
      </w:r>
      <w:r>
        <w:t xml:space="preserve"> [JS] Fr. Lazarus has, “I will live to please the Lord”</w:t>
      </w:r>
    </w:p>
  </w:footnote>
  <w:footnote w:id="686">
    <w:p w14:paraId="074C68EB" w14:textId="77777777" w:rsidR="00626974" w:rsidRDefault="00626974" w:rsidP="00704CAA">
      <w:pPr>
        <w:pStyle w:val="footnote"/>
      </w:pPr>
      <w:r>
        <w:rPr>
          <w:rStyle w:val="FootnoteReference"/>
        </w:rPr>
        <w:footnoteRef/>
      </w:r>
      <w:r>
        <w:t xml:space="preserve"> 2 Cor. 4:13.</w:t>
      </w:r>
    </w:p>
  </w:footnote>
  <w:footnote w:id="687">
    <w:p w14:paraId="1961AD01" w14:textId="77777777" w:rsidR="00626974" w:rsidRDefault="00626974" w:rsidP="00704CAA">
      <w:pPr>
        <w:pStyle w:val="footnote"/>
      </w:pPr>
      <w:r>
        <w:rPr>
          <w:rStyle w:val="FootnoteReference"/>
        </w:rPr>
        <w:footnoteRef/>
      </w:r>
      <w:r>
        <w:t xml:space="preserve"> [JS] or “brought very low”</w:t>
      </w:r>
    </w:p>
  </w:footnote>
  <w:footnote w:id="688">
    <w:p w14:paraId="5336CA97" w14:textId="77777777" w:rsidR="00626974" w:rsidRDefault="00626974" w:rsidP="00704CAA">
      <w:pPr>
        <w:pStyle w:val="footnote"/>
      </w:pPr>
      <w:r>
        <w:rPr>
          <w:rStyle w:val="FootnoteReference"/>
        </w:rPr>
        <w:footnoteRef/>
      </w:r>
      <w:r>
        <w:t xml:space="preserve"> [JS] OSB has, “ecstasy,” Fr. Lazarus has “madness,” Brenton has “amazement.”</w:t>
      </w:r>
    </w:p>
  </w:footnote>
  <w:footnote w:id="689">
    <w:p w14:paraId="7806EAC7" w14:textId="77777777" w:rsidR="00626974" w:rsidRDefault="00626974" w:rsidP="00704CAA">
      <w:pPr>
        <w:pStyle w:val="footnote"/>
      </w:pPr>
      <w:r>
        <w:rPr>
          <w:rStyle w:val="FootnoteReference"/>
        </w:rPr>
        <w:footnoteRef/>
      </w:r>
      <w:r>
        <w:t xml:space="preserve"> [JS] NETS and OSB omit vs. 5.</w:t>
      </w:r>
    </w:p>
  </w:footnote>
  <w:footnote w:id="690">
    <w:p w14:paraId="3C69D206" w14:textId="77777777" w:rsidR="00626974" w:rsidRDefault="00626974" w:rsidP="00704CAA">
      <w:pPr>
        <w:pStyle w:val="footnote"/>
      </w:pPr>
      <w:r>
        <w:rPr>
          <w:rStyle w:val="FootnoteReference"/>
        </w:rPr>
        <w:footnoteRef/>
      </w:r>
      <w:r>
        <w:t xml:space="preserve"> [JS] literally, “holy ones.”</w:t>
      </w:r>
    </w:p>
  </w:footnote>
  <w:footnote w:id="691">
    <w:p w14:paraId="42AB023A" w14:textId="77777777" w:rsidR="00626974" w:rsidRDefault="00626974"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626974" w:rsidRDefault="00626974" w:rsidP="00704CAA">
      <w:pPr>
        <w:pStyle w:val="footnote"/>
      </w:pPr>
      <w:r>
        <w:rPr>
          <w:rStyle w:val="FootnoteReference"/>
        </w:rPr>
        <w:footnoteRef/>
      </w:r>
      <w:r>
        <w:t xml:space="preserve"> [JS] litearlly, “slave”.</w:t>
      </w:r>
    </w:p>
  </w:footnote>
  <w:footnote w:id="693">
    <w:p w14:paraId="3AA5172C" w14:textId="77777777" w:rsidR="00626974" w:rsidRDefault="00626974" w:rsidP="00704CAA">
      <w:pPr>
        <w:pStyle w:val="footnote"/>
      </w:pPr>
      <w:r>
        <w:rPr>
          <w:rStyle w:val="FootnoteReference"/>
        </w:rPr>
        <w:footnoteRef/>
      </w:r>
      <w:r>
        <w:t xml:space="preserve"> [JS] [] lacking in NETS and OSB.</w:t>
      </w:r>
    </w:p>
  </w:footnote>
  <w:footnote w:id="694">
    <w:p w14:paraId="6A76C09C" w14:textId="77777777" w:rsidR="00626974" w:rsidRDefault="00626974" w:rsidP="00704CAA">
      <w:pPr>
        <w:pStyle w:val="footnote"/>
      </w:pPr>
      <w:r>
        <w:rPr>
          <w:rStyle w:val="FootnoteReference"/>
        </w:rPr>
        <w:footnoteRef/>
      </w:r>
      <w:r>
        <w:t xml:space="preserve"> Rom. 15:11.</w:t>
      </w:r>
    </w:p>
  </w:footnote>
  <w:footnote w:id="695">
    <w:p w14:paraId="68C80167" w14:textId="77777777" w:rsidR="00626974" w:rsidRDefault="00626974"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626974" w:rsidRDefault="00626974" w:rsidP="00704CAA">
      <w:pPr>
        <w:pStyle w:val="footnote"/>
      </w:pPr>
      <w:r>
        <w:rPr>
          <w:rStyle w:val="FootnoteReference"/>
        </w:rPr>
        <w:footnoteRef/>
      </w:r>
      <w:r>
        <w:t xml:space="preserve"> [JS] “thankfully confess the Lord with praise,” here and throughout</w:t>
      </w:r>
    </w:p>
  </w:footnote>
  <w:footnote w:id="697">
    <w:p w14:paraId="56D602AB" w14:textId="77777777" w:rsidR="00626974" w:rsidRDefault="00626974"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626974" w:rsidRPr="00C544D6" w:rsidRDefault="00626974" w:rsidP="00704CAA">
      <w:pPr>
        <w:pStyle w:val="footnote"/>
      </w:pPr>
      <w:r w:rsidRPr="00C544D6">
        <w:rPr>
          <w:rStyle w:val="FootnoteReference"/>
        </w:rPr>
        <w:footnoteRef/>
      </w:r>
      <w:r w:rsidRPr="00C544D6">
        <w:t xml:space="preserve"> Heb. 13:6.</w:t>
      </w:r>
    </w:p>
  </w:footnote>
  <w:footnote w:id="699">
    <w:p w14:paraId="5D0FEE98" w14:textId="77777777" w:rsidR="00626974" w:rsidRDefault="00626974" w:rsidP="00704CAA">
      <w:pPr>
        <w:pStyle w:val="footnote"/>
      </w:pPr>
      <w:r>
        <w:rPr>
          <w:rStyle w:val="FootnoteReference"/>
        </w:rPr>
        <w:footnoteRef/>
      </w:r>
      <w:r>
        <w:t xml:space="preserve"> [JS] Fr. Lazarus has “see the fall of”</w:t>
      </w:r>
    </w:p>
  </w:footnote>
  <w:footnote w:id="700">
    <w:p w14:paraId="47411FC0" w14:textId="77777777" w:rsidR="00626974" w:rsidRDefault="00626974"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626974" w:rsidRDefault="00626974" w:rsidP="00704CAA">
      <w:pPr>
        <w:pStyle w:val="footnote"/>
      </w:pPr>
      <w:r>
        <w:rPr>
          <w:rStyle w:val="FootnoteReference"/>
        </w:rPr>
        <w:footnoteRef/>
      </w:r>
      <w:r>
        <w:t xml:space="preserve"> [JS] or “give thanks to”, “thankfully confess with praise”</w:t>
      </w:r>
    </w:p>
  </w:footnote>
  <w:footnote w:id="702">
    <w:p w14:paraId="4D0EB5F8" w14:textId="77777777" w:rsidR="00626974" w:rsidRDefault="00626974" w:rsidP="00704CAA">
      <w:pPr>
        <w:pStyle w:val="footnote"/>
      </w:pPr>
      <w:r>
        <w:rPr>
          <w:rStyle w:val="FootnoteReference"/>
        </w:rPr>
        <w:footnoteRef/>
      </w:r>
      <w:r>
        <w:t xml:space="preserve"> [JS] or “praise and thank,” “thankfully confess with praise”</w:t>
      </w:r>
    </w:p>
  </w:footnote>
  <w:footnote w:id="703">
    <w:p w14:paraId="4867BE6A" w14:textId="77777777" w:rsidR="00626974" w:rsidRDefault="00626974"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626974" w:rsidRDefault="00626974" w:rsidP="00704CAA">
      <w:pPr>
        <w:pStyle w:val="footnote"/>
      </w:pPr>
      <w:r>
        <w:rPr>
          <w:rStyle w:val="FootnoteReference"/>
        </w:rPr>
        <w:footnoteRef/>
      </w:r>
      <w:r>
        <w:t xml:space="preserve"> [JS] or “prosper us”</w:t>
      </w:r>
    </w:p>
  </w:footnote>
  <w:footnote w:id="705">
    <w:p w14:paraId="6B15A309" w14:textId="77777777" w:rsidR="00626974" w:rsidRDefault="00626974"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626974" w:rsidRDefault="00626974"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626974" w:rsidRDefault="00626974"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626974" w:rsidRDefault="00626974" w:rsidP="00704CAA">
      <w:pPr>
        <w:pStyle w:val="footnote"/>
      </w:pPr>
      <w:r>
        <w:rPr>
          <w:rStyle w:val="FootnoteReference"/>
        </w:rPr>
        <w:footnoteRef/>
      </w:r>
      <w:r>
        <w:t xml:space="preserve"> [JS] “thankfully confess You with praise”</w:t>
      </w:r>
    </w:p>
  </w:footnote>
  <w:footnote w:id="709">
    <w:p w14:paraId="6C5B9009" w14:textId="77777777" w:rsidR="00626974" w:rsidRDefault="00626974" w:rsidP="00704CAA">
      <w:pPr>
        <w:pStyle w:val="footnote"/>
      </w:pPr>
      <w:r>
        <w:rPr>
          <w:rStyle w:val="FootnoteReference"/>
        </w:rPr>
        <w:footnoteRef/>
      </w:r>
      <w:r>
        <w:t xml:space="preserve"> [JS] “thankfully confess You with praise”</w:t>
      </w:r>
    </w:p>
  </w:footnote>
  <w:footnote w:id="710">
    <w:p w14:paraId="0FB1A1E8" w14:textId="77777777" w:rsidR="00626974" w:rsidRDefault="00626974"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626974" w:rsidRDefault="00626974" w:rsidP="00704CAA">
      <w:pPr>
        <w:pStyle w:val="footnote"/>
      </w:pPr>
      <w:r>
        <w:rPr>
          <w:rStyle w:val="FootnoteReference"/>
        </w:rPr>
        <w:footnoteRef/>
      </w:r>
      <w:r>
        <w:t xml:space="preserve"> Rom. 10:5; Gal. 3:12; Lev. 18:5; Luke 10:25-28.</w:t>
      </w:r>
    </w:p>
  </w:footnote>
  <w:footnote w:id="712">
    <w:p w14:paraId="1EF5EAAA" w14:textId="77777777" w:rsidR="00626974" w:rsidRDefault="00626974"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626974" w:rsidRDefault="00626974"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626974" w:rsidRDefault="00626974"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626974" w:rsidRDefault="00626974"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626974" w:rsidRDefault="00626974" w:rsidP="00704CAA">
      <w:pPr>
        <w:pStyle w:val="footnote"/>
      </w:pPr>
      <w:r>
        <w:rPr>
          <w:rStyle w:val="FootnoteReference"/>
        </w:rPr>
        <w:footnoteRef/>
      </w:r>
      <w:r>
        <w:t xml:space="preserve"> [JS] or “sayings,” or “teachings”</w:t>
      </w:r>
    </w:p>
  </w:footnote>
  <w:footnote w:id="717">
    <w:p w14:paraId="6D49B268" w14:textId="77777777" w:rsidR="00626974" w:rsidRDefault="00626974" w:rsidP="00704CAA">
      <w:pPr>
        <w:pStyle w:val="footnote"/>
      </w:pPr>
      <w:r>
        <w:rPr>
          <w:rStyle w:val="FootnoteReference"/>
        </w:rPr>
        <w:footnoteRef/>
      </w:r>
      <w:r>
        <w:t xml:space="preserve"> [JS] Fr. Athanasius has, “repaly,” Brenton has “recompense”</w:t>
      </w:r>
    </w:p>
  </w:footnote>
  <w:footnote w:id="718">
    <w:p w14:paraId="3F4E21CA" w14:textId="77777777" w:rsidR="00626974" w:rsidRDefault="00626974"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626974" w:rsidRDefault="00626974"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626974" w:rsidRDefault="00626974"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626974" w:rsidRDefault="00626974"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626974" w:rsidRDefault="00626974" w:rsidP="00704CAA">
      <w:pPr>
        <w:pStyle w:val="footnote"/>
      </w:pPr>
      <w:r>
        <w:rPr>
          <w:rStyle w:val="FootnoteReference"/>
        </w:rPr>
        <w:footnoteRef/>
      </w:r>
      <w:r>
        <w:t xml:space="preserve"> [JS] or “establish,” “confirm”</w:t>
      </w:r>
    </w:p>
  </w:footnote>
  <w:footnote w:id="723">
    <w:p w14:paraId="7016EE01" w14:textId="77777777" w:rsidR="00626974" w:rsidRDefault="00626974" w:rsidP="00704CAA">
      <w:pPr>
        <w:pStyle w:val="footnote"/>
      </w:pPr>
      <w:r>
        <w:rPr>
          <w:rStyle w:val="FootnoteReference"/>
        </w:rPr>
        <w:footnoteRef/>
      </w:r>
      <w:r>
        <w:t xml:space="preserve"> [JS] or “covetousness”</w:t>
      </w:r>
    </w:p>
  </w:footnote>
  <w:footnote w:id="724">
    <w:p w14:paraId="3AB589AF" w14:textId="77777777" w:rsidR="00626974" w:rsidRDefault="00626974"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626974" w:rsidRDefault="00626974"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626974" w:rsidRDefault="00626974"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626974" w:rsidRDefault="00626974"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626974" w:rsidRDefault="00626974"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626974" w:rsidRDefault="00626974" w:rsidP="00704CAA">
      <w:pPr>
        <w:pStyle w:val="footnote"/>
      </w:pPr>
      <w:r>
        <w:rPr>
          <w:rStyle w:val="FootnoteReference"/>
        </w:rPr>
        <w:footnoteRef/>
      </w:r>
      <w:r>
        <w:t xml:space="preserve"> [JS] or “thank,” “thankfully confess You with praise”</w:t>
      </w:r>
    </w:p>
  </w:footnote>
  <w:footnote w:id="730">
    <w:p w14:paraId="7A133E63" w14:textId="77777777" w:rsidR="00626974" w:rsidRDefault="00626974"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626974" w:rsidRDefault="00626974" w:rsidP="00704CAA">
      <w:pPr>
        <w:pStyle w:val="footnote"/>
      </w:pPr>
      <w:r>
        <w:rPr>
          <w:rStyle w:val="FootnoteReference"/>
        </w:rPr>
        <w:footnoteRef/>
      </w:r>
      <w:r>
        <w:t xml:space="preserve"> Curdled with scorn, anger and fear.</w:t>
      </w:r>
    </w:p>
  </w:footnote>
  <w:footnote w:id="732">
    <w:p w14:paraId="63630B8F" w14:textId="77777777" w:rsidR="00626974" w:rsidRDefault="00626974"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626974" w:rsidRDefault="00626974"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626974" w:rsidRDefault="00626974" w:rsidP="00704CAA">
      <w:pPr>
        <w:pStyle w:val="footnote"/>
      </w:pPr>
      <w:r>
        <w:rPr>
          <w:rStyle w:val="FootnoteReference"/>
        </w:rPr>
        <w:footnoteRef/>
      </w:r>
      <w:r>
        <w:t xml:space="preserve"> [JS] i.e. my eyes were straigned looking for your word.</w:t>
      </w:r>
    </w:p>
  </w:footnote>
  <w:footnote w:id="735">
    <w:p w14:paraId="7FC6C490" w14:textId="77777777" w:rsidR="00626974" w:rsidRDefault="00626974"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626974" w:rsidRDefault="00626974"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626974" w:rsidRDefault="00626974" w:rsidP="00704CAA">
      <w:pPr>
        <w:pStyle w:val="footnote"/>
      </w:pPr>
      <w:r>
        <w:rPr>
          <w:rStyle w:val="FootnoteReference"/>
        </w:rPr>
        <w:footnoteRef/>
      </w:r>
      <w:r>
        <w:t xml:space="preserve"> [JS] revive, “give me life”</w:t>
      </w:r>
    </w:p>
  </w:footnote>
  <w:footnote w:id="738">
    <w:p w14:paraId="1F853481" w14:textId="77777777" w:rsidR="00626974" w:rsidRDefault="00626974" w:rsidP="00704CAA">
      <w:pPr>
        <w:pStyle w:val="footnote"/>
      </w:pPr>
      <w:r>
        <w:rPr>
          <w:rStyle w:val="FootnoteReference"/>
        </w:rPr>
        <w:footnoteRef/>
      </w:r>
      <w:r>
        <w:t xml:space="preserve"> [JS] “all things together”, i.e. “all the universe”</w:t>
      </w:r>
    </w:p>
  </w:footnote>
  <w:footnote w:id="739">
    <w:p w14:paraId="543C0AC2" w14:textId="77777777" w:rsidR="00626974" w:rsidRDefault="00626974"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626974" w:rsidRDefault="00626974"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626974" w:rsidRDefault="00626974"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626974" w:rsidRDefault="00626974" w:rsidP="00704CAA">
      <w:pPr>
        <w:pStyle w:val="footnote"/>
      </w:pPr>
      <w:r>
        <w:rPr>
          <w:rStyle w:val="FootnoteReference"/>
        </w:rPr>
        <w:footnoteRef/>
      </w:r>
      <w:r>
        <w:t xml:space="preserve"> [JS] probably “forever for a reward”, rather than “for an eternal reward”</w:t>
      </w:r>
    </w:p>
  </w:footnote>
  <w:footnote w:id="743">
    <w:p w14:paraId="62CCD289" w14:textId="77777777" w:rsidR="00626974" w:rsidRDefault="00626974"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626974" w:rsidRDefault="00626974"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626974" w:rsidRDefault="00626974"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626974" w:rsidRDefault="00626974"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626974" w:rsidRDefault="00626974"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626974" w:rsidRDefault="00626974" w:rsidP="00704CAA">
      <w:pPr>
        <w:pStyle w:val="footnote"/>
      </w:pPr>
      <w:r>
        <w:rPr>
          <w:rStyle w:val="FootnoteReference"/>
        </w:rPr>
        <w:footnoteRef/>
      </w:r>
      <w:r>
        <w:t xml:space="preserve"> [JS] or “I directed myself towards”</w:t>
      </w:r>
    </w:p>
  </w:footnote>
  <w:footnote w:id="749">
    <w:p w14:paraId="7AA4F803" w14:textId="77777777" w:rsidR="00626974" w:rsidRDefault="00626974" w:rsidP="00704CAA">
      <w:pPr>
        <w:pStyle w:val="footnote"/>
      </w:pPr>
      <w:r>
        <w:rPr>
          <w:rStyle w:val="FootnoteReference"/>
        </w:rPr>
        <w:footnoteRef/>
      </w:r>
      <w:r>
        <w:t xml:space="preserve"> Cf. Lk. 24:27,32,45.</w:t>
      </w:r>
    </w:p>
  </w:footnote>
  <w:footnote w:id="750">
    <w:p w14:paraId="25CB77BD" w14:textId="77777777" w:rsidR="00626974" w:rsidRDefault="00626974"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626974" w:rsidRDefault="00626974"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626974" w:rsidRDefault="00626974"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626974" w:rsidRDefault="00626974"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626974" w:rsidRDefault="00626974"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626974" w:rsidRDefault="00626974"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626974" w:rsidRDefault="00626974" w:rsidP="00704CAA">
      <w:pPr>
        <w:pStyle w:val="footnote"/>
      </w:pPr>
      <w:r>
        <w:rPr>
          <w:rStyle w:val="FootnoteReference"/>
        </w:rPr>
        <w:footnoteRef/>
      </w:r>
      <w:r>
        <w:t xml:space="preserve"> [JS] or “wickedness”</w:t>
      </w:r>
    </w:p>
  </w:footnote>
  <w:footnote w:id="757">
    <w:p w14:paraId="5B4CF2F0" w14:textId="77777777" w:rsidR="00626974" w:rsidRDefault="00626974" w:rsidP="00704CAA">
      <w:pPr>
        <w:pStyle w:val="footnote"/>
      </w:pPr>
      <w:r>
        <w:rPr>
          <w:rStyle w:val="FootnoteReference"/>
        </w:rPr>
        <w:footnoteRef/>
      </w:r>
      <w:r>
        <w:t xml:space="preserve"> Cf. Ps. 110:10.</w:t>
      </w:r>
    </w:p>
  </w:footnote>
  <w:footnote w:id="758">
    <w:p w14:paraId="3210B748" w14:textId="77777777" w:rsidR="00626974" w:rsidRDefault="00626974"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626974" w:rsidRDefault="00626974" w:rsidP="00704CAA">
      <w:pPr>
        <w:pStyle w:val="footnote"/>
      </w:pPr>
      <w:r>
        <w:rPr>
          <w:rStyle w:val="FootnoteReference"/>
        </w:rPr>
        <w:footnoteRef/>
      </w:r>
      <w:r>
        <w:t xml:space="preserve"> [JS] Coptic has, “Name”.</w:t>
      </w:r>
    </w:p>
  </w:footnote>
  <w:footnote w:id="760">
    <w:p w14:paraId="2283E1D7" w14:textId="77777777" w:rsidR="00626974" w:rsidRDefault="00626974" w:rsidP="00704CAA">
      <w:pPr>
        <w:pStyle w:val="footnote"/>
      </w:pPr>
      <w:r>
        <w:rPr>
          <w:rStyle w:val="FootnoteReference"/>
        </w:rPr>
        <w:footnoteRef/>
      </w:r>
      <w:r>
        <w:t xml:space="preserve"> [JS] or “word,” or “teachings</w:t>
      </w:r>
    </w:p>
  </w:footnote>
  <w:footnote w:id="761">
    <w:p w14:paraId="387BB099" w14:textId="77777777" w:rsidR="00626974" w:rsidRDefault="00626974" w:rsidP="00704CAA">
      <w:pPr>
        <w:pStyle w:val="footnote"/>
      </w:pPr>
      <w:r>
        <w:rPr>
          <w:rStyle w:val="FootnoteReference"/>
        </w:rPr>
        <w:footnoteRef/>
      </w:r>
      <w:r>
        <w:t xml:space="preserve"> [JS] [] found in Coptic. See the First Hour of Tuesday of Holy Week.</w:t>
      </w:r>
    </w:p>
  </w:footnote>
  <w:footnote w:id="762">
    <w:p w14:paraId="7C32BFF6" w14:textId="77777777" w:rsidR="00626974" w:rsidRDefault="00626974"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626974" w:rsidRDefault="00626974"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626974" w:rsidRDefault="00626974" w:rsidP="00704CAA">
      <w:pPr>
        <w:pStyle w:val="footnote"/>
      </w:pPr>
      <w:r>
        <w:rPr>
          <w:rStyle w:val="FootnoteReference"/>
        </w:rPr>
        <w:footnoteRef/>
      </w:r>
      <w:r>
        <w:t xml:space="preserve"> Cf. Jeremiah 3:23. I look through the hills to their unseen Maker.</w:t>
      </w:r>
    </w:p>
  </w:footnote>
  <w:footnote w:id="765">
    <w:p w14:paraId="1876E7D4" w14:textId="77777777" w:rsidR="00626974" w:rsidRDefault="00626974"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626974" w:rsidRDefault="00626974"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626974" w:rsidRDefault="00626974"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626974" w:rsidRDefault="00626974" w:rsidP="00704CAA">
      <w:pPr>
        <w:pStyle w:val="footnote"/>
      </w:pPr>
      <w:r>
        <w:rPr>
          <w:rStyle w:val="FootnoteReference"/>
        </w:rPr>
        <w:footnoteRef/>
      </w:r>
      <w:r>
        <w:t xml:space="preserve"> [JS] or “thank and praise”, “thankfully confess with praise”</w:t>
      </w:r>
    </w:p>
  </w:footnote>
  <w:footnote w:id="769">
    <w:p w14:paraId="1FAE8E94" w14:textId="77777777" w:rsidR="00626974" w:rsidRDefault="00626974"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626974" w:rsidRDefault="00626974"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626974" w:rsidRDefault="00626974" w:rsidP="00704CAA">
      <w:pPr>
        <w:pStyle w:val="footnote"/>
      </w:pPr>
      <w:r>
        <w:rPr>
          <w:rStyle w:val="FootnoteReference"/>
        </w:rPr>
        <w:footnoteRef/>
      </w:r>
      <w:r>
        <w:t xml:space="preserve"> Hebrews 11:26; 13:13.</w:t>
      </w:r>
    </w:p>
  </w:footnote>
  <w:footnote w:id="772">
    <w:p w14:paraId="05D5FD0A" w14:textId="77777777" w:rsidR="00626974" w:rsidRDefault="00626974" w:rsidP="00704CAA">
      <w:pPr>
        <w:pStyle w:val="footnote"/>
      </w:pPr>
      <w:r>
        <w:rPr>
          <w:rStyle w:val="FootnoteReference"/>
        </w:rPr>
        <w:footnoteRef/>
      </w:r>
      <w:r>
        <w:t xml:space="preserve"> Heaven is here (Mt. 4:17; Lk. 17:21; Prov. 17:24).</w:t>
      </w:r>
    </w:p>
  </w:footnote>
  <w:footnote w:id="773">
    <w:p w14:paraId="7D59277F" w14:textId="77777777" w:rsidR="00626974" w:rsidRDefault="00626974" w:rsidP="00704CAA">
      <w:pPr>
        <w:pStyle w:val="footnote"/>
      </w:pPr>
      <w:r>
        <w:rPr>
          <w:rStyle w:val="FootnoteReference"/>
        </w:rPr>
        <w:footnoteRef/>
      </w:r>
      <w:r>
        <w:t xml:space="preserve"> [JS] Fr. Lazarus and NETS have “irresistible”, OSB has “overwhelming”</w:t>
      </w:r>
    </w:p>
  </w:footnote>
  <w:footnote w:id="774">
    <w:p w14:paraId="604D1C2F" w14:textId="77777777" w:rsidR="00626974" w:rsidRDefault="00626974" w:rsidP="00704CAA">
      <w:pPr>
        <w:pStyle w:val="footnote"/>
      </w:pPr>
      <w:r>
        <w:rPr>
          <w:rStyle w:val="FootnoteReference"/>
        </w:rPr>
        <w:footnoteRef/>
      </w:r>
      <w:r>
        <w:t xml:space="preserve"> [JS] or “evildoers”</w:t>
      </w:r>
    </w:p>
  </w:footnote>
  <w:footnote w:id="775">
    <w:p w14:paraId="093F2A64" w14:textId="77777777" w:rsidR="00626974" w:rsidRDefault="00626974" w:rsidP="00704CAA">
      <w:pPr>
        <w:pStyle w:val="footnote"/>
      </w:pPr>
      <w:r>
        <w:rPr>
          <w:rStyle w:val="FootnoteReference"/>
        </w:rPr>
        <w:footnoteRef/>
      </w:r>
      <w:r>
        <w:t xml:space="preserve"> [JS] Fr. Athanasius has, “the Lord has magnified His doings with them.”</w:t>
      </w:r>
    </w:p>
  </w:footnote>
  <w:footnote w:id="776">
    <w:p w14:paraId="574A06B5" w14:textId="77777777" w:rsidR="00626974" w:rsidRDefault="00626974"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626974" w:rsidRDefault="00626974"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626974" w:rsidRDefault="00626974" w:rsidP="00704CAA">
      <w:pPr>
        <w:pStyle w:val="footnote"/>
      </w:pPr>
      <w:r>
        <w:rPr>
          <w:rStyle w:val="FootnoteReference"/>
        </w:rPr>
        <w:footnoteRef/>
      </w:r>
      <w:r>
        <w:t xml:space="preserve"> [JS] “from your rest”, literally, “after sitting”</w:t>
      </w:r>
    </w:p>
  </w:footnote>
  <w:footnote w:id="779">
    <w:p w14:paraId="5C7D4D32" w14:textId="77777777" w:rsidR="00626974" w:rsidRDefault="00626974" w:rsidP="00704CAA">
      <w:pPr>
        <w:pStyle w:val="footnote"/>
      </w:pPr>
      <w:r>
        <w:rPr>
          <w:rStyle w:val="FootnoteReference"/>
        </w:rPr>
        <w:footnoteRef/>
      </w:r>
      <w:r>
        <w:t xml:space="preserve"> [JS] Fr. Athanasius has, “the children of those who have been awakened.”</w:t>
      </w:r>
    </w:p>
  </w:footnote>
  <w:footnote w:id="780">
    <w:p w14:paraId="4E0751D4" w14:textId="77777777" w:rsidR="00626974" w:rsidRDefault="00626974" w:rsidP="00704CAA">
      <w:pPr>
        <w:pStyle w:val="footnote"/>
      </w:pPr>
      <w:r>
        <w:rPr>
          <w:rStyle w:val="FootnoteReference"/>
        </w:rPr>
        <w:footnoteRef/>
      </w:r>
      <w:r>
        <w:t xml:space="preserve"> [JS] Fr. Lazarus has, “such exiles”</w:t>
      </w:r>
    </w:p>
  </w:footnote>
  <w:footnote w:id="781">
    <w:p w14:paraId="09DB039E" w14:textId="77777777" w:rsidR="00626974" w:rsidRDefault="00626974" w:rsidP="00704CAA">
      <w:pPr>
        <w:pStyle w:val="footnote"/>
      </w:pPr>
      <w:r>
        <w:rPr>
          <w:rStyle w:val="FootnoteReference"/>
        </w:rPr>
        <w:footnoteRef/>
      </w:r>
      <w:r>
        <w:t xml:space="preserve"> [JS] Fr. Athanasius has, “You will be blessed”</w:t>
      </w:r>
    </w:p>
  </w:footnote>
  <w:footnote w:id="782">
    <w:p w14:paraId="32267075" w14:textId="77777777" w:rsidR="00626974" w:rsidRDefault="00626974" w:rsidP="00704CAA">
      <w:pPr>
        <w:pStyle w:val="footnote"/>
      </w:pPr>
      <w:r>
        <w:rPr>
          <w:rStyle w:val="FootnoteReference"/>
        </w:rPr>
        <w:footnoteRef/>
      </w:r>
      <w:r>
        <w:t xml:space="preserve"> [JS] Fr. Athanasius has “the Lord will bless,” and “you will see the joys”</w:t>
      </w:r>
    </w:p>
  </w:footnote>
  <w:footnote w:id="783">
    <w:p w14:paraId="07B50ADB" w14:textId="77777777" w:rsidR="00626974" w:rsidRDefault="00626974"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626974" w:rsidRDefault="00626974"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626974" w:rsidRDefault="00626974" w:rsidP="00704CAA">
      <w:pPr>
        <w:pStyle w:val="footnote"/>
      </w:pPr>
      <w:r>
        <w:rPr>
          <w:rStyle w:val="FootnoteReference"/>
        </w:rPr>
        <w:footnoteRef/>
      </w:r>
      <w:r>
        <w:t xml:space="preserve"> [JS] or “lawlessness”</w:t>
      </w:r>
    </w:p>
  </w:footnote>
  <w:footnote w:id="786">
    <w:p w14:paraId="67C4030A" w14:textId="77777777" w:rsidR="00626974" w:rsidRDefault="00626974"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626974" w:rsidRDefault="00626974" w:rsidP="00704CAA">
      <w:pPr>
        <w:pStyle w:val="footnote"/>
      </w:pPr>
      <w:r>
        <w:rPr>
          <w:rStyle w:val="FootnoteReference"/>
        </w:rPr>
        <w:footnoteRef/>
      </w:r>
      <w:r>
        <w:t xml:space="preserve"> [JS] or “transgressions” or “acts of lawlessness”, throughout.</w:t>
      </w:r>
    </w:p>
  </w:footnote>
  <w:footnote w:id="788">
    <w:p w14:paraId="01546DD5" w14:textId="77777777" w:rsidR="00626974" w:rsidRDefault="00626974" w:rsidP="00704CAA">
      <w:pPr>
        <w:pStyle w:val="footnote"/>
      </w:pPr>
      <w:r>
        <w:rPr>
          <w:rStyle w:val="FootnoteReference"/>
        </w:rPr>
        <w:footnoteRef/>
      </w:r>
      <w:r>
        <w:t xml:space="preserve"> [JS] or “forgiveness”</w:t>
      </w:r>
    </w:p>
  </w:footnote>
  <w:footnote w:id="789">
    <w:p w14:paraId="1F064365" w14:textId="77777777" w:rsidR="00626974" w:rsidRDefault="00626974"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626974" w:rsidRDefault="00626974" w:rsidP="00704CAA">
      <w:pPr>
        <w:pStyle w:val="footnote"/>
      </w:pPr>
      <w:r>
        <w:rPr>
          <w:rStyle w:val="FootnoteReference"/>
        </w:rPr>
        <w:footnoteRef/>
      </w:r>
      <w:r>
        <w:t xml:space="preserve"> Cf. Titus 2:14.</w:t>
      </w:r>
    </w:p>
  </w:footnote>
  <w:footnote w:id="791">
    <w:p w14:paraId="12B3D57D" w14:textId="77777777" w:rsidR="00626974" w:rsidRDefault="00626974" w:rsidP="00704CAA">
      <w:pPr>
        <w:pStyle w:val="footnote"/>
      </w:pPr>
      <w:r>
        <w:rPr>
          <w:rStyle w:val="FootnoteReference"/>
        </w:rPr>
        <w:footnoteRef/>
      </w:r>
      <w:r>
        <w:t xml:space="preserve"> Prov. 29:1; 2 Kings 17:14; Neh. 9:16; Dt. 9:6.</w:t>
      </w:r>
    </w:p>
  </w:footnote>
  <w:footnote w:id="792">
    <w:p w14:paraId="1811E64B" w14:textId="77777777" w:rsidR="00626974" w:rsidRDefault="00626974" w:rsidP="00704CAA">
      <w:pPr>
        <w:pStyle w:val="footnote"/>
      </w:pPr>
      <w:r>
        <w:rPr>
          <w:rStyle w:val="FootnoteReference"/>
        </w:rPr>
        <w:footnoteRef/>
      </w:r>
      <w:r>
        <w:t xml:space="preserve"> [JS] literally “the tent of my house”</w:t>
      </w:r>
    </w:p>
  </w:footnote>
  <w:footnote w:id="793">
    <w:p w14:paraId="01BC8279" w14:textId="77777777" w:rsidR="00626974" w:rsidRDefault="00626974"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626974" w:rsidRDefault="00626974" w:rsidP="00704CAA">
      <w:pPr>
        <w:pStyle w:val="footnote"/>
      </w:pPr>
      <w:r>
        <w:rPr>
          <w:rStyle w:val="FootnoteReference"/>
        </w:rPr>
        <w:footnoteRef/>
      </w:r>
      <w:r>
        <w:t xml:space="preserve"> Cf. 1 Kings 6:21 (1 Sam. 6:21).</w:t>
      </w:r>
    </w:p>
  </w:footnote>
  <w:footnote w:id="795">
    <w:p w14:paraId="0F2A4FAB" w14:textId="77777777" w:rsidR="00626974" w:rsidRDefault="00626974" w:rsidP="00704CAA">
      <w:pPr>
        <w:pStyle w:val="footnote"/>
      </w:pPr>
      <w:r>
        <w:rPr>
          <w:rStyle w:val="FootnoteReference"/>
        </w:rPr>
        <w:footnoteRef/>
      </w:r>
      <w:r>
        <w:t xml:space="preserve"> [JS] “do obeisance”, i.e. literally “bow down”</w:t>
      </w:r>
    </w:p>
  </w:footnote>
  <w:footnote w:id="796">
    <w:p w14:paraId="653EFE5A" w14:textId="77777777" w:rsidR="00626974" w:rsidRDefault="00626974" w:rsidP="00704CAA">
      <w:pPr>
        <w:pStyle w:val="footnote"/>
      </w:pPr>
      <w:r>
        <w:rPr>
          <w:rStyle w:val="FootnoteReference"/>
        </w:rPr>
        <w:footnoteRef/>
      </w:r>
      <w:r>
        <w:t xml:space="preserve"> [JS] Fr. Lazarus has “resting-place”</w:t>
      </w:r>
    </w:p>
  </w:footnote>
  <w:footnote w:id="797">
    <w:p w14:paraId="3CB0BB7B" w14:textId="77777777" w:rsidR="00626974" w:rsidRDefault="00626974" w:rsidP="00704CAA">
      <w:pPr>
        <w:pStyle w:val="footnote"/>
      </w:pPr>
      <w:r>
        <w:rPr>
          <w:rStyle w:val="FootnoteReference"/>
        </w:rPr>
        <w:footnoteRef/>
      </w:r>
      <w:r>
        <w:t xml:space="preserve"> [JS] or “the ark of Your holiness”</w:t>
      </w:r>
    </w:p>
  </w:footnote>
  <w:footnote w:id="798">
    <w:p w14:paraId="63153007" w14:textId="77777777" w:rsidR="00626974" w:rsidRDefault="00626974" w:rsidP="00704CAA">
      <w:pPr>
        <w:pStyle w:val="footnote"/>
      </w:pPr>
      <w:r>
        <w:rPr>
          <w:rStyle w:val="FootnoteReference"/>
        </w:rPr>
        <w:footnoteRef/>
      </w:r>
      <w:r>
        <w:t xml:space="preserve"> Ps. 131:8-10 = 2 Chron. 6:41-42.</w:t>
      </w:r>
    </w:p>
  </w:footnote>
  <w:footnote w:id="799">
    <w:p w14:paraId="3EE06E49" w14:textId="77777777" w:rsidR="00626974" w:rsidRDefault="00626974" w:rsidP="00704CAA">
      <w:pPr>
        <w:pStyle w:val="footnote"/>
      </w:pPr>
      <w:r>
        <w:rPr>
          <w:rStyle w:val="FootnoteReference"/>
        </w:rPr>
        <w:footnoteRef/>
      </w:r>
      <w:r>
        <w:t xml:space="preserve"> I Chron. 17:11-14; Acts 2:30-33.</w:t>
      </w:r>
    </w:p>
  </w:footnote>
  <w:footnote w:id="800">
    <w:p w14:paraId="42F3B605" w14:textId="77777777" w:rsidR="00626974" w:rsidRDefault="00626974" w:rsidP="00704CAA">
      <w:pPr>
        <w:pStyle w:val="footnote"/>
      </w:pPr>
      <w:r>
        <w:rPr>
          <w:rStyle w:val="FootnoteReference"/>
        </w:rPr>
        <w:footnoteRef/>
      </w:r>
      <w:r>
        <w:t xml:space="preserve"> [JS] Coptic has “widow”.</w:t>
      </w:r>
    </w:p>
  </w:footnote>
  <w:footnote w:id="801">
    <w:p w14:paraId="1A9AACF1" w14:textId="77777777" w:rsidR="00626974" w:rsidRDefault="00626974" w:rsidP="00704CAA">
      <w:pPr>
        <w:pStyle w:val="footnote"/>
      </w:pPr>
      <w:r>
        <w:rPr>
          <w:rStyle w:val="FootnoteReference"/>
        </w:rPr>
        <w:footnoteRef/>
      </w:r>
      <w:r>
        <w:t xml:space="preserve"> [JS] or “rejoice with rejoicing”</w:t>
      </w:r>
    </w:p>
  </w:footnote>
  <w:footnote w:id="802">
    <w:p w14:paraId="3AE96C33" w14:textId="77777777" w:rsidR="00626974" w:rsidRDefault="00626974" w:rsidP="00704CAA">
      <w:pPr>
        <w:pStyle w:val="footnote"/>
      </w:pPr>
      <w:r>
        <w:rPr>
          <w:rStyle w:val="FootnoteReference"/>
        </w:rPr>
        <w:footnoteRef/>
      </w:r>
      <w:r>
        <w:t xml:space="preserve"> stock: </w:t>
      </w:r>
      <w:r w:rsidRPr="00783CA0">
        <w:rPr>
          <w:i/>
        </w:rPr>
        <w:t>lit</w:t>
      </w:r>
      <w:r>
        <w:t>. horn.</w:t>
      </w:r>
    </w:p>
  </w:footnote>
  <w:footnote w:id="803">
    <w:p w14:paraId="27E8A16B" w14:textId="77777777" w:rsidR="00626974" w:rsidRDefault="00626974"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626974" w:rsidRDefault="00626974"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626974" w:rsidRDefault="00626974"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626974" w:rsidRDefault="00626974"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626974" w:rsidRDefault="00626974" w:rsidP="00704CAA">
      <w:pPr>
        <w:pStyle w:val="footnote"/>
      </w:pPr>
      <w:r>
        <w:rPr>
          <w:rStyle w:val="FootnoteReference"/>
        </w:rPr>
        <w:footnoteRef/>
      </w:r>
      <w:r>
        <w:t xml:space="preserve"> [JS] literally, “slaves”</w:t>
      </w:r>
    </w:p>
  </w:footnote>
  <w:footnote w:id="808">
    <w:p w14:paraId="158F5E0F" w14:textId="77777777" w:rsidR="00626974" w:rsidRDefault="00626974"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626974" w:rsidRDefault="00626974" w:rsidP="00704CAA">
      <w:pPr>
        <w:pStyle w:val="footnote"/>
      </w:pPr>
      <w:r>
        <w:rPr>
          <w:rStyle w:val="FootnoteReference"/>
        </w:rPr>
        <w:footnoteRef/>
      </w:r>
      <w:r>
        <w:t xml:space="preserve"> Deut. 32:36.</w:t>
      </w:r>
    </w:p>
  </w:footnote>
  <w:footnote w:id="810">
    <w:p w14:paraId="0E72D9EE" w14:textId="77777777" w:rsidR="00626974" w:rsidRDefault="00626974" w:rsidP="00704CAA">
      <w:pPr>
        <w:pStyle w:val="footnote"/>
      </w:pPr>
      <w:r>
        <w:rPr>
          <w:rStyle w:val="FootnoteReference"/>
        </w:rPr>
        <w:footnoteRef/>
      </w:r>
      <w:r>
        <w:t xml:space="preserve"> [JS] [] lacking in all but OSB</w:t>
      </w:r>
    </w:p>
  </w:footnote>
  <w:footnote w:id="811">
    <w:p w14:paraId="671F363B" w14:textId="77777777" w:rsidR="00626974" w:rsidRDefault="00626974"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626974" w:rsidRDefault="00626974"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626974" w:rsidRDefault="00626974"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626974" w:rsidRDefault="00626974"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626974" w:rsidRDefault="00626974" w:rsidP="00704CAA">
      <w:pPr>
        <w:pStyle w:val="footnote"/>
      </w:pPr>
      <w:r>
        <w:rPr>
          <w:rStyle w:val="FootnoteReference"/>
        </w:rPr>
        <w:footnoteRef/>
      </w:r>
      <w:r>
        <w:t xml:space="preserve"> [JS] or “and shook of Pharaoh and his army into the Red sea,”</w:t>
      </w:r>
    </w:p>
  </w:footnote>
  <w:footnote w:id="816">
    <w:p w14:paraId="3F59DD13" w14:textId="77777777" w:rsidR="00626974" w:rsidRDefault="00626974" w:rsidP="00704CAA">
      <w:pPr>
        <w:pStyle w:val="footnote"/>
      </w:pPr>
      <w:r>
        <w:rPr>
          <w:rStyle w:val="FootnoteReference"/>
        </w:rPr>
        <w:footnoteRef/>
      </w:r>
      <w:r>
        <w:t xml:space="preserve"> [JS] or “slew”</w:t>
      </w:r>
    </w:p>
  </w:footnote>
  <w:footnote w:id="817">
    <w:p w14:paraId="7583087A" w14:textId="77777777" w:rsidR="00626974" w:rsidRDefault="00626974"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626974" w:rsidRDefault="00626974"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626974" w:rsidRDefault="00626974" w:rsidP="00704CAA">
      <w:pPr>
        <w:pStyle w:val="footnote"/>
      </w:pPr>
      <w:r>
        <w:rPr>
          <w:rStyle w:val="FootnoteReference"/>
        </w:rPr>
        <w:footnoteRef/>
      </w:r>
      <w:r>
        <w:t xml:space="preserve"> See previous footnote.</w:t>
      </w:r>
    </w:p>
  </w:footnote>
  <w:footnote w:id="820">
    <w:p w14:paraId="0CAFD8C9" w14:textId="77777777" w:rsidR="00626974" w:rsidRDefault="00626974"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626974" w:rsidRDefault="00626974" w:rsidP="00704CAA">
      <w:pPr>
        <w:pStyle w:val="footnote"/>
      </w:pPr>
      <w:r>
        <w:rPr>
          <w:rStyle w:val="FootnoteReference"/>
        </w:rPr>
        <w:footnoteRef/>
      </w:r>
      <w:r>
        <w:t xml:space="preserve"> [JS] or “thank”, or “thankfully confess with praise”</w:t>
      </w:r>
    </w:p>
  </w:footnote>
  <w:footnote w:id="822">
    <w:p w14:paraId="458AF9FF" w14:textId="77777777" w:rsidR="00626974" w:rsidRDefault="00626974"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626974" w:rsidRDefault="00626974"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626974" w:rsidRDefault="00626974"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626974" w:rsidRDefault="00626974"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626974" w:rsidRDefault="00626974"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626974" w:rsidRDefault="00626974"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626974" w:rsidRDefault="00626974" w:rsidP="00704CAA">
      <w:pPr>
        <w:pStyle w:val="footnote"/>
      </w:pPr>
      <w:r>
        <w:rPr>
          <w:rStyle w:val="FootnoteReference"/>
        </w:rPr>
        <w:footnoteRef/>
      </w:r>
      <w:r>
        <w:t xml:space="preserve"> [JS] literally “those who are exalted” or “the high things”</w:t>
      </w:r>
    </w:p>
  </w:footnote>
  <w:footnote w:id="829">
    <w:p w14:paraId="792E0633" w14:textId="77777777" w:rsidR="00626974" w:rsidRDefault="00626974"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626974" w:rsidRDefault="00626974" w:rsidP="00704CAA">
      <w:pPr>
        <w:pStyle w:val="footnote"/>
      </w:pPr>
      <w:r>
        <w:rPr>
          <w:rStyle w:val="FootnoteReference"/>
        </w:rPr>
        <w:footnoteRef/>
      </w:r>
      <w:r>
        <w:t xml:space="preserve"> [JS] or “possess”</w:t>
      </w:r>
    </w:p>
  </w:footnote>
  <w:footnote w:id="831">
    <w:p w14:paraId="1B57A445" w14:textId="77777777" w:rsidR="00626974" w:rsidRDefault="00626974"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626974" w:rsidRDefault="00626974" w:rsidP="00704CAA">
      <w:pPr>
        <w:pStyle w:val="footnote"/>
      </w:pPr>
      <w:r>
        <w:rPr>
          <w:rStyle w:val="FootnoteReference"/>
        </w:rPr>
        <w:footnoteRef/>
      </w:r>
      <w:r>
        <w:t xml:space="preserve"> [JS] or “give thanks,” or “thankfully confess You with praise”</w:t>
      </w:r>
    </w:p>
  </w:footnote>
  <w:footnote w:id="833">
    <w:p w14:paraId="67B776F5" w14:textId="77777777" w:rsidR="00626974" w:rsidRDefault="00626974" w:rsidP="00704CAA">
      <w:pPr>
        <w:pStyle w:val="footnote"/>
      </w:pPr>
      <w:r>
        <w:rPr>
          <w:rStyle w:val="FootnoteReference"/>
        </w:rPr>
        <w:footnoteRef/>
      </w:r>
      <w:r>
        <w:t xml:space="preserve"> [JS] or “authorities” or “powers”</w:t>
      </w:r>
    </w:p>
  </w:footnote>
  <w:footnote w:id="834">
    <w:p w14:paraId="045B7D15" w14:textId="77777777" w:rsidR="00626974" w:rsidRDefault="00626974" w:rsidP="00704CAA">
      <w:pPr>
        <w:pStyle w:val="footnote"/>
      </w:pPr>
      <w:r>
        <w:rPr>
          <w:rStyle w:val="FootnoteReference"/>
        </w:rPr>
        <w:footnoteRef/>
      </w:r>
      <w:r>
        <w:t xml:space="preserve"> [JS] or “and do I not waste away because of my enemies?”</w:t>
      </w:r>
    </w:p>
  </w:footnote>
  <w:footnote w:id="835">
    <w:p w14:paraId="44DA4D92" w14:textId="77777777" w:rsidR="00626974" w:rsidRDefault="00626974" w:rsidP="00704CAA">
      <w:pPr>
        <w:pStyle w:val="footnote"/>
      </w:pPr>
      <w:r>
        <w:rPr>
          <w:rStyle w:val="FootnoteReference"/>
        </w:rPr>
        <w:footnoteRef/>
      </w:r>
      <w:r>
        <w:t xml:space="preserve"> [JS] or “way of iniquity”</w:t>
      </w:r>
    </w:p>
  </w:footnote>
  <w:footnote w:id="836">
    <w:p w14:paraId="05DEA3B3" w14:textId="77777777" w:rsidR="00626974" w:rsidRDefault="00626974" w:rsidP="00704CAA">
      <w:pPr>
        <w:pStyle w:val="footnote"/>
      </w:pPr>
      <w:r>
        <w:rPr>
          <w:rStyle w:val="FootnoteReference"/>
        </w:rPr>
        <w:footnoteRef/>
      </w:r>
      <w:r>
        <w:t xml:space="preserve"> ‘He gives songs in the night’ (Job. 35:10).</w:t>
      </w:r>
    </w:p>
  </w:footnote>
  <w:footnote w:id="837">
    <w:p w14:paraId="493AAC58" w14:textId="77777777" w:rsidR="00626974" w:rsidRDefault="00626974" w:rsidP="00704CAA">
      <w:pPr>
        <w:pStyle w:val="footnote"/>
      </w:pPr>
      <w:r>
        <w:rPr>
          <w:rStyle w:val="FootnoteReference"/>
        </w:rPr>
        <w:footnoteRef/>
      </w:r>
      <w:r>
        <w:t xml:space="preserve"> Literally “voice”</w:t>
      </w:r>
    </w:p>
  </w:footnote>
  <w:footnote w:id="838">
    <w:p w14:paraId="6AF28D26" w14:textId="77777777" w:rsidR="00626974" w:rsidRDefault="00626974" w:rsidP="00704CAA">
      <w:pPr>
        <w:pStyle w:val="footnote"/>
      </w:pPr>
      <w:r>
        <w:rPr>
          <w:rStyle w:val="FootnoteReference"/>
        </w:rPr>
        <w:footnoteRef/>
      </w:r>
      <w:r>
        <w:t xml:space="preserve"> [JS] or “praise,” or “give thanks to,” or “thankfully confess with praise”</w:t>
      </w:r>
    </w:p>
  </w:footnote>
  <w:footnote w:id="839">
    <w:p w14:paraId="761DDB32" w14:textId="77777777" w:rsidR="00626974" w:rsidRDefault="00626974" w:rsidP="00704CAA">
      <w:pPr>
        <w:pStyle w:val="footnote"/>
      </w:pPr>
      <w:r>
        <w:rPr>
          <w:rStyle w:val="FootnoteReference"/>
        </w:rPr>
        <w:footnoteRef/>
      </w:r>
      <w:r>
        <w:t xml:space="preserve"> [JS] or “Hades”.</w:t>
      </w:r>
    </w:p>
  </w:footnote>
  <w:footnote w:id="840">
    <w:p w14:paraId="726EF8AF" w14:textId="77777777" w:rsidR="00626974" w:rsidRDefault="00626974"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626974" w:rsidRDefault="00626974" w:rsidP="00704CAA">
      <w:pPr>
        <w:pStyle w:val="footnote"/>
      </w:pPr>
      <w:r>
        <w:rPr>
          <w:rStyle w:val="FootnoteReference"/>
        </w:rPr>
        <w:footnoteRef/>
      </w:r>
      <w:r>
        <w:t xml:space="preserve"> this way: the confession of Christ (2 Tim. 3:12).</w:t>
      </w:r>
    </w:p>
  </w:footnote>
  <w:footnote w:id="842">
    <w:p w14:paraId="171F27CE" w14:textId="77777777" w:rsidR="00626974" w:rsidRDefault="00626974" w:rsidP="00704CAA">
      <w:pPr>
        <w:pStyle w:val="footnote"/>
      </w:pPr>
      <w:r>
        <w:rPr>
          <w:rStyle w:val="FootnoteReference"/>
        </w:rPr>
        <w:footnoteRef/>
      </w:r>
      <w:r>
        <w:t xml:space="preserve"> [JS] or “praise” or “thive thanks to,” or “thankfully confess with praise”</w:t>
      </w:r>
    </w:p>
  </w:footnote>
  <w:footnote w:id="843">
    <w:p w14:paraId="2146C03C" w14:textId="77777777" w:rsidR="00626974" w:rsidRDefault="00626974" w:rsidP="00704CAA">
      <w:pPr>
        <w:pStyle w:val="footnote"/>
      </w:pPr>
      <w:r>
        <w:rPr>
          <w:rStyle w:val="FootnoteReference"/>
        </w:rPr>
        <w:footnoteRef/>
      </w:r>
      <w:r>
        <w:t xml:space="preserve"> These two lines are identical with Lamentations 3:6.</w:t>
      </w:r>
    </w:p>
  </w:footnote>
  <w:footnote w:id="844">
    <w:p w14:paraId="324992B1" w14:textId="77777777" w:rsidR="00626974" w:rsidRDefault="00626974" w:rsidP="00704CAA">
      <w:pPr>
        <w:pStyle w:val="footnote"/>
      </w:pPr>
      <w:r>
        <w:rPr>
          <w:rStyle w:val="FootnoteReference"/>
        </w:rPr>
        <w:footnoteRef/>
      </w:r>
      <w:r>
        <w:t xml:space="preserve"> Cf. Rev. 10:5; Ezek. 20:23,28,42; Deut. 32:14.</w:t>
      </w:r>
    </w:p>
  </w:footnote>
  <w:footnote w:id="845">
    <w:p w14:paraId="4B8D626C" w14:textId="77777777" w:rsidR="00626974" w:rsidRDefault="00626974"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626974" w:rsidRDefault="00626974"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626974" w:rsidRDefault="00626974"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626974" w:rsidRDefault="00626974" w:rsidP="00704CAA">
      <w:pPr>
        <w:pStyle w:val="footnote"/>
      </w:pPr>
      <w:r>
        <w:rPr>
          <w:rStyle w:val="FootnoteReference"/>
        </w:rPr>
        <w:footnoteRef/>
      </w:r>
      <w:r>
        <w:t xml:space="preserve"> [JS] or “gush forth”, “overflow”</w:t>
      </w:r>
    </w:p>
  </w:footnote>
  <w:footnote w:id="849">
    <w:p w14:paraId="4045CB15" w14:textId="77777777" w:rsidR="00626974" w:rsidRDefault="00626974"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626974" w:rsidRDefault="00626974" w:rsidP="00704CAA">
      <w:pPr>
        <w:pStyle w:val="footnote"/>
      </w:pPr>
      <w:r>
        <w:rPr>
          <w:rStyle w:val="FootnoteReference"/>
        </w:rPr>
        <w:footnoteRef/>
      </w:r>
      <w:r>
        <w:t xml:space="preserve"> [JS] literally “holy ones”</w:t>
      </w:r>
    </w:p>
  </w:footnote>
  <w:footnote w:id="851">
    <w:p w14:paraId="423A55DA" w14:textId="77777777" w:rsidR="00626974" w:rsidRDefault="00626974"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626974" w:rsidRDefault="00626974" w:rsidP="00704CAA">
      <w:pPr>
        <w:pStyle w:val="footnote"/>
      </w:pPr>
      <w:r>
        <w:rPr>
          <w:rStyle w:val="FootnoteReference"/>
        </w:rPr>
        <w:footnoteRef/>
      </w:r>
      <w:r>
        <w:t xml:space="preserve"> Cf. Ps. 145:2 with Ps. 103:33. Only verbs differ.</w:t>
      </w:r>
    </w:p>
  </w:footnote>
  <w:footnote w:id="853">
    <w:p w14:paraId="38AC6FE4" w14:textId="77777777" w:rsidR="00626974" w:rsidRDefault="00626974" w:rsidP="00704CAA">
      <w:pPr>
        <w:pStyle w:val="footnote"/>
      </w:pPr>
      <w:r>
        <w:rPr>
          <w:rStyle w:val="FootnoteReference"/>
        </w:rPr>
        <w:footnoteRef/>
      </w:r>
      <w:r>
        <w:t xml:space="preserve"> [JS] or “spirit”</w:t>
      </w:r>
    </w:p>
  </w:footnote>
  <w:footnote w:id="854">
    <w:p w14:paraId="4A4D4349" w14:textId="77777777" w:rsidR="00626974" w:rsidRDefault="00626974" w:rsidP="00704CAA">
      <w:pPr>
        <w:pStyle w:val="footnote"/>
      </w:pPr>
      <w:r>
        <w:rPr>
          <w:rStyle w:val="FootnoteReference"/>
        </w:rPr>
        <w:footnoteRef/>
      </w:r>
      <w:r>
        <w:t xml:space="preserve"> [JS] thoughts, or designs, plans, projects</w:t>
      </w:r>
    </w:p>
  </w:footnote>
  <w:footnote w:id="855">
    <w:p w14:paraId="111B2FF9" w14:textId="77777777" w:rsidR="00626974" w:rsidRDefault="00626974" w:rsidP="00704CAA">
      <w:pPr>
        <w:pStyle w:val="footnote"/>
      </w:pPr>
      <w:r>
        <w:rPr>
          <w:rStyle w:val="FootnoteReference"/>
        </w:rPr>
        <w:footnoteRef/>
      </w:r>
      <w:r>
        <w:t xml:space="preserve"> [JS] or “guards”</w:t>
      </w:r>
    </w:p>
  </w:footnote>
  <w:footnote w:id="856">
    <w:p w14:paraId="5B0C1EE0" w14:textId="77777777" w:rsidR="00626974" w:rsidRDefault="00626974" w:rsidP="00704CAA">
      <w:pPr>
        <w:pStyle w:val="footnote"/>
      </w:pPr>
      <w:r>
        <w:rPr>
          <w:rStyle w:val="FootnoteReference"/>
        </w:rPr>
        <w:footnoteRef/>
      </w:r>
      <w:r>
        <w:t xml:space="preserve"> [JS] or “frees the prisoners”</w:t>
      </w:r>
    </w:p>
  </w:footnote>
  <w:footnote w:id="857">
    <w:p w14:paraId="7B0952C9" w14:textId="77777777" w:rsidR="00626974" w:rsidRDefault="00626974" w:rsidP="00704CAA">
      <w:pPr>
        <w:pStyle w:val="footnote"/>
      </w:pPr>
      <w:r>
        <w:rPr>
          <w:rStyle w:val="FootnoteReference"/>
        </w:rPr>
        <w:footnoteRef/>
      </w:r>
      <w:r>
        <w:t xml:space="preserve"> [JS] or “bent”</w:t>
      </w:r>
    </w:p>
  </w:footnote>
  <w:footnote w:id="858">
    <w:p w14:paraId="2FB9D9F0" w14:textId="77777777" w:rsidR="00626974" w:rsidRDefault="00626974" w:rsidP="00704CAA">
      <w:pPr>
        <w:pStyle w:val="footnote"/>
      </w:pPr>
      <w:r>
        <w:rPr>
          <w:rStyle w:val="FootnoteReference"/>
        </w:rPr>
        <w:footnoteRef/>
      </w:r>
      <w:r>
        <w:t xml:space="preserve"> [JS] or “skill”</w:t>
      </w:r>
    </w:p>
  </w:footnote>
  <w:footnote w:id="859">
    <w:p w14:paraId="07EA9BD7" w14:textId="77777777" w:rsidR="00626974" w:rsidRDefault="00626974" w:rsidP="00704CAA">
      <w:pPr>
        <w:pStyle w:val="footnote"/>
      </w:pPr>
      <w:r>
        <w:rPr>
          <w:rStyle w:val="FootnoteReference"/>
        </w:rPr>
        <w:footnoteRef/>
      </w:r>
      <w:r>
        <w:t xml:space="preserve"> [JS] or “foreigners”</w:t>
      </w:r>
    </w:p>
  </w:footnote>
  <w:footnote w:id="860">
    <w:p w14:paraId="4E693DCD" w14:textId="77777777" w:rsidR="00626974" w:rsidRDefault="00626974" w:rsidP="00704CAA">
      <w:pPr>
        <w:pStyle w:val="footnote"/>
      </w:pPr>
      <w:r>
        <w:rPr>
          <w:rStyle w:val="FootnoteReference"/>
        </w:rPr>
        <w:footnoteRef/>
      </w:r>
      <w:r>
        <w:t xml:space="preserve"> [JS] or a psalm, or a melody</w:t>
      </w:r>
    </w:p>
  </w:footnote>
  <w:footnote w:id="861">
    <w:p w14:paraId="3674D23E" w14:textId="77777777" w:rsidR="00626974" w:rsidRDefault="00626974"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626974" w:rsidRDefault="00626974"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626974" w:rsidRDefault="00626974" w:rsidP="00704CAA">
      <w:pPr>
        <w:pStyle w:val="footnote"/>
      </w:pPr>
      <w:r>
        <w:rPr>
          <w:rStyle w:val="FootnoteReference"/>
        </w:rPr>
        <w:footnoteRef/>
      </w:r>
      <w:r>
        <w:t xml:space="preserve"> [JS] or word, or teaching</w:t>
      </w:r>
    </w:p>
  </w:footnote>
  <w:footnote w:id="864">
    <w:p w14:paraId="2CF34236" w14:textId="77777777" w:rsidR="00626974" w:rsidRDefault="00626974"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626974" w:rsidRDefault="00626974" w:rsidP="00704CAA">
      <w:pPr>
        <w:pStyle w:val="footnote"/>
      </w:pPr>
      <w:r>
        <w:rPr>
          <w:rStyle w:val="FootnoteReference"/>
        </w:rPr>
        <w:footnoteRef/>
      </w:r>
      <w:r>
        <w:t xml:space="preserve"> [JS] or “stormy wind”</w:t>
      </w:r>
    </w:p>
  </w:footnote>
  <w:footnote w:id="866">
    <w:p w14:paraId="2B981771" w14:textId="77777777" w:rsidR="00626974" w:rsidRDefault="00626974" w:rsidP="00704CAA">
      <w:pPr>
        <w:pStyle w:val="footnote"/>
      </w:pPr>
      <w:r>
        <w:rPr>
          <w:rStyle w:val="FootnoteReference"/>
        </w:rPr>
        <w:footnoteRef/>
      </w:r>
      <w:r>
        <w:t xml:space="preserve"> [JS] or “maidens,” or “unmarried women”</w:t>
      </w:r>
    </w:p>
  </w:footnote>
  <w:footnote w:id="867">
    <w:p w14:paraId="04C80253" w14:textId="77777777" w:rsidR="00626974" w:rsidRDefault="00626974"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626974" w:rsidRDefault="00626974" w:rsidP="00704CAA">
      <w:pPr>
        <w:pStyle w:val="footnote"/>
      </w:pPr>
      <w:r>
        <w:rPr>
          <w:rStyle w:val="FootnoteReference"/>
        </w:rPr>
        <w:footnoteRef/>
      </w:r>
      <w:r>
        <w:t xml:space="preserve"> [JS] literally, “And He will raise/exalt the horn of His people”</w:t>
      </w:r>
    </w:p>
  </w:footnote>
  <w:footnote w:id="869">
    <w:p w14:paraId="195ABFE0" w14:textId="77777777" w:rsidR="00626974" w:rsidRDefault="00626974" w:rsidP="00704CAA">
      <w:pPr>
        <w:pStyle w:val="footnote"/>
      </w:pPr>
      <w:r>
        <w:rPr>
          <w:rStyle w:val="FootnoteReference"/>
        </w:rPr>
        <w:footnoteRef/>
      </w:r>
      <w:r>
        <w:t xml:space="preserve"> [JS] “assembly”</w:t>
      </w:r>
    </w:p>
  </w:footnote>
  <w:footnote w:id="870">
    <w:p w14:paraId="497FB437" w14:textId="77777777" w:rsidR="00626974" w:rsidRDefault="00626974" w:rsidP="00704CAA">
      <w:pPr>
        <w:pStyle w:val="footnote"/>
      </w:pPr>
      <w:r>
        <w:rPr>
          <w:rStyle w:val="FootnoteReference"/>
        </w:rPr>
        <w:footnoteRef/>
      </w:r>
      <w:r>
        <w:t xml:space="preserve"> [JS] Coptic has “in the chorus”</w:t>
      </w:r>
    </w:p>
  </w:footnote>
  <w:footnote w:id="871">
    <w:p w14:paraId="43317287" w14:textId="77777777" w:rsidR="00626974" w:rsidRDefault="00626974" w:rsidP="00704CAA">
      <w:pPr>
        <w:pStyle w:val="footnote"/>
      </w:pPr>
      <w:r>
        <w:rPr>
          <w:rStyle w:val="FootnoteReference"/>
        </w:rPr>
        <w:footnoteRef/>
      </w:r>
      <w:r>
        <w:t xml:space="preserve"> [JS] Fr. Athanasius has “exalt,” See the Liturgy of Mesori 26)</w:t>
      </w:r>
    </w:p>
  </w:footnote>
  <w:footnote w:id="872">
    <w:p w14:paraId="5B0388FF" w14:textId="77777777" w:rsidR="00626974" w:rsidRDefault="00626974" w:rsidP="00704CAA">
      <w:pPr>
        <w:pStyle w:val="footnote"/>
      </w:pPr>
      <w:r>
        <w:rPr>
          <w:rStyle w:val="FootnoteReference"/>
        </w:rPr>
        <w:footnoteRef/>
      </w:r>
      <w:r>
        <w:t xml:space="preserve"> two-edged sword: praise which conquers Amalek (St. Chrysostom).</w:t>
      </w:r>
    </w:p>
  </w:footnote>
  <w:footnote w:id="873">
    <w:p w14:paraId="31AB8451" w14:textId="77777777" w:rsidR="00626974" w:rsidRDefault="00626974" w:rsidP="00704CAA">
      <w:pPr>
        <w:pStyle w:val="footnote"/>
      </w:pPr>
      <w:r>
        <w:rPr>
          <w:rStyle w:val="FootnoteReference"/>
        </w:rPr>
        <w:footnoteRef/>
      </w:r>
      <w:r>
        <w:t xml:space="preserve"> ‘Holiness of life is the mother of glory’ (St Theodoret).</w:t>
      </w:r>
    </w:p>
  </w:footnote>
  <w:footnote w:id="874">
    <w:p w14:paraId="1BFFDD90" w14:textId="77777777" w:rsidR="00626974" w:rsidRDefault="00626974" w:rsidP="00704CAA">
      <w:pPr>
        <w:pStyle w:val="footnote"/>
      </w:pPr>
      <w:r>
        <w:rPr>
          <w:rStyle w:val="FootnoteReference"/>
        </w:rPr>
        <w:footnoteRef/>
      </w:r>
      <w:r>
        <w:t xml:space="preserve"> [JS] variant reading, “harp and lyre”</w:t>
      </w:r>
    </w:p>
  </w:footnote>
  <w:footnote w:id="875">
    <w:p w14:paraId="41E39163" w14:textId="77777777" w:rsidR="00626974" w:rsidRDefault="00626974"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626974" w:rsidRDefault="00626974"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626974" w:rsidRDefault="00626974" w:rsidP="00865C59">
      <w:pPr>
        <w:pStyle w:val="footnote"/>
      </w:pPr>
      <w:r>
        <w:rPr>
          <w:rStyle w:val="FootnoteReference"/>
        </w:rPr>
        <w:footnoteRef/>
      </w:r>
      <w:r>
        <w:t xml:space="preserve"> Or “Spirit”</w:t>
      </w:r>
    </w:p>
  </w:footnote>
  <w:footnote w:id="878">
    <w:p w14:paraId="296DD30B" w14:textId="77777777" w:rsidR="00626974" w:rsidRDefault="0062697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626974" w:rsidRDefault="00626974" w:rsidP="00344A59">
      <w:pPr>
        <w:pStyle w:val="footnote"/>
      </w:pPr>
      <w:r>
        <w:rPr>
          <w:rStyle w:val="FootnoteReference"/>
        </w:rPr>
        <w:footnoteRef/>
      </w:r>
      <w:r>
        <w:t xml:space="preserve"> The “alleluia” in each vs is inserted into each verse of the Psalm</w:t>
      </w:r>
    </w:p>
  </w:footnote>
  <w:footnote w:id="880">
    <w:p w14:paraId="1F1613E0" w14:textId="77777777" w:rsidR="00626974" w:rsidRDefault="0062697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626974" w:rsidRDefault="00626974" w:rsidP="00A7333E">
      <w:pPr>
        <w:pStyle w:val="footnote"/>
      </w:pPr>
      <w:r>
        <w:rPr>
          <w:rStyle w:val="FootnoteReference"/>
        </w:rPr>
        <w:footnoteRef/>
      </w:r>
      <w:r>
        <w:t xml:space="preserve"> Do obiesance</w:t>
      </w:r>
    </w:p>
  </w:footnote>
  <w:footnote w:id="882">
    <w:p w14:paraId="109CBDA9" w14:textId="77777777" w:rsidR="00626974" w:rsidRDefault="00626974" w:rsidP="00A7333E">
      <w:pPr>
        <w:pStyle w:val="footnote"/>
      </w:pPr>
      <w:r>
        <w:rPr>
          <w:rStyle w:val="FootnoteReference"/>
        </w:rPr>
        <w:footnoteRef/>
      </w:r>
      <w:r>
        <w:t xml:space="preserve"> Literally, “horn”</w:t>
      </w:r>
    </w:p>
  </w:footnote>
  <w:footnote w:id="883">
    <w:p w14:paraId="6824A765" w14:textId="77777777" w:rsidR="00626974" w:rsidRDefault="00626974" w:rsidP="00A7333E">
      <w:pPr>
        <w:pStyle w:val="footnote"/>
      </w:pPr>
      <w:r>
        <w:rPr>
          <w:rStyle w:val="FootnoteReference"/>
        </w:rPr>
        <w:footnoteRef/>
      </w:r>
      <w:r>
        <w:t xml:space="preserve"> Or, “ways”</w:t>
      </w:r>
    </w:p>
  </w:footnote>
  <w:footnote w:id="884">
    <w:p w14:paraId="6136C7AC" w14:textId="77777777" w:rsidR="00626974" w:rsidRDefault="00626974" w:rsidP="00A7333E">
      <w:pPr>
        <w:pStyle w:val="footnote"/>
      </w:pPr>
      <w:r>
        <w:rPr>
          <w:rStyle w:val="FootnoteReference"/>
        </w:rPr>
        <w:footnoteRef/>
      </w:r>
      <w:r>
        <w:t xml:space="preserve"> Literally, “exalt the horn”</w:t>
      </w:r>
    </w:p>
  </w:footnote>
  <w:footnote w:id="885">
    <w:p w14:paraId="640045D3" w14:textId="27C5899B" w:rsidR="00626974" w:rsidRPr="00542C00" w:rsidRDefault="00626974"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626974" w:rsidRDefault="00626974" w:rsidP="00A7333E">
      <w:pPr>
        <w:pStyle w:val="footnote"/>
      </w:pPr>
      <w:r>
        <w:rPr>
          <w:rStyle w:val="FootnoteReference"/>
        </w:rPr>
        <w:footnoteRef/>
      </w:r>
      <w:r>
        <w:t xml:space="preserve"> Or “christs”</w:t>
      </w:r>
    </w:p>
  </w:footnote>
  <w:footnote w:id="887">
    <w:p w14:paraId="75E4F1BF" w14:textId="77777777" w:rsidR="00626974" w:rsidRDefault="00626974" w:rsidP="00A7333E">
      <w:pPr>
        <w:pStyle w:val="footnote"/>
      </w:pPr>
      <w:r>
        <w:rPr>
          <w:rStyle w:val="FootnoteReference"/>
        </w:rPr>
        <w:footnoteRef/>
      </w:r>
      <w:r>
        <w:t xml:space="preserve"> Or “workers of iniquity”</w:t>
      </w:r>
    </w:p>
  </w:footnote>
  <w:footnote w:id="888">
    <w:p w14:paraId="6B1B283E" w14:textId="77777777" w:rsidR="00626974" w:rsidRDefault="0062697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626974" w:rsidRDefault="00626974" w:rsidP="00A7333E">
      <w:pPr>
        <w:pStyle w:val="footnote"/>
      </w:pPr>
      <w:r>
        <w:rPr>
          <w:rStyle w:val="FootnoteReference"/>
        </w:rPr>
        <w:footnoteRef/>
      </w:r>
      <w:r>
        <w:t xml:space="preserve"> or “blessing”</w:t>
      </w:r>
    </w:p>
  </w:footnote>
  <w:footnote w:id="890">
    <w:p w14:paraId="39CDECB8" w14:textId="77777777" w:rsidR="00626974" w:rsidRDefault="00626974" w:rsidP="00A7333E">
      <w:pPr>
        <w:pStyle w:val="footnote"/>
      </w:pPr>
      <w:r>
        <w:rPr>
          <w:rStyle w:val="FootnoteReference"/>
        </w:rPr>
        <w:footnoteRef/>
      </w:r>
      <w:r>
        <w:t xml:space="preserve"> Or “Thy holy Name we do utter”</w:t>
      </w:r>
    </w:p>
  </w:footnote>
  <w:footnote w:id="891">
    <w:p w14:paraId="2BFF308D" w14:textId="77777777" w:rsidR="00626974" w:rsidRDefault="00626974" w:rsidP="00A7333E">
      <w:pPr>
        <w:pStyle w:val="footnote"/>
      </w:pPr>
      <w:r>
        <w:rPr>
          <w:rStyle w:val="FootnoteReference"/>
        </w:rPr>
        <w:footnoteRef/>
      </w:r>
      <w:r>
        <w:t xml:space="preserve"> Or “May it be so, Lord!”</w:t>
      </w:r>
    </w:p>
  </w:footnote>
  <w:footnote w:id="892">
    <w:p w14:paraId="7211B02A" w14:textId="77777777" w:rsidR="00626974" w:rsidRDefault="00626974" w:rsidP="008A378B">
      <w:pPr>
        <w:pStyle w:val="footnote"/>
      </w:pPr>
      <w:r>
        <w:rPr>
          <w:rStyle w:val="FootnoteReference"/>
        </w:rPr>
        <w:footnoteRef/>
      </w:r>
      <w:r>
        <w:t xml:space="preserve"> Or “thankfully confess You with praise”</w:t>
      </w:r>
    </w:p>
  </w:footnote>
  <w:footnote w:id="893">
    <w:p w14:paraId="693B122B" w14:textId="28D696D4" w:rsidR="00626974" w:rsidRDefault="0062697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626974" w:rsidRDefault="00626974" w:rsidP="00A7333E">
      <w:pPr>
        <w:pStyle w:val="footnote"/>
      </w:pPr>
      <w:r>
        <w:rPr>
          <w:rStyle w:val="FootnoteReference"/>
        </w:rPr>
        <w:footnoteRef/>
      </w:r>
      <w:r>
        <w:t xml:space="preserve"> Latria</w:t>
      </w:r>
    </w:p>
  </w:footnote>
  <w:footnote w:id="895">
    <w:p w14:paraId="6A1BE515" w14:textId="5E13A526" w:rsidR="00626974" w:rsidRDefault="00626974" w:rsidP="00426715">
      <w:pPr>
        <w:pStyle w:val="footnote"/>
      </w:pPr>
      <w:r>
        <w:rPr>
          <w:rStyle w:val="FootnoteReference"/>
        </w:rPr>
        <w:footnoteRef/>
      </w:r>
      <w:r>
        <w:t xml:space="preserve"> Or, “Sing a hymn to Him, and exalt Him beyond measure unto the ages.”</w:t>
      </w:r>
    </w:p>
  </w:footnote>
  <w:footnote w:id="896">
    <w:p w14:paraId="68D0AB21" w14:textId="61EA66CA" w:rsidR="00626974" w:rsidRDefault="00626974" w:rsidP="00426715">
      <w:pPr>
        <w:pStyle w:val="footnote"/>
      </w:pPr>
      <w:r>
        <w:rPr>
          <w:rStyle w:val="FootnoteReference"/>
        </w:rPr>
        <w:footnoteRef/>
      </w:r>
      <w:r>
        <w:t xml:space="preserve"> This verse is lacking in the Greek.</w:t>
      </w:r>
    </w:p>
  </w:footnote>
  <w:footnote w:id="897">
    <w:p w14:paraId="26544D11" w14:textId="10502CC8" w:rsidR="00626974" w:rsidRDefault="00626974"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626974" w:rsidRDefault="00626974" w:rsidP="007757C9">
      <w:pPr>
        <w:pStyle w:val="footnote"/>
      </w:pPr>
      <w:r>
        <w:rPr>
          <w:rStyle w:val="FootnoteReference"/>
        </w:rPr>
        <w:footnoteRef/>
      </w:r>
      <w:r>
        <w:t xml:space="preserve"> Greek has “sea-monsters”</w:t>
      </w:r>
    </w:p>
  </w:footnote>
  <w:footnote w:id="899">
    <w:p w14:paraId="0ECD7B50" w14:textId="7593729A" w:rsidR="00626974" w:rsidRDefault="00626974" w:rsidP="007757C9">
      <w:pPr>
        <w:pStyle w:val="footnote"/>
      </w:pPr>
      <w:r>
        <w:rPr>
          <w:rStyle w:val="FootnoteReference"/>
        </w:rPr>
        <w:footnoteRef/>
      </w:r>
      <w:r>
        <w:t xml:space="preserve"> [] not found in Gk.</w:t>
      </w:r>
    </w:p>
  </w:footnote>
  <w:footnote w:id="900">
    <w:p w14:paraId="0A00818E" w14:textId="6F9A1D3E" w:rsidR="00626974" w:rsidRDefault="0062697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626974" w:rsidRDefault="0062697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626974" w:rsidRDefault="00626974" w:rsidP="003758F4">
      <w:pPr>
        <w:pStyle w:val="footnote"/>
      </w:pPr>
      <w:r>
        <w:rPr>
          <w:rStyle w:val="FootnoteReference"/>
        </w:rPr>
        <w:footnoteRef/>
      </w:r>
      <w:r>
        <w:t xml:space="preserve"> Or, “Sing a hymn to Him, and exalt Him beyond measure unto the ages.”</w:t>
      </w:r>
    </w:p>
  </w:footnote>
  <w:footnote w:id="903">
    <w:p w14:paraId="3AF01027" w14:textId="77777777" w:rsidR="00626974" w:rsidRDefault="00626974"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626974" w:rsidRDefault="00626974" w:rsidP="003758F4">
      <w:pPr>
        <w:pStyle w:val="footnote"/>
      </w:pPr>
      <w:r>
        <w:rPr>
          <w:rStyle w:val="FootnoteReference"/>
        </w:rPr>
        <w:footnoteRef/>
      </w:r>
      <w:r>
        <w:t xml:space="preserve"> [] not found in Gk.</w:t>
      </w:r>
    </w:p>
  </w:footnote>
  <w:footnote w:id="905">
    <w:p w14:paraId="3D357C32" w14:textId="77777777" w:rsidR="00626974" w:rsidRDefault="0062697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626974" w:rsidRPr="00FD7CBF" w:rsidRDefault="00626974"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626974" w:rsidRPr="00FD7CBF" w:rsidRDefault="00626974"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626974" w:rsidRDefault="0062697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626974" w:rsidRDefault="0062697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626974" w:rsidRPr="008D5F3D" w:rsidRDefault="00626974" w:rsidP="008D5F3D">
      <w:pPr>
        <w:pStyle w:val="footnote"/>
      </w:pPr>
      <w:r>
        <w:rPr>
          <w:rStyle w:val="FootnoteReference"/>
        </w:rPr>
        <w:footnoteRef/>
      </w:r>
      <w:r>
        <w:t xml:space="preserve"> [JS] Greek has “stars and light,” while Coptic has “stars of light”</w:t>
      </w:r>
    </w:p>
  </w:footnote>
  <w:footnote w:id="911">
    <w:p w14:paraId="6888EF75" w14:textId="7291EAAC" w:rsidR="00626974" w:rsidRDefault="00626974" w:rsidP="00A17656">
      <w:pPr>
        <w:pStyle w:val="footnote"/>
      </w:pPr>
      <w:r>
        <w:rPr>
          <w:rStyle w:val="FootnoteReference"/>
        </w:rPr>
        <w:footnoteRef/>
      </w:r>
      <w:r>
        <w:t xml:space="preserve"> [JS] Gk has “confession/praise of Him is in the earth and heaven”</w:t>
      </w:r>
    </w:p>
  </w:footnote>
  <w:footnote w:id="912">
    <w:p w14:paraId="0C9270F2" w14:textId="14BEF321" w:rsidR="00626974" w:rsidRDefault="00626974" w:rsidP="00A17656">
      <w:pPr>
        <w:pStyle w:val="footnote"/>
      </w:pPr>
      <w:r>
        <w:rPr>
          <w:rStyle w:val="FootnoteReference"/>
        </w:rPr>
        <w:footnoteRef/>
      </w:r>
      <w:r>
        <w:t xml:space="preserve"> [JS] literally, “And He will exalt the horn of His people”</w:t>
      </w:r>
    </w:p>
  </w:footnote>
  <w:footnote w:id="913">
    <w:p w14:paraId="2890F7AF" w14:textId="127DC52C" w:rsidR="00626974" w:rsidRDefault="00626974"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626974" w:rsidRDefault="00626974" w:rsidP="00680B91">
      <w:pPr>
        <w:pStyle w:val="footnote"/>
      </w:pPr>
      <w:r>
        <w:rPr>
          <w:rStyle w:val="FootnoteReference"/>
        </w:rPr>
        <w:footnoteRef/>
      </w:r>
      <w:r>
        <w:t xml:space="preserve"> Latria</w:t>
      </w:r>
    </w:p>
  </w:footnote>
  <w:footnote w:id="915">
    <w:p w14:paraId="690DC348" w14:textId="77777777" w:rsidR="00626974" w:rsidRDefault="0062697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626974" w:rsidRDefault="0062697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626974" w:rsidRDefault="0062697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626974" w:rsidRDefault="0062697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626974" w:rsidRDefault="00626974" w:rsidP="00E60591">
      <w:pPr>
        <w:pStyle w:val="footnote"/>
      </w:pPr>
      <w:r>
        <w:rPr>
          <w:rStyle w:val="FootnoteReference"/>
        </w:rPr>
        <w:footnoteRef/>
      </w:r>
      <w:r>
        <w:t xml:space="preserve"> Fr. Athanasius has “My soul shall make her boast in the Lord”</w:t>
      </w:r>
    </w:p>
  </w:footnote>
  <w:footnote w:id="920">
    <w:p w14:paraId="71668483" w14:textId="77777777" w:rsidR="00626974" w:rsidRDefault="00626974" w:rsidP="00E60591">
      <w:pPr>
        <w:pStyle w:val="footnote"/>
      </w:pPr>
      <w:r>
        <w:rPr>
          <w:rStyle w:val="FootnoteReference"/>
        </w:rPr>
        <w:footnoteRef/>
      </w:r>
      <w:r>
        <w:t xml:space="preserve"> 2 Sam. 6:2 (LXX).</w:t>
      </w:r>
    </w:p>
  </w:footnote>
  <w:footnote w:id="921">
    <w:p w14:paraId="04F68D8E" w14:textId="77777777" w:rsidR="00626974" w:rsidRDefault="00626974" w:rsidP="00E60591">
      <w:pPr>
        <w:pStyle w:val="footnote"/>
      </w:pPr>
      <w:r>
        <w:rPr>
          <w:rStyle w:val="FootnoteReference"/>
        </w:rPr>
        <w:footnoteRef/>
      </w:r>
      <w:r>
        <w:t xml:space="preserve"> [JS] or “appear” or “reveal Yourself”</w:t>
      </w:r>
    </w:p>
  </w:footnote>
  <w:footnote w:id="922">
    <w:p w14:paraId="01A143A7" w14:textId="77777777" w:rsidR="00626974" w:rsidRDefault="00626974" w:rsidP="00E60591">
      <w:pPr>
        <w:pStyle w:val="footnote"/>
      </w:pPr>
      <w:r>
        <w:rPr>
          <w:rStyle w:val="FootnoteReference"/>
        </w:rPr>
        <w:footnoteRef/>
      </w:r>
      <w:r>
        <w:t xml:space="preserve"> [JS] or “reveal Your face”.</w:t>
      </w:r>
    </w:p>
  </w:footnote>
  <w:footnote w:id="923">
    <w:p w14:paraId="22AD0096" w14:textId="77777777" w:rsidR="00626974" w:rsidRPr="004A3E27" w:rsidRDefault="00626974"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626974" w:rsidRDefault="00626974" w:rsidP="00E60591">
      <w:pPr>
        <w:pStyle w:val="footnote"/>
      </w:pPr>
      <w:r>
        <w:rPr>
          <w:rStyle w:val="FootnoteReference"/>
        </w:rPr>
        <w:footnoteRef/>
      </w:r>
      <w:r>
        <w:t xml:space="preserve"> [JS] literally “do obeisance”, i.e. “bow down to”</w:t>
      </w:r>
    </w:p>
  </w:footnote>
  <w:footnote w:id="925">
    <w:p w14:paraId="2630F597" w14:textId="77777777" w:rsidR="00626974" w:rsidRPr="004A3E27" w:rsidRDefault="00626974"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626974" w:rsidRDefault="00626974" w:rsidP="00E60591">
      <w:pPr>
        <w:pStyle w:val="footnote"/>
      </w:pPr>
      <w:r>
        <w:rPr>
          <w:rStyle w:val="FootnoteReference"/>
        </w:rPr>
        <w:footnoteRef/>
      </w:r>
      <w:r>
        <w:t xml:space="preserve"> [JS] or “beautifully situated”</w:t>
      </w:r>
    </w:p>
  </w:footnote>
  <w:footnote w:id="927">
    <w:p w14:paraId="270252A4" w14:textId="77777777" w:rsidR="00626974" w:rsidRPr="004A3E27" w:rsidRDefault="00626974"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626974" w:rsidRDefault="00626974"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626974" w:rsidRDefault="00626974" w:rsidP="00E60591">
      <w:pPr>
        <w:pStyle w:val="footnote"/>
      </w:pPr>
      <w:r>
        <w:rPr>
          <w:rStyle w:val="FootnoteReference"/>
        </w:rPr>
        <w:footnoteRef/>
      </w:r>
      <w:r>
        <w:t xml:space="preserve"> [JS] or “Mother Zion will say,”</w:t>
      </w:r>
    </w:p>
  </w:footnote>
  <w:footnote w:id="930">
    <w:p w14:paraId="33656AE4" w14:textId="77777777" w:rsidR="00626974" w:rsidRDefault="00626974" w:rsidP="00E60591">
      <w:pPr>
        <w:pStyle w:val="footnote"/>
      </w:pPr>
      <w:r>
        <w:rPr>
          <w:rStyle w:val="FootnoteReference"/>
        </w:rPr>
        <w:footnoteRef/>
      </w:r>
      <w:r>
        <w:t xml:space="preserve"> [JS] Coptic has, “that a man and a man dwelt in her”</w:t>
      </w:r>
    </w:p>
  </w:footnote>
  <w:footnote w:id="931">
    <w:p w14:paraId="54C279A1" w14:textId="77777777" w:rsidR="00626974" w:rsidRDefault="00626974" w:rsidP="00E60591">
      <w:pPr>
        <w:pStyle w:val="footnote"/>
      </w:pPr>
      <w:r>
        <w:rPr>
          <w:rStyle w:val="FootnoteReference"/>
        </w:rPr>
        <w:footnoteRef/>
      </w:r>
      <w:r>
        <w:t xml:space="preserve"> [JS] or “messengers”</w:t>
      </w:r>
    </w:p>
  </w:footnote>
  <w:footnote w:id="932">
    <w:p w14:paraId="43C0F64C" w14:textId="77777777" w:rsidR="00626974" w:rsidRDefault="00626974" w:rsidP="00E60591">
      <w:pPr>
        <w:pStyle w:val="footnote"/>
      </w:pPr>
      <w:r>
        <w:rPr>
          <w:rStyle w:val="FootnoteReference"/>
        </w:rPr>
        <w:footnoteRef/>
      </w:r>
      <w:r>
        <w:t xml:space="preserve"> [JS] Fr. Lazarus has “servants”</w:t>
      </w:r>
    </w:p>
  </w:footnote>
  <w:footnote w:id="933">
    <w:p w14:paraId="5CB58F29" w14:textId="77777777" w:rsidR="00626974" w:rsidRDefault="00626974" w:rsidP="00E60591">
      <w:pPr>
        <w:pStyle w:val="footnote"/>
      </w:pPr>
      <w:r>
        <w:rPr>
          <w:rStyle w:val="FootnoteReference"/>
        </w:rPr>
        <w:footnoteRef/>
      </w:r>
      <w:r>
        <w:t xml:space="preserve"> Heb. 1:7; Ezek. 1:14; 2 Esdras 8:22.</w:t>
      </w:r>
    </w:p>
  </w:footnote>
  <w:footnote w:id="934">
    <w:p w14:paraId="3C41F1A9" w14:textId="77777777" w:rsidR="00626974" w:rsidRDefault="00626974" w:rsidP="00E60591">
      <w:pPr>
        <w:pStyle w:val="footnote"/>
      </w:pPr>
      <w:r>
        <w:rPr>
          <w:rStyle w:val="FootnoteReference"/>
        </w:rPr>
        <w:footnoteRef/>
      </w:r>
      <w:r>
        <w:t xml:space="preserve"> [JS] or “makes the clouds His chariot”</w:t>
      </w:r>
    </w:p>
  </w:footnote>
  <w:footnote w:id="935">
    <w:p w14:paraId="48E0AB19" w14:textId="77777777" w:rsidR="00626974" w:rsidRDefault="00626974"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626974" w:rsidRDefault="00626974" w:rsidP="00E60591">
      <w:pPr>
        <w:pStyle w:val="footnote"/>
      </w:pPr>
      <w:r>
        <w:rPr>
          <w:rStyle w:val="FootnoteReference"/>
        </w:rPr>
        <w:footnoteRef/>
      </w:r>
      <w:r>
        <w:t xml:space="preserve"> [JS] lit. day to day</w:t>
      </w:r>
    </w:p>
  </w:footnote>
  <w:footnote w:id="937">
    <w:p w14:paraId="12F98413" w14:textId="77777777" w:rsidR="00626974" w:rsidRPr="004A3E27" w:rsidRDefault="00626974" w:rsidP="00E60591">
      <w:pPr>
        <w:pStyle w:val="footnote"/>
      </w:pPr>
      <w:r w:rsidRPr="004A3E27">
        <w:rPr>
          <w:rStyle w:val="FootnoteReference"/>
        </w:rPr>
        <w:footnoteRef/>
      </w:r>
      <w:r w:rsidRPr="004A3E27">
        <w:t xml:space="preserve"> Luke 4:32.</w:t>
      </w:r>
    </w:p>
  </w:footnote>
  <w:footnote w:id="938">
    <w:p w14:paraId="094C75E4" w14:textId="77777777" w:rsidR="00626974" w:rsidRDefault="00626974" w:rsidP="00E60591">
      <w:pPr>
        <w:pStyle w:val="footnote"/>
      </w:pPr>
      <w:r>
        <w:rPr>
          <w:rStyle w:val="FootnoteReference"/>
        </w:rPr>
        <w:footnoteRef/>
      </w:r>
      <w:r>
        <w:t xml:space="preserve"> [JS] or “give thanks to”. “Thankfully confess with praise”</w:t>
      </w:r>
    </w:p>
  </w:footnote>
  <w:footnote w:id="939">
    <w:p w14:paraId="55536D04" w14:textId="77777777" w:rsidR="00626974" w:rsidRDefault="00626974" w:rsidP="00E60591">
      <w:pPr>
        <w:pStyle w:val="footnote"/>
      </w:pPr>
      <w:r>
        <w:rPr>
          <w:rStyle w:val="FootnoteReference"/>
        </w:rPr>
        <w:footnoteRef/>
      </w:r>
      <w:r>
        <w:t xml:space="preserve"> [JS] literally, “holy ones.”</w:t>
      </w:r>
    </w:p>
  </w:footnote>
  <w:footnote w:id="940">
    <w:p w14:paraId="7C8A0D56" w14:textId="77777777" w:rsidR="00626974" w:rsidRDefault="00626974"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626974" w:rsidRDefault="00626974" w:rsidP="00E60591">
      <w:pPr>
        <w:pStyle w:val="footnote"/>
      </w:pPr>
      <w:r>
        <w:rPr>
          <w:rStyle w:val="FootnoteReference"/>
        </w:rPr>
        <w:footnoteRef/>
      </w:r>
      <w:r>
        <w:t xml:space="preserve"> [JS] litearlly, “slave”.</w:t>
      </w:r>
    </w:p>
  </w:footnote>
  <w:footnote w:id="942">
    <w:p w14:paraId="341A5D3B" w14:textId="77777777" w:rsidR="00626974" w:rsidRPr="004A3E27" w:rsidRDefault="00626974"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626974" w:rsidRDefault="00626974"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626974" w:rsidRDefault="00626974"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626974" w:rsidRDefault="00626974"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626974" w:rsidRDefault="00626974" w:rsidP="00E60591">
      <w:pPr>
        <w:pStyle w:val="footnote"/>
      </w:pPr>
      <w:r>
        <w:rPr>
          <w:rStyle w:val="FootnoteReference"/>
        </w:rPr>
        <w:footnoteRef/>
      </w:r>
      <w:r>
        <w:t xml:space="preserve"> [JS] or, “boast”</w:t>
      </w:r>
    </w:p>
  </w:footnote>
  <w:footnote w:id="947">
    <w:p w14:paraId="5CB3133E" w14:textId="77777777" w:rsidR="00626974" w:rsidRPr="004A3E27" w:rsidRDefault="00626974"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626974" w:rsidRDefault="00626974" w:rsidP="00E60591">
      <w:pPr>
        <w:pStyle w:val="footnote"/>
      </w:pPr>
      <w:r>
        <w:rPr>
          <w:rStyle w:val="FootnoteReference"/>
        </w:rPr>
        <w:footnoteRef/>
      </w:r>
      <w:r>
        <w:t xml:space="preserve"> [JS] Fr. Lazarus renders “repent” as “change His mind”</w:t>
      </w:r>
    </w:p>
  </w:footnote>
  <w:footnote w:id="949">
    <w:p w14:paraId="673E3386" w14:textId="77777777" w:rsidR="00626974" w:rsidRDefault="00626974" w:rsidP="00E60591">
      <w:pPr>
        <w:pStyle w:val="footnote"/>
      </w:pPr>
      <w:r>
        <w:rPr>
          <w:rStyle w:val="FootnoteReference"/>
        </w:rPr>
        <w:footnoteRef/>
      </w:r>
      <w:r>
        <w:t xml:space="preserve"> Heb. 7:21.</w:t>
      </w:r>
    </w:p>
  </w:footnote>
  <w:footnote w:id="950">
    <w:p w14:paraId="584B7EF5" w14:textId="77777777" w:rsidR="00626974" w:rsidRPr="004A3E27" w:rsidRDefault="00626974"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626974" w:rsidRPr="004A3E27" w:rsidRDefault="00626974"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626974" w:rsidRDefault="00626974"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626974" w:rsidRDefault="00626974" w:rsidP="00E60591">
      <w:pPr>
        <w:pStyle w:val="footnote"/>
      </w:pPr>
      <w:r>
        <w:rPr>
          <w:rStyle w:val="FootnoteReference"/>
        </w:rPr>
        <w:footnoteRef/>
      </w:r>
      <w:r>
        <w:t xml:space="preserve"> This column is the version abridged by Fr. Athanasius Iskander.</w:t>
      </w:r>
    </w:p>
  </w:footnote>
  <w:footnote w:id="954">
    <w:p w14:paraId="4081C3EC" w14:textId="77777777" w:rsidR="00626974" w:rsidRDefault="00626974"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626974" w:rsidRDefault="00626974"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626974" w:rsidRDefault="00626974"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626974" w:rsidRDefault="00626974"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626974" w:rsidRDefault="00626974"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626974" w:rsidRDefault="00626974" w:rsidP="00E60591">
      <w:pPr>
        <w:pStyle w:val="footnote"/>
      </w:pPr>
      <w:r>
        <w:rPr>
          <w:rStyle w:val="FootnoteReference"/>
        </w:rPr>
        <w:footnoteRef/>
      </w:r>
      <w:r>
        <w:t xml:space="preserve"> Meaning of “o-ti eros tattis etenhoot” unclear.</w:t>
      </w:r>
    </w:p>
  </w:footnote>
  <w:footnote w:id="960">
    <w:p w14:paraId="1FAA9981" w14:textId="77777777" w:rsidR="00626974" w:rsidRDefault="00626974" w:rsidP="00E60591">
      <w:pPr>
        <w:pStyle w:val="footnote"/>
      </w:pPr>
      <w:r>
        <w:rPr>
          <w:rStyle w:val="FootnoteReference"/>
        </w:rPr>
        <w:footnoteRef/>
      </w:r>
      <w:r>
        <w:t xml:space="preserve"> Coptic has “El”, but that would be somewhat obscure in English.</w:t>
      </w:r>
    </w:p>
  </w:footnote>
  <w:footnote w:id="961">
    <w:p w14:paraId="6ECFB0E5" w14:textId="77777777" w:rsidR="00626974" w:rsidRDefault="00626974" w:rsidP="00E60591">
      <w:pPr>
        <w:pStyle w:val="footnote"/>
      </w:pPr>
      <w:r>
        <w:rPr>
          <w:rStyle w:val="FootnoteReference"/>
        </w:rPr>
        <w:footnoteRef/>
      </w:r>
      <w:r>
        <w:t xml:space="preserve"> Perhaps His order as Highpriest, after the order of Melchizedek.</w:t>
      </w:r>
    </w:p>
  </w:footnote>
  <w:footnote w:id="962">
    <w:p w14:paraId="3DC9334B" w14:textId="77777777" w:rsidR="00626974" w:rsidRDefault="0062697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626974" w:rsidRPr="00260CA9" w:rsidRDefault="0062697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626974" w:rsidRPr="00FD7CBF" w:rsidRDefault="00626974"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626974" w:rsidRDefault="00626974"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626974" w:rsidRDefault="00626974" w:rsidP="00B62960">
      <w:pPr>
        <w:pStyle w:val="footnote"/>
      </w:pPr>
      <w:r>
        <w:rPr>
          <w:rStyle w:val="FootnoteReference"/>
        </w:rPr>
        <w:footnoteRef/>
      </w:r>
      <w:r>
        <w:t xml:space="preserve"> “brethren”, because said by a deacon.</w:t>
      </w:r>
    </w:p>
  </w:footnote>
  <w:footnote w:id="967">
    <w:p w14:paraId="620F336B" w14:textId="77777777" w:rsidR="00626974" w:rsidRDefault="0062697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626974" w:rsidRDefault="0062697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626974" w:rsidRDefault="0062697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626974" w:rsidRDefault="0062697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626974" w:rsidRPr="00B021F8" w:rsidRDefault="0062697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626974" w:rsidRDefault="00626974"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626974" w:rsidRDefault="00626974" w:rsidP="00E83105">
      <w:pPr>
        <w:pStyle w:val="footnote"/>
      </w:pPr>
      <w:r>
        <w:rPr>
          <w:rStyle w:val="FootnoteReference"/>
        </w:rPr>
        <w:footnoteRef/>
      </w:r>
      <w:r>
        <w:t xml:space="preserve"> Some translations replace “Barbarians” with “those who desire war”</w:t>
      </w:r>
    </w:p>
  </w:footnote>
  <w:footnote w:id="974">
    <w:p w14:paraId="6BD2B85F" w14:textId="3AA00754" w:rsidR="00626974" w:rsidRDefault="00626974" w:rsidP="00B02DD7">
      <w:pPr>
        <w:pStyle w:val="footnote"/>
      </w:pPr>
      <w:r>
        <w:rPr>
          <w:rStyle w:val="FootnoteReference"/>
        </w:rPr>
        <w:footnoteRef/>
      </w:r>
      <w:r>
        <w:t xml:space="preserve"> Or “assemblies,” i.e. not a group of people, but an action.</w:t>
      </w:r>
    </w:p>
  </w:footnote>
  <w:footnote w:id="975">
    <w:p w14:paraId="69447F9F" w14:textId="7CAFAA2C" w:rsidR="00626974" w:rsidRDefault="00626974" w:rsidP="00B02DD7">
      <w:pPr>
        <w:pStyle w:val="footnote"/>
      </w:pPr>
      <w:r>
        <w:rPr>
          <w:rStyle w:val="FootnoteReference"/>
        </w:rPr>
        <w:footnoteRef/>
      </w:r>
      <w:r>
        <w:t xml:space="preserve"> Literally, “raise the horn”</w:t>
      </w:r>
    </w:p>
  </w:footnote>
  <w:footnote w:id="976">
    <w:p w14:paraId="1C38F898" w14:textId="533A4129" w:rsidR="00626974" w:rsidRPr="00FD7CBF" w:rsidRDefault="00626974"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626974" w:rsidRDefault="00626974">
      <w:pPr>
        <w:pStyle w:val="FootnoteText"/>
      </w:pPr>
      <w:r>
        <w:rPr>
          <w:rStyle w:val="FootnoteReference"/>
        </w:rPr>
        <w:footnoteRef/>
      </w:r>
      <w:r>
        <w:t xml:space="preserve"> Acts 7:60</w:t>
      </w:r>
    </w:p>
  </w:footnote>
  <w:footnote w:id="978">
    <w:p w14:paraId="66841CA4" w14:textId="77777777" w:rsidR="00626974" w:rsidRDefault="00626974"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626974" w:rsidRDefault="00626974"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626974" w:rsidRDefault="00626974">
      <w:pPr>
        <w:pStyle w:val="footnote"/>
        <w:rPr>
          <w:ins w:id="1224" w:author="Brett Slote" w:date="2011-07-21T19:13:00Z"/>
        </w:rPr>
        <w:pPrChange w:id="1225" w:author="Brett Slote" w:date="2011-07-21T20:05:00Z">
          <w:pPr>
            <w:pStyle w:val="FootnoteText"/>
          </w:pPr>
        </w:pPrChange>
      </w:pPr>
      <w:ins w:id="1226" w:author="Brett Slote" w:date="2011-07-21T19:13:00Z">
        <w:r>
          <w:rPr>
            <w:rStyle w:val="FootnoteReference"/>
          </w:rPr>
          <w:footnoteRef/>
        </w:r>
        <w:r>
          <w:t xml:space="preserve"> Numbers 12:7-8</w:t>
        </w:r>
      </w:ins>
    </w:p>
  </w:footnote>
  <w:footnote w:id="981">
    <w:p w14:paraId="7099EBEB" w14:textId="77777777" w:rsidR="00626974" w:rsidRDefault="00626974">
      <w:pPr>
        <w:pStyle w:val="footnote"/>
        <w:rPr>
          <w:ins w:id="1227" w:author="Brett Slote" w:date="2011-07-21T19:13:00Z"/>
        </w:rPr>
        <w:pPrChange w:id="1228" w:author="Brett Slote" w:date="2011-07-21T20:05:00Z">
          <w:pPr>
            <w:pStyle w:val="FootnoteText"/>
          </w:pPr>
        </w:pPrChange>
      </w:pPr>
      <w:ins w:id="1229" w:author="Brett Slote" w:date="2011-07-21T19:13:00Z">
        <w:r>
          <w:rPr>
            <w:rStyle w:val="FootnoteReference"/>
          </w:rPr>
          <w:footnoteRef/>
        </w:r>
        <w:r>
          <w:t xml:space="preserve"> Exodus 28:1</w:t>
        </w:r>
      </w:ins>
    </w:p>
  </w:footnote>
  <w:footnote w:id="982">
    <w:p w14:paraId="5BFC95F9" w14:textId="77777777" w:rsidR="00626974" w:rsidRDefault="00626974">
      <w:pPr>
        <w:pStyle w:val="footnote"/>
        <w:rPr>
          <w:ins w:id="1230" w:author="Brett Slote" w:date="2011-07-21T19:13:00Z"/>
        </w:rPr>
        <w:pPrChange w:id="1231" w:author="Brett Slote" w:date="2011-07-21T20:05:00Z">
          <w:pPr>
            <w:pStyle w:val="FootnoteText"/>
          </w:pPr>
        </w:pPrChange>
      </w:pPr>
      <w:ins w:id="1232" w:author="Brett Slote" w:date="2011-07-21T19:13:00Z">
        <w:r>
          <w:rPr>
            <w:rStyle w:val="FootnoteReference"/>
          </w:rPr>
          <w:footnoteRef/>
        </w:r>
        <w:r>
          <w:t xml:space="preserve"> Matthew 16:18</w:t>
        </w:r>
      </w:ins>
    </w:p>
  </w:footnote>
  <w:footnote w:id="983">
    <w:p w14:paraId="04125830" w14:textId="77777777" w:rsidR="00626974" w:rsidRDefault="00626974">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Psalms 110:4, Hebrews 5:6,10</w:t>
        </w:r>
      </w:ins>
    </w:p>
  </w:footnote>
  <w:footnote w:id="984">
    <w:p w14:paraId="4ECDDE09" w14:textId="77777777" w:rsidR="00626974" w:rsidRDefault="0062697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4ACBECBD" w14:textId="77777777" w:rsidR="00626974" w:rsidRDefault="0062697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6">
    <w:p w14:paraId="0C45F6F7" w14:textId="77777777" w:rsidR="00626974" w:rsidRDefault="00626974" w:rsidP="00C0205C">
      <w:pPr>
        <w:pStyle w:val="footnote"/>
      </w:pPr>
      <w:r>
        <w:rPr>
          <w:rStyle w:val="FootnoteReference"/>
          <w:rFonts w:eastAsiaTheme="majorEastAsia"/>
        </w:rPr>
        <w:footnoteRef/>
      </w:r>
      <w:r>
        <w:t xml:space="preserve"> Ps 72:10</w:t>
      </w:r>
    </w:p>
  </w:footnote>
  <w:footnote w:id="987">
    <w:p w14:paraId="73200F36" w14:textId="77777777" w:rsidR="00626974" w:rsidRDefault="00626974">
      <w:pPr>
        <w:pStyle w:val="FootnoteText"/>
      </w:pPr>
      <w:r>
        <w:rPr>
          <w:rStyle w:val="FootnoteReference"/>
        </w:rPr>
        <w:footnoteRef/>
      </w:r>
      <w:r>
        <w:t xml:space="preserve"> Pope Dioscorus can but substituted here to use this doxology on his feast.</w:t>
      </w:r>
    </w:p>
  </w:footnote>
  <w:footnote w:id="988">
    <w:p w14:paraId="6EE19208" w14:textId="77777777" w:rsidR="00626974" w:rsidRDefault="00626974" w:rsidP="008B74E6">
      <w:pPr>
        <w:pStyle w:val="footnote"/>
      </w:pPr>
      <w:r>
        <w:rPr>
          <w:rStyle w:val="FootnoteReference"/>
        </w:rPr>
        <w:footnoteRef/>
      </w:r>
      <w:r>
        <w:t xml:space="preserve"> Taken from Byzantine rite hymns in 2016.</w:t>
      </w:r>
    </w:p>
  </w:footnote>
  <w:footnote w:id="989">
    <w:p w14:paraId="10C81BCA" w14:textId="32EF878B" w:rsidR="00626974" w:rsidRDefault="00626974" w:rsidP="008B74E6">
      <w:pPr>
        <w:pStyle w:val="footnote"/>
      </w:pPr>
      <w:r>
        <w:rPr>
          <w:rStyle w:val="FootnoteReference"/>
        </w:rPr>
        <w:footnoteRef/>
      </w:r>
      <w:r>
        <w:t xml:space="preserve"> Taken from Byzantine rite hymns in 2016.</w:t>
      </w:r>
    </w:p>
  </w:footnote>
  <w:footnote w:id="990">
    <w:p w14:paraId="2FF46E46" w14:textId="77777777" w:rsidR="00626974" w:rsidRDefault="00626974" w:rsidP="003D4209">
      <w:pPr>
        <w:pStyle w:val="footnote"/>
      </w:pPr>
      <w:r>
        <w:rPr>
          <w:rStyle w:val="FootnoteReference"/>
        </w:rPr>
        <w:footnoteRef/>
      </w:r>
      <w:r>
        <w:t xml:space="preserve"> Dan 12:3</w:t>
      </w:r>
    </w:p>
  </w:footnote>
  <w:footnote w:id="991">
    <w:p w14:paraId="4F373D62" w14:textId="77777777" w:rsidR="00626974" w:rsidRDefault="00626974" w:rsidP="003D4209">
      <w:pPr>
        <w:pStyle w:val="footnote"/>
      </w:pPr>
      <w:r>
        <w:rPr>
          <w:rStyle w:val="FootnoteReference"/>
        </w:rPr>
        <w:footnoteRef/>
      </w:r>
      <w:r>
        <w:t xml:space="preserve"> The Scetis Valley in Egypt, from which the word “ascetic” comes. Sheheet means “measure of the heart.”</w:t>
      </w:r>
    </w:p>
  </w:footnote>
  <w:footnote w:id="992">
    <w:p w14:paraId="153ABD29" w14:textId="77777777" w:rsidR="00626974" w:rsidRDefault="00626974" w:rsidP="003D4209">
      <w:pPr>
        <w:pStyle w:val="footnote"/>
      </w:pPr>
      <w:r>
        <w:rPr>
          <w:rStyle w:val="FootnoteReference"/>
        </w:rPr>
        <w:footnoteRef/>
      </w:r>
      <w:r>
        <w:t xml:space="preserve"> Cf Lk 22:30, Mt</w:t>
      </w:r>
      <w:r w:rsidRPr="003D4209">
        <w:rPr>
          <w:rStyle w:val="footnoteChar"/>
        </w:rPr>
        <w:t xml:space="preserve"> </w:t>
      </w:r>
      <w:r>
        <w:t>19:20</w:t>
      </w:r>
    </w:p>
  </w:footnote>
  <w:footnote w:id="993">
    <w:p w14:paraId="0977783C" w14:textId="77777777" w:rsidR="00626974" w:rsidRDefault="00626974">
      <w:pPr>
        <w:pStyle w:val="FootnoteText"/>
      </w:pPr>
      <w:r>
        <w:rPr>
          <w:rStyle w:val="FootnoteReference"/>
        </w:rPr>
        <w:footnoteRef/>
      </w:r>
      <w:r>
        <w:t xml:space="preserve"> Rev 4:6</w:t>
      </w:r>
    </w:p>
  </w:footnote>
  <w:footnote w:id="994">
    <w:p w14:paraId="474C3AF6" w14:textId="77777777" w:rsidR="00626974" w:rsidRDefault="00626974" w:rsidP="00C14556">
      <w:pPr>
        <w:pStyle w:val="footnote"/>
        <w:rPr>
          <w:ins w:id="1344" w:author="Brett Slote" w:date="2011-07-19T15:43:00Z"/>
        </w:rPr>
      </w:pPr>
      <w:ins w:id="1345" w:author="Brett Slote" w:date="2011-07-19T15:43:00Z">
        <w:r>
          <w:rPr>
            <w:rStyle w:val="FootnoteReference"/>
          </w:rPr>
          <w:footnoteRef/>
        </w:r>
        <w:r>
          <w:t xml:space="preserve"> or supplications/intercessions</w:t>
        </w:r>
      </w:ins>
    </w:p>
  </w:footnote>
  <w:footnote w:id="995">
    <w:p w14:paraId="527ECCCD" w14:textId="77777777" w:rsidR="00626974" w:rsidRDefault="00626974">
      <w:pPr>
        <w:pStyle w:val="footnote"/>
        <w:rPr>
          <w:ins w:id="1346" w:author="Brett Slote" w:date="2011-07-19T15:43:00Z"/>
        </w:rPr>
        <w:pPrChange w:id="1347" w:author="Brett Slote" w:date="2011-07-21T19:56:00Z">
          <w:pPr>
            <w:pStyle w:val="FootnoteText"/>
          </w:pPr>
        </w:pPrChange>
      </w:pPr>
      <w:ins w:id="1348" w:author="Brett Slote" w:date="2011-07-19T15:43:00Z">
        <w:r>
          <w:rPr>
            <w:rStyle w:val="FootnoteReference"/>
          </w:rPr>
          <w:footnoteRef/>
        </w:r>
        <w:r>
          <w:t xml:space="preserve"> Joel 3:13 – but I’m trying to remember something that says “the harvest is full and the wheat plentiful”</w:t>
        </w:r>
      </w:ins>
    </w:p>
  </w:footnote>
  <w:footnote w:id="996">
    <w:p w14:paraId="6583C1B7" w14:textId="77777777" w:rsidR="00626974" w:rsidRDefault="00626974">
      <w:pPr>
        <w:pStyle w:val="footnote"/>
        <w:rPr>
          <w:ins w:id="1349" w:author="Brett Slote" w:date="2011-07-19T15:43:00Z"/>
          <w:rFonts w:ascii="Antonious" w:hAnsi="Antonious" w:cs="Antonious"/>
        </w:rPr>
        <w:pPrChange w:id="1350" w:author="Brett Slote" w:date="2011-07-21T19:56:00Z">
          <w:pPr>
            <w:widowControl w:val="0"/>
            <w:autoSpaceDE w:val="0"/>
            <w:autoSpaceDN w:val="0"/>
            <w:adjustRightInd w:val="0"/>
          </w:pPr>
        </w:pPrChange>
      </w:pPr>
      <w:ins w:id="135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97">
    <w:p w14:paraId="3A76C60E" w14:textId="214D0337" w:rsidR="00626974" w:rsidRDefault="0062697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98">
    <w:p w14:paraId="0CF37F72" w14:textId="7D818E4C" w:rsidR="00626974" w:rsidRDefault="00626974" w:rsidP="00E64404">
      <w:pPr>
        <w:pStyle w:val="footnote"/>
      </w:pPr>
      <w:r>
        <w:rPr>
          <w:rStyle w:val="FootnoteReference"/>
        </w:rPr>
        <w:footnoteRef/>
      </w:r>
      <w:r>
        <w:t xml:space="preserve"> Modified into the style of a Coptic Doxology from the Byzantine Rite hymns in 2016. </w:t>
      </w:r>
    </w:p>
  </w:footnote>
  <w:footnote w:id="999">
    <w:p w14:paraId="3B864A3D" w14:textId="77777777" w:rsidR="00626974" w:rsidRDefault="00626974" w:rsidP="00325E43">
      <w:pPr>
        <w:pStyle w:val="footnote"/>
      </w:pPr>
      <w:r>
        <w:rPr>
          <w:rStyle w:val="FootnoteReference"/>
        </w:rPr>
        <w:footnoteRef/>
      </w:r>
      <w:r>
        <w:t xml:space="preserve"> Modified into the style of a Coptic Doxology from the Byzantine Rite hymns in 2016. </w:t>
      </w:r>
    </w:p>
  </w:footnote>
  <w:footnote w:id="1000">
    <w:p w14:paraId="0AAB833E" w14:textId="77777777" w:rsidR="00626974" w:rsidRDefault="00626974" w:rsidP="00935F13">
      <w:pPr>
        <w:pStyle w:val="footnote"/>
      </w:pPr>
      <w:r>
        <w:rPr>
          <w:rStyle w:val="FootnoteReference"/>
        </w:rPr>
        <w:footnoteRef/>
      </w:r>
      <w:r>
        <w:t xml:space="preserve"> Rev 4:4</w:t>
      </w:r>
    </w:p>
  </w:footnote>
  <w:footnote w:id="1001">
    <w:p w14:paraId="70D69B5E" w14:textId="77777777" w:rsidR="00626974" w:rsidRDefault="00626974" w:rsidP="00935F13">
      <w:pPr>
        <w:pStyle w:val="footnote"/>
      </w:pPr>
      <w:r>
        <w:rPr>
          <w:rStyle w:val="FootnoteReference"/>
        </w:rPr>
        <w:footnoteRef/>
      </w:r>
      <w:r>
        <w:t xml:space="preserve"> Rev 5:8</w:t>
      </w:r>
    </w:p>
  </w:footnote>
  <w:footnote w:id="1002">
    <w:p w14:paraId="741347AD" w14:textId="77777777" w:rsidR="00626974" w:rsidRDefault="00626974">
      <w:pPr>
        <w:pStyle w:val="footnote"/>
        <w:rPr>
          <w:ins w:id="1381" w:author="Brett Slote" w:date="2011-07-19T18:33:00Z"/>
        </w:rPr>
        <w:pPrChange w:id="1382" w:author="Brett Slote" w:date="2011-07-21T19:58:00Z">
          <w:pPr>
            <w:pStyle w:val="FootnoteText"/>
          </w:pPr>
        </w:pPrChange>
      </w:pPr>
      <w:ins w:id="1383" w:author="Brett Slote" w:date="2011-07-19T18:33:00Z">
        <w:r w:rsidRPr="00C96A85">
          <w:rPr>
            <w:rStyle w:val="FootnoteReference"/>
            <w:vertAlign w:val="baseline"/>
          </w:rPr>
          <w:footnoteRef/>
        </w:r>
        <w:r w:rsidRPr="00C96A85">
          <w:t xml:space="preserve"> Ephesians 6:11</w:t>
        </w:r>
      </w:ins>
      <w:r>
        <w:t xml:space="preserve"> </w:t>
      </w:r>
      <w:ins w:id="1384" w:author="Brett Slote" w:date="2011-07-19T18:33:00Z">
        <w:r w:rsidRPr="00C96A85">
          <w:t>(Literally: “all the girding”)</w:t>
        </w:r>
      </w:ins>
    </w:p>
  </w:footnote>
  <w:footnote w:id="1003">
    <w:p w14:paraId="22B1B2A8" w14:textId="77777777" w:rsidR="00626974" w:rsidRDefault="00626974">
      <w:pPr>
        <w:pStyle w:val="footnote"/>
        <w:rPr>
          <w:ins w:id="1387" w:author="Brett Slote" w:date="2011-07-19T18:34:00Z"/>
        </w:rPr>
        <w:pPrChange w:id="1388" w:author="Brett Slote" w:date="2011-07-21T19:58:00Z">
          <w:pPr>
            <w:pStyle w:val="FootnoteText"/>
          </w:pPr>
        </w:pPrChange>
      </w:pPr>
      <w:ins w:id="1389" w:author="Brett Slote" w:date="2011-07-19T18:34:00Z">
        <w:r>
          <w:rPr>
            <w:rStyle w:val="FootnoteReference"/>
          </w:rPr>
          <w:footnoteRef/>
        </w:r>
        <w:r>
          <w:t xml:space="preserve"> Col 3:1</w:t>
        </w:r>
      </w:ins>
    </w:p>
  </w:footnote>
  <w:footnote w:id="1004">
    <w:p w14:paraId="2F80CBFF" w14:textId="77777777" w:rsidR="00626974" w:rsidRDefault="00626974" w:rsidP="00F4564C">
      <w:pPr>
        <w:pStyle w:val="footnote"/>
      </w:pPr>
      <w:r>
        <w:rPr>
          <w:rStyle w:val="FootnoteReference"/>
        </w:rPr>
        <w:footnoteRef/>
      </w:r>
      <w:r>
        <w:t xml:space="preserve"> Modified into the style of a Coptic Doxology from the Byzantine Rite hymns in 2016. </w:t>
      </w:r>
    </w:p>
  </w:footnote>
  <w:footnote w:id="1005">
    <w:p w14:paraId="0F21DE2B" w14:textId="77777777" w:rsidR="00626974" w:rsidRDefault="00626974" w:rsidP="00F4564C">
      <w:pPr>
        <w:pStyle w:val="footnote"/>
      </w:pPr>
      <w:r>
        <w:rPr>
          <w:rStyle w:val="FootnoteReference"/>
        </w:rPr>
        <w:footnoteRef/>
      </w:r>
      <w:r>
        <w:t xml:space="preserve"> Modified into the style of a Coptic Doxology from the Byzantine Rite hymns in 2016. </w:t>
      </w:r>
    </w:p>
  </w:footnote>
  <w:footnote w:id="1006">
    <w:p w14:paraId="26B5BB59" w14:textId="77777777" w:rsidR="00626974" w:rsidRDefault="00626974" w:rsidP="002A29E0">
      <w:pPr>
        <w:pStyle w:val="footnote"/>
      </w:pPr>
      <w:r>
        <w:rPr>
          <w:rStyle w:val="FootnoteReference"/>
        </w:rPr>
        <w:footnoteRef/>
      </w:r>
      <w:r>
        <w:t xml:space="preserve"> Modified into the style of a Coptic Doxology from the Byzantine Rite hymns in 2016. </w:t>
      </w:r>
    </w:p>
  </w:footnote>
  <w:footnote w:id="1007">
    <w:p w14:paraId="515A7079" w14:textId="77777777" w:rsidR="00626974" w:rsidRDefault="006269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8">
    <w:p w14:paraId="11CE8A3A" w14:textId="77777777" w:rsidR="00626974" w:rsidRDefault="006269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9">
    <w:p w14:paraId="40B3C553" w14:textId="77777777" w:rsidR="00626974" w:rsidRDefault="006269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0">
    <w:p w14:paraId="161FA5C9" w14:textId="726A1A97" w:rsidR="00626974" w:rsidRDefault="0062697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11">
    <w:p w14:paraId="5727BFD3" w14:textId="77777777" w:rsidR="00626974" w:rsidRDefault="0062697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12">
    <w:p w14:paraId="5AA889F2" w14:textId="77777777" w:rsidR="00626974" w:rsidRDefault="00626974">
      <w:pPr>
        <w:pStyle w:val="footnote"/>
        <w:rPr>
          <w:ins w:id="1439" w:author="Brett Slote" w:date="2011-07-21T19:00:00Z"/>
        </w:rPr>
        <w:pPrChange w:id="1440" w:author="Brett Slote" w:date="2011-07-21T20:03:00Z">
          <w:pPr>
            <w:pStyle w:val="FootnoteText"/>
          </w:pPr>
        </w:pPrChange>
      </w:pPr>
      <w:ins w:id="1441" w:author="Brett Slote" w:date="2011-07-21T19:00:00Z">
        <w:r>
          <w:rPr>
            <w:rStyle w:val="FootnoteReference"/>
          </w:rPr>
          <w:footnoteRef/>
        </w:r>
        <w:r>
          <w:t xml:space="preserve"> Need to do some research into the name of this man in English</w:t>
        </w:r>
      </w:ins>
    </w:p>
  </w:footnote>
  <w:footnote w:id="1013">
    <w:p w14:paraId="6E951873" w14:textId="77777777" w:rsidR="00626974" w:rsidRDefault="00626974" w:rsidP="002A29E0">
      <w:pPr>
        <w:pStyle w:val="footnote"/>
      </w:pPr>
      <w:r>
        <w:rPr>
          <w:rStyle w:val="FootnoteReference"/>
        </w:rPr>
        <w:footnoteRef/>
      </w:r>
      <w:r>
        <w:t xml:space="preserve"> Modified into the style of a Coptic Doxology from the Byzantine Rite hymns in 2016. </w:t>
      </w:r>
    </w:p>
  </w:footnote>
  <w:footnote w:id="1014">
    <w:p w14:paraId="76640201" w14:textId="77777777" w:rsidR="00626974" w:rsidRDefault="00626974" w:rsidP="002A29E0">
      <w:pPr>
        <w:pStyle w:val="footnote"/>
      </w:pPr>
      <w:r>
        <w:rPr>
          <w:rStyle w:val="FootnoteReference"/>
        </w:rPr>
        <w:footnoteRef/>
      </w:r>
      <w:r>
        <w:t xml:space="preserve"> Modified into the style of a Coptic Doxology from the Byzantine Rite hymns in 2016. </w:t>
      </w:r>
    </w:p>
  </w:footnote>
  <w:footnote w:id="1015">
    <w:p w14:paraId="392B3FA1" w14:textId="77777777" w:rsidR="00626974" w:rsidRDefault="00626974" w:rsidP="002A29E0">
      <w:pPr>
        <w:pStyle w:val="footnote"/>
      </w:pPr>
      <w:r>
        <w:rPr>
          <w:rStyle w:val="FootnoteReference"/>
        </w:rPr>
        <w:footnoteRef/>
      </w:r>
      <w:r>
        <w:t xml:space="preserve"> Modified into the style of a Coptic Doxology from the Byzantine Rite hymns in 2016. </w:t>
      </w:r>
    </w:p>
  </w:footnote>
  <w:footnote w:id="1016">
    <w:p w14:paraId="4DD173AD" w14:textId="50F9B05A" w:rsidR="00626974" w:rsidRDefault="00626974" w:rsidP="00B52F78">
      <w:pPr>
        <w:pStyle w:val="footnote"/>
      </w:pPr>
      <w:r>
        <w:rPr>
          <w:rStyle w:val="FootnoteReference"/>
        </w:rPr>
        <w:footnoteRef/>
      </w:r>
      <w:r>
        <w:t xml:space="preserve"> Though not found on the Coptic Calendar, as one of the 318 gathered at Nicaea, it is fitting to venerate St. Spyridon.</w:t>
      </w:r>
    </w:p>
  </w:footnote>
  <w:footnote w:id="1017">
    <w:p w14:paraId="539218C4" w14:textId="77777777" w:rsidR="00626974" w:rsidRDefault="00626974" w:rsidP="002A29E0">
      <w:pPr>
        <w:pStyle w:val="footnote"/>
      </w:pPr>
      <w:r>
        <w:rPr>
          <w:rStyle w:val="FootnoteReference"/>
        </w:rPr>
        <w:footnoteRef/>
      </w:r>
      <w:r>
        <w:t xml:space="preserve"> Modified into the style of a Coptic Doxology from the Byzantine Rite hymns in 2016. </w:t>
      </w:r>
    </w:p>
  </w:footnote>
  <w:footnote w:id="1018">
    <w:p w14:paraId="1E132703" w14:textId="77777777" w:rsidR="00626974" w:rsidRDefault="00626974" w:rsidP="00D94D36">
      <w:pPr>
        <w:pStyle w:val="footnote"/>
      </w:pPr>
      <w:r>
        <w:rPr>
          <w:rStyle w:val="FootnoteReference"/>
        </w:rPr>
        <w:footnoteRef/>
      </w:r>
      <w:r>
        <w:t xml:space="preserve"> Modified into the style of a Coptic Doxology from the Byzantine Rite hymns in 2016. </w:t>
      </w:r>
    </w:p>
  </w:footnote>
  <w:footnote w:id="1019">
    <w:p w14:paraId="0EC0EB26" w14:textId="77777777" w:rsidR="00626974" w:rsidRDefault="0062697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20">
    <w:p w14:paraId="1A09C94E" w14:textId="77777777" w:rsidR="00626974" w:rsidRDefault="00626974" w:rsidP="00073003">
      <w:pPr>
        <w:pStyle w:val="footnote"/>
      </w:pPr>
      <w:r>
        <w:rPr>
          <w:rStyle w:val="FootnoteReference"/>
        </w:rPr>
        <w:footnoteRef/>
      </w:r>
      <w:r>
        <w:t xml:space="preserve"> Revelation 7:2</w:t>
      </w:r>
    </w:p>
  </w:footnote>
  <w:footnote w:id="1021">
    <w:p w14:paraId="047C672B" w14:textId="77777777" w:rsidR="00626974" w:rsidRDefault="00626974" w:rsidP="00073003">
      <w:pPr>
        <w:pStyle w:val="footnote"/>
      </w:pPr>
      <w:r>
        <w:rPr>
          <w:rStyle w:val="FootnoteReference"/>
        </w:rPr>
        <w:footnoteRef/>
      </w:r>
      <w:r>
        <w:t xml:space="preserve"> Revelation 7:3</w:t>
      </w:r>
    </w:p>
  </w:footnote>
  <w:footnote w:id="1022">
    <w:p w14:paraId="338E8815" w14:textId="77777777" w:rsidR="00626974" w:rsidRDefault="0062697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23">
    <w:p w14:paraId="7E074E97" w14:textId="77777777" w:rsidR="00626974" w:rsidRDefault="00626974" w:rsidP="00BC160E">
      <w:pPr>
        <w:pStyle w:val="footnote"/>
      </w:pPr>
      <w:r>
        <w:rPr>
          <w:rStyle w:val="FootnoteReference"/>
        </w:rPr>
        <w:footnoteRef/>
      </w:r>
      <w:r>
        <w:t xml:space="preserve"> John 13:25</w:t>
      </w:r>
    </w:p>
  </w:footnote>
  <w:footnote w:id="1024">
    <w:p w14:paraId="0E087572" w14:textId="27E962C9" w:rsidR="00626974" w:rsidRDefault="0062697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25">
    <w:p w14:paraId="795EE333" w14:textId="77777777" w:rsidR="00626974" w:rsidRDefault="00626974" w:rsidP="00B53E05">
      <w:pPr>
        <w:pStyle w:val="footnote"/>
      </w:pPr>
      <w:r>
        <w:rPr>
          <w:rStyle w:val="FootnoteReference"/>
        </w:rPr>
        <w:footnoteRef/>
      </w:r>
      <w:r>
        <w:t xml:space="preserve"> Normally reserved for the Theotokos.</w:t>
      </w:r>
    </w:p>
  </w:footnote>
  <w:footnote w:id="1026">
    <w:p w14:paraId="483F0E8B" w14:textId="77777777" w:rsidR="00626974" w:rsidRDefault="00626974" w:rsidP="00B53E05">
      <w:pPr>
        <w:pStyle w:val="footnote"/>
      </w:pPr>
      <w:r>
        <w:rPr>
          <w:rStyle w:val="FootnoteReference"/>
        </w:rPr>
        <w:footnoteRef/>
      </w:r>
      <w:r>
        <w:t xml:space="preserve"> The law of righteousness, not the Law of the Old Covenant.</w:t>
      </w:r>
    </w:p>
  </w:footnote>
  <w:footnote w:id="1027">
    <w:p w14:paraId="361DBD71" w14:textId="77777777" w:rsidR="00626974" w:rsidRDefault="00626974" w:rsidP="00662600">
      <w:pPr>
        <w:pStyle w:val="footnote"/>
      </w:pPr>
      <w:r>
        <w:rPr>
          <w:rStyle w:val="FootnoteReference"/>
        </w:rPr>
        <w:footnoteRef/>
      </w:r>
      <w:r>
        <w:t xml:space="preserve"> Or image</w:t>
      </w:r>
    </w:p>
  </w:footnote>
  <w:footnote w:id="1028">
    <w:p w14:paraId="2DF974D0" w14:textId="77777777" w:rsidR="00626974" w:rsidRDefault="00626974">
      <w:pPr>
        <w:pStyle w:val="footnote"/>
        <w:rPr>
          <w:ins w:id="1548" w:author="Brett Slote" w:date="2011-07-21T18:57:00Z"/>
        </w:rPr>
        <w:pPrChange w:id="1549" w:author="Brett Slote" w:date="2011-07-21T20:03:00Z">
          <w:pPr>
            <w:pStyle w:val="FootnoteText"/>
          </w:pPr>
        </w:pPrChange>
      </w:pPr>
      <w:ins w:id="1550" w:author="Brett Slote" w:date="2011-07-21T18:57:00Z">
        <w:r>
          <w:rPr>
            <w:rStyle w:val="FootnoteReference"/>
          </w:rPr>
          <w:footnoteRef/>
        </w:r>
        <w:r>
          <w:t xml:space="preserve"> Colossians 3:14</w:t>
        </w:r>
      </w:ins>
    </w:p>
  </w:footnote>
  <w:footnote w:id="1029">
    <w:p w14:paraId="371983D9" w14:textId="0B3CAEFE" w:rsidR="00626974" w:rsidRDefault="00626974" w:rsidP="006035EE">
      <w:pPr>
        <w:pStyle w:val="footnote"/>
      </w:pPr>
      <w:r>
        <w:rPr>
          <w:rStyle w:val="FootnoteReference"/>
        </w:rPr>
        <w:footnoteRef/>
      </w:r>
      <w:r>
        <w:t xml:space="preserve"> Composed in A.D. 2016 in English for St. George’s Ministry to the British people.</w:t>
      </w:r>
    </w:p>
  </w:footnote>
  <w:footnote w:id="1030">
    <w:p w14:paraId="56032475" w14:textId="77777777" w:rsidR="00626974" w:rsidRDefault="00626974" w:rsidP="00E22010">
      <w:pPr>
        <w:pStyle w:val="footnote"/>
      </w:pPr>
      <w:r>
        <w:rPr>
          <w:rStyle w:val="FootnoteReference"/>
        </w:rPr>
        <w:footnoteRef/>
      </w:r>
      <w:r>
        <w:t xml:space="preserve"> 2 Tim 4:7</w:t>
      </w:r>
    </w:p>
  </w:footnote>
  <w:footnote w:id="1031">
    <w:p w14:paraId="519A6EA0" w14:textId="77777777" w:rsidR="00626974" w:rsidRDefault="00626974" w:rsidP="00E22010">
      <w:pPr>
        <w:pStyle w:val="footnote"/>
      </w:pPr>
      <w:r>
        <w:rPr>
          <w:rStyle w:val="FootnoteReference"/>
        </w:rPr>
        <w:footnoteRef/>
      </w:r>
      <w:r>
        <w:t xml:space="preserve"> 2 Tim 4:8</w:t>
      </w:r>
    </w:p>
  </w:footnote>
  <w:footnote w:id="1032">
    <w:p w14:paraId="2C92CCF6" w14:textId="77777777" w:rsidR="00626974" w:rsidRDefault="00626974" w:rsidP="001779C0">
      <w:pPr>
        <w:pStyle w:val="footnote"/>
      </w:pPr>
      <w:r>
        <w:rPr>
          <w:rStyle w:val="FootnoteReference"/>
        </w:rPr>
        <w:footnoteRef/>
      </w:r>
      <w:r>
        <w:t xml:space="preserve"> Composed in Coptic and Arabic by H.G. Bishop Demetrius of Malawi circa A.D. 2000.</w:t>
      </w:r>
    </w:p>
  </w:footnote>
  <w:footnote w:id="1033">
    <w:p w14:paraId="16CDD53B" w14:textId="77777777" w:rsidR="00626974" w:rsidRDefault="0062697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34">
    <w:p w14:paraId="717A066E" w14:textId="77777777" w:rsidR="00626974" w:rsidRDefault="00626974">
      <w:pPr>
        <w:pStyle w:val="footnote"/>
        <w:rPr>
          <w:ins w:id="1613" w:author="Brett Slote" w:date="2011-07-21T18:45:00Z"/>
        </w:rPr>
        <w:pPrChange w:id="1614" w:author="Brett Slote" w:date="2011-07-21T20:01:00Z">
          <w:pPr>
            <w:pStyle w:val="FootnoteText"/>
          </w:pPr>
        </w:pPrChange>
      </w:pPr>
      <w:ins w:id="1615" w:author="Brett Slote" w:date="2011-07-21T18:45:00Z">
        <w:r>
          <w:rPr>
            <w:rStyle w:val="FootnoteReference"/>
          </w:rPr>
          <w:footnoteRef/>
        </w:r>
        <w:r>
          <w:t xml:space="preserve"> Daniel 12:3</w:t>
        </w:r>
      </w:ins>
    </w:p>
  </w:footnote>
  <w:footnote w:id="1035">
    <w:p w14:paraId="7155AD88" w14:textId="77777777" w:rsidR="00626974" w:rsidRDefault="00626974">
      <w:pPr>
        <w:pStyle w:val="footnote"/>
        <w:rPr>
          <w:ins w:id="1616" w:author="Brett Slote" w:date="2011-07-21T18:46:00Z"/>
        </w:rPr>
        <w:pPrChange w:id="1617" w:author="Brett Slote" w:date="2011-07-21T20:01:00Z">
          <w:pPr>
            <w:pStyle w:val="FootnoteText"/>
          </w:pPr>
        </w:pPrChange>
      </w:pPr>
      <w:ins w:id="1618" w:author="Brett Slote" w:date="2011-07-21T18:46:00Z">
        <w:r>
          <w:rPr>
            <w:rStyle w:val="FootnoteReference"/>
          </w:rPr>
          <w:footnoteRef/>
        </w:r>
        <w:r>
          <w:t xml:space="preserve"> Literally: all you monastic folk</w:t>
        </w:r>
      </w:ins>
    </w:p>
  </w:footnote>
  <w:footnote w:id="1036">
    <w:p w14:paraId="7EEF391B" w14:textId="77777777" w:rsidR="00626974" w:rsidRDefault="00626974">
      <w:pPr>
        <w:pStyle w:val="FootnoteText"/>
      </w:pPr>
      <w:r>
        <w:rPr>
          <w:rStyle w:val="FootnoteReference"/>
        </w:rPr>
        <w:footnoteRef/>
      </w:r>
      <w:r>
        <w:t xml:space="preserve"> Published by Abouna Matta El-Maskeen of St. Macarius’ Monastery.</w:t>
      </w:r>
    </w:p>
  </w:footnote>
  <w:footnote w:id="1037">
    <w:p w14:paraId="6BC2BFA9" w14:textId="77777777" w:rsidR="00626974" w:rsidRDefault="0062697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38">
    <w:p w14:paraId="13898138" w14:textId="3CDF7BE3" w:rsidR="00626974" w:rsidRPr="00FD7CBF" w:rsidRDefault="00626974"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39">
    <w:p w14:paraId="3A6EC701" w14:textId="77777777" w:rsidR="00626974" w:rsidRDefault="00626974" w:rsidP="00670C79">
      <w:pPr>
        <w:pStyle w:val="footnote"/>
      </w:pPr>
      <w:r>
        <w:rPr>
          <w:rStyle w:val="FootnoteReference"/>
        </w:rPr>
        <w:footnoteRef/>
      </w:r>
      <w:r>
        <w:t xml:space="preserve"> Modern day Ethiopia and Eritrea.</w:t>
      </w:r>
    </w:p>
  </w:footnote>
  <w:footnote w:id="1040">
    <w:p w14:paraId="46D5577E" w14:textId="77777777" w:rsidR="00626974" w:rsidRDefault="00626974" w:rsidP="0047441D">
      <w:pPr>
        <w:pStyle w:val="footnote"/>
      </w:pPr>
      <w:r>
        <w:rPr>
          <w:rStyle w:val="FootnoteReference"/>
        </w:rPr>
        <w:footnoteRef/>
      </w:r>
      <w:r>
        <w:t xml:space="preserve"> St. F</w:t>
      </w:r>
      <w:r w:rsidRPr="006422C6">
        <w:t>rumentius</w:t>
      </w:r>
      <w:r>
        <w:t>, whom the Ethiopians called “Abune Selama.”</w:t>
      </w:r>
    </w:p>
  </w:footnote>
  <w:footnote w:id="1041">
    <w:p w14:paraId="2F5E6ED4" w14:textId="52CEBBCB" w:rsidR="00626974" w:rsidRDefault="00626974" w:rsidP="00BD2B3F">
      <w:pPr>
        <w:pStyle w:val="footnote"/>
      </w:pPr>
      <w:r>
        <w:rPr>
          <w:rStyle w:val="FootnoteReference"/>
        </w:rPr>
        <w:footnoteRef/>
      </w:r>
      <w:r>
        <w:t xml:space="preserve"> Adapted from the hymn of St. Severus of Antioch, in 2015 in English.</w:t>
      </w:r>
    </w:p>
  </w:footnote>
  <w:footnote w:id="1042">
    <w:p w14:paraId="018A465B" w14:textId="77777777" w:rsidR="00626974" w:rsidRDefault="00626974">
      <w:pPr>
        <w:pStyle w:val="footnote"/>
        <w:rPr>
          <w:ins w:id="1705" w:author="Brett Slote" w:date="2011-07-21T19:11:00Z"/>
        </w:rPr>
        <w:pPrChange w:id="1706" w:author="Brett Slote" w:date="2011-07-21T20:05:00Z">
          <w:pPr>
            <w:pStyle w:val="FootnoteText"/>
          </w:pPr>
        </w:pPrChange>
      </w:pPr>
      <w:ins w:id="1707" w:author="Brett Slote" w:date="2011-07-21T19:11:00Z">
        <w:r>
          <w:rPr>
            <w:rStyle w:val="FootnoteReference"/>
          </w:rPr>
          <w:footnoteRef/>
        </w:r>
        <w:r>
          <w:t xml:space="preserve"> Psalm 41:1</w:t>
        </w:r>
      </w:ins>
    </w:p>
  </w:footnote>
  <w:footnote w:id="1043">
    <w:p w14:paraId="30B9D2C6" w14:textId="77777777" w:rsidR="00626974" w:rsidRDefault="0062697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44">
    <w:p w14:paraId="63D7B4DE" w14:textId="77777777" w:rsidR="00626974" w:rsidRDefault="0062697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45">
    <w:p w14:paraId="6542A42A" w14:textId="77777777" w:rsidR="00626974" w:rsidRDefault="0062697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46">
    <w:p w14:paraId="48A0DCFD" w14:textId="77777777" w:rsidR="00626974" w:rsidRDefault="00626974" w:rsidP="006D27E4">
      <w:pPr>
        <w:pStyle w:val="Footnote0"/>
      </w:pPr>
      <w:r>
        <w:rPr>
          <w:rStyle w:val="FootnoteReference"/>
        </w:rPr>
        <w:footnoteRef/>
      </w:r>
      <w:r>
        <w:t xml:space="preserve"> In modern day Libya</w:t>
      </w:r>
    </w:p>
  </w:footnote>
  <w:footnote w:id="1047">
    <w:p w14:paraId="5E4AA7CE" w14:textId="77777777" w:rsidR="00626974" w:rsidRDefault="00626974">
      <w:pPr>
        <w:pStyle w:val="footnote"/>
        <w:rPr>
          <w:ins w:id="1732" w:author="Brett Slote" w:date="2011-07-21T18:49:00Z"/>
        </w:rPr>
        <w:pPrChange w:id="1733" w:author="Brett Slote" w:date="2011-07-21T20:02:00Z">
          <w:pPr>
            <w:pStyle w:val="FootnoteText"/>
          </w:pPr>
        </w:pPrChange>
      </w:pPr>
      <w:ins w:id="1734" w:author="Brett Slote" w:date="2011-07-21T18:49:00Z">
        <w:r>
          <w:rPr>
            <w:rStyle w:val="FootnoteReference"/>
          </w:rPr>
          <w:footnoteRef/>
        </w:r>
        <w:r>
          <w:t xml:space="preserve"> Note that </w:t>
        </w:r>
        <w:r w:rsidRPr="003A78C2">
          <w:rPr>
            <w:rFonts w:ascii="CS Avva Shenouda" w:hAnsi="CS Avva Shenouda"/>
            <w:rPrChange w:id="1735" w:author="Brett Slote" w:date="2011-07-21T20:02:00Z">
              <w:rPr>
                <w:rFonts w:ascii="Antonious Normal" w:hAnsi="Antonious Normal"/>
              </w:rPr>
            </w:rPrChange>
          </w:rPr>
          <w:t>twou</w:t>
        </w:r>
        <w:r>
          <w:t xml:space="preserve"> is used as mountain and desert interchangeably in Coptic monastic literature</w:t>
        </w:r>
      </w:ins>
    </w:p>
  </w:footnote>
  <w:footnote w:id="1048">
    <w:p w14:paraId="71147821" w14:textId="77777777" w:rsidR="00626974" w:rsidRDefault="00626974">
      <w:pPr>
        <w:pStyle w:val="footnote"/>
        <w:rPr>
          <w:ins w:id="1736" w:author="Brett Slote" w:date="2011-07-21T18:50:00Z"/>
        </w:rPr>
        <w:pPrChange w:id="1737" w:author="Brett Slote" w:date="2011-07-21T20:02:00Z">
          <w:pPr>
            <w:pStyle w:val="FootnoteText"/>
          </w:pPr>
        </w:pPrChange>
      </w:pPr>
      <w:ins w:id="1738" w:author="Brett Slote" w:date="2011-07-21T18:50:00Z">
        <w:r>
          <w:rPr>
            <w:rStyle w:val="FootnoteReference"/>
          </w:rPr>
          <w:footnoteRef/>
        </w:r>
        <w:r>
          <w:t xml:space="preserve"> US book has “travails of torment” – but it’s not possessive.</w:t>
        </w:r>
      </w:ins>
    </w:p>
  </w:footnote>
  <w:footnote w:id="1049">
    <w:p w14:paraId="39517237" w14:textId="77777777" w:rsidR="00626974" w:rsidRDefault="00626974">
      <w:pPr>
        <w:pStyle w:val="footnote"/>
        <w:rPr>
          <w:ins w:id="1739" w:author="Brett Slote" w:date="2011-07-21T18:49:00Z"/>
        </w:rPr>
        <w:pPrChange w:id="1740" w:author="Brett Slote" w:date="2011-07-21T20:02:00Z">
          <w:pPr>
            <w:pStyle w:val="FootnoteText"/>
          </w:pPr>
        </w:pPrChange>
      </w:pPr>
      <w:ins w:id="1741" w:author="Brett Slote" w:date="2011-07-21T18:49:00Z">
        <w:r>
          <w:rPr>
            <w:rStyle w:val="FootnoteReference"/>
          </w:rPr>
          <w:footnoteRef/>
        </w:r>
        <w:r>
          <w:t xml:space="preserve"> 1 Peter 1:4</w:t>
        </w:r>
      </w:ins>
    </w:p>
  </w:footnote>
  <w:footnote w:id="1050">
    <w:p w14:paraId="049774F0" w14:textId="77777777" w:rsidR="00626974" w:rsidRDefault="00626974" w:rsidP="00E77C68">
      <w:pPr>
        <w:pStyle w:val="footnote"/>
      </w:pPr>
      <w:r>
        <w:rPr>
          <w:rStyle w:val="FootnoteReference"/>
        </w:rPr>
        <w:footnoteRef/>
      </w:r>
      <w:r>
        <w:t xml:space="preserve"> The Coptic has “Three names, one God,” which is the heresy of modalism, and certainly was not said at Ephesus.</w:t>
      </w:r>
    </w:p>
  </w:footnote>
  <w:footnote w:id="1051">
    <w:p w14:paraId="416DBD35" w14:textId="77777777" w:rsidR="00626974" w:rsidRDefault="00626974" w:rsidP="00E77C68">
      <w:pPr>
        <w:pStyle w:val="footnote"/>
      </w:pPr>
      <w:r>
        <w:rPr>
          <w:rStyle w:val="FootnoteReference"/>
        </w:rPr>
        <w:footnoteRef/>
      </w:r>
      <w:r>
        <w:t xml:space="preserve"> This line is heretical.</w:t>
      </w:r>
    </w:p>
  </w:footnote>
  <w:footnote w:id="1052">
    <w:p w14:paraId="2A005F90" w14:textId="77777777" w:rsidR="00626974" w:rsidRDefault="00626974">
      <w:pPr>
        <w:pStyle w:val="footnote"/>
        <w:rPr>
          <w:ins w:id="1776" w:author="Brett Slote" w:date="2011-07-21T18:55:00Z"/>
        </w:rPr>
        <w:pPrChange w:id="1777" w:author="Brett Slote" w:date="2011-07-21T20:02:00Z">
          <w:pPr>
            <w:pStyle w:val="FootnoteText"/>
          </w:pPr>
        </w:pPrChange>
      </w:pPr>
      <w:ins w:id="1778" w:author="Brett Slote" w:date="2011-07-21T18:55:00Z">
        <w:r>
          <w:rPr>
            <w:rStyle w:val="FootnoteReference"/>
          </w:rPr>
          <w:footnoteRef/>
        </w:r>
        <w:r>
          <w:t xml:space="preserve"> Hallow or consecrate – this was, according to a tradition, when he formerly became an archimandrite</w:t>
        </w:r>
      </w:ins>
    </w:p>
  </w:footnote>
  <w:footnote w:id="1053">
    <w:p w14:paraId="6B5EF1D3" w14:textId="77777777" w:rsidR="00626974" w:rsidRDefault="00626974">
      <w:pPr>
        <w:pStyle w:val="footnote"/>
        <w:rPr>
          <w:ins w:id="1784" w:author="Brett Slote" w:date="2011-07-21T18:52:00Z"/>
        </w:rPr>
        <w:pPrChange w:id="1785" w:author="Brett Slote" w:date="2011-07-21T20:02:00Z">
          <w:pPr/>
        </w:pPrChange>
      </w:pPr>
      <w:ins w:id="1786" w:author="Brett Slote" w:date="2011-07-21T18:52:00Z">
        <w:r w:rsidRPr="00FB36D8">
          <w:rPr>
            <w:rStyle w:val="FootnoteReference"/>
            <w:vertAlign w:val="baseline"/>
          </w:rPr>
          <w:footnoteRef/>
        </w:r>
        <w:r w:rsidRPr="00FB36D8">
          <w:t xml:space="preserve"> This line is literally “because the hope of the good”</w:t>
        </w:r>
      </w:ins>
    </w:p>
  </w:footnote>
  <w:footnote w:id="1054">
    <w:p w14:paraId="347015AD" w14:textId="77777777" w:rsidR="00626974" w:rsidRPr="00A20ACC" w:rsidRDefault="00626974">
      <w:pPr>
        <w:pStyle w:val="footnote"/>
        <w:rPr>
          <w:ins w:id="1787" w:author="Brett Slote" w:date="2011-07-21T18:52:00Z"/>
          <w:rFonts w:ascii="CS Avva Shenouda" w:hAnsi="CS Avva Shenouda"/>
          <w:color w:val="FF0000"/>
          <w:rPrChange w:id="1788" w:author="Brett Slote" w:date="2011-07-21T20:02:00Z">
            <w:rPr>
              <w:ins w:id="1789" w:author="Brett Slote" w:date="2011-07-21T18:52:00Z"/>
              <w:color w:val="FF0000"/>
            </w:rPr>
          </w:rPrChange>
        </w:rPr>
        <w:pPrChange w:id="1790" w:author="Brett Slote" w:date="2011-07-21T20:02:00Z">
          <w:pPr/>
        </w:pPrChange>
      </w:pPr>
      <w:ins w:id="1791" w:author="Brett Slote" w:date="2011-07-21T18:52:00Z">
        <w:r w:rsidRPr="00FB36D8">
          <w:rPr>
            <w:rStyle w:val="FootnoteReference"/>
            <w:vertAlign w:val="baseline"/>
          </w:rPr>
          <w:footnoteRef/>
        </w:r>
        <w:r w:rsidRPr="00FB36D8">
          <w:t xml:space="preserve"> </w:t>
        </w:r>
        <w:r w:rsidRPr="003A78C2">
          <w:rPr>
            <w:rPrChange w:id="1792" w:author="Brett Slote" w:date="2011-07-21T20:02:00Z">
              <w:rPr>
                <w:rFonts w:ascii="Antonious Normal" w:hAnsi="Antonious Normal"/>
                <w:color w:val="FF0000"/>
              </w:rPr>
            </w:rPrChange>
          </w:rPr>
          <w:t>qen hanhwd/ nem han'almoc</w:t>
        </w:r>
      </w:ins>
    </w:p>
  </w:footnote>
  <w:footnote w:id="1055">
    <w:p w14:paraId="4AFC6896" w14:textId="77777777" w:rsidR="00626974" w:rsidRDefault="00626974">
      <w:pPr>
        <w:pStyle w:val="FootnoteText"/>
      </w:pPr>
      <w:r>
        <w:rPr>
          <w:rStyle w:val="FootnoteReference"/>
        </w:rPr>
        <w:footnoteRef/>
      </w:r>
      <w:r>
        <w:t xml:space="preserve"> Matthew 1:20</w:t>
      </w:r>
    </w:p>
  </w:footnote>
  <w:footnote w:id="1056">
    <w:p w14:paraId="0E9CA519" w14:textId="77777777" w:rsidR="00626974" w:rsidRDefault="00626974" w:rsidP="00662A48">
      <w:pPr>
        <w:pStyle w:val="footnote"/>
      </w:pPr>
      <w:r>
        <w:rPr>
          <w:rStyle w:val="FootnoteReference"/>
          <w:rFonts w:eastAsiaTheme="majorEastAsia"/>
        </w:rPr>
        <w:footnoteRef/>
      </w:r>
      <w:r>
        <w:t xml:space="preserve"> All-holy</w:t>
      </w:r>
    </w:p>
  </w:footnote>
  <w:footnote w:id="1057">
    <w:p w14:paraId="50451B0F" w14:textId="77777777" w:rsidR="00626974" w:rsidRDefault="00626974">
      <w:pPr>
        <w:pStyle w:val="footnote"/>
        <w:rPr>
          <w:ins w:id="1861" w:author="Brett Slote" w:date="2011-07-21T19:04:00Z"/>
        </w:rPr>
        <w:pPrChange w:id="1862" w:author="Brett Slote" w:date="2011-07-21T20:04:00Z">
          <w:pPr>
            <w:pStyle w:val="FootnoteText"/>
          </w:pPr>
        </w:pPrChange>
      </w:pPr>
      <w:ins w:id="1863" w:author="Brett Slote" w:date="2011-07-21T19:04:00Z">
        <w:r>
          <w:rPr>
            <w:rStyle w:val="FootnoteReference"/>
          </w:rPr>
          <w:footnoteRef/>
        </w:r>
        <w:r>
          <w:t xml:space="preserve"> literal is disregarded</w:t>
        </w:r>
      </w:ins>
    </w:p>
  </w:footnote>
  <w:footnote w:id="1058">
    <w:p w14:paraId="062BDCC1" w14:textId="77777777" w:rsidR="00626974" w:rsidRDefault="00626974">
      <w:pPr>
        <w:pStyle w:val="FootnoteText"/>
      </w:pPr>
      <w:r>
        <w:rPr>
          <w:rStyle w:val="FootnoteReference"/>
        </w:rPr>
        <w:footnoteRef/>
      </w:r>
      <w:r>
        <w:t xml:space="preserve"> Ps 8:2</w:t>
      </w:r>
    </w:p>
  </w:footnote>
  <w:footnote w:id="1059">
    <w:p w14:paraId="5BC08478" w14:textId="77777777" w:rsidR="00626974" w:rsidRPr="000C76BB" w:rsidRDefault="0062697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60">
    <w:p w14:paraId="03A6DDD1" w14:textId="77777777" w:rsidR="00626974" w:rsidRDefault="00626974">
      <w:pPr>
        <w:pStyle w:val="FootnoteText"/>
      </w:pPr>
      <w:r>
        <w:rPr>
          <w:rStyle w:val="FootnoteReference"/>
        </w:rPr>
        <w:footnoteRef/>
      </w:r>
      <w:r>
        <w:t xml:space="preserve"> Matthew 28:6</w:t>
      </w:r>
    </w:p>
  </w:footnote>
  <w:footnote w:id="1061">
    <w:p w14:paraId="339855D2" w14:textId="77777777" w:rsidR="00626974" w:rsidRDefault="00626974">
      <w:pPr>
        <w:pStyle w:val="FootnoteText"/>
      </w:pPr>
      <w:r>
        <w:rPr>
          <w:rStyle w:val="FootnoteReference"/>
        </w:rPr>
        <w:footnoteRef/>
      </w:r>
      <w:r>
        <w:t xml:space="preserve"> Matthew 28:7,6</w:t>
      </w:r>
    </w:p>
  </w:footnote>
  <w:footnote w:id="1062">
    <w:p w14:paraId="76212A49" w14:textId="77777777" w:rsidR="00626974" w:rsidRDefault="00626974">
      <w:pPr>
        <w:pStyle w:val="FootnoteText"/>
      </w:pPr>
      <w:r>
        <w:rPr>
          <w:rStyle w:val="FootnoteReference"/>
        </w:rPr>
        <w:footnoteRef/>
      </w:r>
      <w:r>
        <w:t xml:space="preserve"> Matthew 28:7</w:t>
      </w:r>
    </w:p>
  </w:footnote>
  <w:footnote w:id="1063">
    <w:p w14:paraId="716019EB" w14:textId="77777777" w:rsidR="00626974" w:rsidRDefault="00626974">
      <w:pPr>
        <w:pStyle w:val="FootnoteText"/>
      </w:pPr>
      <w:r>
        <w:rPr>
          <w:rStyle w:val="FootnoteReference"/>
        </w:rPr>
        <w:footnoteRef/>
      </w:r>
      <w:r>
        <w:t xml:space="preserve"> John 20:27</w:t>
      </w:r>
    </w:p>
  </w:footnote>
  <w:footnote w:id="1064">
    <w:p w14:paraId="0ECF3FB0" w14:textId="77777777" w:rsidR="00626974" w:rsidRDefault="00626974">
      <w:pPr>
        <w:pStyle w:val="FootnoteText"/>
      </w:pPr>
      <w:r>
        <w:rPr>
          <w:rStyle w:val="FootnoteReference"/>
        </w:rPr>
        <w:footnoteRef/>
      </w:r>
      <w:r>
        <w:t xml:space="preserve"> John 20:28</w:t>
      </w:r>
    </w:p>
  </w:footnote>
  <w:footnote w:id="1065">
    <w:p w14:paraId="3FCB0B65" w14:textId="77777777" w:rsidR="00626974" w:rsidRDefault="00626974">
      <w:pPr>
        <w:pStyle w:val="FootnoteText"/>
      </w:pPr>
      <w:r>
        <w:rPr>
          <w:rStyle w:val="FootnoteReference"/>
        </w:rPr>
        <w:footnoteRef/>
      </w:r>
      <w:r>
        <w:t xml:space="preserve"> John 20:29</w:t>
      </w:r>
    </w:p>
  </w:footnote>
  <w:footnote w:id="1066">
    <w:p w14:paraId="6B80EDF7" w14:textId="77777777" w:rsidR="00626974" w:rsidRDefault="00626974">
      <w:pPr>
        <w:pStyle w:val="FootnoteText"/>
      </w:pPr>
      <w:r>
        <w:rPr>
          <w:rStyle w:val="FootnoteReference"/>
        </w:rPr>
        <w:footnoteRef/>
      </w:r>
      <w:r>
        <w:t xml:space="preserve"> John 20:29</w:t>
      </w:r>
    </w:p>
  </w:footnote>
  <w:footnote w:id="1067">
    <w:p w14:paraId="3D721105" w14:textId="77777777" w:rsidR="00626974" w:rsidRDefault="00626974"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8">
    <w:p w14:paraId="5C03BEB6" w14:textId="77777777" w:rsidR="00626974" w:rsidRDefault="00626974" w:rsidP="00513E2D">
      <w:pPr>
        <w:pStyle w:val="footnote"/>
      </w:pPr>
      <w:r>
        <w:rPr>
          <w:rStyle w:val="FootnoteReference"/>
        </w:rPr>
        <w:footnoteRef/>
      </w:r>
      <w:r>
        <w:t xml:space="preserve"> From Paoni 12 to Paopi 19: “Bless the waters of the river this year”.</w:t>
      </w:r>
    </w:p>
    <w:p w14:paraId="16B83A6A" w14:textId="77777777" w:rsidR="00626974" w:rsidRDefault="00626974" w:rsidP="00513E2D">
      <w:pPr>
        <w:pStyle w:val="footnote"/>
      </w:pPr>
      <w:r>
        <w:t>From Paopi 10 to Tobi 10: “Bless the herbs and the plants”.</w:t>
      </w:r>
    </w:p>
    <w:p w14:paraId="34A5B65F" w14:textId="77777777" w:rsidR="00626974" w:rsidRDefault="00626974"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4D2DA59" w:rsidR="00626974" w:rsidRPr="00E00D27" w:rsidRDefault="0062697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A4D9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26974" w:rsidRPr="00E00D27" w:rsidRDefault="0062697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26974" w:rsidRPr="00E00D27" w:rsidRDefault="00626974" w:rsidP="00686912">
    <w:pPr>
      <w:pStyle w:val="Header"/>
      <w:jc w:val="center"/>
      <w:rPr>
        <w:sz w:val="20"/>
        <w:szCs w:val="20"/>
      </w:rPr>
    </w:pPr>
  </w:p>
  <w:p w14:paraId="022704DA" w14:textId="77777777" w:rsidR="00626974" w:rsidRPr="00686912" w:rsidRDefault="0062697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626974" w:rsidRPr="00E00D27" w:rsidRDefault="0062697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793FC8D5" w:rsidR="00626974" w:rsidRPr="00E00D27" w:rsidRDefault="0062697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A4D95">
      <w:rPr>
        <w:noProof/>
        <w:sz w:val="20"/>
        <w:szCs w:val="20"/>
      </w:rPr>
      <w:t>The Midnight Praise</w:t>
    </w:r>
    <w:r>
      <w:rPr>
        <w:sz w:val="20"/>
        <w:szCs w:val="20"/>
      </w:rPr>
      <w:fldChar w:fldCharType="end"/>
    </w:r>
  </w:p>
  <w:p w14:paraId="0D77CDA8" w14:textId="77777777" w:rsidR="00626974" w:rsidRPr="00E00D27" w:rsidRDefault="00626974"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E81634A" w:rsidR="00626974" w:rsidRPr="00E00D27" w:rsidRDefault="0062697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A4D95">
      <w:rPr>
        <w:noProof/>
        <w:sz w:val="20"/>
        <w:szCs w:val="20"/>
      </w:rPr>
      <w:t>Monday of Bright Week</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9CFEF98" w:rsidR="00626974" w:rsidRPr="00E00D27" w:rsidRDefault="0062697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A4D95">
      <w:rPr>
        <w:noProof/>
        <w:sz w:val="20"/>
        <w:szCs w:val="20"/>
      </w:rPr>
      <w:t>The Conclusion of the Adam Theotokias</w:t>
    </w:r>
    <w:r w:rsidRPr="00E00D27">
      <w:rPr>
        <w:sz w:val="20"/>
        <w:szCs w:val="20"/>
      </w:rPr>
      <w:fldChar w:fldCharType="end"/>
    </w:r>
  </w:p>
  <w:p w14:paraId="48CF3F9A" w14:textId="245E316D" w:rsidR="00626974" w:rsidRPr="00686912" w:rsidRDefault="00626974"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02490008" w:rsidR="00626974" w:rsidRPr="00E00D27" w:rsidRDefault="0062697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A4D95">
      <w:rPr>
        <w:noProof/>
        <w:sz w:val="20"/>
        <w:szCs w:val="20"/>
      </w:rPr>
      <w:t>Hymn on the Thursday Theotokia (The Fiery Bush)</w:t>
    </w:r>
    <w:r w:rsidRPr="00E00D27">
      <w:rPr>
        <w:sz w:val="20"/>
        <w:szCs w:val="20"/>
      </w:rPr>
      <w:fldChar w:fldCharType="end"/>
    </w:r>
  </w:p>
  <w:p w14:paraId="246A3E66" w14:textId="77777777" w:rsidR="00626974" w:rsidRPr="00686912" w:rsidRDefault="00626974"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26974" w:rsidRPr="00686912" w:rsidRDefault="0062697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4E05E821" w:rsidR="00626974" w:rsidRPr="00E00D27" w:rsidRDefault="0062697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A4D95">
      <w:rPr>
        <w:noProof/>
        <w:sz w:val="20"/>
        <w:szCs w:val="20"/>
      </w:rPr>
      <w:t>Monday of Bright Week</w:t>
    </w:r>
    <w:r w:rsidRPr="00E00D27">
      <w:rPr>
        <w:sz w:val="20"/>
        <w:szCs w:val="20"/>
      </w:rPr>
      <w:fldChar w:fldCharType="end"/>
    </w:r>
  </w:p>
  <w:p w14:paraId="0BA9A7AA" w14:textId="77777777" w:rsidR="00626974" w:rsidRPr="00686912" w:rsidRDefault="0062697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6D620DF0" w:rsidR="00626974" w:rsidRPr="00E00D27" w:rsidRDefault="0062697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A4D95">
      <w:rPr>
        <w:noProof/>
        <w:sz w:val="20"/>
        <w:szCs w:val="20"/>
      </w:rPr>
      <w:t>Prayer for the Church</w:t>
    </w:r>
    <w:r w:rsidRPr="00E00D27">
      <w:rPr>
        <w:sz w:val="20"/>
        <w:szCs w:val="20"/>
      </w:rPr>
      <w:fldChar w:fldCharType="end"/>
    </w:r>
  </w:p>
  <w:p w14:paraId="6EBDE8BD" w14:textId="77777777" w:rsidR="00626974" w:rsidRPr="00686912" w:rsidRDefault="0062697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40EC"/>
    <w:rsid w:val="0001770F"/>
    <w:rsid w:val="000207B4"/>
    <w:rsid w:val="0002098A"/>
    <w:rsid w:val="00023B09"/>
    <w:rsid w:val="00023E8D"/>
    <w:rsid w:val="0002427F"/>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3BD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3177"/>
    <w:rsid w:val="003D4209"/>
    <w:rsid w:val="003D4656"/>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693"/>
    <w:rsid w:val="00494E09"/>
    <w:rsid w:val="00494FE4"/>
    <w:rsid w:val="00495511"/>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86A"/>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31E"/>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17690"/>
    <w:rsid w:val="0072064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691A"/>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F4C"/>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8F714E"/>
    <w:rsid w:val="009005CB"/>
    <w:rsid w:val="00900F68"/>
    <w:rsid w:val="0090348C"/>
    <w:rsid w:val="009038B2"/>
    <w:rsid w:val="00904213"/>
    <w:rsid w:val="009043B3"/>
    <w:rsid w:val="009045FC"/>
    <w:rsid w:val="00904A47"/>
    <w:rsid w:val="0090529D"/>
    <w:rsid w:val="00906079"/>
    <w:rsid w:val="009061A3"/>
    <w:rsid w:val="00906C25"/>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17B"/>
    <w:rsid w:val="00947656"/>
    <w:rsid w:val="00950468"/>
    <w:rsid w:val="009506A5"/>
    <w:rsid w:val="00950837"/>
    <w:rsid w:val="00951605"/>
    <w:rsid w:val="00951A36"/>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52C7"/>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246"/>
    <w:rsid w:val="00D807EF"/>
    <w:rsid w:val="00D84210"/>
    <w:rsid w:val="00D85D42"/>
    <w:rsid w:val="00D8688B"/>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AD60C-8DA9-441A-A43F-97502947A199}">
  <ds:schemaRefs>
    <ds:schemaRef ds:uri="http://schemas.openxmlformats.org/officeDocument/2006/bibliography"/>
  </ds:schemaRefs>
</ds:datastoreItem>
</file>

<file path=customXml/itemProps2.xml><?xml version="1.0" encoding="utf-8"?>
<ds:datastoreItem xmlns:ds="http://schemas.openxmlformats.org/officeDocument/2006/customXml" ds:itemID="{F02DDF35-073D-45D3-8C02-7A4AABF53728}">
  <ds:schemaRefs>
    <ds:schemaRef ds:uri="http://schemas.openxmlformats.org/officeDocument/2006/bibliography"/>
  </ds:schemaRefs>
</ds:datastoreItem>
</file>

<file path=customXml/itemProps3.xml><?xml version="1.0" encoding="utf-8"?>
<ds:datastoreItem xmlns:ds="http://schemas.openxmlformats.org/officeDocument/2006/customXml" ds:itemID="{6052680A-038D-420C-B2EC-984325244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226935</Words>
  <Characters>1293535</Characters>
  <Application>Microsoft Office Word</Application>
  <DocSecurity>0</DocSecurity>
  <Lines>10779</Lines>
  <Paragraphs>3034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21</cp:revision>
  <cp:lastPrinted>2017-02-05T15:20:00Z</cp:lastPrinted>
  <dcterms:created xsi:type="dcterms:W3CDTF">2017-05-21T02:46:00Z</dcterms:created>
  <dcterms:modified xsi:type="dcterms:W3CDTF">2017-06-01T13:05:00Z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