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DA5B2D">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DA5B2D">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DA5B2D">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DA5B2D">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DA5B2D">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DA5B2D">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DA5B2D">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DA5B2D">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DA5B2D">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DA5B2D">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DA5B2D">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DA5B2D">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DA5B2D">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DA5B2D">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DA5B2D">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DA5B2D">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DA5B2D">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DA5B2D">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DA5B2D">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DA5B2D">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DA5B2D">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DA5B2D">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DA5B2D">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DA5B2D">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DA5B2D">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DA5B2D">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DA5B2D">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DA5B2D">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DA5B2D">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DA5B2D">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DA5B2D">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DA5B2D">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DA5B2D">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DA5B2D">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DA5B2D">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DA5B2D">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DA5B2D">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DA5B2D">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DA5B2D">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DA5B2D">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DA5B2D">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DA5B2D">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DA5B2D">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DA5B2D">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DA5B2D">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DA5B2D">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DA5B2D">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DA5B2D">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DA5B2D">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DA5B2D">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DA5B2D">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DA5B2D">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6"/>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7"/>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8"/>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9"/>
      </w:r>
      <w:r w:rsidRPr="00AB1781">
        <w:t xml:space="preserve"> His covenant and His </w:t>
      </w:r>
      <w:r w:rsidR="00055722">
        <w:t>testimonies</w:t>
      </w:r>
      <w:r w:rsidRPr="00AB1781">
        <w:t>.</w:t>
      </w:r>
      <w:r w:rsidRPr="00AB1781">
        <w:rPr>
          <w:rStyle w:val="FootnoteReference"/>
        </w:rPr>
        <w:footnoteReference w:id="140"/>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1"/>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2"/>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3"/>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4"/>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5"/>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6"/>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lastRenderedPageBreak/>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7"/>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8"/>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9"/>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0"/>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1"/>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2"/>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3"/>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4"/>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5"/>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6"/>
      </w:r>
    </w:p>
    <w:p w14:paraId="74EB604D" w14:textId="1BE439E9" w:rsidR="002D71F0" w:rsidRPr="00906079" w:rsidRDefault="00906079" w:rsidP="00BF0205">
      <w:pPr>
        <w:pStyle w:val="Heading4"/>
      </w:pPr>
      <w:bookmarkStart w:id="251" w:name="_Ref412110790"/>
      <w:r>
        <w:lastRenderedPageBreak/>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7"/>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8"/>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9"/>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0"/>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1"/>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2"/>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3"/>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4"/>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5"/>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6"/>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7"/>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8"/>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9"/>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0"/>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1"/>
      </w:r>
      <w:r w:rsidRPr="00AB1781">
        <w:t xml:space="preserve"> truth</w:t>
      </w:r>
      <w:r w:rsidR="007F2564">
        <w:rPr>
          <w:rStyle w:val="FootnoteReference"/>
        </w:rPr>
        <w:footnoteReference w:id="172"/>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3"/>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4"/>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5"/>
      </w:r>
      <w:r w:rsidRPr="00AB1781">
        <w:t xml:space="preserve"> my bones grew old</w:t>
      </w:r>
      <w:r w:rsidR="00DE3F89">
        <w:rPr>
          <w:rStyle w:val="FootnoteReference"/>
        </w:rPr>
        <w:footnoteReference w:id="176"/>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7"/>
      </w:r>
      <w:r w:rsidR="00E87C17">
        <w:t>,</w:t>
      </w:r>
      <w:r w:rsidRPr="00AB1781">
        <w:t xml:space="preserve"> all you </w:t>
      </w:r>
      <w:r w:rsidR="00121720">
        <w:t>upright in</w:t>
      </w:r>
      <w:r w:rsidRPr="00AB1781">
        <w:t xml:space="preserve"> heart.</w:t>
      </w:r>
      <w:r w:rsidRPr="00AB1781">
        <w:rPr>
          <w:rStyle w:val="FootnoteReference"/>
        </w:rPr>
        <w:footnoteReference w:id="17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9"/>
      </w:r>
      <w:r w:rsidRPr="00AB1781">
        <w:t xml:space="preserve"> the Lord with the </w:t>
      </w:r>
      <w:r w:rsidR="00643986">
        <w:t>lyre</w:t>
      </w:r>
      <w:r w:rsidR="00643986">
        <w:rPr>
          <w:rStyle w:val="FootnoteReference"/>
        </w:rPr>
        <w:footnoteReference w:id="18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1"/>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5"/>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6"/>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7"/>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8"/>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9"/>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0"/>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1"/>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2"/>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3"/>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4"/>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5"/>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6"/>
      </w:r>
      <w:r w:rsidRPr="00AB1781">
        <w:t xml:space="preserve"> </w:t>
      </w:r>
      <w:r w:rsidR="001040C8">
        <w:t>You</w:t>
      </w:r>
      <w:r w:rsidR="00E14083">
        <w:t>[, O Lord]</w:t>
      </w:r>
      <w:r w:rsidR="00E14083">
        <w:rPr>
          <w:rStyle w:val="FootnoteReference"/>
        </w:rPr>
        <w:footnoteReference w:id="197"/>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8"/>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9"/>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0"/>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1"/>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2"/>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3"/>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4"/>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5"/>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6"/>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7"/>
      </w:r>
      <w:r w:rsidRPr="00AB1781">
        <w:t xml:space="preserve"> and be fed </w:t>
      </w:r>
      <w:r w:rsidR="00402CB0">
        <w:t>by</w:t>
      </w:r>
      <w:r w:rsidRPr="00AB1781">
        <w:t xml:space="preserve"> its wealth.</w:t>
      </w:r>
      <w:r w:rsidRPr="00AB1781">
        <w:rPr>
          <w:rStyle w:val="FootnoteReference"/>
        </w:rPr>
        <w:footnoteReference w:id="208"/>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9"/>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0"/>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1"/>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2"/>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3"/>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4"/>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5"/>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6"/>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7"/>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8"/>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0"/>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1"/>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2"/>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3"/>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4"/>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5"/>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6"/>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7"/>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8"/>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9"/>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5"/>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8"/>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9"/>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1"/>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1"/>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2"/>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7"/>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7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9"/>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3"/>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1"/>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3"/>
      </w:r>
      <w:r w:rsidRPr="00AB1781">
        <w:t xml:space="preserve"> </w:t>
      </w:r>
      <w:r w:rsidR="00E570CB">
        <w:t>Your</w:t>
      </w:r>
      <w:r w:rsidRPr="00AB1781">
        <w:t xml:space="preserve"> Name, O Lord, for it is good.</w:t>
      </w:r>
      <w:r w:rsidRPr="00AB1781">
        <w:rPr>
          <w:rStyle w:val="FootnoteReference"/>
        </w:rPr>
        <w:footnoteReference w:id="29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5"/>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3"/>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6"/>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1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3"/>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18"/>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lastRenderedPageBreak/>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lastRenderedPageBreak/>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1"/>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2"/>
      </w:r>
    </w:p>
    <w:p w14:paraId="32C84251" w14:textId="14B4D2C8" w:rsidR="00C879D4" w:rsidRPr="00AB1781" w:rsidRDefault="00417B7F" w:rsidP="00C879D4">
      <w:pPr>
        <w:pStyle w:val="EnglishHangNoCoptic"/>
      </w:pPr>
      <w:r>
        <w:lastRenderedPageBreak/>
        <w:t>3 Hear my prayer</w:t>
      </w:r>
      <w:r w:rsidR="00722B95">
        <w:t xml:space="preserve"> [O God]</w:t>
      </w:r>
      <w:r w:rsidR="00722B95">
        <w:rPr>
          <w:rStyle w:val="FootnoteReference"/>
        </w:rPr>
        <w:footnoteReference w:id="323"/>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4"/>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7"/>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lastRenderedPageBreak/>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9"/>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1"/>
      </w:r>
      <w:r w:rsidRPr="00AB1781">
        <w:t xml:space="preserve"> worship</w:t>
      </w:r>
      <w:r w:rsidR="000E01D1">
        <w:rPr>
          <w:rStyle w:val="FootnoteReference"/>
        </w:rPr>
        <w:footnoteReference w:id="33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3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4"/>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lastRenderedPageBreak/>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lastRenderedPageBreak/>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9"/>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0"/>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1"/>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42"/>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lastRenderedPageBreak/>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3"/>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4"/>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5"/>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lastRenderedPageBreak/>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6"/>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47"/>
      </w:r>
      <w:r w:rsidR="00C879D4" w:rsidRPr="00AB1781">
        <w:t xml:space="preserve"> of</w:t>
      </w:r>
      <w:r>
        <w:rPr>
          <w:rStyle w:val="FootnoteReference"/>
        </w:rPr>
        <w:footnoteReference w:id="348"/>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0"/>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1"/>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3"/>
      </w:r>
      <w:r w:rsidRPr="00AB1781">
        <w:t xml:space="preserve">. </w:t>
      </w:r>
      <w:r w:rsidRPr="00AB1781">
        <w:rPr>
          <w:i/>
        </w:rPr>
        <w:t>(Pause)</w:t>
      </w:r>
    </w:p>
    <w:p w14:paraId="2AE8D101" w14:textId="19F8005B" w:rsidR="00C879D4" w:rsidRPr="00AB1781" w:rsidRDefault="00C879D4" w:rsidP="00C879D4">
      <w:pPr>
        <w:pStyle w:val="EnglishHangNoCoptic"/>
      </w:pPr>
      <w:r w:rsidRPr="00AB1781">
        <w:lastRenderedPageBreak/>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4"/>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5"/>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6"/>
      </w:r>
    </w:p>
    <w:p w14:paraId="5B4EFE09" w14:textId="77777777" w:rsidR="00C879D4" w:rsidRPr="00AB1781" w:rsidRDefault="00C879D4" w:rsidP="00C879D4">
      <w:pPr>
        <w:pStyle w:val="EnglishHangNoCoptic"/>
      </w:pPr>
      <w:r w:rsidRPr="00AB1781">
        <w:lastRenderedPageBreak/>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8"/>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lastRenderedPageBreak/>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9"/>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0"/>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1"/>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lastRenderedPageBreak/>
        <w:t xml:space="preserve">21 My soul expected </w:t>
      </w:r>
      <w:r w:rsidR="00F213BA">
        <w:t>reproach</w:t>
      </w:r>
      <w:r w:rsidRPr="00AB1781">
        <w:t xml:space="preserve"> and </w:t>
      </w:r>
      <w:r w:rsidR="00F213BA">
        <w:t>misery</w:t>
      </w:r>
      <w:r w:rsidRPr="00AB1781">
        <w:t>;</w:t>
      </w:r>
      <w:r w:rsidRPr="00AB1781">
        <w:rPr>
          <w:rStyle w:val="FootnoteReference"/>
        </w:rPr>
        <w:footnoteReference w:id="362"/>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3"/>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4"/>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lastRenderedPageBreak/>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65"/>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w:t>
      </w:r>
      <w:r w:rsidR="00B35B25">
        <w:lastRenderedPageBreak/>
        <w:t xml:space="preserve">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lastRenderedPageBreak/>
        <w:t xml:space="preserve">22 So I will </w:t>
      </w:r>
      <w:r w:rsidR="00E269C1">
        <w:t>confess</w:t>
      </w:r>
      <w:r w:rsidR="00E269C1">
        <w:rPr>
          <w:rStyle w:val="FootnoteReference"/>
        </w:rPr>
        <w:footnoteReference w:id="37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lastRenderedPageBreak/>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7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8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4"/>
      </w:r>
    </w:p>
    <w:p w14:paraId="39853783" w14:textId="77777777" w:rsidR="00CA0029" w:rsidRPr="00CA0029" w:rsidRDefault="00CA0029" w:rsidP="00CA0029">
      <w:pPr>
        <w:pStyle w:val="Rubric"/>
        <w:rPr>
          <w:rFonts w:ascii="Book Antiqua" w:hAnsi="Book Antiqua" w:cs="Lucida Grande"/>
        </w:rPr>
      </w:pPr>
      <w:r w:rsidRPr="00AB1781">
        <w:lastRenderedPageBreak/>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lastRenderedPageBreak/>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lastRenderedPageBreak/>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9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9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4"/>
      </w:r>
      <w:r w:rsidRPr="00AB1781">
        <w:t>.</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lastRenderedPageBreak/>
        <w:t>18 Remember this</w:t>
      </w:r>
      <w:r w:rsidR="005B2E82">
        <w:rPr>
          <w:rStyle w:val="FootnoteReference"/>
        </w:rPr>
        <w:footnoteReference w:id="39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lastRenderedPageBreak/>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0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0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lastRenderedPageBreak/>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lastRenderedPageBreak/>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lastRenderedPageBreak/>
        <w:t>19 The clap</w:t>
      </w:r>
      <w:r w:rsidR="0077116C">
        <w:rPr>
          <w:rStyle w:val="FootnoteReference"/>
        </w:rPr>
        <w:footnoteReference w:id="41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1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1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41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6"/>
      </w:r>
      <w:r w:rsidRPr="00AB1781">
        <w:t>.</w:t>
      </w:r>
    </w:p>
    <w:p w14:paraId="29A9BC84" w14:textId="58F25FA7" w:rsidR="004A51E7" w:rsidRPr="00AB1781" w:rsidRDefault="004A51E7" w:rsidP="004A51E7">
      <w:pPr>
        <w:pStyle w:val="EnglishHangNoCoptic"/>
      </w:pPr>
      <w:r w:rsidRPr="00AB1781">
        <w:lastRenderedPageBreak/>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1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lastRenderedPageBreak/>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lastRenderedPageBreak/>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lastRenderedPageBreak/>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lastRenderedPageBreak/>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2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lastRenderedPageBreak/>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2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5"/>
      </w:r>
      <w:r>
        <w:t xml:space="preserve">, </w:t>
      </w:r>
      <w:r w:rsidR="006B0A9B">
        <w:t>manifest Yourself</w:t>
      </w:r>
      <w:r w:rsidR="006B0A9B">
        <w:rPr>
          <w:rStyle w:val="FootnoteReference"/>
        </w:rPr>
        <w:footnoteReference w:id="42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lastRenderedPageBreak/>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lastRenderedPageBreak/>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3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lastRenderedPageBreak/>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3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lastRenderedPageBreak/>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lastRenderedPageBreak/>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lastRenderedPageBreak/>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4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4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lastRenderedPageBreak/>
        <w:t xml:space="preserve">5 </w:t>
      </w:r>
      <w:r w:rsidR="009745F6">
        <w:t>Turn</w:t>
      </w:r>
      <w:r w:rsidR="009745F6">
        <w:rPr>
          <w:rStyle w:val="FootnoteReference"/>
        </w:rPr>
        <w:footnoteReference w:id="44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lastRenderedPageBreak/>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4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lastRenderedPageBreak/>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5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5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lastRenderedPageBreak/>
        <w:t>4 I will mention Rahab</w:t>
      </w:r>
      <w:r w:rsidRPr="00AB1781">
        <w:rPr>
          <w:rStyle w:val="FootnoteReference"/>
        </w:rPr>
        <w:footnoteReference w:id="45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57"/>
      </w:r>
    </w:p>
    <w:p w14:paraId="41ECC6AA" w14:textId="04147FD6" w:rsidR="00935D4B" w:rsidRPr="00AB1781" w:rsidRDefault="00ED7AD3" w:rsidP="00935D4B">
      <w:pPr>
        <w:pStyle w:val="EnglishHangNoCoptic"/>
      </w:pPr>
      <w:r>
        <w:tab/>
        <w:t>and, “a man was born in her,”</w:t>
      </w:r>
      <w:r>
        <w:rPr>
          <w:rStyle w:val="FootnoteReference"/>
        </w:rPr>
        <w:footnoteReference w:id="45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0"/>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lastRenderedPageBreak/>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6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6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4"/>
      </w:r>
      <w:r>
        <w:t xml:space="preserve"> confess</w:t>
      </w:r>
      <w:r w:rsidR="00F06A9C">
        <w:rPr>
          <w:rStyle w:val="FootnoteReference"/>
        </w:rPr>
        <w:footnoteReference w:id="46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lastRenderedPageBreak/>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9"/>
      </w:r>
      <w:r w:rsidRPr="00AB1781">
        <w:t xml:space="preserve"> </w:t>
      </w:r>
      <w:r w:rsidR="006D6CF8">
        <w:t>forever</w:t>
      </w:r>
      <w:r w:rsidR="006D6CF8">
        <w:rPr>
          <w:rStyle w:val="FootnoteReference"/>
        </w:rPr>
        <w:footnoteReference w:id="47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7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7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4"/>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lastRenderedPageBreak/>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75"/>
      </w:r>
      <w:r w:rsidR="001626CD">
        <w:t xml:space="preserve"> </w:t>
      </w:r>
      <w:r w:rsidRPr="00AB1781">
        <w:t>and the sea</w:t>
      </w:r>
      <w:r w:rsidR="001626CD">
        <w:t>s;</w:t>
      </w:r>
      <w:r w:rsidRPr="00AB1781">
        <w:rPr>
          <w:rStyle w:val="FootnoteReference"/>
        </w:rPr>
        <w:footnoteReference w:id="47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8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8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9"/>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1"/>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9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93"/>
      </w:r>
      <w:r w:rsidRPr="00AB1781">
        <w:t xml:space="preserve"> in </w:t>
      </w:r>
      <w:r w:rsidR="00E570CB">
        <w:t>Your</w:t>
      </w:r>
      <w:r w:rsidRPr="00AB1781">
        <w:t xml:space="preserve"> wrath,</w:t>
      </w:r>
      <w:r w:rsidRPr="00AB1781">
        <w:rPr>
          <w:rStyle w:val="FootnoteReference"/>
        </w:rPr>
        <w:footnoteReference w:id="49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8"/>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9"/>
      </w:r>
      <w:r w:rsidR="00DB082B">
        <w:t xml:space="preserve"> </w:t>
      </w:r>
      <w:r w:rsidRPr="00AB1781">
        <w:t>the lion and the dragon</w:t>
      </w:r>
      <w:r w:rsidRPr="00AB1781">
        <w:rPr>
          <w:rStyle w:val="FootnoteReference"/>
        </w:rPr>
        <w:footnoteReference w:id="50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0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03"/>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7"/>
      </w:r>
      <w:r w:rsidRPr="00AB1781">
        <w:t xml:space="preserve"> in a ripe</w:t>
      </w:r>
      <w:r w:rsidR="00325B16">
        <w:rPr>
          <w:rStyle w:val="FootnoteReference"/>
        </w:rPr>
        <w:footnoteReference w:id="50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1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12"/>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1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7"/>
      </w:r>
      <w:r w:rsidRPr="00AB1781">
        <w:t xml:space="preserve"> with </w:t>
      </w:r>
      <w:r w:rsidR="00B513C1">
        <w:t>confession</w:t>
      </w:r>
      <w:r w:rsidR="000470D3">
        <w:rPr>
          <w:rStyle w:val="FootnoteReference"/>
        </w:rPr>
        <w:footnoteReference w:id="51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20"/>
      </w:r>
      <w:r w:rsidRPr="00AB1781">
        <w:t xml:space="preserve"> and fall down</w:t>
      </w:r>
      <w:r w:rsidR="002A2713">
        <w:rPr>
          <w:rStyle w:val="FootnoteReference"/>
        </w:rPr>
        <w:footnoteReference w:id="52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2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2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6"/>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3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3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42"/>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4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5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5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6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6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4"/>
      </w:r>
      <w:r w:rsidRPr="00AB1781">
        <w:t xml:space="preserve"> from us.</w:t>
      </w:r>
      <w:r w:rsidRPr="00AB1781">
        <w:rPr>
          <w:rStyle w:val="FootnoteReference"/>
        </w:rPr>
        <w:footnoteReference w:id="56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7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73"/>
      </w:r>
      <w:r w:rsidR="00342E73">
        <w:t xml:space="preserve"> flames of fire.</w:t>
      </w:r>
      <w:r w:rsidRPr="00AB1781">
        <w:rPr>
          <w:rStyle w:val="FootnoteReference"/>
        </w:rPr>
        <w:footnoteReference w:id="57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7"/>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8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8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6"/>
      </w:r>
    </w:p>
    <w:p w14:paraId="52913E58" w14:textId="0923678B" w:rsidR="00F60F42" w:rsidRPr="00DA6717" w:rsidRDefault="00F60F42" w:rsidP="00F60F42">
      <w:pPr>
        <w:pStyle w:val="EnglishHangEndNoCoptic"/>
        <w:ind w:firstLine="0"/>
      </w:pPr>
      <w:r>
        <w:t>[and walk after Him.]</w:t>
      </w:r>
      <w:r>
        <w:rPr>
          <w:rStyle w:val="FootnoteReference"/>
        </w:rPr>
        <w:footnoteReference w:id="58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9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9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9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0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0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1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1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2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2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3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3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3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1"/>
      </w:r>
      <w:r w:rsidRPr="00AB1781">
        <w:t>.</w:t>
      </w:r>
      <w:r w:rsidRPr="00AB1781">
        <w:rPr>
          <w:rStyle w:val="FootnoteReference"/>
        </w:rPr>
        <w:footnoteReference w:id="6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5"/>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5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5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0"/>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1"/>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6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6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9"/>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7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7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6"/>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8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8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8"/>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9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9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0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0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1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1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2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2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3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3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4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4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5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5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54"/>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5"/>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6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6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6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7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7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7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7"/>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8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8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8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9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9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9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0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0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0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1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1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1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9"/>
      </w:r>
      <w:r w:rsidRPr="00AB1781">
        <w:t xml:space="preserve"> my heart,</w:t>
      </w:r>
      <w:r w:rsidRPr="00AB1781">
        <w:rPr>
          <w:rStyle w:val="FootnoteReference"/>
        </w:rPr>
        <w:footnoteReference w:id="82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2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2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2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3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3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3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4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4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4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5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5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5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6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6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6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7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7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7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81"/>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8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8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8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86"/>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8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8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9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9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47BD74A0"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9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9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9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0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0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0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6"/>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7"/>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1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1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DA5B2D"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DA5B2D"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1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918"/>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2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DA5B2D">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DA5B2D">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DA5B2D">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DA5B2D">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DA5B2D">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DA5B2D">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DA5B2D">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DA5B2D">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DA5B2D">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DA5B2D">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DA5B2D">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DA5B2D">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DA5B2D">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DA5B2D">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DA5B2D">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DA5B2D">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23"/>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2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lastRenderedPageBreak/>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DA5B2D">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DA5B2D">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DA5B2D">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DA5B2D">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DA5B2D">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DA5B2D">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DA5B2D">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DA5B2D">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DA5B2D">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DA5B2D">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DA5B2D">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DA5B2D">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3" w:name="_Ref434564830"/>
      <w:bookmarkStart w:id="1244" w:name="_Toc448227489"/>
      <w:r>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7" w:name="_Toc448227491"/>
      <w:r>
        <w:lastRenderedPageBreak/>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6" w:name="_Toc448227496"/>
      <w:r>
        <w:t>October 27 (28) / Paopi 30: St. Mark</w:t>
      </w:r>
      <w:r w:rsidR="00F20BBD">
        <w:t xml:space="preserve"> (Consecration and Appearance of Head)</w:t>
      </w:r>
      <w:bookmarkEnd w:id="1256"/>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DA5B2D">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DA5B2D">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DA5B2D">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DA5B2D">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DA5B2D">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DA5B2D">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DA5B2D">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DA5B2D">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DA5B2D">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DA5B2D">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DA5B2D">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DA5B2D">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DA5B2D">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DA5B2D">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DA5B2D">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DA5B2D">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DA5B2D">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DA5B2D">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4" w:name="_Toc448227499"/>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3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3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2"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34"/>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8"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8"/>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89" w:name="_Toc448227504"/>
      <w:r>
        <w:t>November 15 (16) / Athor 19: The Preaching of St. Bartholomew</w:t>
      </w:r>
      <w:bookmarkEnd w:id="1289"/>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299"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299"/>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253EB9EC" w14:textId="431DB748" w:rsidR="00935F13" w:rsidRDefault="00935F13" w:rsidP="00935F13">
      <w:pPr>
        <w:pStyle w:val="Heading4"/>
      </w:pPr>
      <w:bookmarkStart w:id="1301"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2"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3"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3"/>
    </w:p>
    <w:p w14:paraId="31266C94" w14:textId="74CE43E4" w:rsidR="00F76CFB" w:rsidRPr="00F76CFB" w:rsidRDefault="00F76CFB" w:rsidP="00F76CFB">
      <w:pPr>
        <w:pStyle w:val="Heading4"/>
      </w:pPr>
      <w:bookmarkStart w:id="131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6"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6"/>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19" w:name="_Toc448227516"/>
      <w:r>
        <w:t>November 30 (December 1) / Koiak 4: Martyrdom of St. Andrew the Apostle</w:t>
      </w:r>
      <w:bookmarkEnd w:id="1319"/>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DA5B2D">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DA5B2D">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DA5B2D">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DA5B2D">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DA5B2D">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DA5B2D">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DA5B2D">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DA5B2D">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DA5B2D">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DA5B2D">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DA5B2D">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DA5B2D">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DA5B2D">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DA5B2D">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DA5B2D">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DA5B2D">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DA5B2D">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DA5B2D">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49"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42"/>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4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708D2111" w14:textId="7CD9674E" w:rsidR="003663F9" w:rsidRDefault="003663F9" w:rsidP="003663F9">
      <w:pPr>
        <w:pStyle w:val="Heading4"/>
      </w:pPr>
      <w:bookmarkStart w:id="135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3"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8"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8"/>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59" w:name="_Toc448227523"/>
      <w:r>
        <w:t>December 8 (9) / Koiak 12: Commemoration of Archangel Michael</w:t>
      </w:r>
      <w:bookmarkEnd w:id="1359"/>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0" w:name="_Toc448227524"/>
      <w:r>
        <w:t>December 12 (13) / Koiak 16: Saint Spyridon</w:t>
      </w:r>
      <w:r>
        <w:rPr>
          <w:rStyle w:val="FootnoteReference"/>
        </w:rPr>
        <w:footnoteReference w:id="945"/>
      </w:r>
      <w:bookmarkEnd w:id="1360"/>
    </w:p>
    <w:p w14:paraId="598A6BCC" w14:textId="77777777" w:rsidR="005329C1" w:rsidRDefault="005329C1" w:rsidP="005329C1">
      <w:pPr>
        <w:pStyle w:val="Heading3"/>
      </w:pPr>
      <w:bookmarkStart w:id="1361" w:name="_Toc448227525"/>
      <w:r>
        <w:t>December 17 (18) / Koiak 21: Commemoration of the Theotokos</w:t>
      </w:r>
      <w:bookmarkEnd w:id="1361"/>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2" w:name="_Toc448227526"/>
      <w:r>
        <w:t>December 17 (18) / Koiak 21: Also the Martyrdom of St. Barnabas, on</w:t>
      </w:r>
      <w:r w:rsidR="00743CE8">
        <w:t>e</w:t>
      </w:r>
      <w:r>
        <w:t xml:space="preserve"> of the Seventy Two</w:t>
      </w:r>
      <w:bookmarkEnd w:id="1362"/>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3" w:name="_Toc448227527"/>
      <w:r>
        <w:t>December 18 (19) / Koiak 22: Archangel Gabriel</w:t>
      </w:r>
      <w:r w:rsidR="00481AE5">
        <w:t xml:space="preserve"> (Consecration)</w:t>
      </w:r>
      <w:bookmarkEnd w:id="1363"/>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4" w:name="_Toc448227528"/>
      <w:r>
        <w:t>December 20 (21) / Koiak 24: The Birth of St. Takle Haymanot</w:t>
      </w:r>
      <w:bookmarkEnd w:id="1364"/>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5" w:name="_Toc448227529"/>
      <w:r>
        <w:lastRenderedPageBreak/>
        <w:t>December 21 (22) / Koiak 25: St. John Kami</w:t>
      </w:r>
      <w:bookmarkEnd w:id="1365"/>
    </w:p>
    <w:p w14:paraId="3F9EF92D" w14:textId="77777777" w:rsidR="00810F04" w:rsidRPr="00810F04" w:rsidRDefault="00810F04" w:rsidP="00810F04">
      <w:pPr>
        <w:pStyle w:val="Heading4"/>
      </w:pPr>
      <w:bookmarkStart w:id="1366" w:name="_Ref434491108"/>
      <w:r>
        <w:t>The Doxology for St. John Kami</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7" w:name="_Toc448227530"/>
      <w:r>
        <w:t>December 24 (25) / Koiak 28: Nativity Preparation Day</w:t>
      </w:r>
      <w:bookmarkEnd w:id="136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8" w:name="_Ref434477504"/>
      <w:r>
        <w:t>The Doxology</w:t>
      </w:r>
      <w:r w:rsidR="00E21EA3">
        <w:t xml:space="preserve"> for the Preparation Day of Nativity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69"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0"/>
            <w:r>
              <w:t>Theotokos</w:t>
            </w:r>
            <w:commentRangeEnd w:id="1370"/>
            <w:r>
              <w:rPr>
                <w:rStyle w:val="CommentReference"/>
                <w:rFonts w:ascii="Times New Roman" w:eastAsiaTheme="minorHAnsi" w:hAnsi="Times New Roman" w:cstheme="minorBidi"/>
                <w:color w:val="auto"/>
              </w:rPr>
              <w:commentReference w:id="137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6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1" w:name="_Ref434477532"/>
      <w:r>
        <w:t xml:space="preserve">The </w:t>
      </w:r>
      <w:r w:rsidR="00C33BEB">
        <w:t xml:space="preserve">First </w:t>
      </w:r>
      <w:r>
        <w:t>Doxology</w:t>
      </w:r>
      <w:r w:rsidR="00C33BEB">
        <w:t xml:space="preserve"> for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2" w:name="_Ref434477542"/>
      <w:r>
        <w:t>The Second Doxology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3"/>
            <w:r>
              <w:t xml:space="preserve">rescued </w:t>
            </w:r>
            <w:commentRangeEnd w:id="1373"/>
            <w:r>
              <w:rPr>
                <w:rStyle w:val="CommentReference"/>
                <w:rFonts w:ascii="Times New Roman" w:eastAsiaTheme="minorHAnsi" w:hAnsi="Times New Roman" w:cstheme="minorBidi"/>
                <w:color w:val="auto"/>
              </w:rPr>
              <w:commentReference w:id="1373"/>
            </w:r>
            <w:r>
              <w:t>and saved us,</w:t>
            </w:r>
          </w:p>
          <w:p w14:paraId="372D1056" w14:textId="77777777" w:rsidR="00C33BEB" w:rsidRDefault="00C33BEB" w:rsidP="00C33BEB">
            <w:pPr>
              <w:pStyle w:val="EngHangEnd"/>
            </w:pPr>
            <w:commentRangeStart w:id="1374"/>
            <w:r>
              <w:t xml:space="preserve">We </w:t>
            </w:r>
            <w:commentRangeEnd w:id="1374"/>
            <w:r>
              <w:rPr>
                <w:rStyle w:val="CommentReference"/>
                <w:rFonts w:ascii="Times New Roman" w:eastAsiaTheme="minorHAnsi" w:hAnsi="Times New Roman" w:cstheme="minorBidi"/>
                <w:color w:val="auto"/>
              </w:rPr>
              <w:commentReference w:id="137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5" w:name="_Ref434477554"/>
      <w:r>
        <w:t>The Third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6" w:name="_Ref434475057"/>
      <w:r>
        <w:lastRenderedPageBreak/>
        <w:t>The Sunday Psali Adam</w:t>
      </w:r>
      <w:r w:rsidR="006C1B94">
        <w:t xml:space="preserve">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7" w:name="_Ref434475083"/>
      <w:r>
        <w:t>The Monday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8" w:name="_Ref434475102"/>
      <w:r>
        <w:t>The Tuesday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79"/>
            <w:r>
              <w:t xml:space="preserve">Shone </w:t>
            </w:r>
            <w:commentRangeEnd w:id="1379"/>
            <w:r>
              <w:rPr>
                <w:rStyle w:val="CommentReference"/>
              </w:rPr>
              <w:commentReference w:id="137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0"/>
            <w:r>
              <w:t>All</w:t>
            </w:r>
            <w:commentRangeEnd w:id="1380"/>
            <w:r>
              <w:rPr>
                <w:rStyle w:val="CommentReference"/>
              </w:rPr>
              <w:commentReference w:id="138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1"/>
            <w:r>
              <w:t>seals</w:t>
            </w:r>
            <w:commentRangeEnd w:id="1381"/>
            <w:r>
              <w:rPr>
                <w:rStyle w:val="CommentReference"/>
              </w:rPr>
              <w:commentReference w:id="138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2"/>
            <w:r>
              <w:t>Tetra</w:t>
            </w:r>
            <w:commentRangeEnd w:id="1382"/>
            <w:r>
              <w:rPr>
                <w:rStyle w:val="CommentReference"/>
              </w:rPr>
              <w:commentReference w:id="138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3"/>
            <w:r>
              <w:t xml:space="preserve">flaming </w:t>
            </w:r>
            <w:commentRangeEnd w:id="1383"/>
            <w:r>
              <w:rPr>
                <w:rStyle w:val="CommentReference"/>
              </w:rPr>
              <w:commentReference w:id="138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4"/>
            <w:r>
              <w:t>disease</w:t>
            </w:r>
            <w:commentRangeEnd w:id="1384"/>
            <w:r>
              <w:rPr>
                <w:rStyle w:val="CommentReference"/>
              </w:rPr>
              <w:commentReference w:id="138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5" w:name="_Ref434475128"/>
      <w:r>
        <w:t>The Wednesday Psali Batos</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6" w:name="_Ref434475150"/>
      <w:r>
        <w:t>The Thursday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7"/>
            <w:r>
              <w:t xml:space="preserve">Isaiah </w:t>
            </w:r>
            <w:commentRangeEnd w:id="1387"/>
            <w:r>
              <w:rPr>
                <w:rStyle w:val="CommentReference"/>
              </w:rPr>
              <w:commentReference w:id="138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8" w:name="_Ref434475177"/>
      <w:r>
        <w:t>The Friday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89" w:name="_Ref434475196"/>
      <w:r>
        <w:t>The Saturday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0"/>
            <w:r>
              <w:t>For I cannot speak.</w:t>
            </w:r>
            <w:commentRangeEnd w:id="1390"/>
            <w:r>
              <w:rPr>
                <w:rStyle w:val="CommentReference"/>
              </w:rPr>
              <w:commentReference w:id="139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1" w:name="_Toc448227532"/>
      <w:r>
        <w:t>December 26 (27) / Koiak 30: The Second Day of the Feast of the Nativity</w:t>
      </w:r>
      <w:bookmarkEnd w:id="139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2" w:name="_Ref434561401"/>
      <w:bookmarkStart w:id="1393" w:name="_Toc448227533"/>
      <w:r>
        <w:t>December 27 (28) / Tobi 1: St. Stephen Day</w:t>
      </w:r>
      <w:bookmarkEnd w:id="1392"/>
      <w:bookmarkEnd w:id="1393"/>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4" w:name="_Toc448227534"/>
      <w:r>
        <w:t>December 29 (30) / Tobi 3: The One Hundred and Forty Four Thousand</w:t>
      </w:r>
      <w:bookmarkEnd w:id="1394"/>
    </w:p>
    <w:p w14:paraId="2FE981A9" w14:textId="77777777" w:rsidR="00073003" w:rsidRDefault="00073003" w:rsidP="00073003">
      <w:pPr>
        <w:pStyle w:val="Heading4"/>
      </w:pPr>
      <w:bookmarkStart w:id="1395" w:name="_Ref434488616"/>
      <w:r>
        <w:t>The Doxology</w:t>
      </w:r>
      <w:r w:rsidR="00B46E6E">
        <w:t xml:space="preserve"> for the One Hundred and Forty Four Thousand</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6" w:name="_Ref434564016"/>
      <w:bookmarkStart w:id="1397" w:name="_Toc448227535"/>
      <w:r>
        <w:t>December 30 (31) / Tobi 4: St. John the Evangelist</w:t>
      </w:r>
      <w:bookmarkEnd w:id="1396"/>
      <w:bookmarkEnd w:id="1397"/>
    </w:p>
    <w:p w14:paraId="3C0BCC81" w14:textId="77777777" w:rsidR="00FF5FF3" w:rsidRDefault="00FF5FF3" w:rsidP="00FF5FF3">
      <w:pPr>
        <w:pStyle w:val="Heading4"/>
      </w:pPr>
      <w:bookmarkStart w:id="1398" w:name="_Ref434488768"/>
      <w:r>
        <w:t>The Doxology</w:t>
      </w:r>
      <w:r w:rsidR="00B46E6E">
        <w:t xml:space="preserve"> for</w:t>
      </w:r>
      <w:r w:rsidR="00BC160E">
        <w:t xml:space="preserve"> St. John the Evangelist</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99"/>
            <w:r>
              <w:t>Zebulun</w:t>
            </w:r>
            <w:commentRangeEnd w:id="1399"/>
            <w:r>
              <w:rPr>
                <w:rStyle w:val="FootnoteReference"/>
              </w:rPr>
              <w:footnoteReference w:id="949"/>
            </w:r>
            <w:r>
              <w:rPr>
                <w:rStyle w:val="CommentReference"/>
                <w:rFonts w:ascii="Times New Roman" w:eastAsiaTheme="minorHAnsi" w:hAnsi="Times New Roman" w:cstheme="minorBidi"/>
                <w:color w:val="auto"/>
              </w:rPr>
              <w:commentReference w:id="139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0" w:name="_Toc410196204"/>
      <w:bookmarkStart w:id="1401" w:name="_Toc410196446"/>
      <w:bookmarkStart w:id="1402" w:name="_Toc410196948"/>
      <w:bookmarkStart w:id="1403" w:name="_Toc448696649"/>
      <w:bookmarkStart w:id="1404" w:name="January"/>
      <w:bookmarkEnd w:id="1325"/>
      <w:bookmarkEnd w:id="1344"/>
      <w:bookmarkEnd w:id="1345"/>
      <w:bookmarkEnd w:id="1346"/>
      <w:r>
        <w:lastRenderedPageBreak/>
        <w:t>January</w:t>
      </w:r>
      <w:bookmarkEnd w:id="1400"/>
      <w:bookmarkEnd w:id="1401"/>
      <w:bookmarkEnd w:id="1402"/>
      <w:r w:rsidR="00FF5FF3">
        <w:t xml:space="preserve"> or </w:t>
      </w:r>
      <w:r w:rsidR="00FF5FF3">
        <w:rPr>
          <w:rFonts w:ascii="FreeSerifAvvaShenouda" w:hAnsi="FreeSerifAvvaShenouda" w:cs="FreeSerifAvvaShenouda"/>
        </w:rPr>
        <w:t>Ⲧⲱⲃⲓ</w:t>
      </w:r>
      <w:bookmarkEnd w:id="1403"/>
    </w:p>
    <w:bookmarkStart w:id="1405" w:name="_Toc410196205" w:displacedByCustomXml="next"/>
    <w:bookmarkStart w:id="1406" w:name="_Toc410196447" w:displacedByCustomXml="next"/>
    <w:bookmarkStart w:id="1407"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DA5B2D">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DA5B2D">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DA5B2D">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DA5B2D">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DA5B2D">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DA5B2D">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DA5B2D">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DA5B2D">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DA5B2D">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DA5B2D">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DA5B2D">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DA5B2D">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DA5B2D">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DA5B2D">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DA5B2D">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DA5B2D">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DA5B2D">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DA5B2D">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DA5B2D">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8" w:name="_Toc448227536"/>
      <w:r>
        <w:rPr>
          <w:lang w:val="en-US"/>
        </w:rPr>
        <w:lastRenderedPageBreak/>
        <w:t>January 1 (2) / Tobi 6</w:t>
      </w:r>
      <w:r w:rsidR="00FF5FF3">
        <w:rPr>
          <w:lang w:val="en-US"/>
        </w:rPr>
        <w:t xml:space="preserve">: The Feast of the </w:t>
      </w:r>
      <w:r w:rsidR="00495F1A">
        <w:t>Circumcision</w:t>
      </w:r>
      <w:bookmarkEnd w:id="1407"/>
      <w:bookmarkEnd w:id="1406"/>
      <w:bookmarkEnd w:id="1405"/>
      <w:bookmarkEnd w:id="1408"/>
    </w:p>
    <w:p w14:paraId="1387E376" w14:textId="77777777" w:rsidR="00FF5FF3" w:rsidRDefault="00FF5FF3" w:rsidP="00FF5FF3">
      <w:pPr>
        <w:pStyle w:val="Heading4"/>
      </w:pPr>
      <w:bookmarkStart w:id="1409" w:name="_Ref434477590"/>
      <w:r>
        <w:t>The Doxology</w:t>
      </w:r>
      <w:r w:rsidR="00E21EA3">
        <w:t xml:space="preserve"> for the Circumcision</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0"/>
            <w:r>
              <w:t xml:space="preserve">Christian </w:t>
            </w:r>
            <w:commentRangeEnd w:id="1410"/>
            <w:r>
              <w:rPr>
                <w:rStyle w:val="CommentReference"/>
                <w:rFonts w:ascii="Times New Roman" w:eastAsiaTheme="minorHAnsi" w:hAnsi="Times New Roman" w:cstheme="minorBidi"/>
                <w:color w:val="auto"/>
              </w:rPr>
              <w:commentReference w:id="141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1" w:name="_Ref434475229"/>
      <w:r>
        <w:t>The Psali Adam</w:t>
      </w:r>
      <w:r w:rsidR="006C1B94">
        <w:t xml:space="preserve"> for the Circumcision</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2"/>
            <w:r>
              <w:t xml:space="preserve">Victorious </w:t>
            </w:r>
            <w:commentRangeEnd w:id="1412"/>
            <w:r>
              <w:rPr>
                <w:rStyle w:val="CommentReference"/>
              </w:rPr>
              <w:commentReference w:id="141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3" w:name="_Ref434475252"/>
      <w:r>
        <w:t>The Psali Batos</w:t>
      </w:r>
      <w:r w:rsidR="006C1B94">
        <w:t xml:space="preserve"> for the Circumcision</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4"/>
            <w:r>
              <w:t>divinity</w:t>
            </w:r>
            <w:commentRangeEnd w:id="1414"/>
            <w:r>
              <w:rPr>
                <w:rStyle w:val="CommentReference"/>
              </w:rPr>
              <w:commentReference w:id="141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5" w:name="_Toc410196206"/>
      <w:bookmarkStart w:id="1416" w:name="_Toc410196448"/>
      <w:bookmarkStart w:id="1417" w:name="_Toc410196950"/>
      <w:bookmarkStart w:id="1418" w:name="_Toc448227537"/>
      <w:r>
        <w:t xml:space="preserve">January 6 (7) / Tobi 11: The Feast of </w:t>
      </w:r>
      <w:r w:rsidR="00495F1A">
        <w:t>Theophany</w:t>
      </w:r>
      <w:bookmarkEnd w:id="1415"/>
      <w:bookmarkEnd w:id="1416"/>
      <w:bookmarkEnd w:id="1417"/>
      <w:bookmarkEnd w:id="1418"/>
    </w:p>
    <w:p w14:paraId="322B4F7B" w14:textId="77777777" w:rsidR="00FF5FF3" w:rsidRDefault="00430630" w:rsidP="00FF5FF3">
      <w:pPr>
        <w:pStyle w:val="Heading4"/>
      </w:pPr>
      <w:bookmarkStart w:id="1419" w:name="_Ref434477630"/>
      <w:r>
        <w:t>An</w:t>
      </w:r>
      <w:r w:rsidR="00FF5FF3">
        <w:t xml:space="preserve"> </w:t>
      </w:r>
      <w:r>
        <w:t xml:space="preserve">Abridged </w:t>
      </w:r>
      <w:r w:rsidR="00FF5FF3">
        <w:t>Doxology</w:t>
      </w:r>
      <w:r w:rsidR="00E21EA3">
        <w:t xml:space="preserve"> for Theophany</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0" w:name="_Ref434477641"/>
      <w:r>
        <w:lastRenderedPageBreak/>
        <w:t>The First Doxology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1" w:name="_Ref434477660"/>
      <w:r>
        <w:lastRenderedPageBreak/>
        <w:t>The Second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2" w:name="_Ref434475280"/>
      <w:r>
        <w:t>The Sunday Psali Adam</w:t>
      </w:r>
      <w:r w:rsidR="006C1B94">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3"/>
            <w:r>
              <w:t xml:space="preserve">confirm </w:t>
            </w:r>
            <w:commentRangeEnd w:id="1423"/>
            <w:r>
              <w:rPr>
                <w:rStyle w:val="CommentReference"/>
              </w:rPr>
              <w:commentReference w:id="142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4"/>
            <w:r>
              <w:t>ⲛ̀ϫⲉ</w:t>
            </w:r>
            <w:commentRangeEnd w:id="1424"/>
            <w:r>
              <w:rPr>
                <w:rStyle w:val="CommentReference"/>
                <w:rFonts w:ascii="Times New Roman" w:hAnsi="Times New Roman"/>
              </w:rPr>
              <w:commentReference w:id="142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5"/>
            <w:r>
              <w:t>moved</w:t>
            </w:r>
            <w:commentRangeEnd w:id="1425"/>
            <w:r>
              <w:rPr>
                <w:rStyle w:val="CommentReference"/>
              </w:rPr>
              <w:commentReference w:id="142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6"/>
            <w:r>
              <w:t>thrice holy,</w:t>
            </w:r>
            <w:commentRangeEnd w:id="1426"/>
            <w:r>
              <w:rPr>
                <w:rStyle w:val="CommentReference"/>
              </w:rPr>
              <w:commentReference w:id="142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7" w:name="_Ref434475309"/>
      <w:r>
        <w:lastRenderedPageBreak/>
        <w:t>The Monday Psali Adam</w:t>
      </w:r>
      <w:r w:rsidR="006C1B94">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8"/>
            <w:r>
              <w:t xml:space="preserve">Ⲓⲱⲁⲛⲛⲟⲩ </w:t>
            </w:r>
            <w:commentRangeEnd w:id="1428"/>
            <w:r>
              <w:rPr>
                <w:rStyle w:val="CommentReference"/>
                <w:rFonts w:ascii="Times New Roman" w:hAnsi="Times New Roman"/>
              </w:rPr>
              <w:commentReference w:id="142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29"/>
            <w:r>
              <w:rPr>
                <w:rFonts w:eastAsia="Arial Unicode MS" w:cs="FreeSerifAvvaShenouda"/>
              </w:rPr>
              <w:t>ⲛⲓϯϩⲟ</w:t>
            </w:r>
            <w:commentRangeEnd w:id="1429"/>
            <w:r>
              <w:rPr>
                <w:rStyle w:val="CommentReference"/>
                <w:rFonts w:ascii="Times New Roman" w:hAnsi="Times New Roman"/>
              </w:rPr>
              <w:commentReference w:id="142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0" w:name="_Ref434475331"/>
      <w:r>
        <w:t>The Tuesday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1"/>
            <w:r>
              <w:t>ⲫⲏ</w:t>
            </w:r>
            <w:commentRangeEnd w:id="1431"/>
            <w:r>
              <w:rPr>
                <w:rStyle w:val="CommentReference"/>
                <w:rFonts w:ascii="Times New Roman" w:hAnsi="Times New Roman"/>
              </w:rPr>
              <w:commentReference w:id="143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2"/>
            <w:r>
              <w:t>ϯⲥⲩⲛⲧⲉⲗⲓⲁ</w:t>
            </w:r>
            <w:commentRangeEnd w:id="1432"/>
            <w:r>
              <w:rPr>
                <w:rStyle w:val="CommentReference"/>
                <w:rFonts w:ascii="Times New Roman" w:hAnsi="Times New Roman"/>
              </w:rPr>
              <w:commentReference w:id="143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3" w:name="_Ref434475362"/>
      <w:r>
        <w:t>The Wednesday Psali Batos</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4" w:name="_Ref434475388"/>
      <w:r>
        <w:t>The Thursday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5" w:name="_Ref434475411"/>
      <w:r>
        <w:t>The Friday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6" w:name="_Ref434475434"/>
      <w:r>
        <w:t>The Saturday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7"/>
            <w:r>
              <w:t>liberty</w:t>
            </w:r>
            <w:commentRangeEnd w:id="1437"/>
            <w:r>
              <w:rPr>
                <w:rStyle w:val="CommentReference"/>
              </w:rPr>
              <w:commentReference w:id="143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8"/>
            <w:r>
              <w:t xml:space="preserve">confirm </w:t>
            </w:r>
            <w:commentRangeEnd w:id="1438"/>
            <w:r>
              <w:rPr>
                <w:rStyle w:val="CommentReference"/>
              </w:rPr>
              <w:commentReference w:id="143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39" w:name="_Toc448227538"/>
      <w:r>
        <w:t>January 7 (8) / Tobi 12</w:t>
      </w:r>
      <w:r w:rsidR="001225FA">
        <w:t xml:space="preserve">: </w:t>
      </w:r>
      <w:r>
        <w:t>The Second Day of the Feast of Theophany</w:t>
      </w:r>
      <w:bookmarkEnd w:id="143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0" w:name="_Toc448227539"/>
      <w:r>
        <w:lastRenderedPageBreak/>
        <w:t>January 7 (8) / Tobi 12</w:t>
      </w:r>
      <w:r w:rsidR="001225FA">
        <w:t xml:space="preserve">: </w:t>
      </w:r>
      <w:r>
        <w:t>Also the Commemoration of Archangel Michael</w:t>
      </w:r>
      <w:bookmarkEnd w:id="1440"/>
    </w:p>
    <w:p w14:paraId="65389993" w14:textId="77777777" w:rsidR="000C7DE2" w:rsidRDefault="00191A26" w:rsidP="0082304E">
      <w:pPr>
        <w:pStyle w:val="Heading4"/>
      </w:pPr>
      <w:bookmarkStart w:id="1441" w:name="_Toc410196207"/>
      <w:bookmarkStart w:id="1442" w:name="_Toc410196449"/>
      <w:bookmarkStart w:id="1443"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4" w:name="_Ref434562461"/>
      <w:bookmarkStart w:id="1445" w:name="_Toc448227540"/>
      <w:r>
        <w:t>January 7 (8) / Tobi 12</w:t>
      </w:r>
      <w:r w:rsidR="001225FA">
        <w:t xml:space="preserve">: </w:t>
      </w:r>
      <w:commentRangeStart w:id="1446"/>
      <w:r>
        <w:t>Also St. Theodore Anatoly</w:t>
      </w:r>
      <w:commentRangeEnd w:id="1446"/>
      <w:r>
        <w:rPr>
          <w:rStyle w:val="CommentReference"/>
          <w:rFonts w:eastAsiaTheme="minorHAnsi" w:cstheme="minorBidi"/>
          <w:b w:val="0"/>
          <w:bCs w:val="0"/>
        </w:rPr>
        <w:commentReference w:id="1446"/>
      </w:r>
      <w:bookmarkEnd w:id="1444"/>
      <w:bookmarkEnd w:id="1445"/>
    </w:p>
    <w:p w14:paraId="7DD26869" w14:textId="77777777" w:rsidR="006B44CE" w:rsidRDefault="006B44CE" w:rsidP="006B44CE">
      <w:pPr>
        <w:pStyle w:val="Heading4"/>
      </w:pPr>
      <w:bookmarkStart w:id="1447" w:name="_Ref434477694"/>
      <w:bookmarkStart w:id="1448" w:name="_Ref434489376"/>
      <w:r>
        <w:t>The Doxology</w:t>
      </w:r>
      <w:bookmarkEnd w:id="1447"/>
      <w:r w:rsidR="00B46E6E">
        <w:t xml:space="preserve"> for St. Theodore Anatoly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49" w:name="_Toc448227541"/>
      <w:r>
        <w:t>January 8 (9) / Tobi 13: The Feast of T</w:t>
      </w:r>
      <w:r w:rsidR="00495F1A">
        <w:t>he Wedding of Cana of Galilee</w:t>
      </w:r>
      <w:bookmarkEnd w:id="1441"/>
      <w:bookmarkEnd w:id="1442"/>
      <w:bookmarkEnd w:id="1443"/>
      <w:bookmarkEnd w:id="1449"/>
    </w:p>
    <w:p w14:paraId="46F7A60E" w14:textId="77777777" w:rsidR="00A37BB6" w:rsidRDefault="00A37BB6" w:rsidP="00A37BB6">
      <w:pPr>
        <w:pStyle w:val="Heading4"/>
      </w:pPr>
      <w:bookmarkStart w:id="1450" w:name="_Ref434477774"/>
      <w:r>
        <w:t>The Doxology</w:t>
      </w:r>
      <w:r w:rsidR="00E21EA3">
        <w:t xml:space="preserve"> for the Wedding of Cana</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1" w:name="_Ref434475472"/>
      <w:r>
        <w:t>The Psali Adam</w:t>
      </w:r>
      <w:r w:rsidR="006C1B94">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2" w:name="_Ref434475500"/>
      <w:r>
        <w:t>The Psali Batos</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3" w:name="_Ref434560112"/>
      <w:bookmarkStart w:id="1454" w:name="_Toc448227542"/>
      <w:r>
        <w:t>January 8 (9) / Tobi 13: Also the Martyrdom of St. Demiana</w:t>
      </w:r>
      <w:bookmarkEnd w:id="1453"/>
      <w:bookmarkEnd w:id="1454"/>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5" w:name="_Ref434490124"/>
      <w:r>
        <w:t>Another Doxology of St. Demiana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5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5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6" w:name="_Ref434563224"/>
      <w:bookmarkStart w:id="1457" w:name="_Toc448227543"/>
      <w:r>
        <w:t>January 9 (10) / Tobi 14: St. Maximus</w:t>
      </w:r>
      <w:bookmarkEnd w:id="1456"/>
      <w:bookmarkEnd w:id="1457"/>
    </w:p>
    <w:p w14:paraId="1847ABB1" w14:textId="77777777" w:rsidR="00662600" w:rsidRDefault="00810F04" w:rsidP="00810F04">
      <w:pPr>
        <w:pStyle w:val="Heading4"/>
      </w:pPr>
      <w:bookmarkStart w:id="1458" w:name="_Ref434490957"/>
      <w:r>
        <w:t>The Doxology for</w:t>
      </w:r>
      <w:r w:rsidR="00662600">
        <w:t xml:space="preserve"> Sts. Maximus and Dometius</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5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2" w:name="_Toc448227544"/>
      <w:r>
        <w:t>Jan</w:t>
      </w:r>
      <w:r w:rsidR="00662600">
        <w:t>uary 12 (13) / Tobi 17: St. Dome</w:t>
      </w:r>
      <w:r>
        <w:t>tius</w:t>
      </w:r>
      <w:bookmarkEnd w:id="1462"/>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3" w:name="_Toc448227545"/>
      <w:r>
        <w:lastRenderedPageBreak/>
        <w:t>January 13 (14) / Tobi 18: St. Hilary of Poitiers</w:t>
      </w:r>
      <w:bookmarkEnd w:id="1463"/>
    </w:p>
    <w:p w14:paraId="17E429FC" w14:textId="7FC8029F" w:rsidR="00A96087" w:rsidRDefault="00A96087" w:rsidP="00A96087">
      <w:pPr>
        <w:pStyle w:val="Heading4"/>
      </w:pPr>
      <w:r>
        <w:t>The Doxology for St. Hilary of Poitiers</w:t>
      </w:r>
      <w:r w:rsidR="006035EE">
        <w:rPr>
          <w:rStyle w:val="FootnoteReference"/>
        </w:rPr>
        <w:footnoteReference w:id="95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4" w:name="_Toc448227546"/>
      <w:bookmarkStart w:id="1465" w:name="_Toc410196208"/>
      <w:bookmarkStart w:id="1466" w:name="_Toc410196450"/>
      <w:bookmarkStart w:id="1467" w:name="_Toc410196952"/>
      <w:r>
        <w:t>January 15 (16) / Tobi 20: Departure of St. Prochorus the Disciple</w:t>
      </w:r>
      <w:bookmarkEnd w:id="1464"/>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8" w:name="_Toc448227547"/>
      <w:r>
        <w:lastRenderedPageBreak/>
        <w:t xml:space="preserve">January 16 (17) / Tobi 21: </w:t>
      </w:r>
      <w:r w:rsidR="00495F1A">
        <w:t>The Dormition of the Virgin</w:t>
      </w:r>
      <w:bookmarkEnd w:id="1465"/>
      <w:bookmarkEnd w:id="1466"/>
      <w:bookmarkEnd w:id="1467"/>
      <w:bookmarkEnd w:id="1468"/>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69" w:name="_Ref434560171"/>
      <w:bookmarkStart w:id="1470" w:name="_Toc448227548"/>
      <w:r>
        <w:t>January 17 (18) / Tobi 22: St. Anthony the Great</w:t>
      </w:r>
      <w:bookmarkEnd w:id="1469"/>
      <w:bookmarkEnd w:id="1470"/>
    </w:p>
    <w:p w14:paraId="38BCD1D7" w14:textId="77777777" w:rsidR="00FF5FF3" w:rsidRDefault="00FF5FF3" w:rsidP="00FF5FF3">
      <w:pPr>
        <w:pStyle w:val="Heading4"/>
      </w:pPr>
      <w:bookmarkStart w:id="1471" w:name="_Ref434490340"/>
      <w:r>
        <w:t>The Doxology</w:t>
      </w:r>
      <w:r w:rsidR="00B46E6E">
        <w:t xml:space="preserve"> for St. Anthony the Great</w:t>
      </w:r>
      <w:bookmarkEnd w:id="1471"/>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2" w:name="_Toc448227549"/>
      <w:r>
        <w:t>January 18 (19) / Tobi 23: St. Timothy the Apostle</w:t>
      </w:r>
      <w:bookmarkEnd w:id="1472"/>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3" w:name="_Toc448227550"/>
      <w:r>
        <w:t>January 22 (23) / Tobi 27: Archangel Suriel</w:t>
      </w:r>
      <w:bookmarkEnd w:id="1473"/>
    </w:p>
    <w:p w14:paraId="79FCFE0C" w14:textId="77777777" w:rsidR="00596AC8" w:rsidRDefault="00596AC8" w:rsidP="00596AC8">
      <w:pPr>
        <w:pStyle w:val="Heading4"/>
      </w:pPr>
      <w:bookmarkStart w:id="1474" w:name="_Ref434488250"/>
      <w:r>
        <w:t>The Doxology</w:t>
      </w:r>
      <w:r w:rsidR="00B46E6E">
        <w:t xml:space="preserve"> for Archangel Suriel</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5" w:name="_Toc448227551"/>
      <w:r>
        <w:t>January 22 (23) / Tobi 27: Also Relocation of St. Timothy the Apostle’s Relics</w:t>
      </w:r>
      <w:bookmarkEnd w:id="1475"/>
    </w:p>
    <w:p w14:paraId="3FBC7E0C" w14:textId="388EE5BC" w:rsidR="00191A26" w:rsidRDefault="00191A26" w:rsidP="00191A26">
      <w:pPr>
        <w:pStyle w:val="Rubric"/>
      </w:pPr>
      <w:bookmarkStart w:id="1476"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7" w:name="_Toc448227552"/>
      <w:r>
        <w:t>January 24 (25) / Tobi 29: Commemoration of the Annunciation, Nativity, and Resurrection on the 29</w:t>
      </w:r>
      <w:r w:rsidRPr="00C0205C">
        <w:rPr>
          <w:vertAlign w:val="superscript"/>
        </w:rPr>
        <w:t>th</w:t>
      </w:r>
      <w:r>
        <w:t xml:space="preserve"> of Every Month</w:t>
      </w:r>
      <w:bookmarkEnd w:id="1477"/>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8" w:name="_Toc448227553"/>
      <w:r>
        <w:t>January 27 (28) / Meshir 2: St. Paul the Anchorite</w:t>
      </w:r>
      <w:bookmarkEnd w:id="1476"/>
      <w:bookmarkEnd w:id="1478"/>
    </w:p>
    <w:p w14:paraId="680E4267" w14:textId="77777777" w:rsidR="00C30529" w:rsidRDefault="00C30529" w:rsidP="00C30529">
      <w:pPr>
        <w:pStyle w:val="Heading4"/>
      </w:pPr>
      <w:bookmarkStart w:id="1479" w:name="_Ref434490368"/>
      <w:r>
        <w:t>The Doxology</w:t>
      </w:r>
      <w:r w:rsidR="00B46E6E">
        <w:t xml:space="preserve"> for St. Paul the Anchorite</w:t>
      </w:r>
      <w:bookmarkEnd w:id="1479"/>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0" w:name="_Toc448227554"/>
      <w:r>
        <w:t>January 29 (30) / Meshir 4: Martyrdom of St. Agabus the Disciple</w:t>
      </w:r>
      <w:bookmarkEnd w:id="1480"/>
    </w:p>
    <w:p w14:paraId="6DDD9040" w14:textId="529F75F9" w:rsidR="00191A26" w:rsidRDefault="00191A26" w:rsidP="00191A26">
      <w:pPr>
        <w:pStyle w:val="Rubric"/>
      </w:pPr>
      <w:bookmarkStart w:id="1481" w:name="_Toc410196209"/>
      <w:bookmarkStart w:id="1482" w:name="_Toc410196451"/>
      <w:bookmarkStart w:id="1483"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4" w:name="_Toc448227555"/>
      <w:r>
        <w:lastRenderedPageBreak/>
        <w:t>January 21 (31) / Meshir 5: St. Apollo the Friend of St. Apip</w:t>
      </w:r>
      <w:bookmarkEnd w:id="1484"/>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5" w:name="_Toc448696650"/>
      <w:bookmarkStart w:id="1486" w:name="February"/>
      <w:bookmarkEnd w:id="1404"/>
      <w:r>
        <w:lastRenderedPageBreak/>
        <w:t>February</w:t>
      </w:r>
      <w:bookmarkEnd w:id="1481"/>
      <w:bookmarkEnd w:id="1482"/>
      <w:bookmarkEnd w:id="1483"/>
      <w:r w:rsidR="00C30529">
        <w:t xml:space="preserve"> or </w:t>
      </w:r>
      <w:r w:rsidR="00C30529">
        <w:rPr>
          <w:rFonts w:ascii="FreeSerifAvvaShenouda" w:hAnsi="FreeSerifAvvaShenouda" w:cs="FreeSerifAvvaShenouda"/>
        </w:rPr>
        <w:t>Ⲙϣⲓⲣ</w:t>
      </w:r>
      <w:bookmarkEnd w:id="1485"/>
    </w:p>
    <w:bookmarkStart w:id="1487" w:name="_Toc410196210" w:displacedByCustomXml="next"/>
    <w:bookmarkStart w:id="1488" w:name="_Toc410196452" w:displacedByCustomXml="next"/>
    <w:bookmarkStart w:id="1489"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DA5B2D">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DA5B2D">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DA5B2D">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DA5B2D">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DA5B2D">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DA5B2D">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DA5B2D">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DA5B2D">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DA5B2D">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0" w:name="_Toc448227556"/>
      <w:r>
        <w:lastRenderedPageBreak/>
        <w:t xml:space="preserve">February 2 (3): Meshir 8: </w:t>
      </w:r>
      <w:r w:rsidR="00495F1A">
        <w:t>The Entrance into the Temple</w:t>
      </w:r>
      <w:bookmarkEnd w:id="1489"/>
      <w:bookmarkEnd w:id="1488"/>
      <w:bookmarkEnd w:id="1487"/>
      <w:bookmarkEnd w:id="1490"/>
    </w:p>
    <w:p w14:paraId="6E92944D" w14:textId="77777777" w:rsidR="00C30529" w:rsidRDefault="00C30529" w:rsidP="00124ADD">
      <w:pPr>
        <w:pStyle w:val="Heading4"/>
      </w:pPr>
      <w:bookmarkStart w:id="1491" w:name="_Ref434477815"/>
      <w:r>
        <w:t>The Doxology</w:t>
      </w:r>
      <w:r w:rsidR="00E21EA3">
        <w:t xml:space="preserve"> for the Entrance into the Temple</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2" w:name="_Toc448227557"/>
      <w:r>
        <w:t>February 4 (5) / Meshir 10: Martyrdom of St. James the Son of Alphaeus</w:t>
      </w:r>
      <w:bookmarkEnd w:id="1492"/>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3" w:name="_Toc448227558"/>
      <w:r>
        <w:t>February 6 (7) / Meshir 12: Commemoration of Archangel Michael</w:t>
      </w:r>
      <w:bookmarkEnd w:id="1493"/>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4" w:name="_Toc448227559"/>
      <w:r>
        <w:t>February 8 (9) / Meshir 14: The Departure of St. Severus</w:t>
      </w:r>
      <w:bookmarkEnd w:id="1494"/>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5" w:name="_Toc448227560"/>
      <w:r>
        <w:t>February 10 (11) / Meshir 16: Isaac the Syrian</w:t>
      </w:r>
      <w:bookmarkEnd w:id="1495"/>
    </w:p>
    <w:p w14:paraId="2F7479F8" w14:textId="77777777" w:rsidR="005329C1" w:rsidRDefault="005242D1" w:rsidP="005329C1">
      <w:pPr>
        <w:pStyle w:val="Heading3"/>
      </w:pPr>
      <w:bookmarkStart w:id="1496" w:name="_Toc448227561"/>
      <w:r>
        <w:t>February</w:t>
      </w:r>
      <w:r w:rsidR="005329C1">
        <w:t xml:space="preserve"> 15 (16) / Meshir 21: Commemoration of the Theotokos</w:t>
      </w:r>
      <w:bookmarkEnd w:id="1496"/>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7" w:name="_Toc448227562"/>
      <w:r>
        <w:t>February 15 (16) / Meshir 21: Also Martyrdom of St. Onesimus, the Disciple of St. Paul</w:t>
      </w:r>
      <w:bookmarkEnd w:id="1497"/>
    </w:p>
    <w:p w14:paraId="197E567A" w14:textId="77777777" w:rsidR="00B52D77" w:rsidRDefault="00B52D77" w:rsidP="00B52D77">
      <w:pPr>
        <w:pStyle w:val="Heading3"/>
      </w:pPr>
      <w:bookmarkStart w:id="1498" w:name="_Toc448227563"/>
      <w:r>
        <w:t>February 23 (24) / Meshir 29: Commemoration of the Annunciation, Nativity, and Resurrection on the 29</w:t>
      </w:r>
      <w:r w:rsidRPr="00C0205C">
        <w:rPr>
          <w:vertAlign w:val="superscript"/>
        </w:rPr>
        <w:t>th</w:t>
      </w:r>
      <w:r>
        <w:t xml:space="preserve"> of Every Month</w:t>
      </w:r>
      <w:bookmarkEnd w:id="1498"/>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499" w:name="_Toc448227564"/>
      <w:r>
        <w:t>February 24 (25) / Meshir 30: Appearance of the Head of St. John the Baptist</w:t>
      </w:r>
      <w:bookmarkEnd w:id="1499"/>
    </w:p>
    <w:p w14:paraId="49513F8D" w14:textId="62F03E64" w:rsidR="00191A26" w:rsidRDefault="00191A26" w:rsidP="00191A26">
      <w:pPr>
        <w:pStyle w:val="Rubric"/>
      </w:pPr>
      <w:bookmarkStart w:id="1500" w:name="_Toc410196211"/>
      <w:bookmarkStart w:id="1501" w:name="_Toc410196453"/>
      <w:bookmarkStart w:id="1502"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3" w:name="_Toc448227565"/>
      <w:r>
        <w:t>February 24 (25) / Meshir 30: Also St. Cyril VI</w:t>
      </w:r>
      <w:bookmarkEnd w:id="1503"/>
    </w:p>
    <w:p w14:paraId="0CDD55AC" w14:textId="77777777" w:rsidR="001779C0" w:rsidRDefault="001779C0" w:rsidP="001779C0">
      <w:pPr>
        <w:pStyle w:val="Heading4"/>
      </w:pPr>
      <w:bookmarkStart w:id="1504" w:name="_Ref434492506"/>
      <w:r>
        <w:t>The Doxology</w:t>
      </w:r>
      <w:r w:rsidR="00B82753">
        <w:t xml:space="preserve"> for St. Cyril VI</w:t>
      </w:r>
      <w:r>
        <w:rPr>
          <w:rStyle w:val="FootnoteReference"/>
        </w:rPr>
        <w:footnoteReference w:id="959"/>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5" w:name="_Toc448696651"/>
      <w:bookmarkStart w:id="1506" w:name="March"/>
      <w:bookmarkEnd w:id="1486"/>
      <w:r>
        <w:lastRenderedPageBreak/>
        <w:t>March</w:t>
      </w:r>
      <w:bookmarkEnd w:id="1500"/>
      <w:bookmarkEnd w:id="1501"/>
      <w:bookmarkEnd w:id="1502"/>
      <w:r w:rsidR="00C30529">
        <w:t xml:space="preserve"> or </w:t>
      </w:r>
      <w:r w:rsidR="00C30529">
        <w:rPr>
          <w:rFonts w:ascii="FreeSerifAvvaShenouda" w:hAnsi="FreeSerifAvvaShenouda" w:cs="FreeSerifAvvaShenouda"/>
        </w:rPr>
        <w:t>Ⲡⲁⲣⲙϩⲟⲧⲡ</w:t>
      </w:r>
      <w:bookmarkEnd w:id="1505"/>
    </w:p>
    <w:bookmarkStart w:id="1507" w:name="_Toc410196212" w:displacedByCustomXml="next"/>
    <w:bookmarkStart w:id="1508" w:name="_Toc410196454" w:displacedByCustomXml="next"/>
    <w:bookmarkStart w:id="1509"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DA5B2D">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DA5B2D">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DA5B2D">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DA5B2D">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DA5B2D">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DA5B2D">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DA5B2D">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DA5B2D">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DA5B2D">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DA5B2D">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0" w:name="_Toc448227566"/>
      <w:r>
        <w:lastRenderedPageBreak/>
        <w:t>March 2: Departure of St. Chad of Mercia</w:t>
      </w:r>
      <w:r w:rsidR="00377E51">
        <w:rPr>
          <w:rStyle w:val="FootnoteReference"/>
        </w:rPr>
        <w:footnoteReference w:id="960"/>
      </w:r>
      <w:bookmarkEnd w:id="1510"/>
    </w:p>
    <w:p w14:paraId="668738F1" w14:textId="77777777" w:rsidR="006A140A" w:rsidRDefault="006A140A" w:rsidP="006A140A">
      <w:pPr>
        <w:pStyle w:val="Heading4"/>
      </w:pPr>
      <w:bookmarkStart w:id="1511" w:name="_Ref434492702"/>
      <w:r>
        <w:t>The Doxology</w:t>
      </w:r>
      <w:r w:rsidR="00B82753">
        <w:t xml:space="preserve"> for St. Chad of Mercia</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2" w:name="_Toc448227567"/>
      <w:r>
        <w:t>March 4 / Phamenoth 8: Martyrdom of St. Matthias the Apostle</w:t>
      </w:r>
      <w:bookmarkEnd w:id="1512"/>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3" w:name="_Toc448227568"/>
      <w:r>
        <w:t xml:space="preserve">March 6 / Phamenoth 10: </w:t>
      </w:r>
      <w:r w:rsidR="00495F1A">
        <w:t>The Finding of the Holy Cross</w:t>
      </w:r>
      <w:bookmarkEnd w:id="1509"/>
      <w:bookmarkEnd w:id="1508"/>
      <w:bookmarkEnd w:id="1507"/>
      <w:bookmarkEnd w:id="1513"/>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4" w:name="_Toc448227569"/>
      <w:r>
        <w:t>March 8 / Phamenoth</w:t>
      </w:r>
      <w:r w:rsidR="005329C1">
        <w:t xml:space="preserve"> 12</w:t>
      </w:r>
      <w:r>
        <w:t>: Commemoration of Archangel Michael</w:t>
      </w:r>
      <w:bookmarkEnd w:id="1514"/>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5" w:name="_Toc448227570"/>
      <w:r>
        <w:t>March 9 / Phamenoth 13: Return of St. Macarius the Great and St. Macarius of Alexandria from Exile</w:t>
      </w:r>
      <w:bookmarkEnd w:id="1515"/>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6" w:name="_Toc448227571"/>
      <w:r>
        <w:t>March 15 / Phamenoth 19: Martyrdom of St. Aristobulus the Apostle</w:t>
      </w:r>
      <w:bookmarkEnd w:id="1516"/>
    </w:p>
    <w:p w14:paraId="57821F33" w14:textId="2A2E8D9E" w:rsidR="00191A26" w:rsidRDefault="00191A26" w:rsidP="00191A26">
      <w:pPr>
        <w:pStyle w:val="Rubric"/>
      </w:pPr>
      <w:bookmarkStart w:id="1517" w:name="_Toc410196213"/>
      <w:bookmarkStart w:id="1518" w:name="_Toc410196455"/>
      <w:bookmarkStart w:id="1519"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0" w:name="_Toc448227572"/>
      <w:r>
        <w:t>March 17 / Phamenoth 21: Commemoration of the Theotokos</w:t>
      </w:r>
      <w:bookmarkEnd w:id="1520"/>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1" w:name="_Ref434563557"/>
      <w:bookmarkStart w:id="1522" w:name="_Toc448227573"/>
      <w:r>
        <w:t>March 23 / Phamenoth 27: St. Macarius the Great</w:t>
      </w:r>
      <w:bookmarkEnd w:id="1521"/>
      <w:bookmarkEnd w:id="1522"/>
    </w:p>
    <w:p w14:paraId="19445963" w14:textId="77777777" w:rsidR="003E7329" w:rsidRDefault="003E7329" w:rsidP="003E7329">
      <w:pPr>
        <w:pStyle w:val="Heading4"/>
      </w:pPr>
      <w:bookmarkStart w:id="1523" w:name="_Ref434490507"/>
      <w:r>
        <w:t>The Doxology of St. Macarius the Great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6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0" w:name="_Ref434490525"/>
      <w:r>
        <w:lastRenderedPageBreak/>
        <w:t>Another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1" w:name="_Ref434490542"/>
      <w:r>
        <w:lastRenderedPageBreak/>
        <w:t>Another</w:t>
      </w:r>
      <w:r w:rsidR="00C30529">
        <w:t xml:space="preserve"> Doxology</w:t>
      </w:r>
      <w:r>
        <w:t xml:space="preserve"> of St. Macarius the Great</w:t>
      </w:r>
      <w:r>
        <w:rPr>
          <w:rStyle w:val="FootnoteReference"/>
        </w:rPr>
        <w:footnoteReference w:id="963"/>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2" w:name="_Toc448227574"/>
      <w:r>
        <w:t xml:space="preserve">March 25 / Phamenoth 29: </w:t>
      </w:r>
      <w:r w:rsidR="00495F1A">
        <w:t>Annunciation</w:t>
      </w:r>
      <w:bookmarkEnd w:id="1517"/>
      <w:bookmarkEnd w:id="1518"/>
      <w:bookmarkEnd w:id="1519"/>
      <w:bookmarkEnd w:id="1532"/>
    </w:p>
    <w:p w14:paraId="2B8989CB" w14:textId="77777777" w:rsidR="004246C3" w:rsidRDefault="004246C3" w:rsidP="004246C3">
      <w:pPr>
        <w:pStyle w:val="Heading4"/>
      </w:pPr>
      <w:bookmarkStart w:id="153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4" w:name="_Ref434475566"/>
      <w:bookmarkStart w:id="1535" w:name="_Toc410196214"/>
      <w:bookmarkStart w:id="1536" w:name="_Toc410196456"/>
      <w:bookmarkStart w:id="1537" w:name="_Toc410196958"/>
      <w:r>
        <w:t>The Psali Adam</w:t>
      </w:r>
      <w:r w:rsidR="006C1B94">
        <w:t xml:space="preserve"> for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8"/>
            <w:r>
              <w:t>Head</w:t>
            </w:r>
            <w:commentRangeEnd w:id="1538"/>
            <w:r>
              <w:rPr>
                <w:rStyle w:val="CommentReference"/>
              </w:rPr>
              <w:commentReference w:id="153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39" w:name="_Ref434475591"/>
      <w:r>
        <w:t>The Psali Batos</w:t>
      </w:r>
      <w:r w:rsidR="006C1B94">
        <w:t xml:space="preserve"> for Annunciation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0"/>
            <w:r>
              <w:t>ruler</w:t>
            </w:r>
            <w:commentRangeEnd w:id="1540"/>
            <w:r>
              <w:rPr>
                <w:rStyle w:val="CommentReference"/>
              </w:rPr>
              <w:commentReference w:id="154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6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1"/>
            <w:r>
              <w:t xml:space="preserve">peoples </w:t>
            </w:r>
            <w:commentRangeEnd w:id="1541"/>
            <w:r>
              <w:rPr>
                <w:rStyle w:val="CommentReference"/>
              </w:rPr>
              <w:commentReference w:id="154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2"/>
            <w:r>
              <w:t>burned</w:t>
            </w:r>
            <w:commentRangeEnd w:id="1542"/>
            <w:r>
              <w:rPr>
                <w:rStyle w:val="CommentReference"/>
              </w:rPr>
              <w:commentReference w:id="154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3"/>
            <w:r>
              <w:t>Servant</w:t>
            </w:r>
            <w:commentRangeEnd w:id="1543"/>
            <w:r>
              <w:rPr>
                <w:rStyle w:val="CommentReference"/>
              </w:rPr>
              <w:commentReference w:id="154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4"/>
            <w:r>
              <w:t xml:space="preserve">Ⲫⲱⲕ </w:t>
            </w:r>
            <w:commentRangeEnd w:id="1544"/>
            <w:r>
              <w:rPr>
                <w:rStyle w:val="CommentReference"/>
                <w:rFonts w:ascii="Times New Roman" w:hAnsi="Times New Roman"/>
              </w:rPr>
              <w:commentReference w:id="154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5" w:name="_Ref434562998"/>
      <w:bookmarkStart w:id="1546" w:name="_Toc448227575"/>
      <w:r>
        <w:t xml:space="preserve">March 26 / Phamenoth 30: </w:t>
      </w:r>
      <w:r w:rsidR="00D31016">
        <w:t>Arch</w:t>
      </w:r>
      <w:r>
        <w:t>angel Gabriel</w:t>
      </w:r>
      <w:bookmarkEnd w:id="1545"/>
      <w:bookmarkEnd w:id="1546"/>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7" w:name="_Toc448227576"/>
      <w:r>
        <w:t xml:space="preserve">March 28 / Pharamuthi 2: Martyrdom of St. James </w:t>
      </w:r>
      <w:r w:rsidR="008762FF">
        <w:t xml:space="preserve">the son of </w:t>
      </w:r>
      <w:r w:rsidR="002E495E">
        <w:t>Zebedee</w:t>
      </w:r>
      <w:r>
        <w:t>, the Apostles</w:t>
      </w:r>
      <w:bookmarkEnd w:id="1547"/>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8" w:name="_Toc448696652"/>
      <w:bookmarkStart w:id="1549" w:name="April"/>
      <w:bookmarkEnd w:id="1506"/>
      <w:r>
        <w:lastRenderedPageBreak/>
        <w:t>April</w:t>
      </w:r>
      <w:bookmarkEnd w:id="1535"/>
      <w:bookmarkEnd w:id="1536"/>
      <w:bookmarkEnd w:id="15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8"/>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DA5B2D">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DA5B2D">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DA5B2D">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DA5B2D">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DA5B2D">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DA5B2D">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DA5B2D">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DA5B2D">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DA5B2D">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DA5B2D">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DA5B2D">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0" w:name="_Toc448227577"/>
      <w:r>
        <w:lastRenderedPageBreak/>
        <w:t>April 1 / Pharamuthi 6</w:t>
      </w:r>
      <w:r w:rsidR="006E4762">
        <w:t xml:space="preserve">: </w:t>
      </w:r>
      <w:r>
        <w:t>Saint Mary of Egypt</w:t>
      </w:r>
      <w:bookmarkEnd w:id="1550"/>
    </w:p>
    <w:p w14:paraId="70D0F650" w14:textId="77777777" w:rsidR="00254945" w:rsidRDefault="00254945" w:rsidP="00254945">
      <w:pPr>
        <w:pStyle w:val="Heading4"/>
      </w:pPr>
      <w:bookmarkStart w:id="1551" w:name="_Ref434491512"/>
      <w:r>
        <w:t>The Doxology</w:t>
      </w:r>
      <w:r w:rsidR="00810F04">
        <w:t xml:space="preserve"> for St. Mary of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2" w:name="_Toc448227578"/>
      <w:r>
        <w:lastRenderedPageBreak/>
        <w:t>April 7 / Pharamuthi 12: Commemoration of Archangel Michael</w:t>
      </w:r>
      <w:bookmarkEnd w:id="1552"/>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3" w:name="_Toc448227579"/>
      <w:r>
        <w:t>April 10 / Pharamuthi 15: Consecrating of the Church of St. Agabus the Apostle</w:t>
      </w:r>
      <w:bookmarkEnd w:id="1553"/>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4" w:name="_Toc448227580"/>
      <w:r>
        <w:t xml:space="preserve">April 12 / Pharamuthi 17: Martyrdom of St. </w:t>
      </w:r>
      <w:commentRangeStart w:id="1555"/>
      <w:r>
        <w:t xml:space="preserve">James </w:t>
      </w:r>
      <w:commentRangeEnd w:id="1555"/>
      <w:r>
        <w:rPr>
          <w:rStyle w:val="CommentReference"/>
          <w:rFonts w:eastAsiaTheme="minorHAnsi" w:cstheme="minorBidi"/>
          <w:b w:val="0"/>
          <w:bCs w:val="0"/>
        </w:rPr>
        <w:commentReference w:id="1555"/>
      </w:r>
      <w:r>
        <w:t xml:space="preserve">the brother of </w:t>
      </w:r>
      <w:r w:rsidR="002E495E">
        <w:t>the Lord the bishop of Jerusalem</w:t>
      </w:r>
      <w:bookmarkEnd w:id="1554"/>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6" w:name="_Toc448227581"/>
      <w:r>
        <w:t>April 16 / Pharamuthi 21: Commemoration of the Theotokos</w:t>
      </w:r>
      <w:bookmarkEnd w:id="1556"/>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7" w:name="_Ref434560035"/>
      <w:bookmarkStart w:id="1558" w:name="_Toc448227582"/>
      <w:r>
        <w:lastRenderedPageBreak/>
        <w:t>April 18 / Pharamuthi 23: Martyrdom of St. George the Prince of the Martyrs</w:t>
      </w:r>
      <w:bookmarkEnd w:id="1557"/>
      <w:bookmarkEnd w:id="1558"/>
    </w:p>
    <w:p w14:paraId="480B7CF0" w14:textId="77777777" w:rsidR="00AF6D10" w:rsidRDefault="00AF6D10" w:rsidP="00AF6D10">
      <w:pPr>
        <w:pStyle w:val="Heading4"/>
      </w:pPr>
      <w:bookmarkStart w:id="1559" w:name="_Ref434489211"/>
      <w:r>
        <w:t>Another Doxology of St. George</w:t>
      </w:r>
      <w:bookmarkEnd w:id="1559"/>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0" w:name="_Toc448227583"/>
      <w:r>
        <w:t>April 24 / Pharamuthi 29: Commemoration of the Annunciation, Nativity, and Resurrection on the 29</w:t>
      </w:r>
      <w:r w:rsidRPr="00C0205C">
        <w:rPr>
          <w:vertAlign w:val="superscript"/>
        </w:rPr>
        <w:t>th</w:t>
      </w:r>
      <w:r>
        <w:t xml:space="preserve"> of Every Month</w:t>
      </w:r>
      <w:bookmarkEnd w:id="1560"/>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1" w:name="_Toc448227584"/>
      <w:r>
        <w:t xml:space="preserve">April 24 / Pharamuthi 29: </w:t>
      </w:r>
      <w:r w:rsidR="00B52D77">
        <w:t xml:space="preserve">Also the </w:t>
      </w:r>
      <w:r>
        <w:t>Departure of St. Erastus the Apostle</w:t>
      </w:r>
      <w:bookmarkEnd w:id="1561"/>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2" w:name="_Ref434562195"/>
      <w:bookmarkStart w:id="1563" w:name="_Toc448227585"/>
      <w:r>
        <w:t>April 25 / Pharamuthi 30: Martyrdom of St. Mark the Evangelist</w:t>
      </w:r>
      <w:bookmarkEnd w:id="1562"/>
      <w:bookmarkEnd w:id="1563"/>
    </w:p>
    <w:p w14:paraId="1A50F251" w14:textId="77777777" w:rsidR="00072324" w:rsidRDefault="00B46E6E" w:rsidP="00072324">
      <w:pPr>
        <w:pStyle w:val="Heading4"/>
      </w:pPr>
      <w:bookmarkStart w:id="1564" w:name="_Ref434488936"/>
      <w:r>
        <w:t>Another</w:t>
      </w:r>
      <w:r w:rsidR="00072324">
        <w:t xml:space="preserve"> Doxology</w:t>
      </w:r>
      <w:r>
        <w:t xml:space="preserve"> of St. Mark</w:t>
      </w:r>
      <w:bookmarkEnd w:id="1564"/>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5" w:name="_Toc448227586"/>
      <w:r>
        <w:t>April 26 / Pashons 1: Nativity of the Theotokos</w:t>
      </w:r>
      <w:bookmarkEnd w:id="1565"/>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6" w:name="_Toc448227587"/>
      <w:r>
        <w:t>April 28 /</w:t>
      </w:r>
      <w:r w:rsidR="00F66BB3">
        <w:t xml:space="preserve"> Pashons 3: Departure of St. Jas</w:t>
      </w:r>
      <w:r>
        <w:t>on the Disciple</w:t>
      </w:r>
      <w:bookmarkEnd w:id="1566"/>
    </w:p>
    <w:p w14:paraId="588AE276" w14:textId="320C1CD5" w:rsidR="00191A26" w:rsidRDefault="00191A26" w:rsidP="00191A26">
      <w:pPr>
        <w:pStyle w:val="Rubric"/>
      </w:pPr>
      <w:bookmarkStart w:id="1567" w:name="_Toc410196215"/>
      <w:bookmarkStart w:id="1568" w:name="_Toc410196457"/>
      <w:bookmarkStart w:id="1569"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0" w:name="_Toc448227588"/>
      <w:r>
        <w:t>April 28 / Pashons 3: Also St. Theodore</w:t>
      </w:r>
      <w:r w:rsidR="00AF6F9B">
        <w:t xml:space="preserve"> the Disciple of St. Pachom</w:t>
      </w:r>
      <w:bookmarkEnd w:id="157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1" w:name="_Toc448696653"/>
      <w:bookmarkStart w:id="1572" w:name="May"/>
      <w:bookmarkEnd w:id="1549"/>
      <w:r>
        <w:lastRenderedPageBreak/>
        <w:t>May</w:t>
      </w:r>
      <w:r w:rsidR="00495F1A">
        <w:t xml:space="preserve"> or </w:t>
      </w:r>
      <w:bookmarkEnd w:id="1567"/>
      <w:bookmarkEnd w:id="1568"/>
      <w:bookmarkEnd w:id="1569"/>
      <w:r w:rsidRPr="00FB5E62">
        <w:rPr>
          <w:rFonts w:ascii="FreeSerifAvvaShenouda" w:eastAsia="Arial Unicode MS" w:hAnsi="FreeSerifAvvaShenouda" w:cs="FreeSerifAvvaShenouda"/>
          <w:lang w:val="en-US"/>
        </w:rPr>
        <w:t>Ⲡⲁϣⲁⲛⲥ</w:t>
      </w:r>
      <w:bookmarkEnd w:id="1571"/>
    </w:p>
    <w:bookmarkStart w:id="1573" w:name="_Ref434563583" w:displacedByCustomXml="next"/>
    <w:bookmarkStart w:id="1574" w:name="_Toc410196216" w:displacedByCustomXml="next"/>
    <w:bookmarkStart w:id="1575" w:name="_Toc410196458" w:displacedByCustomXml="next"/>
    <w:bookmarkStart w:id="1576"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DA5B2D">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DA5B2D">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DA5B2D">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DA5B2D">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DA5B2D">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DA5B2D">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DA5B2D">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DA5B2D">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DA5B2D">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DA5B2D">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DA5B2D">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DA5B2D">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DA5B2D">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DA5B2D">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DA5B2D">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DA5B2D">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DA5B2D">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DA5B2D">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DA5B2D">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DA5B2D">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7" w:name="_Ref436250616"/>
      <w:bookmarkStart w:id="1578" w:name="_Toc448227589"/>
      <w:r>
        <w:lastRenderedPageBreak/>
        <w:t>May 1 / Pashons 6: St. Macarius of Alexandria, the Presbyter</w:t>
      </w:r>
      <w:bookmarkEnd w:id="1573"/>
      <w:bookmarkEnd w:id="1577"/>
      <w:bookmarkEnd w:id="1578"/>
    </w:p>
    <w:p w14:paraId="65054283" w14:textId="77777777" w:rsidR="00137929" w:rsidRDefault="00137929" w:rsidP="00137929">
      <w:pPr>
        <w:pStyle w:val="Heading4"/>
      </w:pPr>
      <w:bookmarkStart w:id="1579" w:name="_Ref434490596"/>
      <w:r>
        <w:t>The Doxology</w:t>
      </w:r>
      <w:r w:rsidR="00B46E6E">
        <w:t xml:space="preserve"> for St. Macarius of Alexandria, the Presbyter</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0" w:name="_Ref434560539"/>
      <w:bookmarkStart w:id="1581" w:name="_Toc448227590"/>
      <w:r>
        <w:t>May 2 / Pashons 7: St. Athanasius the Apostolic</w:t>
      </w:r>
      <w:bookmarkEnd w:id="1580"/>
      <w:bookmarkEnd w:id="1581"/>
    </w:p>
    <w:p w14:paraId="5C918841" w14:textId="77777777" w:rsidR="00EE657B" w:rsidRDefault="00EE657B" w:rsidP="00EE657B">
      <w:pPr>
        <w:pStyle w:val="Heading4"/>
      </w:pPr>
      <w:bookmarkStart w:id="1582" w:name="_Ref434492183"/>
      <w:r>
        <w:t>The Doxology</w:t>
      </w:r>
      <w:r w:rsidR="00B82753">
        <w:t xml:space="preserve"> for St. Athanasius the Apostolic</w:t>
      </w:r>
      <w:bookmarkEnd w:id="1582"/>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3" w:name="_Ref434492196"/>
      <w:r>
        <w:lastRenderedPageBreak/>
        <w:t>Another</w:t>
      </w:r>
      <w:r w:rsidR="0047441D">
        <w:t xml:space="preserve"> Doxology</w:t>
      </w:r>
      <w:r>
        <w:t xml:space="preserve"> for St. Athanasius the Apostolic</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5"/>
            </w:r>
            <w:r>
              <w:t>;</w:t>
            </w:r>
          </w:p>
          <w:p w14:paraId="38DFDD79" w14:textId="77777777" w:rsidR="0047441D" w:rsidRDefault="0047441D" w:rsidP="0047441D">
            <w:pPr>
              <w:pStyle w:val="EngHang"/>
            </w:pPr>
            <w:r>
              <w:t>He sent them “the Father of Peace</w:t>
            </w:r>
            <w:r>
              <w:rPr>
                <w:rStyle w:val="FootnoteReference"/>
              </w:rPr>
              <w:footnoteReference w:id="9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4" w:name="_Toc448227591"/>
      <w:r>
        <w:t>May 7 / Pashons 12: Commemoration of Archangel Michael</w:t>
      </w:r>
      <w:bookmarkEnd w:id="1584"/>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5" w:name="_Toc448227592"/>
      <w:r>
        <w:lastRenderedPageBreak/>
        <w:t>May 7 / Pashons 12: Also the Consecration of the Church of St. Demiana</w:t>
      </w:r>
      <w:bookmarkEnd w:id="1585"/>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6" w:name="_Toc448227593"/>
      <w:r>
        <w:t>May 8 / Pashons 13 St. Junia of the Seventy Two Disciples</w:t>
      </w:r>
      <w:bookmarkEnd w:id="1586"/>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7" w:name="_Toc448227594"/>
      <w:r>
        <w:t xml:space="preserve">May 8 / Pashons 13 Also St. </w:t>
      </w:r>
      <w:commentRangeStart w:id="1588"/>
      <w:r>
        <w:t>Arsenius</w:t>
      </w:r>
      <w:commentRangeEnd w:id="1588"/>
      <w:r>
        <w:rPr>
          <w:rStyle w:val="CommentReference"/>
          <w:rFonts w:eastAsiaTheme="minorHAnsi" w:cstheme="minorBidi"/>
          <w:b w:val="0"/>
          <w:bCs w:val="0"/>
        </w:rPr>
        <w:commentReference w:id="1588"/>
      </w:r>
      <w:bookmarkEnd w:id="1587"/>
    </w:p>
    <w:p w14:paraId="2EEE01C8" w14:textId="77777777" w:rsidR="00220DFD" w:rsidRDefault="00220DFD" w:rsidP="00220DFD">
      <w:pPr>
        <w:pStyle w:val="Heading4"/>
      </w:pPr>
      <w:bookmarkStart w:id="1589" w:name="_Ref434490892"/>
      <w:r>
        <w:t>The Doxology</w:t>
      </w:r>
      <w:r w:rsidR="00810F04">
        <w:t xml:space="preserve"> for St. Arsenius</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0" w:name="_Toc448227595"/>
      <w:r>
        <w:t>May 9 / Pashons 14: St. Pachomius</w:t>
      </w:r>
      <w:bookmarkEnd w:id="1590"/>
    </w:p>
    <w:p w14:paraId="1731E46B" w14:textId="77777777" w:rsidR="00C30529" w:rsidRDefault="00C30529" w:rsidP="00C30529">
      <w:pPr>
        <w:pStyle w:val="Heading4"/>
      </w:pPr>
      <w:bookmarkStart w:id="1591" w:name="_Ref434491150"/>
      <w:r>
        <w:t>The Doxology</w:t>
      </w:r>
      <w:r w:rsidR="00810F04">
        <w:t xml:space="preserve"> for St. Pachomius</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2" w:name="_Toc448227596"/>
      <w:r>
        <w:t>May 11 / Pashons 16: Commemoration of St. John the Evangelist</w:t>
      </w:r>
      <w:bookmarkEnd w:id="1592"/>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3" w:name="_Toc448227597"/>
      <w:r>
        <w:t>May 16 / Pashons 21: Commemoration of the Theotokos</w:t>
      </w:r>
      <w:bookmarkEnd w:id="1593"/>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4" w:name="_Toc448227598"/>
      <w:r>
        <w:t xml:space="preserve">May 17 / Pashons 22: Departure of St. Andronicus the </w:t>
      </w:r>
      <w:r w:rsidR="00191A26">
        <w:t>Disciple</w:t>
      </w:r>
      <w:bookmarkEnd w:id="1594"/>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5" w:name="_Toc448227599"/>
      <w:r>
        <w:lastRenderedPageBreak/>
        <w:t xml:space="preserve">May 19 / Pashons 24: </w:t>
      </w:r>
      <w:r w:rsidR="00495F1A">
        <w:t>The Entrance into Egypt</w:t>
      </w:r>
      <w:bookmarkEnd w:id="1576"/>
      <w:bookmarkEnd w:id="1575"/>
      <w:bookmarkEnd w:id="1574"/>
      <w:bookmarkEnd w:id="1595"/>
    </w:p>
    <w:p w14:paraId="608201BF" w14:textId="77777777" w:rsidR="00C30529" w:rsidRDefault="00C30529" w:rsidP="00C30529">
      <w:pPr>
        <w:pStyle w:val="Heading4"/>
      </w:pPr>
      <w:bookmarkStart w:id="1596" w:name="_Ref434477906"/>
      <w:r>
        <w:t>The Doxology</w:t>
      </w:r>
      <w:r w:rsidR="00E21EA3">
        <w:t xml:space="preserve"> for the Entrance into Egypt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7" w:name="_Ref434476089"/>
      <w:r>
        <w:lastRenderedPageBreak/>
        <w:t>The Psali Adam</w:t>
      </w:r>
      <w:r w:rsidR="006C1B94">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8" w:name="_Ref434476112"/>
      <w:r>
        <w:t>The Psali Batos</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99"/>
            <w:r>
              <w:t>approached</w:t>
            </w:r>
            <w:commentRangeEnd w:id="1599"/>
            <w:r>
              <w:rPr>
                <w:rStyle w:val="CommentReference"/>
              </w:rPr>
              <w:commentReference w:id="159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0"/>
            <w:r>
              <w:t xml:space="preserve">Ⲫⲱⲕ </w:t>
            </w:r>
            <w:commentRangeEnd w:id="1600"/>
            <w:r>
              <w:rPr>
                <w:rStyle w:val="CommentReference"/>
                <w:rFonts w:ascii="Times New Roman" w:hAnsi="Times New Roman"/>
              </w:rPr>
              <w:commentReference w:id="160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1" w:name="_Toc448227600"/>
      <w:r>
        <w:t>May 19 / Pashons 24: Also, St. Pashnouni, the Monk and Martyr</w:t>
      </w:r>
      <w:bookmarkEnd w:id="1601"/>
    </w:p>
    <w:p w14:paraId="408F0E44" w14:textId="77777777" w:rsidR="00A055D8" w:rsidRDefault="00A055D8" w:rsidP="00A055D8">
      <w:pPr>
        <w:pStyle w:val="Heading4"/>
      </w:pPr>
      <w:bookmarkStart w:id="1602" w:name="_Ref434491429"/>
      <w:r>
        <w:t>The Doxology</w:t>
      </w:r>
      <w:r w:rsidR="00810F04">
        <w:t xml:space="preserve"> for St. Pashnouni</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3" w:name="_Toc448227601"/>
      <w:r>
        <w:t xml:space="preserve">May 21 / Pashons 26: </w:t>
      </w:r>
      <w:r w:rsidR="00072324">
        <w:t>Martyrdom of St. Thomas the Apostle</w:t>
      </w:r>
      <w:bookmarkEnd w:id="1603"/>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4" w:name="_Toc448227602"/>
      <w:r>
        <w:lastRenderedPageBreak/>
        <w:t>May 22 / Pashons 27: St. Thomas the Anchorite</w:t>
      </w:r>
      <w:bookmarkEnd w:id="1604"/>
    </w:p>
    <w:p w14:paraId="638D349A" w14:textId="77777777" w:rsidR="007A6E4F" w:rsidRDefault="007A6E4F" w:rsidP="007A6E4F">
      <w:pPr>
        <w:pStyle w:val="Heading4"/>
      </w:pPr>
      <w:bookmarkStart w:id="1605" w:name="_Ref434490403"/>
      <w:r>
        <w:t>The Doxology</w:t>
      </w:r>
      <w:r w:rsidR="00B46E6E">
        <w:t xml:space="preserve"> for St. Thomas the Anchorite</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6"/>
            <w:r>
              <w:t>Like amber</w:t>
            </w:r>
          </w:p>
          <w:p w14:paraId="2CE5E879" w14:textId="77777777" w:rsidR="007A6E4F" w:rsidRDefault="007A6E4F" w:rsidP="007A6E4F">
            <w:pPr>
              <w:pStyle w:val="EngHangEnd"/>
            </w:pPr>
            <w:r>
              <w:t>Spreading in paradise.</w:t>
            </w:r>
            <w:commentRangeEnd w:id="1606"/>
            <w:r>
              <w:rPr>
                <w:rStyle w:val="CommentReference"/>
                <w:rFonts w:ascii="Times New Roman" w:eastAsiaTheme="minorHAnsi" w:hAnsi="Times New Roman" w:cstheme="minorBidi"/>
                <w:color w:val="auto"/>
              </w:rPr>
              <w:commentReference w:id="160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7" w:name="_Toc448227603"/>
      <w:r>
        <w:t>May 24 (25) / Pashons 29: Commemoration of the Annunciation, Nativity, and Resurrection on the 29</w:t>
      </w:r>
      <w:r w:rsidRPr="00C0205C">
        <w:rPr>
          <w:vertAlign w:val="superscript"/>
        </w:rPr>
        <w:t>th</w:t>
      </w:r>
      <w:r>
        <w:t xml:space="preserve"> of Every Month</w:t>
      </w:r>
      <w:bookmarkEnd w:id="1607"/>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8" w:name="_Toc448227604"/>
      <w:r>
        <w:t xml:space="preserve">May 24 (25) / Pashons 29: Also St. </w:t>
      </w:r>
      <w:r w:rsidR="00F525F0">
        <w:t>Simeon</w:t>
      </w:r>
      <w:r>
        <w:t xml:space="preserve"> the Stylite</w:t>
      </w:r>
      <w:bookmarkEnd w:id="1608"/>
    </w:p>
    <w:p w14:paraId="6BC6625E" w14:textId="07CBC558" w:rsidR="00F525F0" w:rsidRPr="00F525F0" w:rsidRDefault="00F525F0" w:rsidP="00F525F0">
      <w:pPr>
        <w:pStyle w:val="Heading4"/>
      </w:pPr>
      <w:bookmarkStart w:id="1609" w:name="_Ref439328220"/>
      <w:r>
        <w:t>The Doxology for St. Simeon the Stylite</w:t>
      </w:r>
      <w:r w:rsidR="00BD2B3F">
        <w:rPr>
          <w:rStyle w:val="FootnoteReference"/>
        </w:rPr>
        <w:footnoteReference w:id="967"/>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0" w:name="_Toc448227605"/>
      <w:r>
        <w:t>May 25 / Pashons 30: Departure of St. Fournous the Disciple</w:t>
      </w:r>
      <w:bookmarkEnd w:id="1610"/>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1" w:name="_Toc448227606"/>
      <w:r>
        <w:lastRenderedPageBreak/>
        <w:t>May 27 / Paoni 2: St. Commemoration of the Appearance of the Bodies of St. John the Baptist and Elisha the Prophet</w:t>
      </w:r>
      <w:bookmarkEnd w:id="1611"/>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2" w:name="_Toc448227607"/>
      <w:r>
        <w:t>May 28 / Paoni 3: Consecration of St. George’s Church</w:t>
      </w:r>
      <w:bookmarkEnd w:id="1612"/>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3" w:name="_Toc448227608"/>
      <w:r>
        <w:t xml:space="preserve">May 28 / Paoni 3: </w:t>
      </w:r>
      <w:r w:rsidR="00601ED3">
        <w:t xml:space="preserve">Also </w:t>
      </w:r>
      <w:r>
        <w:t>St. Abraam of Fayyoum</w:t>
      </w:r>
      <w:bookmarkEnd w:id="1613"/>
    </w:p>
    <w:p w14:paraId="26D71FAF" w14:textId="77777777" w:rsidR="00C30529" w:rsidRDefault="00C30529" w:rsidP="00C30529">
      <w:pPr>
        <w:pStyle w:val="Heading4"/>
      </w:pPr>
      <w:bookmarkStart w:id="1614" w:name="_Ref434492469"/>
      <w:r>
        <w:t>The Doxology</w:t>
      </w:r>
      <w:r w:rsidR="00B82753">
        <w:t xml:space="preserve"> for St. Abraam of Fayyoum</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8" w:name="_Toc448227609"/>
      <w:r>
        <w:t>May 30 / Paoni 5: Consecration of the Church of St. Victor</w:t>
      </w:r>
      <w:bookmarkEnd w:id="1618"/>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19" w:name="_Toc410196217"/>
      <w:bookmarkStart w:id="1620" w:name="_Toc410196459"/>
      <w:bookmarkStart w:id="1621" w:name="_Toc410196961"/>
      <w:bookmarkStart w:id="1622" w:name="_Toc448696654"/>
      <w:bookmarkStart w:id="1623" w:name="June"/>
      <w:bookmarkEnd w:id="1572"/>
      <w:r>
        <w:lastRenderedPageBreak/>
        <w:t>June</w:t>
      </w:r>
      <w:bookmarkEnd w:id="1619"/>
      <w:bookmarkEnd w:id="1620"/>
      <w:bookmarkEnd w:id="1621"/>
      <w:r w:rsidR="00C30529">
        <w:t xml:space="preserve"> or </w:t>
      </w:r>
      <w:r w:rsidR="00C30529">
        <w:rPr>
          <w:rFonts w:ascii="FreeSerifAvvaShenouda" w:hAnsi="FreeSerifAvvaShenouda" w:cs="FreeSerifAvvaShenouda"/>
        </w:rPr>
        <w:t>Ⲡⲁⲱⲛⲉ</w:t>
      </w:r>
      <w:bookmarkEnd w:id="1622"/>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DA5B2D">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DA5B2D">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DA5B2D">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DA5B2D">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DA5B2D">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DA5B2D">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DA5B2D">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DA5B2D">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DA5B2D">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DA5B2D">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DA5B2D">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DA5B2D">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DA5B2D">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DA5B2D">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DA5B2D">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DA5B2D">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DA5B2D">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DA5B2D">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DA5B2D">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4" w:name="_Toc448227610"/>
      <w:r>
        <w:lastRenderedPageBreak/>
        <w:t>The Apostles' Fast</w:t>
      </w:r>
      <w:bookmarkEnd w:id="1624"/>
    </w:p>
    <w:p w14:paraId="06362FF7" w14:textId="77777777" w:rsidR="00654C55" w:rsidRDefault="00654C55" w:rsidP="00654C55">
      <w:pPr>
        <w:pStyle w:val="Heading4"/>
      </w:pPr>
      <w:bookmarkStart w:id="1625" w:name="_Ref434476183"/>
      <w:r>
        <w:t>The Psali Adam</w:t>
      </w:r>
      <w:r w:rsidR="006C1B94">
        <w:t xml:space="preserve"> for the Apostles’ Fast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6" w:name="_Ref434476204"/>
      <w:r>
        <w:t>The Psali Batos</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7"/>
            <w:r>
              <w:t xml:space="preserve">the </w:t>
            </w:r>
            <w:commentRangeEnd w:id="1627"/>
            <w:r>
              <w:rPr>
                <w:rStyle w:val="CommentReference"/>
              </w:rPr>
              <w:commentReference w:id="162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8" w:name="_Toc448227611"/>
      <w:r>
        <w:t>June 6 / Paoni 12: Commemoration of Archangel Michael</w:t>
      </w:r>
      <w:bookmarkEnd w:id="1628"/>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29" w:name="_Toc448227612"/>
      <w:r>
        <w:t>June 7 / Paoni 13: Archangel Gabriel</w:t>
      </w:r>
      <w:r w:rsidR="00D31016">
        <w:t>, the Evangelist of Daniel</w:t>
      </w:r>
      <w:bookmarkEnd w:id="1629"/>
    </w:p>
    <w:p w14:paraId="00F4ACC1" w14:textId="77777777" w:rsidR="00595AF3" w:rsidRPr="00980D99" w:rsidRDefault="00595AF3" w:rsidP="00595AF3">
      <w:pPr>
        <w:pStyle w:val="Heading4"/>
      </w:pPr>
      <w:bookmarkStart w:id="1630" w:name="_Ref434488149"/>
      <w:r>
        <w:t>The Doxology</w:t>
      </w:r>
      <w:r w:rsidR="00B46E6E">
        <w:t xml:space="preserve"> for Archangel Gabriel, the Evangelist of Daniel</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1" w:name="_Ref434564551"/>
      <w:bookmarkStart w:id="1632" w:name="_Toc448227613"/>
      <w:r>
        <w:lastRenderedPageBreak/>
        <w:t>June 8 / Paoni 14: Sts. Apakir and John</w:t>
      </w:r>
      <w:bookmarkEnd w:id="1631"/>
      <w:bookmarkEnd w:id="1632"/>
    </w:p>
    <w:p w14:paraId="25CBD4EF" w14:textId="77777777" w:rsidR="006A0D7C" w:rsidRPr="00980D99" w:rsidRDefault="006A0D7C" w:rsidP="006A0D7C">
      <w:pPr>
        <w:pStyle w:val="Heading4"/>
      </w:pPr>
      <w:bookmarkStart w:id="1633" w:name="_Ref434489722"/>
      <w:r>
        <w:t>The Doxology</w:t>
      </w:r>
      <w:r w:rsidR="00B46E6E">
        <w:t xml:space="preserve"> for Sts. Apakir and John</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4" w:name="_Toc448227614"/>
      <w:r>
        <w:rPr>
          <w:lang w:val="en-US"/>
        </w:rPr>
        <w:lastRenderedPageBreak/>
        <w:t>June 9 / Paoni 15: Handing over of St. Mark's Relics</w:t>
      </w:r>
      <w:bookmarkEnd w:id="1634"/>
    </w:p>
    <w:p w14:paraId="12A16B61" w14:textId="77777777" w:rsidR="00980D99" w:rsidRDefault="00980D99" w:rsidP="00980D99">
      <w:pPr>
        <w:pStyle w:val="Heading3"/>
        <w:rPr>
          <w:lang w:val="en-US"/>
        </w:rPr>
      </w:pPr>
      <w:bookmarkStart w:id="1635" w:name="_Toc448227615"/>
      <w:r>
        <w:rPr>
          <w:lang w:val="en-US"/>
        </w:rPr>
        <w:t>June 11 / Paoni 17: Return of St. Mark's Relics</w:t>
      </w:r>
      <w:bookmarkEnd w:id="1635"/>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6" w:name="_Toc448227616"/>
      <w:r>
        <w:rPr>
          <w:lang w:val="en-US"/>
        </w:rPr>
        <w:t>June 13 / Paoni 19: Martyrdom of St. George of Zahim</w:t>
      </w:r>
      <w:bookmarkEnd w:id="1636"/>
    </w:p>
    <w:p w14:paraId="4EBBC2F1" w14:textId="77777777" w:rsidR="006D27E4" w:rsidRPr="00980D99" w:rsidRDefault="006D27E4" w:rsidP="006D27E4">
      <w:pPr>
        <w:pStyle w:val="Heading4"/>
      </w:pPr>
      <w:bookmarkStart w:id="1637" w:name="_Ref434489925"/>
      <w:r>
        <w:t>The Doxology</w:t>
      </w:r>
      <w:r w:rsidR="00B46E6E">
        <w:t xml:space="preserve"> for St. George of Zahim</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7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8" w:name="_Toc448227617"/>
      <w:r>
        <w:t>June 15 / Paoni 21: Commemoration of the Theotokos</w:t>
      </w:r>
      <w:bookmarkEnd w:id="1638"/>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39" w:name="_Toc448227618"/>
      <w:r>
        <w:t>June 16 / Paoni 22: Consecration of a Church of St. Cosmas and Damian, Their Brothers and Their Mother</w:t>
      </w:r>
      <w:bookmarkEnd w:id="1639"/>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0" w:name="_Toc448227619"/>
      <w:r>
        <w:rPr>
          <w:lang w:val="en-US"/>
        </w:rPr>
        <w:t xml:space="preserve">June 18 / Paoni 24: </w:t>
      </w:r>
      <w:r w:rsidR="001B4E41">
        <w:rPr>
          <w:lang w:val="en-US"/>
        </w:rPr>
        <w:t xml:space="preserve">The Strong </w:t>
      </w:r>
      <w:r>
        <w:rPr>
          <w:lang w:val="en-US"/>
        </w:rPr>
        <w:t>St. Moses</w:t>
      </w:r>
      <w:bookmarkEnd w:id="1640"/>
    </w:p>
    <w:p w14:paraId="5BCAE9A6" w14:textId="77777777" w:rsidR="00980D99" w:rsidRDefault="00980D99" w:rsidP="00980D99">
      <w:pPr>
        <w:pStyle w:val="Heading4"/>
        <w:rPr>
          <w:lang w:val="en-US"/>
        </w:rPr>
      </w:pPr>
      <w:bookmarkStart w:id="1641" w:name="_Ref434491006"/>
      <w:r>
        <w:rPr>
          <w:lang w:val="en-US"/>
        </w:rPr>
        <w:t>The Doxology</w:t>
      </w:r>
      <w:r w:rsidR="00810F04">
        <w:rPr>
          <w:lang w:val="en-US"/>
        </w:rPr>
        <w:t xml:space="preserve"> for the Strong St. Moses</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7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7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2" w:name="_Toc448227620"/>
      <w:r>
        <w:rPr>
          <w:lang w:val="en-US"/>
        </w:rPr>
        <w:lastRenderedPageBreak/>
        <w:t>June 19 / Paoni 25: Martyrdom of St</w:t>
      </w:r>
      <w:r w:rsidR="00191A26">
        <w:rPr>
          <w:lang w:val="en-US"/>
        </w:rPr>
        <w:t>. Jude the Disciple and Epistle-</w:t>
      </w:r>
      <w:r>
        <w:rPr>
          <w:lang w:val="en-US"/>
        </w:rPr>
        <w:t>Writer</w:t>
      </w:r>
      <w:bookmarkEnd w:id="1652"/>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3" w:name="_Toc448227621"/>
      <w:r>
        <w:t xml:space="preserve">June 20 / Paoni 26: </w:t>
      </w:r>
      <w:r w:rsidR="00237D47">
        <w:t xml:space="preserve">Consecration of the Church of </w:t>
      </w:r>
      <w:r>
        <w:t>Archangel Gabriel</w:t>
      </w:r>
      <w:bookmarkEnd w:id="1653"/>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4" w:name="_Toc448227622"/>
      <w:r>
        <w:rPr>
          <w:lang w:val="en-US"/>
        </w:rPr>
        <w:t>June 21 / Paoni 27: Martyrdom of St. Ananias the Apostle</w:t>
      </w:r>
      <w:bookmarkEnd w:id="1654"/>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5" w:name="_Toc448227623"/>
      <w:r>
        <w:t>June 23 / Paoni 29: Commemoration of the Annunciation, Nativity, and Resurrection on the 29</w:t>
      </w:r>
      <w:r w:rsidRPr="00C0205C">
        <w:rPr>
          <w:vertAlign w:val="superscript"/>
        </w:rPr>
        <w:t>th</w:t>
      </w:r>
      <w:r>
        <w:t xml:space="preserve"> of Every Month</w:t>
      </w:r>
      <w:bookmarkEnd w:id="1655"/>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6" w:name="_Toc448227624"/>
      <w:r>
        <w:rPr>
          <w:lang w:val="en-US"/>
        </w:rPr>
        <w:t>June 24 / Paoni 30: The Nativity of St. John the Baptist</w:t>
      </w:r>
      <w:bookmarkEnd w:id="1656"/>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7" w:name="_Toc448227625"/>
      <w:r>
        <w:t>June 26 / Epip 2: Departure of St. Thaddaeus the Apostle</w:t>
      </w:r>
      <w:bookmarkEnd w:id="1657"/>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8" w:name="_Toc448227626"/>
      <w:r>
        <w:t>June 27 / Epip 3: St. Cyril of Alexandria</w:t>
      </w:r>
      <w:bookmarkEnd w:id="165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59" w:name="_Toc448227627"/>
      <w:r>
        <w:t>June 28 / Epip 4: Sts. Apakir and John</w:t>
      </w:r>
      <w:bookmarkEnd w:id="1659"/>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0"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0"/>
    </w:p>
    <w:p w14:paraId="6FD478B9" w14:textId="77777777" w:rsidR="004C7F73" w:rsidRDefault="004C7F73" w:rsidP="004C7F73">
      <w:pPr>
        <w:pStyle w:val="Heading4"/>
      </w:pPr>
      <w:bookmarkStart w:id="1661" w:name="_Ref434477973"/>
      <w:r>
        <w:t>The Doxology of Sts. Peter and Paul</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2"/>
            <w:r>
              <w:t>Are the working husbandmen</w:t>
            </w:r>
            <w:commentRangeEnd w:id="1662"/>
            <w:r>
              <w:rPr>
                <w:rStyle w:val="CommentReference"/>
                <w:rFonts w:ascii="Times New Roman" w:eastAsiaTheme="minorHAnsi" w:hAnsi="Times New Roman" w:cstheme="minorBidi"/>
                <w:color w:val="auto"/>
              </w:rPr>
              <w:commentReference w:id="166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3"/>
            <w:r>
              <w:t xml:space="preserve">With </w:t>
            </w:r>
            <w:commentRangeEnd w:id="1663"/>
            <w:r>
              <w:rPr>
                <w:rStyle w:val="CommentReference"/>
                <w:rFonts w:ascii="Times New Roman" w:eastAsiaTheme="minorHAnsi" w:hAnsi="Times New Roman" w:cstheme="minorBidi"/>
                <w:color w:val="auto"/>
              </w:rPr>
              <w:commentReference w:id="166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4"/>
            <w:commentRangeStart w:id="1665"/>
            <w:r>
              <w:t xml:space="preserve">sound </w:t>
            </w:r>
            <w:commentRangeEnd w:id="1664"/>
            <w:r>
              <w:rPr>
                <w:rStyle w:val="CommentReference"/>
                <w:rFonts w:ascii="Times New Roman" w:eastAsiaTheme="minorHAnsi" w:hAnsi="Times New Roman" w:cstheme="minorBidi"/>
                <w:color w:val="auto"/>
              </w:rPr>
              <w:commentReference w:id="1664"/>
            </w:r>
            <w:commentRangeEnd w:id="1665"/>
            <w:r>
              <w:rPr>
                <w:rStyle w:val="CommentReference"/>
                <w:rFonts w:ascii="Times New Roman" w:eastAsiaTheme="minorHAnsi" w:hAnsi="Times New Roman" w:cstheme="minorBidi"/>
                <w:color w:val="auto"/>
              </w:rPr>
              <w:commentReference w:id="166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6" w:name="_Ref434488724"/>
      <w:r>
        <w:t>The Doxology of St. Paul</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8"/>
            <w:r>
              <w:t xml:space="preserve">To </w:t>
            </w:r>
            <w:commentRangeEnd w:id="1668"/>
            <w:r>
              <w:rPr>
                <w:rStyle w:val="CommentReference"/>
                <w:rFonts w:ascii="Times New Roman" w:eastAsiaTheme="minorHAnsi" w:hAnsi="Times New Roman" w:cstheme="minorBidi"/>
                <w:color w:val="auto"/>
              </w:rPr>
              <w:commentReference w:id="1668"/>
            </w:r>
            <w:r>
              <w:t xml:space="preserve">all the </w:t>
            </w:r>
            <w:commentRangeStart w:id="1669"/>
            <w:r>
              <w:t>Gentiles</w:t>
            </w:r>
            <w:commentRangeEnd w:id="1669"/>
            <w:r>
              <w:rPr>
                <w:rStyle w:val="CommentReference"/>
                <w:rFonts w:ascii="Times New Roman" w:eastAsiaTheme="minorHAnsi" w:hAnsi="Times New Roman" w:cstheme="minorBidi"/>
                <w:color w:val="auto"/>
              </w:rPr>
              <w:commentReference w:id="166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0"/>
            <w:r>
              <w:t>To be completely filled</w:t>
            </w:r>
          </w:p>
          <w:p w14:paraId="68A85021" w14:textId="77777777" w:rsidR="00306181" w:rsidRDefault="00306181" w:rsidP="00306181">
            <w:pPr>
              <w:pStyle w:val="EngHangEnd"/>
            </w:pPr>
            <w:r>
              <w:t>With God in love.</w:t>
            </w:r>
            <w:commentRangeEnd w:id="1670"/>
            <w:r>
              <w:rPr>
                <w:rStyle w:val="CommentReference"/>
                <w:rFonts w:ascii="Times New Roman" w:eastAsiaTheme="minorHAnsi" w:hAnsi="Times New Roman" w:cstheme="minorBidi"/>
                <w:color w:val="auto"/>
              </w:rPr>
              <w:commentReference w:id="167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1" w:name="_Ref434476236"/>
      <w:r>
        <w:t>The Psali Adam</w:t>
      </w:r>
      <w:r w:rsidR="006C1B94">
        <w:t xml:space="preserve"> for the Apostles’ Feast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2" w:name="_Ref434476261"/>
      <w:r>
        <w:lastRenderedPageBreak/>
        <w:t>The Psali Batos</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3" w:name="_Toc448227629"/>
      <w:r>
        <w:rPr>
          <w:lang w:val="en-US"/>
        </w:rPr>
        <w:t>June 30 / Epip 6: Martyrdom of St. Aoulimpas the Apostle</w:t>
      </w:r>
      <w:bookmarkEnd w:id="1673"/>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4" w:name="_Toc410196218"/>
      <w:bookmarkStart w:id="1675" w:name="_Toc410196460"/>
      <w:bookmarkStart w:id="1676" w:name="_Toc410196962"/>
      <w:bookmarkStart w:id="1677" w:name="_Toc448696655"/>
      <w:bookmarkStart w:id="1678" w:name="July"/>
      <w:bookmarkEnd w:id="1623"/>
      <w:r>
        <w:lastRenderedPageBreak/>
        <w:t>July</w:t>
      </w:r>
      <w:bookmarkEnd w:id="1674"/>
      <w:bookmarkEnd w:id="1675"/>
      <w:bookmarkEnd w:id="1676"/>
      <w:r w:rsidR="00980D99">
        <w:t xml:space="preserve"> or </w:t>
      </w:r>
      <w:r w:rsidR="00980D99">
        <w:rPr>
          <w:rFonts w:ascii="FreeSerifAvvaShenouda" w:hAnsi="FreeSerifAvvaShenouda" w:cs="FreeSerifAvvaShenouda"/>
        </w:rPr>
        <w:t>Ⲉⲡⲏⲡ</w:t>
      </w:r>
      <w:bookmarkEnd w:id="1677"/>
    </w:p>
    <w:bookmarkStart w:id="1679" w:name="_Ref434562742" w:displacedByCustomXml="next"/>
    <w:bookmarkStart w:id="1680" w:name="_Toc410196221" w:displacedByCustomXml="next"/>
    <w:bookmarkStart w:id="1681" w:name="_Toc410196463" w:displacedByCustomXml="next"/>
    <w:bookmarkStart w:id="1682"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DA5B2D">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DA5B2D">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DA5B2D">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DA5B2D">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DA5B2D">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DA5B2D">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DA5B2D">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DA5B2D">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DA5B2D">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DA5B2D">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DA5B2D">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DA5B2D">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DA5B2D">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DA5B2D">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DA5B2D">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DA5B2D">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3" w:name="_Ref436250323"/>
      <w:bookmarkStart w:id="1684" w:name="_Toc448227630"/>
      <w:r>
        <w:rPr>
          <w:rFonts w:ascii="Times New Roman" w:hAnsi="Times New Roman" w:cs="Times New Roman"/>
        </w:rPr>
        <w:lastRenderedPageBreak/>
        <w:t>July 1 / Epip 7: St. Shenoute</w:t>
      </w:r>
      <w:bookmarkEnd w:id="1679"/>
      <w:bookmarkEnd w:id="1683"/>
      <w:bookmarkEnd w:id="1684"/>
    </w:p>
    <w:p w14:paraId="5B5A5AD3" w14:textId="77777777" w:rsidR="00980D99" w:rsidRDefault="00980D99" w:rsidP="00980D99">
      <w:pPr>
        <w:pStyle w:val="Heading4"/>
        <w:rPr>
          <w:lang w:val="en-US"/>
        </w:rPr>
      </w:pPr>
      <w:bookmarkStart w:id="1685" w:name="_Ref434491186"/>
      <w:r>
        <w:rPr>
          <w:lang w:val="en-US"/>
        </w:rPr>
        <w:t>The Doxology</w:t>
      </w:r>
      <w:r w:rsidR="00810F04">
        <w:rPr>
          <w:lang w:val="en-US"/>
        </w:rPr>
        <w:t xml:space="preserve"> for St. Shenoute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89" w:name="_Ref434491207"/>
      <w:r>
        <w:rPr>
          <w:lang w:val="en-US"/>
        </w:rPr>
        <w:t>A Doxology for St. Besa</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0" w:name="_Toc448227631"/>
      <w:r>
        <w:rPr>
          <w:rFonts w:ascii="Times New Roman" w:hAnsi="Times New Roman" w:cs="Times New Roman"/>
        </w:rPr>
        <w:t>July 1 / Epip 7: Also St. Ignatius</w:t>
      </w:r>
      <w:bookmarkEnd w:id="1690"/>
    </w:p>
    <w:p w14:paraId="08CD1881" w14:textId="77777777" w:rsidR="00980D99" w:rsidRDefault="00980D99" w:rsidP="00980D99">
      <w:pPr>
        <w:pStyle w:val="Heading3"/>
        <w:rPr>
          <w:lang w:val="en-US"/>
        </w:rPr>
      </w:pPr>
      <w:bookmarkStart w:id="1691" w:name="_Ref434560325"/>
      <w:bookmarkStart w:id="1692" w:name="_Toc448227632"/>
      <w:r>
        <w:rPr>
          <w:lang w:val="en-US"/>
        </w:rPr>
        <w:t>July 2 / Epip 8: St. Pishoy</w:t>
      </w:r>
      <w:bookmarkEnd w:id="1691"/>
      <w:bookmarkEnd w:id="1692"/>
    </w:p>
    <w:p w14:paraId="3F31CCDA" w14:textId="77777777" w:rsidR="00980D99" w:rsidRDefault="00980D99" w:rsidP="00980D99">
      <w:pPr>
        <w:pStyle w:val="Heading4"/>
        <w:rPr>
          <w:lang w:val="en-US"/>
        </w:rPr>
      </w:pPr>
      <w:bookmarkStart w:id="1693" w:name="_Ref434490783"/>
      <w:r>
        <w:rPr>
          <w:lang w:val="en-US"/>
        </w:rPr>
        <w:t>The Doxology</w:t>
      </w:r>
      <w:r w:rsidR="00810F04">
        <w:rPr>
          <w:lang w:val="en-US"/>
        </w:rPr>
        <w:t xml:space="preserve"> for St. Pishoy</w:t>
      </w:r>
      <w:bookmarkEnd w:id="1693"/>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3" w:name="_Toc448227633"/>
      <w:r>
        <w:t>The Virgin’s Fast</w:t>
      </w:r>
      <w:bookmarkEnd w:id="1682"/>
      <w:bookmarkEnd w:id="1681"/>
      <w:bookmarkEnd w:id="1680"/>
      <w:bookmarkEnd w:id="1703"/>
    </w:p>
    <w:p w14:paraId="67B94F6A" w14:textId="77777777" w:rsidR="005B716A" w:rsidRDefault="005B716A" w:rsidP="005B716A">
      <w:pPr>
        <w:pStyle w:val="Heading3"/>
        <w:rPr>
          <w:lang w:val="en-US"/>
        </w:rPr>
      </w:pPr>
      <w:bookmarkStart w:id="1704" w:name="_Toc448227634"/>
      <w:r>
        <w:rPr>
          <w:lang w:val="en-US"/>
        </w:rPr>
        <w:t>July 3 / Epip 9: Martyrdom of</w:t>
      </w:r>
      <w:r w:rsidR="00FE0AE4">
        <w:rPr>
          <w:lang w:val="en-US"/>
        </w:rPr>
        <w:t xml:space="preserve"> </w:t>
      </w:r>
      <w:r>
        <w:rPr>
          <w:lang w:val="en-US"/>
        </w:rPr>
        <w:t>St. Simon Cleophas the Apostle</w:t>
      </w:r>
      <w:bookmarkEnd w:id="1704"/>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5" w:name="_Toc448227635"/>
      <w:r>
        <w:t>July 6 / Epip 12: Commemoration of Archangel Michael</w:t>
      </w:r>
      <w:bookmarkEnd w:id="1705"/>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6" w:name="_Toc448227636"/>
      <w:r>
        <w:lastRenderedPageBreak/>
        <w:t>July 12 / Epip 18: Martyrdom of St. James the Apostle, the Bishop of Jerusalem</w:t>
      </w:r>
      <w:bookmarkEnd w:id="1706"/>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7" w:name="_Ref434562330"/>
      <w:bookmarkStart w:id="1708" w:name="_Toc448227637"/>
      <w:r>
        <w:t>July 14 / Epip 20: Martyrdom of St. Theodore of Shotep, the General</w:t>
      </w:r>
      <w:bookmarkEnd w:id="1707"/>
      <w:bookmarkEnd w:id="1708"/>
    </w:p>
    <w:p w14:paraId="7B584133" w14:textId="77777777" w:rsidR="009C1989" w:rsidRDefault="009C1989" w:rsidP="009C1989">
      <w:pPr>
        <w:pStyle w:val="Heading4"/>
      </w:pPr>
      <w:bookmarkStart w:id="1709" w:name="_Ref434489277"/>
      <w:r>
        <w:t>The Doxology of St. Theodore of Shotep, the General</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0" w:name="_Ref434489296"/>
      <w:r>
        <w:t>Another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1"/>
            <w:r>
              <w:t>struggler</w:t>
            </w:r>
            <w:commentRangeEnd w:id="1711"/>
            <w:r>
              <w:rPr>
                <w:rStyle w:val="CommentReference"/>
                <w:rFonts w:ascii="Times New Roman" w:eastAsiaTheme="minorHAnsi" w:hAnsi="Times New Roman" w:cstheme="minorBidi"/>
                <w:color w:val="auto"/>
              </w:rPr>
              <w:commentReference w:id="171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2" w:name="_Toc448227638"/>
      <w:r>
        <w:t>July 15 / Epip 21: Commemoration of the Theotokos</w:t>
      </w:r>
      <w:bookmarkEnd w:id="1712"/>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3" w:name="_Ref434562663"/>
      <w:bookmarkStart w:id="1714" w:name="_Toc448227639"/>
      <w:r>
        <w:t>July 17 / Epip 23: The Martyrdom of St. Marina</w:t>
      </w:r>
      <w:bookmarkEnd w:id="1713"/>
      <w:bookmarkEnd w:id="1714"/>
    </w:p>
    <w:p w14:paraId="71210AE6" w14:textId="77777777" w:rsidR="0078548F" w:rsidRDefault="0078548F" w:rsidP="0078548F">
      <w:pPr>
        <w:pStyle w:val="Heading4"/>
      </w:pPr>
      <w:bookmarkStart w:id="1715" w:name="_Ref434490204"/>
      <w:r>
        <w:t>The Doxology</w:t>
      </w:r>
      <w:r w:rsidR="00B46E6E">
        <w:t xml:space="preserve"> for St. Marina</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6" w:name="_Toc448227640"/>
      <w:r>
        <w:t>July 18 / Epip 24: The Martyrdom of Abba Noub</w:t>
      </w:r>
      <w:bookmarkEnd w:id="1716"/>
    </w:p>
    <w:p w14:paraId="45A4C76D" w14:textId="77777777" w:rsidR="00951605" w:rsidRDefault="00951605" w:rsidP="00951605">
      <w:pPr>
        <w:pStyle w:val="Heading4"/>
      </w:pPr>
      <w:bookmarkStart w:id="1717" w:name="_Ref434489534"/>
      <w:r>
        <w:t>The Doxology</w:t>
      </w:r>
      <w:r w:rsidR="00B46E6E">
        <w:t xml:space="preserve"> for Abba Noub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8"/>
            <w:r>
              <w:t>Abba Noub</w:t>
            </w:r>
            <w:commentRangeEnd w:id="1718"/>
            <w:r>
              <w:rPr>
                <w:rStyle w:val="CommentReference"/>
                <w:rFonts w:ascii="Times New Roman" w:eastAsiaTheme="minorHAnsi" w:hAnsi="Times New Roman" w:cstheme="minorBidi"/>
                <w:color w:val="auto"/>
              </w:rPr>
              <w:commentReference w:id="171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19"/>
            <w:r>
              <w:t xml:space="preserve">upright </w:t>
            </w:r>
            <w:commentRangeEnd w:id="1719"/>
            <w:r>
              <w:rPr>
                <w:rStyle w:val="CommentReference"/>
                <w:rFonts w:ascii="Times New Roman" w:eastAsiaTheme="minorHAnsi" w:hAnsi="Times New Roman" w:cstheme="minorBidi"/>
                <w:color w:val="auto"/>
              </w:rPr>
              <w:commentReference w:id="171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0" w:name="_Toc448227641"/>
      <w:r>
        <w:t>July 20 / Epip 26: Joseph the Carpenter</w:t>
      </w:r>
      <w:bookmarkEnd w:id="1720"/>
    </w:p>
    <w:p w14:paraId="5DE3B33E" w14:textId="77777777" w:rsidR="00BF240D" w:rsidRDefault="00BF240D" w:rsidP="00BF240D">
      <w:pPr>
        <w:pStyle w:val="Heading4"/>
      </w:pPr>
      <w:bookmarkStart w:id="1721" w:name="_Ref434488476"/>
      <w:r>
        <w:t>The Doxology</w:t>
      </w:r>
      <w:r w:rsidR="00B46E6E">
        <w:t xml:space="preserve"> for St. Joseph the Carpenter</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2" w:name="_Toc448227642"/>
      <w:bookmarkStart w:id="1723" w:name="_Toc410196222"/>
      <w:bookmarkStart w:id="1724" w:name="_Toc410196464"/>
      <w:bookmarkStart w:id="1725" w:name="_Toc410196966"/>
      <w:r>
        <w:lastRenderedPageBreak/>
        <w:t>July 20 / Epip 26: Also St. Frumentius (Abune Selama), the First Bishop of Ethiopia</w:t>
      </w:r>
      <w:bookmarkEnd w:id="1722"/>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6" w:name="_Toc448227643"/>
      <w:r>
        <w:t>July 22 / Epip 28: Departure of St. Mary Magdalene</w:t>
      </w:r>
      <w:bookmarkEnd w:id="1726"/>
    </w:p>
    <w:p w14:paraId="41ADBBFF" w14:textId="77777777" w:rsidR="00C325FC" w:rsidRDefault="00C325FC" w:rsidP="00C325FC">
      <w:pPr>
        <w:pStyle w:val="Heading4"/>
      </w:pPr>
      <w:bookmarkStart w:id="1727" w:name="_Ref434489077"/>
      <w:r>
        <w:t>The Doxology</w:t>
      </w:r>
      <w:r w:rsidR="00B46E6E">
        <w:t xml:space="preserve"> for St. Mary Magdalene</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8"/>
            <w:r>
              <w:t xml:space="preserve">ϯⲁⲅⲓⲁ </w:t>
            </w:r>
            <w:commentRangeEnd w:id="1728"/>
            <w:r>
              <w:rPr>
                <w:rStyle w:val="CommentReference"/>
                <w:rFonts w:ascii="Times New Roman" w:hAnsi="Times New Roman" w:cstheme="minorBidi"/>
                <w:noProof w:val="0"/>
              </w:rPr>
              <w:commentReference w:id="172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29"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29"/>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0" w:name="_Toc448227645"/>
      <w:r>
        <w:t xml:space="preserve">July 23 / Epip 29: </w:t>
      </w:r>
      <w:r w:rsidR="00B52D77">
        <w:t xml:space="preserve">Also the </w:t>
      </w:r>
      <w:r>
        <w:t>Translocation of the Relics of St. Andrew, the Apostle</w:t>
      </w:r>
      <w:bookmarkEnd w:id="1730"/>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1" w:name="_Toc448227646"/>
      <w:r>
        <w:t>July 28 / Mesori 4: Consecration of the Church of St. Anthony</w:t>
      </w:r>
      <w:bookmarkEnd w:id="1731"/>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8"/>
      <w:r>
        <w:t>.</w:t>
      </w:r>
    </w:p>
    <w:p w14:paraId="62D72F65" w14:textId="77777777" w:rsidR="00495F1A" w:rsidRPr="00980D99" w:rsidRDefault="00495F1A" w:rsidP="00495F1A">
      <w:pPr>
        <w:pStyle w:val="Heading2"/>
        <w:rPr>
          <w:lang w:val="en-US"/>
        </w:rPr>
      </w:pPr>
      <w:bookmarkStart w:id="1732" w:name="_Toc448696656"/>
      <w:bookmarkStart w:id="1733" w:name="August"/>
      <w:r>
        <w:lastRenderedPageBreak/>
        <w:t>August</w:t>
      </w:r>
      <w:bookmarkEnd w:id="1723"/>
      <w:bookmarkEnd w:id="1724"/>
      <w:bookmarkEnd w:id="172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2"/>
    </w:p>
    <w:bookmarkStart w:id="1734" w:name="_Toc410196223" w:displacedByCustomXml="next"/>
    <w:bookmarkStart w:id="1735" w:name="_Toc410196465" w:displacedByCustomXml="next"/>
    <w:bookmarkStart w:id="1736"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DA5B2D">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DA5B2D">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DA5B2D">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DA5B2D">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DA5B2D">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DA5B2D">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DA5B2D">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DA5B2D">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DA5B2D">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DA5B2D">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DA5B2D">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DA5B2D">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7" w:name="_Toc448227647"/>
      <w:r>
        <w:lastRenderedPageBreak/>
        <w:t>August 1 / Mesori 8: The Confession of St. Peter</w:t>
      </w:r>
      <w:bookmarkEnd w:id="1737"/>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8" w:name="_Toc448227648"/>
      <w:r>
        <w:t>August 5 / Mesori 12: Commemoration of Archangel Michael</w:t>
      </w:r>
      <w:bookmarkEnd w:id="1738"/>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39" w:name="_Toc448227649"/>
      <w:r>
        <w:t xml:space="preserve">August 6 / Mesori 13: </w:t>
      </w:r>
      <w:r w:rsidR="00495F1A">
        <w:t>The Transfiguration</w:t>
      </w:r>
      <w:bookmarkEnd w:id="1736"/>
      <w:bookmarkEnd w:id="1735"/>
      <w:bookmarkEnd w:id="1734"/>
      <w:bookmarkEnd w:id="1739"/>
    </w:p>
    <w:p w14:paraId="1EF4D652" w14:textId="77777777" w:rsidR="00980D99" w:rsidRDefault="00980D99" w:rsidP="00980D99">
      <w:pPr>
        <w:pStyle w:val="Heading4"/>
      </w:pPr>
      <w:bookmarkStart w:id="1740" w:name="_Ref434478012"/>
      <w:r>
        <w:t>The Doxology</w:t>
      </w:r>
      <w:r w:rsidR="00E21EA3">
        <w:t xml:space="preserve"> of the Transfiguration</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1" w:name="_Ref434476299"/>
      <w:r>
        <w:lastRenderedPageBreak/>
        <w:t>The Psali Adam</w:t>
      </w:r>
      <w:r w:rsidR="006C1B94">
        <w:t xml:space="preserve"> for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2" w:name="_Ref434476316"/>
      <w:r>
        <w:t>The Psali Batos</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3" w:name="_Toc410196224"/>
      <w:bookmarkStart w:id="1744" w:name="_Toc410196466"/>
      <w:bookmarkStart w:id="1745" w:name="_Toc410196968"/>
      <w:bookmarkStart w:id="1746" w:name="_Ref435642801"/>
      <w:bookmarkStart w:id="1747" w:name="_Ref435642808"/>
      <w:bookmarkStart w:id="1748" w:name="_Toc448227650"/>
      <w:r>
        <w:t xml:space="preserve">August 9 / Mesori 16: </w:t>
      </w:r>
      <w:r w:rsidR="00495F1A">
        <w:t>The Assumption of the Virgin</w:t>
      </w:r>
      <w:bookmarkEnd w:id="1743"/>
      <w:bookmarkEnd w:id="1744"/>
      <w:bookmarkEnd w:id="1745"/>
      <w:bookmarkEnd w:id="1746"/>
      <w:bookmarkEnd w:id="1747"/>
      <w:bookmarkEnd w:id="1748"/>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49" w:name="_Ref435642763"/>
      <w:r>
        <w:t xml:space="preserve">The Psali </w:t>
      </w:r>
      <w:commentRangeStart w:id="1750"/>
      <w:r>
        <w:t xml:space="preserve">Adam </w:t>
      </w:r>
      <w:commentRangeEnd w:id="1750"/>
      <w:r>
        <w:rPr>
          <w:rStyle w:val="CommentReference"/>
          <w:rFonts w:eastAsiaTheme="minorHAnsi" w:cstheme="minorBidi"/>
          <w:b w:val="0"/>
          <w:bCs w:val="0"/>
          <w:iCs w:val="0"/>
          <w:color w:val="auto"/>
        </w:rPr>
        <w:commentReference w:id="1750"/>
      </w:r>
      <w:r>
        <w:t>for the Virgin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1"/>
            <w:r>
              <w:t>With divine hands.”</w:t>
            </w:r>
            <w:commentRangeEnd w:id="1751"/>
            <w:r>
              <w:rPr>
                <w:rStyle w:val="CommentReference"/>
                <w:rFonts w:ascii="Times New Roman" w:eastAsiaTheme="minorHAnsi" w:hAnsi="Times New Roman" w:cstheme="minorBidi"/>
                <w:color w:val="auto"/>
              </w:rPr>
              <w:commentReference w:id="175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2" w:name="_Ref435734818"/>
      <w:r>
        <w:t>The Psali Batos 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8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3"/>
            <w:r>
              <w:t>forever</w:t>
            </w:r>
            <w:commentRangeEnd w:id="1753"/>
            <w:r>
              <w:rPr>
                <w:rStyle w:val="CommentReference"/>
                <w:rFonts w:ascii="Times New Roman" w:eastAsiaTheme="minorHAnsi" w:hAnsi="Times New Roman" w:cstheme="minorBidi"/>
                <w:color w:val="auto"/>
              </w:rPr>
              <w:commentReference w:id="175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4"/>
            <w:r>
              <w:t>In the unshakable places.</w:t>
            </w:r>
            <w:commentRangeEnd w:id="1754"/>
            <w:r>
              <w:rPr>
                <w:rStyle w:val="CommentReference"/>
                <w:rFonts w:ascii="Times New Roman" w:eastAsiaTheme="minorHAnsi" w:hAnsi="Times New Roman" w:cstheme="minorBidi"/>
                <w:color w:val="auto"/>
              </w:rPr>
              <w:commentReference w:id="175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5"/>
            <w:r>
              <w:t>Your name adorns our works.</w:t>
            </w:r>
            <w:commentRangeEnd w:id="1755"/>
            <w:r>
              <w:rPr>
                <w:rStyle w:val="CommentReference"/>
                <w:rFonts w:ascii="Times New Roman" w:eastAsiaTheme="minorHAnsi" w:hAnsi="Times New Roman" w:cstheme="minorBidi"/>
                <w:color w:val="auto"/>
              </w:rPr>
              <w:commentReference w:id="175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6"/>
            <w:r>
              <w:t xml:space="preserve">Interceding </w:t>
            </w:r>
            <w:commentRangeEnd w:id="1756"/>
            <w:r>
              <w:rPr>
                <w:rStyle w:val="CommentReference"/>
                <w:rFonts w:ascii="Times New Roman" w:eastAsiaTheme="minorHAnsi" w:hAnsi="Times New Roman" w:cstheme="minorBidi"/>
                <w:color w:val="auto"/>
              </w:rPr>
              <w:commentReference w:id="175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7" w:name="_Toc448227651"/>
      <w:r>
        <w:t>August 12 / Mesori 19: Translocation of the Relics of St. Macarius the Great</w:t>
      </w:r>
      <w:bookmarkEnd w:id="1757"/>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8" w:name="_Toc448227652"/>
      <w:r>
        <w:t>August 14 / Mesori 21: Commemoration of the Theotokos</w:t>
      </w:r>
      <w:bookmarkEnd w:id="1758"/>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59" w:name="_Ref434563030"/>
      <w:bookmarkStart w:id="1760" w:name="_Toc448227653"/>
      <w:r>
        <w:t>August 17 / Mesori 24: Departure of St. Takle Haymanot</w:t>
      </w:r>
      <w:bookmarkEnd w:id="1759"/>
      <w:bookmarkEnd w:id="1760"/>
    </w:p>
    <w:p w14:paraId="34845613" w14:textId="77777777" w:rsidR="009F60F1" w:rsidRDefault="009F60F1" w:rsidP="009F60F1">
      <w:pPr>
        <w:pStyle w:val="Heading4"/>
      </w:pPr>
      <w:bookmarkStart w:id="1761" w:name="_Ref434492302"/>
      <w:r>
        <w:t>The Doxology</w:t>
      </w:r>
      <w:r w:rsidR="00B82753">
        <w:t xml:space="preserve"> for St. Takle Haymanot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2" w:name="_Toc448227654"/>
      <w:r>
        <w:t>August 21 / Mesori 28: The Patriarchs: Abraham, Isaac, and Jacob</w:t>
      </w:r>
      <w:bookmarkEnd w:id="1762"/>
    </w:p>
    <w:p w14:paraId="1D063B19" w14:textId="77777777" w:rsidR="00431ABD" w:rsidRDefault="00431ABD" w:rsidP="00431ABD">
      <w:pPr>
        <w:pStyle w:val="Heading4"/>
      </w:pPr>
      <w:bookmarkStart w:id="1763" w:name="_Ref434492413"/>
      <w:r>
        <w:t>The Doxology</w:t>
      </w:r>
      <w:r w:rsidR="00B82753">
        <w:t xml:space="preserve"> for the Patriarchs: Abraham, Isaac, and Jacob</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4" w:name="_Toc448227655"/>
      <w:r>
        <w:t>August 22 / Mesori 29: Commemoration of the Annunciation, Nativity, and Resurrection on the 29</w:t>
      </w:r>
      <w:r w:rsidRPr="00C0205C">
        <w:rPr>
          <w:vertAlign w:val="superscript"/>
        </w:rPr>
        <w:t>th</w:t>
      </w:r>
      <w:r>
        <w:t xml:space="preserve"> of Every Month</w:t>
      </w:r>
      <w:bookmarkEnd w:id="1764"/>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5" w:name="_Toc448227656"/>
      <w:r>
        <w:t xml:space="preserve">August 22 / Mesori 29: </w:t>
      </w:r>
      <w:r w:rsidR="007D439A">
        <w:t xml:space="preserve">Also the </w:t>
      </w:r>
      <w:r>
        <w:t>Translocation of the Relics of St. John the Short to Scetis</w:t>
      </w:r>
      <w:bookmarkEnd w:id="1765"/>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6" w:name="_Toc448227657"/>
      <w:r>
        <w:t>August 25 / Little Month 2: Departure of St. Titus the Apostle</w:t>
      </w:r>
      <w:bookmarkEnd w:id="1766"/>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7" w:name="_Toc448227658"/>
      <w:r>
        <w:t>August 26 / Little Month 3: Archangel Raphael</w:t>
      </w:r>
      <w:bookmarkEnd w:id="1767"/>
    </w:p>
    <w:p w14:paraId="0292BCC5" w14:textId="77777777" w:rsidR="00C30039" w:rsidRDefault="00C30039" w:rsidP="00C30039">
      <w:pPr>
        <w:pStyle w:val="Heading4"/>
      </w:pPr>
      <w:bookmarkStart w:id="1768" w:name="_Ref434488208"/>
      <w:r>
        <w:t>The Doxology</w:t>
      </w:r>
      <w:r w:rsidR="00B46E6E">
        <w:t xml:space="preserve"> for Archangel Raphael</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69" w:name="_Toc448227659"/>
      <w:r>
        <w:lastRenderedPageBreak/>
        <w:t>August 28 / Little Month 5</w:t>
      </w:r>
      <w:r w:rsidR="00980D99">
        <w:t>: St. Parsouma</w:t>
      </w:r>
      <w:bookmarkEnd w:id="1769"/>
    </w:p>
    <w:p w14:paraId="32F5CFB7" w14:textId="77777777" w:rsidR="00980D99" w:rsidRDefault="00980D99" w:rsidP="00980D99">
      <w:pPr>
        <w:pStyle w:val="Heading4"/>
      </w:pPr>
      <w:bookmarkStart w:id="1770" w:name="_Ref434491294"/>
      <w:r>
        <w:t>The Doxology</w:t>
      </w:r>
      <w:r w:rsidR="00810F04">
        <w:t xml:space="preserve"> for St. Parsouma</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8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4"/>
            <w:r>
              <w:t xml:space="preserve">ⲙ̀Ⲡⲭ̄ⲥ̄ </w:t>
            </w:r>
            <w:commentRangeEnd w:id="1774"/>
            <w:r>
              <w:rPr>
                <w:rStyle w:val="CommentReference"/>
                <w:rFonts w:ascii="Times New Roman" w:hAnsi="Times New Roman" w:cstheme="minorBidi"/>
                <w:noProof w:val="0"/>
              </w:rPr>
              <w:commentReference w:id="177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5"/>
            <w:r>
              <w:t xml:space="preserve">ⲡⲉⲛⲥⲱⲧⲏⲣ </w:t>
            </w:r>
            <w:commentRangeEnd w:id="1775"/>
            <w:r>
              <w:rPr>
                <w:rStyle w:val="CommentReference"/>
                <w:rFonts w:ascii="Times New Roman" w:hAnsi="Times New Roman" w:cstheme="minorBidi"/>
                <w:noProof w:val="0"/>
              </w:rPr>
              <w:commentReference w:id="177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6" w:name="_Toc410196226"/>
      <w:bookmarkStart w:id="1777" w:name="_Toc410196468"/>
      <w:bookmarkStart w:id="1778" w:name="_Toc410196970"/>
      <w:bookmarkStart w:id="1779" w:name="_Toc448696657"/>
      <w:bookmarkStart w:id="1780" w:name="Pascal"/>
      <w:bookmarkEnd w:id="1733"/>
      <w:r>
        <w:lastRenderedPageBreak/>
        <w:t>The Pascal Cycle</w:t>
      </w:r>
      <w:bookmarkEnd w:id="1776"/>
      <w:bookmarkEnd w:id="1777"/>
      <w:bookmarkEnd w:id="1778"/>
      <w:bookmarkEnd w:id="1779"/>
    </w:p>
    <w:bookmarkStart w:id="1781" w:name="_Toc410196227" w:displacedByCustomXml="next"/>
    <w:bookmarkStart w:id="1782" w:name="_Toc410196469" w:displacedByCustomXml="next"/>
    <w:bookmarkStart w:id="1783"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DA5B2D">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DA5B2D">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DA5B2D">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DA5B2D">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DA5B2D">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DA5B2D">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DA5B2D">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DA5B2D">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DA5B2D">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4" w:name="_Toc448227660"/>
      <w:r>
        <w:lastRenderedPageBreak/>
        <w:t>Jonah’s Fast</w:t>
      </w:r>
      <w:bookmarkEnd w:id="1783"/>
      <w:bookmarkEnd w:id="1782"/>
      <w:bookmarkEnd w:id="1781"/>
      <w:bookmarkEnd w:id="1784"/>
    </w:p>
    <w:p w14:paraId="7A658690" w14:textId="77777777" w:rsidR="001E5E16" w:rsidRPr="001E5E16" w:rsidRDefault="001E5E16" w:rsidP="001E5E16">
      <w:pPr>
        <w:pStyle w:val="Heading4"/>
      </w:pPr>
      <w:bookmarkStart w:id="1785" w:name="_Ref434478053"/>
      <w:r>
        <w:t>The Doxology</w:t>
      </w:r>
      <w:r w:rsidR="00E21EA3">
        <w:t xml:space="preserve"> of Jonah’s Fast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6" w:name="_Toc410196228"/>
      <w:bookmarkStart w:id="1787" w:name="_Toc410196470"/>
      <w:bookmarkStart w:id="1788" w:name="_Toc410196972"/>
      <w:bookmarkStart w:id="1789" w:name="_Toc448227661"/>
      <w:r>
        <w:t>Jonah’s Feast</w:t>
      </w:r>
      <w:bookmarkEnd w:id="1786"/>
      <w:bookmarkEnd w:id="1787"/>
      <w:bookmarkEnd w:id="1788"/>
      <w:bookmarkEnd w:id="1789"/>
    </w:p>
    <w:p w14:paraId="6EE6C439" w14:textId="77777777" w:rsidR="00495F1A" w:rsidRDefault="00495F1A" w:rsidP="00495F1A">
      <w:pPr>
        <w:pStyle w:val="Heading3"/>
      </w:pPr>
      <w:bookmarkStart w:id="1790" w:name="_Toc410196229"/>
      <w:bookmarkStart w:id="1791" w:name="_Toc410196471"/>
      <w:bookmarkStart w:id="1792" w:name="_Toc410196973"/>
      <w:bookmarkStart w:id="1793" w:name="_Toc448227662"/>
      <w:r>
        <w:t>Great Lent</w:t>
      </w:r>
      <w:bookmarkEnd w:id="1790"/>
      <w:bookmarkEnd w:id="1791"/>
      <w:bookmarkEnd w:id="1792"/>
      <w:bookmarkEnd w:id="1793"/>
    </w:p>
    <w:p w14:paraId="2602B6E5" w14:textId="77777777" w:rsidR="00EC2AEB" w:rsidRPr="001E5E16" w:rsidRDefault="00EC2AEB" w:rsidP="00EC2AEB">
      <w:pPr>
        <w:pStyle w:val="Heading4"/>
      </w:pPr>
      <w:bookmarkStart w:id="1794" w:name="_Ref434478080"/>
      <w:r>
        <w:t>The Doxology</w:t>
      </w:r>
      <w:r w:rsidR="00420CFA">
        <w:t xml:space="preserve"> for Saturday and Sunday</w:t>
      </w:r>
      <w:r w:rsidR="00E21EA3">
        <w:t xml:space="preserve"> in Great Lent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5" w:name="_Ref434478104"/>
      <w:r>
        <w:t>The Doxology</w:t>
      </w:r>
      <w:r w:rsidR="00E21EA3">
        <w:t xml:space="preserve"> for Weekdays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6"/>
            <w:r>
              <w:t>ⲛⲓⲉ̀ⲛⲉϩ</w:t>
            </w:r>
            <w:commentRangeEnd w:id="1796"/>
            <w:r>
              <w:rPr>
                <w:rStyle w:val="CommentReference"/>
                <w:rFonts w:ascii="Times New Roman" w:hAnsi="Times New Roman" w:cstheme="minorBidi"/>
                <w:noProof w:val="0"/>
              </w:rPr>
              <w:commentReference w:id="1796"/>
            </w:r>
            <w:r>
              <w:t>.</w:t>
            </w:r>
          </w:p>
        </w:tc>
      </w:tr>
    </w:tbl>
    <w:p w14:paraId="1A70F51E" w14:textId="77777777" w:rsidR="00420CFA" w:rsidRPr="001E5E16" w:rsidRDefault="00420CFA" w:rsidP="00420CFA">
      <w:pPr>
        <w:pStyle w:val="Heading4"/>
      </w:pPr>
      <w:bookmarkStart w:id="1797" w:name="_Ref434478128"/>
      <w:r>
        <w:t>A Second Doxology for Weekdays</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8"/>
            <w:r>
              <w:t xml:space="preserve">He </w:t>
            </w:r>
            <w:r w:rsidR="00253DD3">
              <w:t>humiliated</w:t>
            </w:r>
          </w:p>
          <w:p w14:paraId="774AFAE4" w14:textId="77777777" w:rsidR="00420CFA" w:rsidRDefault="00420CFA" w:rsidP="00420CFA">
            <w:pPr>
              <w:pStyle w:val="EngHangEnd"/>
            </w:pPr>
            <w:r>
              <w:t>The Tempter</w:t>
            </w:r>
            <w:commentRangeEnd w:id="1798"/>
            <w:r>
              <w:rPr>
                <w:rStyle w:val="CommentReference"/>
              </w:rPr>
              <w:commentReference w:id="17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99"/>
            <w:r>
              <w:t>“Fast in watchfulness</w:t>
            </w:r>
          </w:p>
          <w:p w14:paraId="6B2FDE71" w14:textId="77777777" w:rsidR="00420CFA" w:rsidRDefault="00420CFA" w:rsidP="00420CFA">
            <w:pPr>
              <w:pStyle w:val="EngHangEnd"/>
            </w:pPr>
            <w:r>
              <w:t>By day and by night.”</w:t>
            </w:r>
            <w:commentRangeEnd w:id="1799"/>
            <w:r>
              <w:rPr>
                <w:rStyle w:val="CommentReference"/>
              </w:rPr>
              <w:commentReference w:id="17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0" w:name="_Ref434478147"/>
      <w:r>
        <w:t>A Third</w:t>
      </w:r>
      <w:r w:rsidR="00420CFA">
        <w:t xml:space="preserve"> Doxology</w:t>
      </w:r>
      <w:r>
        <w:t xml:space="preserve">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1" w:name="_Ref434478172"/>
      <w:r>
        <w:lastRenderedPageBreak/>
        <w:t xml:space="preserve">The </w:t>
      </w:r>
      <w:r w:rsidR="007A72D2">
        <w:t xml:space="preserve">Fourth </w:t>
      </w:r>
      <w:r>
        <w:t>Doxology</w:t>
      </w:r>
      <w:r w:rsidR="007A72D2">
        <w:t xml:space="preserve"> </w:t>
      </w:r>
      <w:r w:rsidR="00E21EA3">
        <w:t>for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2"/>
            <w:r>
              <w:t xml:space="preserve">Ϯⲛⲏⲥⲧⲓⲁ̀ </w:t>
            </w:r>
            <w:commentRangeEnd w:id="1802"/>
            <w:r>
              <w:rPr>
                <w:rStyle w:val="CommentReference"/>
                <w:rFonts w:ascii="Times New Roman" w:hAnsi="Times New Roman" w:cstheme="minorBidi"/>
                <w:noProof w:val="0"/>
              </w:rPr>
              <w:commentReference w:id="18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3"/>
            <w:r>
              <w:t>pretense</w:t>
            </w:r>
            <w:commentRangeEnd w:id="1803"/>
            <w:r>
              <w:rPr>
                <w:rStyle w:val="CommentReference"/>
              </w:rPr>
              <w:commentReference w:id="18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4"/>
            <w:r>
              <w:t>strugglers</w:t>
            </w:r>
            <w:commentRangeEnd w:id="1804"/>
            <w:r>
              <w:rPr>
                <w:rStyle w:val="CommentReference"/>
              </w:rPr>
              <w:commentReference w:id="18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5"/>
            <w:r>
              <w:t>martyrdom</w:t>
            </w:r>
            <w:commentRangeEnd w:id="1805"/>
            <w:r>
              <w:rPr>
                <w:rStyle w:val="CommentReference"/>
              </w:rPr>
              <w:commentReference w:id="18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6"/>
            <w:r>
              <w:t xml:space="preserve">carries </w:t>
            </w:r>
            <w:commentRangeEnd w:id="1806"/>
            <w:r>
              <w:rPr>
                <w:rStyle w:val="CommentReference"/>
              </w:rPr>
              <w:commentReference w:id="18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7"/>
            <w:r>
              <w:t>assembly</w:t>
            </w:r>
            <w:commentRangeEnd w:id="1807"/>
            <w:r>
              <w:rPr>
                <w:rStyle w:val="CommentReference"/>
              </w:rPr>
              <w:commentReference w:id="1807"/>
            </w:r>
            <w:r>
              <w:t>,</w:t>
            </w:r>
          </w:p>
          <w:p w14:paraId="33941A18" w14:textId="77777777" w:rsidR="006A78B4" w:rsidRDefault="006A78B4" w:rsidP="006A78B4">
            <w:pPr>
              <w:pStyle w:val="EngHangEnd"/>
            </w:pPr>
            <w:r>
              <w:t xml:space="preserve">From now until the </w:t>
            </w:r>
            <w:commentRangeStart w:id="1808"/>
            <w:r>
              <w:t>ages of ages</w:t>
            </w:r>
            <w:commentRangeEnd w:id="1808"/>
            <w:r>
              <w:rPr>
                <w:rStyle w:val="CommentReference"/>
              </w:rPr>
              <w:commentReference w:id="18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09" w:name="_Ref434476347"/>
      <w:r>
        <w:t>The Psali Adam</w:t>
      </w:r>
      <w:r w:rsidR="006C1B94">
        <w:t xml:space="preserve"> 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0" w:name="_Ref434476369"/>
      <w:r>
        <w:t>The Psali Batos</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1" w:name="_Toc410196230"/>
      <w:bookmarkStart w:id="1812" w:name="_Toc410196472"/>
      <w:bookmarkStart w:id="1813" w:name="_Toc410196974"/>
      <w:bookmarkStart w:id="1814" w:name="_Toc448227663"/>
      <w:r>
        <w:t>Lazarus Saturday</w:t>
      </w:r>
      <w:bookmarkEnd w:id="1811"/>
      <w:bookmarkEnd w:id="1812"/>
      <w:bookmarkEnd w:id="1813"/>
      <w:bookmarkEnd w:id="1814"/>
    </w:p>
    <w:p w14:paraId="536840DE" w14:textId="77777777" w:rsidR="00EC2AEB" w:rsidRPr="001E5E16" w:rsidRDefault="00EC2AEB" w:rsidP="00EC2AEB">
      <w:pPr>
        <w:pStyle w:val="Heading4"/>
      </w:pPr>
      <w:bookmarkStart w:id="1815" w:name="_Ref434478195"/>
      <w:r>
        <w:t>The Doxology</w:t>
      </w:r>
      <w:r w:rsidR="00E21EA3">
        <w:t xml:space="preserve"> for Lazarus Saturday</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6" w:name="_Ref434476394"/>
      <w:r>
        <w:t>The Psali Batos</w:t>
      </w:r>
      <w:r w:rsidR="006C1B94">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7"/>
            <w:r>
              <w:t>With glory befitting You</w:t>
            </w:r>
            <w:commentRangeEnd w:id="1817"/>
            <w:r>
              <w:rPr>
                <w:rStyle w:val="CommentReference"/>
              </w:rPr>
              <w:commentReference w:id="18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8" w:name="_Toc410196231"/>
      <w:bookmarkStart w:id="1819" w:name="_Toc410196473"/>
      <w:bookmarkStart w:id="1820" w:name="_Toc410196975"/>
      <w:bookmarkStart w:id="1821" w:name="_Toc448227664"/>
      <w:r>
        <w:lastRenderedPageBreak/>
        <w:t>Palm Sunday</w:t>
      </w:r>
      <w:bookmarkEnd w:id="1818"/>
      <w:bookmarkEnd w:id="1819"/>
      <w:bookmarkEnd w:id="1820"/>
      <w:bookmarkEnd w:id="1821"/>
    </w:p>
    <w:p w14:paraId="5FD5B809" w14:textId="77777777" w:rsidR="00EC2AEB" w:rsidRPr="001E5E16" w:rsidRDefault="00EC2AEB" w:rsidP="00EC2AEB">
      <w:pPr>
        <w:pStyle w:val="Heading4"/>
      </w:pPr>
      <w:bookmarkStart w:id="1822" w:name="_Ref434478217"/>
      <w:r>
        <w:t xml:space="preserve">The </w:t>
      </w:r>
      <w:r w:rsidR="00FA139D">
        <w:t xml:space="preserve">First </w:t>
      </w:r>
      <w:r>
        <w:t>Doxology</w:t>
      </w:r>
      <w:r w:rsidR="00E21EA3">
        <w:t xml:space="preserve"> for Palm Sunday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3"/>
            <w:r>
              <w:t>To the ages.</w:t>
            </w:r>
            <w:commentRangeEnd w:id="1823"/>
            <w:r>
              <w:rPr>
                <w:rStyle w:val="CommentReference"/>
              </w:rPr>
              <w:commentReference w:id="18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4" w:name="_Ref434478234"/>
      <w:r>
        <w:t>The Second Doxology</w:t>
      </w:r>
      <w:r w:rsidR="00E21EA3">
        <w:t xml:space="preserve"> for Palm Sunday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8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5" w:name="_Ref434478255"/>
      <w:r>
        <w:lastRenderedPageBreak/>
        <w:t>The Third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6"/>
            <w:r>
              <w:t xml:space="preserve">is </w:t>
            </w:r>
            <w:commentRangeEnd w:id="1826"/>
            <w:r>
              <w:rPr>
                <w:rStyle w:val="CommentReference"/>
              </w:rPr>
              <w:commentReference w:id="18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7" w:name="_Ref434476417"/>
      <w:r>
        <w:t>The Psali Adam</w:t>
      </w:r>
      <w:r w:rsidR="006C1B94">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8"/>
            <w:r>
              <w:t xml:space="preserve">Offer </w:t>
            </w:r>
            <w:commentRangeEnd w:id="1828"/>
            <w:r>
              <w:rPr>
                <w:rStyle w:val="CommentReference"/>
              </w:rPr>
              <w:commentReference w:id="18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29"/>
            <w:r>
              <w:t>Kranion</w:t>
            </w:r>
            <w:commentRangeEnd w:id="1829"/>
            <w:r>
              <w:rPr>
                <w:rStyle w:val="CommentReference"/>
              </w:rPr>
              <w:commentReference w:id="18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0" w:name="_Toc448227665"/>
      <w:bookmarkStart w:id="1831" w:name="_Toc410196232"/>
      <w:bookmarkStart w:id="1832" w:name="_Toc410196474"/>
      <w:bookmarkStart w:id="1833" w:name="_Toc410196976"/>
      <w:r>
        <w:t>Joyous Saturday</w:t>
      </w:r>
      <w:bookmarkEnd w:id="1830"/>
    </w:p>
    <w:p w14:paraId="65F4337A" w14:textId="2CA465AF" w:rsidR="003E106D" w:rsidRDefault="003E106D" w:rsidP="003E106D">
      <w:pPr>
        <w:pStyle w:val="Heading4"/>
      </w:pPr>
      <w:bookmarkStart w:id="1834" w:name="_Ref435562018"/>
      <w:r>
        <w:t>The Psali Batos for the Joyous Saturday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5"/>
            <w:r>
              <w:t xml:space="preserve">abolished </w:t>
            </w:r>
            <w:commentRangeEnd w:id="1835"/>
            <w:r>
              <w:rPr>
                <w:rStyle w:val="CommentReference"/>
              </w:rPr>
              <w:commentReference w:id="18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6"/>
            <w:r>
              <w:t>power</w:t>
            </w:r>
            <w:commentRangeEnd w:id="1836"/>
            <w:r>
              <w:rPr>
                <w:rStyle w:val="CommentReference"/>
              </w:rPr>
              <w:commentReference w:id="18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7" w:name="_Toc448227666"/>
      <w:r>
        <w:t>Resurrection</w:t>
      </w:r>
      <w:bookmarkEnd w:id="1831"/>
      <w:bookmarkEnd w:id="1832"/>
      <w:bookmarkEnd w:id="1833"/>
      <w:r w:rsidR="003E106D">
        <w:t xml:space="preserve"> Sunday</w:t>
      </w:r>
      <w:bookmarkEnd w:id="1837"/>
    </w:p>
    <w:p w14:paraId="48D283B9" w14:textId="77777777" w:rsidR="00EC2AEB" w:rsidRPr="001E5E16" w:rsidRDefault="00EC2AEB" w:rsidP="00EC2AEB">
      <w:pPr>
        <w:pStyle w:val="Heading4"/>
      </w:pPr>
      <w:bookmarkStart w:id="1838" w:name="_Ref434478294"/>
      <w:r>
        <w:t>The Doxology</w:t>
      </w:r>
      <w:r w:rsidR="00E21EA3">
        <w:t xml:space="preserve"> for the Resurrection</w:t>
      </w:r>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39"/>
            <w:r>
              <w:t>Name</w:t>
            </w:r>
            <w:commentRangeEnd w:id="1839"/>
            <w:r>
              <w:rPr>
                <w:rStyle w:val="CommentReference"/>
              </w:rPr>
              <w:commentReference w:id="183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0" w:name="_Ref434478317"/>
      <w:r>
        <w:lastRenderedPageBreak/>
        <w:t>A</w:t>
      </w:r>
      <w:r w:rsidR="00E21EA3">
        <w:t>nother</w:t>
      </w:r>
      <w:r>
        <w:t xml:space="preserve"> Doxology</w:t>
      </w:r>
      <w:r w:rsidR="00E21EA3">
        <w:t xml:space="preserve"> for the Resurrection</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1" w:name="_Ref434478347"/>
      <w:r>
        <w:lastRenderedPageBreak/>
        <w:t>A Doxology for Archangel Michael</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2" w:name="_Ref434476440"/>
      <w:r>
        <w:t>The Psali Adam</w:t>
      </w:r>
      <w:r w:rsidR="006C1B94">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3" w:name="_Ref434476459"/>
      <w:r>
        <w:lastRenderedPageBreak/>
        <w:t>The Psali Batos</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4" w:name="_Toc410196233"/>
      <w:bookmarkStart w:id="1845" w:name="_Toc410196475"/>
      <w:bookmarkStart w:id="1846" w:name="_Toc410196977"/>
      <w:bookmarkStart w:id="1847" w:name="_Toc448227667"/>
      <w:r>
        <w:t>Thomas Sunday</w:t>
      </w:r>
      <w:bookmarkEnd w:id="1844"/>
      <w:bookmarkEnd w:id="1845"/>
      <w:bookmarkEnd w:id="1846"/>
      <w:bookmarkEnd w:id="1847"/>
    </w:p>
    <w:p w14:paraId="1CFE554E" w14:textId="77777777" w:rsidR="00EC2AEB" w:rsidRDefault="00EC2AEB" w:rsidP="00EC2AEB">
      <w:pPr>
        <w:pStyle w:val="Heading4"/>
      </w:pPr>
      <w:bookmarkStart w:id="1848" w:name="_Ref434478375"/>
      <w:r>
        <w:t>The Doxology</w:t>
      </w:r>
      <w:r w:rsidR="00E21EA3">
        <w:t xml:space="preserve"> for Thomas Sunday</w:t>
      </w:r>
      <w:bookmarkEnd w:id="1848"/>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9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49"/>
            <w:r>
              <w:t xml:space="preserve">Jesus </w:t>
            </w:r>
            <w:commentRangeEnd w:id="1849"/>
            <w:r>
              <w:rPr>
                <w:rStyle w:val="CommentReference"/>
                <w:rFonts w:ascii="Times New Roman" w:hAnsi="Times New Roman"/>
              </w:rPr>
              <w:commentReference w:id="184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0" w:name="_Toc410196235"/>
      <w:bookmarkStart w:id="1851" w:name="_Toc410196477"/>
      <w:bookmarkStart w:id="1852" w:name="_Toc410196979"/>
      <w:bookmarkStart w:id="1853" w:name="_Toc448227668"/>
      <w:r>
        <w:t>Ascension</w:t>
      </w:r>
      <w:bookmarkEnd w:id="1850"/>
      <w:bookmarkEnd w:id="1851"/>
      <w:bookmarkEnd w:id="1852"/>
      <w:bookmarkEnd w:id="1853"/>
    </w:p>
    <w:p w14:paraId="41C1E8F1" w14:textId="77777777" w:rsidR="00EC2AEB" w:rsidRPr="001E5E16" w:rsidRDefault="00EC2AEB" w:rsidP="00EC2AEB">
      <w:pPr>
        <w:pStyle w:val="Heading4"/>
      </w:pPr>
      <w:bookmarkStart w:id="1854" w:name="_Ref434478556"/>
      <w:r>
        <w:t>The Doxology</w:t>
      </w:r>
      <w:r w:rsidR="00CC1CA8">
        <w:t xml:space="preserve"> for the Ascension</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5"/>
            <w:r>
              <w:t>Name</w:t>
            </w:r>
            <w:commentRangeEnd w:id="1855"/>
            <w:r>
              <w:rPr>
                <w:rStyle w:val="CommentReference"/>
              </w:rPr>
              <w:commentReference w:id="185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6"/>
            <w:r>
              <w:t>to Him</w:t>
            </w:r>
            <w:commentRangeEnd w:id="1856"/>
            <w:r>
              <w:rPr>
                <w:rStyle w:val="CommentReference"/>
              </w:rPr>
              <w:commentReference w:id="185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7"/>
            <w:r>
              <w:t>might</w:t>
            </w:r>
            <w:commentRangeEnd w:id="1857"/>
            <w:r>
              <w:rPr>
                <w:rStyle w:val="CommentReference"/>
              </w:rPr>
              <w:commentReference w:id="185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8"/>
            <w:r>
              <w:t xml:space="preserve">Jesus </w:t>
            </w:r>
            <w:commentRangeEnd w:id="1858"/>
            <w:r>
              <w:rPr>
                <w:rStyle w:val="CommentReference"/>
                <w:rFonts w:ascii="Times New Roman" w:hAnsi="Times New Roman"/>
              </w:rPr>
              <w:commentReference w:id="185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59" w:name="_Ref434476482"/>
      <w:r>
        <w:t>The Psali Adam</w:t>
      </w:r>
      <w:r w:rsidR="006C1B94">
        <w:t xml:space="preserve"> for the Ascension</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0" w:name="_Ref434476541"/>
      <w:r>
        <w:t>The Psali Batos</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1"/>
            <w:r>
              <w:t>miracles</w:t>
            </w:r>
            <w:commentRangeEnd w:id="1861"/>
            <w:r>
              <w:rPr>
                <w:rStyle w:val="CommentReference"/>
              </w:rPr>
              <w:commentReference w:id="186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2" w:name="_Toc410196236"/>
      <w:bookmarkStart w:id="1863" w:name="_Toc410196478"/>
      <w:bookmarkStart w:id="1864" w:name="_Toc410196980"/>
      <w:bookmarkStart w:id="1865" w:name="_Toc448227669"/>
      <w:r>
        <w:t>Pentecost</w:t>
      </w:r>
      <w:bookmarkEnd w:id="1862"/>
      <w:bookmarkEnd w:id="1863"/>
      <w:bookmarkEnd w:id="1864"/>
      <w:bookmarkEnd w:id="1865"/>
    </w:p>
    <w:p w14:paraId="79712352" w14:textId="77777777" w:rsidR="00EC2AEB" w:rsidRPr="001E5E16" w:rsidRDefault="00EC2AEB" w:rsidP="00EC2AEB">
      <w:pPr>
        <w:pStyle w:val="Heading4"/>
      </w:pPr>
      <w:bookmarkStart w:id="1866" w:name="_Ref434478581"/>
      <w:r>
        <w:t>The Doxology</w:t>
      </w:r>
      <w:r w:rsidR="00CC1CA8">
        <w:t xml:space="preserve"> for Pentecost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7"/>
            <w:r>
              <w:t>Name</w:t>
            </w:r>
            <w:commentRangeEnd w:id="1867"/>
            <w:r>
              <w:rPr>
                <w:rStyle w:val="CommentReference"/>
              </w:rPr>
              <w:commentReference w:id="186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8"/>
            <w:r>
              <w:t>to Him</w:t>
            </w:r>
            <w:commentRangeEnd w:id="1868"/>
            <w:r>
              <w:rPr>
                <w:rStyle w:val="CommentReference"/>
              </w:rPr>
              <w:commentReference w:id="186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69"/>
            <w:r>
              <w:t>might</w:t>
            </w:r>
            <w:commentRangeEnd w:id="1869"/>
            <w:r>
              <w:rPr>
                <w:rStyle w:val="CommentReference"/>
              </w:rPr>
              <w:commentReference w:id="186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0" w:name="_Ref434476566"/>
      <w:r>
        <w:lastRenderedPageBreak/>
        <w:t>The Psali Adam</w:t>
      </w:r>
      <w:r w:rsidR="006C1B94">
        <w:t xml:space="preserve"> for Pentecost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1" w:name="_Toc410196981"/>
      <w:bookmarkStart w:id="1872" w:name="_Toc448696658"/>
      <w:bookmarkEnd w:id="1780"/>
      <w:r>
        <w:lastRenderedPageBreak/>
        <w:t>Hymns for Koiak</w:t>
      </w:r>
      <w:bookmarkEnd w:id="176"/>
      <w:bookmarkEnd w:id="177"/>
      <w:bookmarkEnd w:id="178"/>
      <w:bookmarkEnd w:id="1871"/>
      <w:bookmarkEnd w:id="1872"/>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3" w:name="_Ref452619392"/>
      <w:r>
        <w:lastRenderedPageBreak/>
        <w:t>The December or Koiak Canticle</w:t>
      </w:r>
      <w:bookmarkEnd w:id="1873"/>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9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94"/>
      </w:r>
      <w:r>
        <w:t>, manifest Yourself</w:t>
      </w:r>
      <w:r>
        <w:rPr>
          <w:rStyle w:val="FootnoteReference"/>
        </w:rPr>
        <w:footnoteReference w:id="99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0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03"/>
      </w:r>
    </w:p>
    <w:p w14:paraId="6433B72D" w14:textId="77777777" w:rsidR="00394CC7" w:rsidRPr="00AB1781" w:rsidRDefault="00394CC7" w:rsidP="00394CC7">
      <w:pPr>
        <w:pStyle w:val="EnglishHangNoCoptic"/>
      </w:pPr>
      <w:r>
        <w:tab/>
        <w:t>and, “a man was born in her,”</w:t>
      </w:r>
      <w:r>
        <w:rPr>
          <w:rStyle w:val="FootnoteReference"/>
        </w:rPr>
        <w:footnoteReference w:id="100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6"/>
      </w:r>
      <w:r>
        <w:t xml:space="preserve"> flames of fire.</w:t>
      </w:r>
      <w:r w:rsidRPr="00AB1781">
        <w:rPr>
          <w:rStyle w:val="FootnoteReference"/>
        </w:rPr>
        <w:footnoteReference w:id="100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4"/>
      <w:r>
        <w:t>102</w:t>
      </w:r>
      <w:commentRangeEnd w:id="1874"/>
      <w:r w:rsidR="00DE00C0">
        <w:rPr>
          <w:rStyle w:val="CommentReference"/>
          <w:rFonts w:eastAsiaTheme="minorHAnsi" w:cstheme="minorBidi"/>
          <w:color w:val="auto"/>
          <w:lang w:val="en-CA"/>
        </w:rPr>
        <w:commentReference w:id="1874"/>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1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1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1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0"/>
      </w:r>
      <w:r>
        <w:t>,</w:t>
      </w:r>
      <w:r w:rsidRPr="00AB1781">
        <w:t xml:space="preserve"> all you </w:t>
      </w:r>
      <w:r>
        <w:t>upright in</w:t>
      </w:r>
      <w:r w:rsidRPr="00AB1781">
        <w:t xml:space="preserve"> heart.</w:t>
      </w:r>
      <w:r w:rsidRPr="00AB1781">
        <w:rPr>
          <w:rStyle w:val="FootnoteReference"/>
        </w:rPr>
        <w:footnoteReference w:id="102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2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2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5" w:name="_Ref452619413"/>
      <w:r>
        <w:lastRenderedPageBreak/>
        <w:t>Psali Before the First Canticle (A</w:t>
      </w:r>
      <w:r w:rsidR="00E25E68">
        <w:t>gios</w:t>
      </w:r>
      <w:r w:rsidR="00E27B27">
        <w:t xml:space="preserve"> O T</w:t>
      </w:r>
      <w:r w:rsidR="00E25E68">
        <w:t>heo</w:t>
      </w:r>
      <w:r>
        <w:t>s)</w:t>
      </w:r>
      <w:bookmarkEnd w:id="18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6" w:name="_Ref452619578"/>
      <w:r>
        <w:rPr>
          <w:sz w:val="24"/>
        </w:rPr>
        <w:t>Psali Adam After the First Canticle</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7" w:name="_Ref452619819"/>
      <w:r>
        <w:rPr>
          <w:sz w:val="24"/>
        </w:rPr>
        <w:t>Psali Adam On (Before) the Second Canticle</w:t>
      </w:r>
      <w:bookmarkEnd w:id="1877"/>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8" w:name="_Ref435645565"/>
      <w:r>
        <w:rPr>
          <w:sz w:val="24"/>
        </w:rPr>
        <w:t>Psali Adam After the</w:t>
      </w:r>
      <w:r w:rsidR="00860765">
        <w:t xml:space="preserve"> </w:t>
      </w:r>
      <w:r>
        <w:t>Second Cantilce</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79" w:name="_Ref452620167"/>
      <w:bookmarkStart w:id="1880" w:name="_Ref435645593"/>
      <w:r>
        <w:t xml:space="preserve">The Psali </w:t>
      </w:r>
      <w:r w:rsidR="00F71C56">
        <w:t>Adam</w:t>
      </w:r>
      <w:r>
        <w:t xml:space="preserve"> On (Before) the Third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1" w:name="_Ref452620325"/>
      <w:r>
        <w:t>Psali Batos</w:t>
      </w:r>
      <w:r w:rsidR="00860765">
        <w:rPr>
          <w:lang w:val="en-US"/>
        </w:rPr>
        <w:t xml:space="preserve"> </w:t>
      </w:r>
      <w:r>
        <w:rPr>
          <w:lang w:val="en-US"/>
        </w:rPr>
        <w:t>On (After) the Third Canticle</w:t>
      </w:r>
      <w:bookmarkEnd w:id="1880"/>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2" w:name="_Ref452620881"/>
      <w:r>
        <w:t xml:space="preserve">Hymn on the Sunday </w:t>
      </w:r>
      <w:r w:rsidR="005C6B53">
        <w:t>Psali</w:t>
      </w:r>
      <w:bookmarkEnd w:id="1882"/>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3" w:name="_Ref452620856"/>
      <w:r>
        <w:t>Interpretation on (After) the Sunday Theotokia Part 1</w:t>
      </w:r>
      <w:bookmarkEnd w:id="1883"/>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4" w:name="_Ref452619669"/>
      <w:r>
        <w:t>Hymn on the Monday Theotokia</w:t>
      </w:r>
      <w:bookmarkEnd w:id="1884"/>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5" w:name="_Ref452619779"/>
      <w:r>
        <w:t>Hymn on the Tuesday Theotokia</w:t>
      </w:r>
      <w:bookmarkEnd w:id="1885"/>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6" w:name="_Ref452620017"/>
      <w:r>
        <w:t>Hymn on the Wednesday Theotokia</w:t>
      </w:r>
      <w:bookmarkEnd w:id="1886"/>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7" w:name="_Ref435645467"/>
      <w:r>
        <w:t>Hymn on the Thursday Theotokia (The Fiery Bush)</w:t>
      </w:r>
      <w:bookmarkEnd w:id="1887"/>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3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8" w:name="_Ref452620495"/>
      <w:r>
        <w:t>Hymn on the Friday Theotokia</w:t>
      </w:r>
      <w:bookmarkEnd w:id="1888"/>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89" w:name="_Ref452620614"/>
      <w:r>
        <w:t>Hymn on the Saturday Theotokia</w:t>
      </w:r>
      <w:bookmarkEnd w:id="1889"/>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3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0" w:name="_Ref452620695"/>
      <w:r>
        <w:t>The First Batos Lobsh</w:t>
      </w:r>
      <w:bookmarkEnd w:id="1890"/>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1" w:name="_Ref452620704"/>
      <w:r>
        <w:t>The Second Batos Lobsh</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2" w:name="_Toc448696659"/>
      <w:r>
        <w:lastRenderedPageBreak/>
        <w:t>Index of Psalis</w:t>
      </w:r>
      <w:bookmarkEnd w:id="1892"/>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3" w:name="_Toc448696660"/>
      <w:r>
        <w:lastRenderedPageBreak/>
        <w:t>Index of Doxologies</w:t>
      </w:r>
      <w:bookmarkEnd w:id="1893"/>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4" w:name="_Ref435642966"/>
      <w:r>
        <w:t>Seasonal Doxologies</w:t>
      </w:r>
      <w:bookmarkEnd w:id="1894"/>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5" w:name="_Ref435643009"/>
      <w:r>
        <w:t>Saints’ Doxologies</w:t>
      </w:r>
      <w:bookmarkEnd w:id="1895"/>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6B605B" w:rsidRDefault="006B605B"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6B605B" w:rsidRDefault="006B605B">
      <w:pPr>
        <w:pStyle w:val="CommentText"/>
      </w:pPr>
      <w:r>
        <w:rPr>
          <w:rStyle w:val="CommentReference"/>
        </w:rPr>
        <w:annotationRef/>
      </w:r>
      <w:r>
        <w:t>Compare to various translations</w:t>
      </w:r>
    </w:p>
  </w:comment>
  <w:comment w:id="94" w:author="Windows User" w:date="2015-10-30T12:37:00Z" w:initials="WU">
    <w:p w14:paraId="00B9961B" w14:textId="77777777" w:rsidR="006B605B" w:rsidRDefault="006B605B">
      <w:pPr>
        <w:pStyle w:val="CommentText"/>
      </w:pPr>
      <w:r>
        <w:rPr>
          <w:rStyle w:val="CommentReference"/>
        </w:rPr>
        <w:annotationRef/>
      </w:r>
      <w:r>
        <w:t>Is this supposed to be doubled?</w:t>
      </w:r>
    </w:p>
  </w:comment>
  <w:comment w:id="95" w:author="Windows User" w:date="2015-11-27T20:09:00Z" w:initials="WU">
    <w:p w14:paraId="218998C8" w14:textId="77777777" w:rsidR="006B605B" w:rsidRDefault="006B605B"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6B605B" w:rsidRDefault="006B605B">
      <w:pPr>
        <w:pStyle w:val="CommentText"/>
      </w:pPr>
      <w:r>
        <w:rPr>
          <w:rStyle w:val="CommentReference"/>
        </w:rPr>
        <w:annotationRef/>
      </w:r>
      <w:r>
        <w:t>Does this go before Creed?</w:t>
      </w:r>
    </w:p>
  </w:comment>
  <w:comment w:id="99" w:author="Windows User" w:date="2015-11-06T13:03:00Z" w:initials="WU">
    <w:p w14:paraId="6B9D0F75" w14:textId="77777777" w:rsidR="006B605B" w:rsidRDefault="006B605B">
      <w:pPr>
        <w:pStyle w:val="CommentText"/>
      </w:pPr>
      <w:r>
        <w:rPr>
          <w:rStyle w:val="CommentReference"/>
        </w:rPr>
        <w:annotationRef/>
      </w:r>
      <w:r>
        <w:t>Coptic reader has Ps 3 here!</w:t>
      </w:r>
    </w:p>
  </w:comment>
  <w:comment w:id="116" w:author="Windows User" w:date="2015-11-02T08:54:00Z" w:initials="WU">
    <w:p w14:paraId="0366F544" w14:textId="77777777" w:rsidR="006B605B" w:rsidRDefault="006B605B">
      <w:pPr>
        <w:pStyle w:val="CommentText"/>
      </w:pPr>
      <w:r>
        <w:rPr>
          <w:rStyle w:val="CommentReference"/>
        </w:rPr>
        <w:annotationRef/>
      </w:r>
      <w:r>
        <w:t>Is there a phrase missing here?</w:t>
      </w:r>
    </w:p>
  </w:comment>
  <w:comment w:id="122" w:author="Windows User" w:date="2015-10-30T08:56:00Z" w:initials="WU">
    <w:p w14:paraId="1FDBEBA0" w14:textId="77777777" w:rsidR="006B605B" w:rsidRDefault="006B605B">
      <w:pPr>
        <w:pStyle w:val="CommentText"/>
      </w:pPr>
      <w:r>
        <w:rPr>
          <w:rStyle w:val="CommentReference"/>
        </w:rPr>
        <w:annotationRef/>
      </w:r>
      <w:r>
        <w:t>Should Glory be be here?</w:t>
      </w:r>
    </w:p>
  </w:comment>
  <w:comment w:id="127" w:author="Brett Slote" w:date="2016-05-02T12:37:00Z" w:initials="BS">
    <w:p w14:paraId="6A57FE90" w14:textId="269377C2" w:rsidR="006B605B" w:rsidRDefault="006B605B">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6B605B" w:rsidRDefault="006B605B"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6B605B" w:rsidRDefault="006B605B" w:rsidP="000C38C3">
      <w:pPr>
        <w:pStyle w:val="CommentText"/>
      </w:pPr>
      <w:r>
        <w:rPr>
          <w:rStyle w:val="CommentReference"/>
        </w:rPr>
        <w:annotationRef/>
      </w:r>
      <w:r>
        <w:t>works or deeds?</w:t>
      </w:r>
    </w:p>
  </w:comment>
  <w:comment w:id="130" w:author="Windows User" w:date="2015-11-21T13:24:00Z" w:initials="WU">
    <w:p w14:paraId="00EA2A44" w14:textId="77777777" w:rsidR="006B605B" w:rsidRDefault="006B605B" w:rsidP="000C38C3">
      <w:pPr>
        <w:pStyle w:val="CommentText"/>
      </w:pPr>
      <w:r>
        <w:rPr>
          <w:rStyle w:val="CommentReference"/>
        </w:rPr>
        <w:annotationRef/>
      </w:r>
      <w:r>
        <w:t>review</w:t>
      </w:r>
    </w:p>
  </w:comment>
  <w:comment w:id="131" w:author="Windows User" w:date="2015-10-30T08:56:00Z" w:initials="BS">
    <w:p w14:paraId="326418FE" w14:textId="77777777" w:rsidR="006B605B" w:rsidRDefault="006B605B" w:rsidP="000C38C3">
      <w:pPr>
        <w:pStyle w:val="CommentText"/>
      </w:pPr>
      <w:r>
        <w:rPr>
          <w:rStyle w:val="CommentReference"/>
        </w:rPr>
        <w:annotationRef/>
      </w:r>
      <w:r>
        <w:t>does Coptic have 'high'?</w:t>
      </w:r>
    </w:p>
  </w:comment>
  <w:comment w:id="132" w:author="Windows User" w:date="2015-11-21T13:24:00Z" w:initials="WU">
    <w:p w14:paraId="451F9B25" w14:textId="77777777" w:rsidR="006B605B" w:rsidRDefault="006B605B" w:rsidP="000C38C3">
      <w:pPr>
        <w:pStyle w:val="CommentText"/>
      </w:pPr>
      <w:r>
        <w:rPr>
          <w:rStyle w:val="CommentReference"/>
        </w:rPr>
        <w:annotationRef/>
      </w:r>
      <w:r>
        <w:t>review, add variant</w:t>
      </w:r>
    </w:p>
  </w:comment>
  <w:comment w:id="133" w:author="Windows User" w:date="2015-10-30T08:56:00Z" w:initials="BS">
    <w:p w14:paraId="688FBBBC" w14:textId="77777777" w:rsidR="006B605B" w:rsidRDefault="006B605B"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6B605B" w:rsidRDefault="006B605B">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6B605B" w:rsidRDefault="006B605B" w:rsidP="000278EC">
      <w:pPr>
        <w:pStyle w:val="CommentText"/>
      </w:pPr>
      <w:r>
        <w:rPr>
          <w:rStyle w:val="CommentReference"/>
        </w:rPr>
        <w:annotationRef/>
      </w:r>
      <w:r>
        <w:t>Gives light? Enlightens?</w:t>
      </w:r>
    </w:p>
  </w:comment>
  <w:comment w:id="171" w:author="Windows User" w:date="2015-10-30T08:56:00Z" w:initials="WU">
    <w:p w14:paraId="274DD96D" w14:textId="77777777" w:rsidR="006B605B" w:rsidRDefault="006B605B">
      <w:pPr>
        <w:pStyle w:val="CommentText"/>
      </w:pPr>
      <w:r>
        <w:rPr>
          <w:rStyle w:val="CommentReference"/>
        </w:rPr>
        <w:annotationRef/>
      </w:r>
      <w:r>
        <w:t>split after this vs?</w:t>
      </w:r>
    </w:p>
  </w:comment>
  <w:comment w:id="206" w:author="Windows User" w:date="2015-11-04T08:53:00Z" w:initials="WU">
    <w:p w14:paraId="057654D4" w14:textId="77777777" w:rsidR="006B605B" w:rsidRDefault="006B605B">
      <w:pPr>
        <w:pStyle w:val="CommentText"/>
      </w:pPr>
      <w:r>
        <w:rPr>
          <w:rStyle w:val="CommentReference"/>
        </w:rPr>
        <w:annotationRef/>
      </w:r>
      <w:r>
        <w:t>Life giver or giver of life?</w:t>
      </w:r>
    </w:p>
  </w:comment>
  <w:comment w:id="207" w:author="Windows User" w:date="2015-11-04T08:54:00Z" w:initials="WU">
    <w:p w14:paraId="27A10A48" w14:textId="77777777" w:rsidR="006B605B" w:rsidRDefault="006B605B">
      <w:pPr>
        <w:pStyle w:val="CommentText"/>
      </w:pPr>
      <w:r>
        <w:rPr>
          <w:rStyle w:val="CommentReference"/>
        </w:rPr>
        <w:annotationRef/>
      </w:r>
      <w:r>
        <w:t>Fix. Middle of this got deleted.</w:t>
      </w:r>
    </w:p>
  </w:comment>
  <w:comment w:id="218" w:author="Windows User" w:date="2015-10-30T08:56:00Z" w:initials="BS">
    <w:p w14:paraId="681427A6" w14:textId="77777777" w:rsidR="006B605B" w:rsidRDefault="006B605B">
      <w:pPr>
        <w:pStyle w:val="CommentText"/>
      </w:pPr>
      <w:r>
        <w:rPr>
          <w:rStyle w:val="CommentReference"/>
        </w:rPr>
        <w:annotationRef/>
      </w:r>
      <w:r>
        <w:t>coptic has confess</w:t>
      </w:r>
    </w:p>
  </w:comment>
  <w:comment w:id="242" w:author="Microsoft Office User" w:date="2015-12-11T19:51:00Z" w:initials="Office">
    <w:p w14:paraId="37A50849" w14:textId="7A27E5BD" w:rsidR="006B605B" w:rsidRDefault="006B605B">
      <w:pPr>
        <w:pStyle w:val="CommentText"/>
      </w:pPr>
      <w:r>
        <w:rPr>
          <w:rStyle w:val="CommentReference"/>
        </w:rPr>
        <w:annotationRef/>
      </w:r>
      <w:r>
        <w:t>this one needs rewording</w:t>
      </w:r>
    </w:p>
  </w:comment>
  <w:comment w:id="335" w:author="Windows User" w:date="2015-11-02T12:45:00Z" w:initials="WU">
    <w:p w14:paraId="7D99A743" w14:textId="77777777" w:rsidR="006B605B" w:rsidRDefault="006B605B"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6B605B" w:rsidRDefault="006B605B" w:rsidP="00D31F38">
      <w:pPr>
        <w:pStyle w:val="CommentText"/>
      </w:pPr>
      <w:r>
        <w:rPr>
          <w:rStyle w:val="CommentReference"/>
        </w:rPr>
        <w:annotationRef/>
      </w:r>
      <w:r>
        <w:t>flesh or body?</w:t>
      </w:r>
    </w:p>
  </w:comment>
  <w:comment w:id="337" w:author="Windows User" w:date="2015-10-30T08:56:00Z" w:initials="WU">
    <w:p w14:paraId="0375B80F" w14:textId="77777777" w:rsidR="006B605B" w:rsidRDefault="006B605B" w:rsidP="00D31F38">
      <w:pPr>
        <w:pStyle w:val="CommentText"/>
      </w:pPr>
      <w:r>
        <w:rPr>
          <w:rStyle w:val="CommentReference"/>
        </w:rPr>
        <w:annotationRef/>
      </w:r>
      <w:r>
        <w:t>Send up, or ascribe?</w:t>
      </w:r>
    </w:p>
  </w:comment>
  <w:comment w:id="338" w:author="Windows User" w:date="2015-10-30T08:56:00Z" w:initials="WU">
    <w:p w14:paraId="5622D018" w14:textId="77777777" w:rsidR="006B605B" w:rsidRDefault="006B605B" w:rsidP="00D31F38">
      <w:pPr>
        <w:pStyle w:val="CommentText"/>
      </w:pPr>
      <w:r>
        <w:rPr>
          <w:rStyle w:val="CommentReference"/>
        </w:rPr>
        <w:annotationRef/>
      </w:r>
      <w:r>
        <w:t>doxology or glorification?</w:t>
      </w:r>
    </w:p>
  </w:comment>
  <w:comment w:id="339" w:author="Windows User" w:date="2015-10-30T08:56:00Z" w:initials="WU">
    <w:p w14:paraId="10960ED9" w14:textId="77777777" w:rsidR="006B605B" w:rsidRDefault="006B605B"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6B605B" w:rsidRDefault="006B605B" w:rsidP="00D31F38">
      <w:pPr>
        <w:pStyle w:val="CommentText"/>
      </w:pPr>
      <w:r>
        <w:rPr>
          <w:rStyle w:val="CommentReference"/>
        </w:rPr>
        <w:annotationRef/>
      </w:r>
      <w:r>
        <w:t>You?</w:t>
      </w:r>
    </w:p>
  </w:comment>
  <w:comment w:id="341" w:author="Windows User" w:date="2015-10-30T08:56:00Z" w:initials="WU">
    <w:p w14:paraId="744CF838" w14:textId="77777777" w:rsidR="006B605B" w:rsidRDefault="006B605B"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6B605B" w:rsidRDefault="006B605B"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6B605B" w:rsidRDefault="006B605B" w:rsidP="00D31F38">
      <w:pPr>
        <w:pStyle w:val="CommentText"/>
      </w:pPr>
      <w:r>
        <w:rPr>
          <w:rStyle w:val="CommentReference"/>
        </w:rPr>
        <w:annotationRef/>
      </w:r>
      <w:r>
        <w:t>supplication or cry?</w:t>
      </w:r>
    </w:p>
  </w:comment>
  <w:comment w:id="344" w:author="Windows User" w:date="2015-10-30T08:56:00Z" w:initials="WU">
    <w:p w14:paraId="4FD2340C" w14:textId="77777777" w:rsidR="006B605B" w:rsidRDefault="006B605B"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6B605B" w:rsidRDefault="006B605B" w:rsidP="00D31F38">
      <w:pPr>
        <w:pStyle w:val="CommentText"/>
      </w:pPr>
      <w:r>
        <w:rPr>
          <w:rStyle w:val="CommentReference"/>
        </w:rPr>
        <w:annotationRef/>
      </w:r>
      <w:r>
        <w:t>revive or deliver?</w:t>
      </w:r>
    </w:p>
  </w:comment>
  <w:comment w:id="346" w:author="Windows User" w:date="2015-10-30T08:56:00Z" w:initials="WU">
    <w:p w14:paraId="45934B86" w14:textId="77777777" w:rsidR="006B605B" w:rsidRDefault="006B605B"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6B605B" w:rsidRDefault="006B605B" w:rsidP="00D31F38">
      <w:pPr>
        <w:pStyle w:val="CommentText"/>
      </w:pPr>
      <w:r>
        <w:rPr>
          <w:rStyle w:val="CommentReference"/>
        </w:rPr>
        <w:annotationRef/>
      </w:r>
      <w:r>
        <w:t>blessing or praise?</w:t>
      </w:r>
    </w:p>
  </w:comment>
  <w:comment w:id="348" w:author="Windows User" w:date="2015-10-30T08:56:00Z" w:initials="WU">
    <w:p w14:paraId="30167A78" w14:textId="77777777" w:rsidR="006B605B" w:rsidRDefault="006B605B"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6B605B" w:rsidRDefault="006B605B" w:rsidP="00D31F38">
      <w:pPr>
        <w:pStyle w:val="CommentText"/>
      </w:pPr>
      <w:r>
        <w:rPr>
          <w:rStyle w:val="CommentReference"/>
        </w:rPr>
        <w:annotationRef/>
      </w:r>
      <w:r>
        <w:t>rightous, true, or truth?</w:t>
      </w:r>
    </w:p>
  </w:comment>
  <w:comment w:id="350" w:author="Windows User" w:date="2015-10-30T08:56:00Z" w:initials="WU">
    <w:p w14:paraId="668FF70C" w14:textId="77777777" w:rsidR="006B605B" w:rsidRDefault="006B605B" w:rsidP="00D31F38">
      <w:pPr>
        <w:pStyle w:val="CommentText"/>
      </w:pPr>
      <w:r>
        <w:rPr>
          <w:rStyle w:val="CommentReference"/>
        </w:rPr>
        <w:annotationRef/>
      </w:r>
      <w:r>
        <w:t>meditation, or delight?</w:t>
      </w:r>
    </w:p>
  </w:comment>
  <w:comment w:id="351" w:author="Windows User" w:date="2015-10-30T08:56:00Z" w:initials="WU">
    <w:p w14:paraId="3C05865D" w14:textId="77777777" w:rsidR="006B605B" w:rsidRDefault="006B605B" w:rsidP="00D31F38">
      <w:pPr>
        <w:pStyle w:val="CommentText"/>
      </w:pPr>
      <w:r>
        <w:rPr>
          <w:rStyle w:val="CommentReference"/>
        </w:rPr>
        <w:annotationRef/>
      </w:r>
      <w:r>
        <w:t>forever or always?</w:t>
      </w:r>
    </w:p>
  </w:comment>
  <w:comment w:id="352" w:author="Windows User" w:date="2015-10-30T08:56:00Z" w:initials="WU">
    <w:p w14:paraId="3B00730E" w14:textId="77777777" w:rsidR="006B605B" w:rsidRDefault="006B605B" w:rsidP="00D31F38">
      <w:pPr>
        <w:pStyle w:val="CommentText"/>
      </w:pPr>
      <w:r>
        <w:rPr>
          <w:rStyle w:val="CommentReference"/>
        </w:rPr>
        <w:annotationRef/>
      </w:r>
      <w:r>
        <w:t>and forever?</w:t>
      </w:r>
    </w:p>
  </w:comment>
  <w:comment w:id="353" w:author="Windows User" w:date="2015-10-30T08:56:00Z" w:initials="WU">
    <w:p w14:paraId="1B4AAEB0" w14:textId="77777777" w:rsidR="006B605B" w:rsidRDefault="006B605B" w:rsidP="00D31F38">
      <w:pPr>
        <w:pStyle w:val="CommentText"/>
      </w:pPr>
      <w:r>
        <w:rPr>
          <w:rStyle w:val="CommentReference"/>
        </w:rPr>
        <w:annotationRef/>
      </w:r>
      <w:r>
        <w:t>be?</w:t>
      </w:r>
    </w:p>
  </w:comment>
  <w:comment w:id="354" w:author="Windows User" w:date="2015-10-30T08:56:00Z" w:initials="WU">
    <w:p w14:paraId="1B1C5E2C" w14:textId="77777777" w:rsidR="006B605B" w:rsidRDefault="006B605B" w:rsidP="00D31F38">
      <w:pPr>
        <w:pStyle w:val="CommentText"/>
      </w:pPr>
      <w:r>
        <w:rPr>
          <w:rStyle w:val="CommentReference"/>
        </w:rPr>
        <w:annotationRef/>
      </w:r>
      <w:r>
        <w:t>be?</w:t>
      </w:r>
    </w:p>
  </w:comment>
  <w:comment w:id="355" w:author="Windows User" w:date="2015-10-30T08:56:00Z" w:initials="WU">
    <w:p w14:paraId="2A55755C" w14:textId="77777777" w:rsidR="006B605B" w:rsidRDefault="006B605B"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6B605B" w:rsidRDefault="006B605B" w:rsidP="00D31F38">
      <w:pPr>
        <w:pStyle w:val="CommentText"/>
      </w:pPr>
      <w:r>
        <w:rPr>
          <w:rStyle w:val="CommentReference"/>
        </w:rPr>
        <w:annotationRef/>
      </w:r>
      <w:r>
        <w:t>utter or declare?</w:t>
      </w:r>
    </w:p>
  </w:comment>
  <w:comment w:id="364" w:author="Windows User" w:date="2015-10-30T08:56:00Z" w:initials="BS">
    <w:p w14:paraId="5E20C97F" w14:textId="77777777" w:rsidR="006B605B" w:rsidRDefault="006B605B" w:rsidP="00D31F38">
      <w:pPr>
        <w:pStyle w:val="CommentText"/>
      </w:pPr>
      <w:r>
        <w:rPr>
          <w:rStyle w:val="CommentReference"/>
        </w:rPr>
        <w:annotationRef/>
      </w:r>
      <w:r>
        <w:t>look at? look upon? regard?</w:t>
      </w:r>
    </w:p>
  </w:comment>
  <w:comment w:id="365" w:author="Windows User" w:date="2015-10-30T08:56:00Z" w:initials="BS">
    <w:p w14:paraId="2ADF0207" w14:textId="77777777" w:rsidR="006B605B" w:rsidRDefault="006B605B" w:rsidP="00D31F38">
      <w:pPr>
        <w:pStyle w:val="CommentText"/>
      </w:pPr>
      <w:r>
        <w:rPr>
          <w:rStyle w:val="CommentReference"/>
        </w:rPr>
        <w:annotationRef/>
      </w:r>
      <w:r>
        <w:t>no one?</w:t>
      </w:r>
    </w:p>
  </w:comment>
  <w:comment w:id="366" w:author="Windows User" w:date="2015-10-30T08:56:00Z" w:initials="BS">
    <w:p w14:paraId="485D87CE" w14:textId="77777777" w:rsidR="006B605B" w:rsidRDefault="006B605B" w:rsidP="00D31F38">
      <w:pPr>
        <w:pStyle w:val="CommentText"/>
      </w:pPr>
      <w:r>
        <w:rPr>
          <w:rStyle w:val="CommentReference"/>
        </w:rPr>
        <w:annotationRef/>
      </w:r>
      <w:r>
        <w:t>in?</w:t>
      </w:r>
    </w:p>
    <w:p w14:paraId="472FCBB1" w14:textId="77777777" w:rsidR="006B605B" w:rsidRDefault="006B605B" w:rsidP="00D31F38">
      <w:pPr>
        <w:pStyle w:val="CommentText"/>
      </w:pPr>
    </w:p>
  </w:comment>
  <w:comment w:id="367" w:author="Windows User" w:date="2015-10-30T08:56:00Z" w:initials="BS">
    <w:p w14:paraId="0FA627AF" w14:textId="77777777" w:rsidR="006B605B" w:rsidRDefault="006B605B" w:rsidP="00D31F38">
      <w:pPr>
        <w:pStyle w:val="CommentText"/>
      </w:pPr>
      <w:r>
        <w:rPr>
          <w:rStyle w:val="CommentReference"/>
        </w:rPr>
        <w:annotationRef/>
      </w:r>
      <w:r>
        <w:t>before?</w:t>
      </w:r>
    </w:p>
  </w:comment>
  <w:comment w:id="368" w:author="Windows User" w:date="2015-10-30T08:56:00Z" w:initials="BS">
    <w:p w14:paraId="744D2B01" w14:textId="77777777" w:rsidR="006B605B" w:rsidRDefault="006B605B"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6B605B" w:rsidRDefault="006B605B"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6B605B" w:rsidRDefault="006B605B"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6B605B" w:rsidRDefault="006B605B"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6B605B" w:rsidRDefault="006B605B" w:rsidP="00D31F38">
      <w:pPr>
        <w:pStyle w:val="CommentText"/>
      </w:pPr>
      <w:r>
        <w:rPr>
          <w:rStyle w:val="CommentReference"/>
        </w:rPr>
        <w:annotationRef/>
      </w:r>
      <w:r>
        <w:t>spices or ointment</w:t>
      </w:r>
    </w:p>
  </w:comment>
  <w:comment w:id="373" w:author="Windows User" w:date="2015-10-30T08:56:00Z" w:initials="BS">
    <w:p w14:paraId="5C973492" w14:textId="77777777" w:rsidR="006B605B" w:rsidRDefault="006B605B" w:rsidP="00D31F38">
      <w:pPr>
        <w:pStyle w:val="CommentText"/>
      </w:pPr>
      <w:r>
        <w:rPr>
          <w:rStyle w:val="CommentReference"/>
        </w:rPr>
        <w:annotationRef/>
      </w:r>
      <w:r>
        <w:t>Is risen or has risen?</w:t>
      </w:r>
    </w:p>
  </w:comment>
  <w:comment w:id="374" w:author="Windows User" w:date="2015-10-30T08:56:00Z" w:initials="BS">
    <w:p w14:paraId="2FC8AFF7" w14:textId="77777777" w:rsidR="006B605B" w:rsidRDefault="006B605B"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6B605B" w:rsidRDefault="006B605B"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6B605B" w:rsidRDefault="006B605B" w:rsidP="00D31F38">
      <w:pPr>
        <w:pStyle w:val="CommentText"/>
      </w:pPr>
      <w:r>
        <w:rPr>
          <w:rStyle w:val="CommentReference"/>
        </w:rPr>
        <w:annotationRef/>
      </w:r>
      <w:r>
        <w:t xml:space="preserve">decay? </w:t>
      </w:r>
    </w:p>
  </w:comment>
  <w:comment w:id="378" w:author="Windows User" w:date="2015-10-30T08:56:00Z" w:initials="WU">
    <w:p w14:paraId="70A28C39" w14:textId="77777777" w:rsidR="006B605B" w:rsidRDefault="006B605B"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6B605B" w:rsidRDefault="006B605B"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6B605B" w:rsidRDefault="006B605B"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6B605B" w:rsidRDefault="006B605B"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6B605B" w:rsidRDefault="006B605B"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6B605B" w:rsidRDefault="006B605B" w:rsidP="00D31F38">
      <w:pPr>
        <w:pStyle w:val="CommentText"/>
      </w:pPr>
      <w:r>
        <w:rPr>
          <w:rStyle w:val="CommentReference"/>
        </w:rPr>
        <w:annotationRef/>
      </w:r>
      <w:r>
        <w:t>crushed or destroyed?</w:t>
      </w:r>
    </w:p>
  </w:comment>
  <w:comment w:id="384" w:author="Windows User" w:date="2015-10-30T08:56:00Z" w:initials="WU">
    <w:p w14:paraId="2D37744E" w14:textId="77777777" w:rsidR="006B605B" w:rsidRDefault="006B605B"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6B605B" w:rsidRDefault="006B605B" w:rsidP="00D31F38">
      <w:pPr>
        <w:pStyle w:val="CommentText"/>
      </w:pPr>
      <w:r>
        <w:rPr>
          <w:rStyle w:val="CommentReference"/>
        </w:rPr>
        <w:annotationRef/>
      </w:r>
      <w:r>
        <w:t>sent or sent forth?</w:t>
      </w:r>
    </w:p>
  </w:comment>
  <w:comment w:id="386" w:author="Windows User" w:date="2015-10-30T08:56:00Z" w:initials="WU">
    <w:p w14:paraId="6E78BA80" w14:textId="77777777" w:rsidR="006B605B" w:rsidRDefault="006B605B" w:rsidP="00D31F38">
      <w:pPr>
        <w:pStyle w:val="CommentText"/>
      </w:pPr>
      <w:r>
        <w:rPr>
          <w:rStyle w:val="CommentReference"/>
        </w:rPr>
        <w:annotationRef/>
      </w:r>
      <w:r>
        <w:t>or saints? ft note?</w:t>
      </w:r>
    </w:p>
  </w:comment>
  <w:comment w:id="387" w:author="Windows User" w:date="2015-10-30T08:56:00Z" w:initials="WU">
    <w:p w14:paraId="2897BA2F" w14:textId="77777777" w:rsidR="006B605B" w:rsidRDefault="006B605B"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6B605B" w:rsidRDefault="006B605B" w:rsidP="00D31F38">
      <w:pPr>
        <w:pStyle w:val="CommentText"/>
      </w:pPr>
      <w:r>
        <w:rPr>
          <w:rStyle w:val="CommentReference"/>
        </w:rPr>
        <w:annotationRef/>
      </w:r>
      <w:r>
        <w:t>redeemed? or chose?</w:t>
      </w:r>
    </w:p>
  </w:comment>
  <w:comment w:id="389" w:author="Windows User" w:date="2015-10-30T08:56:00Z" w:initials="WU">
    <w:p w14:paraId="0E9DC1B8" w14:textId="77777777" w:rsidR="006B605B" w:rsidRDefault="006B605B"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6B605B" w:rsidRDefault="006B605B" w:rsidP="00D31F38">
      <w:pPr>
        <w:pStyle w:val="CommentText"/>
      </w:pPr>
      <w:r>
        <w:rPr>
          <w:rStyle w:val="CommentReference"/>
        </w:rPr>
        <w:annotationRef/>
      </w:r>
      <w:r>
        <w:t>Nets has pangs.</w:t>
      </w:r>
    </w:p>
  </w:comment>
  <w:comment w:id="391" w:author="Windows User" w:date="2015-10-30T08:56:00Z" w:initials="WU">
    <w:p w14:paraId="6297DC8C" w14:textId="77777777" w:rsidR="006B605B" w:rsidRDefault="006B605B"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6B605B" w:rsidRDefault="006B605B"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6B605B" w:rsidRDefault="006B605B"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6B605B" w:rsidRDefault="006B605B" w:rsidP="00D31F38">
      <w:pPr>
        <w:pStyle w:val="CommentText"/>
      </w:pPr>
      <w:r>
        <w:rPr>
          <w:rStyle w:val="CommentReference"/>
        </w:rPr>
        <w:annotationRef/>
      </w:r>
      <w:r>
        <w:t>For? or Since?</w:t>
      </w:r>
    </w:p>
  </w:comment>
  <w:comment w:id="395" w:author="Windows User" w:date="2015-10-30T08:56:00Z" w:initials="WU">
    <w:p w14:paraId="031A7CF6" w14:textId="77777777" w:rsidR="006B605B" w:rsidRDefault="006B605B"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6B605B" w:rsidRDefault="006B605B">
      <w:pPr>
        <w:pStyle w:val="CommentText"/>
      </w:pPr>
      <w:r>
        <w:rPr>
          <w:rStyle w:val="CommentReference"/>
        </w:rPr>
        <w:annotationRef/>
      </w:r>
      <w:r>
        <w:t>Or “he has greatly glorified Himself, as NETS?</w:t>
      </w:r>
    </w:p>
  </w:comment>
  <w:comment w:id="397" w:author="Windows User" w:date="2015-10-30T08:56:00Z" w:initials="WU">
    <w:p w14:paraId="2A38A2FD" w14:textId="77777777" w:rsidR="006B605B" w:rsidRDefault="006B605B"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6B605B" w:rsidRDefault="006B605B"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6B605B" w:rsidRDefault="006B605B" w:rsidP="00D31F38">
      <w:pPr>
        <w:pStyle w:val="CommentText"/>
      </w:pPr>
      <w:r>
        <w:rPr>
          <w:rStyle w:val="CommentReference"/>
        </w:rPr>
        <w:annotationRef/>
      </w:r>
      <w:r>
        <w:t>path or walkway?</w:t>
      </w:r>
    </w:p>
  </w:comment>
  <w:comment w:id="406" w:author="Brett Slote" w:date="2015-10-30T08:56:00Z" w:initials="BS">
    <w:p w14:paraId="049D3BBD" w14:textId="77777777" w:rsidR="006B605B" w:rsidRDefault="006B605B"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6B605B" w:rsidRDefault="006B605B"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6B605B" w:rsidRDefault="006B605B"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6B605B" w:rsidRDefault="006B605B" w:rsidP="00D31F38">
      <w:pPr>
        <w:pStyle w:val="CommentText"/>
      </w:pPr>
      <w:r>
        <w:rPr>
          <w:rStyle w:val="CommentReference"/>
        </w:rPr>
        <w:annotationRef/>
      </w:r>
      <w:r>
        <w:t>praising or singing?</w:t>
      </w:r>
    </w:p>
  </w:comment>
  <w:comment w:id="410" w:author="Windows User" w:date="2015-10-30T08:56:00Z" w:initials="WU">
    <w:p w14:paraId="56B7B31B" w14:textId="77777777" w:rsidR="006B605B" w:rsidRDefault="006B605B"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6B605B" w:rsidRDefault="006B605B" w:rsidP="00344A59">
      <w:pPr>
        <w:pStyle w:val="CommentText"/>
      </w:pPr>
      <w:r>
        <w:rPr>
          <w:rStyle w:val="CommentReference"/>
        </w:rPr>
        <w:annotationRef/>
      </w:r>
      <w:r>
        <w:t>check</w:t>
      </w:r>
    </w:p>
  </w:comment>
  <w:comment w:id="431" w:author="Windows User" w:date="2015-10-30T08:56:00Z" w:initials="BS">
    <w:p w14:paraId="396316C8" w14:textId="77777777" w:rsidR="006B605B" w:rsidRDefault="006B605B"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6B605B" w:rsidRDefault="006B605B"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6B605B" w:rsidRDefault="006B605B" w:rsidP="00D31F38">
      <w:pPr>
        <w:pStyle w:val="CommentText"/>
      </w:pPr>
      <w:r>
        <w:rPr>
          <w:rStyle w:val="CommentReference"/>
        </w:rPr>
        <w:annotationRef/>
      </w:r>
      <w:r>
        <w:t>heavens?</w:t>
      </w:r>
    </w:p>
  </w:comment>
  <w:comment w:id="445" w:author="Windows User" w:date="2015-10-30T08:56:00Z" w:initials="BS">
    <w:p w14:paraId="57E2DDC4" w14:textId="77777777" w:rsidR="006B605B" w:rsidRDefault="006B605B" w:rsidP="00D31F38">
      <w:pPr>
        <w:pStyle w:val="CommentText"/>
      </w:pPr>
      <w:r>
        <w:rPr>
          <w:rStyle w:val="CommentReference"/>
        </w:rPr>
        <w:annotationRef/>
      </w:r>
      <w:r>
        <w:t>NETS omits clouds</w:t>
      </w:r>
    </w:p>
  </w:comment>
  <w:comment w:id="446" w:author="Windows User" w:date="2015-10-30T08:56:00Z" w:initials="BS">
    <w:p w14:paraId="35628364" w14:textId="77777777" w:rsidR="006B605B" w:rsidRDefault="006B605B" w:rsidP="00D31F38">
      <w:pPr>
        <w:pStyle w:val="CommentText"/>
      </w:pPr>
      <w:r>
        <w:rPr>
          <w:rStyle w:val="CommentReference"/>
        </w:rPr>
        <w:annotationRef/>
      </w:r>
      <w:r>
        <w:t>NETS omits this vs</w:t>
      </w:r>
    </w:p>
  </w:comment>
  <w:comment w:id="447" w:author="Windows User" w:date="2015-10-30T08:56:00Z" w:initials="BS">
    <w:p w14:paraId="1F576F58" w14:textId="77777777" w:rsidR="006B605B" w:rsidRDefault="006B605B"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6B605B" w:rsidRDefault="006B605B"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6B605B" w:rsidRDefault="006B605B"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6B605B" w:rsidRDefault="006B605B" w:rsidP="00D31F38">
      <w:pPr>
        <w:pStyle w:val="CommentText"/>
      </w:pPr>
      <w:r>
        <w:rPr>
          <w:rStyle w:val="CommentReference"/>
        </w:rPr>
        <w:annotationRef/>
      </w:r>
      <w:r>
        <w:t>Get rid of ye’s!</w:t>
      </w:r>
    </w:p>
  </w:comment>
  <w:comment w:id="451" w:author="Windows User" w:date="2015-10-30T08:56:00Z" w:initials="BS">
    <w:p w14:paraId="66BEE13E" w14:textId="77777777" w:rsidR="006B605B" w:rsidRDefault="006B605B" w:rsidP="00D31F38">
      <w:pPr>
        <w:pStyle w:val="CommentText"/>
      </w:pPr>
      <w:r>
        <w:rPr>
          <w:rStyle w:val="CommentReference"/>
        </w:rPr>
        <w:annotationRef/>
      </w:r>
      <w:r>
        <w:t>NETS has sea-monsters</w:t>
      </w:r>
    </w:p>
  </w:comment>
  <w:comment w:id="452" w:author="Windows User" w:date="2015-10-30T08:56:00Z" w:initials="BS">
    <w:p w14:paraId="43D401E2" w14:textId="77777777" w:rsidR="006B605B" w:rsidRDefault="006B605B"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6B605B" w:rsidRDefault="006B605B" w:rsidP="00D31F38">
      <w:pPr>
        <w:pStyle w:val="CommentText"/>
      </w:pPr>
      <w:r>
        <w:rPr>
          <w:rStyle w:val="CommentReference"/>
        </w:rPr>
        <w:annotationRef/>
      </w:r>
      <w:r>
        <w:t>NETS has all humans on earth</w:t>
      </w:r>
    </w:p>
  </w:comment>
  <w:comment w:id="454" w:author="Windows User" w:date="2015-10-30T08:56:00Z" w:initials="BS">
    <w:p w14:paraId="6D54AC70" w14:textId="77777777" w:rsidR="006B605B" w:rsidRDefault="006B605B"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6B605B" w:rsidRDefault="006B605B" w:rsidP="00D31F38">
      <w:pPr>
        <w:pStyle w:val="CommentText"/>
      </w:pPr>
      <w:r>
        <w:rPr>
          <w:rStyle w:val="CommentReference"/>
        </w:rPr>
        <w:annotationRef/>
      </w:r>
      <w:r>
        <w:t>NETS ends quite differently</w:t>
      </w:r>
    </w:p>
  </w:comment>
  <w:comment w:id="461" w:author="Windows User" w:date="2015-10-30T08:56:00Z" w:initials="BS">
    <w:p w14:paraId="72C14B6E" w14:textId="77777777" w:rsidR="006B605B" w:rsidRDefault="006B605B"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6B605B" w:rsidRDefault="006B605B" w:rsidP="003758F4">
      <w:pPr>
        <w:pStyle w:val="CommentText"/>
      </w:pPr>
      <w:r>
        <w:rPr>
          <w:rStyle w:val="CommentReference"/>
        </w:rPr>
        <w:annotationRef/>
      </w:r>
      <w:r>
        <w:t>heavens?</w:t>
      </w:r>
    </w:p>
  </w:comment>
  <w:comment w:id="463" w:author="Windows User" w:date="2015-10-30T08:56:00Z" w:initials="BS">
    <w:p w14:paraId="18B419AF" w14:textId="77777777" w:rsidR="006B605B" w:rsidRDefault="006B605B"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6B605B" w:rsidRDefault="006B605B"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6B605B" w:rsidRDefault="006B605B"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6B605B" w:rsidRDefault="006B605B" w:rsidP="003758F4">
      <w:pPr>
        <w:pStyle w:val="CommentText"/>
      </w:pPr>
      <w:r>
        <w:rPr>
          <w:rStyle w:val="CommentReference"/>
        </w:rPr>
        <w:annotationRef/>
      </w:r>
      <w:r>
        <w:t>NETS has all humans on earth</w:t>
      </w:r>
    </w:p>
  </w:comment>
  <w:comment w:id="467" w:author="Windows User" w:date="2015-10-30T08:56:00Z" w:initials="BS">
    <w:p w14:paraId="4CB6D1D8" w14:textId="77777777" w:rsidR="006B605B" w:rsidRDefault="006B605B"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6B605B" w:rsidRDefault="006B605B" w:rsidP="003758F4">
      <w:pPr>
        <w:pStyle w:val="CommentText"/>
      </w:pPr>
      <w:r>
        <w:rPr>
          <w:rStyle w:val="CommentReference"/>
        </w:rPr>
        <w:annotationRef/>
      </w:r>
      <w:r>
        <w:t>NETS ends quite differently</w:t>
      </w:r>
    </w:p>
  </w:comment>
  <w:comment w:id="470" w:author="Windows User" w:date="2015-10-30T08:56:00Z" w:initials="BS">
    <w:p w14:paraId="499D113D" w14:textId="77777777" w:rsidR="006B605B" w:rsidRDefault="006B605B" w:rsidP="00D31F38">
      <w:pPr>
        <w:pStyle w:val="CommentText"/>
      </w:pPr>
      <w:r>
        <w:rPr>
          <w:rStyle w:val="CommentReference"/>
        </w:rPr>
        <w:annotationRef/>
      </w:r>
      <w:r>
        <w:t>giver, or maker?</w:t>
      </w:r>
    </w:p>
  </w:comment>
  <w:comment w:id="471" w:author="Windows User" w:date="2015-10-30T08:56:00Z" w:initials="BS">
    <w:p w14:paraId="29AB3125" w14:textId="77777777" w:rsidR="006B605B" w:rsidRDefault="006B605B" w:rsidP="00D31F38">
      <w:pPr>
        <w:pStyle w:val="CommentText"/>
      </w:pPr>
      <w:r>
        <w:rPr>
          <w:rStyle w:val="CommentReference"/>
        </w:rPr>
        <w:annotationRef/>
      </w:r>
      <w:r>
        <w:t>even NETS has Hananias</w:t>
      </w:r>
    </w:p>
  </w:comment>
  <w:comment w:id="472" w:author="Windows User" w:date="2015-10-30T08:56:00Z" w:initials="BS">
    <w:p w14:paraId="27892612" w14:textId="77777777" w:rsidR="006B605B" w:rsidRDefault="006B605B"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6B605B" w:rsidRDefault="006B605B" w:rsidP="00D31F38">
      <w:pPr>
        <w:pStyle w:val="CommentText"/>
      </w:pPr>
      <w:r>
        <w:rPr>
          <w:rStyle w:val="CommentReference"/>
        </w:rPr>
        <w:annotationRef/>
      </w:r>
      <w:r>
        <w:t>Coptic doesn't have "Our God"</w:t>
      </w:r>
    </w:p>
  </w:comment>
  <w:comment w:id="474" w:author="Windows User" w:date="2015-10-30T08:56:00Z" w:initials="BS">
    <w:p w14:paraId="5F8EC33A" w14:textId="77777777" w:rsidR="006B605B" w:rsidRDefault="006B605B" w:rsidP="00D31F38">
      <w:pPr>
        <w:pStyle w:val="CommentText"/>
      </w:pPr>
      <w:r>
        <w:rPr>
          <w:rStyle w:val="CommentReference"/>
        </w:rPr>
        <w:annotationRef/>
      </w:r>
      <w:r>
        <w:t>celebrate or proclaim?</w:t>
      </w:r>
    </w:p>
  </w:comment>
  <w:comment w:id="475" w:author="Windows User" w:date="2015-10-30T08:56:00Z" w:initials="BS">
    <w:p w14:paraId="02E465F6" w14:textId="77777777" w:rsidR="006B605B" w:rsidRDefault="006B605B" w:rsidP="00D31F38">
      <w:pPr>
        <w:pStyle w:val="CommentText"/>
      </w:pPr>
      <w:r>
        <w:rPr>
          <w:rStyle w:val="CommentReference"/>
        </w:rPr>
        <w:annotationRef/>
      </w:r>
      <w:r>
        <w:t>persevere or be sober?</w:t>
      </w:r>
    </w:p>
  </w:comment>
  <w:comment w:id="476" w:author="Windows User" w:date="2015-10-30T08:56:00Z" w:initials="BS">
    <w:p w14:paraId="0F283256" w14:textId="77777777" w:rsidR="006B605B" w:rsidRDefault="006B605B"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6B605B" w:rsidRDefault="006B605B" w:rsidP="00D31F38">
      <w:pPr>
        <w:pStyle w:val="CommentText"/>
      </w:pPr>
      <w:r>
        <w:rPr>
          <w:rStyle w:val="CommentReference"/>
        </w:rPr>
        <w:annotationRef/>
      </w:r>
      <w:r>
        <w:t>esmo is bless, not praise...</w:t>
      </w:r>
    </w:p>
  </w:comment>
  <w:comment w:id="478" w:author="Windows User" w:date="2015-10-30T08:56:00Z" w:initials="BS">
    <w:p w14:paraId="22452F1B" w14:textId="77777777" w:rsidR="006B605B" w:rsidRDefault="006B605B"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6B605B" w:rsidRDefault="006B605B"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6B605B" w:rsidRDefault="006B605B"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6B605B" w:rsidRDefault="006B605B"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6B605B" w:rsidRDefault="006B605B" w:rsidP="00D31F38">
      <w:pPr>
        <w:pStyle w:val="CommentText"/>
      </w:pPr>
      <w:r>
        <w:rPr>
          <w:rStyle w:val="CommentReference"/>
        </w:rPr>
        <w:annotationRef/>
      </w:r>
      <w:r>
        <w:t>disobedient? heretics?</w:t>
      </w:r>
    </w:p>
  </w:comment>
  <w:comment w:id="483" w:author="Windows User" w:date="2015-10-30T08:56:00Z" w:initials="BS">
    <w:p w14:paraId="298A6523" w14:textId="77777777" w:rsidR="006B605B" w:rsidRDefault="006B605B" w:rsidP="00D31F38">
      <w:pPr>
        <w:pStyle w:val="CommentText"/>
      </w:pPr>
      <w:r>
        <w:rPr>
          <w:rStyle w:val="CommentReference"/>
        </w:rPr>
        <w:annotationRef/>
      </w:r>
      <w:r>
        <w:t>souls or spirits?</w:t>
      </w:r>
    </w:p>
  </w:comment>
  <w:comment w:id="484" w:author="Windows User" w:date="2015-10-30T08:56:00Z" w:initials="BS">
    <w:p w14:paraId="3D56C030" w14:textId="77777777" w:rsidR="006B605B" w:rsidRDefault="006B605B" w:rsidP="00D31F38">
      <w:pPr>
        <w:pStyle w:val="CommentText"/>
      </w:pPr>
      <w:r>
        <w:rPr>
          <w:rStyle w:val="CommentReference"/>
        </w:rPr>
        <w:annotationRef/>
      </w:r>
      <w:r>
        <w:t>humble or contrite?</w:t>
      </w:r>
    </w:p>
  </w:comment>
  <w:comment w:id="485" w:author="Windows User" w:date="2015-10-30T08:56:00Z" w:initials="BS">
    <w:p w14:paraId="4417CE6C" w14:textId="77777777" w:rsidR="006B605B" w:rsidRDefault="006B605B" w:rsidP="00D31F38">
      <w:pPr>
        <w:pStyle w:val="CommentText"/>
      </w:pPr>
      <w:r>
        <w:rPr>
          <w:rStyle w:val="CommentReference"/>
        </w:rPr>
        <w:annotationRef/>
      </w:r>
      <w:r>
        <w:t>hearts?</w:t>
      </w:r>
    </w:p>
  </w:comment>
  <w:comment w:id="486" w:author="Windows User" w:date="2015-10-30T08:56:00Z" w:initials="BS">
    <w:p w14:paraId="6056EF08" w14:textId="77777777" w:rsidR="006B605B" w:rsidRDefault="006B605B" w:rsidP="00D31F38">
      <w:pPr>
        <w:pStyle w:val="CommentText"/>
      </w:pPr>
      <w:r>
        <w:rPr>
          <w:rStyle w:val="CommentReference"/>
        </w:rPr>
        <w:annotationRef/>
      </w:r>
      <w:r>
        <w:t>this or LA?</w:t>
      </w:r>
    </w:p>
  </w:comment>
  <w:comment w:id="487" w:author="Windows User" w:date="2015-10-30T08:56:00Z" w:initials="BS">
    <w:p w14:paraId="021CF208" w14:textId="77777777" w:rsidR="006B605B" w:rsidRDefault="006B605B" w:rsidP="00D31F38">
      <w:pPr>
        <w:pStyle w:val="CommentText"/>
      </w:pPr>
      <w:r>
        <w:rPr>
          <w:rStyle w:val="CommentReference"/>
        </w:rPr>
        <w:annotationRef/>
      </w:r>
      <w:r>
        <w:t>righteous of, or who revere</w:t>
      </w:r>
    </w:p>
  </w:comment>
  <w:comment w:id="488" w:author="Windows User" w:date="2015-10-30T08:56:00Z" w:initials="BS">
    <w:p w14:paraId="2B7DD481" w14:textId="77777777" w:rsidR="006B605B" w:rsidRDefault="006B605B"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6B605B" w:rsidRDefault="006B605B" w:rsidP="00D31F38">
      <w:pPr>
        <w:pStyle w:val="CommentText"/>
      </w:pPr>
      <w:r>
        <w:rPr>
          <w:rStyle w:val="CommentReference"/>
        </w:rPr>
        <w:annotationRef/>
      </w:r>
      <w:r>
        <w:t>that he may praise and say?</w:t>
      </w:r>
    </w:p>
  </w:comment>
  <w:comment w:id="507" w:author="Windows User" w:date="2015-11-21T13:00:00Z" w:initials="WU">
    <w:p w14:paraId="72B45ACE" w14:textId="77777777" w:rsidR="006B605B" w:rsidRDefault="006B605B" w:rsidP="00D31F38">
      <w:pPr>
        <w:pStyle w:val="CommentText"/>
      </w:pPr>
      <w:r>
        <w:rPr>
          <w:rStyle w:val="CommentReference"/>
        </w:rPr>
        <w:annotationRef/>
      </w:r>
      <w:r>
        <w:t>Check, and 2 above.</w:t>
      </w:r>
    </w:p>
  </w:comment>
  <w:comment w:id="508" w:author="Brett Slote" w:date="2015-10-30T08:56:00Z" w:initials="BS">
    <w:p w14:paraId="0C0C90F8" w14:textId="77777777" w:rsidR="006B605B" w:rsidRDefault="006B605B"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6B605B" w:rsidRDefault="006B605B" w:rsidP="00D31F38">
      <w:pPr>
        <w:pStyle w:val="CommentText"/>
      </w:pPr>
      <w:r>
        <w:rPr>
          <w:rStyle w:val="CommentReference"/>
        </w:rPr>
        <w:annotationRef/>
      </w:r>
      <w:r>
        <w:t>check</w:t>
      </w:r>
    </w:p>
  </w:comment>
  <w:comment w:id="510" w:author="Windows User" w:date="2015-11-21T13:00:00Z" w:initials="WU">
    <w:p w14:paraId="0CFC2594" w14:textId="77777777" w:rsidR="006B605B" w:rsidRDefault="006B605B" w:rsidP="00D31F38">
      <w:pPr>
        <w:pStyle w:val="CommentText"/>
      </w:pPr>
      <w:r>
        <w:rPr>
          <w:rStyle w:val="CommentReference"/>
        </w:rPr>
        <w:annotationRef/>
      </w:r>
      <w:r>
        <w:t>check</w:t>
      </w:r>
    </w:p>
  </w:comment>
  <w:comment w:id="511" w:author="Windows User" w:date="2015-11-21T13:01:00Z" w:initials="WU">
    <w:p w14:paraId="403A6460" w14:textId="77777777" w:rsidR="006B605B" w:rsidRDefault="006B605B" w:rsidP="00D31F38">
      <w:pPr>
        <w:pStyle w:val="CommentText"/>
      </w:pPr>
      <w:r>
        <w:rPr>
          <w:rStyle w:val="CommentReference"/>
        </w:rPr>
        <w:annotationRef/>
      </w:r>
      <w:r>
        <w:t>check, find Copitic</w:t>
      </w:r>
    </w:p>
  </w:comment>
  <w:comment w:id="512" w:author="Windows User" w:date="2015-10-30T08:56:00Z" w:initials="BS">
    <w:p w14:paraId="1B2986E7" w14:textId="77777777" w:rsidR="006B605B" w:rsidRDefault="006B605B"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6B605B" w:rsidRDefault="006B605B" w:rsidP="00D31F38">
      <w:pPr>
        <w:pStyle w:val="CommentText"/>
      </w:pPr>
      <w:r>
        <w:rPr>
          <w:rStyle w:val="CommentReference"/>
        </w:rPr>
        <w:annotationRef/>
      </w:r>
      <w:r>
        <w:t>add</w:t>
      </w:r>
    </w:p>
  </w:comment>
  <w:comment w:id="516" w:author="Windows User" w:date="2015-10-30T08:56:00Z" w:initials="BS">
    <w:p w14:paraId="76CF17E1" w14:textId="77777777" w:rsidR="006B605B" w:rsidRDefault="006B605B"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6B605B" w:rsidRDefault="006B605B" w:rsidP="00D31F38">
      <w:pPr>
        <w:pStyle w:val="CommentText"/>
      </w:pPr>
      <w:r>
        <w:rPr>
          <w:rStyle w:val="CommentReference"/>
        </w:rPr>
        <w:annotationRef/>
      </w:r>
      <w:r>
        <w:t>Communion or commemoration?</w:t>
      </w:r>
    </w:p>
  </w:comment>
  <w:comment w:id="518" w:author="Windows User" w:date="2015-11-21T13:01:00Z" w:initials="WU">
    <w:p w14:paraId="3C8EDFD6" w14:textId="77777777" w:rsidR="006B605B" w:rsidRDefault="006B605B" w:rsidP="00D31F38">
      <w:pPr>
        <w:pStyle w:val="CommentText"/>
      </w:pPr>
      <w:r>
        <w:rPr>
          <w:rStyle w:val="CommentReference"/>
        </w:rPr>
        <w:annotationRef/>
      </w:r>
      <w:r>
        <w:t>Check, and 2 above</w:t>
      </w:r>
    </w:p>
  </w:comment>
  <w:comment w:id="519" w:author="Brett Slote" w:date="2015-10-30T08:56:00Z" w:initials="BS">
    <w:p w14:paraId="502DF58D" w14:textId="77777777" w:rsidR="006B605B" w:rsidRDefault="006B605B"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6B605B" w:rsidRDefault="006B605B" w:rsidP="00D31F38">
      <w:pPr>
        <w:pStyle w:val="CommentText"/>
      </w:pPr>
      <w:r>
        <w:rPr>
          <w:rStyle w:val="CommentReference"/>
        </w:rPr>
        <w:annotationRef/>
      </w:r>
      <w:r>
        <w:t>check</w:t>
      </w:r>
    </w:p>
  </w:comment>
  <w:comment w:id="521" w:author="Windows User" w:date="2015-10-30T08:56:00Z" w:initials="BS">
    <w:p w14:paraId="303AD0FE" w14:textId="77777777" w:rsidR="006B605B" w:rsidRDefault="006B605B"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6B605B" w:rsidRDefault="006B605B" w:rsidP="00D31F38">
      <w:pPr>
        <w:pStyle w:val="CommentText"/>
      </w:pPr>
      <w:r>
        <w:rPr>
          <w:rStyle w:val="CommentReference"/>
        </w:rPr>
        <w:annotationRef/>
      </w:r>
      <w:r>
        <w:t>check.  Add Coptic</w:t>
      </w:r>
    </w:p>
  </w:comment>
  <w:comment w:id="528" w:author="Windows User" w:date="2015-11-02T12:45:00Z" w:initials="BS">
    <w:p w14:paraId="02E474EA" w14:textId="77777777" w:rsidR="006B605B" w:rsidRDefault="006B605B" w:rsidP="00D31F38">
      <w:pPr>
        <w:pStyle w:val="CommentText"/>
      </w:pPr>
      <w:r>
        <w:rPr>
          <w:rStyle w:val="CommentReference"/>
        </w:rPr>
        <w:annotationRef/>
      </w:r>
      <w:r>
        <w:t>Godhead or Divinity?</w:t>
      </w:r>
    </w:p>
  </w:comment>
  <w:comment w:id="529" w:author="Windows User" w:date="2015-10-30T08:56:00Z" w:initials="BS">
    <w:p w14:paraId="1165D588" w14:textId="77777777" w:rsidR="006B605B" w:rsidRDefault="006B605B"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6B605B" w:rsidRDefault="006B605B"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6B605B" w:rsidRDefault="006B605B"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6B605B" w:rsidRDefault="006B605B" w:rsidP="00D31F38">
      <w:pPr>
        <w:pStyle w:val="CommentText"/>
      </w:pPr>
      <w:r>
        <w:rPr>
          <w:rStyle w:val="CommentReference"/>
        </w:rPr>
        <w:annotationRef/>
      </w:r>
      <w:r>
        <w:t>check</w:t>
      </w:r>
    </w:p>
  </w:comment>
  <w:comment w:id="545" w:author="Windows User" w:date="2015-11-21T13:03:00Z" w:initials="WU">
    <w:p w14:paraId="2CFCDBC4" w14:textId="77777777" w:rsidR="006B605B" w:rsidRDefault="006B605B" w:rsidP="00D31F38">
      <w:pPr>
        <w:pStyle w:val="CommentText"/>
      </w:pPr>
      <w:r>
        <w:rPr>
          <w:rStyle w:val="CommentReference"/>
        </w:rPr>
        <w:annotationRef/>
      </w:r>
      <w:r>
        <w:t>check</w:t>
      </w:r>
    </w:p>
  </w:comment>
  <w:comment w:id="546" w:author="Windows User" w:date="2015-11-21T13:04:00Z" w:initials="WU">
    <w:p w14:paraId="7B87BF1F" w14:textId="77777777" w:rsidR="006B605B" w:rsidRDefault="006B605B" w:rsidP="00D31F38">
      <w:pPr>
        <w:pStyle w:val="CommentText"/>
      </w:pPr>
      <w:r>
        <w:rPr>
          <w:rStyle w:val="CommentReference"/>
        </w:rPr>
        <w:annotationRef/>
      </w:r>
      <w:r>
        <w:t>check</w:t>
      </w:r>
    </w:p>
  </w:comment>
  <w:comment w:id="547" w:author="Windows User" w:date="2015-10-30T08:56:00Z" w:initials="BS">
    <w:p w14:paraId="469A8399" w14:textId="77777777" w:rsidR="006B605B" w:rsidRDefault="006B605B"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6B605B" w:rsidRDefault="006B605B"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6B605B" w:rsidRDefault="006B605B"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6B605B" w:rsidRDefault="006B605B"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6B605B" w:rsidRDefault="006B605B"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6B605B" w:rsidRDefault="006B605B" w:rsidP="00D31F38">
      <w:pPr>
        <w:pStyle w:val="CommentText"/>
      </w:pPr>
      <w:r>
        <w:rPr>
          <w:rStyle w:val="CommentReference"/>
        </w:rPr>
        <w:annotationRef/>
      </w:r>
      <w:r>
        <w:t>NETS has rebukes. punishments?</w:t>
      </w:r>
    </w:p>
  </w:comment>
  <w:comment w:id="563" w:author="Windows User" w:date="2015-10-30T08:56:00Z" w:initials="BS">
    <w:p w14:paraId="37F1C98E" w14:textId="77777777" w:rsidR="006B605B" w:rsidRDefault="006B605B" w:rsidP="00D31F38">
      <w:pPr>
        <w:pStyle w:val="CommentText"/>
      </w:pPr>
      <w:r>
        <w:rPr>
          <w:rStyle w:val="CommentReference"/>
        </w:rPr>
        <w:annotationRef/>
      </w:r>
      <w:r>
        <w:t>psaltry? or lyre?</w:t>
      </w:r>
    </w:p>
  </w:comment>
  <w:comment w:id="564" w:author="Windows User" w:date="2015-10-30T08:56:00Z" w:initials="BS">
    <w:p w14:paraId="51CE2A65" w14:textId="77777777" w:rsidR="006B605B" w:rsidRDefault="006B605B" w:rsidP="00D31F38">
      <w:pPr>
        <w:pStyle w:val="CommentText"/>
      </w:pPr>
      <w:r>
        <w:rPr>
          <w:rStyle w:val="CommentReference"/>
        </w:rPr>
        <w:annotationRef/>
      </w:r>
      <w:r>
        <w:t>NETS has drum and dance.</w:t>
      </w:r>
    </w:p>
  </w:comment>
  <w:comment w:id="577" w:author="Windows User" w:date="2015-11-21T13:04:00Z" w:initials="WU">
    <w:p w14:paraId="43A5D1B1" w14:textId="77777777" w:rsidR="006B605B" w:rsidRDefault="006B605B" w:rsidP="00E35F1F">
      <w:pPr>
        <w:pStyle w:val="CommentText"/>
      </w:pPr>
      <w:r>
        <w:rPr>
          <w:rStyle w:val="CommentReference"/>
        </w:rPr>
        <w:annotationRef/>
      </w:r>
      <w:r>
        <w:t>check</w:t>
      </w:r>
    </w:p>
  </w:comment>
  <w:comment w:id="578" w:author="Windows User" w:date="2015-11-21T13:04:00Z" w:initials="WU">
    <w:p w14:paraId="4B6A4DE4" w14:textId="77777777" w:rsidR="006B605B" w:rsidRDefault="006B605B" w:rsidP="00E35F1F">
      <w:pPr>
        <w:pStyle w:val="CommentText"/>
      </w:pPr>
      <w:r>
        <w:rPr>
          <w:rStyle w:val="CommentReference"/>
        </w:rPr>
        <w:annotationRef/>
      </w:r>
      <w:r>
        <w:t>check</w:t>
      </w:r>
    </w:p>
  </w:comment>
  <w:comment w:id="579" w:author="Windows User" w:date="2015-10-30T08:56:00Z" w:initials="BS">
    <w:p w14:paraId="483AEE75" w14:textId="77777777" w:rsidR="006B605B" w:rsidRDefault="006B605B" w:rsidP="00E35F1F">
      <w:pPr>
        <w:pStyle w:val="CommentText"/>
      </w:pPr>
      <w:r>
        <w:rPr>
          <w:rStyle w:val="CommentReference"/>
        </w:rPr>
        <w:annotationRef/>
      </w:r>
      <w:r>
        <w:t>tense? praise or will praise?</w:t>
      </w:r>
    </w:p>
  </w:comment>
  <w:comment w:id="580" w:author="Windows User" w:date="2015-10-30T08:56:00Z" w:initials="BS">
    <w:p w14:paraId="17DAD50D" w14:textId="77777777" w:rsidR="006B605B" w:rsidRDefault="006B605B" w:rsidP="00E35F1F">
      <w:pPr>
        <w:pStyle w:val="CommentText"/>
      </w:pPr>
      <w:r>
        <w:rPr>
          <w:rStyle w:val="CommentReference"/>
        </w:rPr>
        <w:annotationRef/>
      </w:r>
      <w:r>
        <w:t>earth? land? creation?</w:t>
      </w:r>
    </w:p>
  </w:comment>
  <w:comment w:id="581" w:author="Windows User" w:date="2015-11-21T13:05:00Z" w:initials="WU">
    <w:p w14:paraId="412BFF55" w14:textId="77777777" w:rsidR="006B605B" w:rsidRDefault="006B605B" w:rsidP="00E35F1F">
      <w:pPr>
        <w:pStyle w:val="CommentText"/>
      </w:pPr>
      <w:r>
        <w:rPr>
          <w:rStyle w:val="CommentReference"/>
        </w:rPr>
        <w:annotationRef/>
      </w:r>
      <w:r>
        <w:t>check</w:t>
      </w:r>
    </w:p>
  </w:comment>
  <w:comment w:id="582" w:author="Windows User" w:date="2015-10-30T08:56:00Z" w:initials="BS">
    <w:p w14:paraId="4FEF2EC7" w14:textId="77777777" w:rsidR="006B605B" w:rsidRDefault="006B605B"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6B605B" w:rsidRDefault="006B605B"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6B605B" w:rsidRDefault="006B605B"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6B605B" w:rsidRDefault="006B605B" w:rsidP="00E35F1F">
      <w:pPr>
        <w:pStyle w:val="CommentText"/>
      </w:pPr>
      <w:r>
        <w:rPr>
          <w:rStyle w:val="CommentReference"/>
        </w:rPr>
        <w:annotationRef/>
      </w:r>
      <w:r>
        <w:t>patience or longsuffering?</w:t>
      </w:r>
    </w:p>
  </w:comment>
  <w:comment w:id="586" w:author="Windows User" w:date="2015-10-30T08:56:00Z" w:initials="BS">
    <w:p w14:paraId="2E20A232" w14:textId="77777777" w:rsidR="006B605B" w:rsidRDefault="006B605B" w:rsidP="00E35F1F">
      <w:pPr>
        <w:pStyle w:val="CommentText"/>
      </w:pPr>
      <w:r>
        <w:rPr>
          <w:rStyle w:val="CommentReference"/>
        </w:rPr>
        <w:annotationRef/>
      </w:r>
      <w:r>
        <w:t>just "at the first watch"?</w:t>
      </w:r>
    </w:p>
  </w:comment>
  <w:comment w:id="587" w:author="Windows User" w:date="2015-10-30T08:56:00Z" w:initials="BS">
    <w:p w14:paraId="34FB1BC0" w14:textId="77777777" w:rsidR="006B605B" w:rsidRDefault="006B605B" w:rsidP="00E35F1F">
      <w:pPr>
        <w:pStyle w:val="CommentText"/>
      </w:pPr>
      <w:r>
        <w:rPr>
          <w:rStyle w:val="CommentReference"/>
        </w:rPr>
        <w:annotationRef/>
      </w:r>
      <w:r>
        <w:t>sweet, or easy?</w:t>
      </w:r>
    </w:p>
  </w:comment>
  <w:comment w:id="588" w:author="Windows User" w:date="2015-10-30T08:56:00Z" w:initials="BS">
    <w:p w14:paraId="20646872" w14:textId="77777777" w:rsidR="006B605B" w:rsidRDefault="006B605B"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6B605B" w:rsidRDefault="006B605B" w:rsidP="00E35F1F">
      <w:pPr>
        <w:pStyle w:val="CommentText"/>
      </w:pPr>
      <w:r>
        <w:rPr>
          <w:rStyle w:val="CommentReference"/>
        </w:rPr>
        <w:annotationRef/>
      </w:r>
      <w:r>
        <w:t>sound better if omit of?</w:t>
      </w:r>
    </w:p>
  </w:comment>
  <w:comment w:id="590" w:author="Windows User" w:date="2015-10-30T08:56:00Z" w:initials="BS">
    <w:p w14:paraId="0D6FF167" w14:textId="77777777" w:rsidR="006B605B" w:rsidRDefault="006B605B" w:rsidP="00E35F1F">
      <w:pPr>
        <w:pStyle w:val="CommentText"/>
      </w:pPr>
      <w:r>
        <w:rPr>
          <w:rStyle w:val="CommentReference"/>
        </w:rPr>
        <w:annotationRef/>
      </w:r>
      <w:r>
        <w:t>truth, or righteousness?</w:t>
      </w:r>
    </w:p>
  </w:comment>
  <w:comment w:id="591" w:author="Windows User" w:date="2015-10-30T08:56:00Z" w:initials="BS">
    <w:p w14:paraId="1A8CABED" w14:textId="77777777" w:rsidR="006B605B" w:rsidRDefault="006B605B" w:rsidP="00E35F1F">
      <w:pPr>
        <w:pStyle w:val="CommentText"/>
      </w:pPr>
      <w:r>
        <w:rPr>
          <w:rStyle w:val="CommentReference"/>
        </w:rPr>
        <w:annotationRef/>
      </w:r>
      <w:r>
        <w:t>true, or perfecvt?</w:t>
      </w:r>
    </w:p>
  </w:comment>
  <w:comment w:id="592" w:author="Windows User" w:date="2015-10-30T08:56:00Z" w:initials="BS">
    <w:p w14:paraId="21AC5CB8" w14:textId="77777777" w:rsidR="006B605B" w:rsidRDefault="006B605B" w:rsidP="00E35F1F">
      <w:pPr>
        <w:pStyle w:val="CommentText"/>
      </w:pPr>
      <w:r>
        <w:rPr>
          <w:rStyle w:val="CommentReference"/>
        </w:rPr>
        <w:annotationRef/>
      </w:r>
      <w:r>
        <w:t>and?</w:t>
      </w:r>
    </w:p>
  </w:comment>
  <w:comment w:id="593" w:author="Windows User" w:date="2015-10-30T08:56:00Z" w:initials="BS">
    <w:p w14:paraId="6C6DCC78" w14:textId="77777777" w:rsidR="006B605B" w:rsidRDefault="006B605B"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6B605B" w:rsidRDefault="006B605B" w:rsidP="00E35F1F">
      <w:pPr>
        <w:pStyle w:val="CommentText"/>
      </w:pPr>
      <w:r>
        <w:rPr>
          <w:rStyle w:val="CommentReference"/>
        </w:rPr>
        <w:annotationRef/>
      </w:r>
      <w:r>
        <w:t>will?</w:t>
      </w:r>
    </w:p>
  </w:comment>
  <w:comment w:id="595" w:author="Windows User" w:date="2015-10-30T08:56:00Z" w:initials="BS">
    <w:p w14:paraId="6FC8752C" w14:textId="77777777" w:rsidR="006B605B" w:rsidRDefault="006B605B" w:rsidP="00E35F1F">
      <w:pPr>
        <w:pStyle w:val="CommentText"/>
      </w:pPr>
      <w:r>
        <w:rPr>
          <w:rStyle w:val="CommentReference"/>
        </w:rPr>
        <w:annotationRef/>
      </w:r>
      <w:r>
        <w:t>save? keep? deliver?</w:t>
      </w:r>
    </w:p>
  </w:comment>
  <w:comment w:id="596" w:author="Windows User" w:date="2015-10-30T08:56:00Z" w:initials="BS">
    <w:p w14:paraId="7843FDD6" w14:textId="77777777" w:rsidR="006B605B" w:rsidRDefault="006B605B"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6B605B" w:rsidRDefault="006B605B"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6B605B" w:rsidRDefault="006B605B"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6B605B" w:rsidRDefault="006B605B"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6B605B" w:rsidRDefault="006B605B" w:rsidP="00E35F1F">
      <w:pPr>
        <w:pStyle w:val="CommentText"/>
      </w:pPr>
      <w:r>
        <w:rPr>
          <w:rStyle w:val="CommentReference"/>
        </w:rPr>
        <w:annotationRef/>
      </w:r>
      <w:r>
        <w:t>tense?</w:t>
      </w:r>
    </w:p>
  </w:comment>
  <w:comment w:id="612" w:author="Windows User" w:date="2015-10-30T08:56:00Z" w:initials="BS">
    <w:p w14:paraId="5C472088" w14:textId="77777777" w:rsidR="006B605B" w:rsidRDefault="006B605B" w:rsidP="00E35F1F">
      <w:pPr>
        <w:pStyle w:val="CommentText"/>
      </w:pPr>
      <w:r>
        <w:rPr>
          <w:rStyle w:val="CommentReference"/>
        </w:rPr>
        <w:annotationRef/>
      </w:r>
      <w:r>
        <w:t>exalt or magnify?</w:t>
      </w:r>
    </w:p>
  </w:comment>
  <w:comment w:id="613" w:author="Windows User" w:date="2015-10-30T08:56:00Z" w:initials="BS">
    <w:p w14:paraId="2FB7E2BD" w14:textId="77777777" w:rsidR="006B605B" w:rsidRDefault="006B605B" w:rsidP="00E35F1F">
      <w:pPr>
        <w:pStyle w:val="CommentText"/>
      </w:pPr>
      <w:r>
        <w:rPr>
          <w:rStyle w:val="CommentReference"/>
        </w:rPr>
        <w:annotationRef/>
      </w:r>
      <w:r>
        <w:t>or iwn?</w:t>
      </w:r>
    </w:p>
  </w:comment>
  <w:comment w:id="617" w:author="Windows User" w:date="2015-10-30T08:56:00Z" w:initials="BS">
    <w:p w14:paraId="3C8244A0" w14:textId="77777777" w:rsidR="006B605B" w:rsidRDefault="006B605B"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6B605B" w:rsidRDefault="006B605B"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6B605B" w:rsidRDefault="006B605B"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6B605B" w:rsidRDefault="006B605B"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6B605B" w:rsidRDefault="006B605B" w:rsidP="00E35F1F">
      <w:pPr>
        <w:pStyle w:val="CommentText"/>
      </w:pPr>
      <w:r>
        <w:rPr>
          <w:rStyle w:val="CommentReference"/>
        </w:rPr>
        <w:annotationRef/>
      </w:r>
      <w:r>
        <w:t>coessential or consubstantial?</w:t>
      </w:r>
    </w:p>
  </w:comment>
  <w:comment w:id="622" w:author="Windows User" w:date="2015-10-30T08:56:00Z" w:initials="BS">
    <w:p w14:paraId="66C0B0D7" w14:textId="77777777" w:rsidR="006B605B" w:rsidRDefault="006B605B" w:rsidP="00E35F1F">
      <w:pPr>
        <w:pStyle w:val="CommentText"/>
      </w:pPr>
      <w:r>
        <w:rPr>
          <w:rStyle w:val="CommentReference"/>
        </w:rPr>
        <w:annotationRef/>
      </w:r>
      <w:r>
        <w:t>made one or joined?</w:t>
      </w:r>
    </w:p>
  </w:comment>
  <w:comment w:id="623" w:author="Windows User" w:date="2015-10-30T08:56:00Z" w:initials="BS">
    <w:p w14:paraId="094D26E3" w14:textId="77777777" w:rsidR="006B605B" w:rsidRDefault="006B605B"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6B605B" w:rsidRDefault="006B605B"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6B605B" w:rsidRDefault="006B605B" w:rsidP="00E35F1F">
      <w:pPr>
        <w:pStyle w:val="CommentText"/>
      </w:pPr>
      <w:r>
        <w:rPr>
          <w:rStyle w:val="CommentReference"/>
        </w:rPr>
        <w:annotationRef/>
      </w:r>
      <w:r>
        <w:t>woven or fine?</w:t>
      </w:r>
    </w:p>
  </w:comment>
  <w:comment w:id="626" w:author="Windows User" w:date="2015-10-30T08:56:00Z" w:initials="BS">
    <w:p w14:paraId="7A9FC970" w14:textId="77777777" w:rsidR="006B605B" w:rsidRDefault="006B605B" w:rsidP="00E35F1F">
      <w:pPr>
        <w:pStyle w:val="CommentText"/>
      </w:pPr>
      <w:r>
        <w:rPr>
          <w:rStyle w:val="CommentReference"/>
        </w:rPr>
        <w:annotationRef/>
      </w:r>
      <w:r>
        <w:t>palin</w:t>
      </w:r>
    </w:p>
  </w:comment>
  <w:comment w:id="627" w:author="Windows User" w:date="2015-10-30T08:56:00Z" w:initials="BS">
    <w:p w14:paraId="5EFFC3EC" w14:textId="77777777" w:rsidR="006B605B" w:rsidRDefault="006B605B" w:rsidP="00E35F1F">
      <w:pPr>
        <w:pStyle w:val="CommentText"/>
      </w:pPr>
      <w:r>
        <w:rPr>
          <w:rStyle w:val="CommentReference"/>
        </w:rPr>
        <w:annotationRef/>
      </w:r>
      <w:r>
        <w:t>exalt or magnify?</w:t>
      </w:r>
    </w:p>
  </w:comment>
  <w:comment w:id="628" w:author="Windows User" w:date="2015-10-30T08:56:00Z" w:initials="BS">
    <w:p w14:paraId="150C26DA" w14:textId="77777777" w:rsidR="006B605B" w:rsidRDefault="006B605B" w:rsidP="00E35F1F">
      <w:pPr>
        <w:pStyle w:val="CommentText"/>
      </w:pPr>
      <w:r>
        <w:rPr>
          <w:rStyle w:val="CommentReference"/>
        </w:rPr>
        <w:annotationRef/>
      </w:r>
      <w:r>
        <w:t>or iwn?</w:t>
      </w:r>
    </w:p>
  </w:comment>
  <w:comment w:id="632" w:author="Windows User" w:date="2015-10-30T08:56:00Z" w:initials="BS">
    <w:p w14:paraId="0E3B452D" w14:textId="77777777" w:rsidR="006B605B" w:rsidRDefault="006B605B"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6B605B" w:rsidRDefault="006B605B" w:rsidP="00E35F1F">
      <w:pPr>
        <w:pStyle w:val="CommentText"/>
      </w:pPr>
      <w:r>
        <w:rPr>
          <w:rStyle w:val="CommentReference"/>
        </w:rPr>
        <w:annotationRef/>
      </w:r>
      <w:r>
        <w:t>forged or beaten?</w:t>
      </w:r>
    </w:p>
  </w:comment>
  <w:comment w:id="634" w:author="Windows User" w:date="2015-10-30T08:56:00Z" w:initials="BS">
    <w:p w14:paraId="3E8ADE2B" w14:textId="77777777" w:rsidR="006B605B" w:rsidRDefault="006B605B"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6B605B" w:rsidRDefault="006B605B"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6B605B" w:rsidRDefault="006B605B" w:rsidP="00E35F1F">
      <w:pPr>
        <w:pStyle w:val="CommentText"/>
      </w:pPr>
      <w:r>
        <w:rPr>
          <w:rStyle w:val="CommentReference"/>
        </w:rPr>
        <w:annotationRef/>
      </w:r>
      <w:r>
        <w:t>why does Abouna omit sin?</w:t>
      </w:r>
    </w:p>
  </w:comment>
  <w:comment w:id="637" w:author="Windows User" w:date="2015-10-30T08:56:00Z" w:initials="BS">
    <w:p w14:paraId="027A16CD" w14:textId="77777777" w:rsidR="006B605B" w:rsidRDefault="006B605B" w:rsidP="00E35F1F">
      <w:pPr>
        <w:pStyle w:val="CommentText"/>
      </w:pPr>
      <w:r>
        <w:rPr>
          <w:rStyle w:val="CommentReference"/>
        </w:rPr>
        <w:annotationRef/>
      </w:r>
      <w:r>
        <w:t>exalt or magnify?</w:t>
      </w:r>
    </w:p>
  </w:comment>
  <w:comment w:id="638" w:author="Windows User" w:date="2015-10-30T08:56:00Z" w:initials="BS">
    <w:p w14:paraId="20C9574B" w14:textId="77777777" w:rsidR="006B605B" w:rsidRDefault="006B605B" w:rsidP="00E35F1F">
      <w:pPr>
        <w:pStyle w:val="CommentText"/>
      </w:pPr>
      <w:r>
        <w:rPr>
          <w:rStyle w:val="CommentReference"/>
        </w:rPr>
        <w:annotationRef/>
      </w:r>
      <w:r>
        <w:t>or iwn?</w:t>
      </w:r>
    </w:p>
  </w:comment>
  <w:comment w:id="642" w:author="Windows User" w:date="2015-10-30T08:56:00Z" w:initials="BS">
    <w:p w14:paraId="6726A127" w14:textId="77777777" w:rsidR="006B605B" w:rsidRDefault="006B605B"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6B605B" w:rsidRDefault="006B605B"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6B605B" w:rsidRDefault="006B605B" w:rsidP="00E35F1F">
      <w:pPr>
        <w:pStyle w:val="CommentText"/>
      </w:pPr>
      <w:r>
        <w:rPr>
          <w:rStyle w:val="CommentReference"/>
        </w:rPr>
        <w:annotationRef/>
      </w:r>
      <w:r>
        <w:t>exalt or magnify?</w:t>
      </w:r>
    </w:p>
  </w:comment>
  <w:comment w:id="645" w:author="Windows User" w:date="2015-10-30T08:56:00Z" w:initials="BS">
    <w:p w14:paraId="3A4414A4" w14:textId="77777777" w:rsidR="006B605B" w:rsidRDefault="006B605B" w:rsidP="00E35F1F">
      <w:pPr>
        <w:pStyle w:val="CommentText"/>
      </w:pPr>
      <w:r>
        <w:rPr>
          <w:rStyle w:val="CommentReference"/>
        </w:rPr>
        <w:annotationRef/>
      </w:r>
      <w:r>
        <w:t>or iwn?</w:t>
      </w:r>
    </w:p>
  </w:comment>
  <w:comment w:id="649" w:author="Windows User" w:date="2015-10-30T08:56:00Z" w:initials="BS">
    <w:p w14:paraId="60D89983" w14:textId="77777777" w:rsidR="006B605B" w:rsidRDefault="006B605B" w:rsidP="00E35F1F">
      <w:pPr>
        <w:pStyle w:val="CommentText"/>
      </w:pPr>
      <w:r>
        <w:rPr>
          <w:rStyle w:val="CommentReference"/>
        </w:rPr>
        <w:annotationRef/>
      </w:r>
      <w:r>
        <w:t>perpetual lamp?</w:t>
      </w:r>
    </w:p>
  </w:comment>
  <w:comment w:id="650" w:author="Windows User" w:date="2015-10-30T08:56:00Z" w:initials="BS">
    <w:p w14:paraId="708630CC" w14:textId="77777777" w:rsidR="006B605B" w:rsidRDefault="006B605B" w:rsidP="00E35F1F">
      <w:pPr>
        <w:pStyle w:val="CommentText"/>
      </w:pPr>
      <w:r>
        <w:rPr>
          <w:rStyle w:val="CommentReference"/>
        </w:rPr>
        <w:annotationRef/>
      </w:r>
      <w:r>
        <w:t>parousia?</w:t>
      </w:r>
    </w:p>
  </w:comment>
  <w:comment w:id="651" w:author="Windows User" w:date="2015-10-30T08:56:00Z" w:initials="BS">
    <w:p w14:paraId="670AE5C3" w14:textId="77777777" w:rsidR="006B605B" w:rsidRDefault="006B605B" w:rsidP="00E35F1F">
      <w:pPr>
        <w:pStyle w:val="CommentText"/>
      </w:pPr>
      <w:r>
        <w:rPr>
          <w:rStyle w:val="CommentReference"/>
        </w:rPr>
        <w:annotationRef/>
      </w:r>
      <w:r>
        <w:t>tense?</w:t>
      </w:r>
    </w:p>
  </w:comment>
  <w:comment w:id="652" w:author="Windows User" w:date="2015-10-30T08:56:00Z" w:initials="BS">
    <w:p w14:paraId="281D5A29" w14:textId="77777777" w:rsidR="006B605B" w:rsidRDefault="006B605B" w:rsidP="00E35F1F">
      <w:pPr>
        <w:pStyle w:val="CommentText"/>
      </w:pPr>
      <w:r>
        <w:rPr>
          <w:rStyle w:val="CommentReference"/>
        </w:rPr>
        <w:annotationRef/>
      </w:r>
      <w:r>
        <w:t>enlightens?</w:t>
      </w:r>
    </w:p>
  </w:comment>
  <w:comment w:id="653" w:author="Windows User" w:date="2015-10-30T08:56:00Z" w:initials="BS">
    <w:p w14:paraId="09189517" w14:textId="77777777" w:rsidR="006B605B" w:rsidRDefault="006B605B" w:rsidP="00E35F1F">
      <w:pPr>
        <w:pStyle w:val="CommentText"/>
      </w:pPr>
      <w:r>
        <w:rPr>
          <w:rStyle w:val="CommentReference"/>
        </w:rPr>
        <w:annotationRef/>
      </w:r>
      <w:r>
        <w:t>exalt or magnify?</w:t>
      </w:r>
    </w:p>
  </w:comment>
  <w:comment w:id="654" w:author="Windows User" w:date="2015-10-30T08:56:00Z" w:initials="BS">
    <w:p w14:paraId="0F1C3DB1" w14:textId="77777777" w:rsidR="006B605B" w:rsidRDefault="006B605B" w:rsidP="00E35F1F">
      <w:pPr>
        <w:pStyle w:val="CommentText"/>
      </w:pPr>
      <w:r>
        <w:rPr>
          <w:rStyle w:val="CommentReference"/>
        </w:rPr>
        <w:annotationRef/>
      </w:r>
      <w:r>
        <w:t>or iwn?</w:t>
      </w:r>
    </w:p>
  </w:comment>
  <w:comment w:id="658" w:author="Windows User" w:date="2015-10-30T08:56:00Z" w:initials="BS">
    <w:p w14:paraId="49777AD4" w14:textId="77777777" w:rsidR="006B605B" w:rsidRDefault="006B605B" w:rsidP="00E35F1F">
      <w:pPr>
        <w:pStyle w:val="CommentText"/>
      </w:pPr>
      <w:r>
        <w:rPr>
          <w:rStyle w:val="CommentReference"/>
        </w:rPr>
        <w:annotationRef/>
      </w:r>
      <w:r>
        <w:t>this order better or worse?</w:t>
      </w:r>
    </w:p>
  </w:comment>
  <w:comment w:id="659" w:author="Windows User" w:date="2015-10-30T08:56:00Z" w:initials="BS">
    <w:p w14:paraId="07AFF474" w14:textId="77777777" w:rsidR="006B605B" w:rsidRDefault="006B605B" w:rsidP="00E35F1F">
      <w:pPr>
        <w:pStyle w:val="CommentText"/>
      </w:pPr>
      <w:r>
        <w:rPr>
          <w:rStyle w:val="CommentReference"/>
        </w:rPr>
        <w:annotationRef/>
      </w:r>
      <w:r>
        <w:t>I think upon should stay here</w:t>
      </w:r>
    </w:p>
  </w:comment>
  <w:comment w:id="660" w:author="Windows User" w:date="2015-10-30T08:56:00Z" w:initials="BS">
    <w:p w14:paraId="0441CD07" w14:textId="77777777" w:rsidR="006B605B" w:rsidRDefault="006B605B" w:rsidP="00E35F1F">
      <w:pPr>
        <w:pStyle w:val="CommentText"/>
      </w:pPr>
      <w:r>
        <w:rPr>
          <w:rStyle w:val="CommentReference"/>
        </w:rPr>
        <w:annotationRef/>
      </w:r>
      <w:r>
        <w:t>exalt or magnify?</w:t>
      </w:r>
    </w:p>
  </w:comment>
  <w:comment w:id="661" w:author="Windows User" w:date="2015-10-30T08:56:00Z" w:initials="BS">
    <w:p w14:paraId="6B633293" w14:textId="77777777" w:rsidR="006B605B" w:rsidRDefault="006B605B" w:rsidP="00E35F1F">
      <w:pPr>
        <w:pStyle w:val="CommentText"/>
      </w:pPr>
      <w:r>
        <w:rPr>
          <w:rStyle w:val="CommentReference"/>
        </w:rPr>
        <w:annotationRef/>
      </w:r>
      <w:r>
        <w:t>or iwn?</w:t>
      </w:r>
    </w:p>
  </w:comment>
  <w:comment w:id="669" w:author="Windows User" w:date="2015-10-30T08:56:00Z" w:initials="BS">
    <w:p w14:paraId="5798119C" w14:textId="77777777" w:rsidR="006B605B" w:rsidRDefault="006B605B"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6B605B" w:rsidRDefault="006B605B"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6B605B" w:rsidRDefault="006B605B"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6B605B" w:rsidRDefault="006B605B"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6B605B" w:rsidRDefault="006B605B" w:rsidP="00E35F1F">
      <w:pPr>
        <w:pStyle w:val="CommentText"/>
      </w:pPr>
      <w:r>
        <w:rPr>
          <w:rStyle w:val="CommentReference"/>
        </w:rPr>
        <w:annotationRef/>
      </w:r>
      <w:r>
        <w:t>exalt or magnify?</w:t>
      </w:r>
    </w:p>
  </w:comment>
  <w:comment w:id="674" w:author="Windows User" w:date="2015-10-30T08:56:00Z" w:initials="BS">
    <w:p w14:paraId="6604F03B" w14:textId="77777777" w:rsidR="006B605B" w:rsidRDefault="006B605B" w:rsidP="00E35F1F">
      <w:pPr>
        <w:pStyle w:val="CommentText"/>
      </w:pPr>
      <w:r>
        <w:rPr>
          <w:rStyle w:val="CommentReference"/>
        </w:rPr>
        <w:annotationRef/>
      </w:r>
      <w:r>
        <w:t>or iwn?</w:t>
      </w:r>
    </w:p>
  </w:comment>
  <w:comment w:id="678" w:author="Windows User" w:date="2015-10-30T08:56:00Z" w:initials="BS">
    <w:p w14:paraId="6680EED5" w14:textId="77777777" w:rsidR="006B605B" w:rsidRDefault="006B605B" w:rsidP="00E35F1F">
      <w:pPr>
        <w:pStyle w:val="CommentText"/>
      </w:pPr>
      <w:r>
        <w:rPr>
          <w:rStyle w:val="CommentReference"/>
        </w:rPr>
        <w:annotationRef/>
      </w:r>
      <w:r>
        <w:t>does this work?</w:t>
      </w:r>
    </w:p>
  </w:comment>
  <w:comment w:id="679" w:author="Windows User" w:date="2015-10-30T08:56:00Z" w:initials="BS">
    <w:p w14:paraId="7B5754B1" w14:textId="77777777" w:rsidR="006B605B" w:rsidRDefault="006B605B" w:rsidP="00E35F1F">
      <w:pPr>
        <w:pStyle w:val="CommentText"/>
      </w:pPr>
      <w:r>
        <w:rPr>
          <w:rStyle w:val="CommentReference"/>
        </w:rPr>
        <w:annotationRef/>
      </w:r>
      <w:r>
        <w:t>is this right?</w:t>
      </w:r>
    </w:p>
  </w:comment>
  <w:comment w:id="680" w:author="Windows User" w:date="2015-10-30T08:56:00Z" w:initials="BS">
    <w:p w14:paraId="6058F90B" w14:textId="77777777" w:rsidR="006B605B" w:rsidRDefault="006B605B" w:rsidP="00E35F1F">
      <w:pPr>
        <w:pStyle w:val="CommentText"/>
      </w:pPr>
      <w:r>
        <w:rPr>
          <w:rStyle w:val="CommentReference"/>
        </w:rPr>
        <w:annotationRef/>
      </w:r>
      <w:r>
        <w:t>?</w:t>
      </w:r>
    </w:p>
  </w:comment>
  <w:comment w:id="681" w:author="Windows User" w:date="2015-10-30T08:56:00Z" w:initials="BS">
    <w:p w14:paraId="505706D1" w14:textId="77777777" w:rsidR="006B605B" w:rsidRDefault="006B605B" w:rsidP="00E35F1F">
      <w:pPr>
        <w:pStyle w:val="CommentText"/>
      </w:pPr>
      <w:r>
        <w:rPr>
          <w:rStyle w:val="CommentReference"/>
        </w:rPr>
        <w:annotationRef/>
      </w:r>
      <w:r>
        <w:t>about or to?</w:t>
      </w:r>
    </w:p>
  </w:comment>
  <w:comment w:id="682" w:author="Windows User" w:date="2015-10-30T08:56:00Z" w:initials="BS">
    <w:p w14:paraId="35AD6860" w14:textId="77777777" w:rsidR="006B605B" w:rsidRDefault="006B605B" w:rsidP="00E35F1F">
      <w:pPr>
        <w:pStyle w:val="CommentText"/>
      </w:pPr>
      <w:r>
        <w:rPr>
          <w:rStyle w:val="CommentReference"/>
        </w:rPr>
        <w:annotationRef/>
      </w:r>
      <w:r>
        <w:t>proclaim or cry?</w:t>
      </w:r>
    </w:p>
  </w:comment>
  <w:comment w:id="683" w:author="Windows User" w:date="2015-10-30T08:56:00Z" w:initials="BS">
    <w:p w14:paraId="588A0CA8" w14:textId="77777777" w:rsidR="006B605B" w:rsidRDefault="006B605B" w:rsidP="00E35F1F">
      <w:pPr>
        <w:pStyle w:val="CommentText"/>
      </w:pPr>
      <w:r>
        <w:rPr>
          <w:rStyle w:val="CommentReference"/>
        </w:rPr>
        <w:annotationRef/>
      </w:r>
      <w:r>
        <w:t>??</w:t>
      </w:r>
    </w:p>
  </w:comment>
  <w:comment w:id="684" w:author="Windows User" w:date="2015-10-30T08:56:00Z" w:initials="BS">
    <w:p w14:paraId="43146472" w14:textId="77777777" w:rsidR="006B605B" w:rsidRDefault="006B605B" w:rsidP="00E35F1F">
      <w:pPr>
        <w:pStyle w:val="CommentText"/>
      </w:pPr>
      <w:r>
        <w:rPr>
          <w:rStyle w:val="CommentReference"/>
        </w:rPr>
        <w:annotationRef/>
      </w:r>
      <w:r>
        <w:t>just?</w:t>
      </w:r>
    </w:p>
  </w:comment>
  <w:comment w:id="685" w:author="Windows User" w:date="2015-10-30T08:56:00Z" w:initials="BS">
    <w:p w14:paraId="005E33F9" w14:textId="77777777" w:rsidR="006B605B" w:rsidRDefault="006B605B" w:rsidP="00E35F1F">
      <w:pPr>
        <w:pStyle w:val="CommentText"/>
      </w:pPr>
      <w:r>
        <w:rPr>
          <w:rStyle w:val="CommentReference"/>
        </w:rPr>
        <w:annotationRef/>
      </w:r>
      <w:r>
        <w:t>chaste or meek?</w:t>
      </w:r>
    </w:p>
  </w:comment>
  <w:comment w:id="686" w:author="Windows User" w:date="2015-10-30T08:56:00Z" w:initials="BS">
    <w:p w14:paraId="38FC80AB" w14:textId="77777777" w:rsidR="006B605B" w:rsidRDefault="006B605B" w:rsidP="00E35F1F">
      <w:pPr>
        <w:pStyle w:val="CommentText"/>
      </w:pPr>
      <w:r>
        <w:rPr>
          <w:rStyle w:val="CommentReference"/>
        </w:rPr>
        <w:annotationRef/>
      </w:r>
      <w:r>
        <w:t>St. Isaac? Holy issac?</w:t>
      </w:r>
    </w:p>
  </w:comment>
  <w:comment w:id="687" w:author="Windows User" w:date="2015-10-30T08:56:00Z" w:initials="BS">
    <w:p w14:paraId="49E0F637" w14:textId="77777777" w:rsidR="006B605B" w:rsidRDefault="006B605B" w:rsidP="00E35F1F">
      <w:pPr>
        <w:pStyle w:val="CommentText"/>
      </w:pPr>
      <w:r>
        <w:rPr>
          <w:rStyle w:val="CommentReference"/>
        </w:rPr>
        <w:annotationRef/>
      </w:r>
      <w:r>
        <w:t>ten thousand time?</w:t>
      </w:r>
    </w:p>
  </w:comment>
  <w:comment w:id="688" w:author="Windows User" w:date="2015-10-30T08:56:00Z" w:initials="BS">
    <w:p w14:paraId="565278E4" w14:textId="77777777" w:rsidR="006B605B" w:rsidRDefault="006B605B"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6B605B" w:rsidRDefault="006B605B" w:rsidP="00E35F1F">
      <w:pPr>
        <w:pStyle w:val="CommentText"/>
      </w:pPr>
      <w:r>
        <w:rPr>
          <w:rStyle w:val="CommentReference"/>
        </w:rPr>
        <w:annotationRef/>
      </w:r>
      <w:r>
        <w:t>honour or pride?</w:t>
      </w:r>
    </w:p>
  </w:comment>
  <w:comment w:id="690" w:author="Windows User" w:date="2015-10-30T08:56:00Z" w:initials="BS">
    <w:p w14:paraId="28840E47" w14:textId="77777777" w:rsidR="006B605B" w:rsidRDefault="006B605B" w:rsidP="00E35F1F">
      <w:pPr>
        <w:pStyle w:val="CommentText"/>
      </w:pPr>
      <w:r>
        <w:rPr>
          <w:rStyle w:val="CommentReference"/>
        </w:rPr>
        <w:annotationRef/>
      </w:r>
      <w:r>
        <w:t>spouse or friend???</w:t>
      </w:r>
    </w:p>
  </w:comment>
  <w:comment w:id="691" w:author="Windows User" w:date="2015-10-30T08:56:00Z" w:initials="BS">
    <w:p w14:paraId="6D247103" w14:textId="77777777" w:rsidR="006B605B" w:rsidRDefault="006B605B"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6B605B" w:rsidRDefault="006B605B"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6B605B" w:rsidRDefault="006B605B"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6B605B" w:rsidRDefault="006B605B"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6B605B" w:rsidRDefault="006B605B"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6B605B" w:rsidRDefault="006B605B" w:rsidP="00E35F1F">
      <w:pPr>
        <w:pStyle w:val="CommentText"/>
      </w:pPr>
      <w:r>
        <w:rPr>
          <w:rStyle w:val="CommentReference"/>
        </w:rPr>
        <w:annotationRef/>
      </w:r>
      <w:r>
        <w:t>Are more honoured?</w:t>
      </w:r>
    </w:p>
  </w:comment>
  <w:comment w:id="703" w:author="Windows User" w:date="2015-10-30T08:56:00Z" w:initials="WU">
    <w:p w14:paraId="38104BB5" w14:textId="77777777" w:rsidR="006B605B" w:rsidRDefault="006B605B"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6B605B" w:rsidRDefault="006B605B"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6B605B" w:rsidRDefault="006B605B"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6B605B" w:rsidRDefault="006B605B" w:rsidP="00E35F1F">
      <w:pPr>
        <w:pStyle w:val="CommentText"/>
      </w:pPr>
      <w:r>
        <w:rPr>
          <w:rStyle w:val="CommentReference"/>
        </w:rPr>
        <w:annotationRef/>
      </w:r>
      <w:r>
        <w:t>The Virgin Mary?</w:t>
      </w:r>
    </w:p>
  </w:comment>
  <w:comment w:id="716" w:author="Windows User" w:date="2015-10-30T08:56:00Z" w:initials="WU">
    <w:p w14:paraId="104BFD73" w14:textId="77777777" w:rsidR="006B605B" w:rsidRDefault="006B605B"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6B605B" w:rsidRDefault="006B605B"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6B605B" w:rsidRDefault="006B605B" w:rsidP="00E35F1F">
      <w:pPr>
        <w:pStyle w:val="CommentText"/>
      </w:pPr>
      <w:r>
        <w:rPr>
          <w:rStyle w:val="CommentReference"/>
        </w:rPr>
        <w:annotationRef/>
      </w:r>
      <w:r>
        <w:t>Not lampstand?</w:t>
      </w:r>
    </w:p>
  </w:comment>
  <w:comment w:id="722" w:author="Windows User" w:date="2015-10-30T08:56:00Z" w:initials="WU">
    <w:p w14:paraId="71035455" w14:textId="77777777" w:rsidR="006B605B" w:rsidRDefault="006B605B"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6B605B" w:rsidRDefault="006B605B"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6B605B" w:rsidRDefault="006B605B" w:rsidP="00E35F1F">
      <w:pPr>
        <w:pStyle w:val="CommentText"/>
      </w:pPr>
      <w:r>
        <w:rPr>
          <w:rStyle w:val="CommentReference"/>
        </w:rPr>
        <w:annotationRef/>
      </w:r>
      <w:r>
        <w:t>Tense(s) of this vs?</w:t>
      </w:r>
    </w:p>
  </w:comment>
  <w:comment w:id="728" w:author="Windows User" w:date="2015-10-30T08:56:00Z" w:initials="WU">
    <w:p w14:paraId="596EE3A5" w14:textId="77777777" w:rsidR="006B605B" w:rsidRDefault="006B605B"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6B605B" w:rsidRPr="00FA5B8C" w:rsidRDefault="006B605B"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6B605B" w:rsidRDefault="006B605B"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6B605B" w:rsidRDefault="006B605B"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6B605B" w:rsidRDefault="006B605B" w:rsidP="00E35F1F">
      <w:pPr>
        <w:pStyle w:val="CommentText"/>
      </w:pPr>
      <w:r>
        <w:rPr>
          <w:rStyle w:val="CommentReference"/>
        </w:rPr>
        <w:annotationRef/>
      </w:r>
      <w:r>
        <w:t>Care or concern?</w:t>
      </w:r>
    </w:p>
  </w:comment>
  <w:comment w:id="742" w:author="Windows User" w:date="2015-10-30T08:56:00Z" w:initials="WU">
    <w:p w14:paraId="78E58888" w14:textId="77777777" w:rsidR="006B605B" w:rsidRDefault="006B605B"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6B605B" w:rsidRDefault="006B605B" w:rsidP="00E35F1F">
      <w:pPr>
        <w:pStyle w:val="CommentText"/>
      </w:pPr>
      <w:r>
        <w:rPr>
          <w:rStyle w:val="CommentReference"/>
        </w:rPr>
        <w:annotationRef/>
      </w:r>
      <w:r>
        <w:t>Exceedingly? Too? So?</w:t>
      </w:r>
    </w:p>
  </w:comment>
  <w:comment w:id="752" w:author="Windows User" w:date="2015-10-30T08:56:00Z" w:initials="WU">
    <w:p w14:paraId="44897493" w14:textId="77777777" w:rsidR="006B605B" w:rsidRDefault="006B605B" w:rsidP="00E35F1F">
      <w:pPr>
        <w:pStyle w:val="CommentText"/>
      </w:pPr>
      <w:r>
        <w:rPr>
          <w:rStyle w:val="CommentReference"/>
        </w:rPr>
        <w:annotationRef/>
      </w:r>
      <w:r>
        <w:t>Count or heed?</w:t>
      </w:r>
    </w:p>
  </w:comment>
  <w:comment w:id="753" w:author="Windows User" w:date="2015-10-30T08:56:00Z" w:initials="WU">
    <w:p w14:paraId="6849FDD2" w14:textId="77777777" w:rsidR="006B605B" w:rsidRDefault="006B605B" w:rsidP="00E35F1F">
      <w:pPr>
        <w:pStyle w:val="CommentText"/>
      </w:pPr>
      <w:r>
        <w:rPr>
          <w:rStyle w:val="CommentReference"/>
        </w:rPr>
        <w:annotationRef/>
      </w:r>
      <w:r>
        <w:t>Ramez, I or me?</w:t>
      </w:r>
    </w:p>
  </w:comment>
  <w:comment w:id="754" w:author="Windows User" w:date="2015-10-30T08:56:00Z" w:initials="WU">
    <w:p w14:paraId="799B59FF" w14:textId="77777777" w:rsidR="006B605B" w:rsidRDefault="006B605B"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6B605B" w:rsidRDefault="006B605B"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6B605B" w:rsidRDefault="006B605B" w:rsidP="00E35F1F">
      <w:pPr>
        <w:pStyle w:val="CommentText"/>
      </w:pPr>
      <w:r>
        <w:rPr>
          <w:rStyle w:val="CommentReference"/>
        </w:rPr>
        <w:annotationRef/>
      </w:r>
      <w:r>
        <w:t>Kind-hearted or merciful?</w:t>
      </w:r>
    </w:p>
  </w:comment>
  <w:comment w:id="757" w:author="Windows User" w:date="2015-10-30T08:56:00Z" w:initials="WU">
    <w:p w14:paraId="1370FE87" w14:textId="77777777" w:rsidR="006B605B" w:rsidRDefault="006B605B" w:rsidP="00E35F1F">
      <w:pPr>
        <w:pStyle w:val="CommentText"/>
      </w:pPr>
      <w:r>
        <w:rPr>
          <w:rStyle w:val="CommentReference"/>
        </w:rPr>
        <w:annotationRef/>
      </w:r>
      <w:r>
        <w:t>Compassions or tender mercies?</w:t>
      </w:r>
    </w:p>
  </w:comment>
  <w:comment w:id="758" w:author="Windows User" w:date="2015-10-30T08:56:00Z" w:initials="WU">
    <w:p w14:paraId="70E14B72" w14:textId="77777777" w:rsidR="006B605B" w:rsidRDefault="006B605B" w:rsidP="00E35F1F">
      <w:pPr>
        <w:pStyle w:val="CommentText"/>
      </w:pPr>
      <w:r>
        <w:rPr>
          <w:rStyle w:val="CommentReference"/>
        </w:rPr>
        <w:annotationRef/>
      </w:r>
      <w:r>
        <w:t>May He or that He may</w:t>
      </w:r>
    </w:p>
  </w:comment>
  <w:comment w:id="770" w:author="Windows User" w:date="2015-10-30T08:56:00Z" w:initials="BS">
    <w:p w14:paraId="1CD83694" w14:textId="77777777" w:rsidR="006B605B" w:rsidRDefault="006B605B" w:rsidP="00E35F1F">
      <w:pPr>
        <w:pStyle w:val="CommentText"/>
      </w:pPr>
      <w:r>
        <w:rPr>
          <w:rStyle w:val="CommentReference"/>
        </w:rPr>
        <w:annotationRef/>
      </w:r>
      <w:r>
        <w:t>very greatly is redundant...</w:t>
      </w:r>
    </w:p>
  </w:comment>
  <w:comment w:id="771" w:author="Windows User" w:date="2015-10-30T08:56:00Z" w:initials="BS">
    <w:p w14:paraId="2DB29619" w14:textId="77777777" w:rsidR="006B605B" w:rsidRDefault="006B605B" w:rsidP="00E35F1F">
      <w:pPr>
        <w:pStyle w:val="CommentText"/>
      </w:pPr>
      <w:r>
        <w:rPr>
          <w:rStyle w:val="CommentReference"/>
        </w:rPr>
        <w:annotationRef/>
      </w:r>
      <w:r>
        <w:t>above? in?</w:t>
      </w:r>
    </w:p>
  </w:comment>
  <w:comment w:id="772" w:author="Windows User" w:date="2015-10-30T08:56:00Z" w:initials="BS">
    <w:p w14:paraId="3734F7C0" w14:textId="77777777" w:rsidR="006B605B" w:rsidRDefault="006B605B"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6B605B" w:rsidRDefault="006B605B" w:rsidP="00E35F1F">
      <w:pPr>
        <w:pStyle w:val="CommentText"/>
      </w:pPr>
      <w:r>
        <w:rPr>
          <w:rStyle w:val="CommentReference"/>
        </w:rPr>
        <w:annotationRef/>
      </w:r>
      <w:r>
        <w:t>mediated or put into practice?</w:t>
      </w:r>
    </w:p>
  </w:comment>
  <w:comment w:id="774" w:author="Windows User" w:date="2015-10-30T08:56:00Z" w:initials="BS">
    <w:p w14:paraId="6417B5A7" w14:textId="77777777" w:rsidR="006B605B" w:rsidRDefault="006B605B"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6B605B" w:rsidRDefault="006B605B"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6B605B" w:rsidRDefault="006B605B" w:rsidP="00E35F1F">
      <w:pPr>
        <w:pStyle w:val="CommentText"/>
      </w:pPr>
      <w:r>
        <w:rPr>
          <w:rStyle w:val="CommentReference"/>
        </w:rPr>
        <w:annotationRef/>
      </w:r>
      <w:r>
        <w:t>thoughts or senses?</w:t>
      </w:r>
    </w:p>
  </w:comment>
  <w:comment w:id="777" w:author="Windows User" w:date="2015-10-30T08:56:00Z" w:initials="BS">
    <w:p w14:paraId="5092C47C" w14:textId="77777777" w:rsidR="006B605B" w:rsidRDefault="006B605B" w:rsidP="00E35F1F">
      <w:pPr>
        <w:pStyle w:val="CommentText"/>
      </w:pPr>
      <w:r>
        <w:rPr>
          <w:rStyle w:val="CommentReference"/>
        </w:rPr>
        <w:annotationRef/>
      </w:r>
      <w:r>
        <w:t>lay? set? cast?</w:t>
      </w:r>
    </w:p>
  </w:comment>
  <w:comment w:id="778" w:author="Windows User" w:date="2015-10-30T08:56:00Z" w:initials="BS">
    <w:p w14:paraId="2988A4E9" w14:textId="77777777" w:rsidR="006B605B" w:rsidRDefault="006B605B"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6B605B" w:rsidRDefault="006B605B" w:rsidP="00E35F1F">
      <w:pPr>
        <w:pStyle w:val="CommentText"/>
      </w:pPr>
      <w:r>
        <w:rPr>
          <w:rStyle w:val="CommentReference"/>
        </w:rPr>
        <w:annotationRef/>
      </w:r>
      <w:r>
        <w:t>types?</w:t>
      </w:r>
    </w:p>
  </w:comment>
  <w:comment w:id="788" w:author="Windows User" w:date="2015-10-30T08:56:00Z" w:initials="BS">
    <w:p w14:paraId="6A283326" w14:textId="77777777" w:rsidR="006B605B" w:rsidRDefault="006B605B"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6B605B" w:rsidRDefault="006B605B" w:rsidP="00E35F1F">
      <w:pPr>
        <w:pStyle w:val="CommentText"/>
      </w:pPr>
      <w:r>
        <w:rPr>
          <w:rStyle w:val="CommentReference"/>
        </w:rPr>
        <w:annotationRef/>
      </w:r>
      <w:r>
        <w:t>risen, or shone?</w:t>
      </w:r>
    </w:p>
  </w:comment>
  <w:comment w:id="796" w:author="Windows User" w:date="2015-10-30T08:56:00Z" w:initials="BS">
    <w:p w14:paraId="4B4155FC" w14:textId="77777777" w:rsidR="006B605B" w:rsidRDefault="006B605B" w:rsidP="00E35F1F">
      <w:pPr>
        <w:pStyle w:val="CommentText"/>
      </w:pPr>
      <w:r>
        <w:rPr>
          <w:rStyle w:val="CommentReference"/>
        </w:rPr>
        <w:annotationRef/>
      </w:r>
      <w:r>
        <w:t>cap?</w:t>
      </w:r>
    </w:p>
  </w:comment>
  <w:comment w:id="797" w:author="Windows User" w:date="2015-10-30T08:56:00Z" w:initials="BS">
    <w:p w14:paraId="248C83A2" w14:textId="77777777" w:rsidR="006B605B" w:rsidRDefault="006B605B" w:rsidP="00E35F1F">
      <w:pPr>
        <w:pStyle w:val="CommentText"/>
      </w:pPr>
      <w:r>
        <w:rPr>
          <w:rStyle w:val="CommentReference"/>
        </w:rPr>
        <w:annotationRef/>
      </w:r>
      <w:r>
        <w:t>save? redeem?</w:t>
      </w:r>
    </w:p>
  </w:comment>
  <w:comment w:id="801" w:author="Windows User" w:date="2015-11-02T09:17:00Z" w:initials="BS">
    <w:p w14:paraId="3DA2A496" w14:textId="77777777" w:rsidR="006B605B" w:rsidRDefault="006B605B"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6B605B" w:rsidRDefault="006B605B" w:rsidP="00E35F1F">
      <w:pPr>
        <w:pStyle w:val="CommentText"/>
      </w:pPr>
      <w:r>
        <w:rPr>
          <w:rStyle w:val="CommentReference"/>
        </w:rPr>
        <w:annotationRef/>
      </w:r>
      <w:r>
        <w:t>or should " be down here</w:t>
      </w:r>
    </w:p>
  </w:comment>
  <w:comment w:id="806" w:author="Windows User" w:date="2015-10-30T08:56:00Z" w:initials="BS">
    <w:p w14:paraId="061FF9BB" w14:textId="77777777" w:rsidR="006B605B" w:rsidRDefault="006B605B"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6B605B" w:rsidRDefault="006B605B"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6B605B" w:rsidRDefault="006B605B"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6B605B" w:rsidRDefault="006B605B"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6B605B" w:rsidRDefault="006B605B" w:rsidP="00E35F1F">
      <w:pPr>
        <w:pStyle w:val="CommentText"/>
      </w:pPr>
      <w:r>
        <w:rPr>
          <w:rStyle w:val="CommentReference"/>
        </w:rPr>
        <w:annotationRef/>
      </w:r>
      <w:r>
        <w:t>dividing wall?</w:t>
      </w:r>
    </w:p>
  </w:comment>
  <w:comment w:id="823" w:author="Windows User" w:date="2015-10-30T08:56:00Z" w:initials="BS">
    <w:p w14:paraId="0BDB9E8A" w14:textId="77777777" w:rsidR="006B605B" w:rsidRDefault="006B605B"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6B605B" w:rsidRDefault="006B605B"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6B605B" w:rsidRDefault="006B605B"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6B605B" w:rsidRDefault="006B605B"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6B605B" w:rsidRDefault="006B605B"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6B605B" w:rsidRDefault="006B605B" w:rsidP="00E35F1F">
      <w:pPr>
        <w:pStyle w:val="CommentText"/>
      </w:pPr>
      <w:r>
        <w:rPr>
          <w:rStyle w:val="CommentReference"/>
        </w:rPr>
        <w:annotationRef/>
      </w:r>
      <w:r>
        <w:t>or "sining"?</w:t>
      </w:r>
    </w:p>
  </w:comment>
  <w:comment w:id="833" w:author="Windows User" w:date="2015-10-30T08:56:00Z" w:initials="BS">
    <w:p w14:paraId="1CF8EF29" w14:textId="77777777" w:rsidR="006B605B" w:rsidRDefault="006B605B"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6B605B" w:rsidRDefault="006B605B"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6B605B" w:rsidRDefault="006B605B"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6B605B" w:rsidRDefault="006B605B"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6B605B" w:rsidRDefault="006B605B"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6B605B" w:rsidRDefault="006B605B"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6B605B" w:rsidRDefault="006B605B" w:rsidP="00E35F1F">
      <w:pPr>
        <w:pStyle w:val="CommentText"/>
      </w:pPr>
      <w:r>
        <w:rPr>
          <w:rStyle w:val="CommentReference"/>
        </w:rPr>
        <w:annotationRef/>
      </w:r>
      <w:r>
        <w:t>Received or bought?</w:t>
      </w:r>
    </w:p>
  </w:comment>
  <w:comment w:id="871" w:author="Brett Slote" w:date="2015-10-30T08:56:00Z" w:initials="BS">
    <w:p w14:paraId="705AFE6E" w14:textId="77777777" w:rsidR="006B605B" w:rsidRDefault="006B605B"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6B605B" w:rsidRDefault="006B605B" w:rsidP="00E35F1F">
      <w:pPr>
        <w:pStyle w:val="CommentText"/>
      </w:pPr>
      <w:r>
        <w:rPr>
          <w:rStyle w:val="CommentReference"/>
        </w:rPr>
        <w:annotationRef/>
      </w:r>
      <w:r>
        <w:t>Uncircumscript?</w:t>
      </w:r>
    </w:p>
  </w:comment>
  <w:comment w:id="877" w:author="Brett Slote" w:date="2015-10-30T08:56:00Z" w:initials="BS">
    <w:p w14:paraId="39A4B3F9" w14:textId="77777777" w:rsidR="006B605B" w:rsidRDefault="006B605B" w:rsidP="00E35F1F">
      <w:pPr>
        <w:pStyle w:val="CommentText"/>
      </w:pPr>
      <w:r>
        <w:rPr>
          <w:rStyle w:val="CommentReference"/>
        </w:rPr>
        <w:annotationRef/>
      </w:r>
      <w:r>
        <w:t>Orthodox?</w:t>
      </w:r>
    </w:p>
  </w:comment>
  <w:comment w:id="878" w:author="Brett Slote" w:date="2015-10-30T08:56:00Z" w:initials="BS">
    <w:p w14:paraId="7E993A49" w14:textId="77777777" w:rsidR="006B605B" w:rsidRDefault="006B605B" w:rsidP="00E35F1F">
      <w:pPr>
        <w:pStyle w:val="CommentText"/>
      </w:pPr>
      <w:r>
        <w:rPr>
          <w:rStyle w:val="CommentReference"/>
        </w:rPr>
        <w:annotationRef/>
      </w:r>
      <w:r>
        <w:t>Faith?</w:t>
      </w:r>
    </w:p>
  </w:comment>
  <w:comment w:id="881" w:author="Brett Slote" w:date="2015-10-30T08:56:00Z" w:initials="BS">
    <w:p w14:paraId="575DF2C3" w14:textId="77777777" w:rsidR="006B605B" w:rsidRDefault="006B605B" w:rsidP="00E35F1F">
      <w:pPr>
        <w:pStyle w:val="CommentText"/>
      </w:pPr>
      <w:r>
        <w:rPr>
          <w:rStyle w:val="CommentReference"/>
        </w:rPr>
        <w:annotationRef/>
      </w:r>
      <w:r>
        <w:t>Need a consistent policy</w:t>
      </w:r>
    </w:p>
  </w:comment>
  <w:comment w:id="885" w:author="Brett Slote" w:date="2015-10-30T08:56:00Z" w:initials="BS">
    <w:p w14:paraId="4A370093" w14:textId="77777777" w:rsidR="006B605B" w:rsidRDefault="006B605B" w:rsidP="00E35F1F">
      <w:pPr>
        <w:pStyle w:val="CommentText"/>
      </w:pPr>
      <w:r>
        <w:rPr>
          <w:rStyle w:val="CommentReference"/>
        </w:rPr>
        <w:annotationRef/>
      </w:r>
      <w:r>
        <w:t>Ramez, He or Him?</w:t>
      </w:r>
    </w:p>
  </w:comment>
  <w:comment w:id="886" w:author="Brett Slote" w:date="2015-10-30T08:56:00Z" w:initials="BS">
    <w:p w14:paraId="3B1DEA29" w14:textId="77777777" w:rsidR="006B605B" w:rsidRDefault="006B605B" w:rsidP="00E35F1F">
      <w:pPr>
        <w:pStyle w:val="CommentText"/>
      </w:pPr>
      <w:r>
        <w:rPr>
          <w:rStyle w:val="CommentReference"/>
        </w:rPr>
        <w:annotationRef/>
      </w:r>
      <w:r>
        <w:t>On? By?</w:t>
      </w:r>
    </w:p>
  </w:comment>
  <w:comment w:id="887" w:author="Windows User" w:date="2015-11-21T13:15:00Z" w:initials="WU">
    <w:p w14:paraId="05ACE9CF" w14:textId="77777777" w:rsidR="006B605B" w:rsidRDefault="006B605B" w:rsidP="00E35F1F">
      <w:pPr>
        <w:pStyle w:val="CommentText"/>
      </w:pPr>
      <w:r>
        <w:rPr>
          <w:rStyle w:val="CommentReference"/>
        </w:rPr>
        <w:annotationRef/>
      </w:r>
      <w:r>
        <w:t>check</w:t>
      </w:r>
    </w:p>
  </w:comment>
  <w:comment w:id="895" w:author="Windows User" w:date="2015-10-30T08:56:00Z" w:initials="BS">
    <w:p w14:paraId="5592658B" w14:textId="77777777" w:rsidR="006B605B" w:rsidRDefault="006B605B"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6B605B" w:rsidRDefault="006B605B"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6B605B" w:rsidRDefault="006B605B" w:rsidP="00E35F1F">
      <w:pPr>
        <w:pStyle w:val="CommentText"/>
      </w:pPr>
      <w:r>
        <w:rPr>
          <w:rStyle w:val="CommentReference"/>
        </w:rPr>
        <w:annotationRef/>
      </w:r>
      <w:r>
        <w:t>adjective? severe?</w:t>
      </w:r>
    </w:p>
  </w:comment>
  <w:comment w:id="906" w:author="Windows User" w:date="2015-11-21T13:15:00Z" w:initials="WU">
    <w:p w14:paraId="071C1D6C" w14:textId="77777777" w:rsidR="006B605B" w:rsidRDefault="006B605B" w:rsidP="00E35F1F">
      <w:pPr>
        <w:pStyle w:val="CommentText"/>
      </w:pPr>
      <w:r>
        <w:rPr>
          <w:rStyle w:val="CommentReference"/>
        </w:rPr>
        <w:annotationRef/>
      </w:r>
      <w:r>
        <w:t>check</w:t>
      </w:r>
    </w:p>
  </w:comment>
  <w:comment w:id="908" w:author="Windows User" w:date="2015-10-30T08:56:00Z" w:initials="BS">
    <w:p w14:paraId="5CA1796C" w14:textId="77777777" w:rsidR="006B605B" w:rsidRDefault="006B605B" w:rsidP="00E35F1F">
      <w:pPr>
        <w:pStyle w:val="CommentText"/>
      </w:pPr>
      <w:r>
        <w:rPr>
          <w:rStyle w:val="CommentReference"/>
        </w:rPr>
        <w:annotationRef/>
      </w:r>
      <w:r>
        <w:t>too literal?</w:t>
      </w:r>
    </w:p>
  </w:comment>
  <w:comment w:id="911" w:author="Windows User" w:date="2015-10-30T08:56:00Z" w:initials="BS">
    <w:p w14:paraId="39BBFF20" w14:textId="77777777" w:rsidR="006B605B" w:rsidRDefault="006B605B" w:rsidP="00E35F1F">
      <w:pPr>
        <w:pStyle w:val="CommentText"/>
      </w:pPr>
      <w:r>
        <w:rPr>
          <w:rStyle w:val="CommentReference"/>
        </w:rPr>
        <w:annotationRef/>
      </w:r>
      <w:r>
        <w:t>awkward</w:t>
      </w:r>
    </w:p>
  </w:comment>
  <w:comment w:id="912" w:author="Windows User" w:date="2015-10-30T08:56:00Z" w:initials="BS">
    <w:p w14:paraId="7C372EC3" w14:textId="77777777" w:rsidR="006B605B" w:rsidRDefault="006B605B"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6B605B" w:rsidRDefault="006B605B" w:rsidP="00E35F1F">
      <w:pPr>
        <w:pStyle w:val="CommentText"/>
      </w:pPr>
      <w:r>
        <w:rPr>
          <w:rStyle w:val="CommentReference"/>
        </w:rPr>
        <w:annotationRef/>
      </w:r>
      <w:r>
        <w:t>awkward</w:t>
      </w:r>
    </w:p>
  </w:comment>
  <w:comment w:id="915" w:author="Windows User" w:date="2015-10-30T08:56:00Z" w:initials="BS">
    <w:p w14:paraId="512D6CE2" w14:textId="77777777" w:rsidR="006B605B" w:rsidRDefault="006B605B" w:rsidP="00E35F1F">
      <w:pPr>
        <w:pStyle w:val="CommentText"/>
      </w:pPr>
      <w:r>
        <w:rPr>
          <w:rStyle w:val="CommentReference"/>
        </w:rPr>
        <w:annotationRef/>
      </w:r>
      <w:r>
        <w:t>terribly awkward</w:t>
      </w:r>
    </w:p>
  </w:comment>
  <w:comment w:id="916" w:author="Windows User" w:date="2015-11-21T13:16:00Z" w:initials="WU">
    <w:p w14:paraId="56B70852" w14:textId="77777777" w:rsidR="006B605B" w:rsidRDefault="006B605B" w:rsidP="00E35F1F">
      <w:pPr>
        <w:pStyle w:val="CommentText"/>
      </w:pPr>
      <w:r>
        <w:rPr>
          <w:rStyle w:val="CommentReference"/>
        </w:rPr>
        <w:annotationRef/>
      </w:r>
      <w:r>
        <w:t>check</w:t>
      </w:r>
    </w:p>
  </w:comment>
  <w:comment w:id="917" w:author="Windows User" w:date="2015-11-21T13:16:00Z" w:initials="WU">
    <w:p w14:paraId="46C7130C" w14:textId="77777777" w:rsidR="006B605B" w:rsidRDefault="006B605B" w:rsidP="00E35F1F">
      <w:pPr>
        <w:pStyle w:val="CommentText"/>
      </w:pPr>
      <w:r>
        <w:rPr>
          <w:rStyle w:val="CommentReference"/>
        </w:rPr>
        <w:annotationRef/>
      </w:r>
      <w:r>
        <w:t>check</w:t>
      </w:r>
    </w:p>
  </w:comment>
  <w:comment w:id="918" w:author="Windows User" w:date="2015-11-21T13:16:00Z" w:initials="WU">
    <w:p w14:paraId="5E32845B" w14:textId="77777777" w:rsidR="006B605B" w:rsidRDefault="006B605B" w:rsidP="00E35F1F">
      <w:pPr>
        <w:pStyle w:val="CommentText"/>
      </w:pPr>
      <w:r>
        <w:rPr>
          <w:rStyle w:val="CommentReference"/>
        </w:rPr>
        <w:annotationRef/>
      </w:r>
      <w:r>
        <w:t>check</w:t>
      </w:r>
    </w:p>
  </w:comment>
  <w:comment w:id="919" w:author="Windows User" w:date="2015-11-21T13:16:00Z" w:initials="WU">
    <w:p w14:paraId="530C7E75" w14:textId="77777777" w:rsidR="006B605B" w:rsidRDefault="006B605B" w:rsidP="00E35F1F">
      <w:pPr>
        <w:pStyle w:val="CommentText"/>
      </w:pPr>
      <w:r>
        <w:rPr>
          <w:rStyle w:val="CommentReference"/>
        </w:rPr>
        <w:annotationRef/>
      </w:r>
      <w:r>
        <w:t>check</w:t>
      </w:r>
    </w:p>
  </w:comment>
  <w:comment w:id="921" w:author="Windows User" w:date="2015-10-30T08:56:00Z" w:initials="BS">
    <w:p w14:paraId="215C41D2" w14:textId="77777777" w:rsidR="006B605B" w:rsidRDefault="006B605B" w:rsidP="00E35F1F">
      <w:pPr>
        <w:pStyle w:val="CommentText"/>
      </w:pPr>
      <w:r>
        <w:rPr>
          <w:rStyle w:val="CommentReference"/>
        </w:rPr>
        <w:annotationRef/>
      </w:r>
      <w:r>
        <w:t>sat?</w:t>
      </w:r>
    </w:p>
  </w:comment>
  <w:comment w:id="922" w:author="Windows User" w:date="2015-11-21T13:17:00Z" w:initials="WU">
    <w:p w14:paraId="6B55DDAB" w14:textId="77777777" w:rsidR="006B605B" w:rsidRDefault="006B605B" w:rsidP="00E35F1F">
      <w:pPr>
        <w:pStyle w:val="CommentText"/>
      </w:pPr>
      <w:r>
        <w:rPr>
          <w:rStyle w:val="CommentReference"/>
        </w:rPr>
        <w:annotationRef/>
      </w:r>
      <w:r>
        <w:t>check</w:t>
      </w:r>
    </w:p>
  </w:comment>
  <w:comment w:id="923" w:author="Windows User" w:date="2015-11-21T13:17:00Z" w:initials="WU">
    <w:p w14:paraId="5825D4CB" w14:textId="77777777" w:rsidR="006B605B" w:rsidRDefault="006B605B" w:rsidP="00E35F1F">
      <w:pPr>
        <w:pStyle w:val="CommentText"/>
      </w:pPr>
      <w:r>
        <w:rPr>
          <w:rStyle w:val="CommentReference"/>
        </w:rPr>
        <w:annotationRef/>
      </w:r>
      <w:r>
        <w:t>check</w:t>
      </w:r>
    </w:p>
  </w:comment>
  <w:comment w:id="926" w:author="Windows User" w:date="2015-10-30T08:56:00Z" w:initials="BS">
    <w:p w14:paraId="3E614A56" w14:textId="77777777" w:rsidR="006B605B" w:rsidRDefault="006B605B"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6B605B" w:rsidRDefault="006B605B" w:rsidP="00E35F1F">
      <w:pPr>
        <w:pStyle w:val="CommentText"/>
      </w:pPr>
      <w:r>
        <w:rPr>
          <w:rStyle w:val="CommentReference"/>
        </w:rPr>
        <w:annotationRef/>
      </w:r>
      <w:r>
        <w:t>appearing?</w:t>
      </w:r>
    </w:p>
  </w:comment>
  <w:comment w:id="928" w:author="Windows User" w:date="2015-10-30T08:56:00Z" w:initials="BS">
    <w:p w14:paraId="4735348E" w14:textId="77777777" w:rsidR="006B605B" w:rsidRDefault="006B605B" w:rsidP="00E35F1F">
      <w:pPr>
        <w:pStyle w:val="CommentText"/>
      </w:pPr>
      <w:r>
        <w:rPr>
          <w:rStyle w:val="CommentReference"/>
        </w:rPr>
        <w:annotationRef/>
      </w:r>
      <w:r>
        <w:t>He</w:t>
      </w:r>
    </w:p>
  </w:comment>
  <w:comment w:id="935" w:author="Windows User" w:date="2015-10-30T08:56:00Z" w:initials="BS">
    <w:p w14:paraId="5F2DFD8E" w14:textId="77777777" w:rsidR="006B605B" w:rsidRDefault="006B605B"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6B605B" w:rsidRDefault="006B605B" w:rsidP="00E35F1F">
      <w:pPr>
        <w:pStyle w:val="CommentText"/>
      </w:pPr>
      <w:r>
        <w:rPr>
          <w:rStyle w:val="CommentReference"/>
        </w:rPr>
        <w:annotationRef/>
      </w:r>
      <w:r>
        <w:t>For forty days</w:t>
      </w:r>
    </w:p>
  </w:comment>
  <w:comment w:id="937" w:author="Windows User" w:date="2015-10-30T08:56:00Z" w:initials="BS">
    <w:p w14:paraId="7D69D9EF" w14:textId="77777777" w:rsidR="006B605B" w:rsidRDefault="006B605B"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6B605B" w:rsidRDefault="006B605B"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6B605B" w:rsidRDefault="006B605B"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6B605B" w:rsidRDefault="006B605B"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6B605B" w:rsidRDefault="006B605B"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6B605B" w:rsidRDefault="006B605B" w:rsidP="00E35F1F">
      <w:pPr>
        <w:pStyle w:val="CommentText"/>
      </w:pPr>
      <w:r>
        <w:rPr>
          <w:rStyle w:val="CommentReference"/>
        </w:rPr>
        <w:annotationRef/>
      </w:r>
      <w:r>
        <w:t>repeat quotes or contiguious?</w:t>
      </w:r>
    </w:p>
  </w:comment>
  <w:comment w:id="953" w:author="Windows User" w:date="2015-10-30T08:56:00Z" w:initials="BS">
    <w:p w14:paraId="29400B5B" w14:textId="77777777" w:rsidR="006B605B" w:rsidRDefault="006B605B" w:rsidP="00E35F1F">
      <w:pPr>
        <w:pStyle w:val="CommentText"/>
      </w:pPr>
      <w:r>
        <w:rPr>
          <w:rStyle w:val="CommentReference"/>
        </w:rPr>
        <w:annotationRef/>
      </w:r>
      <w:r>
        <w:t>in strength?</w:t>
      </w:r>
    </w:p>
  </w:comment>
  <w:comment w:id="954" w:author="Windows User" w:date="2015-10-30T08:56:00Z" w:initials="BS">
    <w:p w14:paraId="19007B27" w14:textId="77777777" w:rsidR="006B605B" w:rsidRDefault="006B605B"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6B605B" w:rsidRDefault="006B605B" w:rsidP="00E35F1F">
      <w:pPr>
        <w:pStyle w:val="CommentText"/>
      </w:pPr>
      <w:r>
        <w:rPr>
          <w:rStyle w:val="CommentReference"/>
        </w:rPr>
        <w:annotationRef/>
      </w:r>
      <w:r>
        <w:t>theotokos, not mav em ef Nooti</w:t>
      </w:r>
    </w:p>
  </w:comment>
  <w:comment w:id="957" w:author="Windows User" w:date="2015-10-30T08:56:00Z" w:initials="BS">
    <w:p w14:paraId="72887F8D" w14:textId="77777777" w:rsidR="006B605B" w:rsidRDefault="006B605B" w:rsidP="00E35F1F">
      <w:pPr>
        <w:pStyle w:val="CommentText"/>
      </w:pPr>
      <w:r>
        <w:rPr>
          <w:rStyle w:val="CommentReference"/>
        </w:rPr>
        <w:annotationRef/>
      </w:r>
      <w:r>
        <w:t>in?</w:t>
      </w:r>
    </w:p>
  </w:comment>
  <w:comment w:id="959" w:author="Windows User" w:date="2015-10-30T08:56:00Z" w:initials="BS">
    <w:p w14:paraId="79923510" w14:textId="77777777" w:rsidR="006B605B" w:rsidRDefault="006B605B"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6B605B" w:rsidRDefault="006B605B" w:rsidP="00E35F1F">
      <w:pPr>
        <w:pStyle w:val="CommentText"/>
      </w:pPr>
      <w:r>
        <w:rPr>
          <w:rStyle w:val="CommentReference"/>
        </w:rPr>
        <w:annotationRef/>
      </w:r>
      <w:r>
        <w:t>tense?</w:t>
      </w:r>
    </w:p>
  </w:comment>
  <w:comment w:id="962" w:author="Windows User" w:date="2015-10-30T08:56:00Z" w:initials="BS">
    <w:p w14:paraId="2626B3B0" w14:textId="77777777" w:rsidR="006B605B" w:rsidRDefault="006B605B" w:rsidP="00E35F1F">
      <w:pPr>
        <w:pStyle w:val="CommentText"/>
      </w:pPr>
      <w:r>
        <w:rPr>
          <w:rStyle w:val="CommentReference"/>
        </w:rPr>
        <w:annotationRef/>
      </w:r>
      <w:r>
        <w:t>too far for a pronoun</w:t>
      </w:r>
    </w:p>
  </w:comment>
  <w:comment w:id="963" w:author="Windows User" w:date="2015-10-30T08:56:00Z" w:initials="BS">
    <w:p w14:paraId="35C833E4" w14:textId="77777777" w:rsidR="006B605B" w:rsidRDefault="006B605B" w:rsidP="00E35F1F">
      <w:pPr>
        <w:pStyle w:val="CommentText"/>
      </w:pPr>
      <w:r>
        <w:rPr>
          <w:rStyle w:val="CommentReference"/>
        </w:rPr>
        <w:annotationRef/>
      </w:r>
      <w:r>
        <w:t>deemed or made?</w:t>
      </w:r>
    </w:p>
  </w:comment>
  <w:comment w:id="965" w:author="Windows User" w:date="2015-10-30T08:56:00Z" w:initials="BS">
    <w:p w14:paraId="5C7B7A35" w14:textId="77777777" w:rsidR="006B605B" w:rsidRDefault="006B605B"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6B605B" w:rsidRDefault="006B605B" w:rsidP="00E35F1F">
      <w:pPr>
        <w:pStyle w:val="CommentText"/>
      </w:pPr>
      <w:r>
        <w:rPr>
          <w:rStyle w:val="CommentReference"/>
        </w:rPr>
        <w:annotationRef/>
      </w:r>
      <w:r>
        <w:t>rises or shines?</w:t>
      </w:r>
    </w:p>
  </w:comment>
  <w:comment w:id="970" w:author="Windows User" w:date="2015-10-30T08:56:00Z" w:initials="BS">
    <w:p w14:paraId="5671149C" w14:textId="77777777" w:rsidR="006B605B" w:rsidRDefault="006B605B" w:rsidP="00E35F1F">
      <w:pPr>
        <w:pStyle w:val="CommentText"/>
      </w:pPr>
      <w:r>
        <w:rPr>
          <w:rStyle w:val="CommentReference"/>
        </w:rPr>
        <w:annotationRef/>
      </w:r>
      <w:r>
        <w:t>destroyed or damaged?</w:t>
      </w:r>
    </w:p>
  </w:comment>
  <w:comment w:id="978" w:author="Windows User" w:date="2015-10-30T08:56:00Z" w:initials="BS">
    <w:p w14:paraId="4B308EB2" w14:textId="77777777" w:rsidR="006B605B" w:rsidRDefault="006B605B" w:rsidP="00E35F1F">
      <w:pPr>
        <w:pStyle w:val="CommentText"/>
      </w:pPr>
      <w:r>
        <w:rPr>
          <w:rStyle w:val="CommentReference"/>
        </w:rPr>
        <w:annotationRef/>
      </w:r>
      <w:r>
        <w:t>servant, or slave?</w:t>
      </w:r>
    </w:p>
  </w:comment>
  <w:comment w:id="979" w:author="Windows User" w:date="2015-10-30T08:56:00Z" w:initials="BS">
    <w:p w14:paraId="20DF1D54" w14:textId="77777777" w:rsidR="006B605B" w:rsidRDefault="006B605B" w:rsidP="00E35F1F">
      <w:pPr>
        <w:pStyle w:val="CommentText"/>
      </w:pPr>
      <w:r>
        <w:rPr>
          <w:rStyle w:val="CommentReference"/>
        </w:rPr>
        <w:annotationRef/>
      </w:r>
      <w:r>
        <w:t>Feels way too literal</w:t>
      </w:r>
    </w:p>
  </w:comment>
  <w:comment w:id="980" w:author="Windows User" w:date="2015-11-21T13:18:00Z" w:initials="WU">
    <w:p w14:paraId="2A74F11D" w14:textId="77777777" w:rsidR="006B605B" w:rsidRDefault="006B605B" w:rsidP="00E35F1F">
      <w:pPr>
        <w:pStyle w:val="CommentText"/>
      </w:pPr>
      <w:r>
        <w:rPr>
          <w:rStyle w:val="CommentReference"/>
        </w:rPr>
        <w:annotationRef/>
      </w:r>
      <w:r>
        <w:t>check</w:t>
      </w:r>
    </w:p>
  </w:comment>
  <w:comment w:id="988" w:author="Windows User" w:date="2015-10-30T08:56:00Z" w:initials="BS">
    <w:p w14:paraId="6352B7F4" w14:textId="77777777" w:rsidR="006B605B" w:rsidRDefault="006B605B"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6B605B" w:rsidRDefault="006B605B"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6B605B" w:rsidRDefault="006B605B"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6B605B" w:rsidRDefault="006B605B"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6B605B" w:rsidRDefault="006B605B"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6B605B" w:rsidRDefault="006B605B" w:rsidP="00E35F1F">
      <w:pPr>
        <w:pStyle w:val="CommentText"/>
      </w:pPr>
      <w:r>
        <w:rPr>
          <w:rStyle w:val="CommentReference"/>
        </w:rPr>
        <w:annotationRef/>
      </w:r>
      <w:r>
        <w:t>net or hook?</w:t>
      </w:r>
    </w:p>
  </w:comment>
  <w:comment w:id="1002" w:author="Windows User" w:date="2015-10-30T08:56:00Z" w:initials="BS">
    <w:p w14:paraId="631E73A0" w14:textId="77777777" w:rsidR="006B605B" w:rsidRDefault="006B605B"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6B605B" w:rsidRDefault="006B605B" w:rsidP="00E35F1F">
      <w:pPr>
        <w:pStyle w:val="CommentText"/>
      </w:pPr>
      <w:r>
        <w:rPr>
          <w:rStyle w:val="CommentReference"/>
        </w:rPr>
        <w:annotationRef/>
      </w:r>
      <w:r>
        <w:t>what does this mean?</w:t>
      </w:r>
    </w:p>
  </w:comment>
  <w:comment w:id="1004" w:author="Windows User" w:date="2015-10-30T08:56:00Z" w:initials="BS">
    <w:p w14:paraId="0A6E9F00" w14:textId="77777777" w:rsidR="006B605B" w:rsidRDefault="006B605B" w:rsidP="00E35F1F">
      <w:pPr>
        <w:pStyle w:val="CommentText"/>
      </w:pPr>
      <w:r>
        <w:rPr>
          <w:rStyle w:val="CommentReference"/>
        </w:rPr>
        <w:annotationRef/>
      </w:r>
      <w:r>
        <w:t>Path? Or Way? i.e. Christ?</w:t>
      </w:r>
    </w:p>
  </w:comment>
  <w:comment w:id="1005" w:author="Windows User" w:date="2015-10-30T08:56:00Z" w:initials="BS">
    <w:p w14:paraId="50D676B3" w14:textId="77777777" w:rsidR="006B605B" w:rsidRDefault="006B605B" w:rsidP="00E35F1F">
      <w:pPr>
        <w:pStyle w:val="CommentText"/>
      </w:pPr>
      <w:r>
        <w:rPr>
          <w:rStyle w:val="CommentReference"/>
        </w:rPr>
        <w:annotationRef/>
      </w:r>
      <w:r>
        <w:t>forward to? Or towards?</w:t>
      </w:r>
    </w:p>
  </w:comment>
  <w:comment w:id="1006" w:author="Windows User" w:date="2015-10-30T08:56:00Z" w:initials="BS">
    <w:p w14:paraId="4E94979B" w14:textId="77777777" w:rsidR="006B605B" w:rsidRDefault="006B605B" w:rsidP="00E35F1F">
      <w:pPr>
        <w:pStyle w:val="CommentText"/>
      </w:pPr>
      <w:r>
        <w:rPr>
          <w:rStyle w:val="CommentReference"/>
        </w:rPr>
        <w:annotationRef/>
      </w:r>
      <w:r>
        <w:t>gladness</w:t>
      </w:r>
    </w:p>
  </w:comment>
  <w:comment w:id="1014" w:author="Windows User" w:date="2015-10-30T08:56:00Z" w:initials="BS">
    <w:p w14:paraId="3588E256" w14:textId="77777777" w:rsidR="006B605B" w:rsidRDefault="006B605B"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6B605B" w:rsidRDefault="006B605B" w:rsidP="00E35F1F">
      <w:pPr>
        <w:pStyle w:val="CommentText"/>
      </w:pPr>
      <w:r>
        <w:rPr>
          <w:rStyle w:val="CommentReference"/>
        </w:rPr>
        <w:annotationRef/>
      </w:r>
      <w:r>
        <w:t>Everyday or a day?</w:t>
      </w:r>
    </w:p>
  </w:comment>
  <w:comment w:id="1016" w:author="Windows User" w:date="2015-10-30T08:56:00Z" w:initials="BS">
    <w:p w14:paraId="7938A467" w14:textId="77777777" w:rsidR="006B605B" w:rsidRDefault="006B605B"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6B605B" w:rsidRDefault="006B605B" w:rsidP="00E35F1F">
      <w:pPr>
        <w:pStyle w:val="CommentText"/>
      </w:pPr>
      <w:r>
        <w:rPr>
          <w:rStyle w:val="CommentReference"/>
        </w:rPr>
        <w:annotationRef/>
      </w:r>
      <w:r>
        <w:t>glory, splendor or beauty?</w:t>
      </w:r>
    </w:p>
  </w:comment>
  <w:comment w:id="1018" w:author="Windows User" w:date="2015-10-30T08:56:00Z" w:initials="BS">
    <w:p w14:paraId="07A7FAB4" w14:textId="77777777" w:rsidR="006B605B" w:rsidRDefault="006B605B" w:rsidP="00E35F1F">
      <w:pPr>
        <w:pStyle w:val="CommentText"/>
      </w:pPr>
      <w:r>
        <w:rPr>
          <w:rStyle w:val="CommentReference"/>
        </w:rPr>
        <w:annotationRef/>
      </w:r>
      <w:r>
        <w:t>from or and?</w:t>
      </w:r>
    </w:p>
  </w:comment>
  <w:comment w:id="1019" w:author="Windows User" w:date="2015-10-30T08:56:00Z" w:initials="BS">
    <w:p w14:paraId="5249720E" w14:textId="77777777" w:rsidR="006B605B" w:rsidRDefault="006B605B"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6B605B" w:rsidRDefault="006B605B"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6B605B" w:rsidRDefault="006B605B" w:rsidP="00E35F1F">
      <w:pPr>
        <w:pStyle w:val="CommentText"/>
      </w:pPr>
      <w:r>
        <w:rPr>
          <w:rStyle w:val="CommentReference"/>
        </w:rPr>
        <w:annotationRef/>
      </w:r>
      <w:r>
        <w:t>is this right?</w:t>
      </w:r>
    </w:p>
  </w:comment>
  <w:comment w:id="1022" w:author="Windows User" w:date="2015-10-30T08:56:00Z" w:initials="BS">
    <w:p w14:paraId="21BA9344" w14:textId="77777777" w:rsidR="006B605B" w:rsidRDefault="006B605B" w:rsidP="00E35F1F">
      <w:pPr>
        <w:pStyle w:val="CommentText"/>
      </w:pPr>
      <w:r>
        <w:rPr>
          <w:rStyle w:val="CommentReference"/>
        </w:rPr>
        <w:annotationRef/>
      </w:r>
      <w:r>
        <w:t>isn't it of?</w:t>
      </w:r>
    </w:p>
  </w:comment>
  <w:comment w:id="1023" w:author="Windows User" w:date="2015-10-30T08:56:00Z" w:initials="BS">
    <w:p w14:paraId="0DB057D8" w14:textId="77777777" w:rsidR="006B605B" w:rsidRDefault="006B605B" w:rsidP="00E35F1F">
      <w:pPr>
        <w:pStyle w:val="CommentText"/>
      </w:pPr>
      <w:r>
        <w:rPr>
          <w:rStyle w:val="CommentReference"/>
        </w:rPr>
        <w:annotationRef/>
      </w:r>
      <w:r>
        <w:t>isn't it blesses?</w:t>
      </w:r>
    </w:p>
  </w:comment>
  <w:comment w:id="1024" w:author="Windows User" w:date="2015-10-30T08:56:00Z" w:initials="BS">
    <w:p w14:paraId="4126BF87" w14:textId="77777777" w:rsidR="006B605B" w:rsidRDefault="006B605B" w:rsidP="00E35F1F">
      <w:pPr>
        <w:pStyle w:val="CommentText"/>
      </w:pPr>
      <w:r>
        <w:rPr>
          <w:rStyle w:val="CommentReference"/>
        </w:rPr>
        <w:annotationRef/>
      </w:r>
      <w:r>
        <w:t>blessing or blessing?</w:t>
      </w:r>
    </w:p>
  </w:comment>
  <w:comment w:id="1025" w:author="Windows User" w:date="2015-10-30T08:56:00Z" w:initials="BS">
    <w:p w14:paraId="068E7184" w14:textId="77777777" w:rsidR="006B605B" w:rsidRDefault="006B605B"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6B605B" w:rsidRDefault="006B605B" w:rsidP="00E35F1F">
      <w:pPr>
        <w:pStyle w:val="CommentText"/>
      </w:pPr>
      <w:r>
        <w:rPr>
          <w:rStyle w:val="CommentReference"/>
        </w:rPr>
        <w:annotationRef/>
      </w:r>
      <w:r>
        <w:t>perfect or true?</w:t>
      </w:r>
    </w:p>
  </w:comment>
  <w:comment w:id="1029" w:author="Windows User" w:date="2015-11-21T13:21:00Z" w:initials="WU">
    <w:p w14:paraId="686F5E9C" w14:textId="77777777" w:rsidR="006B605B" w:rsidRDefault="006B605B" w:rsidP="00E35F1F">
      <w:pPr>
        <w:pStyle w:val="CommentText"/>
      </w:pPr>
      <w:r>
        <w:rPr>
          <w:rStyle w:val="CommentReference"/>
        </w:rPr>
        <w:annotationRef/>
      </w:r>
    </w:p>
  </w:comment>
  <w:comment w:id="1036" w:author="Windows User" w:date="2015-10-30T08:56:00Z" w:initials="BS">
    <w:p w14:paraId="138D81C8" w14:textId="77777777" w:rsidR="006B605B" w:rsidRDefault="006B605B" w:rsidP="00E35F1F">
      <w:pPr>
        <w:pStyle w:val="CommentText"/>
      </w:pPr>
      <w:r>
        <w:rPr>
          <w:rStyle w:val="CommentReference"/>
        </w:rPr>
        <w:annotationRef/>
      </w:r>
      <w:r>
        <w:t>which word is right?</w:t>
      </w:r>
    </w:p>
  </w:comment>
  <w:comment w:id="1037" w:author="Windows User" w:date="2015-10-30T08:56:00Z" w:initials="BS">
    <w:p w14:paraId="36B899D8" w14:textId="77777777" w:rsidR="006B605B" w:rsidRDefault="006B605B" w:rsidP="00E35F1F">
      <w:pPr>
        <w:pStyle w:val="CommentText"/>
      </w:pPr>
      <w:r>
        <w:rPr>
          <w:rStyle w:val="CommentReference"/>
        </w:rPr>
        <w:annotationRef/>
      </w:r>
      <w:r>
        <w:t>wise?</w:t>
      </w:r>
    </w:p>
  </w:comment>
  <w:comment w:id="1039" w:author="Windows User" w:date="2015-10-30T08:56:00Z" w:initials="BS">
    <w:p w14:paraId="62F2B22F" w14:textId="77777777" w:rsidR="006B605B" w:rsidRDefault="006B605B" w:rsidP="00E35F1F">
      <w:pPr>
        <w:pStyle w:val="CommentText"/>
      </w:pPr>
      <w:r>
        <w:rPr>
          <w:rStyle w:val="CommentReference"/>
        </w:rPr>
        <w:annotationRef/>
      </w:r>
      <w:r>
        <w:t>bride, or bridal chamber?</w:t>
      </w:r>
    </w:p>
  </w:comment>
  <w:comment w:id="1040" w:author="Windows User" w:date="2015-10-30T08:56:00Z" w:initials="BS">
    <w:p w14:paraId="13AA9031" w14:textId="77777777" w:rsidR="006B605B" w:rsidRDefault="006B605B" w:rsidP="00E35F1F">
      <w:pPr>
        <w:pStyle w:val="CommentText"/>
      </w:pPr>
      <w:r>
        <w:rPr>
          <w:rStyle w:val="CommentReference"/>
        </w:rPr>
        <w:annotationRef/>
      </w:r>
      <w:r>
        <w:t>truth, logos, or true logos?</w:t>
      </w:r>
    </w:p>
  </w:comment>
  <w:comment w:id="1041" w:author="Windows User" w:date="2015-10-30T08:56:00Z" w:initials="BS">
    <w:p w14:paraId="116A567C" w14:textId="77777777" w:rsidR="006B605B" w:rsidRDefault="006B605B" w:rsidP="00E35F1F">
      <w:pPr>
        <w:pStyle w:val="CommentText"/>
      </w:pPr>
      <w:r>
        <w:rPr>
          <w:rStyle w:val="CommentReference"/>
        </w:rPr>
        <w:annotationRef/>
      </w:r>
      <w:r>
        <w:t>redeemed or saved?</w:t>
      </w:r>
    </w:p>
  </w:comment>
  <w:comment w:id="1043" w:author="Windows User" w:date="2015-10-30T08:56:00Z" w:initials="BS">
    <w:p w14:paraId="37848CBE" w14:textId="77777777" w:rsidR="006B605B" w:rsidRDefault="006B605B" w:rsidP="00E35F1F">
      <w:pPr>
        <w:pStyle w:val="CommentText"/>
      </w:pPr>
      <w:r>
        <w:rPr>
          <w:rStyle w:val="CommentReference"/>
        </w:rPr>
        <w:annotationRef/>
      </w:r>
      <w:r>
        <w:t>for us or unto us?</w:t>
      </w:r>
    </w:p>
  </w:comment>
  <w:comment w:id="1046" w:author="Windows User" w:date="2015-10-30T08:56:00Z" w:initials="BS">
    <w:p w14:paraId="7318299D" w14:textId="77777777" w:rsidR="006B605B" w:rsidRDefault="006B605B" w:rsidP="00E35F1F">
      <w:pPr>
        <w:pStyle w:val="CommentText"/>
      </w:pPr>
      <w:r>
        <w:rPr>
          <w:rStyle w:val="CommentReference"/>
        </w:rPr>
        <w:annotationRef/>
      </w:r>
      <w:r>
        <w:t>what does eshleelooi mean?</w:t>
      </w:r>
    </w:p>
  </w:comment>
  <w:comment w:id="1047" w:author="Windows User" w:date="2015-10-30T08:56:00Z" w:initials="BS">
    <w:p w14:paraId="01016F04" w14:textId="77777777" w:rsidR="006B605B" w:rsidRDefault="006B605B" w:rsidP="00E35F1F">
      <w:pPr>
        <w:pStyle w:val="CommentText"/>
      </w:pPr>
      <w:r>
        <w:rPr>
          <w:rStyle w:val="CommentReference"/>
        </w:rPr>
        <w:annotationRef/>
      </w:r>
      <w:r>
        <w:t>save or redeem?</w:t>
      </w:r>
    </w:p>
  </w:comment>
  <w:comment w:id="1049" w:author="Windows User" w:date="2015-10-30T08:56:00Z" w:initials="BS">
    <w:p w14:paraId="2F0C8D0C" w14:textId="77777777" w:rsidR="006B605B" w:rsidRDefault="006B605B"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6B605B" w:rsidRDefault="006B605B"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6B605B" w:rsidRDefault="006B605B"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6B605B" w:rsidRDefault="006B605B" w:rsidP="00E35F1F">
      <w:pPr>
        <w:pStyle w:val="CommentText"/>
      </w:pPr>
      <w:r>
        <w:rPr>
          <w:rStyle w:val="CommentReference"/>
        </w:rPr>
        <w:annotationRef/>
      </w:r>
      <w:r>
        <w:t>Saviour or redeemer?</w:t>
      </w:r>
    </w:p>
  </w:comment>
  <w:comment w:id="1055" w:author="Windows User" w:date="2015-10-30T08:56:00Z" w:initials="BS">
    <w:p w14:paraId="7BA01F3B" w14:textId="77777777" w:rsidR="006B605B" w:rsidRDefault="006B605B"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6B605B" w:rsidRDefault="006B605B"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6B605B" w:rsidRDefault="006B605B"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6B605B" w:rsidRDefault="006B605B"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6B605B" w:rsidRDefault="006B605B"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6B605B" w:rsidRDefault="006B605B"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6B605B" w:rsidRDefault="006B605B"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6B605B" w:rsidRDefault="006B605B"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6B605B" w:rsidRDefault="006B605B"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6B605B" w:rsidRDefault="006B605B"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6B605B" w:rsidRDefault="006B605B" w:rsidP="00E35F1F">
      <w:pPr>
        <w:pStyle w:val="CommentText"/>
      </w:pPr>
      <w:r>
        <w:rPr>
          <w:rStyle w:val="CommentReference"/>
        </w:rPr>
        <w:annotationRef/>
      </w:r>
      <w:r>
        <w:t>review</w:t>
      </w:r>
    </w:p>
  </w:comment>
  <w:comment w:id="1078" w:author="Windows User" w:date="2015-10-30T08:56:00Z" w:initials="BS">
    <w:p w14:paraId="5D50DB65" w14:textId="77777777" w:rsidR="006B605B" w:rsidRDefault="006B605B"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6B605B" w:rsidRDefault="006B605B" w:rsidP="00E35F1F">
      <w:pPr>
        <w:pStyle w:val="CommentText"/>
      </w:pPr>
      <w:r>
        <w:rPr>
          <w:rStyle w:val="CommentReference"/>
        </w:rPr>
        <w:annotationRef/>
      </w:r>
      <w:r>
        <w:t>works or deeds?</w:t>
      </w:r>
    </w:p>
  </w:comment>
  <w:comment w:id="1080" w:author="Windows User" w:date="2015-11-21T13:24:00Z" w:initials="WU">
    <w:p w14:paraId="7A990723" w14:textId="77777777" w:rsidR="006B605B" w:rsidRDefault="006B605B" w:rsidP="00E35F1F">
      <w:pPr>
        <w:pStyle w:val="CommentText"/>
      </w:pPr>
      <w:r>
        <w:rPr>
          <w:rStyle w:val="CommentReference"/>
        </w:rPr>
        <w:annotationRef/>
      </w:r>
      <w:r>
        <w:t>review</w:t>
      </w:r>
    </w:p>
  </w:comment>
  <w:comment w:id="1081" w:author="Windows User" w:date="2015-10-30T08:56:00Z" w:initials="BS">
    <w:p w14:paraId="5BB3D65B" w14:textId="77777777" w:rsidR="006B605B" w:rsidRDefault="006B605B" w:rsidP="00E35F1F">
      <w:pPr>
        <w:pStyle w:val="CommentText"/>
      </w:pPr>
      <w:r>
        <w:rPr>
          <w:rStyle w:val="CommentReference"/>
        </w:rPr>
        <w:annotationRef/>
      </w:r>
      <w:r>
        <w:t>does Coptic have 'high'?</w:t>
      </w:r>
    </w:p>
  </w:comment>
  <w:comment w:id="1082" w:author="Windows User" w:date="2015-11-21T13:24:00Z" w:initials="WU">
    <w:p w14:paraId="1D334F95" w14:textId="77777777" w:rsidR="006B605B" w:rsidRDefault="006B605B" w:rsidP="00E35F1F">
      <w:pPr>
        <w:pStyle w:val="CommentText"/>
      </w:pPr>
      <w:r>
        <w:rPr>
          <w:rStyle w:val="CommentReference"/>
        </w:rPr>
        <w:annotationRef/>
      </w:r>
      <w:r>
        <w:t>review, add variant</w:t>
      </w:r>
    </w:p>
  </w:comment>
  <w:comment w:id="1083" w:author="Windows User" w:date="2015-10-30T08:56:00Z" w:initials="BS">
    <w:p w14:paraId="5480B788" w14:textId="77777777" w:rsidR="006B605B" w:rsidRDefault="006B605B"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6B605B" w:rsidRDefault="006B605B"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6B605B" w:rsidRDefault="006B605B" w:rsidP="006869EE">
      <w:pPr>
        <w:pStyle w:val="CommentText"/>
      </w:pPr>
      <w:r>
        <w:rPr>
          <w:rStyle w:val="CommentReference"/>
        </w:rPr>
        <w:annotationRef/>
      </w:r>
      <w:r>
        <w:t>May He or that He may</w:t>
      </w:r>
    </w:p>
  </w:comment>
  <w:comment w:id="1094" w:author="Windows User" w:date="2015-10-30T08:56:00Z" w:initials="BS">
    <w:p w14:paraId="5BE9E7DF" w14:textId="77777777" w:rsidR="006B605B" w:rsidRDefault="006B605B" w:rsidP="006869EE">
      <w:pPr>
        <w:pStyle w:val="CommentText"/>
      </w:pPr>
      <w:r>
        <w:rPr>
          <w:rStyle w:val="CommentReference"/>
        </w:rPr>
        <w:annotationRef/>
      </w:r>
      <w:r>
        <w:t>protopresbyters?</w:t>
      </w:r>
    </w:p>
  </w:comment>
  <w:comment w:id="1095" w:author="Windows User" w:date="2015-10-30T08:56:00Z" w:initials="BS">
    <w:p w14:paraId="37712CA1" w14:textId="77777777" w:rsidR="006B605B" w:rsidRDefault="006B605B" w:rsidP="006869EE">
      <w:pPr>
        <w:pStyle w:val="CommentText"/>
      </w:pPr>
      <w:r>
        <w:rPr>
          <w:rStyle w:val="CommentReference"/>
        </w:rPr>
        <w:annotationRef/>
      </w:r>
      <w:r>
        <w:t>those who?</w:t>
      </w:r>
    </w:p>
  </w:comment>
  <w:comment w:id="1096" w:author="Windows User" w:date="2015-10-30T08:56:00Z" w:initials="BS">
    <w:p w14:paraId="0BC9F56F" w14:textId="77777777" w:rsidR="006B605B" w:rsidRDefault="006B605B" w:rsidP="006869EE">
      <w:pPr>
        <w:pStyle w:val="CommentText"/>
      </w:pPr>
      <w:r>
        <w:rPr>
          <w:rStyle w:val="CommentReference"/>
        </w:rPr>
        <w:annotationRef/>
      </w:r>
      <w:r>
        <w:t>Yourself?</w:t>
      </w:r>
    </w:p>
  </w:comment>
  <w:comment w:id="1100" w:author="Windows User" w:date="2015-11-27T20:09:00Z" w:initials="WU">
    <w:p w14:paraId="5DD947BD" w14:textId="77777777" w:rsidR="006B605B" w:rsidRDefault="006B605B"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6B605B" w:rsidRDefault="006B605B"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6B605B" w:rsidRDefault="006B605B" w:rsidP="006869EE">
      <w:pPr>
        <w:pStyle w:val="CommentText"/>
      </w:pPr>
      <w:r>
        <w:rPr>
          <w:rStyle w:val="CommentReference"/>
        </w:rPr>
        <w:annotationRef/>
      </w:r>
      <w:r>
        <w:t>Good News or Glad Tidings?</w:t>
      </w:r>
    </w:p>
  </w:comment>
  <w:comment w:id="1111" w:author="Windows User" w:date="2015-10-30T08:56:00Z" w:initials="WU">
    <w:p w14:paraId="07481CDA" w14:textId="77777777" w:rsidR="006B605B" w:rsidRDefault="006B605B"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6B605B" w:rsidRDefault="006B605B"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6B605B" w:rsidRDefault="006B605B" w:rsidP="006869EE">
      <w:pPr>
        <w:pStyle w:val="CommentText"/>
      </w:pPr>
      <w:r>
        <w:rPr>
          <w:rStyle w:val="CommentReference"/>
        </w:rPr>
        <w:annotationRef/>
      </w:r>
      <w:r>
        <w:t>Add footnote of what this is</w:t>
      </w:r>
    </w:p>
  </w:comment>
  <w:comment w:id="1122" w:author="Windows User" w:date="2016-02-10T12:41:00Z" w:initials="WU">
    <w:p w14:paraId="67A8D0BB" w14:textId="77777777" w:rsidR="006B605B" w:rsidRDefault="006B605B" w:rsidP="00CA3D47">
      <w:pPr>
        <w:pStyle w:val="CommentText"/>
      </w:pPr>
      <w:r>
        <w:rPr>
          <w:rStyle w:val="CommentReference"/>
        </w:rPr>
        <w:annotationRef/>
      </w:r>
      <w:r>
        <w:t>May He or that He may</w:t>
      </w:r>
    </w:p>
  </w:comment>
  <w:comment w:id="1132" w:author="Windows User" w:date="2015-10-30T08:56:00Z" w:initials="WU">
    <w:p w14:paraId="6841EDAF" w14:textId="77777777" w:rsidR="006B605B" w:rsidRDefault="006B605B">
      <w:pPr>
        <w:pStyle w:val="CommentText"/>
      </w:pPr>
      <w:r>
        <w:rPr>
          <w:rStyle w:val="CommentReference"/>
        </w:rPr>
        <w:annotationRef/>
      </w:r>
      <w:r>
        <w:t>Isn’t this one more faithful?</w:t>
      </w:r>
    </w:p>
  </w:comment>
  <w:comment w:id="1133" w:author="Windows User" w:date="2015-10-30T08:56:00Z" w:initials="WU">
    <w:p w14:paraId="44483F5F" w14:textId="77777777" w:rsidR="006B605B" w:rsidRDefault="006B605B">
      <w:pPr>
        <w:pStyle w:val="CommentText"/>
      </w:pPr>
      <w:r>
        <w:rPr>
          <w:rStyle w:val="CommentReference"/>
        </w:rPr>
        <w:annotationRef/>
      </w:r>
      <w:r>
        <w:t>Which one(s) are/is right?</w:t>
      </w:r>
    </w:p>
  </w:comment>
  <w:comment w:id="1134" w:author="Windows User" w:date="2015-10-30T08:56:00Z" w:initials="WU">
    <w:p w14:paraId="22B3EF76" w14:textId="77777777" w:rsidR="006B605B" w:rsidRDefault="006B605B">
      <w:pPr>
        <w:pStyle w:val="CommentText"/>
      </w:pPr>
      <w:r>
        <w:rPr>
          <w:rStyle w:val="CommentReference"/>
        </w:rPr>
        <w:annotationRef/>
      </w:r>
      <w:r>
        <w:t>Coptic doesn’t seem to have “O Lord”</w:t>
      </w:r>
    </w:p>
  </w:comment>
  <w:comment w:id="1138" w:author="Windows User" w:date="2015-10-30T08:56:00Z" w:initials="WU">
    <w:p w14:paraId="6BF65470" w14:textId="77777777" w:rsidR="006B605B" w:rsidRDefault="006B605B">
      <w:pPr>
        <w:pStyle w:val="CommentText"/>
      </w:pPr>
      <w:r>
        <w:rPr>
          <w:rStyle w:val="CommentReference"/>
        </w:rPr>
        <w:annotationRef/>
      </w:r>
      <w:r>
        <w:t>Called or named?</w:t>
      </w:r>
    </w:p>
  </w:comment>
  <w:comment w:id="1139" w:author="Windows User" w:date="2015-10-30T08:56:00Z" w:initials="WU">
    <w:p w14:paraId="64122CF8" w14:textId="77777777" w:rsidR="006B605B" w:rsidRDefault="006B605B">
      <w:pPr>
        <w:pStyle w:val="CommentText"/>
      </w:pPr>
      <w:r>
        <w:rPr>
          <w:rStyle w:val="CommentReference"/>
        </w:rPr>
        <w:annotationRef/>
      </w:r>
      <w:r>
        <w:t>John loved the Lord, or the Lord loved John?</w:t>
      </w:r>
    </w:p>
  </w:comment>
  <w:comment w:id="1141" w:author="Windows User" w:date="2015-10-30T08:56:00Z" w:initials="WU">
    <w:p w14:paraId="28540FAB" w14:textId="77777777" w:rsidR="006B605B" w:rsidRDefault="006B605B">
      <w:pPr>
        <w:pStyle w:val="CommentText"/>
      </w:pPr>
      <w:r>
        <w:rPr>
          <w:rStyle w:val="CommentReference"/>
        </w:rPr>
        <w:annotationRef/>
      </w:r>
      <w:r>
        <w:t>Not the Lord?</w:t>
      </w:r>
    </w:p>
  </w:comment>
  <w:comment w:id="1142" w:author="Windows User" w:date="2015-10-30T08:56:00Z" w:initials="WU">
    <w:p w14:paraId="3BE9EA57" w14:textId="77777777" w:rsidR="006B605B" w:rsidRDefault="006B605B">
      <w:pPr>
        <w:pStyle w:val="CommentText"/>
      </w:pPr>
      <w:r>
        <w:rPr>
          <w:rStyle w:val="CommentReference"/>
        </w:rPr>
        <w:annotationRef/>
      </w:r>
      <w:r>
        <w:t>The rest missing?</w:t>
      </w:r>
    </w:p>
  </w:comment>
  <w:comment w:id="1143" w:author="Windows User" w:date="2015-10-30T08:56:00Z" w:initials="WU">
    <w:p w14:paraId="17CFCF91" w14:textId="77777777" w:rsidR="006B605B" w:rsidRDefault="006B605B">
      <w:pPr>
        <w:pStyle w:val="CommentText"/>
      </w:pPr>
      <w:r>
        <w:rPr>
          <w:rStyle w:val="CommentReference"/>
        </w:rPr>
        <w:annotationRef/>
      </w:r>
      <w:r>
        <w:t>Completely different…</w:t>
      </w:r>
    </w:p>
  </w:comment>
  <w:comment w:id="1144" w:author="Windows User" w:date="2015-10-30T08:56:00Z" w:initials="WU">
    <w:p w14:paraId="1A5ABDDA" w14:textId="77777777" w:rsidR="006B605B" w:rsidRDefault="006B605B">
      <w:pPr>
        <w:pStyle w:val="CommentText"/>
      </w:pPr>
      <w:r>
        <w:rPr>
          <w:rStyle w:val="CommentReference"/>
        </w:rPr>
        <w:annotationRef/>
      </w:r>
      <w:r>
        <w:t>Sound or voices?</w:t>
      </w:r>
    </w:p>
  </w:comment>
  <w:comment w:id="1146" w:author="Windows User" w:date="2015-10-30T08:56:00Z" w:initials="WU">
    <w:p w14:paraId="2632154F" w14:textId="77777777" w:rsidR="006B605B" w:rsidRDefault="006B605B">
      <w:pPr>
        <w:pStyle w:val="CommentText"/>
      </w:pPr>
      <w:r>
        <w:rPr>
          <w:rStyle w:val="CommentReference"/>
        </w:rPr>
        <w:annotationRef/>
      </w:r>
      <w:r>
        <w:t>AAP has divinely inspired.</w:t>
      </w:r>
    </w:p>
  </w:comment>
  <w:comment w:id="1148" w:author="Windows User" w:date="2015-10-30T08:56:00Z" w:initials="WU">
    <w:p w14:paraId="6A684B9E" w14:textId="77777777" w:rsidR="006B605B" w:rsidRDefault="006B605B">
      <w:pPr>
        <w:pStyle w:val="CommentText"/>
      </w:pPr>
      <w:r>
        <w:rPr>
          <w:rStyle w:val="CommentReference"/>
        </w:rPr>
        <w:annotationRef/>
      </w:r>
      <w:r>
        <w:t>This one needs looking at.</w:t>
      </w:r>
    </w:p>
  </w:comment>
  <w:comment w:id="1149" w:author="Windows User" w:date="2015-10-30T08:56:00Z" w:initials="WU">
    <w:p w14:paraId="3E29D706" w14:textId="77777777" w:rsidR="006B605B" w:rsidRDefault="006B605B">
      <w:pPr>
        <w:pStyle w:val="CommentText"/>
      </w:pPr>
      <w:r>
        <w:rPr>
          <w:rStyle w:val="CommentReference"/>
        </w:rPr>
        <w:annotationRef/>
      </w:r>
      <w:r>
        <w:t>Partners?</w:t>
      </w:r>
    </w:p>
  </w:comment>
  <w:comment w:id="1154" w:author="Windows User" w:date="2015-10-30T08:56:00Z" w:initials="WU">
    <w:p w14:paraId="662AC6DC" w14:textId="77777777" w:rsidR="006B605B" w:rsidRDefault="006B605B">
      <w:pPr>
        <w:pStyle w:val="CommentText"/>
      </w:pPr>
      <w:r>
        <w:rPr>
          <w:rStyle w:val="CommentReference"/>
        </w:rPr>
        <w:annotationRef/>
      </w:r>
      <w:r>
        <w:t>What land?</w:t>
      </w:r>
    </w:p>
  </w:comment>
  <w:comment w:id="1156" w:author="Windows User" w:date="2015-10-30T08:56:00Z" w:initials="WU">
    <w:p w14:paraId="121BE348" w14:textId="77777777" w:rsidR="006B605B" w:rsidRDefault="006B605B">
      <w:pPr>
        <w:pStyle w:val="CommentText"/>
      </w:pPr>
      <w:r>
        <w:rPr>
          <w:rStyle w:val="CommentReference"/>
        </w:rPr>
        <w:annotationRef/>
      </w:r>
      <w:r>
        <w:t>Or englighten?</w:t>
      </w:r>
    </w:p>
  </w:comment>
  <w:comment w:id="1170" w:author="Windows User" w:date="2015-10-30T08:56:00Z" w:initials="WU">
    <w:p w14:paraId="52EAF036" w14:textId="77777777" w:rsidR="006B605B" w:rsidRDefault="006B605B">
      <w:pPr>
        <w:pStyle w:val="CommentText"/>
      </w:pPr>
      <w:r>
        <w:rPr>
          <w:rStyle w:val="CommentReference"/>
        </w:rPr>
        <w:annotationRef/>
      </w:r>
      <w:r>
        <w:t>What should this verse be?</w:t>
      </w:r>
    </w:p>
  </w:comment>
  <w:comment w:id="1181" w:author="Windows User" w:date="2015-10-30T08:56:00Z" w:initials="BS">
    <w:p w14:paraId="1A0E2428" w14:textId="77777777" w:rsidR="006B605B" w:rsidRDefault="006B605B">
      <w:pPr>
        <w:pStyle w:val="CommentText"/>
      </w:pPr>
      <w:r>
        <w:rPr>
          <w:rStyle w:val="CommentReference"/>
        </w:rPr>
        <w:annotationRef/>
      </w:r>
      <w:r>
        <w:t>wiles or snares?</w:t>
      </w:r>
    </w:p>
  </w:comment>
  <w:comment w:id="1183" w:author="Windows User" w:date="2015-10-30T08:56:00Z" w:initials="BS">
    <w:p w14:paraId="2B8DD286" w14:textId="77777777" w:rsidR="006B605B" w:rsidRDefault="006B605B">
      <w:pPr>
        <w:pStyle w:val="CommentText"/>
      </w:pPr>
      <w:r>
        <w:rPr>
          <w:rStyle w:val="CommentReference"/>
        </w:rPr>
        <w:annotationRef/>
      </w:r>
      <w:r>
        <w:t>I typed this Coptic... so it will have typos..</w:t>
      </w:r>
    </w:p>
  </w:comment>
  <w:comment w:id="1184" w:author="Windows User" w:date="2015-10-30T08:56:00Z" w:initials="WU">
    <w:p w14:paraId="7AD216CC" w14:textId="77777777" w:rsidR="006B605B" w:rsidRDefault="006B605B">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6B605B" w:rsidRDefault="006B605B">
      <w:pPr>
        <w:pStyle w:val="CommentText"/>
      </w:pPr>
      <w:r>
        <w:rPr>
          <w:rStyle w:val="CommentReference"/>
        </w:rPr>
        <w:annotationRef/>
      </w:r>
      <w:r>
        <w:t>omit 'be' in contemporary?</w:t>
      </w:r>
    </w:p>
  </w:comment>
  <w:comment w:id="1187" w:author="Windows User" w:date="2015-10-30T08:56:00Z" w:initials="BS">
    <w:p w14:paraId="6511FB80" w14:textId="77777777" w:rsidR="006B605B" w:rsidRDefault="006B605B">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6B605B" w:rsidRDefault="006B605B">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6B605B" w:rsidRDefault="006B605B">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6B605B" w:rsidRDefault="006B605B">
      <w:pPr>
        <w:pStyle w:val="CommentText"/>
      </w:pPr>
      <w:r>
        <w:rPr>
          <w:rStyle w:val="CommentReference"/>
        </w:rPr>
        <w:annotationRef/>
      </w:r>
      <w:r>
        <w:t>Needs work.</w:t>
      </w:r>
    </w:p>
  </w:comment>
  <w:comment w:id="1213" w:author="Windows User" w:date="2015-10-30T08:56:00Z" w:initials="WU">
    <w:p w14:paraId="76E8B799" w14:textId="77777777" w:rsidR="006B605B" w:rsidRDefault="006B605B">
      <w:pPr>
        <w:pStyle w:val="CommentText"/>
      </w:pPr>
      <w:r>
        <w:rPr>
          <w:rStyle w:val="CommentReference"/>
        </w:rPr>
        <w:annotationRef/>
      </w:r>
      <w:r>
        <w:t>Should this be tho-out 5? Or 25?</w:t>
      </w:r>
    </w:p>
  </w:comment>
  <w:comment w:id="1220" w:author="Windows User" w:date="2015-11-11T11:06:00Z" w:initials="WU">
    <w:p w14:paraId="58D84DCF" w14:textId="77777777" w:rsidR="006B605B" w:rsidRDefault="006B605B">
      <w:pPr>
        <w:pStyle w:val="CommentText"/>
      </w:pPr>
      <w:r>
        <w:rPr>
          <w:rStyle w:val="CommentReference"/>
        </w:rPr>
        <w:annotationRef/>
      </w:r>
      <w:r>
        <w:t>Should this be last age or something?</w:t>
      </w:r>
    </w:p>
  </w:comment>
  <w:comment w:id="1222" w:author="Windows User" w:date="2015-11-11T11:00:00Z" w:initials="WU">
    <w:p w14:paraId="7D2DE752" w14:textId="77777777" w:rsidR="006B605B" w:rsidRDefault="006B605B">
      <w:pPr>
        <w:pStyle w:val="CommentText"/>
      </w:pPr>
      <w:r>
        <w:rPr>
          <w:rStyle w:val="CommentReference"/>
        </w:rPr>
        <w:annotationRef/>
      </w:r>
      <w:r>
        <w:t>This needs reviewing!</w:t>
      </w:r>
    </w:p>
  </w:comment>
  <w:comment w:id="1223" w:author="Windows User" w:date="2015-11-11T11:00:00Z" w:initials="WU">
    <w:p w14:paraId="65102EEC" w14:textId="77777777" w:rsidR="006B605B" w:rsidRDefault="006B605B">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6B605B" w:rsidRDefault="006B605B">
      <w:pPr>
        <w:pStyle w:val="CommentText"/>
      </w:pPr>
      <w:r>
        <w:rPr>
          <w:rStyle w:val="CommentReference"/>
        </w:rPr>
        <w:annotationRef/>
      </w:r>
      <w:r>
        <w:t>Confirmed?</w:t>
      </w:r>
    </w:p>
  </w:comment>
  <w:comment w:id="1239" w:author="Windows User" w:date="2015-10-30T08:56:00Z" w:initials="WU">
    <w:p w14:paraId="41EDECE7" w14:textId="77777777" w:rsidR="006B605B" w:rsidRDefault="006B605B">
      <w:pPr>
        <w:pStyle w:val="CommentText"/>
      </w:pPr>
      <w:r>
        <w:rPr>
          <w:rStyle w:val="CommentReference"/>
        </w:rPr>
        <w:annotationRef/>
      </w:r>
      <w:r>
        <w:t>Heroes, or athletes?</w:t>
      </w:r>
    </w:p>
  </w:comment>
  <w:comment w:id="1266" w:author="Windows User" w:date="2015-10-30T08:56:00Z" w:initials="WU">
    <w:p w14:paraId="5FA627EB" w14:textId="77777777" w:rsidR="006B605B" w:rsidRDefault="006B605B">
      <w:pPr>
        <w:pStyle w:val="CommentText"/>
      </w:pPr>
      <w:r>
        <w:rPr>
          <w:rStyle w:val="CommentReference"/>
        </w:rPr>
        <w:annotationRef/>
      </w:r>
      <w:r>
        <w:t>Beasts or creatures?</w:t>
      </w:r>
    </w:p>
  </w:comment>
  <w:comment w:id="1267" w:author="Windows User" w:date="2015-10-30T08:56:00Z" w:initials="WU">
    <w:p w14:paraId="04563F96" w14:textId="77777777" w:rsidR="006B605B" w:rsidRDefault="006B605B">
      <w:pPr>
        <w:pStyle w:val="CommentText"/>
      </w:pPr>
      <w:r>
        <w:rPr>
          <w:rStyle w:val="CommentReference"/>
        </w:rPr>
        <w:annotationRef/>
      </w:r>
      <w:r>
        <w:t>Incessant? Or unceasing?</w:t>
      </w:r>
    </w:p>
  </w:comment>
  <w:comment w:id="1268" w:author="Windows User" w:date="2015-10-30T08:56:00Z" w:initials="WU">
    <w:p w14:paraId="7BD20F77" w14:textId="77777777" w:rsidR="006B605B" w:rsidRDefault="006B605B">
      <w:pPr>
        <w:pStyle w:val="CommentText"/>
      </w:pPr>
      <w:r>
        <w:rPr>
          <w:rStyle w:val="CommentReference"/>
        </w:rPr>
        <w:annotationRef/>
      </w:r>
      <w:r>
        <w:t>Flames of fire or fervent as fire?</w:t>
      </w:r>
    </w:p>
  </w:comment>
  <w:comment w:id="1272" w:author="Windows User" w:date="2015-10-30T08:56:00Z" w:initials="WU">
    <w:p w14:paraId="44A84E5A" w14:textId="77777777" w:rsidR="006B605B" w:rsidRDefault="006B605B">
      <w:pPr>
        <w:pStyle w:val="CommentText"/>
      </w:pPr>
      <w:r>
        <w:rPr>
          <w:rStyle w:val="CommentReference"/>
        </w:rPr>
        <w:annotationRef/>
      </w:r>
      <w:r>
        <w:t>Serving the Lord, or serving before the Lord?</w:t>
      </w:r>
    </w:p>
  </w:comment>
  <w:comment w:id="1286" w:author="Windows User" w:date="2015-10-30T08:56:00Z" w:initials="WU">
    <w:p w14:paraId="07D2B1EF" w14:textId="77777777" w:rsidR="006B605B" w:rsidRDefault="006B605B">
      <w:pPr>
        <w:pStyle w:val="CommentText"/>
      </w:pPr>
      <w:r>
        <w:rPr>
          <w:rStyle w:val="CommentReference"/>
        </w:rPr>
        <w:annotationRef/>
      </w:r>
      <w:r>
        <w:t>Or voice of God?</w:t>
      </w:r>
    </w:p>
  </w:comment>
  <w:comment w:id="1287" w:author="Windows User" w:date="2015-10-30T08:56:00Z" w:initials="WU">
    <w:p w14:paraId="3900CC21" w14:textId="77777777" w:rsidR="006B605B" w:rsidRDefault="006B605B">
      <w:pPr>
        <w:pStyle w:val="CommentText"/>
      </w:pPr>
      <w:r>
        <w:rPr>
          <w:rStyle w:val="CommentReference"/>
        </w:rPr>
        <w:annotationRef/>
      </w:r>
      <w:r>
        <w:t>Received or accepted?</w:t>
      </w:r>
    </w:p>
  </w:comment>
  <w:comment w:id="1292" w:author="Windows User" w:date="2015-11-06T08:39:00Z" w:initials="WU">
    <w:p w14:paraId="6EA3F191" w14:textId="77777777" w:rsidR="006B605B" w:rsidRDefault="006B605B">
      <w:pPr>
        <w:pStyle w:val="CommentText"/>
      </w:pPr>
      <w:r>
        <w:rPr>
          <w:rStyle w:val="CommentReference"/>
        </w:rPr>
        <w:annotationRef/>
      </w:r>
      <w:r>
        <w:t>Is this the right St. Theodore?</w:t>
      </w:r>
    </w:p>
  </w:comment>
  <w:comment w:id="1297" w:author="Windows User" w:date="2015-10-30T08:56:00Z" w:initials="WU">
    <w:p w14:paraId="227730E1" w14:textId="77777777" w:rsidR="006B605B" w:rsidRDefault="006B605B">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6B605B" w:rsidRDefault="006B605B">
      <w:pPr>
        <w:pStyle w:val="CommentText"/>
      </w:pPr>
      <w:r>
        <w:rPr>
          <w:rStyle w:val="CommentReference"/>
        </w:rPr>
        <w:annotationRef/>
      </w:r>
      <w:r>
        <w:t>Building them upon the Name?</w:t>
      </w:r>
    </w:p>
  </w:comment>
  <w:comment w:id="1308" w:author="Windows User" w:date="2015-10-30T08:56:00Z" w:initials="WU">
    <w:p w14:paraId="3CFB1D1A" w14:textId="77777777" w:rsidR="006B605B" w:rsidRDefault="006B605B">
      <w:pPr>
        <w:pStyle w:val="CommentText"/>
      </w:pPr>
      <w:r>
        <w:rPr>
          <w:rStyle w:val="CommentReference"/>
        </w:rPr>
        <w:annotationRef/>
      </w:r>
      <w:r>
        <w:t>Placed or established?</w:t>
      </w:r>
    </w:p>
  </w:comment>
  <w:comment w:id="1309" w:author="Windows User" w:date="2015-10-30T08:56:00Z" w:initials="WU">
    <w:p w14:paraId="08983CC0" w14:textId="77777777" w:rsidR="006B605B" w:rsidRDefault="006B605B">
      <w:pPr>
        <w:pStyle w:val="CommentText"/>
      </w:pPr>
      <w:r>
        <w:rPr>
          <w:rStyle w:val="CommentReference"/>
        </w:rPr>
        <w:annotationRef/>
      </w:r>
      <w:r>
        <w:t>Or refused?</w:t>
      </w:r>
    </w:p>
  </w:comment>
  <w:comment w:id="1315" w:author="Windows User" w:date="2015-10-30T08:56:00Z" w:initials="WU">
    <w:p w14:paraId="535F3E1B" w14:textId="77777777" w:rsidR="006B605B" w:rsidRDefault="006B605B">
      <w:pPr>
        <w:pStyle w:val="CommentText"/>
      </w:pPr>
      <w:r>
        <w:rPr>
          <w:rStyle w:val="CommentReference"/>
        </w:rPr>
        <w:annotationRef/>
      </w:r>
      <w:r>
        <w:t>Sprung forth? Came forth? Blossomed?</w:t>
      </w:r>
    </w:p>
  </w:comment>
  <w:comment w:id="1327" w:author="Windows User" w:date="2015-10-30T08:56:00Z" w:initials="BS">
    <w:p w14:paraId="07DE8008" w14:textId="77777777" w:rsidR="006B605B" w:rsidRDefault="006B605B">
      <w:pPr>
        <w:pStyle w:val="CommentText"/>
      </w:pPr>
      <w:r>
        <w:rPr>
          <w:rStyle w:val="CommentReference"/>
        </w:rPr>
        <w:annotationRef/>
      </w:r>
      <w:r>
        <w:t>what does this mean?</w:t>
      </w:r>
    </w:p>
  </w:comment>
  <w:comment w:id="1328" w:author="Windows User" w:date="2015-10-30T08:56:00Z" w:initials="BS">
    <w:p w14:paraId="7DE26DCC" w14:textId="77777777" w:rsidR="006B605B" w:rsidRDefault="006B605B">
      <w:pPr>
        <w:pStyle w:val="CommentText"/>
      </w:pPr>
      <w:r>
        <w:rPr>
          <w:rStyle w:val="CommentReference"/>
        </w:rPr>
        <w:annotationRef/>
      </w:r>
      <w:r>
        <w:t>announced or proclaimed?</w:t>
      </w:r>
    </w:p>
  </w:comment>
  <w:comment w:id="1332" w:author="Windows User" w:date="2015-10-30T08:56:00Z" w:initials="WU">
    <w:p w14:paraId="729B2278" w14:textId="77777777" w:rsidR="006B605B" w:rsidRDefault="006B605B">
      <w:pPr>
        <w:pStyle w:val="CommentText"/>
      </w:pPr>
      <w:r>
        <w:rPr>
          <w:rStyle w:val="CommentReference"/>
        </w:rPr>
        <w:annotationRef/>
      </w:r>
      <w:r>
        <w:t>?</w:t>
      </w:r>
    </w:p>
  </w:comment>
  <w:comment w:id="1333" w:author="Windows User" w:date="2015-10-30T08:56:00Z" w:initials="WU">
    <w:p w14:paraId="44863D12" w14:textId="77777777" w:rsidR="006B605B" w:rsidRDefault="006B605B">
      <w:pPr>
        <w:pStyle w:val="CommentText"/>
      </w:pPr>
      <w:r>
        <w:rPr>
          <w:rStyle w:val="CommentReference"/>
        </w:rPr>
        <w:annotationRef/>
      </w:r>
      <w:r>
        <w:t>Bride, no, not bridegroom?</w:t>
      </w:r>
    </w:p>
  </w:comment>
  <w:comment w:id="1336" w:author="Windows User" w:date="2015-10-30T08:56:00Z" w:initials="WU">
    <w:p w14:paraId="6CE1AF88" w14:textId="77777777" w:rsidR="006B605B" w:rsidRDefault="006B605B">
      <w:pPr>
        <w:pStyle w:val="CommentText"/>
      </w:pPr>
      <w:r>
        <w:rPr>
          <w:rStyle w:val="CommentReference"/>
        </w:rPr>
        <w:annotationRef/>
      </w:r>
      <w:r>
        <w:t>Return?</w:t>
      </w:r>
    </w:p>
  </w:comment>
  <w:comment w:id="1337" w:author="Windows User" w:date="2015-10-30T08:56:00Z" w:initials="WU">
    <w:p w14:paraId="2917E600" w14:textId="77777777" w:rsidR="006B605B" w:rsidRDefault="006B605B">
      <w:pPr>
        <w:pStyle w:val="CommentText"/>
      </w:pPr>
      <w:r>
        <w:rPr>
          <w:rStyle w:val="CommentReference"/>
        </w:rPr>
        <w:annotationRef/>
      </w:r>
      <w:r>
        <w:t>Establishment? Building up?</w:t>
      </w:r>
    </w:p>
  </w:comment>
  <w:comment w:id="1339" w:author="Windows User" w:date="2015-10-30T08:56:00Z" w:initials="WU">
    <w:p w14:paraId="14DF4F91" w14:textId="77777777" w:rsidR="006B605B" w:rsidRDefault="006B605B">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6B605B" w:rsidRDefault="006B605B">
      <w:pPr>
        <w:pStyle w:val="CommentText"/>
      </w:pPr>
      <w:r>
        <w:rPr>
          <w:rStyle w:val="CommentReference"/>
        </w:rPr>
        <w:annotationRef/>
      </w:r>
      <w:r>
        <w:t>I don’t see “the Lord is with you” in the Coptic</w:t>
      </w:r>
    </w:p>
    <w:p w14:paraId="4431CB1C" w14:textId="77777777" w:rsidR="006B605B" w:rsidRDefault="006B605B">
      <w:pPr>
        <w:pStyle w:val="CommentText"/>
      </w:pPr>
    </w:p>
  </w:comment>
  <w:comment w:id="1341" w:author="Windows User" w:date="2015-10-30T08:56:00Z" w:initials="WU">
    <w:p w14:paraId="4549B91A" w14:textId="77777777" w:rsidR="006B605B" w:rsidRDefault="006B605B">
      <w:pPr>
        <w:pStyle w:val="CommentText"/>
      </w:pPr>
      <w:r>
        <w:rPr>
          <w:rStyle w:val="CommentReference"/>
        </w:rPr>
        <w:annotationRef/>
      </w:r>
      <w:r>
        <w:t>Heavenly herald of Good News?</w:t>
      </w:r>
    </w:p>
    <w:p w14:paraId="384F02AC" w14:textId="77777777" w:rsidR="006B605B" w:rsidRDefault="006B605B">
      <w:pPr>
        <w:pStyle w:val="CommentText"/>
      </w:pPr>
    </w:p>
  </w:comment>
  <w:comment w:id="1348" w:author="Windows User" w:date="2015-10-30T08:56:00Z" w:initials="WU">
    <w:p w14:paraId="4A264D5C" w14:textId="77777777" w:rsidR="006B605B" w:rsidRDefault="006B605B">
      <w:pPr>
        <w:pStyle w:val="CommentText"/>
      </w:pPr>
      <w:r>
        <w:rPr>
          <w:rStyle w:val="CommentReference"/>
        </w:rPr>
        <w:annotationRef/>
      </w:r>
      <w:r>
        <w:t>I think we’re doing holy for ethowab, but saint for agios… open to discussion though.</w:t>
      </w:r>
    </w:p>
  </w:comment>
  <w:comment w:id="1370" w:author="Windows User" w:date="2015-10-30T08:56:00Z" w:initials="BS">
    <w:p w14:paraId="20FFD670" w14:textId="77777777" w:rsidR="006B605B" w:rsidRDefault="006B605B" w:rsidP="006A0382">
      <w:pPr>
        <w:pStyle w:val="CommentText"/>
      </w:pPr>
      <w:r>
        <w:rPr>
          <w:rStyle w:val="CommentReference"/>
        </w:rPr>
        <w:annotationRef/>
      </w:r>
      <w:r>
        <w:t>theotokos, not mav em ef Nooti</w:t>
      </w:r>
    </w:p>
  </w:comment>
  <w:comment w:id="1373" w:author="Windows User" w:date="2015-10-30T08:56:00Z" w:initials="WU">
    <w:p w14:paraId="3A72AA33" w14:textId="77777777" w:rsidR="006B605B" w:rsidRDefault="006B605B">
      <w:pPr>
        <w:pStyle w:val="CommentText"/>
      </w:pPr>
      <w:r>
        <w:rPr>
          <w:rStyle w:val="CommentReference"/>
        </w:rPr>
        <w:annotationRef/>
      </w:r>
      <w:r>
        <w:t>Redeemed?</w:t>
      </w:r>
    </w:p>
  </w:comment>
  <w:comment w:id="1374" w:author="Windows User" w:date="2015-10-30T08:56:00Z" w:initials="WU">
    <w:p w14:paraId="5BF82FF5" w14:textId="77777777" w:rsidR="006B605B" w:rsidRDefault="006B605B">
      <w:pPr>
        <w:pStyle w:val="CommentText"/>
      </w:pPr>
      <w:r>
        <w:rPr>
          <w:rStyle w:val="CommentReference"/>
        </w:rPr>
        <w:annotationRef/>
      </w:r>
      <w:r>
        <w:t>For? So?</w:t>
      </w:r>
    </w:p>
  </w:comment>
  <w:comment w:id="1379" w:author="Windows User" w:date="2015-10-30T08:56:00Z" w:initials="WU">
    <w:p w14:paraId="5B54A424" w14:textId="77777777" w:rsidR="006B605B" w:rsidRDefault="006B605B">
      <w:pPr>
        <w:pStyle w:val="CommentText"/>
      </w:pPr>
      <w:r>
        <w:rPr>
          <w:rStyle w:val="CommentReference"/>
        </w:rPr>
        <w:annotationRef/>
      </w:r>
      <w:r>
        <w:t>Or did shine and did illuminate</w:t>
      </w:r>
    </w:p>
  </w:comment>
  <w:comment w:id="1380" w:author="Windows User" w:date="2015-10-30T08:56:00Z" w:initials="WU">
    <w:p w14:paraId="5929E69F" w14:textId="77777777" w:rsidR="006B605B" w:rsidRDefault="006B605B">
      <w:pPr>
        <w:pStyle w:val="CommentText"/>
      </w:pPr>
      <w:r>
        <w:rPr>
          <w:rStyle w:val="CommentReference"/>
        </w:rPr>
        <w:annotationRef/>
      </w:r>
      <w:r>
        <w:t>What should this verse be?</w:t>
      </w:r>
    </w:p>
  </w:comment>
  <w:comment w:id="1381" w:author="Windows User" w:date="2015-10-30T08:56:00Z" w:initials="WU">
    <w:p w14:paraId="37815108" w14:textId="77777777" w:rsidR="006B605B" w:rsidRDefault="006B605B">
      <w:pPr>
        <w:pStyle w:val="CommentText"/>
      </w:pPr>
      <w:r>
        <w:rPr>
          <w:rStyle w:val="CommentReference"/>
        </w:rPr>
        <w:annotationRef/>
      </w:r>
      <w:r>
        <w:t>Uhm… does this mean something else, because saying the seal of the door Ezekiel saw was raised seems really bad …</w:t>
      </w:r>
    </w:p>
  </w:comment>
  <w:comment w:id="1382" w:author="Windows User" w:date="2015-10-30T08:56:00Z" w:initials="WU">
    <w:p w14:paraId="770E6FA0" w14:textId="77777777" w:rsidR="006B605B" w:rsidRDefault="006B605B">
      <w:pPr>
        <w:pStyle w:val="CommentText"/>
      </w:pPr>
      <w:r>
        <w:rPr>
          <w:rStyle w:val="CommentReference"/>
        </w:rPr>
        <w:annotationRef/>
      </w:r>
      <w:r>
        <w:t>Who?</w:t>
      </w:r>
    </w:p>
  </w:comment>
  <w:comment w:id="1383" w:author="Windows User" w:date="2015-10-30T08:56:00Z" w:initials="WU">
    <w:p w14:paraId="7FDD5784" w14:textId="77777777" w:rsidR="006B605B" w:rsidRDefault="006B605B">
      <w:pPr>
        <w:pStyle w:val="CommentText"/>
      </w:pPr>
      <w:r>
        <w:rPr>
          <w:rStyle w:val="CommentReference"/>
        </w:rPr>
        <w:annotationRef/>
      </w:r>
      <w:r>
        <w:t>Different adjective</w:t>
      </w:r>
    </w:p>
  </w:comment>
  <w:comment w:id="1384" w:author="Windows User" w:date="2015-10-30T08:56:00Z" w:initials="WU">
    <w:p w14:paraId="69734FAC" w14:textId="77777777" w:rsidR="006B605B" w:rsidRDefault="006B605B">
      <w:pPr>
        <w:pStyle w:val="CommentText"/>
      </w:pPr>
      <w:r>
        <w:rPr>
          <w:rStyle w:val="CommentReference"/>
        </w:rPr>
        <w:annotationRef/>
      </w:r>
      <w:r>
        <w:t>Sickness?</w:t>
      </w:r>
    </w:p>
  </w:comment>
  <w:comment w:id="1387" w:author="Windows User" w:date="2015-10-30T08:56:00Z" w:initials="BS">
    <w:p w14:paraId="07C468E8" w14:textId="77777777" w:rsidR="006B605B" w:rsidRDefault="006B605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0" w:author="Windows User" w:date="2015-10-30T08:56:00Z" w:initials="WU">
    <w:p w14:paraId="14F94395" w14:textId="77777777" w:rsidR="006B605B" w:rsidRDefault="006B605B">
      <w:pPr>
        <w:pStyle w:val="CommentText"/>
      </w:pPr>
      <w:r>
        <w:rPr>
          <w:rStyle w:val="CommentReference"/>
        </w:rPr>
        <w:annotationRef/>
      </w:r>
      <w:r>
        <w:t>What?</w:t>
      </w:r>
    </w:p>
  </w:comment>
  <w:comment w:id="1399" w:author="Windows User" w:date="2015-10-30T08:56:00Z" w:initials="WU">
    <w:p w14:paraId="39A2608E" w14:textId="77777777" w:rsidR="006B605B" w:rsidRDefault="006B605B">
      <w:pPr>
        <w:pStyle w:val="CommentText"/>
      </w:pPr>
      <w:r>
        <w:rPr>
          <w:rStyle w:val="CommentReference"/>
        </w:rPr>
        <w:annotationRef/>
      </w:r>
    </w:p>
  </w:comment>
  <w:comment w:id="1410" w:author="Windows User" w:date="2015-10-30T08:56:00Z" w:initials="WU">
    <w:p w14:paraId="255EEE9F" w14:textId="77777777" w:rsidR="006B605B" w:rsidRDefault="006B605B">
      <w:pPr>
        <w:pStyle w:val="CommentText"/>
      </w:pPr>
      <w:r>
        <w:rPr>
          <w:rStyle w:val="CommentReference"/>
        </w:rPr>
        <w:annotationRef/>
      </w:r>
      <w:r>
        <w:t>Is abouna going by a different version of the Coptic?</w:t>
      </w:r>
    </w:p>
    <w:p w14:paraId="45F504BB" w14:textId="77777777" w:rsidR="006B605B" w:rsidRDefault="006B605B">
      <w:pPr>
        <w:pStyle w:val="CommentText"/>
      </w:pPr>
    </w:p>
  </w:comment>
  <w:comment w:id="1412" w:author="Windows User" w:date="2015-10-30T08:56:00Z" w:initials="WU">
    <w:p w14:paraId="63C351E6" w14:textId="77777777" w:rsidR="006B605B" w:rsidRDefault="006B605B">
      <w:pPr>
        <w:pStyle w:val="CommentText"/>
      </w:pPr>
      <w:r>
        <w:rPr>
          <w:rStyle w:val="CommentReference"/>
        </w:rPr>
        <w:annotationRef/>
      </w:r>
      <w:r>
        <w:t>Praise and victory doesn’t make sense.</w:t>
      </w:r>
    </w:p>
  </w:comment>
  <w:comment w:id="1414" w:author="Windows User" w:date="2015-10-30T08:56:00Z" w:initials="WU">
    <w:p w14:paraId="5729C7D5" w14:textId="77777777" w:rsidR="006B605B" w:rsidRDefault="006B605B">
      <w:pPr>
        <w:pStyle w:val="CommentText"/>
      </w:pPr>
      <w:r>
        <w:rPr>
          <w:rStyle w:val="CommentReference"/>
        </w:rPr>
        <w:annotationRef/>
      </w:r>
      <w:r>
        <w:t>Godhead?</w:t>
      </w:r>
    </w:p>
  </w:comment>
  <w:comment w:id="1423" w:author="Windows User" w:date="2015-10-30T08:56:00Z" w:initials="WU">
    <w:p w14:paraId="78E42A11" w14:textId="77777777" w:rsidR="006B605B" w:rsidRDefault="006B605B">
      <w:pPr>
        <w:pStyle w:val="CommentText"/>
      </w:pPr>
      <w:r>
        <w:rPr>
          <w:rStyle w:val="CommentReference"/>
        </w:rPr>
        <w:annotationRef/>
      </w:r>
      <w:r>
        <w:t>Establish?</w:t>
      </w:r>
    </w:p>
  </w:comment>
  <w:comment w:id="1424" w:author="Windows User" w:date="2015-10-30T08:56:00Z" w:initials="WU">
    <w:p w14:paraId="642EB965" w14:textId="77777777" w:rsidR="006B605B" w:rsidRDefault="006B605B">
      <w:pPr>
        <w:pStyle w:val="CommentText"/>
      </w:pPr>
      <w:r>
        <w:rPr>
          <w:rStyle w:val="CommentReference"/>
        </w:rPr>
        <w:annotationRef/>
      </w:r>
      <w:r>
        <w:t>Check another source… missing puncuation</w:t>
      </w:r>
    </w:p>
  </w:comment>
  <w:comment w:id="1425" w:author="Windows User" w:date="2015-10-30T08:56:00Z" w:initials="WU">
    <w:p w14:paraId="6F8B5532" w14:textId="77777777" w:rsidR="006B605B" w:rsidRDefault="006B605B">
      <w:pPr>
        <w:pStyle w:val="CommentText"/>
      </w:pPr>
      <w:r>
        <w:rPr>
          <w:rStyle w:val="CommentReference"/>
        </w:rPr>
        <w:annotationRef/>
      </w:r>
      <w:r>
        <w:t>Worked?</w:t>
      </w:r>
    </w:p>
  </w:comment>
  <w:comment w:id="1426" w:author="Windows User" w:date="2015-10-30T08:56:00Z" w:initials="WU">
    <w:p w14:paraId="4F504285" w14:textId="77777777" w:rsidR="006B605B" w:rsidRDefault="006B605B">
      <w:pPr>
        <w:pStyle w:val="CommentText"/>
      </w:pPr>
      <w:r>
        <w:rPr>
          <w:rStyle w:val="CommentReference"/>
        </w:rPr>
        <w:annotationRef/>
      </w:r>
      <w:r>
        <w:t>Thrice holy or Trisagion?</w:t>
      </w:r>
    </w:p>
  </w:comment>
  <w:comment w:id="1428" w:author="Windows User" w:date="2015-10-30T08:56:00Z" w:initials="WU">
    <w:p w14:paraId="5514BCC2" w14:textId="77777777" w:rsidR="006B605B" w:rsidRPr="00936DE7" w:rsidRDefault="006B60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29" w:author="Windows User" w:date="2015-10-30T08:56:00Z" w:initials="WU">
    <w:p w14:paraId="179A5384" w14:textId="77777777" w:rsidR="006B605B" w:rsidRDefault="006B605B">
      <w:pPr>
        <w:pStyle w:val="CommentText"/>
      </w:pPr>
      <w:r>
        <w:rPr>
          <w:rStyle w:val="CommentReference"/>
        </w:rPr>
        <w:annotationRef/>
      </w:r>
      <w:r>
        <w:t>Right translation?</w:t>
      </w:r>
    </w:p>
  </w:comment>
  <w:comment w:id="1431" w:author="Windows User" w:date="2015-10-30T08:56:00Z" w:initials="WU">
    <w:p w14:paraId="1682BE28" w14:textId="77777777" w:rsidR="006B605B" w:rsidRDefault="006B605B">
      <w:pPr>
        <w:pStyle w:val="CommentText"/>
      </w:pPr>
      <w:r>
        <w:rPr>
          <w:rStyle w:val="CommentReference"/>
        </w:rPr>
        <w:annotationRef/>
      </w:r>
      <w:r>
        <w:t>What does this mean?</w:t>
      </w:r>
    </w:p>
  </w:comment>
  <w:comment w:id="1432" w:author="Windows User" w:date="2015-10-30T08:56:00Z" w:initials="WU">
    <w:p w14:paraId="30C5B7C9" w14:textId="77777777" w:rsidR="006B605B" w:rsidRDefault="006B605B">
      <w:pPr>
        <w:pStyle w:val="CommentText"/>
      </w:pPr>
      <w:r>
        <w:rPr>
          <w:rStyle w:val="CommentReference"/>
        </w:rPr>
        <w:annotationRef/>
      </w:r>
      <w:r>
        <w:t>To the end?</w:t>
      </w:r>
    </w:p>
  </w:comment>
  <w:comment w:id="1437" w:author="Windows User" w:date="2015-10-30T08:56:00Z" w:initials="WU">
    <w:p w14:paraId="2C2856CA" w14:textId="77777777" w:rsidR="006B605B" w:rsidRDefault="006B605B">
      <w:pPr>
        <w:pStyle w:val="CommentText"/>
      </w:pPr>
      <w:r>
        <w:rPr>
          <w:rStyle w:val="CommentReference"/>
        </w:rPr>
        <w:annotationRef/>
      </w:r>
      <w:r>
        <w:t>Or freedom?</w:t>
      </w:r>
    </w:p>
  </w:comment>
  <w:comment w:id="1438" w:author="Windows User" w:date="2015-10-30T08:56:00Z" w:initials="WU">
    <w:p w14:paraId="229642C6" w14:textId="77777777" w:rsidR="006B605B" w:rsidRDefault="006B605B">
      <w:pPr>
        <w:pStyle w:val="CommentText"/>
      </w:pPr>
      <w:r>
        <w:rPr>
          <w:rStyle w:val="CommentReference"/>
        </w:rPr>
        <w:annotationRef/>
      </w:r>
      <w:r>
        <w:t>Or establish?</w:t>
      </w:r>
    </w:p>
  </w:comment>
  <w:comment w:id="1446" w:author="Windows User" w:date="2015-10-30T08:56:00Z" w:initials="WU">
    <w:p w14:paraId="798C7307" w14:textId="77777777" w:rsidR="006B605B" w:rsidRDefault="006B605B">
      <w:pPr>
        <w:pStyle w:val="CommentText"/>
      </w:pPr>
      <w:r>
        <w:rPr>
          <w:rStyle w:val="CommentReference"/>
        </w:rPr>
        <w:annotationRef/>
      </w:r>
      <w:r>
        <w:t>Is this the correct date?</w:t>
      </w:r>
    </w:p>
  </w:comment>
  <w:comment w:id="1538" w:author="Windows User" w:date="2015-10-30T08:56:00Z" w:initials="WU">
    <w:p w14:paraId="1C25D03A" w14:textId="77777777" w:rsidR="006B605B" w:rsidRDefault="006B605B">
      <w:pPr>
        <w:pStyle w:val="CommentText"/>
      </w:pPr>
      <w:r>
        <w:rPr>
          <w:rStyle w:val="CommentReference"/>
        </w:rPr>
        <w:annotationRef/>
      </w:r>
      <w:r>
        <w:t>Can this be reworded?</w:t>
      </w:r>
    </w:p>
  </w:comment>
  <w:comment w:id="1540" w:author="Windows User" w:date="2015-10-30T08:56:00Z" w:initials="WU">
    <w:p w14:paraId="71B1FE22" w14:textId="77777777" w:rsidR="006B605B" w:rsidRDefault="006B605B">
      <w:pPr>
        <w:pStyle w:val="CommentText"/>
      </w:pPr>
      <w:r>
        <w:rPr>
          <w:rStyle w:val="CommentReference"/>
        </w:rPr>
        <w:annotationRef/>
      </w:r>
      <w:r>
        <w:t>Check other books for alternate word here.</w:t>
      </w:r>
    </w:p>
  </w:comment>
  <w:comment w:id="1541" w:author="Windows User" w:date="2015-10-30T08:56:00Z" w:initials="WU">
    <w:p w14:paraId="546F5FFA" w14:textId="77777777" w:rsidR="006B605B" w:rsidRDefault="006B605B">
      <w:pPr>
        <w:pStyle w:val="CommentText"/>
      </w:pPr>
      <w:r>
        <w:rPr>
          <w:rStyle w:val="CommentReference"/>
        </w:rPr>
        <w:annotationRef/>
      </w:r>
      <w:r>
        <w:t>Nations or peoples?</w:t>
      </w:r>
    </w:p>
  </w:comment>
  <w:comment w:id="1542" w:author="Windows User" w:date="2015-10-30T08:56:00Z" w:initials="WU">
    <w:p w14:paraId="4FC1DCF3" w14:textId="77777777" w:rsidR="006B605B" w:rsidRDefault="006B605B">
      <w:pPr>
        <w:pStyle w:val="CommentText"/>
      </w:pPr>
      <w:r>
        <w:rPr>
          <w:rStyle w:val="CommentReference"/>
        </w:rPr>
        <w:annotationRef/>
      </w:r>
      <w:r>
        <w:t>Burned or consumed?</w:t>
      </w:r>
    </w:p>
  </w:comment>
  <w:comment w:id="1543" w:author="Windows User" w:date="2015-10-30T08:56:00Z" w:initials="WU">
    <w:p w14:paraId="5B463C07" w14:textId="77777777" w:rsidR="006B605B" w:rsidRDefault="006B605B">
      <w:pPr>
        <w:pStyle w:val="CommentText"/>
      </w:pPr>
      <w:r>
        <w:rPr>
          <w:rStyle w:val="CommentReference"/>
        </w:rPr>
        <w:annotationRef/>
      </w:r>
      <w:r>
        <w:t>?</w:t>
      </w:r>
    </w:p>
  </w:comment>
  <w:comment w:id="1544" w:author="Windows User" w:date="2015-10-30T08:56:00Z" w:initials="WU">
    <w:p w14:paraId="3079CC02" w14:textId="77777777" w:rsidR="006B605B" w:rsidRPr="0098028B" w:rsidRDefault="006B60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5" w:author="Windows User" w:date="2015-10-30T08:56:00Z" w:initials="WU">
    <w:p w14:paraId="4B943F0B" w14:textId="77777777" w:rsidR="006B605B" w:rsidRDefault="006B605B">
      <w:pPr>
        <w:pStyle w:val="CommentText"/>
      </w:pPr>
      <w:r>
        <w:rPr>
          <w:rStyle w:val="CommentReference"/>
        </w:rPr>
        <w:annotationRef/>
      </w:r>
      <w:r>
        <w:t>Synaxarium has St. James dying twice… likely one of them should be St. John!</w:t>
      </w:r>
    </w:p>
  </w:comment>
  <w:comment w:id="1588" w:author="Windows User" w:date="2015-10-30T08:56:00Z" w:initials="WU">
    <w:p w14:paraId="11436C6E" w14:textId="77777777" w:rsidR="006B605B" w:rsidRDefault="006B605B">
      <w:pPr>
        <w:pStyle w:val="CommentText"/>
      </w:pPr>
      <w:r>
        <w:rPr>
          <w:rStyle w:val="CommentReference"/>
        </w:rPr>
        <w:annotationRef/>
      </w:r>
      <w:r>
        <w:t>Ramez says print synacarium may have him in july</w:t>
      </w:r>
    </w:p>
  </w:comment>
  <w:comment w:id="1599" w:author="Windows User" w:date="2015-10-30T08:56:00Z" w:initials="WU">
    <w:p w14:paraId="62A36CDC" w14:textId="77777777" w:rsidR="006B605B" w:rsidRDefault="006B605B">
      <w:pPr>
        <w:pStyle w:val="CommentText"/>
      </w:pPr>
      <w:r>
        <w:rPr>
          <w:rStyle w:val="CommentReference"/>
        </w:rPr>
        <w:annotationRef/>
      </w:r>
      <w:r>
        <w:t>Approached? What does this vs mean?</w:t>
      </w:r>
    </w:p>
  </w:comment>
  <w:comment w:id="1600" w:author="Windows User" w:date="2015-10-30T08:56:00Z" w:initials="WU">
    <w:p w14:paraId="329416E7" w14:textId="77777777" w:rsidR="006B605B" w:rsidRPr="00035775" w:rsidRDefault="006B60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6" w:author="Windows User" w:date="2015-10-30T08:56:00Z" w:initials="WU">
    <w:p w14:paraId="763F73BB" w14:textId="77777777" w:rsidR="006B605B" w:rsidRDefault="006B605B">
      <w:pPr>
        <w:pStyle w:val="CommentText"/>
      </w:pPr>
      <w:r>
        <w:rPr>
          <w:rStyle w:val="CommentReference"/>
        </w:rPr>
        <w:annotationRef/>
      </w:r>
      <w:r>
        <w:t>Thoughts?</w:t>
      </w:r>
    </w:p>
  </w:comment>
  <w:comment w:id="1627" w:author="Windows User" w:date="2015-10-30T08:56:00Z" w:initials="WU">
    <w:p w14:paraId="7B47C8A3" w14:textId="77777777" w:rsidR="006B605B" w:rsidRDefault="006B605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2" w:author="Windows User" w:date="2015-10-30T08:56:00Z" w:initials="WU">
    <w:p w14:paraId="0BE9113A" w14:textId="77777777" w:rsidR="006B605B" w:rsidRDefault="006B605B">
      <w:pPr>
        <w:pStyle w:val="CommentText"/>
      </w:pPr>
      <w:r>
        <w:rPr>
          <w:rStyle w:val="CommentReference"/>
        </w:rPr>
        <w:annotationRef/>
      </w:r>
      <w:r>
        <w:t>Completely different.</w:t>
      </w:r>
    </w:p>
  </w:comment>
  <w:comment w:id="1663" w:author="Windows User" w:date="2015-10-30T08:56:00Z" w:initials="WU">
    <w:p w14:paraId="074682DD" w14:textId="77777777" w:rsidR="006B605B" w:rsidRDefault="006B605B">
      <w:pPr>
        <w:pStyle w:val="CommentText"/>
      </w:pPr>
      <w:r>
        <w:rPr>
          <w:rStyle w:val="CommentReference"/>
        </w:rPr>
        <w:annotationRef/>
      </w:r>
      <w:r>
        <w:t>With or in?</w:t>
      </w:r>
    </w:p>
  </w:comment>
  <w:comment w:id="1664" w:author="Windows User" w:date="2015-10-30T08:56:00Z" w:initials="WU">
    <w:p w14:paraId="371712E1" w14:textId="77777777" w:rsidR="006B605B" w:rsidRDefault="006B605B">
      <w:pPr>
        <w:pStyle w:val="CommentText"/>
      </w:pPr>
      <w:r>
        <w:rPr>
          <w:rStyle w:val="CommentReference"/>
        </w:rPr>
        <w:annotationRef/>
      </w:r>
    </w:p>
  </w:comment>
  <w:comment w:id="1665" w:author="Windows User" w:date="2015-10-30T08:56:00Z" w:initials="WU">
    <w:p w14:paraId="0B3C1D3B" w14:textId="77777777" w:rsidR="006B605B" w:rsidRDefault="006B605B">
      <w:pPr>
        <w:pStyle w:val="CommentText"/>
      </w:pPr>
      <w:r>
        <w:rPr>
          <w:rStyle w:val="CommentReference"/>
        </w:rPr>
        <w:annotationRef/>
      </w:r>
      <w:r>
        <w:t>Sound or voice?</w:t>
      </w:r>
    </w:p>
  </w:comment>
  <w:comment w:id="1667" w:author="Windows User" w:date="2015-10-30T08:56:00Z" w:initials="WU">
    <w:p w14:paraId="1C3A0B98" w14:textId="77777777" w:rsidR="006B605B" w:rsidRDefault="006B605B">
      <w:pPr>
        <w:pStyle w:val="CommentText"/>
      </w:pPr>
      <w:r>
        <w:rPr>
          <w:rStyle w:val="CommentReference"/>
        </w:rPr>
        <w:annotationRef/>
      </w:r>
      <w:r>
        <w:t>Open to suggetions.</w:t>
      </w:r>
    </w:p>
  </w:comment>
  <w:comment w:id="1668" w:author="Windows User" w:date="2015-10-30T08:56:00Z" w:initials="WU">
    <w:p w14:paraId="79DB91AB" w14:textId="77777777" w:rsidR="006B605B" w:rsidRDefault="006B605B">
      <w:pPr>
        <w:pStyle w:val="CommentText"/>
      </w:pPr>
      <w:r>
        <w:rPr>
          <w:rStyle w:val="CommentReference"/>
        </w:rPr>
        <w:annotationRef/>
      </w:r>
      <w:r>
        <w:t>Before?</w:t>
      </w:r>
    </w:p>
  </w:comment>
  <w:comment w:id="1669" w:author="Windows User" w:date="2015-10-30T08:56:00Z" w:initials="WU">
    <w:p w14:paraId="777049F3" w14:textId="77777777" w:rsidR="006B605B" w:rsidRDefault="006B605B">
      <w:pPr>
        <w:pStyle w:val="CommentText"/>
      </w:pPr>
      <w:r>
        <w:rPr>
          <w:rStyle w:val="CommentReference"/>
        </w:rPr>
        <w:annotationRef/>
      </w:r>
      <w:r>
        <w:t>Nations?</w:t>
      </w:r>
    </w:p>
  </w:comment>
  <w:comment w:id="1670" w:author="Windows User" w:date="2015-10-30T08:56:00Z" w:initials="WU">
    <w:p w14:paraId="29D1E0CC" w14:textId="77777777" w:rsidR="006B605B" w:rsidRDefault="006B605B">
      <w:pPr>
        <w:pStyle w:val="CommentText"/>
      </w:pPr>
      <w:r>
        <w:rPr>
          <w:rStyle w:val="CommentReference"/>
        </w:rPr>
        <w:annotationRef/>
      </w:r>
      <w:r>
        <w:t>?</w:t>
      </w:r>
    </w:p>
  </w:comment>
  <w:comment w:id="1711" w:author="Windows User" w:date="2015-10-30T08:56:00Z" w:initials="WU">
    <w:p w14:paraId="73A9ACC7" w14:textId="77777777" w:rsidR="006B605B" w:rsidRDefault="006B605B">
      <w:pPr>
        <w:pStyle w:val="CommentText"/>
      </w:pPr>
      <w:r>
        <w:rPr>
          <w:rStyle w:val="CommentReference"/>
        </w:rPr>
        <w:annotationRef/>
      </w:r>
      <w:r>
        <w:t>?</w:t>
      </w:r>
    </w:p>
  </w:comment>
  <w:comment w:id="1718" w:author="Windows User" w:date="2015-10-30T08:56:00Z" w:initials="WU">
    <w:p w14:paraId="4F5630C0" w14:textId="77777777" w:rsidR="006B605B" w:rsidRDefault="006B605B">
      <w:pPr>
        <w:pStyle w:val="CommentText"/>
      </w:pPr>
      <w:r>
        <w:rPr>
          <w:rStyle w:val="CommentReference"/>
        </w:rPr>
        <w:annotationRef/>
      </w:r>
      <w:r>
        <w:t>Abba Noub, abanoub, Apa Noub, Apnoub?</w:t>
      </w:r>
    </w:p>
  </w:comment>
  <w:comment w:id="1719" w:author="Windows User" w:date="2015-10-30T08:56:00Z" w:initials="WU">
    <w:p w14:paraId="3899034D" w14:textId="77777777" w:rsidR="006B605B" w:rsidRDefault="006B605B">
      <w:pPr>
        <w:pStyle w:val="CommentText"/>
      </w:pPr>
      <w:r>
        <w:rPr>
          <w:rStyle w:val="CommentReference"/>
        </w:rPr>
        <w:annotationRef/>
      </w:r>
      <w:r>
        <w:t>Upright, or orthodox?</w:t>
      </w:r>
    </w:p>
  </w:comment>
  <w:comment w:id="1728" w:author="Windows User" w:date="2015-10-30T08:56:00Z" w:initials="WU">
    <w:p w14:paraId="61207ABC" w14:textId="77777777" w:rsidR="006B605B" w:rsidRDefault="006B605B">
      <w:pPr>
        <w:pStyle w:val="CommentText"/>
      </w:pPr>
      <w:r>
        <w:rPr>
          <w:rStyle w:val="CommentReference"/>
        </w:rPr>
        <w:annotationRef/>
      </w:r>
      <w:r>
        <w:t>Are we going with ti agia = saint and ti ethowab = the holy?</w:t>
      </w:r>
    </w:p>
  </w:comment>
  <w:comment w:id="1750" w:author="Windows User" w:date="2015-11-18T20:43:00Z" w:initials="WU">
    <w:p w14:paraId="08613E46" w14:textId="00F90E8C" w:rsidR="006B605B" w:rsidRDefault="006B605B">
      <w:pPr>
        <w:pStyle w:val="CommentText"/>
      </w:pPr>
      <w:r>
        <w:rPr>
          <w:rStyle w:val="CommentReference"/>
        </w:rPr>
        <w:annotationRef/>
      </w:r>
      <w:r>
        <w:t>Is this for Adam days? Or just Sundays?</w:t>
      </w:r>
    </w:p>
  </w:comment>
  <w:comment w:id="1751" w:author="Windows User" w:date="2015-11-18T20:38:00Z" w:initials="WU">
    <w:p w14:paraId="43F9C3B7" w14:textId="77777777" w:rsidR="006B605B" w:rsidRDefault="006B605B">
      <w:pPr>
        <w:pStyle w:val="CommentText"/>
      </w:pPr>
      <w:r>
        <w:rPr>
          <w:rStyle w:val="CommentReference"/>
        </w:rPr>
        <w:annotationRef/>
      </w:r>
      <w:r>
        <w:t>What does this mean? I feel like we put something else somewhere else</w:t>
      </w:r>
    </w:p>
  </w:comment>
  <w:comment w:id="1753" w:author="Windows User" w:date="2015-11-19T22:12:00Z" w:initials="WU">
    <w:p w14:paraId="79F037D4" w14:textId="77777777" w:rsidR="006B605B" w:rsidRDefault="006B605B">
      <w:pPr>
        <w:pStyle w:val="CommentText"/>
      </w:pPr>
      <w:r>
        <w:rPr>
          <w:rStyle w:val="CommentReference"/>
        </w:rPr>
        <w:annotationRef/>
      </w:r>
      <w:r>
        <w:t>Theotokos forever, or ever-Theotokos?</w:t>
      </w:r>
    </w:p>
  </w:comment>
  <w:comment w:id="1754" w:author="Windows User" w:date="2015-11-19T22:12:00Z" w:initials="WU">
    <w:p w14:paraId="7E2C6DDB" w14:textId="77777777" w:rsidR="006B605B" w:rsidRDefault="006B605B">
      <w:pPr>
        <w:pStyle w:val="CommentText"/>
      </w:pPr>
      <w:r>
        <w:rPr>
          <w:rStyle w:val="CommentReference"/>
        </w:rPr>
        <w:annotationRef/>
      </w:r>
      <w:r>
        <w:t>What does this mean?</w:t>
      </w:r>
    </w:p>
  </w:comment>
  <w:comment w:id="1755" w:author="Windows User" w:date="2015-11-19T22:12:00Z" w:initials="WU">
    <w:p w14:paraId="71146019" w14:textId="77777777" w:rsidR="006B605B" w:rsidRDefault="006B605B">
      <w:pPr>
        <w:pStyle w:val="CommentText"/>
      </w:pPr>
      <w:r>
        <w:rPr>
          <w:rStyle w:val="CommentReference"/>
        </w:rPr>
        <w:annotationRef/>
      </w:r>
      <w:r>
        <w:t>What does this mean?</w:t>
      </w:r>
    </w:p>
  </w:comment>
  <w:comment w:id="1756" w:author="Windows User" w:date="2015-11-19T22:12:00Z" w:initials="WU">
    <w:p w14:paraId="24E4F57A" w14:textId="77777777" w:rsidR="006B605B" w:rsidRDefault="006B605B">
      <w:pPr>
        <w:pStyle w:val="CommentText"/>
      </w:pPr>
      <w:r>
        <w:rPr>
          <w:rStyle w:val="CommentReference"/>
        </w:rPr>
        <w:annotationRef/>
      </w:r>
      <w:r>
        <w:t>Praying or interceding?</w:t>
      </w:r>
    </w:p>
  </w:comment>
  <w:comment w:id="1774" w:author="Windows User" w:date="2015-10-30T08:56:00Z" w:initials="WU">
    <w:p w14:paraId="36116F5D" w14:textId="77777777" w:rsidR="006B605B" w:rsidRPr="00F905FE" w:rsidRDefault="006B60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5" w:author="Windows User" w:date="2015-10-30T08:56:00Z" w:initials="WU">
    <w:p w14:paraId="55EA204B" w14:textId="77777777" w:rsidR="006B605B" w:rsidRDefault="006B605B">
      <w:pPr>
        <w:pStyle w:val="CommentText"/>
      </w:pPr>
      <w:r>
        <w:rPr>
          <w:rStyle w:val="CommentReference"/>
        </w:rPr>
        <w:annotationRef/>
      </w:r>
      <w:r>
        <w:t>Typo?</w:t>
      </w:r>
    </w:p>
  </w:comment>
  <w:comment w:id="1796" w:author="Windows User" w:date="2015-10-30T08:56:00Z" w:initials="WU">
    <w:p w14:paraId="11E5D177" w14:textId="77777777" w:rsidR="006B605B" w:rsidRPr="00DD5DBC" w:rsidRDefault="006B60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8" w:author="Windows User" w:date="2015-10-30T08:56:00Z" w:initials="WU">
    <w:p w14:paraId="38A16B24" w14:textId="77777777" w:rsidR="006B605B" w:rsidRDefault="006B605B">
      <w:pPr>
        <w:pStyle w:val="CommentText"/>
      </w:pPr>
      <w:r>
        <w:rPr>
          <w:rStyle w:val="CommentReference"/>
        </w:rPr>
        <w:annotationRef/>
      </w:r>
      <w:r>
        <w:t>What does the Coptic say?</w:t>
      </w:r>
    </w:p>
  </w:comment>
  <w:comment w:id="1799" w:author="Windows User" w:date="2015-10-30T08:56:00Z" w:initials="WU">
    <w:p w14:paraId="239824AA" w14:textId="77777777" w:rsidR="006B605B" w:rsidRDefault="006B605B">
      <w:pPr>
        <w:pStyle w:val="CommentText"/>
      </w:pPr>
      <w:r>
        <w:rPr>
          <w:rStyle w:val="CommentReference"/>
        </w:rPr>
        <w:annotationRef/>
      </w:r>
      <w:r>
        <w:t>What is being quoted? 2Cor 5?</w:t>
      </w:r>
    </w:p>
  </w:comment>
  <w:comment w:id="1802" w:author="Windows User" w:date="2015-10-30T08:56:00Z" w:initials="WU">
    <w:p w14:paraId="1EC34668" w14:textId="77777777" w:rsidR="006B605B" w:rsidRDefault="006B605B">
      <w:pPr>
        <w:pStyle w:val="CommentText"/>
      </w:pPr>
      <w:r>
        <w:rPr>
          <w:rStyle w:val="CommentReference"/>
        </w:rPr>
        <w:annotationRef/>
      </w:r>
      <w:r>
        <w:t>This is clearly a late composition, bastardizing other hymns. “our father in heaven, the sinless one, with your good father…” right.</w:t>
      </w:r>
    </w:p>
  </w:comment>
  <w:comment w:id="1803" w:author="Windows User" w:date="2015-10-30T08:56:00Z" w:initials="WU">
    <w:p w14:paraId="4470C38C" w14:textId="77777777" w:rsidR="006B605B" w:rsidRDefault="006B605B">
      <w:pPr>
        <w:pStyle w:val="CommentText"/>
      </w:pPr>
      <w:r>
        <w:rPr>
          <w:rStyle w:val="CommentReference"/>
        </w:rPr>
        <w:annotationRef/>
      </w:r>
      <w:r>
        <w:t>Coptic is different from previous verse. What should English be?</w:t>
      </w:r>
    </w:p>
  </w:comment>
  <w:comment w:id="1804" w:author="Windows User" w:date="2015-10-30T08:56:00Z" w:initials="WU">
    <w:p w14:paraId="350A9B71" w14:textId="77777777" w:rsidR="006B605B" w:rsidRDefault="006B605B">
      <w:pPr>
        <w:pStyle w:val="CommentText"/>
      </w:pPr>
      <w:r>
        <w:rPr>
          <w:rStyle w:val="CommentReference"/>
        </w:rPr>
        <w:annotationRef/>
      </w:r>
      <w:r>
        <w:t>Or athletes? Or athletic martyrs?</w:t>
      </w:r>
    </w:p>
  </w:comment>
  <w:comment w:id="1805" w:author="Windows User" w:date="2015-10-30T08:56:00Z" w:initials="WU">
    <w:p w14:paraId="72F9FFC3" w14:textId="77777777" w:rsidR="006B605B" w:rsidRDefault="006B605B">
      <w:pPr>
        <w:pStyle w:val="CommentText"/>
      </w:pPr>
      <w:r>
        <w:rPr>
          <w:rStyle w:val="CommentReference"/>
        </w:rPr>
        <w:annotationRef/>
      </w:r>
      <w:r>
        <w:t>Or of the martyrs?</w:t>
      </w:r>
    </w:p>
  </w:comment>
  <w:comment w:id="1806" w:author="Windows User" w:date="2015-10-30T08:56:00Z" w:initials="WU">
    <w:p w14:paraId="7BD5C124" w14:textId="77777777" w:rsidR="006B605B" w:rsidRDefault="006B605B">
      <w:pPr>
        <w:pStyle w:val="CommentText"/>
      </w:pPr>
      <w:r>
        <w:rPr>
          <w:rStyle w:val="CommentReference"/>
        </w:rPr>
        <w:annotationRef/>
      </w:r>
      <w:r>
        <w:t>Carries or lifts?</w:t>
      </w:r>
    </w:p>
  </w:comment>
  <w:comment w:id="1807" w:author="Windows User" w:date="2015-10-30T08:56:00Z" w:initials="WU">
    <w:p w14:paraId="525F7218" w14:textId="77777777" w:rsidR="006B605B" w:rsidRDefault="006B605B">
      <w:pPr>
        <w:pStyle w:val="CommentText"/>
      </w:pPr>
      <w:r>
        <w:rPr>
          <w:rStyle w:val="CommentReference"/>
        </w:rPr>
        <w:annotationRef/>
      </w:r>
      <w:r>
        <w:t>Churches?</w:t>
      </w:r>
    </w:p>
    <w:p w14:paraId="32A8F1D7" w14:textId="77777777" w:rsidR="006B605B" w:rsidRDefault="006B605B">
      <w:pPr>
        <w:pStyle w:val="CommentText"/>
      </w:pPr>
    </w:p>
  </w:comment>
  <w:comment w:id="1808" w:author="Windows User" w:date="2015-10-30T08:56:00Z" w:initials="WU">
    <w:p w14:paraId="165286E5" w14:textId="77777777" w:rsidR="006B605B" w:rsidRDefault="006B605B">
      <w:pPr>
        <w:pStyle w:val="CommentText"/>
      </w:pPr>
      <w:r>
        <w:rPr>
          <w:rStyle w:val="CommentReference"/>
        </w:rPr>
        <w:annotationRef/>
      </w:r>
      <w:r>
        <w:t>End?</w:t>
      </w:r>
    </w:p>
  </w:comment>
  <w:comment w:id="1817" w:author="Windows User" w:date="2015-10-30T08:56:00Z" w:initials="WU">
    <w:p w14:paraId="770DC519" w14:textId="77777777" w:rsidR="006B605B" w:rsidRDefault="006B605B">
      <w:pPr>
        <w:pStyle w:val="CommentText"/>
      </w:pPr>
      <w:r>
        <w:rPr>
          <w:rStyle w:val="CommentReference"/>
        </w:rPr>
        <w:annotationRef/>
      </w:r>
      <w:r>
        <w:t>Or full stop. You are worthy of the glory,</w:t>
      </w:r>
    </w:p>
  </w:comment>
  <w:comment w:id="1823" w:author="Windows User" w:date="2015-10-30T08:56:00Z" w:initials="WU">
    <w:p w14:paraId="664F3BFA" w14:textId="77777777" w:rsidR="006B605B" w:rsidRDefault="006B605B">
      <w:pPr>
        <w:pStyle w:val="CommentText"/>
      </w:pPr>
      <w:r>
        <w:rPr>
          <w:rStyle w:val="CommentReference"/>
        </w:rPr>
        <w:annotationRef/>
      </w:r>
      <w:r>
        <w:t>?</w:t>
      </w:r>
    </w:p>
  </w:comment>
  <w:comment w:id="1826" w:author="Windows User" w:date="2015-10-30T08:56:00Z" w:initials="WU">
    <w:p w14:paraId="08BCD53E" w14:textId="77777777" w:rsidR="006B605B" w:rsidRDefault="006B605B">
      <w:pPr>
        <w:pStyle w:val="CommentText"/>
      </w:pPr>
      <w:r>
        <w:rPr>
          <w:rStyle w:val="CommentReference"/>
        </w:rPr>
        <w:annotationRef/>
      </w:r>
      <w:r>
        <w:t>Is? Or will be? Exalted, or highly exalted?</w:t>
      </w:r>
    </w:p>
  </w:comment>
  <w:comment w:id="1828" w:author="Windows User" w:date="2015-10-30T08:56:00Z" w:initials="WU">
    <w:p w14:paraId="4F4D62D2" w14:textId="77777777" w:rsidR="006B605B" w:rsidRDefault="006B605B">
      <w:pPr>
        <w:pStyle w:val="CommentText"/>
      </w:pPr>
      <w:r>
        <w:rPr>
          <w:rStyle w:val="CommentReference"/>
        </w:rPr>
        <w:annotationRef/>
      </w:r>
      <w:r>
        <w:t>Bring or offer</w:t>
      </w:r>
    </w:p>
  </w:comment>
  <w:comment w:id="1829" w:author="Windows User" w:date="2015-10-30T08:56:00Z" w:initials="WU">
    <w:p w14:paraId="66D4EE13" w14:textId="77777777" w:rsidR="006B605B" w:rsidRDefault="006B605B">
      <w:pPr>
        <w:pStyle w:val="CommentText"/>
      </w:pPr>
      <w:r>
        <w:rPr>
          <w:rStyle w:val="CommentReference"/>
        </w:rPr>
        <w:annotationRef/>
      </w:r>
      <w:r>
        <w:t>Spelling?</w:t>
      </w:r>
    </w:p>
  </w:comment>
  <w:comment w:id="1835" w:author="Windows User" w:date="2015-11-17T22:12:00Z" w:initials="WU">
    <w:p w14:paraId="412F0631" w14:textId="77777777" w:rsidR="006B605B" w:rsidRDefault="006B605B">
      <w:pPr>
        <w:pStyle w:val="CommentText"/>
      </w:pPr>
      <w:r>
        <w:rPr>
          <w:rStyle w:val="CommentReference"/>
        </w:rPr>
        <w:annotationRef/>
      </w:r>
      <w:r>
        <w:t>Literally trampled, right? Or crushed?</w:t>
      </w:r>
    </w:p>
  </w:comment>
  <w:comment w:id="1836" w:author="Windows User" w:date="2015-11-17T22:12:00Z" w:initials="WU">
    <w:p w14:paraId="135DCC31" w14:textId="77777777" w:rsidR="006B605B" w:rsidRDefault="006B605B">
      <w:pPr>
        <w:pStyle w:val="CommentText"/>
      </w:pPr>
      <w:r>
        <w:rPr>
          <w:rStyle w:val="CommentReference"/>
        </w:rPr>
        <w:annotationRef/>
      </w:r>
      <w:r>
        <w:t>Authority? Might? Reign?</w:t>
      </w:r>
    </w:p>
  </w:comment>
  <w:comment w:id="1839" w:author="Windows User" w:date="2015-10-30T08:56:00Z" w:initials="WU">
    <w:p w14:paraId="11BE3C4D" w14:textId="77777777" w:rsidR="006B605B" w:rsidRDefault="006B605B">
      <w:pPr>
        <w:pStyle w:val="CommentText"/>
      </w:pPr>
      <w:r>
        <w:rPr>
          <w:rStyle w:val="CommentReference"/>
        </w:rPr>
        <w:annotationRef/>
      </w:r>
      <w:r>
        <w:t>Name or Holy Name?</w:t>
      </w:r>
    </w:p>
  </w:comment>
  <w:comment w:id="1849" w:author="Windows User" w:date="2015-10-30T08:56:00Z" w:initials="WU">
    <w:p w14:paraId="4A1C10F1" w14:textId="77777777" w:rsidR="006B605B" w:rsidRDefault="006B605B">
      <w:pPr>
        <w:pStyle w:val="CommentText"/>
      </w:pPr>
      <w:r>
        <w:rPr>
          <w:rStyle w:val="CommentReference"/>
        </w:rPr>
        <w:annotationRef/>
      </w:r>
      <w:r>
        <w:t>Christ or Jesus Christ?</w:t>
      </w:r>
    </w:p>
  </w:comment>
  <w:comment w:id="1855" w:author="Windows User" w:date="2015-10-30T08:56:00Z" w:initials="WU">
    <w:p w14:paraId="31C2C585" w14:textId="77777777" w:rsidR="006B605B" w:rsidRDefault="006B605B">
      <w:pPr>
        <w:pStyle w:val="CommentText"/>
      </w:pPr>
      <w:r>
        <w:rPr>
          <w:rStyle w:val="CommentReference"/>
        </w:rPr>
        <w:annotationRef/>
      </w:r>
      <w:r>
        <w:t>Name or Holy Name?</w:t>
      </w:r>
    </w:p>
  </w:comment>
  <w:comment w:id="1856" w:author="Windows User" w:date="2015-10-30T08:56:00Z" w:initials="WU">
    <w:p w14:paraId="18203C3C" w14:textId="77777777" w:rsidR="006B605B" w:rsidRDefault="006B605B">
      <w:pPr>
        <w:pStyle w:val="CommentText"/>
      </w:pPr>
      <w:r>
        <w:rPr>
          <w:rStyle w:val="CommentReference"/>
        </w:rPr>
        <w:annotationRef/>
      </w:r>
      <w:r>
        <w:t>To Him? Or by His might/power?</w:t>
      </w:r>
    </w:p>
  </w:comment>
  <w:comment w:id="1857" w:author="Windows User" w:date="2015-10-30T08:56:00Z" w:initials="WU">
    <w:p w14:paraId="27B39720" w14:textId="77777777" w:rsidR="006B605B" w:rsidRDefault="006B605B">
      <w:pPr>
        <w:pStyle w:val="CommentText"/>
      </w:pPr>
      <w:r>
        <w:rPr>
          <w:rStyle w:val="CommentReference"/>
        </w:rPr>
        <w:annotationRef/>
      </w:r>
      <w:r>
        <w:t>Might, or may?</w:t>
      </w:r>
    </w:p>
  </w:comment>
  <w:comment w:id="1858" w:author="Windows User" w:date="2015-10-30T08:56:00Z" w:initials="WU">
    <w:p w14:paraId="2FB96B7C" w14:textId="77777777" w:rsidR="006B605B" w:rsidRDefault="006B605B" w:rsidP="00F77A5B">
      <w:pPr>
        <w:pStyle w:val="CommentText"/>
      </w:pPr>
      <w:r>
        <w:rPr>
          <w:rStyle w:val="CommentReference"/>
        </w:rPr>
        <w:annotationRef/>
      </w:r>
      <w:r>
        <w:t>Christ or Jesus Christ?</w:t>
      </w:r>
    </w:p>
  </w:comment>
  <w:comment w:id="1861" w:author="Windows User" w:date="2015-10-30T08:56:00Z" w:initials="WU">
    <w:p w14:paraId="775D4B1C" w14:textId="77777777" w:rsidR="006B605B" w:rsidRDefault="006B605B">
      <w:pPr>
        <w:pStyle w:val="CommentText"/>
      </w:pPr>
      <w:r>
        <w:rPr>
          <w:rStyle w:val="CommentReference"/>
        </w:rPr>
        <w:annotationRef/>
      </w:r>
      <w:r>
        <w:t>Miracles?</w:t>
      </w:r>
    </w:p>
  </w:comment>
  <w:comment w:id="1867" w:author="Windows User" w:date="2015-10-30T08:56:00Z" w:initials="WU">
    <w:p w14:paraId="511773EC" w14:textId="77777777" w:rsidR="006B605B" w:rsidRDefault="006B605B">
      <w:pPr>
        <w:pStyle w:val="CommentText"/>
      </w:pPr>
      <w:r>
        <w:rPr>
          <w:rStyle w:val="CommentReference"/>
        </w:rPr>
        <w:annotationRef/>
      </w:r>
      <w:r>
        <w:t>Name or Holy Name?</w:t>
      </w:r>
    </w:p>
  </w:comment>
  <w:comment w:id="1868" w:author="Windows User" w:date="2015-10-30T08:56:00Z" w:initials="WU">
    <w:p w14:paraId="0BC6FD3A" w14:textId="77777777" w:rsidR="006B605B" w:rsidRDefault="006B605B">
      <w:pPr>
        <w:pStyle w:val="CommentText"/>
      </w:pPr>
      <w:r>
        <w:rPr>
          <w:rStyle w:val="CommentReference"/>
        </w:rPr>
        <w:annotationRef/>
      </w:r>
      <w:r>
        <w:t>To Him? Or by His might/power?</w:t>
      </w:r>
    </w:p>
  </w:comment>
  <w:comment w:id="1869" w:author="Windows User" w:date="2015-10-30T08:56:00Z" w:initials="WU">
    <w:p w14:paraId="6BED6166" w14:textId="77777777" w:rsidR="006B605B" w:rsidRDefault="006B605B">
      <w:pPr>
        <w:pStyle w:val="CommentText"/>
      </w:pPr>
      <w:r>
        <w:rPr>
          <w:rStyle w:val="CommentReference"/>
        </w:rPr>
        <w:annotationRef/>
      </w:r>
      <w:r>
        <w:t>Might, or may?</w:t>
      </w:r>
    </w:p>
  </w:comment>
  <w:comment w:id="1874" w:author="Brett Slote" w:date="2016-05-06T20:19:00Z" w:initials="BS">
    <w:p w14:paraId="184BF56F" w14:textId="0C1ED1E8" w:rsidR="006B605B" w:rsidRDefault="006B605B">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BDAF6" w14:textId="77777777" w:rsidR="00A31D9C" w:rsidRDefault="00A31D9C" w:rsidP="006D61CA">
      <w:pPr>
        <w:spacing w:after="0" w:line="240" w:lineRule="auto"/>
      </w:pPr>
      <w:r>
        <w:separator/>
      </w:r>
    </w:p>
  </w:endnote>
  <w:endnote w:type="continuationSeparator" w:id="0">
    <w:p w14:paraId="5C28B8BD" w14:textId="77777777" w:rsidR="00A31D9C" w:rsidRDefault="00A31D9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7289546" w:rsidR="006B605B" w:rsidRPr="004D6538" w:rsidRDefault="006B605B"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3C3B1A">
      <w:rPr>
        <w:noProof/>
        <w:lang w:val="en-US"/>
      </w:rPr>
      <w:t>146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B605B" w:rsidRPr="009654EE" w:rsidRDefault="006B605B"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2A7400F" w:rsidR="006B605B" w:rsidRPr="009654EE" w:rsidRDefault="006B605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C3B1A">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52ABD73" w:rsidR="006B605B" w:rsidRPr="006D61CA" w:rsidRDefault="006B605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C3B1A">
      <w:rPr>
        <w:noProof/>
        <w:lang w:val="en-US"/>
      </w:rPr>
      <w:t>145</w:t>
    </w:r>
    <w:r w:rsidRPr="006D61CA">
      <w:rPr>
        <w:lang w:val="en-US"/>
      </w:rPr>
      <w:fldChar w:fldCharType="end"/>
    </w:r>
  </w:p>
  <w:p w14:paraId="1546C8BA" w14:textId="77777777" w:rsidR="006B605B" w:rsidRDefault="006B605B"/>
  <w:p w14:paraId="578F45FC" w14:textId="77777777" w:rsidR="006B605B" w:rsidRDefault="006B605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B37ADF7" w:rsidR="006B605B" w:rsidRPr="006D61CA" w:rsidRDefault="006B605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1135</w:t>
    </w:r>
    <w:r w:rsidRPr="006D61CA">
      <w:rPr>
        <w:lang w:val="en-US"/>
      </w:rPr>
      <w:fldChar w:fldCharType="end"/>
    </w:r>
  </w:p>
  <w:p w14:paraId="6E3E0469" w14:textId="77777777" w:rsidR="006B605B" w:rsidRDefault="006B605B"/>
  <w:p w14:paraId="5C3C24E2" w14:textId="77777777" w:rsidR="006B605B" w:rsidRDefault="006B605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1EB9C1E3" w:rsidR="006B605B" w:rsidRPr="004D6538" w:rsidRDefault="006B605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Pr>
        <w:noProof/>
        <w:lang w:val="en-US"/>
      </w:rPr>
      <w:t>1134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77E70C" w14:textId="77777777" w:rsidR="00A31D9C" w:rsidRDefault="00A31D9C" w:rsidP="006D61CA">
      <w:pPr>
        <w:spacing w:after="0" w:line="240" w:lineRule="auto"/>
      </w:pPr>
      <w:r>
        <w:separator/>
      </w:r>
    </w:p>
  </w:footnote>
  <w:footnote w:type="continuationSeparator" w:id="0">
    <w:p w14:paraId="2E2500F2" w14:textId="77777777" w:rsidR="00A31D9C" w:rsidRDefault="00A31D9C" w:rsidP="006D61CA">
      <w:pPr>
        <w:spacing w:after="0" w:line="240" w:lineRule="auto"/>
      </w:pPr>
      <w:r>
        <w:continuationSeparator/>
      </w:r>
    </w:p>
  </w:footnote>
  <w:footnote w:id="1">
    <w:p w14:paraId="1854ACC6" w14:textId="57C6305A" w:rsidR="006B605B" w:rsidRDefault="006B605B"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6B605B" w:rsidRDefault="006B605B" w:rsidP="00F94412">
      <w:pPr>
        <w:pStyle w:val="footnote"/>
      </w:pPr>
      <w:r>
        <w:rPr>
          <w:rStyle w:val="FootnoteReference"/>
        </w:rPr>
        <w:footnoteRef/>
      </w:r>
      <w:r>
        <w:t xml:space="preserve"> [JS] or “assemblies”</w:t>
      </w:r>
    </w:p>
  </w:footnote>
  <w:footnote w:id="3">
    <w:p w14:paraId="5E4DFE5E" w14:textId="69B73039" w:rsidR="006B605B" w:rsidRPr="00926B87" w:rsidRDefault="006B605B"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B605B" w:rsidRDefault="006B605B" w:rsidP="00031314">
      <w:pPr>
        <w:pStyle w:val="footnote"/>
      </w:pPr>
    </w:p>
  </w:footnote>
  <w:footnote w:id="4">
    <w:p w14:paraId="5EDE2D3A" w14:textId="77777777" w:rsidR="006B605B" w:rsidRDefault="006B605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6B605B" w:rsidRDefault="006B605B" w:rsidP="00323889">
      <w:pPr>
        <w:pStyle w:val="footnote"/>
      </w:pPr>
      <w:r>
        <w:rPr>
          <w:rStyle w:val="FootnoteReference"/>
        </w:rPr>
        <w:footnoteRef/>
      </w:r>
      <w:r>
        <w:t xml:space="preserve"> Or “The Lord’s Annointed”</w:t>
      </w:r>
    </w:p>
  </w:footnote>
  <w:footnote w:id="6">
    <w:p w14:paraId="31BBF667" w14:textId="77777777" w:rsidR="006B605B" w:rsidRPr="00926B87" w:rsidRDefault="006B605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B605B" w:rsidRDefault="006B605B" w:rsidP="00441BAC">
      <w:pPr>
        <w:pStyle w:val="footnote"/>
      </w:pPr>
    </w:p>
  </w:footnote>
  <w:footnote w:id="7">
    <w:p w14:paraId="580FAEDD" w14:textId="77777777" w:rsidR="006B605B" w:rsidRDefault="006B605B" w:rsidP="00130E47">
      <w:pPr>
        <w:pStyle w:val="footnote"/>
      </w:pPr>
      <w:r>
        <w:rPr>
          <w:rStyle w:val="FootnoteReference"/>
        </w:rPr>
        <w:footnoteRef/>
      </w:r>
      <w:r>
        <w:t xml:space="preserve"> Or “The Lord’s Annointed”</w:t>
      </w:r>
    </w:p>
  </w:footnote>
  <w:footnote w:id="8">
    <w:p w14:paraId="74D64774" w14:textId="4A8F239B" w:rsidR="006B605B" w:rsidRDefault="006B605B"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6B605B" w:rsidRDefault="006B605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6B605B" w:rsidRDefault="006B605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6B605B" w:rsidRDefault="006B605B" w:rsidP="00485E0C">
      <w:pPr>
        <w:pStyle w:val="footnote"/>
      </w:pPr>
      <w:r>
        <w:rPr>
          <w:rStyle w:val="FootnoteReference"/>
          <w:rFonts w:cs="@MingLiU"/>
          <w:szCs w:val="18"/>
        </w:rPr>
        <w:footnoteRef/>
      </w:r>
      <w:r w:rsidRPr="003C6041">
        <w:t>Literally, unbroken fence</w:t>
      </w:r>
    </w:p>
  </w:footnote>
  <w:footnote w:id="12">
    <w:p w14:paraId="7C2A9DE8" w14:textId="15E62972" w:rsidR="006B605B" w:rsidRDefault="006B605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6B605B" w:rsidRDefault="006B605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6B605B" w:rsidRDefault="006B605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6B605B" w:rsidRDefault="006B605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6B605B" w:rsidRDefault="006B605B" w:rsidP="006800D4">
      <w:pPr>
        <w:pStyle w:val="footnote"/>
      </w:pPr>
      <w:r>
        <w:rPr>
          <w:rStyle w:val="FootnoteReference"/>
        </w:rPr>
        <w:footnoteRef/>
      </w:r>
      <w:r>
        <w:t xml:space="preserve"> Or ‘Unique’</w:t>
      </w:r>
    </w:p>
  </w:footnote>
  <w:footnote w:id="17">
    <w:p w14:paraId="4D9AA31B" w14:textId="77777777" w:rsidR="006B605B" w:rsidRDefault="006B605B"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6B605B" w:rsidRDefault="006B605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6B605B" w:rsidRDefault="006B605B"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6B605B" w:rsidRDefault="006B605B"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6B605B" w:rsidRDefault="006B605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6B605B" w:rsidRDefault="006B605B"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6B605B" w:rsidRDefault="006B605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6B605B" w:rsidRDefault="006B605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6B605B" w:rsidRPr="004A3E27" w:rsidRDefault="006B605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6B605B" w:rsidRPr="004A3E27" w:rsidRDefault="006B605B"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6B605B" w:rsidRPr="004A3E27" w:rsidRDefault="006B605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6B605B" w:rsidRPr="004A3E27" w:rsidRDefault="006B605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6B605B" w:rsidRDefault="006B605B"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6B605B" w:rsidRPr="004A3E27" w:rsidRDefault="006B605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6B605B" w:rsidRPr="004A3E27" w:rsidRDefault="006B605B"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6B605B" w:rsidRPr="004A3E27" w:rsidRDefault="006B605B"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6B605B" w:rsidRDefault="006B605B" w:rsidP="00AC01E8">
      <w:pPr>
        <w:pStyle w:val="footnote"/>
      </w:pPr>
      <w:r>
        <w:rPr>
          <w:rStyle w:val="FootnoteReference"/>
        </w:rPr>
        <w:footnoteRef/>
      </w:r>
      <w:r>
        <w:t xml:space="preserve"> [JS] or “enlarged me”</w:t>
      </w:r>
    </w:p>
  </w:footnote>
  <w:footnote w:id="34">
    <w:p w14:paraId="369566FF" w14:textId="769E6598" w:rsidR="006B605B" w:rsidRPr="004A3E27" w:rsidRDefault="006B605B"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6B605B" w:rsidRPr="004A3E27" w:rsidRDefault="006B605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6B605B" w:rsidRPr="004A3E27" w:rsidRDefault="006B605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6B605B" w:rsidRPr="004A3E27" w:rsidRDefault="006B605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6B605B" w:rsidRDefault="006B605B" w:rsidP="00AC01E8">
      <w:pPr>
        <w:pStyle w:val="footnote"/>
      </w:pPr>
      <w:r>
        <w:rPr>
          <w:rStyle w:val="FootnoteReference"/>
        </w:rPr>
        <w:footnoteRef/>
      </w:r>
      <w:r>
        <w:t xml:space="preserve"> [JS] literally, “face”</w:t>
      </w:r>
    </w:p>
  </w:footnote>
  <w:footnote w:id="39">
    <w:p w14:paraId="4A85A605" w14:textId="3B66CCF4" w:rsidR="006B605B" w:rsidRDefault="006B605B"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6B605B" w:rsidRPr="004A3E27" w:rsidRDefault="006B605B"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6B605B" w:rsidRPr="004A3E27" w:rsidRDefault="006B605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6B605B" w:rsidRDefault="006B605B" w:rsidP="00FE33CB">
      <w:pPr>
        <w:pStyle w:val="footnote"/>
      </w:pPr>
      <w:r>
        <w:rPr>
          <w:rStyle w:val="FootnoteReference"/>
        </w:rPr>
        <w:footnoteRef/>
      </w:r>
      <w:r>
        <w:t xml:space="preserve"> [JS] or “and You will see me.”</w:t>
      </w:r>
    </w:p>
  </w:footnote>
  <w:footnote w:id="43">
    <w:p w14:paraId="2738F1D2" w14:textId="121829F4" w:rsidR="006B605B" w:rsidRDefault="006B605B" w:rsidP="00DC2AAA">
      <w:pPr>
        <w:pStyle w:val="footnote"/>
      </w:pPr>
      <w:r>
        <w:rPr>
          <w:rStyle w:val="FootnoteReference"/>
        </w:rPr>
        <w:footnoteRef/>
      </w:r>
      <w:r>
        <w:t xml:space="preserve"> [JS] or lawlessness</w:t>
      </w:r>
    </w:p>
  </w:footnote>
  <w:footnote w:id="44">
    <w:p w14:paraId="0C722E17" w14:textId="0C245CCD" w:rsidR="006B605B" w:rsidRDefault="006B605B" w:rsidP="00423962">
      <w:pPr>
        <w:pStyle w:val="footnote"/>
      </w:pPr>
      <w:r>
        <w:rPr>
          <w:rStyle w:val="FootnoteReference"/>
        </w:rPr>
        <w:footnoteRef/>
      </w:r>
      <w:r>
        <w:t xml:space="preserve"> [JS] “do obeisance”, “worship”, referring to the physical act</w:t>
      </w:r>
    </w:p>
  </w:footnote>
  <w:footnote w:id="45">
    <w:p w14:paraId="673FFF4D" w14:textId="4AC67C07" w:rsidR="006B605B" w:rsidRPr="004A3E27" w:rsidRDefault="006B605B"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6B605B" w:rsidRDefault="006B605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6B605B" w:rsidRPr="004A3E27" w:rsidRDefault="006B605B"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6B605B" w:rsidRPr="004A3E27" w:rsidRDefault="006B605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6B605B" w:rsidRDefault="006B605B" w:rsidP="00530F84">
      <w:pPr>
        <w:pStyle w:val="footnote"/>
      </w:pPr>
      <w:r>
        <w:rPr>
          <w:rStyle w:val="FootnoteReference"/>
        </w:rPr>
        <w:footnoteRef/>
      </w:r>
      <w:r>
        <w:t xml:space="preserve"> [JS] or “give thanks”. The word conveys “thankfully confess with praise”</w:t>
      </w:r>
    </w:p>
  </w:footnote>
  <w:footnote w:id="50">
    <w:p w14:paraId="3C274CF7" w14:textId="753C99BC" w:rsidR="006B605B" w:rsidRPr="004A3E27" w:rsidRDefault="006B605B"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6B605B" w:rsidRDefault="006B605B" w:rsidP="00530F84">
      <w:pPr>
        <w:pStyle w:val="footnote"/>
      </w:pPr>
      <w:r>
        <w:rPr>
          <w:rStyle w:val="FootnoteReference"/>
        </w:rPr>
        <w:footnoteRef/>
      </w:r>
      <w:r>
        <w:t xml:space="preserve"> [JS] Fr. Lazarus and Brenton interpolate “my enemy”</w:t>
      </w:r>
    </w:p>
  </w:footnote>
  <w:footnote w:id="52">
    <w:p w14:paraId="4AC07AFE" w14:textId="206B4893" w:rsidR="006B605B" w:rsidRPr="004A3E27" w:rsidRDefault="006B605B"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6B605B" w:rsidRPr="004A3E27" w:rsidRDefault="006B605B" w:rsidP="00C06875">
      <w:pPr>
        <w:pStyle w:val="footnote"/>
      </w:pPr>
      <w:r w:rsidRPr="004A3E27">
        <w:rPr>
          <w:rStyle w:val="FootnoteReference"/>
        </w:rPr>
        <w:footnoteRef/>
      </w:r>
      <w:r w:rsidRPr="004A3E27">
        <w:t xml:space="preserve"> Empties fall (Ephes. 5:18).</w:t>
      </w:r>
    </w:p>
  </w:footnote>
  <w:footnote w:id="54">
    <w:p w14:paraId="5DDCA66E" w14:textId="77777777" w:rsidR="006B605B" w:rsidRPr="004A3E27" w:rsidRDefault="006B605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6B605B" w:rsidRDefault="006B605B" w:rsidP="00741EF6">
      <w:pPr>
        <w:pStyle w:val="footnote"/>
      </w:pPr>
      <w:r>
        <w:rPr>
          <w:rStyle w:val="FootnoteReference"/>
        </w:rPr>
        <w:footnoteRef/>
      </w:r>
      <w:r>
        <w:t xml:space="preserve"> [JS] or “give thanks to”, or “thankfully confess the Lord with Praise”</w:t>
      </w:r>
    </w:p>
  </w:footnote>
  <w:footnote w:id="56">
    <w:p w14:paraId="74E99F4D" w14:textId="77777777" w:rsidR="006B605B" w:rsidRPr="004A3E27" w:rsidRDefault="006B605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6B605B" w:rsidRPr="004A3E27" w:rsidRDefault="006B605B" w:rsidP="00C06875">
      <w:pPr>
        <w:pStyle w:val="footnote"/>
      </w:pPr>
      <w:r w:rsidRPr="004A3E27">
        <w:rPr>
          <w:rStyle w:val="FootnoteReference"/>
        </w:rPr>
        <w:footnoteRef/>
      </w:r>
      <w:r w:rsidRPr="004A3E27">
        <w:t xml:space="preserve"> Mt. 21:16.</w:t>
      </w:r>
    </w:p>
  </w:footnote>
  <w:footnote w:id="58">
    <w:p w14:paraId="263154A0" w14:textId="77777777" w:rsidR="006B605B" w:rsidRPr="004A3E27" w:rsidRDefault="006B605B"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6B605B" w:rsidRPr="004A3E27" w:rsidRDefault="006B605B"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6B605B" w:rsidRDefault="006B605B" w:rsidP="00741EF6">
      <w:pPr>
        <w:pStyle w:val="footnote"/>
      </w:pPr>
      <w:r>
        <w:rPr>
          <w:rStyle w:val="FootnoteReference"/>
        </w:rPr>
        <w:footnoteRef/>
      </w:r>
      <w:r>
        <w:t xml:space="preserve"> [JS] or “thank”, “I will thankfully confess You with praise”</w:t>
      </w:r>
    </w:p>
  </w:footnote>
  <w:footnote w:id="61">
    <w:p w14:paraId="4A64FA1B" w14:textId="245FE10B" w:rsidR="006B605B" w:rsidRDefault="006B605B" w:rsidP="005C7C41">
      <w:pPr>
        <w:pStyle w:val="footnote"/>
      </w:pPr>
      <w:r>
        <w:rPr>
          <w:rStyle w:val="FootnoteReference"/>
        </w:rPr>
        <w:footnoteRef/>
      </w:r>
      <w:r>
        <w:t xml:space="preserve"> [JS] Or, “I will confess You with thanksgiving”</w:t>
      </w:r>
    </w:p>
  </w:footnote>
  <w:footnote w:id="62">
    <w:p w14:paraId="70996BAC" w14:textId="67EDD120" w:rsidR="006B605B" w:rsidRDefault="006B605B" w:rsidP="00741EF6">
      <w:pPr>
        <w:pStyle w:val="footnote"/>
      </w:pPr>
      <w:r>
        <w:rPr>
          <w:rStyle w:val="FootnoteReference"/>
        </w:rPr>
        <w:footnoteRef/>
      </w:r>
      <w:r>
        <w:t xml:space="preserve"> [JS] literally, “from before Your face”</w:t>
      </w:r>
    </w:p>
  </w:footnote>
  <w:footnote w:id="63">
    <w:p w14:paraId="1EEFD7A1" w14:textId="55BF803F" w:rsidR="006B605B" w:rsidRPr="004A3E27" w:rsidRDefault="006B605B"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6B605B" w:rsidRPr="004A3E27" w:rsidRDefault="006B605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6B605B" w:rsidRPr="004A3E27" w:rsidRDefault="006B605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6B605B" w:rsidRPr="004A3E27" w:rsidRDefault="006B605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6B605B" w:rsidRDefault="006B605B" w:rsidP="00AF711D">
      <w:pPr>
        <w:pStyle w:val="footnote"/>
      </w:pPr>
      <w:r>
        <w:rPr>
          <w:rStyle w:val="FootnoteReference"/>
        </w:rPr>
        <w:footnoteRef/>
      </w:r>
      <w:r>
        <w:t xml:space="preserve"> [JS] literally, “arm”</w:t>
      </w:r>
    </w:p>
  </w:footnote>
  <w:footnote w:id="68">
    <w:p w14:paraId="4F5EE238" w14:textId="67FB8443" w:rsidR="006B605B" w:rsidRPr="004A3E27" w:rsidRDefault="006B605B"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6B605B" w:rsidRPr="004A3E27" w:rsidRDefault="006B605B"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6B605B" w:rsidRPr="004A3E27" w:rsidRDefault="006B605B"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6B605B" w:rsidRDefault="006B605B"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6B605B" w:rsidRDefault="006B605B" w:rsidP="003F1DDB">
      <w:pPr>
        <w:pStyle w:val="footnote"/>
      </w:pPr>
      <w:r>
        <w:rPr>
          <w:rStyle w:val="FootnoteReference"/>
        </w:rPr>
        <w:footnoteRef/>
      </w:r>
      <w:r>
        <w:t xml:space="preserve"> [JS] from Fr. Athanasius</w:t>
      </w:r>
    </w:p>
  </w:footnote>
  <w:footnote w:id="73">
    <w:p w14:paraId="69DDC031" w14:textId="072B35A0" w:rsidR="006B605B" w:rsidRPr="004A3E27" w:rsidRDefault="006B605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6B605B" w:rsidRPr="004A3E27" w:rsidRDefault="006B605B"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6B605B" w:rsidRPr="004A3E27" w:rsidRDefault="006B605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6B605B" w:rsidRPr="004A3E27" w:rsidRDefault="006B605B"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6B605B" w:rsidRPr="004A3E27" w:rsidRDefault="006B605B"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6B605B" w:rsidRPr="004A3E27" w:rsidRDefault="006B605B"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6B605B" w:rsidRPr="004A3E27" w:rsidRDefault="006B605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6B605B" w:rsidRPr="004A3E27" w:rsidRDefault="006B605B"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6B605B" w:rsidRDefault="006B605B"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6B605B" w:rsidRPr="004A3E27" w:rsidRDefault="006B605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6B605B" w:rsidRDefault="006B605B" w:rsidP="00D47452">
      <w:pPr>
        <w:pStyle w:val="footnote"/>
      </w:pPr>
      <w:r>
        <w:rPr>
          <w:rStyle w:val="FootnoteReference"/>
        </w:rPr>
        <w:footnoteRef/>
      </w:r>
      <w:r>
        <w:t xml:space="preserve"> [JS] or “foundation”</w:t>
      </w:r>
    </w:p>
  </w:footnote>
  <w:footnote w:id="84">
    <w:p w14:paraId="3C5663F2" w14:textId="2A9D9C12" w:rsidR="006B605B" w:rsidRDefault="006B605B"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6B605B" w:rsidRPr="004A3E27" w:rsidRDefault="006B605B"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6B605B" w:rsidRPr="004A3E27" w:rsidRDefault="006B605B"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6B605B" w:rsidRDefault="006B605B" w:rsidP="00D47452">
      <w:pPr>
        <w:pStyle w:val="footnote"/>
      </w:pPr>
      <w:r>
        <w:rPr>
          <w:rStyle w:val="FootnoteReference"/>
        </w:rPr>
        <w:footnoteRef/>
      </w:r>
      <w:r>
        <w:t xml:space="preserve"> [JS] literally, “then the sptrings of water were seen/appeared”</w:t>
      </w:r>
    </w:p>
  </w:footnote>
  <w:footnote w:id="88">
    <w:p w14:paraId="767519CF" w14:textId="3A0C4171" w:rsidR="006B605B" w:rsidRPr="004A3E27" w:rsidRDefault="006B605B"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6B605B" w:rsidRPr="004A3E27" w:rsidRDefault="006B605B"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6B605B" w:rsidRPr="004A3E27" w:rsidRDefault="006B605B"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6B605B" w:rsidRPr="004A3E27" w:rsidRDefault="006B605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6B605B" w:rsidRPr="004A3E27" w:rsidRDefault="006B605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6B605B" w:rsidRDefault="006B605B" w:rsidP="006303CE">
      <w:pPr>
        <w:pStyle w:val="footnote"/>
      </w:pPr>
      <w:r>
        <w:rPr>
          <w:rStyle w:val="FootnoteReference"/>
        </w:rPr>
        <w:footnoteRef/>
      </w:r>
      <w:r>
        <w:t xml:space="preserve"> [JS] or “give thanks to You”, or “thankfully confess You with praise”</w:t>
      </w:r>
    </w:p>
  </w:footnote>
  <w:footnote w:id="94">
    <w:p w14:paraId="57A591AD" w14:textId="5B4F539E" w:rsidR="006B605B" w:rsidRPr="004A3E27" w:rsidRDefault="006B605B"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6B605B" w:rsidRPr="004A3E27" w:rsidRDefault="006B605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6B605B" w:rsidRDefault="006B605B" w:rsidP="00D019CA">
      <w:pPr>
        <w:pStyle w:val="footnote"/>
      </w:pPr>
      <w:r>
        <w:rPr>
          <w:rStyle w:val="FootnoteReference"/>
        </w:rPr>
        <w:footnoteRef/>
      </w:r>
      <w:r>
        <w:t xml:space="preserve"> [JS] lit. day to day</w:t>
      </w:r>
    </w:p>
  </w:footnote>
  <w:footnote w:id="97">
    <w:p w14:paraId="4D739E0B" w14:textId="0FB443F5" w:rsidR="006B605B" w:rsidRDefault="006B605B"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6B605B" w:rsidRPr="004A3E27" w:rsidRDefault="006B605B" w:rsidP="00BD5BBE">
      <w:pPr>
        <w:pStyle w:val="footnote"/>
      </w:pPr>
      <w:r w:rsidRPr="004A3E27">
        <w:rPr>
          <w:rStyle w:val="FootnoteReference"/>
        </w:rPr>
        <w:footnoteRef/>
      </w:r>
      <w:r w:rsidRPr="004A3E27">
        <w:t xml:space="preserve"> Rom. 10:18.</w:t>
      </w:r>
    </w:p>
  </w:footnote>
  <w:footnote w:id="99">
    <w:p w14:paraId="774F183E" w14:textId="35452E5D" w:rsidR="006B605B" w:rsidRDefault="006B605B" w:rsidP="005E2409">
      <w:pPr>
        <w:pStyle w:val="footnote"/>
      </w:pPr>
      <w:r>
        <w:rPr>
          <w:rStyle w:val="FootnoteReference"/>
        </w:rPr>
        <w:footnoteRef/>
      </w:r>
      <w:r>
        <w:t xml:space="preserve"> [JS] Fr. Lazarus has “sanctuary”</w:t>
      </w:r>
    </w:p>
  </w:footnote>
  <w:footnote w:id="100">
    <w:p w14:paraId="28F942E6" w14:textId="353F357B" w:rsidR="006B605B" w:rsidRPr="004A3E27" w:rsidRDefault="006B605B"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6B605B" w:rsidRDefault="006B605B" w:rsidP="005E2409">
      <w:pPr>
        <w:pStyle w:val="footnote"/>
      </w:pPr>
      <w:r>
        <w:rPr>
          <w:rStyle w:val="FootnoteReference"/>
        </w:rPr>
        <w:footnoteRef/>
      </w:r>
      <w:r>
        <w:t xml:space="preserve"> [JS] literally “giant”</w:t>
      </w:r>
    </w:p>
  </w:footnote>
  <w:footnote w:id="102">
    <w:p w14:paraId="4D5F61F1" w14:textId="397EFA8A" w:rsidR="006B605B" w:rsidRDefault="006B605B" w:rsidP="005E2409">
      <w:pPr>
        <w:pStyle w:val="footnote"/>
      </w:pPr>
      <w:r>
        <w:rPr>
          <w:rStyle w:val="FootnoteReference"/>
        </w:rPr>
        <w:footnoteRef/>
      </w:r>
      <w:r>
        <w:t xml:space="preserve"> [JS] or “it”</w:t>
      </w:r>
    </w:p>
  </w:footnote>
  <w:footnote w:id="103">
    <w:p w14:paraId="7D882E05" w14:textId="2F32DF97" w:rsidR="006B605B" w:rsidRPr="004A3E27" w:rsidRDefault="006B605B"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6B605B" w:rsidRPr="004A3E27" w:rsidRDefault="006B605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6B605B" w:rsidRPr="004A3E27" w:rsidRDefault="006B605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6B605B" w:rsidRDefault="006B605B" w:rsidP="00223CB5">
      <w:pPr>
        <w:pStyle w:val="footnote"/>
      </w:pPr>
      <w:r>
        <w:rPr>
          <w:rStyle w:val="FootnoteReference"/>
        </w:rPr>
        <w:footnoteRef/>
      </w:r>
      <w:r>
        <w:t xml:space="preserve"> [JS] literally “holy place”.</w:t>
      </w:r>
    </w:p>
  </w:footnote>
  <w:footnote w:id="107">
    <w:p w14:paraId="383B4369" w14:textId="77D437E1" w:rsidR="006B605B" w:rsidRDefault="006B605B"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6B605B" w:rsidRPr="004A3E27" w:rsidRDefault="006B605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6B605B" w:rsidRDefault="006B605B"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6B605B" w:rsidRDefault="006B605B" w:rsidP="00A10A86">
      <w:pPr>
        <w:pStyle w:val="footnote"/>
      </w:pPr>
      <w:r>
        <w:rPr>
          <w:rStyle w:val="FootnoteReference"/>
        </w:rPr>
        <w:footnoteRef/>
      </w:r>
      <w:r>
        <w:t xml:space="preserve"> [JS] or “his glory is great by your salvation/deliverance”</w:t>
      </w:r>
    </w:p>
  </w:footnote>
  <w:footnote w:id="111">
    <w:p w14:paraId="40556A29" w14:textId="77777777" w:rsidR="006B605B" w:rsidRPr="004A3E27" w:rsidRDefault="006B605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6B605B" w:rsidRPr="004A3E27" w:rsidRDefault="006B605B"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6B605B" w:rsidRPr="004A3E27" w:rsidRDefault="006B605B"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6B605B" w:rsidRPr="004A3E27" w:rsidRDefault="006B605B"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6B605B" w:rsidRDefault="006B605B" w:rsidP="00614947">
      <w:pPr>
        <w:pStyle w:val="footnote"/>
      </w:pPr>
      <w:r>
        <w:rPr>
          <w:rStyle w:val="FootnoteReference"/>
        </w:rPr>
        <w:footnoteRef/>
      </w:r>
      <w:r>
        <w:t xml:space="preserve"> [JS] Fr. Lazarus has “dwell in the holy place”.</w:t>
      </w:r>
    </w:p>
  </w:footnote>
  <w:footnote w:id="116">
    <w:p w14:paraId="41CC497C" w14:textId="77777777" w:rsidR="006B605B" w:rsidRPr="004A3E27" w:rsidRDefault="006B605B" w:rsidP="00BD5BBE">
      <w:pPr>
        <w:pStyle w:val="footnote"/>
      </w:pPr>
      <w:r w:rsidRPr="004A3E27">
        <w:rPr>
          <w:rStyle w:val="FootnoteReference"/>
        </w:rPr>
        <w:footnoteRef/>
      </w:r>
      <w:r w:rsidRPr="004A3E27">
        <w:t xml:space="preserve"> Mt. 27:39,43; Wis. 2:12-20.</w:t>
      </w:r>
    </w:p>
  </w:footnote>
  <w:footnote w:id="117">
    <w:p w14:paraId="552BFC80" w14:textId="77777777" w:rsidR="006B605B" w:rsidRPr="004A3E27" w:rsidRDefault="006B605B" w:rsidP="00BD5BBE">
      <w:pPr>
        <w:pStyle w:val="footnote"/>
      </w:pPr>
      <w:r w:rsidRPr="004A3E27">
        <w:rPr>
          <w:rStyle w:val="FootnoteReference"/>
        </w:rPr>
        <w:footnoteRef/>
      </w:r>
      <w:r w:rsidRPr="004A3E27">
        <w:t xml:space="preserve"> Lam. 2:16; 3:46.</w:t>
      </w:r>
    </w:p>
  </w:footnote>
  <w:footnote w:id="118">
    <w:p w14:paraId="1382AE44" w14:textId="77777777" w:rsidR="006B605B" w:rsidRPr="004A3E27" w:rsidRDefault="006B605B" w:rsidP="00BD5BBE">
      <w:pPr>
        <w:pStyle w:val="footnote"/>
      </w:pPr>
      <w:r w:rsidRPr="004A3E27">
        <w:rPr>
          <w:rStyle w:val="FootnoteReference"/>
        </w:rPr>
        <w:footnoteRef/>
      </w:r>
      <w:r w:rsidRPr="004A3E27">
        <w:t xml:space="preserve"> Jn. 19:37.</w:t>
      </w:r>
    </w:p>
  </w:footnote>
  <w:footnote w:id="119">
    <w:p w14:paraId="17643289" w14:textId="77777777" w:rsidR="006B605B" w:rsidRPr="004A3E27" w:rsidRDefault="006B605B" w:rsidP="00BD5BBE">
      <w:pPr>
        <w:pStyle w:val="footnote"/>
      </w:pPr>
      <w:r w:rsidRPr="004A3E27">
        <w:rPr>
          <w:rStyle w:val="FootnoteReference"/>
        </w:rPr>
        <w:footnoteRef/>
      </w:r>
      <w:r w:rsidRPr="004A3E27">
        <w:t xml:space="preserve"> Jn. 19:24.</w:t>
      </w:r>
    </w:p>
  </w:footnote>
  <w:footnote w:id="120">
    <w:p w14:paraId="79F35E59" w14:textId="3AF86606" w:rsidR="006B605B" w:rsidRPr="004A3E27" w:rsidRDefault="006B605B"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6B605B" w:rsidRDefault="006B605B" w:rsidP="00ED0D70">
      <w:pPr>
        <w:pStyle w:val="footnote"/>
      </w:pPr>
      <w:r>
        <w:rPr>
          <w:rStyle w:val="FootnoteReference"/>
        </w:rPr>
        <w:footnoteRef/>
      </w:r>
      <w:r>
        <w:t xml:space="preserve"> [JS]Others have “and my only-begotten from the hand of the dog.”</w:t>
      </w:r>
    </w:p>
  </w:footnote>
  <w:footnote w:id="122">
    <w:p w14:paraId="18C385E9" w14:textId="2415B4A3" w:rsidR="006B605B" w:rsidRDefault="006B605B" w:rsidP="00ED0D70">
      <w:pPr>
        <w:pStyle w:val="footnote"/>
      </w:pPr>
      <w:r>
        <w:rPr>
          <w:rStyle w:val="FootnoteReference"/>
        </w:rPr>
        <w:footnoteRef/>
      </w:r>
      <w:r>
        <w:t xml:space="preserve"> [JS] Fr. Lazarus has “the rhinoceros.”</w:t>
      </w:r>
    </w:p>
  </w:footnote>
  <w:footnote w:id="123">
    <w:p w14:paraId="08777F76" w14:textId="77777777" w:rsidR="006B605B" w:rsidRPr="004A3E27" w:rsidRDefault="006B605B" w:rsidP="00BD5BBE">
      <w:pPr>
        <w:pStyle w:val="footnote"/>
      </w:pPr>
      <w:r w:rsidRPr="004A3E27">
        <w:rPr>
          <w:rStyle w:val="FootnoteReference"/>
        </w:rPr>
        <w:footnoteRef/>
      </w:r>
      <w:r w:rsidRPr="004A3E27">
        <w:t xml:space="preserve"> Hebrews 2:12.</w:t>
      </w:r>
    </w:p>
  </w:footnote>
  <w:footnote w:id="124">
    <w:p w14:paraId="1C395EA2" w14:textId="6F37561F" w:rsidR="006B605B" w:rsidRDefault="006B605B" w:rsidP="000651AA">
      <w:pPr>
        <w:pStyle w:val="footnote"/>
      </w:pPr>
      <w:r>
        <w:rPr>
          <w:rStyle w:val="FootnoteReference"/>
        </w:rPr>
        <w:footnoteRef/>
      </w:r>
      <w:r>
        <w:t xml:space="preserve"> [JS] literally “all you seed of Jacob”</w:t>
      </w:r>
    </w:p>
  </w:footnote>
  <w:footnote w:id="125">
    <w:p w14:paraId="077193E5" w14:textId="6727B2C9" w:rsidR="006B605B" w:rsidRDefault="006B605B" w:rsidP="007A2D16">
      <w:pPr>
        <w:pStyle w:val="footnote"/>
      </w:pPr>
      <w:r>
        <w:rPr>
          <w:rStyle w:val="FootnoteReference"/>
        </w:rPr>
        <w:footnoteRef/>
      </w:r>
      <w:r>
        <w:t xml:space="preserve"> [JS] Congregation or assembly, not building.</w:t>
      </w:r>
    </w:p>
  </w:footnote>
  <w:footnote w:id="126">
    <w:p w14:paraId="332BD906" w14:textId="38FB3FF8" w:rsidR="006B605B" w:rsidRDefault="006B605B" w:rsidP="007A2D16">
      <w:pPr>
        <w:pStyle w:val="footnote"/>
      </w:pPr>
      <w:r>
        <w:rPr>
          <w:rStyle w:val="FootnoteReference"/>
        </w:rPr>
        <w:footnoteRef/>
      </w:r>
      <w:r>
        <w:t xml:space="preserve"> [JS] or “give thanks to”</w:t>
      </w:r>
    </w:p>
  </w:footnote>
  <w:footnote w:id="127">
    <w:p w14:paraId="5B6174F4" w14:textId="35F5BA44" w:rsidR="006B605B" w:rsidRDefault="006B605B" w:rsidP="000651AA">
      <w:pPr>
        <w:pStyle w:val="footnote"/>
      </w:pPr>
      <w:r>
        <w:rPr>
          <w:rStyle w:val="FootnoteReference"/>
        </w:rPr>
        <w:footnoteRef/>
      </w:r>
      <w:r>
        <w:t xml:space="preserve"> [JS] did obeisance, i.e. the physical act of bowing down.</w:t>
      </w:r>
    </w:p>
  </w:footnote>
  <w:footnote w:id="128">
    <w:p w14:paraId="6B61808C" w14:textId="77777777" w:rsidR="006B605B" w:rsidRPr="004A3E27" w:rsidRDefault="006B605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6B605B" w:rsidRPr="004A3E27" w:rsidRDefault="006B605B" w:rsidP="00BD5BBE">
      <w:pPr>
        <w:pStyle w:val="footnote"/>
      </w:pPr>
      <w:r w:rsidRPr="004A3E27">
        <w:rPr>
          <w:rStyle w:val="FootnoteReference"/>
        </w:rPr>
        <w:footnoteRef/>
      </w:r>
      <w:r w:rsidRPr="004A3E27">
        <w:t xml:space="preserve"> Romans 3:24-26; John 17:4; 19:30.</w:t>
      </w:r>
    </w:p>
  </w:footnote>
  <w:footnote w:id="130">
    <w:p w14:paraId="47E5BE1D" w14:textId="6D6B1127" w:rsidR="006B605B" w:rsidRPr="004A3E27" w:rsidRDefault="006B605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6B605B" w:rsidRPr="004A3E27" w:rsidRDefault="006B605B"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6B605B" w:rsidRPr="004A3E27" w:rsidRDefault="006B605B"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6B605B" w:rsidRPr="004A3E27" w:rsidRDefault="006B605B"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6B605B" w:rsidRPr="004A3E27" w:rsidRDefault="006B605B" w:rsidP="00BD5BBE">
      <w:pPr>
        <w:pStyle w:val="footnote"/>
      </w:pPr>
      <w:r w:rsidRPr="004A3E27">
        <w:rPr>
          <w:rStyle w:val="FootnoteReference"/>
        </w:rPr>
        <w:footnoteRef/>
      </w:r>
      <w:r w:rsidRPr="004A3E27">
        <w:t xml:space="preserve"> Is. 2:2; Dan. 2:35; 1 Cor. 10:4.</w:t>
      </w:r>
    </w:p>
  </w:footnote>
  <w:footnote w:id="135">
    <w:p w14:paraId="51F7905C" w14:textId="09ECCFBD" w:rsidR="006B605B" w:rsidRPr="004A3E27" w:rsidRDefault="006B605B"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0F1013A6" w14:textId="0E2531F6" w:rsidR="006B605B" w:rsidRDefault="006B605B" w:rsidP="006B605B">
      <w:pPr>
        <w:pStyle w:val="footnote"/>
      </w:pPr>
      <w:r>
        <w:rPr>
          <w:rStyle w:val="FootnoteReference"/>
        </w:rPr>
        <w:footnoteRef/>
      </w:r>
      <w:r>
        <w:t xml:space="preserve"> [JS] [] found in Coptic. See the Ninth Hour of Tuesday of Holy Week.</w:t>
      </w:r>
    </w:p>
  </w:footnote>
  <w:footnote w:id="137">
    <w:p w14:paraId="7B989AF7" w14:textId="411DE777" w:rsidR="006B605B" w:rsidRDefault="006B605B" w:rsidP="005A5E13">
      <w:pPr>
        <w:pStyle w:val="footnote"/>
      </w:pPr>
      <w:r>
        <w:rPr>
          <w:rStyle w:val="FootnoteReference"/>
        </w:rPr>
        <w:footnoteRef/>
      </w:r>
      <w:r>
        <w:t xml:space="preserve"> [JS] literally: “because they are from of old”.</w:t>
      </w:r>
    </w:p>
  </w:footnote>
  <w:footnote w:id="138">
    <w:p w14:paraId="78816607" w14:textId="60AD0FEA" w:rsidR="006B605B" w:rsidRDefault="006B605B" w:rsidP="00055722">
      <w:pPr>
        <w:pStyle w:val="footnote"/>
      </w:pPr>
      <w:r>
        <w:rPr>
          <w:rStyle w:val="FootnoteReference"/>
        </w:rPr>
        <w:footnoteRef/>
      </w:r>
      <w:r>
        <w:t xml:space="preserve"> [JS] literally, “so He sets a law for those who sin in the way.”</w:t>
      </w:r>
    </w:p>
  </w:footnote>
  <w:footnote w:id="139">
    <w:p w14:paraId="2169EE05" w14:textId="77777777" w:rsidR="006B605B" w:rsidRPr="004A3E27" w:rsidRDefault="006B605B" w:rsidP="00BD5BBE">
      <w:pPr>
        <w:pStyle w:val="footnote"/>
      </w:pPr>
      <w:r w:rsidRPr="004A3E27">
        <w:rPr>
          <w:rStyle w:val="FootnoteReference"/>
        </w:rPr>
        <w:footnoteRef/>
      </w:r>
      <w:r w:rsidRPr="004A3E27">
        <w:t xml:space="preserve"> seek: </w:t>
      </w:r>
      <w:r w:rsidRPr="004A3E27">
        <w:rPr>
          <w:i/>
        </w:rPr>
        <w:t>Heb</w:t>
      </w:r>
      <w:r w:rsidRPr="004A3E27">
        <w:t>. keep</w:t>
      </w:r>
    </w:p>
  </w:footnote>
  <w:footnote w:id="140">
    <w:p w14:paraId="77DCEC10" w14:textId="465E547A" w:rsidR="006B605B" w:rsidRPr="004A3E27" w:rsidRDefault="006B605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1">
    <w:p w14:paraId="10589304" w14:textId="75C5928C" w:rsidR="006B605B" w:rsidRDefault="006B605B" w:rsidP="00055722">
      <w:pPr>
        <w:pStyle w:val="footnote"/>
      </w:pPr>
      <w:r>
        <w:rPr>
          <w:rStyle w:val="FootnoteReference"/>
        </w:rPr>
        <w:footnoteRef/>
      </w:r>
      <w:r>
        <w:t xml:space="preserve"> [JS] NETS and Fr. Athanasius have “You will”</w:t>
      </w:r>
    </w:p>
  </w:footnote>
  <w:footnote w:id="142">
    <w:p w14:paraId="71590F21" w14:textId="77777777" w:rsidR="006B605B" w:rsidRPr="004A3E27" w:rsidRDefault="006B605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3">
    <w:p w14:paraId="42C6F902" w14:textId="27671EF5" w:rsidR="006B605B" w:rsidRDefault="006B605B" w:rsidP="003B7D97">
      <w:pPr>
        <w:pStyle w:val="footnote"/>
      </w:pPr>
      <w:r>
        <w:rPr>
          <w:rStyle w:val="FootnoteReference"/>
        </w:rPr>
        <w:footnoteRef/>
      </w:r>
      <w:r>
        <w:t xml:space="preserve"> Present in Fr. Athanasius and OSB.</w:t>
      </w:r>
    </w:p>
  </w:footnote>
  <w:footnote w:id="144">
    <w:p w14:paraId="00A665CB" w14:textId="42EDEB47" w:rsidR="006B605B" w:rsidRPr="004A3E27" w:rsidRDefault="006B605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5">
    <w:p w14:paraId="3EE7CB91" w14:textId="1CBB3112" w:rsidR="006B605B" w:rsidRDefault="006B605B" w:rsidP="003B7D97">
      <w:pPr>
        <w:pStyle w:val="footnote"/>
      </w:pPr>
      <w:r>
        <w:rPr>
          <w:rStyle w:val="FootnoteReference"/>
        </w:rPr>
        <w:footnoteRef/>
      </w:r>
      <w:r>
        <w:t xml:space="preserve"> Fr. Lazarus has “lonely and poor”. Fr. Athanasius has “an only son”. Others have “only-begotten and poor”</w:t>
      </w:r>
    </w:p>
  </w:footnote>
  <w:footnote w:id="146">
    <w:p w14:paraId="0A9BD984" w14:textId="77777777" w:rsidR="006B605B" w:rsidRPr="004A3E27" w:rsidRDefault="006B605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7">
    <w:p w14:paraId="17F45C59" w14:textId="65DF2916" w:rsidR="006B605B" w:rsidRPr="004A3E27" w:rsidRDefault="006B605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8">
    <w:p w14:paraId="14877493" w14:textId="77777777" w:rsidR="006B605B" w:rsidRPr="004A3E27" w:rsidRDefault="006B605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9">
    <w:p w14:paraId="489B5950" w14:textId="37592C41" w:rsidR="006B605B" w:rsidRDefault="006B605B" w:rsidP="00550F3A">
      <w:pPr>
        <w:pStyle w:val="footnote"/>
      </w:pPr>
      <w:r>
        <w:rPr>
          <w:rStyle w:val="FootnoteReference"/>
        </w:rPr>
        <w:footnoteRef/>
      </w:r>
      <w:r>
        <w:t xml:space="preserve"> [JS] literally, “place”</w:t>
      </w:r>
    </w:p>
  </w:footnote>
  <w:footnote w:id="150">
    <w:p w14:paraId="2B8FEA02" w14:textId="77777777" w:rsidR="006B605B" w:rsidRPr="004A3E27" w:rsidRDefault="006B605B" w:rsidP="00BD5BBE">
      <w:pPr>
        <w:pStyle w:val="footnote"/>
      </w:pPr>
      <w:r w:rsidRPr="004A3E27">
        <w:rPr>
          <w:rStyle w:val="FootnoteReference"/>
        </w:rPr>
        <w:footnoteRef/>
      </w:r>
      <w:r w:rsidRPr="004A3E27">
        <w:t xml:space="preserve"> churches: assemblies, gatherings, congregations (not buildings).</w:t>
      </w:r>
    </w:p>
  </w:footnote>
  <w:footnote w:id="151">
    <w:p w14:paraId="4B110C34" w14:textId="6E0E41E0" w:rsidR="006B605B" w:rsidRPr="004A3E27" w:rsidRDefault="006B605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2">
    <w:p w14:paraId="680E154C" w14:textId="77777777" w:rsidR="006B605B" w:rsidRPr="004A3E27" w:rsidRDefault="006B605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B605B" w:rsidRPr="004A3E27" w:rsidRDefault="006B605B" w:rsidP="00BD5BBE">
      <w:pPr>
        <w:pStyle w:val="footnote"/>
      </w:pPr>
      <w:r w:rsidRPr="004A3E27">
        <w:tab/>
        <w:t>‘No sweeter fragrance than to follow Christ,</w:t>
      </w:r>
    </w:p>
    <w:p w14:paraId="506149C0" w14:textId="77777777" w:rsidR="006B605B" w:rsidRPr="004A3E27" w:rsidRDefault="006B605B" w:rsidP="00BD5BBE">
      <w:pPr>
        <w:pStyle w:val="footnote"/>
      </w:pPr>
      <w:r w:rsidRPr="004A3E27">
        <w:tab/>
        <w:t>when man makes offerings of a holy life,</w:t>
      </w:r>
    </w:p>
    <w:p w14:paraId="3F57220B" w14:textId="77777777" w:rsidR="006B605B" w:rsidRPr="004A3E27" w:rsidRDefault="006B605B" w:rsidP="00BD5BBE">
      <w:pPr>
        <w:pStyle w:val="footnote"/>
      </w:pPr>
      <w:r w:rsidRPr="004A3E27">
        <w:tab/>
        <w:t>and offers golden deeds in sacrifice’ (St. Prosper).</w:t>
      </w:r>
    </w:p>
  </w:footnote>
  <w:footnote w:id="153">
    <w:p w14:paraId="0CC1CAEE" w14:textId="1E5BC75B" w:rsidR="006B605B" w:rsidRPr="004A3E27" w:rsidRDefault="006B605B" w:rsidP="00BD5BBE">
      <w:pPr>
        <w:pStyle w:val="footnote"/>
      </w:pPr>
      <w:r w:rsidRPr="004A3E27">
        <w:rPr>
          <w:rStyle w:val="FootnoteReference"/>
        </w:rPr>
        <w:footnoteRef/>
      </w:r>
      <w:r w:rsidRPr="004A3E27">
        <w:t xml:space="preserve"> </w:t>
      </w:r>
      <w:r>
        <w:t>cf</w:t>
      </w:r>
      <w:r w:rsidRPr="004A3E27">
        <w:t>. Psalm 21:11.</w:t>
      </w:r>
    </w:p>
  </w:footnote>
  <w:footnote w:id="154">
    <w:p w14:paraId="0192B227" w14:textId="50425B88" w:rsidR="006B605B" w:rsidRPr="004A3E27" w:rsidRDefault="006B605B" w:rsidP="00BD5BBE">
      <w:pPr>
        <w:pStyle w:val="footnote"/>
      </w:pPr>
      <w:r w:rsidRPr="004A3E27">
        <w:rPr>
          <w:rStyle w:val="FootnoteReference"/>
        </w:rPr>
        <w:footnoteRef/>
      </w:r>
      <w:r w:rsidRPr="004A3E27">
        <w:t xml:space="preserve"> </w:t>
      </w:r>
      <w:r>
        <w:t>cf</w:t>
      </w:r>
      <w:r w:rsidRPr="004A3E27">
        <w:t>. Isaiah 5:12.</w:t>
      </w:r>
    </w:p>
  </w:footnote>
  <w:footnote w:id="155">
    <w:p w14:paraId="20F0DD6B" w14:textId="4B10F54B" w:rsidR="006B605B" w:rsidRDefault="006B605B" w:rsidP="005922FD">
      <w:pPr>
        <w:pStyle w:val="footnote"/>
      </w:pPr>
      <w:r>
        <w:rPr>
          <w:rStyle w:val="FootnoteReference"/>
        </w:rPr>
        <w:footnoteRef/>
      </w:r>
      <w:r>
        <w:t xml:space="preserve"> [JS] confess: or “give thanks to”, or “thankfully confess”</w:t>
      </w:r>
    </w:p>
  </w:footnote>
  <w:footnote w:id="156">
    <w:p w14:paraId="73C943A7" w14:textId="0F5D3F1A" w:rsidR="006B605B" w:rsidRPr="004A3E27" w:rsidRDefault="006B605B" w:rsidP="00BD5BBE">
      <w:pPr>
        <w:pStyle w:val="footnote"/>
      </w:pPr>
      <w:r w:rsidRPr="004A3E27">
        <w:rPr>
          <w:rStyle w:val="FootnoteReference"/>
        </w:rPr>
        <w:footnoteRef/>
      </w:r>
      <w:r w:rsidRPr="004A3E27">
        <w:t xml:space="preserve"> </w:t>
      </w:r>
      <w:r>
        <w:t>Cf</w:t>
      </w:r>
      <w:r w:rsidRPr="004A3E27">
        <w:t>. Isaiah 40:11; John 10:11.</w:t>
      </w:r>
    </w:p>
  </w:footnote>
  <w:footnote w:id="157">
    <w:p w14:paraId="73195CDE" w14:textId="44A40FB8" w:rsidR="006B605B" w:rsidRDefault="006B605B" w:rsidP="008A40DF">
      <w:pPr>
        <w:pStyle w:val="footnote"/>
      </w:pPr>
      <w:r>
        <w:rPr>
          <w:rStyle w:val="FootnoteReference"/>
        </w:rPr>
        <w:footnoteRef/>
      </w:r>
      <w:r>
        <w:t xml:space="preserve"> [JS] “do obeisance”, i.e. a physical act.</w:t>
      </w:r>
    </w:p>
  </w:footnote>
  <w:footnote w:id="158">
    <w:p w14:paraId="0B35546F" w14:textId="519CF713" w:rsidR="006B605B" w:rsidRPr="004A3E27" w:rsidRDefault="006B605B"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9">
    <w:p w14:paraId="17F4E198" w14:textId="77777777" w:rsidR="006B605B" w:rsidRPr="004A3E27" w:rsidRDefault="006B605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0">
    <w:p w14:paraId="287F51B2" w14:textId="77777777" w:rsidR="006B605B" w:rsidRPr="004A3E27" w:rsidRDefault="006B605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1">
    <w:p w14:paraId="376DEC76" w14:textId="77777777" w:rsidR="006B605B" w:rsidRPr="004A3E27" w:rsidRDefault="006B605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2">
    <w:p w14:paraId="0F1539B2" w14:textId="75077CCC" w:rsidR="006B605B" w:rsidRPr="004A3E27" w:rsidRDefault="006B605B" w:rsidP="00BD5BBE">
      <w:pPr>
        <w:pStyle w:val="footnote"/>
      </w:pPr>
      <w:r w:rsidRPr="004A3E27">
        <w:rPr>
          <w:rStyle w:val="FootnoteReference"/>
        </w:rPr>
        <w:footnoteRef/>
      </w:r>
      <w:r w:rsidRPr="004A3E27">
        <w:t xml:space="preserve"> Blood signifies death (</w:t>
      </w:r>
      <w:r>
        <w:t>cf</w:t>
      </w:r>
      <w:r w:rsidRPr="004A3E27">
        <w:t>. Lev. 17:14).</w:t>
      </w:r>
    </w:p>
  </w:footnote>
  <w:footnote w:id="163">
    <w:p w14:paraId="3C531870" w14:textId="77777777" w:rsidR="006B605B" w:rsidRPr="004A3E27" w:rsidRDefault="006B605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4">
    <w:p w14:paraId="14F5D59E" w14:textId="2CBEB04C" w:rsidR="006B605B" w:rsidRDefault="006B605B" w:rsidP="00643BB8">
      <w:pPr>
        <w:pStyle w:val="footnote"/>
      </w:pPr>
      <w:r>
        <w:rPr>
          <w:rStyle w:val="FootnoteReference"/>
        </w:rPr>
        <w:footnoteRef/>
      </w:r>
      <w:r>
        <w:t xml:space="preserve"> [JS] or “give thanks to You”, or “thankfully confess You with praise”</w:t>
      </w:r>
    </w:p>
  </w:footnote>
  <w:footnote w:id="165">
    <w:p w14:paraId="5ADD520F" w14:textId="77777777" w:rsidR="006B605B" w:rsidRPr="004A3E27" w:rsidRDefault="006B605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6">
    <w:p w14:paraId="77A1ED53" w14:textId="77777777" w:rsidR="006B605B" w:rsidRPr="004A3E27" w:rsidRDefault="006B605B" w:rsidP="00BD5BBE">
      <w:pPr>
        <w:pStyle w:val="footnote"/>
      </w:pPr>
      <w:r w:rsidRPr="004A3E27">
        <w:rPr>
          <w:rStyle w:val="FootnoteReference"/>
        </w:rPr>
        <w:footnoteRef/>
      </w:r>
      <w:r w:rsidRPr="004A3E27">
        <w:t xml:space="preserve"> Luke 23:46.</w:t>
      </w:r>
    </w:p>
  </w:footnote>
  <w:footnote w:id="167">
    <w:p w14:paraId="1A1A8E3A" w14:textId="6D5B65DB" w:rsidR="006B605B" w:rsidRPr="004A3E27" w:rsidRDefault="006B605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8">
    <w:p w14:paraId="07CF1154" w14:textId="0A7B732E" w:rsidR="006B605B" w:rsidRPr="004A3E27" w:rsidRDefault="006B605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9">
    <w:p w14:paraId="5BAFF231" w14:textId="34FCFC7D" w:rsidR="006B605B" w:rsidRDefault="006B605B"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0">
    <w:p w14:paraId="2DD87738" w14:textId="77777777" w:rsidR="006B605B" w:rsidRPr="004A3E27" w:rsidRDefault="006B605B" w:rsidP="00BD5BBE">
      <w:pPr>
        <w:pStyle w:val="footnote"/>
      </w:pPr>
      <w:r w:rsidRPr="004A3E27">
        <w:rPr>
          <w:rStyle w:val="FootnoteReference"/>
        </w:rPr>
        <w:footnoteRef/>
      </w:r>
      <w:r w:rsidRPr="004A3E27">
        <w:t xml:space="preserve"> The sense of separation from God is the great illusion and madness.</w:t>
      </w:r>
    </w:p>
  </w:footnote>
  <w:footnote w:id="171">
    <w:p w14:paraId="585E1DF2" w14:textId="7DBE80A8" w:rsidR="006B605B" w:rsidRDefault="006B605B" w:rsidP="00E87C17">
      <w:pPr>
        <w:pStyle w:val="footnote"/>
      </w:pPr>
      <w:r>
        <w:rPr>
          <w:rStyle w:val="FootnoteReference"/>
        </w:rPr>
        <w:footnoteRef/>
      </w:r>
      <w:r>
        <w:t xml:space="preserve"> [JS] or “seeks out”</w:t>
      </w:r>
    </w:p>
  </w:footnote>
  <w:footnote w:id="172">
    <w:p w14:paraId="33F185A4" w14:textId="0A48A721" w:rsidR="006B605B" w:rsidRDefault="006B605B"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3">
    <w:p w14:paraId="64625F8E" w14:textId="77777777" w:rsidR="006B605B" w:rsidRPr="004A3E27" w:rsidRDefault="006B605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4">
    <w:p w14:paraId="2CF8BDFA" w14:textId="519D5556" w:rsidR="006B605B" w:rsidRPr="004A3E27" w:rsidRDefault="006B605B"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5">
    <w:p w14:paraId="5D9CEF2B" w14:textId="77777777" w:rsidR="006B605B" w:rsidRPr="004A3E27" w:rsidRDefault="006B605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6">
    <w:p w14:paraId="7E0CD043" w14:textId="6EF6BE7F" w:rsidR="006B605B" w:rsidRDefault="006B605B"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7">
    <w:p w14:paraId="6173F75B" w14:textId="6720A6F1" w:rsidR="006B605B" w:rsidRDefault="006B605B" w:rsidP="00E87C17">
      <w:pPr>
        <w:pStyle w:val="footnote"/>
      </w:pPr>
      <w:r>
        <w:rPr>
          <w:rStyle w:val="FootnoteReference"/>
        </w:rPr>
        <w:footnoteRef/>
      </w:r>
      <w:r>
        <w:t xml:space="preserve"> [JS] or, “boast”</w:t>
      </w:r>
    </w:p>
  </w:footnote>
  <w:footnote w:id="178">
    <w:p w14:paraId="68902C2B" w14:textId="73BB21C7" w:rsidR="006B605B" w:rsidRPr="004A3E27" w:rsidRDefault="006B605B"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9">
    <w:p w14:paraId="556A07DE" w14:textId="42C5306E" w:rsidR="006B605B" w:rsidRDefault="006B605B" w:rsidP="00E87C17">
      <w:pPr>
        <w:pStyle w:val="footnote"/>
      </w:pPr>
      <w:r>
        <w:rPr>
          <w:rStyle w:val="FootnoteReference"/>
        </w:rPr>
        <w:footnoteRef/>
      </w:r>
      <w:r>
        <w:t xml:space="preserve"> [JS] or “give thanks to”, or “thankfully confess the Lord with praise with the lyre”</w:t>
      </w:r>
    </w:p>
  </w:footnote>
  <w:footnote w:id="180">
    <w:p w14:paraId="2DE8E71A" w14:textId="43288821" w:rsidR="006B605B" w:rsidRDefault="006B605B" w:rsidP="00643986">
      <w:pPr>
        <w:pStyle w:val="footnote"/>
      </w:pPr>
      <w:r>
        <w:rPr>
          <w:rStyle w:val="FootnoteReference"/>
        </w:rPr>
        <w:footnoteRef/>
      </w:r>
      <w:r>
        <w:t xml:space="preserve"> [JS] or “Confess the Lord with the harp.</w:t>
      </w:r>
    </w:p>
  </w:footnote>
  <w:footnote w:id="181">
    <w:p w14:paraId="7DFB6EDE" w14:textId="2BE29A55" w:rsidR="006B605B" w:rsidRPr="004A3E27" w:rsidRDefault="006B605B"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2">
    <w:p w14:paraId="31D94784" w14:textId="1209EEE8" w:rsidR="006B605B" w:rsidRPr="004A3E27" w:rsidRDefault="006B605B"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3">
    <w:p w14:paraId="77995902" w14:textId="77777777" w:rsidR="006B605B" w:rsidRPr="004A3E27" w:rsidRDefault="006B605B" w:rsidP="00BD5BBE">
      <w:pPr>
        <w:pStyle w:val="footnote"/>
      </w:pPr>
      <w:r w:rsidRPr="004A3E27">
        <w:rPr>
          <w:rStyle w:val="FootnoteReference"/>
        </w:rPr>
        <w:footnoteRef/>
      </w:r>
      <w:r w:rsidRPr="004A3E27">
        <w:t xml:space="preserve"> Naturally and spiritually (Jn. 3:3-6).</w:t>
      </w:r>
    </w:p>
  </w:footnote>
  <w:footnote w:id="184">
    <w:p w14:paraId="21961A60" w14:textId="0C801544" w:rsidR="006B605B" w:rsidRDefault="006B605B" w:rsidP="002C27B3">
      <w:pPr>
        <w:pStyle w:val="footnote"/>
      </w:pPr>
      <w:r>
        <w:rPr>
          <w:rStyle w:val="FootnoteReference"/>
        </w:rPr>
        <w:footnoteRef/>
      </w:r>
      <w:r>
        <w:t xml:space="preserve"> [JS] Fr. Lazarus has “plans”</w:t>
      </w:r>
    </w:p>
  </w:footnote>
  <w:footnote w:id="185">
    <w:p w14:paraId="13FB143C" w14:textId="0A8A9BB8" w:rsidR="006B605B" w:rsidRDefault="006B605B" w:rsidP="00831460">
      <w:pPr>
        <w:pStyle w:val="footnote"/>
      </w:pPr>
      <w:r>
        <w:rPr>
          <w:rStyle w:val="FootnoteReference"/>
        </w:rPr>
        <w:footnoteRef/>
      </w:r>
      <w:r>
        <w:t xml:space="preserve"> [JS] or “fashioned”</w:t>
      </w:r>
    </w:p>
  </w:footnote>
  <w:footnote w:id="186">
    <w:p w14:paraId="1CA3C8B8" w14:textId="7384D6BF" w:rsidR="006B605B" w:rsidRDefault="006B605B" w:rsidP="00366380">
      <w:pPr>
        <w:pStyle w:val="footnote"/>
      </w:pPr>
      <w:r>
        <w:rPr>
          <w:rStyle w:val="FootnoteReference"/>
        </w:rPr>
        <w:footnoteRef/>
      </w:r>
      <w:r>
        <w:t xml:space="preserve"> Fr. Athanasius has “My soul shall make her boast in the Lord”</w:t>
      </w:r>
    </w:p>
  </w:footnote>
  <w:footnote w:id="187">
    <w:p w14:paraId="50F89B8F" w14:textId="77777777" w:rsidR="006B605B" w:rsidRPr="004A3E27" w:rsidRDefault="006B605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8">
    <w:p w14:paraId="6C74A446" w14:textId="6A369907" w:rsidR="006B605B" w:rsidRPr="004A3E27" w:rsidRDefault="006B605B" w:rsidP="00BD5BBE">
      <w:pPr>
        <w:pStyle w:val="footnote"/>
      </w:pPr>
      <w:r w:rsidRPr="004A3E27">
        <w:rPr>
          <w:rStyle w:val="FootnoteReference"/>
        </w:rPr>
        <w:footnoteRef/>
      </w:r>
      <w:r w:rsidRPr="004A3E27">
        <w:t xml:space="preserve"> ‘The land of the living.’</w:t>
      </w:r>
      <w:r>
        <w:t xml:space="preserve"> [JS] Others have “earth”</w:t>
      </w:r>
    </w:p>
  </w:footnote>
  <w:footnote w:id="189">
    <w:p w14:paraId="2D88893B" w14:textId="5E64FA88" w:rsidR="006B605B" w:rsidRDefault="006B605B" w:rsidP="00E42174">
      <w:pPr>
        <w:pStyle w:val="footnote"/>
      </w:pPr>
      <w:r>
        <w:rPr>
          <w:rStyle w:val="FootnoteReference"/>
        </w:rPr>
        <w:footnoteRef/>
      </w:r>
      <w:r>
        <w:t xml:space="preserve"> [JS] or “contrite in heart”</w:t>
      </w:r>
    </w:p>
  </w:footnote>
  <w:footnote w:id="190">
    <w:p w14:paraId="7E58A13C" w14:textId="1AC06A85" w:rsidR="006B605B" w:rsidRDefault="006B605B" w:rsidP="00F803AB">
      <w:pPr>
        <w:pStyle w:val="footnote"/>
      </w:pPr>
      <w:r>
        <w:rPr>
          <w:rStyle w:val="FootnoteReference"/>
        </w:rPr>
        <w:footnoteRef/>
      </w:r>
      <w:r>
        <w:t xml:space="preserve"> [JS] Coptic has “eat their hearts”, which Fr. Athanasius renders, “regret”</w:t>
      </w:r>
    </w:p>
  </w:footnote>
  <w:footnote w:id="191">
    <w:p w14:paraId="54D93979" w14:textId="34E7EB30" w:rsidR="006B605B" w:rsidRDefault="006B605B" w:rsidP="00F803AB">
      <w:pPr>
        <w:pStyle w:val="footnote"/>
      </w:pPr>
      <w:r>
        <w:rPr>
          <w:rStyle w:val="FootnoteReference"/>
        </w:rPr>
        <w:footnoteRef/>
      </w:r>
      <w:r>
        <w:t xml:space="preserve"> [JS] or regret.</w:t>
      </w:r>
    </w:p>
  </w:footnote>
  <w:footnote w:id="192">
    <w:p w14:paraId="51CEFDC6" w14:textId="77777777" w:rsidR="006B605B" w:rsidRPr="004A3E27" w:rsidRDefault="006B605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3">
    <w:p w14:paraId="703EC24D" w14:textId="0A8D7841" w:rsidR="006B605B" w:rsidRDefault="006B605B" w:rsidP="00442FE7">
      <w:pPr>
        <w:pStyle w:val="footnote"/>
      </w:pPr>
      <w:r>
        <w:rPr>
          <w:rStyle w:val="FootnoteReference"/>
        </w:rPr>
        <w:footnoteRef/>
      </w:r>
      <w:r>
        <w:t xml:space="preserve"> [JS] literally “and my soul with barrenness/childlessness.”</w:t>
      </w:r>
    </w:p>
  </w:footnote>
  <w:footnote w:id="194">
    <w:p w14:paraId="0CEA87F3" w14:textId="77777777" w:rsidR="006B605B" w:rsidRPr="004A3E27" w:rsidRDefault="006B605B" w:rsidP="00BD5BBE">
      <w:pPr>
        <w:pStyle w:val="footnote"/>
      </w:pPr>
      <w:r w:rsidRPr="004A3E27">
        <w:rPr>
          <w:rStyle w:val="FootnoteReference"/>
        </w:rPr>
        <w:footnoteRef/>
      </w:r>
      <w:r w:rsidRPr="004A3E27">
        <w:t xml:space="preserve"> John 19:1; Mt. 27:26.</w:t>
      </w:r>
    </w:p>
  </w:footnote>
  <w:footnote w:id="195">
    <w:p w14:paraId="1C6E21CA" w14:textId="4A1BFD04" w:rsidR="006B605B" w:rsidRPr="004A3E27" w:rsidRDefault="006B605B" w:rsidP="00BD5BBE">
      <w:pPr>
        <w:pStyle w:val="footnote"/>
      </w:pPr>
      <w:r w:rsidRPr="004A3E27">
        <w:rPr>
          <w:rStyle w:val="FootnoteReference"/>
        </w:rPr>
        <w:footnoteRef/>
      </w:r>
      <w:r w:rsidRPr="004A3E27">
        <w:t xml:space="preserve"> </w:t>
      </w:r>
      <w:r>
        <w:t>cf</w:t>
      </w:r>
      <w:r w:rsidRPr="004A3E27">
        <w:t>. Psalm 21:21.</w:t>
      </w:r>
    </w:p>
  </w:footnote>
  <w:footnote w:id="196">
    <w:p w14:paraId="7BC55212" w14:textId="5213FE4B" w:rsidR="006B605B" w:rsidRDefault="006B605B" w:rsidP="004E0429">
      <w:pPr>
        <w:pStyle w:val="footnote"/>
      </w:pPr>
      <w:r>
        <w:rPr>
          <w:rStyle w:val="FootnoteReference"/>
        </w:rPr>
        <w:footnoteRef/>
      </w:r>
      <w:r>
        <w:t xml:space="preserve"> [JS] or “give thanks to You,” or “thankfully confess You with praise in the great Church”</w:t>
      </w:r>
    </w:p>
  </w:footnote>
  <w:footnote w:id="197">
    <w:p w14:paraId="5E06AF48" w14:textId="4CED25A0" w:rsidR="006B605B" w:rsidRDefault="006B605B" w:rsidP="00E14083">
      <w:pPr>
        <w:pStyle w:val="footnote"/>
      </w:pPr>
      <w:r>
        <w:rPr>
          <w:rStyle w:val="FootnoteReference"/>
        </w:rPr>
        <w:footnoteRef/>
      </w:r>
      <w:r>
        <w:t xml:space="preserve"> [JS] [] found in Coptic</w:t>
      </w:r>
    </w:p>
  </w:footnote>
  <w:footnote w:id="198">
    <w:p w14:paraId="4812F1D0" w14:textId="6C4603E2" w:rsidR="006B605B" w:rsidRPr="004A3E27" w:rsidRDefault="006B605B" w:rsidP="00BD5BBE">
      <w:pPr>
        <w:pStyle w:val="footnote"/>
      </w:pPr>
      <w:r w:rsidRPr="004A3E27">
        <w:rPr>
          <w:rStyle w:val="FootnoteReference"/>
        </w:rPr>
        <w:footnoteRef/>
      </w:r>
      <w:r w:rsidRPr="004A3E27">
        <w:t xml:space="preserve"> </w:t>
      </w:r>
      <w:r>
        <w:t>cf</w:t>
      </w:r>
      <w:r w:rsidRPr="004A3E27">
        <w:t>. John 15:25.</w:t>
      </w:r>
    </w:p>
  </w:footnote>
  <w:footnote w:id="199">
    <w:p w14:paraId="2072EB12" w14:textId="0F03BC61" w:rsidR="006B605B" w:rsidRDefault="006B605B" w:rsidP="004E0429">
      <w:pPr>
        <w:pStyle w:val="footnote"/>
      </w:pPr>
      <w:r>
        <w:rPr>
          <w:rStyle w:val="FootnoteReference"/>
        </w:rPr>
        <w:footnoteRef/>
      </w:r>
      <w:r>
        <w:t xml:space="preserve"> [JS] or “Aha! Aha!” Or “Well done! Well done!”</w:t>
      </w:r>
    </w:p>
  </w:footnote>
  <w:footnote w:id="200">
    <w:p w14:paraId="55852630" w14:textId="48050399" w:rsidR="006B605B" w:rsidRDefault="006B605B"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1">
    <w:p w14:paraId="5AE758E3" w14:textId="591B2CD9" w:rsidR="006B605B" w:rsidRDefault="006B605B" w:rsidP="004E0429">
      <w:pPr>
        <w:pStyle w:val="footnote"/>
      </w:pPr>
      <w:r>
        <w:rPr>
          <w:rStyle w:val="FootnoteReference"/>
        </w:rPr>
        <w:footnoteRef/>
      </w:r>
      <w:r>
        <w:t xml:space="preserve"> [JS] Fr. Lazarus has, “towering mountains”</w:t>
      </w:r>
    </w:p>
  </w:footnote>
  <w:footnote w:id="202">
    <w:p w14:paraId="6484AC83" w14:textId="6D53CC8C" w:rsidR="006B605B" w:rsidRPr="004A3E27" w:rsidRDefault="006B605B" w:rsidP="00BD5BBE">
      <w:pPr>
        <w:pStyle w:val="footnote"/>
      </w:pPr>
      <w:r w:rsidRPr="004A3E27">
        <w:rPr>
          <w:rStyle w:val="FootnoteReference"/>
        </w:rPr>
        <w:footnoteRef/>
      </w:r>
      <w:r w:rsidRPr="004A3E27">
        <w:t xml:space="preserve"> </w:t>
      </w:r>
      <w:r>
        <w:t>cf</w:t>
      </w:r>
      <w:r w:rsidRPr="004A3E27">
        <w:t>. Psalm 109:7.</w:t>
      </w:r>
    </w:p>
  </w:footnote>
  <w:footnote w:id="203">
    <w:p w14:paraId="4449FD0E" w14:textId="7B6566B0" w:rsidR="006B605B" w:rsidRDefault="006B605B" w:rsidP="00090695">
      <w:pPr>
        <w:pStyle w:val="footnote"/>
      </w:pPr>
      <w:r>
        <w:rPr>
          <w:rStyle w:val="FootnoteReference"/>
        </w:rPr>
        <w:footnoteRef/>
      </w:r>
      <w:r>
        <w:t xml:space="preserve"> [JS] OSB has “many waters”</w:t>
      </w:r>
    </w:p>
  </w:footnote>
  <w:footnote w:id="204">
    <w:p w14:paraId="50DAFDF2" w14:textId="77777777" w:rsidR="006B605B" w:rsidRPr="004A3E27" w:rsidRDefault="006B605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5">
    <w:p w14:paraId="7C4D1D61" w14:textId="77777777" w:rsidR="006B605B" w:rsidRPr="004A3E27" w:rsidRDefault="006B605B" w:rsidP="00BD5BBE">
      <w:pPr>
        <w:pStyle w:val="footnote"/>
      </w:pPr>
      <w:r w:rsidRPr="004A3E27">
        <w:rPr>
          <w:rStyle w:val="FootnoteReference"/>
        </w:rPr>
        <w:footnoteRef/>
      </w:r>
      <w:r w:rsidRPr="004A3E27">
        <w:t xml:space="preserve"> ‘The Prophet asks to be free from passion’ (St. Athanasius).</w:t>
      </w:r>
    </w:p>
  </w:footnote>
  <w:footnote w:id="206">
    <w:p w14:paraId="356D04BB" w14:textId="77777777" w:rsidR="006B605B" w:rsidRPr="004A3E27" w:rsidRDefault="006B605B" w:rsidP="00BD5BBE">
      <w:pPr>
        <w:pStyle w:val="footnote"/>
      </w:pPr>
      <w:r w:rsidRPr="004A3E27">
        <w:rPr>
          <w:rStyle w:val="FootnoteReference"/>
        </w:rPr>
        <w:footnoteRef/>
      </w:r>
      <w:r w:rsidRPr="004A3E27">
        <w:t xml:space="preserve"> Prov. 24:19.</w:t>
      </w:r>
    </w:p>
  </w:footnote>
  <w:footnote w:id="207">
    <w:p w14:paraId="325B4264" w14:textId="77777777" w:rsidR="006B605B" w:rsidRPr="004A3E27" w:rsidRDefault="006B605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8">
    <w:p w14:paraId="720EC29A" w14:textId="0B7E8B17" w:rsidR="006B605B" w:rsidRPr="004A3E27" w:rsidRDefault="006B605B"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9">
    <w:p w14:paraId="3B4C8AB4" w14:textId="77777777" w:rsidR="006B605B" w:rsidRPr="004A3E27" w:rsidRDefault="006B605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0">
    <w:p w14:paraId="6BB4D62E" w14:textId="6D468D83" w:rsidR="006B605B" w:rsidRDefault="006B605B" w:rsidP="00402CB0">
      <w:pPr>
        <w:pStyle w:val="footnote"/>
      </w:pPr>
      <w:r>
        <w:rPr>
          <w:rStyle w:val="FootnoteReference"/>
        </w:rPr>
        <w:footnoteRef/>
      </w:r>
      <w:r>
        <w:t xml:space="preserve"> [JS] or “judgment”</w:t>
      </w:r>
    </w:p>
  </w:footnote>
  <w:footnote w:id="211">
    <w:p w14:paraId="0271DF81" w14:textId="5DFB25DB" w:rsidR="006B605B" w:rsidRPr="004A3E27" w:rsidRDefault="006B605B"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2">
    <w:p w14:paraId="20ECCFFC" w14:textId="001E9B2E" w:rsidR="006B605B" w:rsidRDefault="006B605B" w:rsidP="00402CB0">
      <w:pPr>
        <w:pStyle w:val="footnote"/>
      </w:pPr>
      <w:r>
        <w:rPr>
          <w:rStyle w:val="FootnoteReference"/>
        </w:rPr>
        <w:footnoteRef/>
      </w:r>
      <w:r>
        <w:t xml:space="preserve"> [JS] or “fret”</w:t>
      </w:r>
    </w:p>
  </w:footnote>
  <w:footnote w:id="213">
    <w:p w14:paraId="0F35B29D" w14:textId="57DF774F" w:rsidR="006B605B" w:rsidRDefault="006B605B" w:rsidP="00414006">
      <w:pPr>
        <w:pStyle w:val="footnote"/>
      </w:pPr>
      <w:r>
        <w:rPr>
          <w:rStyle w:val="FootnoteReference"/>
        </w:rPr>
        <w:footnoteRef/>
      </w:r>
      <w:r>
        <w:t xml:space="preserve"> [JS] or “land”</w:t>
      </w:r>
    </w:p>
  </w:footnote>
  <w:footnote w:id="214">
    <w:p w14:paraId="65980F9C" w14:textId="79143A5A" w:rsidR="006B605B" w:rsidRPr="004A3E27" w:rsidRDefault="006B605B"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5">
    <w:p w14:paraId="159BB2E9" w14:textId="77777777" w:rsidR="006B605B" w:rsidRPr="004A3E27" w:rsidRDefault="006B605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6">
    <w:p w14:paraId="031AB7AD" w14:textId="155ED80A" w:rsidR="006B605B" w:rsidRDefault="006B605B" w:rsidP="00090695">
      <w:pPr>
        <w:pStyle w:val="footnote"/>
      </w:pPr>
      <w:r>
        <w:rPr>
          <w:rStyle w:val="FootnoteReference"/>
        </w:rPr>
        <w:footnoteRef/>
      </w:r>
      <w:r>
        <w:t xml:space="preserve"> [JS] literally, “seed”, here and throughout</w:t>
      </w:r>
    </w:p>
  </w:footnote>
  <w:footnote w:id="217">
    <w:p w14:paraId="112B59F5" w14:textId="77777777" w:rsidR="006B605B" w:rsidRPr="004A3E27" w:rsidRDefault="006B605B" w:rsidP="00BD5BBE">
      <w:pPr>
        <w:pStyle w:val="footnote"/>
      </w:pPr>
      <w:r w:rsidRPr="004A3E27">
        <w:rPr>
          <w:rStyle w:val="FootnoteReference"/>
        </w:rPr>
        <w:footnoteRef/>
      </w:r>
      <w:r w:rsidRPr="004A3E27">
        <w:t xml:space="preserve"> ‘Remove sin, and then whatever you see in man is of God’ (St. Augustine)</w:t>
      </w:r>
    </w:p>
  </w:footnote>
  <w:footnote w:id="218">
    <w:p w14:paraId="4726C027" w14:textId="77777777" w:rsidR="006B605B" w:rsidRPr="004A3E27" w:rsidRDefault="006B605B" w:rsidP="00BD5BBE">
      <w:pPr>
        <w:pStyle w:val="footnote"/>
      </w:pPr>
      <w:r w:rsidRPr="004A3E27">
        <w:rPr>
          <w:rStyle w:val="FootnoteReference"/>
        </w:rPr>
        <w:footnoteRef/>
      </w:r>
      <w:r w:rsidRPr="004A3E27">
        <w:t xml:space="preserve"> Compare Ps. 36:1, 37 with Proverbs 24: 19-20 (RSV) and Mt. 5:5-9.</w:t>
      </w:r>
    </w:p>
  </w:footnote>
  <w:footnote w:id="219">
    <w:p w14:paraId="34A68231" w14:textId="7DBC6A92" w:rsidR="006B605B" w:rsidRPr="004A3E27" w:rsidRDefault="006B605B" w:rsidP="00BD5BBE">
      <w:pPr>
        <w:pStyle w:val="footnote"/>
      </w:pPr>
      <w:r w:rsidRPr="004A3E27">
        <w:rPr>
          <w:rStyle w:val="FootnoteReference"/>
        </w:rPr>
        <w:footnoteRef/>
      </w:r>
      <w:r w:rsidRPr="004A3E27">
        <w:t xml:space="preserve"> </w:t>
      </w:r>
      <w:r>
        <w:t>cf</w:t>
      </w:r>
      <w:r w:rsidRPr="004A3E27">
        <w:t>. Heb. 12:5-13. Psalm 6:2 is identical with 37:2.</w:t>
      </w:r>
    </w:p>
  </w:footnote>
  <w:footnote w:id="220">
    <w:p w14:paraId="247EFE9B" w14:textId="072BF8DF" w:rsidR="006B605B" w:rsidRDefault="006B605B" w:rsidP="003F50A7">
      <w:pPr>
        <w:pStyle w:val="footnote"/>
      </w:pPr>
      <w:r>
        <w:rPr>
          <w:rStyle w:val="FootnoteReference"/>
        </w:rPr>
        <w:footnoteRef/>
      </w:r>
      <w:r>
        <w:t xml:space="preserve"> [JS] literally “with a sad face”</w:t>
      </w:r>
    </w:p>
  </w:footnote>
  <w:footnote w:id="221">
    <w:p w14:paraId="18445857" w14:textId="0B799012" w:rsidR="006B605B" w:rsidRDefault="006B605B" w:rsidP="003F50A7">
      <w:pPr>
        <w:pStyle w:val="footnote"/>
      </w:pPr>
      <w:r>
        <w:rPr>
          <w:rStyle w:val="FootnoteReference"/>
        </w:rPr>
        <w:footnoteRef/>
      </w:r>
      <w:r>
        <w:t xml:space="preserve"> [JS] literally “loins”</w:t>
      </w:r>
    </w:p>
  </w:footnote>
  <w:footnote w:id="222">
    <w:p w14:paraId="72DD6C76" w14:textId="7D200E30" w:rsidR="006B605B" w:rsidRPr="004A3E27" w:rsidRDefault="006B605B" w:rsidP="00BD5BBE">
      <w:pPr>
        <w:pStyle w:val="footnote"/>
      </w:pPr>
      <w:r w:rsidRPr="004A3E27">
        <w:rPr>
          <w:rStyle w:val="FootnoteReference"/>
        </w:rPr>
        <w:footnoteRef/>
      </w:r>
      <w:r w:rsidRPr="004A3E27">
        <w:t xml:space="preserve"> </w:t>
      </w:r>
      <w:r>
        <w:t>cf</w:t>
      </w:r>
      <w:r w:rsidRPr="004A3E27">
        <w:t>. Mt. 19:20. ‘One thing you lack’ (Mk. 10:21).</w:t>
      </w:r>
    </w:p>
  </w:footnote>
  <w:footnote w:id="223">
    <w:p w14:paraId="78445EFB" w14:textId="5C9ECAC5" w:rsidR="006B605B" w:rsidRDefault="006B605B" w:rsidP="002538F7">
      <w:pPr>
        <w:pStyle w:val="footnote"/>
      </w:pPr>
      <w:r>
        <w:rPr>
          <w:rStyle w:val="FootnoteReference"/>
        </w:rPr>
        <w:footnoteRef/>
      </w:r>
      <w:r>
        <w:t xml:space="preserve"> [JS] or “walks about like a phantom”</w:t>
      </w:r>
    </w:p>
  </w:footnote>
  <w:footnote w:id="224">
    <w:p w14:paraId="3396E2D4" w14:textId="4AC28F88" w:rsidR="006B605B" w:rsidRPr="004A3E27" w:rsidRDefault="006B605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5">
    <w:p w14:paraId="3E88B183" w14:textId="77777777" w:rsidR="006B605B" w:rsidRPr="004A3E27" w:rsidRDefault="006B605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6">
    <w:p w14:paraId="1D0EC7E8" w14:textId="072DDC66" w:rsidR="006B605B" w:rsidRPr="004A3E27" w:rsidRDefault="006B605B"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7">
    <w:p w14:paraId="5B17D689" w14:textId="77777777" w:rsidR="006B605B" w:rsidRPr="004A3E27" w:rsidRDefault="006B605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8">
    <w:p w14:paraId="3C8E3C02" w14:textId="38940012" w:rsidR="006B605B" w:rsidRPr="004A3E27" w:rsidRDefault="006B605B" w:rsidP="00BD5BBE">
      <w:pPr>
        <w:pStyle w:val="footnote"/>
      </w:pPr>
      <w:r w:rsidRPr="004A3E27">
        <w:rPr>
          <w:rStyle w:val="FootnoteReference"/>
        </w:rPr>
        <w:footnoteRef/>
      </w:r>
      <w:r w:rsidRPr="004A3E27">
        <w:t xml:space="preserve"> The great universal Church (</w:t>
      </w:r>
      <w:r>
        <w:t>cf</w:t>
      </w:r>
      <w:r w:rsidRPr="004A3E27">
        <w:t>. St. Athanasius).</w:t>
      </w:r>
    </w:p>
  </w:footnote>
  <w:footnote w:id="229">
    <w:p w14:paraId="33B520D7" w14:textId="67F93C2C" w:rsidR="006B605B" w:rsidRDefault="006B605B" w:rsidP="000F12A5">
      <w:pPr>
        <w:pStyle w:val="footnote"/>
      </w:pPr>
      <w:r>
        <w:rPr>
          <w:rStyle w:val="FootnoteReference"/>
        </w:rPr>
        <w:footnoteRef/>
      </w:r>
      <w:r>
        <w:t xml:space="preserve"> Fr. Athanasius adds here “my truth”. See Matins of the 12 Day of Paopi.</w:t>
      </w:r>
    </w:p>
  </w:footnote>
  <w:footnote w:id="230">
    <w:p w14:paraId="215A183B" w14:textId="1FC8DE97" w:rsidR="006B605B" w:rsidRDefault="006B605B" w:rsidP="005B3452">
      <w:pPr>
        <w:pStyle w:val="footnote"/>
      </w:pPr>
      <w:r>
        <w:rPr>
          <w:rStyle w:val="FootnoteReference"/>
        </w:rPr>
        <w:footnoteRef/>
      </w:r>
      <w:r>
        <w:t xml:space="preserve"> [JS] or “Aha! Aha!” or “Well done! Well done!”</w:t>
      </w:r>
    </w:p>
  </w:footnote>
  <w:footnote w:id="231">
    <w:p w14:paraId="37A0E454" w14:textId="77777777" w:rsidR="006B605B" w:rsidRPr="004A3E27" w:rsidRDefault="006B605B" w:rsidP="00BD5BBE">
      <w:pPr>
        <w:pStyle w:val="footnote"/>
      </w:pPr>
      <w:r w:rsidRPr="004A3E27">
        <w:rPr>
          <w:rStyle w:val="FootnoteReference"/>
        </w:rPr>
        <w:footnoteRef/>
      </w:r>
      <w:r w:rsidRPr="004A3E27">
        <w:t xml:space="preserve"> John 13:30.</w:t>
      </w:r>
    </w:p>
  </w:footnote>
  <w:footnote w:id="232">
    <w:p w14:paraId="32644EEC" w14:textId="77777777" w:rsidR="006B605B" w:rsidRPr="004A3E27" w:rsidRDefault="006B605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3">
    <w:p w14:paraId="4D34767F" w14:textId="77777777" w:rsidR="006B605B" w:rsidRPr="004A3E27" w:rsidRDefault="006B605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4">
    <w:p w14:paraId="70B2B9E7" w14:textId="77777777" w:rsidR="006B605B" w:rsidRPr="004A3E27" w:rsidRDefault="006B605B" w:rsidP="00BD5BBE">
      <w:pPr>
        <w:pStyle w:val="footnote"/>
      </w:pPr>
      <w:r w:rsidRPr="004A3E27">
        <w:rPr>
          <w:rStyle w:val="FootnoteReference"/>
        </w:rPr>
        <w:footnoteRef/>
      </w:r>
      <w:r w:rsidRPr="004A3E27">
        <w:t xml:space="preserve"> With the Gospel of forgiveness (1 Sam. 24:17-20; Lk. 23:34).</w:t>
      </w:r>
    </w:p>
  </w:footnote>
  <w:footnote w:id="235">
    <w:p w14:paraId="276D5CC0" w14:textId="69BE5264" w:rsidR="006B605B" w:rsidRDefault="006B605B" w:rsidP="008612F3">
      <w:pPr>
        <w:pStyle w:val="footnote"/>
      </w:pPr>
      <w:r>
        <w:rPr>
          <w:rStyle w:val="FootnoteReference"/>
        </w:rPr>
        <w:footnoteRef/>
      </w:r>
      <w:r>
        <w:t xml:space="preserve"> [JS] or “from age to age. So be it! So be it!”</w:t>
      </w:r>
    </w:p>
  </w:footnote>
  <w:footnote w:id="236">
    <w:p w14:paraId="2B9F5A56" w14:textId="77777777" w:rsidR="006B605B" w:rsidRPr="004A3E27" w:rsidRDefault="006B605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7">
    <w:p w14:paraId="7C55B28F" w14:textId="7EC58CB5" w:rsidR="006B605B" w:rsidRDefault="006B605B" w:rsidP="005B3452">
      <w:pPr>
        <w:pStyle w:val="footnote"/>
      </w:pPr>
      <w:r>
        <w:rPr>
          <w:rStyle w:val="FootnoteReference"/>
        </w:rPr>
        <w:footnoteRef/>
      </w:r>
      <w:r>
        <w:t xml:space="preserve"> [JS] or “thanksgiving”, or “thankful confession with praise”</w:t>
      </w:r>
    </w:p>
  </w:footnote>
  <w:footnote w:id="238">
    <w:p w14:paraId="53A5AE10" w14:textId="0674C819" w:rsidR="006B605B" w:rsidRDefault="006B605B" w:rsidP="008A1194">
      <w:pPr>
        <w:pStyle w:val="footnote"/>
      </w:pPr>
      <w:r>
        <w:rPr>
          <w:rStyle w:val="FootnoteReference"/>
        </w:rPr>
        <w:footnoteRef/>
      </w:r>
      <w:r>
        <w:t xml:space="preserve"> [JS] or “for I will give thanks to Him,” or “I will thankfully confess Him with praise”</w:t>
      </w:r>
    </w:p>
  </w:footnote>
  <w:footnote w:id="239">
    <w:p w14:paraId="2A3805B8" w14:textId="42A42089" w:rsidR="006B605B" w:rsidRDefault="006B605B" w:rsidP="0054429F">
      <w:pPr>
        <w:pStyle w:val="footnote"/>
      </w:pPr>
      <w:r>
        <w:rPr>
          <w:rStyle w:val="FootnoteReference"/>
        </w:rPr>
        <w:footnoteRef/>
      </w:r>
      <w:r>
        <w:t xml:space="preserve"> [JS] literally confess to Him, i.e. give thankful prase to Him by confessing Him.</w:t>
      </w:r>
    </w:p>
  </w:footnote>
  <w:footnote w:id="240">
    <w:p w14:paraId="3BCC68DE" w14:textId="1191DE34" w:rsidR="006B605B" w:rsidRDefault="006B605B" w:rsidP="00AD1AC9">
      <w:pPr>
        <w:pStyle w:val="footnote"/>
      </w:pPr>
      <w:r>
        <w:rPr>
          <w:rStyle w:val="FootnoteReference"/>
        </w:rPr>
        <w:footnoteRef/>
      </w:r>
      <w:r>
        <w:t xml:space="preserve"> [JS] Fr. Lazarus has “dwelling”</w:t>
      </w:r>
    </w:p>
  </w:footnote>
  <w:footnote w:id="241">
    <w:p w14:paraId="03275919" w14:textId="77777777" w:rsidR="006B605B" w:rsidRPr="004A3E27" w:rsidRDefault="006B605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6B605B" w:rsidRDefault="006B605B"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6B605B" w:rsidRDefault="006B605B"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6B605B" w:rsidRPr="004A3E27" w:rsidRDefault="006B605B"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6B605B" w:rsidRDefault="006B605B" w:rsidP="006C1793">
      <w:pPr>
        <w:pStyle w:val="footnote"/>
      </w:pPr>
      <w:r>
        <w:rPr>
          <w:rStyle w:val="FootnoteReference"/>
        </w:rPr>
        <w:footnoteRef/>
      </w:r>
      <w:r>
        <w:t xml:space="preserve"> [JS] or “presence”</w:t>
      </w:r>
    </w:p>
  </w:footnote>
  <w:footnote w:id="246">
    <w:p w14:paraId="14C8DE9A" w14:textId="1AF2328A" w:rsidR="006B605B" w:rsidRDefault="006B605B" w:rsidP="006C1793">
      <w:pPr>
        <w:pStyle w:val="footnote"/>
      </w:pPr>
      <w:r>
        <w:rPr>
          <w:rStyle w:val="FootnoteReference"/>
        </w:rPr>
        <w:footnoteRef/>
      </w:r>
      <w:r>
        <w:t xml:space="preserve"> [JS] or “boast in” or “praise”</w:t>
      </w:r>
    </w:p>
  </w:footnote>
  <w:footnote w:id="247">
    <w:p w14:paraId="66A26B87" w14:textId="54FC310A" w:rsidR="006B605B" w:rsidRDefault="006B605B" w:rsidP="006C1793">
      <w:pPr>
        <w:pStyle w:val="footnote"/>
      </w:pPr>
      <w:r>
        <w:rPr>
          <w:rStyle w:val="FootnoteReference"/>
        </w:rPr>
        <w:footnoteRef/>
      </w:r>
      <w:r>
        <w:t xml:space="preserve"> [JS] or “give thanks to”, or “thankfully confess Your Name with praise”</w:t>
      </w:r>
    </w:p>
  </w:footnote>
  <w:footnote w:id="248">
    <w:p w14:paraId="4F22E4CE" w14:textId="77777777" w:rsidR="006B605B" w:rsidRPr="004A3E27" w:rsidRDefault="006B605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6B605B" w:rsidRPr="004A3E27" w:rsidRDefault="006B605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6B605B" w:rsidRPr="004A3E27" w:rsidRDefault="006B605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1CFC6A89" w14:textId="0F4C8BEE" w:rsidR="006B605B" w:rsidRDefault="006B605B" w:rsidP="00676E6A">
      <w:pPr>
        <w:pStyle w:val="footnote"/>
      </w:pPr>
      <w:r>
        <w:rPr>
          <w:rStyle w:val="FootnoteReference"/>
        </w:rPr>
        <w:footnoteRef/>
      </w:r>
      <w:r>
        <w:t xml:space="preserve"> [JS] or “grace was poured out on Your lips”</w:t>
      </w:r>
    </w:p>
  </w:footnote>
  <w:footnote w:id="252">
    <w:p w14:paraId="0FB99B7C" w14:textId="516B1CB2" w:rsidR="006B605B" w:rsidRPr="004A3E27" w:rsidRDefault="006B605B" w:rsidP="00BD5BBE">
      <w:pPr>
        <w:pStyle w:val="footnote"/>
      </w:pPr>
      <w:r w:rsidRPr="004A3E27">
        <w:rPr>
          <w:rStyle w:val="FootnoteReference"/>
        </w:rPr>
        <w:footnoteRef/>
      </w:r>
      <w:r w:rsidRPr="004A3E27">
        <w:t xml:space="preserve"> </w:t>
      </w:r>
      <w:r>
        <w:t>cf</w:t>
      </w:r>
      <w:r w:rsidRPr="004A3E27">
        <w:t>. Rev. 19:11-16.</w:t>
      </w:r>
    </w:p>
  </w:footnote>
  <w:footnote w:id="253">
    <w:p w14:paraId="5E8EA981" w14:textId="77777777" w:rsidR="006B605B" w:rsidRPr="004A3E27" w:rsidRDefault="006B605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4">
    <w:p w14:paraId="2209A251" w14:textId="77777777" w:rsidR="006B605B" w:rsidRPr="004A3E27" w:rsidRDefault="006B605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5">
    <w:p w14:paraId="1503C91E" w14:textId="77777777" w:rsidR="006B605B" w:rsidRDefault="006B605B" w:rsidP="005E56A9">
      <w:pPr>
        <w:pStyle w:val="footnote"/>
      </w:pPr>
      <w:r>
        <w:rPr>
          <w:rStyle w:val="FootnoteReference"/>
        </w:rPr>
        <w:footnoteRef/>
      </w:r>
      <w:r>
        <w:t xml:space="preserve"> [JS] myrrh: resin for incense; stacte: a component of the Temple incense; cassia: cinnamon.</w:t>
      </w:r>
    </w:p>
  </w:footnote>
  <w:footnote w:id="256">
    <w:p w14:paraId="5BF4F4E3" w14:textId="0D86ACD7" w:rsidR="006B605B" w:rsidRDefault="006B605B" w:rsidP="00E10FAF">
      <w:pPr>
        <w:pStyle w:val="footnote"/>
      </w:pPr>
      <w:r>
        <w:rPr>
          <w:rStyle w:val="FootnoteReference"/>
        </w:rPr>
        <w:footnoteRef/>
      </w:r>
      <w:r>
        <w:t xml:space="preserve"> [JS] literally “do obeisance”, i.e. “bow down to”</w:t>
      </w:r>
    </w:p>
  </w:footnote>
  <w:footnote w:id="257">
    <w:p w14:paraId="66A4B8D8" w14:textId="2A1C62C8" w:rsidR="006B605B" w:rsidRPr="004A3E27" w:rsidRDefault="006B605B"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8">
    <w:p w14:paraId="3B2B6F3D" w14:textId="77777777" w:rsidR="006B605B" w:rsidRPr="004A3E27" w:rsidRDefault="006B605B" w:rsidP="00714A98">
      <w:pPr>
        <w:pStyle w:val="footnote"/>
      </w:pPr>
      <w:r w:rsidRPr="004A3E27">
        <w:rPr>
          <w:rStyle w:val="FootnoteReference"/>
        </w:rPr>
        <w:footnoteRef/>
      </w:r>
      <w:r w:rsidRPr="004A3E27">
        <w:t xml:space="preserve"> Rev. 22:1.</w:t>
      </w:r>
    </w:p>
  </w:footnote>
  <w:footnote w:id="259">
    <w:p w14:paraId="0C57446A" w14:textId="77777777" w:rsidR="006B605B" w:rsidRDefault="006B605B" w:rsidP="00714A98">
      <w:pPr>
        <w:pStyle w:val="footnote"/>
      </w:pPr>
      <w:r>
        <w:rPr>
          <w:rStyle w:val="FootnoteReference"/>
        </w:rPr>
        <w:footnoteRef/>
      </w:r>
      <w:r>
        <w:t xml:space="preserve"> Fr. Lazarus has “dwelling-place”</w:t>
      </w:r>
    </w:p>
  </w:footnote>
  <w:footnote w:id="260">
    <w:p w14:paraId="77903F63" w14:textId="77777777" w:rsidR="006B605B" w:rsidRDefault="006B605B" w:rsidP="00714A98">
      <w:pPr>
        <w:pStyle w:val="footnote"/>
      </w:pPr>
      <w:r>
        <w:rPr>
          <w:rStyle w:val="FootnoteReference"/>
        </w:rPr>
        <w:footnoteRef/>
      </w:r>
      <w:r>
        <w:t xml:space="preserve"> [JS] the city’s</w:t>
      </w:r>
    </w:p>
  </w:footnote>
  <w:footnote w:id="261">
    <w:p w14:paraId="73DCC24E" w14:textId="7E226D89" w:rsidR="006B605B" w:rsidRPr="004A3E27" w:rsidRDefault="006B605B"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2">
    <w:p w14:paraId="0D6388ED" w14:textId="683F8CF0" w:rsidR="006B605B" w:rsidRPr="004A3E27" w:rsidRDefault="006B605B" w:rsidP="00714A98">
      <w:pPr>
        <w:pStyle w:val="footnote"/>
      </w:pPr>
      <w:r w:rsidRPr="004A3E27">
        <w:rPr>
          <w:rStyle w:val="FootnoteReference"/>
        </w:rPr>
        <w:footnoteRef/>
      </w:r>
      <w:r w:rsidRPr="004A3E27">
        <w:t xml:space="preserve"> </w:t>
      </w:r>
      <w:r>
        <w:t>cf</w:t>
      </w:r>
      <w:r w:rsidRPr="004A3E27">
        <w:t>. 75:4; Is. 2:4; 11:9; 65:25; Hos. 2:18; Zac. 9:10.</w:t>
      </w:r>
    </w:p>
  </w:footnote>
  <w:footnote w:id="263">
    <w:p w14:paraId="739DF71C" w14:textId="7B9E3A9D" w:rsidR="006B605B" w:rsidRPr="004A3E27" w:rsidRDefault="006B605B"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4">
    <w:p w14:paraId="341712F2" w14:textId="77777777" w:rsidR="006B605B" w:rsidRPr="004A3E27" w:rsidRDefault="006B605B" w:rsidP="00BD5BBE">
      <w:pPr>
        <w:pStyle w:val="footnote"/>
      </w:pPr>
      <w:r w:rsidRPr="004A3E27">
        <w:rPr>
          <w:rStyle w:val="FootnoteReference"/>
        </w:rPr>
        <w:footnoteRef/>
      </w:r>
      <w:r w:rsidRPr="004A3E27">
        <w:t xml:space="preserve"> ‘The calling of the Gentiles is to be understood, as in 71:9’ (St. Athanasius).</w:t>
      </w:r>
    </w:p>
  </w:footnote>
  <w:footnote w:id="265">
    <w:p w14:paraId="743E9AAD" w14:textId="55C8741B" w:rsidR="006B605B" w:rsidRPr="004A3E27" w:rsidRDefault="006B605B"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6">
    <w:p w14:paraId="20C0CF5B" w14:textId="605C1673" w:rsidR="006B605B" w:rsidRPr="004A3E27" w:rsidRDefault="006B605B" w:rsidP="00BD5BBE">
      <w:pPr>
        <w:pStyle w:val="footnote"/>
      </w:pPr>
      <w:r w:rsidRPr="004A3E27">
        <w:rPr>
          <w:rStyle w:val="FootnoteReference"/>
        </w:rPr>
        <w:footnoteRef/>
      </w:r>
      <w:r w:rsidRPr="004A3E27">
        <w:t xml:space="preserve"> </w:t>
      </w:r>
      <w:r>
        <w:t>Cf</w:t>
      </w:r>
      <w:r w:rsidRPr="004A3E27">
        <w:t>. Ex. 15:17; Is. 58:14: I Pet. 1:4.</w:t>
      </w:r>
    </w:p>
  </w:footnote>
  <w:footnote w:id="267">
    <w:p w14:paraId="1FDF9287" w14:textId="77777777" w:rsidR="006B605B" w:rsidRPr="004A3E27" w:rsidRDefault="006B605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8">
    <w:p w14:paraId="3490B998" w14:textId="1EB3F17C" w:rsidR="006B605B" w:rsidRDefault="006B605B" w:rsidP="008C19B4">
      <w:pPr>
        <w:pStyle w:val="footnote"/>
      </w:pPr>
      <w:r>
        <w:rPr>
          <w:rStyle w:val="FootnoteReference"/>
        </w:rPr>
        <w:footnoteRef/>
      </w:r>
      <w:r>
        <w:t xml:space="preserve"> [JS] or “beautifully situated”</w:t>
      </w:r>
    </w:p>
  </w:footnote>
  <w:footnote w:id="269">
    <w:p w14:paraId="5F050EEC" w14:textId="7F9EDEA1" w:rsidR="006B605B" w:rsidRPr="004A3E27" w:rsidRDefault="006B605B"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0">
    <w:p w14:paraId="51B5ACBD" w14:textId="77777777" w:rsidR="006B605B" w:rsidRPr="004A3E27" w:rsidRDefault="006B605B"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1">
    <w:p w14:paraId="6CAE8B9B" w14:textId="5A8E6334" w:rsidR="006B605B" w:rsidRPr="004A3E27" w:rsidRDefault="006B605B"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2">
    <w:p w14:paraId="1586EC07" w14:textId="381B84AF" w:rsidR="006B605B" w:rsidRDefault="006B605B" w:rsidP="00183599">
      <w:pPr>
        <w:pStyle w:val="footnote"/>
      </w:pPr>
      <w:r>
        <w:rPr>
          <w:rStyle w:val="FootnoteReference"/>
        </w:rPr>
        <w:footnoteRef/>
      </w:r>
      <w:r>
        <w:t xml:space="preserve"> [JS] Fr. Lazarus adds “justice and right judgment” to “righteousness”</w:t>
      </w:r>
    </w:p>
  </w:footnote>
  <w:footnote w:id="273">
    <w:p w14:paraId="7F2EAAD2" w14:textId="77777777" w:rsidR="006B605B" w:rsidRPr="004A3E27" w:rsidRDefault="006B605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4">
    <w:p w14:paraId="3C5C41AF" w14:textId="77777777" w:rsidR="006B605B" w:rsidRPr="004A3E27" w:rsidRDefault="006B605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5">
    <w:p w14:paraId="55E3C647" w14:textId="417C46F1" w:rsidR="006B605B" w:rsidRDefault="006B605B" w:rsidP="00183599">
      <w:pPr>
        <w:pStyle w:val="footnote"/>
      </w:pPr>
      <w:r>
        <w:rPr>
          <w:rStyle w:val="FootnoteReference"/>
        </w:rPr>
        <w:footnoteRef/>
      </w:r>
      <w:r>
        <w:t xml:space="preserve"> [JS] or “eternally”</w:t>
      </w:r>
    </w:p>
  </w:footnote>
  <w:footnote w:id="276">
    <w:p w14:paraId="398A65D2" w14:textId="3A913DFE" w:rsidR="006B605B" w:rsidRDefault="006B605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7">
    <w:p w14:paraId="2DAC0755" w14:textId="21183A3B" w:rsidR="006B605B" w:rsidRDefault="006B605B" w:rsidP="00183599">
      <w:pPr>
        <w:pStyle w:val="footnote"/>
      </w:pPr>
      <w:r>
        <w:rPr>
          <w:rStyle w:val="FootnoteReference"/>
        </w:rPr>
        <w:footnoteRef/>
      </w:r>
      <w:r>
        <w:t xml:space="preserve"> [JS] or “workers of iniquity”</w:t>
      </w:r>
    </w:p>
  </w:footnote>
  <w:footnote w:id="278">
    <w:p w14:paraId="3A50B91B" w14:textId="77777777" w:rsidR="006B605B" w:rsidRPr="004A3E27" w:rsidRDefault="006B605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9">
    <w:p w14:paraId="4E4A30D1" w14:textId="62ED497C" w:rsidR="006B605B" w:rsidRDefault="006B605B" w:rsidP="00183599">
      <w:pPr>
        <w:pStyle w:val="footnote"/>
      </w:pPr>
      <w:r>
        <w:rPr>
          <w:rStyle w:val="FootnoteReference"/>
        </w:rPr>
        <w:footnoteRef/>
      </w:r>
      <w:r>
        <w:t xml:space="preserve"> [JS] or “ransom”</w:t>
      </w:r>
    </w:p>
  </w:footnote>
  <w:footnote w:id="280">
    <w:p w14:paraId="058ED3C9" w14:textId="6776EDA1" w:rsidR="006B605B" w:rsidRDefault="006B605B" w:rsidP="001B710E">
      <w:pPr>
        <w:pStyle w:val="footnote"/>
      </w:pPr>
      <w:r>
        <w:rPr>
          <w:rStyle w:val="FootnoteReference"/>
        </w:rPr>
        <w:footnoteRef/>
      </w:r>
      <w:r>
        <w:t xml:space="preserve"> [JS] or tabernacles.</w:t>
      </w:r>
    </w:p>
  </w:footnote>
  <w:footnote w:id="281">
    <w:p w14:paraId="329608F2" w14:textId="7CC39845" w:rsidR="006B605B" w:rsidRDefault="006B605B" w:rsidP="00183599">
      <w:pPr>
        <w:pStyle w:val="footnote"/>
      </w:pPr>
      <w:r>
        <w:rPr>
          <w:rStyle w:val="FootnoteReference"/>
        </w:rPr>
        <w:footnoteRef/>
      </w:r>
      <w:r>
        <w:t xml:space="preserve"> [JS] or “acknowledge,” or “thank,” or “thankfully confess You with praise when…”</w:t>
      </w:r>
    </w:p>
  </w:footnote>
  <w:footnote w:id="282">
    <w:p w14:paraId="25D034C3" w14:textId="2662C64E" w:rsidR="006B605B" w:rsidRDefault="006B605B" w:rsidP="005E4259">
      <w:pPr>
        <w:pStyle w:val="footnote"/>
      </w:pPr>
      <w:r>
        <w:rPr>
          <w:rStyle w:val="FootnoteReference"/>
        </w:rPr>
        <w:footnoteRef/>
      </w:r>
      <w:r>
        <w:t xml:space="preserve"> [JS] or “I will not find fault with your sacrifices”</w:t>
      </w:r>
    </w:p>
  </w:footnote>
  <w:footnote w:id="283">
    <w:p w14:paraId="45DA152E" w14:textId="77777777" w:rsidR="006B605B" w:rsidRPr="004A3E27" w:rsidRDefault="006B605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4">
    <w:p w14:paraId="43CC2ABF" w14:textId="536DD164" w:rsidR="006B605B" w:rsidRDefault="006B605B" w:rsidP="007E0330">
      <w:pPr>
        <w:pStyle w:val="footnote"/>
      </w:pPr>
      <w:r>
        <w:rPr>
          <w:rStyle w:val="FootnoteReference"/>
        </w:rPr>
        <w:footnoteRef/>
      </w:r>
      <w:r>
        <w:t xml:space="preserve"> [JS] [] found in Coptic</w:t>
      </w:r>
    </w:p>
  </w:footnote>
  <w:footnote w:id="285">
    <w:p w14:paraId="5A6B4D6B" w14:textId="65293C06" w:rsidR="006B605B" w:rsidRPr="004A3E27" w:rsidRDefault="006B605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6">
    <w:p w14:paraId="7D7FC96A" w14:textId="1FA8AB7E" w:rsidR="006B605B" w:rsidRDefault="006B605B" w:rsidP="007E0330">
      <w:pPr>
        <w:pStyle w:val="footnote"/>
      </w:pPr>
      <w:r>
        <w:rPr>
          <w:rStyle w:val="FootnoteReference"/>
        </w:rPr>
        <w:footnoteRef/>
      </w:r>
      <w:r>
        <w:t xml:space="preserve"> [JS] “showed me” or “made known to me”</w:t>
      </w:r>
    </w:p>
  </w:footnote>
  <w:footnote w:id="287">
    <w:p w14:paraId="6185D531" w14:textId="77777777" w:rsidR="006B605B" w:rsidRPr="004A3E27" w:rsidRDefault="006B605B" w:rsidP="00BD5BBE">
      <w:pPr>
        <w:pStyle w:val="footnote"/>
      </w:pPr>
      <w:r w:rsidRPr="004A3E27">
        <w:rPr>
          <w:rStyle w:val="FootnoteReference"/>
        </w:rPr>
        <w:footnoteRef/>
      </w:r>
      <w:r w:rsidRPr="004A3E27">
        <w:t xml:space="preserve"> Exodus 12:22; John 19:29; Hebrews 9:19.</w:t>
      </w:r>
    </w:p>
  </w:footnote>
  <w:footnote w:id="288">
    <w:p w14:paraId="3533F1BB" w14:textId="71B96EA6" w:rsidR="006B605B" w:rsidRDefault="006B605B" w:rsidP="007E0330">
      <w:pPr>
        <w:pStyle w:val="footnote"/>
      </w:pPr>
      <w:r>
        <w:rPr>
          <w:rStyle w:val="FootnoteReference"/>
        </w:rPr>
        <w:footnoteRef/>
      </w:r>
      <w:r>
        <w:t xml:space="preserve"> [JS] literally “face”.</w:t>
      </w:r>
    </w:p>
  </w:footnote>
  <w:footnote w:id="289">
    <w:p w14:paraId="1F9FC60F" w14:textId="3E919970" w:rsidR="006B605B" w:rsidRDefault="006B605B" w:rsidP="005E4259">
      <w:pPr>
        <w:pStyle w:val="footnote"/>
      </w:pPr>
      <w:r>
        <w:rPr>
          <w:rStyle w:val="FootnoteReference"/>
        </w:rPr>
        <w:footnoteRef/>
      </w:r>
      <w:r>
        <w:t xml:space="preserve"> [JS] or “blood-guiltiness”</w:t>
      </w:r>
    </w:p>
  </w:footnote>
  <w:footnote w:id="290">
    <w:p w14:paraId="202128F8" w14:textId="4DFF74D6" w:rsidR="006B605B" w:rsidRDefault="006B605B" w:rsidP="00284568">
      <w:pPr>
        <w:pStyle w:val="footnote"/>
      </w:pPr>
      <w:r>
        <w:rPr>
          <w:rStyle w:val="FootnoteReference"/>
        </w:rPr>
        <w:footnoteRef/>
      </w:r>
      <w:r>
        <w:t xml:space="preserve"> [JS] or “gives thanks to,” or “thankfully confess You with praise”</w:t>
      </w:r>
    </w:p>
  </w:footnote>
  <w:footnote w:id="291">
    <w:p w14:paraId="6650920A" w14:textId="4D441CB0" w:rsidR="006B605B" w:rsidRPr="004A3E27" w:rsidRDefault="006B605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2">
    <w:p w14:paraId="3BFF7049" w14:textId="77777777" w:rsidR="006B605B" w:rsidRPr="004A3E27" w:rsidRDefault="006B605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3">
    <w:p w14:paraId="45B1AA56" w14:textId="765C7C37" w:rsidR="006B605B" w:rsidRDefault="006B605B" w:rsidP="00284568">
      <w:pPr>
        <w:pStyle w:val="footnote"/>
      </w:pPr>
      <w:r>
        <w:rPr>
          <w:rStyle w:val="FootnoteReference"/>
        </w:rPr>
        <w:footnoteRef/>
      </w:r>
      <w:r>
        <w:t xml:space="preserve"> [JS] or “give thanks to You,” or “thankfully confess You with praise”</w:t>
      </w:r>
    </w:p>
  </w:footnote>
  <w:footnote w:id="294">
    <w:p w14:paraId="51837483" w14:textId="77777777" w:rsidR="006B605B" w:rsidRPr="004A3E27" w:rsidRDefault="006B605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5">
    <w:p w14:paraId="3B19B72F" w14:textId="77777777" w:rsidR="006B605B" w:rsidRPr="004A3E27" w:rsidRDefault="006B605B" w:rsidP="00BD5BBE">
      <w:pPr>
        <w:pStyle w:val="footnote"/>
      </w:pPr>
      <w:r w:rsidRPr="004A3E27">
        <w:rPr>
          <w:rStyle w:val="FootnoteReference"/>
        </w:rPr>
        <w:footnoteRef/>
      </w:r>
      <w:r w:rsidRPr="004A3E27">
        <w:t xml:space="preserve"> Lk. 10:18; 2 Thess. 1:6.</w:t>
      </w:r>
    </w:p>
  </w:footnote>
  <w:footnote w:id="296">
    <w:p w14:paraId="649547A2" w14:textId="77777777" w:rsidR="006B605B" w:rsidRPr="004A3E27" w:rsidRDefault="006B605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7">
    <w:p w14:paraId="4184D201" w14:textId="3A3901AE" w:rsidR="006B605B" w:rsidRDefault="006B605B" w:rsidP="00125EB7">
      <w:pPr>
        <w:pStyle w:val="footnote"/>
      </w:pPr>
      <w:r>
        <w:rPr>
          <w:rStyle w:val="FootnoteReference"/>
        </w:rPr>
        <w:footnoteRef/>
      </w:r>
      <w:r>
        <w:t xml:space="preserve"> [JS] “it” refers to the iniquity and strife.</w:t>
      </w:r>
    </w:p>
  </w:footnote>
  <w:footnote w:id="298">
    <w:p w14:paraId="4DEA0F95" w14:textId="27D8C248" w:rsidR="006B605B" w:rsidRPr="004A3E27" w:rsidRDefault="006B605B" w:rsidP="00BD5BBE">
      <w:pPr>
        <w:pStyle w:val="footnote"/>
      </w:pPr>
      <w:r w:rsidRPr="004A3E27">
        <w:rPr>
          <w:rStyle w:val="FootnoteReference"/>
        </w:rPr>
        <w:footnoteRef/>
      </w:r>
      <w:r w:rsidRPr="004A3E27">
        <w:t xml:space="preserve"> </w:t>
      </w:r>
      <w:r>
        <w:t>cf</w:t>
      </w:r>
      <w:r w:rsidRPr="004A3E27">
        <w:t>. 1 Peter 5:7.</w:t>
      </w:r>
    </w:p>
  </w:footnote>
  <w:footnote w:id="299">
    <w:p w14:paraId="27649907" w14:textId="3BE538AE" w:rsidR="006B605B" w:rsidRPr="004A3E27" w:rsidRDefault="006B605B" w:rsidP="00BD5BBE">
      <w:pPr>
        <w:pStyle w:val="footnote"/>
      </w:pPr>
      <w:r w:rsidRPr="004A3E27">
        <w:rPr>
          <w:rStyle w:val="FootnoteReference"/>
        </w:rPr>
        <w:footnoteRef/>
      </w:r>
      <w:r w:rsidRPr="004A3E27">
        <w:t xml:space="preserve"> </w:t>
      </w:r>
      <w:r>
        <w:t>cf</w:t>
      </w:r>
      <w:r w:rsidRPr="004A3E27">
        <w:t>. Ephes 6:12; 1 Tim 4:1; Rev. 16:14.</w:t>
      </w:r>
    </w:p>
  </w:footnote>
  <w:footnote w:id="300">
    <w:p w14:paraId="2999B88D" w14:textId="4A88AAD6" w:rsidR="006B605B" w:rsidRDefault="006B605B" w:rsidP="00A8553A">
      <w:pPr>
        <w:pStyle w:val="footnote"/>
      </w:pPr>
      <w:r>
        <w:rPr>
          <w:rStyle w:val="FootnoteReference"/>
        </w:rPr>
        <w:footnoteRef/>
      </w:r>
      <w:r>
        <w:t xml:space="preserve"> [JS] NETS omits “not”</w:t>
      </w:r>
    </w:p>
  </w:footnote>
  <w:footnote w:id="301">
    <w:p w14:paraId="594F6979" w14:textId="77777777" w:rsidR="006B605B" w:rsidRPr="004A3E27" w:rsidRDefault="006B605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2">
    <w:p w14:paraId="568E2F2E" w14:textId="77777777" w:rsidR="006B605B" w:rsidRPr="004A3E27" w:rsidRDefault="006B605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3">
    <w:p w14:paraId="6DBE026F" w14:textId="65E17A50" w:rsidR="006B605B" w:rsidRDefault="006B605B" w:rsidP="003E4AFE">
      <w:pPr>
        <w:pStyle w:val="footnote"/>
      </w:pPr>
      <w:r>
        <w:rPr>
          <w:rStyle w:val="FootnoteReference"/>
        </w:rPr>
        <w:footnoteRef/>
      </w:r>
      <w:r>
        <w:t xml:space="preserve"> [JS] or “I will sing and praise,” or “I will sing and make music”</w:t>
      </w:r>
    </w:p>
  </w:footnote>
  <w:footnote w:id="304">
    <w:p w14:paraId="5EA08A63" w14:textId="7ED730C0" w:rsidR="006B605B" w:rsidRDefault="006B605B" w:rsidP="003E4AFE">
      <w:pPr>
        <w:pStyle w:val="footnote"/>
      </w:pPr>
      <w:r>
        <w:rPr>
          <w:rStyle w:val="FootnoteReference"/>
        </w:rPr>
        <w:footnoteRef/>
      </w:r>
      <w:r>
        <w:t xml:space="preserve"> [JS] or “I will give thanks to You,” or “I will thankfully confess You with praise”</w:t>
      </w:r>
    </w:p>
  </w:footnote>
  <w:footnote w:id="305">
    <w:p w14:paraId="2EF83620" w14:textId="1732A893" w:rsidR="006B605B" w:rsidRDefault="006B605B" w:rsidP="005C1F97">
      <w:pPr>
        <w:pStyle w:val="footnote"/>
      </w:pPr>
      <w:r>
        <w:rPr>
          <w:rStyle w:val="FootnoteReference"/>
        </w:rPr>
        <w:footnoteRef/>
      </w:r>
      <w:r>
        <w:t xml:space="preserve"> [JS] Coptic has “Name” in place of “mercy”.</w:t>
      </w:r>
    </w:p>
  </w:footnote>
  <w:footnote w:id="306">
    <w:p w14:paraId="62A6540D" w14:textId="77777777" w:rsidR="006B605B" w:rsidRPr="004A3E27" w:rsidRDefault="006B605B" w:rsidP="00BD5BBE">
      <w:pPr>
        <w:pStyle w:val="footnote"/>
      </w:pPr>
      <w:r w:rsidRPr="004A3E27">
        <w:rPr>
          <w:rStyle w:val="FootnoteReference"/>
        </w:rPr>
        <w:footnoteRef/>
      </w:r>
      <w:r w:rsidRPr="004A3E27">
        <w:t xml:space="preserve"> Verses 8-12 are repeated almost verbatim in Ps. 107:2-6.</w:t>
      </w:r>
    </w:p>
  </w:footnote>
  <w:footnote w:id="307">
    <w:p w14:paraId="3A60B5BF" w14:textId="4103FFA5" w:rsidR="006B605B" w:rsidRDefault="006B605B" w:rsidP="0080248C">
      <w:pPr>
        <w:pStyle w:val="footnote"/>
      </w:pPr>
      <w:r>
        <w:rPr>
          <w:rStyle w:val="FootnoteReference"/>
        </w:rPr>
        <w:footnoteRef/>
      </w:r>
      <w:r>
        <w:t xml:space="preserve"> [JS] or “the lawless,” or “those that do wickedness”</w:t>
      </w:r>
    </w:p>
  </w:footnote>
  <w:footnote w:id="308">
    <w:p w14:paraId="21F36685" w14:textId="77777777" w:rsidR="006B605B" w:rsidRPr="004A3E27" w:rsidRDefault="006B605B" w:rsidP="00BD5BBE">
      <w:pPr>
        <w:pStyle w:val="footnote"/>
      </w:pPr>
      <w:r w:rsidRPr="004A3E27">
        <w:rPr>
          <w:rStyle w:val="FootnoteReference"/>
        </w:rPr>
        <w:footnoteRef/>
      </w:r>
      <w:r w:rsidRPr="004A3E27">
        <w:t xml:space="preserve"> Mercy: love (Luke 10:37).</w:t>
      </w:r>
    </w:p>
  </w:footnote>
  <w:footnote w:id="309">
    <w:p w14:paraId="6EFF888C" w14:textId="1261A193" w:rsidR="006B605B" w:rsidRPr="004A3E27" w:rsidRDefault="006B605B"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0">
    <w:p w14:paraId="42604FE7" w14:textId="77777777" w:rsidR="006B605B" w:rsidRPr="004A3E27" w:rsidRDefault="006B605B" w:rsidP="00BD5BBE">
      <w:pPr>
        <w:pStyle w:val="footnote"/>
      </w:pPr>
      <w:r w:rsidRPr="004A3E27">
        <w:rPr>
          <w:rStyle w:val="FootnoteReference"/>
        </w:rPr>
        <w:footnoteRef/>
      </w:r>
      <w:r w:rsidRPr="004A3E27">
        <w:t xml:space="preserve"> Washbowl: i.e. reduced to the most menial servitude.</w:t>
      </w:r>
    </w:p>
  </w:footnote>
  <w:footnote w:id="311">
    <w:p w14:paraId="03E619D4" w14:textId="1339E3A3" w:rsidR="006B605B" w:rsidRPr="004A3E27" w:rsidRDefault="006B605B"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2">
    <w:p w14:paraId="2D798361" w14:textId="77777777" w:rsidR="006B605B" w:rsidRPr="004A3E27" w:rsidRDefault="006B605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3">
    <w:p w14:paraId="7F655844" w14:textId="3798D319" w:rsidR="006B605B" w:rsidRDefault="006B605B" w:rsidP="002820F7">
      <w:pPr>
        <w:pStyle w:val="footnote"/>
      </w:pPr>
      <w:r>
        <w:rPr>
          <w:rStyle w:val="FootnoteReference"/>
        </w:rPr>
        <w:footnoteRef/>
      </w:r>
      <w:r>
        <w:t xml:space="preserve"> [JS] Coptic has “I will never be shaken”. See the First Hour of the Eve of Tuesday of Holy Week.</w:t>
      </w:r>
    </w:p>
  </w:footnote>
  <w:footnote w:id="314">
    <w:p w14:paraId="29B1DDE8" w14:textId="45FA342F" w:rsidR="006B605B" w:rsidRPr="004A3E27" w:rsidRDefault="006B605B"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5">
    <w:p w14:paraId="279AD391" w14:textId="274C1C9A" w:rsidR="006B605B" w:rsidRPr="004A3E27" w:rsidRDefault="006B605B"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6">
    <w:p w14:paraId="7753865A" w14:textId="3B559F98" w:rsidR="006B605B" w:rsidRDefault="006B605B" w:rsidP="009C1AC4">
      <w:pPr>
        <w:pStyle w:val="footnote"/>
      </w:pPr>
      <w:r>
        <w:rPr>
          <w:rStyle w:val="FootnoteReference"/>
        </w:rPr>
        <w:footnoteRef/>
      </w:r>
      <w:r>
        <w:t xml:space="preserve"> [JS] OSB has, “they are altogether useless.” NETS has “they together derive from vanity.</w:t>
      </w:r>
    </w:p>
  </w:footnote>
  <w:footnote w:id="317">
    <w:p w14:paraId="20ED6838" w14:textId="77777777" w:rsidR="006B605B" w:rsidRPr="004A3E27" w:rsidRDefault="006B605B" w:rsidP="009C1AC4">
      <w:pPr>
        <w:pStyle w:val="footnote"/>
      </w:pPr>
      <w:r w:rsidRPr="004A3E27">
        <w:rPr>
          <w:rStyle w:val="FootnoteReference"/>
        </w:rPr>
        <w:footnoteRef/>
      </w:r>
      <w:r w:rsidRPr="004A3E27">
        <w:t xml:space="preserve"> Job. 33:14.</w:t>
      </w:r>
    </w:p>
  </w:footnote>
  <w:footnote w:id="318">
    <w:p w14:paraId="08AF7E67" w14:textId="06320022" w:rsidR="006B605B" w:rsidRDefault="006B605B"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19">
    <w:p w14:paraId="3F4DF601" w14:textId="362CF8F1" w:rsidR="006B605B" w:rsidRDefault="006B605B" w:rsidP="004F49CE">
      <w:pPr>
        <w:pStyle w:val="footnote"/>
      </w:pPr>
      <w:r>
        <w:rPr>
          <w:rStyle w:val="FootnoteReference"/>
        </w:rPr>
        <w:footnoteRef/>
      </w:r>
      <w:r>
        <w:t xml:space="preserve"> [JS] literally, “holy place”</w:t>
      </w:r>
    </w:p>
  </w:footnote>
  <w:footnote w:id="320">
    <w:p w14:paraId="686CF1C0" w14:textId="1BBF228C" w:rsidR="006B605B" w:rsidRPr="004A3E27" w:rsidRDefault="006B605B"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1">
    <w:p w14:paraId="4BD1F676" w14:textId="28A76380" w:rsidR="006B605B" w:rsidRDefault="006B605B" w:rsidP="00C0729B">
      <w:pPr>
        <w:pStyle w:val="footnote"/>
      </w:pPr>
      <w:r>
        <w:rPr>
          <w:rStyle w:val="FootnoteReference"/>
        </w:rPr>
        <w:footnoteRef/>
      </w:r>
      <w:r>
        <w:t xml:space="preserve"> [JS] Fr. Athanasius’ translation from the Coptic has “shall glory”</w:t>
      </w:r>
    </w:p>
  </w:footnote>
  <w:footnote w:id="322">
    <w:p w14:paraId="33DDB994" w14:textId="5E62FF5E" w:rsidR="006B605B" w:rsidRDefault="006B605B" w:rsidP="00627006">
      <w:pPr>
        <w:pStyle w:val="footnote"/>
      </w:pPr>
      <w:r>
        <w:rPr>
          <w:rStyle w:val="FootnoteReference"/>
        </w:rPr>
        <w:footnoteRef/>
      </w:r>
      <w:r>
        <w:t xml:space="preserve"> All but Fr. Athanasius’ translation from the Coptic have “and a vow will be paid to You in Jerusalem”</w:t>
      </w:r>
    </w:p>
  </w:footnote>
  <w:footnote w:id="323">
    <w:p w14:paraId="7806F1DC" w14:textId="6D5F9E7B" w:rsidR="006B605B" w:rsidRDefault="006B605B" w:rsidP="00722B95">
      <w:pPr>
        <w:pStyle w:val="footnote"/>
      </w:pPr>
      <w:r>
        <w:rPr>
          <w:rStyle w:val="FootnoteReference"/>
        </w:rPr>
        <w:footnoteRef/>
      </w:r>
      <w:r>
        <w:t xml:space="preserve"> [] Found in Fr. Athanasius’ translation from the Coptic</w:t>
      </w:r>
    </w:p>
  </w:footnote>
  <w:footnote w:id="324">
    <w:p w14:paraId="7625453A" w14:textId="042835EA" w:rsidR="006B605B" w:rsidRDefault="006B605B" w:rsidP="005E733D">
      <w:pPr>
        <w:pStyle w:val="footnote"/>
      </w:pPr>
      <w:r>
        <w:rPr>
          <w:rStyle w:val="FootnoteReference"/>
        </w:rPr>
        <w:footnoteRef/>
      </w:r>
      <w:r>
        <w:t xml:space="preserve"> [JS] [] found in Coptic, see Vespers of Pashons 20.</w:t>
      </w:r>
    </w:p>
  </w:footnote>
  <w:footnote w:id="325">
    <w:p w14:paraId="36833249" w14:textId="34120CF1" w:rsidR="006B605B" w:rsidRPr="004A3E27" w:rsidRDefault="006B605B"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6">
    <w:p w14:paraId="622CE4B2" w14:textId="77777777" w:rsidR="006B605B" w:rsidRPr="004A3E27" w:rsidRDefault="006B605B" w:rsidP="00BD5BBE">
      <w:pPr>
        <w:pStyle w:val="footnote"/>
      </w:pPr>
      <w:r w:rsidRPr="004A3E27">
        <w:rPr>
          <w:rStyle w:val="FootnoteReference"/>
        </w:rPr>
        <w:footnoteRef/>
      </w:r>
      <w:r w:rsidRPr="004A3E27">
        <w:t xml:space="preserve"> So the Slavonic (Greek often omits ‘stillest’).</w:t>
      </w:r>
    </w:p>
  </w:footnote>
  <w:footnote w:id="327">
    <w:p w14:paraId="0BA13A66" w14:textId="54830EC5" w:rsidR="006B605B" w:rsidRDefault="006B605B" w:rsidP="005438BF">
      <w:pPr>
        <w:pStyle w:val="footnote"/>
      </w:pPr>
      <w:r>
        <w:rPr>
          <w:rStyle w:val="FootnoteReference"/>
        </w:rPr>
        <w:footnoteRef/>
      </w:r>
      <w:r>
        <w:t xml:space="preserve"> [JS] lit, “filled with fatness.”</w:t>
      </w:r>
    </w:p>
  </w:footnote>
  <w:footnote w:id="328">
    <w:p w14:paraId="6F4E7A1F" w14:textId="704DC134" w:rsidR="006B605B" w:rsidRPr="004A3E27" w:rsidRDefault="006B605B"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9">
    <w:p w14:paraId="30AFE1F6" w14:textId="77777777" w:rsidR="006B605B" w:rsidRPr="004A3E27" w:rsidRDefault="006B605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0">
    <w:p w14:paraId="667C6704" w14:textId="77777777" w:rsidR="006B605B" w:rsidRPr="004A3E27" w:rsidRDefault="006B605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1">
    <w:p w14:paraId="4D88FDB0" w14:textId="77777777" w:rsidR="006B605B" w:rsidRPr="004A3E27" w:rsidRDefault="006B605B" w:rsidP="00BD5BBE">
      <w:pPr>
        <w:pStyle w:val="footnote"/>
      </w:pPr>
      <w:r w:rsidRPr="004A3E27">
        <w:rPr>
          <w:rStyle w:val="FootnoteReference"/>
        </w:rPr>
        <w:footnoteRef/>
      </w:r>
      <w:r w:rsidRPr="004A3E27">
        <w:t xml:space="preserve"> See footnote 62. &lt;2 previously&gt;</w:t>
      </w:r>
    </w:p>
  </w:footnote>
  <w:footnote w:id="332">
    <w:p w14:paraId="520E1D4D" w14:textId="70DD6036" w:rsidR="006B605B" w:rsidRDefault="006B605B" w:rsidP="000E01D1">
      <w:pPr>
        <w:pStyle w:val="footnote"/>
      </w:pPr>
      <w:r>
        <w:rPr>
          <w:rStyle w:val="FootnoteReference"/>
        </w:rPr>
        <w:footnoteRef/>
      </w:r>
      <w:r>
        <w:t xml:space="preserve"> [JS], “do obeisance”, i.e. prostrate, not just an attitude, but an act</w:t>
      </w:r>
    </w:p>
  </w:footnote>
  <w:footnote w:id="333">
    <w:p w14:paraId="1B791EBC" w14:textId="77777777" w:rsidR="006B605B" w:rsidRPr="004A3E27" w:rsidRDefault="006B605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4">
    <w:p w14:paraId="109CC4F4" w14:textId="77777777" w:rsidR="006B605B" w:rsidRPr="004A3E27" w:rsidRDefault="006B605B" w:rsidP="00BD5BBE">
      <w:pPr>
        <w:pStyle w:val="footnote"/>
      </w:pPr>
      <w:r w:rsidRPr="004A3E27">
        <w:rPr>
          <w:rStyle w:val="FootnoteReference"/>
        </w:rPr>
        <w:footnoteRef/>
      </w:r>
      <w:r w:rsidRPr="004A3E27">
        <w:t xml:space="preserve"> ‘What God has planned for His lovers’ (1 Cor. 2:9).</w:t>
      </w:r>
    </w:p>
  </w:footnote>
  <w:footnote w:id="335">
    <w:p w14:paraId="096C8EE6" w14:textId="40879E1D" w:rsidR="006B605B" w:rsidRDefault="006B605B" w:rsidP="000E01D1">
      <w:pPr>
        <w:pStyle w:val="footnote"/>
      </w:pPr>
      <w:r>
        <w:rPr>
          <w:rStyle w:val="FootnoteReference"/>
        </w:rPr>
        <w:footnoteRef/>
      </w:r>
      <w:r>
        <w:t xml:space="preserve"> [JS] Fr. Lazarus has, “for”</w:t>
      </w:r>
    </w:p>
  </w:footnote>
  <w:footnote w:id="336">
    <w:p w14:paraId="693C7006" w14:textId="4BAA4AB8" w:rsidR="006B605B" w:rsidRPr="004A3E27" w:rsidRDefault="006B605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7">
    <w:p w14:paraId="4EA27689" w14:textId="41C52921" w:rsidR="006B605B" w:rsidRPr="004A3E27" w:rsidRDefault="006B605B"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8">
    <w:p w14:paraId="49AA563D" w14:textId="77777777" w:rsidR="006B605B" w:rsidRPr="004A3E27" w:rsidRDefault="006B605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9">
    <w:p w14:paraId="26BB2E4A" w14:textId="256060DE" w:rsidR="006B605B" w:rsidRPr="004A3E27" w:rsidRDefault="006B605B"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0">
    <w:p w14:paraId="7DEE92CE" w14:textId="409EAD51" w:rsidR="006B605B" w:rsidRDefault="006B605B" w:rsidP="00F81502">
      <w:pPr>
        <w:pStyle w:val="footnote"/>
      </w:pPr>
      <w:r>
        <w:rPr>
          <w:rStyle w:val="FootnoteReference"/>
        </w:rPr>
        <w:footnoteRef/>
      </w:r>
      <w:r>
        <w:t xml:space="preserve"> [JS] or “give thanks to You” or “thankfully confess You with praise”</w:t>
      </w:r>
    </w:p>
  </w:footnote>
  <w:footnote w:id="341">
    <w:p w14:paraId="29F3A7DD" w14:textId="66A81F41" w:rsidR="006B605B" w:rsidRDefault="006B605B" w:rsidP="00F81502">
      <w:pPr>
        <w:pStyle w:val="footnote"/>
      </w:pPr>
      <w:r>
        <w:rPr>
          <w:rStyle w:val="FootnoteReference"/>
        </w:rPr>
        <w:footnoteRef/>
      </w:r>
      <w:r>
        <w:t xml:space="preserve"> [JS] or “praise You” or “give thanks to You” or “thankfully confess You with praise”</w:t>
      </w:r>
    </w:p>
  </w:footnote>
  <w:footnote w:id="342">
    <w:p w14:paraId="75EB9556" w14:textId="77777777" w:rsidR="006B605B" w:rsidRPr="004A3E27" w:rsidRDefault="006B605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3">
    <w:p w14:paraId="69CCF6E1" w14:textId="734C2AF2" w:rsidR="006B605B" w:rsidRPr="004A3E27" w:rsidRDefault="006B605B" w:rsidP="00BD5BBE">
      <w:pPr>
        <w:pStyle w:val="footnote"/>
      </w:pPr>
      <w:r w:rsidRPr="004A3E27">
        <w:rPr>
          <w:rStyle w:val="FootnoteReference"/>
        </w:rPr>
        <w:footnoteRef/>
      </w:r>
      <w:r w:rsidRPr="004A3E27">
        <w:t xml:space="preserve"> Numbers 10:35. </w:t>
      </w:r>
      <w:r>
        <w:t>Cf</w:t>
      </w:r>
      <w:r w:rsidRPr="004A3E27">
        <w:t>. Exodus 14.</w:t>
      </w:r>
    </w:p>
  </w:footnote>
  <w:footnote w:id="344">
    <w:p w14:paraId="772812A4" w14:textId="77777777" w:rsidR="006B605B" w:rsidRPr="004A3E27" w:rsidRDefault="006B605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5">
    <w:p w14:paraId="648336FE" w14:textId="679542B0" w:rsidR="006B605B" w:rsidRDefault="006B605B" w:rsidP="00A66BCD">
      <w:pPr>
        <w:pStyle w:val="footnote"/>
      </w:pPr>
      <w:r>
        <w:rPr>
          <w:rStyle w:val="FootnoteReference"/>
        </w:rPr>
        <w:footnoteRef/>
      </w:r>
      <w:r>
        <w:t xml:space="preserve"> [JS] literally, “before the face of”</w:t>
      </w:r>
    </w:p>
  </w:footnote>
  <w:footnote w:id="346">
    <w:p w14:paraId="576015E9" w14:textId="7C434A30" w:rsidR="006B605B" w:rsidRPr="004A3E27" w:rsidRDefault="006B605B"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7">
    <w:p w14:paraId="528CA841" w14:textId="6B333BD0" w:rsidR="006B605B" w:rsidRDefault="006B605B" w:rsidP="003863C1">
      <w:pPr>
        <w:pStyle w:val="footnote"/>
      </w:pPr>
      <w:r>
        <w:rPr>
          <w:rStyle w:val="FootnoteReference"/>
        </w:rPr>
        <w:footnoteRef/>
      </w:r>
      <w:r>
        <w:t xml:space="preserve"> [JS] literally “hosts”</w:t>
      </w:r>
    </w:p>
  </w:footnote>
  <w:footnote w:id="348">
    <w:p w14:paraId="65E1E4C5" w14:textId="144C5288" w:rsidR="006B605B" w:rsidRDefault="006B605B"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9">
    <w:p w14:paraId="1C35810F" w14:textId="7EDB3A13" w:rsidR="006B605B" w:rsidRPr="004A3E27" w:rsidRDefault="006B605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0">
    <w:p w14:paraId="182BF5C1" w14:textId="77B0A7B7" w:rsidR="006B605B" w:rsidRDefault="006B605B" w:rsidP="0080282E">
      <w:pPr>
        <w:pStyle w:val="footnote"/>
      </w:pPr>
      <w:r>
        <w:rPr>
          <w:rStyle w:val="FootnoteReference"/>
        </w:rPr>
        <w:footnoteRef/>
      </w:r>
      <w:r>
        <w:t xml:space="preserve"> [JS] literally, “ten-thousand fold”</w:t>
      </w:r>
    </w:p>
  </w:footnote>
  <w:footnote w:id="351">
    <w:p w14:paraId="1238C848" w14:textId="7921E5DF" w:rsidR="006B605B" w:rsidRDefault="006B605B" w:rsidP="0008590B">
      <w:pPr>
        <w:pStyle w:val="footnote"/>
      </w:pPr>
      <w:r>
        <w:rPr>
          <w:rStyle w:val="FootnoteReference"/>
        </w:rPr>
        <w:footnoteRef/>
      </w:r>
      <w:r>
        <w:t xml:space="preserve"> [JS] [] found in the Vespers Psalm for Athor 8, and then “God” is in place of “the Lord” in this next line.</w:t>
      </w:r>
    </w:p>
  </w:footnote>
  <w:footnote w:id="352">
    <w:p w14:paraId="4BA4E820" w14:textId="74DEA970" w:rsidR="006B605B" w:rsidRPr="004A3E27" w:rsidRDefault="006B605B" w:rsidP="00BD5BBE">
      <w:pPr>
        <w:pStyle w:val="footnote"/>
      </w:pPr>
      <w:r w:rsidRPr="004A3E27">
        <w:rPr>
          <w:rStyle w:val="FootnoteReference"/>
        </w:rPr>
        <w:footnoteRef/>
      </w:r>
      <w:r w:rsidRPr="004A3E27">
        <w:t xml:space="preserve"> </w:t>
      </w:r>
      <w:r>
        <w:t>Cf</w:t>
      </w:r>
      <w:r w:rsidRPr="004A3E27">
        <w:t>. Ephes. 4:8.</w:t>
      </w:r>
    </w:p>
  </w:footnote>
  <w:footnote w:id="353">
    <w:p w14:paraId="27BEB11F" w14:textId="620450D8" w:rsidR="006B605B" w:rsidRDefault="006B605B" w:rsidP="004F47C2">
      <w:pPr>
        <w:pStyle w:val="footnote"/>
      </w:pPr>
      <w:r>
        <w:rPr>
          <w:rStyle w:val="FootnoteReference"/>
        </w:rPr>
        <w:footnoteRef/>
      </w:r>
      <w:r>
        <w:t xml:space="preserve"> [JS] Coptic has “will prepare our way for us.” See the Liturgy of Mesori 29.</w:t>
      </w:r>
    </w:p>
  </w:footnote>
  <w:footnote w:id="354">
    <w:p w14:paraId="6F7FE73D" w14:textId="3ED6EBEB" w:rsidR="006B605B" w:rsidRDefault="006B605B" w:rsidP="00AC3180">
      <w:pPr>
        <w:pStyle w:val="footnote"/>
      </w:pPr>
      <w:r>
        <w:rPr>
          <w:rStyle w:val="FootnoteReference"/>
        </w:rPr>
        <w:footnoteRef/>
      </w:r>
      <w:r>
        <w:t xml:space="preserve"> [JS] “assemblies” or “congregations”</w:t>
      </w:r>
    </w:p>
  </w:footnote>
  <w:footnote w:id="355">
    <w:p w14:paraId="1069FF00" w14:textId="77777777" w:rsidR="006B605B" w:rsidRPr="004A3E27" w:rsidRDefault="006B605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6">
    <w:p w14:paraId="4D6861A4" w14:textId="02C1FF85" w:rsidR="006B605B" w:rsidRPr="004A3E27" w:rsidRDefault="006B605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7">
    <w:p w14:paraId="3876A4B9" w14:textId="77777777" w:rsidR="006B605B" w:rsidRPr="004A3E27" w:rsidRDefault="006B605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8">
    <w:p w14:paraId="3A9A265F" w14:textId="622FDAFA" w:rsidR="006B605B" w:rsidRPr="004A3E27" w:rsidRDefault="006B605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9">
    <w:p w14:paraId="46BEEA32" w14:textId="77777777" w:rsidR="006B605B" w:rsidRPr="004A3E27" w:rsidRDefault="006B605B" w:rsidP="00BD5BBE">
      <w:pPr>
        <w:pStyle w:val="footnote"/>
      </w:pPr>
      <w:r w:rsidRPr="004A3E27">
        <w:rPr>
          <w:rStyle w:val="FootnoteReference"/>
        </w:rPr>
        <w:footnoteRef/>
      </w:r>
      <w:r w:rsidRPr="004A3E27">
        <w:t xml:space="preserve"> Mk. 15:29; Jn. 2:17; Rom. 15:3.</w:t>
      </w:r>
    </w:p>
  </w:footnote>
  <w:footnote w:id="360">
    <w:p w14:paraId="252B5848" w14:textId="77777777" w:rsidR="006B605B" w:rsidRPr="004A3E27" w:rsidRDefault="006B605B" w:rsidP="00BD5BBE">
      <w:pPr>
        <w:pStyle w:val="footnote"/>
      </w:pPr>
      <w:r w:rsidRPr="004A3E27">
        <w:rPr>
          <w:rStyle w:val="FootnoteReference"/>
        </w:rPr>
        <w:footnoteRef/>
      </w:r>
      <w:r w:rsidRPr="004A3E27">
        <w:t xml:space="preserve"> The elders and chief priests.</w:t>
      </w:r>
    </w:p>
  </w:footnote>
  <w:footnote w:id="361">
    <w:p w14:paraId="0AE68D03" w14:textId="77777777" w:rsidR="006B605B" w:rsidRPr="004A3E27" w:rsidRDefault="006B605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2">
    <w:p w14:paraId="49BC712C" w14:textId="77777777" w:rsidR="006B605B" w:rsidRPr="004A3E27" w:rsidRDefault="006B605B" w:rsidP="00BD5BBE">
      <w:pPr>
        <w:pStyle w:val="footnote"/>
      </w:pPr>
      <w:r w:rsidRPr="004A3E27">
        <w:rPr>
          <w:rStyle w:val="FootnoteReference"/>
        </w:rPr>
        <w:footnoteRef/>
      </w:r>
      <w:r w:rsidRPr="004A3E27">
        <w:t xml:space="preserve"> Mt. 16:21; Mk. 8:31.</w:t>
      </w:r>
    </w:p>
  </w:footnote>
  <w:footnote w:id="363">
    <w:p w14:paraId="5D4E90F4" w14:textId="77777777" w:rsidR="006B605B" w:rsidRPr="004A3E27" w:rsidRDefault="006B605B" w:rsidP="00BD5BBE">
      <w:pPr>
        <w:pStyle w:val="footnote"/>
      </w:pPr>
      <w:r w:rsidRPr="004A3E27">
        <w:rPr>
          <w:rStyle w:val="FootnoteReference"/>
        </w:rPr>
        <w:footnoteRef/>
      </w:r>
      <w:r w:rsidRPr="004A3E27">
        <w:t xml:space="preserve"> Mt. 27:34.</w:t>
      </w:r>
    </w:p>
  </w:footnote>
  <w:footnote w:id="364">
    <w:p w14:paraId="2A1BD707" w14:textId="2E0A380E" w:rsidR="006B605B" w:rsidRPr="004A3E27" w:rsidRDefault="006B605B" w:rsidP="00BD5BBE">
      <w:pPr>
        <w:pStyle w:val="footnote"/>
      </w:pPr>
      <w:r w:rsidRPr="004A3E27">
        <w:rPr>
          <w:rStyle w:val="FootnoteReference"/>
        </w:rPr>
        <w:footnoteRef/>
      </w:r>
      <w:r w:rsidRPr="004A3E27">
        <w:t xml:space="preserve"> </w:t>
      </w:r>
      <w:r>
        <w:t>Cf</w:t>
      </w:r>
      <w:r w:rsidRPr="004A3E27">
        <w:t>. Rom. 11:9,10.</w:t>
      </w:r>
    </w:p>
  </w:footnote>
  <w:footnote w:id="365">
    <w:p w14:paraId="09150116" w14:textId="70A37D6F" w:rsidR="006B605B" w:rsidRPr="004A3E27" w:rsidRDefault="006B605B"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6">
    <w:p w14:paraId="05D75ECB" w14:textId="77777777" w:rsidR="006B605B" w:rsidRPr="004A3E27" w:rsidRDefault="006B605B" w:rsidP="00BD5BBE">
      <w:pPr>
        <w:pStyle w:val="footnote"/>
      </w:pPr>
      <w:r w:rsidRPr="004A3E27">
        <w:rPr>
          <w:rStyle w:val="FootnoteReference"/>
        </w:rPr>
        <w:footnoteRef/>
      </w:r>
      <w:r w:rsidRPr="004A3E27">
        <w:t xml:space="preserve"> Ps. 69:3-7 differs only slightly from Ps. 39:15-18.</w:t>
      </w:r>
    </w:p>
  </w:footnote>
  <w:footnote w:id="367">
    <w:p w14:paraId="3C5E1D6F" w14:textId="58735F32" w:rsidR="006B605B" w:rsidRDefault="006B605B" w:rsidP="004F3DCD">
      <w:pPr>
        <w:pStyle w:val="footnote"/>
      </w:pPr>
      <w:r>
        <w:rPr>
          <w:rStyle w:val="FootnoteReference"/>
        </w:rPr>
        <w:footnoteRef/>
      </w:r>
      <w:r>
        <w:t xml:space="preserve"> [JS] “Good! Good!”, or “Aha! Aha!”, or “Well done! Well done!” what one says when they think they have beaten their opponent.</w:t>
      </w:r>
    </w:p>
  </w:footnote>
  <w:footnote w:id="368">
    <w:p w14:paraId="325C5542" w14:textId="77777777" w:rsidR="006B605B" w:rsidRPr="004A3E27" w:rsidRDefault="006B605B" w:rsidP="00BD5BBE">
      <w:pPr>
        <w:pStyle w:val="footnote"/>
      </w:pPr>
      <w:r w:rsidRPr="004A3E27">
        <w:rPr>
          <w:rStyle w:val="FootnoteReference"/>
        </w:rPr>
        <w:footnoteRef/>
      </w:r>
      <w:r w:rsidRPr="004A3E27">
        <w:t xml:space="preserve"> The first three lines of Psalms 70 and 30 are identical. See footnote there.</w:t>
      </w:r>
    </w:p>
  </w:footnote>
  <w:footnote w:id="369">
    <w:p w14:paraId="1B3F91B5" w14:textId="58F71B16" w:rsidR="006B605B" w:rsidRPr="004A3E27" w:rsidRDefault="006B605B"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0">
    <w:p w14:paraId="1479583A" w14:textId="0156B220" w:rsidR="006B605B" w:rsidRDefault="006B605B" w:rsidP="00C614C7">
      <w:pPr>
        <w:pStyle w:val="footnote"/>
      </w:pPr>
      <w:r>
        <w:rPr>
          <w:rStyle w:val="FootnoteReference"/>
        </w:rPr>
        <w:footnoteRef/>
      </w:r>
      <w:r>
        <w:t xml:space="preserve"> [JS] literally, “arm”.</w:t>
      </w:r>
    </w:p>
  </w:footnote>
  <w:footnote w:id="371">
    <w:p w14:paraId="523E76EA" w14:textId="77777777" w:rsidR="006B605B" w:rsidRPr="004A3E27" w:rsidRDefault="006B605B" w:rsidP="00C614C7">
      <w:pPr>
        <w:pStyle w:val="footnote"/>
      </w:pPr>
      <w:r w:rsidRPr="004A3E27">
        <w:rPr>
          <w:rStyle w:val="FootnoteReference"/>
        </w:rPr>
        <w:footnoteRef/>
      </w:r>
      <w:r w:rsidRPr="004A3E27">
        <w:t xml:space="preserve"> Ephes. 3:10; 4:8.</w:t>
      </w:r>
    </w:p>
  </w:footnote>
  <w:footnote w:id="372">
    <w:p w14:paraId="65732174" w14:textId="7AFAEA7C" w:rsidR="006B605B" w:rsidRDefault="006B605B" w:rsidP="00E269C1">
      <w:pPr>
        <w:pStyle w:val="footnote"/>
      </w:pPr>
      <w:r>
        <w:rPr>
          <w:rStyle w:val="FootnoteReference"/>
        </w:rPr>
        <w:footnoteRef/>
      </w:r>
      <w:r>
        <w:t xml:space="preserve"> [JS] or “praise Your” or “acknowledge You”, or “thankfully confess with praise [for Your]”</w:t>
      </w:r>
    </w:p>
  </w:footnote>
  <w:footnote w:id="373">
    <w:p w14:paraId="63D5291B" w14:textId="120CBC18" w:rsidR="006B605B" w:rsidRPr="004A3E27" w:rsidRDefault="006B605B"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4">
    <w:p w14:paraId="0396CA5A" w14:textId="2DEA52B7" w:rsidR="006B605B" w:rsidRPr="004A3E27" w:rsidRDefault="006B605B"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5">
    <w:p w14:paraId="145DE01A" w14:textId="6D6C89A5" w:rsidR="006B605B" w:rsidRDefault="006B605B" w:rsidP="00733705">
      <w:pPr>
        <w:pStyle w:val="footnote"/>
      </w:pPr>
      <w:r>
        <w:rPr>
          <w:rStyle w:val="FootnoteReference"/>
        </w:rPr>
        <w:footnoteRef/>
      </w:r>
      <w:r>
        <w:t xml:space="preserve"> [JS] literally “He will judge the poor of the people.”</w:t>
      </w:r>
    </w:p>
  </w:footnote>
  <w:footnote w:id="376">
    <w:p w14:paraId="4ADD947E" w14:textId="3381547D" w:rsidR="006B605B" w:rsidRPr="004A3E27" w:rsidRDefault="006B605B"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7">
    <w:p w14:paraId="31968FA6" w14:textId="77777777" w:rsidR="006B605B" w:rsidRPr="004A3E27" w:rsidRDefault="006B605B" w:rsidP="00BD5BBE">
      <w:pPr>
        <w:pStyle w:val="footnote"/>
      </w:pPr>
      <w:r w:rsidRPr="004A3E27">
        <w:rPr>
          <w:rStyle w:val="FootnoteReference"/>
        </w:rPr>
        <w:footnoteRef/>
      </w:r>
      <w:r w:rsidRPr="004A3E27">
        <w:t xml:space="preserve"> Rivers: Tigris and Euphrates.</w:t>
      </w:r>
    </w:p>
  </w:footnote>
  <w:footnote w:id="378">
    <w:p w14:paraId="7811A007" w14:textId="64EFDFFD" w:rsidR="006B605B" w:rsidRPr="004A3E27" w:rsidRDefault="006B605B" w:rsidP="00BD5BBE">
      <w:pPr>
        <w:pStyle w:val="footnote"/>
      </w:pPr>
      <w:r w:rsidRPr="004A3E27">
        <w:rPr>
          <w:rStyle w:val="FootnoteReference"/>
        </w:rPr>
        <w:footnoteRef/>
      </w:r>
      <w:r w:rsidRPr="004A3E27">
        <w:t xml:space="preserve"> </w:t>
      </w:r>
      <w:r>
        <w:t>Cf</w:t>
      </w:r>
      <w:r w:rsidRPr="004A3E27">
        <w:t>. Ps. 47:8.</w:t>
      </w:r>
    </w:p>
  </w:footnote>
  <w:footnote w:id="379">
    <w:p w14:paraId="34781B0F" w14:textId="1A0B612C" w:rsidR="006B605B" w:rsidRDefault="006B605B" w:rsidP="00E269C1">
      <w:pPr>
        <w:pStyle w:val="footnote"/>
      </w:pPr>
      <w:r>
        <w:rPr>
          <w:rStyle w:val="FootnoteReference"/>
        </w:rPr>
        <w:footnoteRef/>
      </w:r>
      <w:r>
        <w:t xml:space="preserve"> [JS] literally “do obeisance to”, i.e. the physical act of prostrating or bowing down.</w:t>
      </w:r>
    </w:p>
  </w:footnote>
  <w:footnote w:id="380">
    <w:p w14:paraId="57352CBF" w14:textId="0D12012F" w:rsidR="006B605B" w:rsidRPr="004A3E27" w:rsidRDefault="006B605B" w:rsidP="00BD5BBE">
      <w:pPr>
        <w:pStyle w:val="footnote"/>
      </w:pPr>
      <w:r w:rsidRPr="004A3E27">
        <w:rPr>
          <w:rStyle w:val="FootnoteReference"/>
        </w:rPr>
        <w:footnoteRef/>
      </w:r>
      <w:r w:rsidRPr="004A3E27">
        <w:t xml:space="preserve"> </w:t>
      </w:r>
      <w:r>
        <w:t>Cf</w:t>
      </w:r>
      <w:r w:rsidRPr="004A3E27">
        <w:t>. Rev. 1:18; Heb. 7:25; Num. 14:28.</w:t>
      </w:r>
    </w:p>
  </w:footnote>
  <w:footnote w:id="381">
    <w:p w14:paraId="2E026D23" w14:textId="77777777" w:rsidR="006B605B" w:rsidRPr="004A3E27" w:rsidRDefault="006B605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2">
    <w:p w14:paraId="549B615A" w14:textId="3D5483AF" w:rsidR="006B605B" w:rsidRDefault="006B605B" w:rsidP="004B572C">
      <w:pPr>
        <w:pStyle w:val="footnote"/>
      </w:pPr>
      <w:r>
        <w:rPr>
          <w:rStyle w:val="FootnoteReference"/>
        </w:rPr>
        <w:footnoteRef/>
      </w:r>
      <w:r>
        <w:t xml:space="preserve"> [JS] Fr. Athanasius has, “all nations shall glorify Him.</w:t>
      </w:r>
    </w:p>
  </w:footnote>
  <w:footnote w:id="383">
    <w:p w14:paraId="135F0D5A" w14:textId="315C03B7" w:rsidR="006B605B" w:rsidRDefault="006B605B" w:rsidP="0003418A">
      <w:pPr>
        <w:pStyle w:val="footnote"/>
      </w:pPr>
      <w:r>
        <w:rPr>
          <w:rStyle w:val="FootnoteReference"/>
        </w:rPr>
        <w:footnoteRef/>
      </w:r>
      <w:r>
        <w:t xml:space="preserve"> [JS] found in Copitc. See the First Hour of Monday of Holy Week.</w:t>
      </w:r>
    </w:p>
  </w:footnote>
  <w:footnote w:id="384">
    <w:p w14:paraId="550199CE" w14:textId="322C0FE5" w:rsidR="006B605B" w:rsidRDefault="006B605B" w:rsidP="005B5466">
      <w:pPr>
        <w:pStyle w:val="footnote"/>
      </w:pPr>
      <w:r>
        <w:rPr>
          <w:rStyle w:val="FootnoteReference"/>
        </w:rPr>
        <w:footnoteRef/>
      </w:r>
      <w:r>
        <w:t xml:space="preserve"> [JS] or, “So be it! So be it!”</w:t>
      </w:r>
    </w:p>
  </w:footnote>
  <w:footnote w:id="385">
    <w:p w14:paraId="2E2191B6" w14:textId="77777777" w:rsidR="006B605B" w:rsidRPr="004A3E27" w:rsidRDefault="006B605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6">
    <w:p w14:paraId="58DFBD38" w14:textId="77777777" w:rsidR="006B605B" w:rsidRPr="004A3E27" w:rsidRDefault="006B605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B605B" w:rsidRPr="004A3E27" w:rsidRDefault="006B605B" w:rsidP="00BD5BBE">
      <w:pPr>
        <w:pStyle w:val="footnote"/>
      </w:pPr>
      <w:r w:rsidRPr="004A3E27">
        <w:tab/>
        <w:t>For them there are no pains;</w:t>
      </w:r>
    </w:p>
    <w:p w14:paraId="15E57D33" w14:textId="77777777" w:rsidR="006B605B" w:rsidRPr="004A3E27" w:rsidRDefault="006B605B" w:rsidP="00BD5BBE">
      <w:pPr>
        <w:pStyle w:val="footnote"/>
      </w:pPr>
      <w:r w:rsidRPr="004A3E27">
        <w:tab/>
        <w:t>fit and strong are their bodies.</w:t>
      </w:r>
    </w:p>
  </w:footnote>
  <w:footnote w:id="387">
    <w:p w14:paraId="2000D9CE" w14:textId="77777777" w:rsidR="006B605B" w:rsidRPr="004A3E27" w:rsidRDefault="006B605B" w:rsidP="00BD5BBE">
      <w:pPr>
        <w:pStyle w:val="footnote"/>
      </w:pPr>
      <w:r w:rsidRPr="004A3E27">
        <w:rPr>
          <w:rStyle w:val="FootnoteReference"/>
        </w:rPr>
        <w:footnoteRef/>
      </w:r>
      <w:r w:rsidRPr="004A3E27">
        <w:t xml:space="preserve"> The apparent success and prosperity of the godless is transitory and short-lived.</w:t>
      </w:r>
    </w:p>
  </w:footnote>
  <w:footnote w:id="388">
    <w:p w14:paraId="5BB08A3A" w14:textId="77777777" w:rsidR="006B605B" w:rsidRPr="004A3E27" w:rsidRDefault="006B605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9">
    <w:p w14:paraId="1EB3BD79" w14:textId="77777777" w:rsidR="006B605B" w:rsidRPr="004A3E27" w:rsidRDefault="006B605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0">
    <w:p w14:paraId="70787BBC" w14:textId="7DA1EC54" w:rsidR="006B605B" w:rsidRPr="004A3E27" w:rsidRDefault="006B605B"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1">
    <w:p w14:paraId="592FBEA7" w14:textId="77777777" w:rsidR="006B605B" w:rsidRPr="004A3E27" w:rsidRDefault="006B605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92">
    <w:p w14:paraId="17B1E11D" w14:textId="77777777" w:rsidR="006B605B" w:rsidRPr="004A3E27" w:rsidRDefault="006B605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93">
    <w:p w14:paraId="1E15E436" w14:textId="77777777" w:rsidR="006B605B" w:rsidRPr="004A3E27" w:rsidRDefault="006B605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4">
    <w:p w14:paraId="52B2065B" w14:textId="28E7781C" w:rsidR="006B605B" w:rsidRDefault="006B605B" w:rsidP="004B0577">
      <w:pPr>
        <w:pStyle w:val="footnote"/>
      </w:pPr>
      <w:r>
        <w:rPr>
          <w:rStyle w:val="FootnoteReference"/>
        </w:rPr>
        <w:footnoteRef/>
      </w:r>
      <w:r>
        <w:t xml:space="preserve"> [JS] holy places, could refer to a place, or people, i.e. “among Your saints”.</w:t>
      </w:r>
    </w:p>
  </w:footnote>
  <w:footnote w:id="395">
    <w:p w14:paraId="3D3DC9BD" w14:textId="4BA8FE39" w:rsidR="006B605B" w:rsidRDefault="006B605B" w:rsidP="004B0577">
      <w:pPr>
        <w:pStyle w:val="footnote"/>
      </w:pPr>
      <w:r>
        <w:rPr>
          <w:rStyle w:val="FootnoteReference"/>
        </w:rPr>
        <w:footnoteRef/>
      </w:r>
      <w:r>
        <w:t xml:space="preserve"> [JS] or emblems.</w:t>
      </w:r>
    </w:p>
  </w:footnote>
  <w:footnote w:id="396">
    <w:p w14:paraId="48E0BAD1" w14:textId="77777777" w:rsidR="006B605B" w:rsidRPr="004A3E27" w:rsidRDefault="006B605B" w:rsidP="00BD5BBE">
      <w:pPr>
        <w:pStyle w:val="footnote"/>
      </w:pPr>
      <w:r w:rsidRPr="004A3E27">
        <w:rPr>
          <w:rStyle w:val="FootnoteReference"/>
        </w:rPr>
        <w:footnoteRef/>
      </w:r>
      <w:r w:rsidRPr="004A3E27">
        <w:t xml:space="preserve"> Signs and miracles of God’s presence, protection and deliverance.</w:t>
      </w:r>
    </w:p>
  </w:footnote>
  <w:footnote w:id="397">
    <w:p w14:paraId="706BBD8A" w14:textId="77777777" w:rsidR="006B605B" w:rsidRPr="004A3E27" w:rsidRDefault="006B605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8">
    <w:p w14:paraId="70533A43" w14:textId="77777777" w:rsidR="006B605B" w:rsidRPr="004A3E27" w:rsidRDefault="006B605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9">
    <w:p w14:paraId="78FF1B50" w14:textId="32D86D96" w:rsidR="006B605B" w:rsidRPr="005B2E82" w:rsidRDefault="006B605B">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0">
    <w:p w14:paraId="2451EBE5" w14:textId="284A8300" w:rsidR="006B605B" w:rsidRDefault="006B605B" w:rsidP="00E269C1">
      <w:pPr>
        <w:pStyle w:val="footnote"/>
      </w:pPr>
      <w:r>
        <w:rPr>
          <w:rStyle w:val="FootnoteReference"/>
        </w:rPr>
        <w:footnoteRef/>
      </w:r>
      <w:r>
        <w:t xml:space="preserve"> [JS] or “give thanks to You” or “thankfully confess you with praise”</w:t>
      </w:r>
    </w:p>
  </w:footnote>
  <w:footnote w:id="401">
    <w:p w14:paraId="13B7F9F8" w14:textId="32B2D2FD" w:rsidR="006B605B" w:rsidRDefault="006B605B" w:rsidP="00220BA1">
      <w:pPr>
        <w:pStyle w:val="footnote"/>
      </w:pPr>
      <w:r>
        <w:rPr>
          <w:rStyle w:val="FootnoteReference"/>
        </w:rPr>
        <w:footnoteRef/>
      </w:r>
      <w:r>
        <w:t xml:space="preserve"> [JS] literally “from egress nor from setting” (NETS). OSB has “from the sunrise nor the sunset.”</w:t>
      </w:r>
    </w:p>
  </w:footnote>
  <w:footnote w:id="402">
    <w:p w14:paraId="5A7D4EBB" w14:textId="6C2E1ACC" w:rsidR="006B605B" w:rsidRDefault="006B605B" w:rsidP="00220BA1">
      <w:pPr>
        <w:pStyle w:val="footnote"/>
      </w:pPr>
      <w:r>
        <w:rPr>
          <w:rStyle w:val="FootnoteReference"/>
        </w:rPr>
        <w:footnoteRef/>
      </w:r>
      <w:r>
        <w:t xml:space="preserve"> [JS] literally “horn”, here and below.</w:t>
      </w:r>
    </w:p>
  </w:footnote>
  <w:footnote w:id="403">
    <w:p w14:paraId="43EF022B" w14:textId="270DF778" w:rsidR="006B605B" w:rsidRPr="004A3E27" w:rsidRDefault="006B605B"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4">
    <w:p w14:paraId="4332FFC4" w14:textId="6C5875B6" w:rsidR="006B605B" w:rsidRPr="004A3E27" w:rsidRDefault="006B605B" w:rsidP="00BD5BBE">
      <w:pPr>
        <w:pStyle w:val="footnote"/>
      </w:pPr>
      <w:r w:rsidRPr="004A3E27">
        <w:rPr>
          <w:rStyle w:val="FootnoteReference"/>
        </w:rPr>
        <w:footnoteRef/>
      </w:r>
      <w:r w:rsidRPr="004A3E27">
        <w:t xml:space="preserve"> </w:t>
      </w:r>
      <w:r>
        <w:t>Cf</w:t>
      </w:r>
      <w:r w:rsidRPr="004A3E27">
        <w:t>. Ps. 45:10; Is. 2:4; 11:9; 65:25; Hos. 2:18; Zac. 9:10.</w:t>
      </w:r>
    </w:p>
  </w:footnote>
  <w:footnote w:id="405">
    <w:p w14:paraId="168ADB5F" w14:textId="77777777" w:rsidR="006B605B" w:rsidRPr="004A3E27" w:rsidRDefault="006B605B" w:rsidP="00BD5BBE">
      <w:pPr>
        <w:pStyle w:val="footnote"/>
      </w:pPr>
      <w:r w:rsidRPr="004A3E27">
        <w:rPr>
          <w:rStyle w:val="FootnoteReference"/>
        </w:rPr>
        <w:footnoteRef/>
      </w:r>
      <w:r w:rsidRPr="004A3E27">
        <w:t xml:space="preserve"> Sinai and Zion, Moses and Christ, the Law and the Gospel enlighten the earth.</w:t>
      </w:r>
    </w:p>
  </w:footnote>
  <w:footnote w:id="406">
    <w:p w14:paraId="680E84D4" w14:textId="51AC975C" w:rsidR="006B605B" w:rsidRPr="004A3E27" w:rsidRDefault="006B605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7">
    <w:p w14:paraId="100AB77F" w14:textId="77777777" w:rsidR="006B605B" w:rsidRPr="004A3E27" w:rsidRDefault="006B605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8">
    <w:p w14:paraId="19D36410" w14:textId="52AB6CF1" w:rsidR="006B605B" w:rsidRDefault="006B605B"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9">
    <w:p w14:paraId="2AEE0DC8" w14:textId="2C9926C9" w:rsidR="006B605B" w:rsidRDefault="006B605B" w:rsidP="0077116C">
      <w:pPr>
        <w:pStyle w:val="footnote"/>
      </w:pPr>
      <w:r>
        <w:rPr>
          <w:rStyle w:val="FootnoteReference"/>
        </w:rPr>
        <w:footnoteRef/>
      </w:r>
      <w:r>
        <w:t xml:space="preserve"> [JS] literally, “their voice”</w:t>
      </w:r>
    </w:p>
  </w:footnote>
  <w:footnote w:id="410">
    <w:p w14:paraId="691BE305" w14:textId="638D6FB9" w:rsidR="006B605B" w:rsidRDefault="006B605B" w:rsidP="0077116C">
      <w:pPr>
        <w:pStyle w:val="footnote"/>
      </w:pPr>
      <w:r>
        <w:rPr>
          <w:rStyle w:val="FootnoteReference"/>
        </w:rPr>
        <w:footnoteRef/>
      </w:r>
      <w:r>
        <w:t xml:space="preserve"> [JS] literally, “arrows”</w:t>
      </w:r>
    </w:p>
  </w:footnote>
  <w:footnote w:id="411">
    <w:p w14:paraId="02B0A65D" w14:textId="5AC6E269" w:rsidR="006B605B" w:rsidRDefault="006B605B" w:rsidP="0077116C">
      <w:pPr>
        <w:pStyle w:val="footnote"/>
      </w:pPr>
      <w:r>
        <w:rPr>
          <w:rStyle w:val="FootnoteReference"/>
        </w:rPr>
        <w:footnoteRef/>
      </w:r>
      <w:r>
        <w:t xml:space="preserve"> [JS] literally, “voice”</w:t>
      </w:r>
    </w:p>
  </w:footnote>
  <w:footnote w:id="412">
    <w:p w14:paraId="23F3A799" w14:textId="20EBC598" w:rsidR="006B605B" w:rsidRDefault="006B605B" w:rsidP="00E21183">
      <w:pPr>
        <w:pStyle w:val="footnote"/>
      </w:pPr>
      <w:r>
        <w:rPr>
          <w:rStyle w:val="FootnoteReference"/>
        </w:rPr>
        <w:footnoteRef/>
      </w:r>
      <w:r>
        <w:t xml:space="preserve"> [JS] [] found in Coptic, in the Vespers Gospel of the Third Sunday of Tobi.</w:t>
      </w:r>
    </w:p>
  </w:footnote>
  <w:footnote w:id="413">
    <w:p w14:paraId="062E4DFE" w14:textId="77777777" w:rsidR="006B605B" w:rsidRDefault="006B605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B605B" w:rsidRDefault="006B605B" w:rsidP="00BD5BBE">
      <w:pPr>
        <w:pStyle w:val="footnote"/>
      </w:pPr>
      <w:r>
        <w:tab/>
        <w:t>‘I will speak My mind in parables,</w:t>
      </w:r>
    </w:p>
    <w:p w14:paraId="04636509" w14:textId="5081AB06" w:rsidR="006B605B" w:rsidRDefault="006B605B" w:rsidP="00BD5BBE">
      <w:pPr>
        <w:pStyle w:val="footnote"/>
      </w:pPr>
      <w:r>
        <w:tab/>
        <w:t>divulge secrets hidden since creation’ (cf. Rev. 3:14).</w:t>
      </w:r>
    </w:p>
  </w:footnote>
  <w:footnote w:id="414">
    <w:p w14:paraId="7427B3ED" w14:textId="77777777" w:rsidR="006B605B" w:rsidRDefault="006B605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5">
    <w:p w14:paraId="322E8B00" w14:textId="45C17DD9" w:rsidR="006B605B" w:rsidRDefault="006B605B" w:rsidP="00BD5BBE">
      <w:pPr>
        <w:pStyle w:val="footnote"/>
      </w:pPr>
      <w:r>
        <w:rPr>
          <w:rStyle w:val="FootnoteReference"/>
        </w:rPr>
        <w:footnoteRef/>
      </w:r>
      <w:r>
        <w:t xml:space="preserve"> Ephraim = Israel (cf. Hos. 7; Num. 14; 1 Sam. 4).</w:t>
      </w:r>
    </w:p>
  </w:footnote>
  <w:footnote w:id="416">
    <w:p w14:paraId="0E4A044E" w14:textId="4F6EBBCE" w:rsidR="006B605B" w:rsidRDefault="006B605B" w:rsidP="008A536F">
      <w:pPr>
        <w:pStyle w:val="footnote"/>
      </w:pPr>
      <w:r>
        <w:rPr>
          <w:rStyle w:val="FootnoteReference"/>
        </w:rPr>
        <w:footnoteRef/>
      </w:r>
      <w:r>
        <w:t xml:space="preserve"> [JS] literally, “a waterless land”</w:t>
      </w:r>
    </w:p>
  </w:footnote>
  <w:footnote w:id="417">
    <w:p w14:paraId="3B847EA8" w14:textId="49A093A4" w:rsidR="006B605B" w:rsidRDefault="006B605B" w:rsidP="00544441">
      <w:pPr>
        <w:pStyle w:val="footnote"/>
      </w:pPr>
      <w:r>
        <w:rPr>
          <w:rStyle w:val="FootnoteReference"/>
        </w:rPr>
        <w:footnoteRef/>
      </w:r>
      <w:r>
        <w:t xml:space="preserve"> [JS] Fr. Athanasius has “and the valleys flowed with water.” “wadis” is probably accurate.</w:t>
      </w:r>
    </w:p>
  </w:footnote>
  <w:footnote w:id="418">
    <w:p w14:paraId="3E975B3D" w14:textId="77777777" w:rsidR="006B605B" w:rsidRDefault="006B605B" w:rsidP="00BD5BBE">
      <w:pPr>
        <w:pStyle w:val="footnote"/>
      </w:pPr>
      <w:r>
        <w:rPr>
          <w:rStyle w:val="FootnoteReference"/>
        </w:rPr>
        <w:footnoteRef/>
      </w:r>
      <w:r>
        <w:t xml:space="preserve"> He deferred giving them the promised food and the Promised Land.</w:t>
      </w:r>
    </w:p>
  </w:footnote>
  <w:footnote w:id="419">
    <w:p w14:paraId="0FFCC018" w14:textId="5FB43138" w:rsidR="006B605B" w:rsidRDefault="006B605B"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0">
    <w:p w14:paraId="7932D42F" w14:textId="0C4D29DA" w:rsidR="006B605B" w:rsidRDefault="006B605B" w:rsidP="00287CDE">
      <w:pPr>
        <w:pStyle w:val="footnote"/>
      </w:pPr>
      <w:r>
        <w:rPr>
          <w:rStyle w:val="FootnoteReference"/>
        </w:rPr>
        <w:footnoteRef/>
      </w:r>
      <w:r>
        <w:t xml:space="preserve"> [JS] Fr. Lazarus has “recovered from wine”</w:t>
      </w:r>
    </w:p>
  </w:footnote>
  <w:footnote w:id="421">
    <w:p w14:paraId="4F93FDA3" w14:textId="3D07B295" w:rsidR="006B605B" w:rsidRDefault="006B605B"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22">
    <w:p w14:paraId="7B76452E" w14:textId="635C6B00" w:rsidR="006B605B" w:rsidRDefault="006B605B" w:rsidP="00BD5BBE">
      <w:pPr>
        <w:pStyle w:val="footnote"/>
      </w:pPr>
      <w:r>
        <w:rPr>
          <w:rStyle w:val="FootnoteReference"/>
        </w:rPr>
        <w:footnoteRef/>
      </w:r>
      <w:r>
        <w:t xml:space="preserve"> sanctuary: </w:t>
      </w:r>
      <w:r w:rsidRPr="00636EF6">
        <w:rPr>
          <w:i/>
        </w:rPr>
        <w:t>lit</w:t>
      </w:r>
      <w:r>
        <w:t>. place. Cf. Psalm 131:5 and footnote there.</w:t>
      </w:r>
    </w:p>
  </w:footnote>
  <w:footnote w:id="423">
    <w:p w14:paraId="0348F64B" w14:textId="77777777" w:rsidR="006B605B" w:rsidRDefault="006B605B" w:rsidP="00BD5BBE">
      <w:pPr>
        <w:pStyle w:val="footnote"/>
      </w:pPr>
      <w:r>
        <w:rPr>
          <w:rStyle w:val="FootnoteReference"/>
        </w:rPr>
        <w:footnoteRef/>
      </w:r>
      <w:r>
        <w:t xml:space="preserve"> John 15.</w:t>
      </w:r>
    </w:p>
  </w:footnote>
  <w:footnote w:id="424">
    <w:p w14:paraId="211D4309" w14:textId="77777777" w:rsidR="006B605B" w:rsidRDefault="006B605B" w:rsidP="00BD5BBE">
      <w:pPr>
        <w:pStyle w:val="footnote"/>
      </w:pPr>
      <w:r>
        <w:rPr>
          <w:rStyle w:val="FootnoteReference"/>
        </w:rPr>
        <w:footnoteRef/>
      </w:r>
      <w:r>
        <w:t xml:space="preserve"> Joseph = Israel (Gen. 40:23; 48:15; Amos 6:6).</w:t>
      </w:r>
    </w:p>
  </w:footnote>
  <w:footnote w:id="425">
    <w:p w14:paraId="7AA1750E" w14:textId="77777777" w:rsidR="006B605B" w:rsidRDefault="006B605B" w:rsidP="00BD5BBE">
      <w:pPr>
        <w:pStyle w:val="footnote"/>
      </w:pPr>
      <w:r>
        <w:rPr>
          <w:rStyle w:val="FootnoteReference"/>
        </w:rPr>
        <w:footnoteRef/>
      </w:r>
      <w:r>
        <w:t xml:space="preserve"> 2 Sam. 6:2 (LXX).</w:t>
      </w:r>
    </w:p>
  </w:footnote>
  <w:footnote w:id="426">
    <w:p w14:paraId="4A2B3530" w14:textId="5B5CF4B9" w:rsidR="006B605B" w:rsidRDefault="006B605B" w:rsidP="006B0A9B">
      <w:pPr>
        <w:pStyle w:val="footnote"/>
      </w:pPr>
      <w:r>
        <w:rPr>
          <w:rStyle w:val="FootnoteReference"/>
        </w:rPr>
        <w:footnoteRef/>
      </w:r>
      <w:r>
        <w:t xml:space="preserve"> [JS] or “appear” or “reveal Yourself”</w:t>
      </w:r>
    </w:p>
  </w:footnote>
  <w:footnote w:id="427">
    <w:p w14:paraId="502F316B" w14:textId="0CF056C9" w:rsidR="006B605B" w:rsidRDefault="006B605B" w:rsidP="00542B9B">
      <w:pPr>
        <w:pStyle w:val="footnote"/>
      </w:pPr>
      <w:r>
        <w:rPr>
          <w:rStyle w:val="FootnoteReference"/>
        </w:rPr>
        <w:footnoteRef/>
      </w:r>
      <w:r>
        <w:t xml:space="preserve"> [JS] or “reveal Your face”.</w:t>
      </w:r>
    </w:p>
  </w:footnote>
  <w:footnote w:id="428">
    <w:p w14:paraId="7E586EB7" w14:textId="12BBDF20" w:rsidR="006B605B" w:rsidRDefault="006B605B"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9">
    <w:p w14:paraId="1F148131" w14:textId="7C16470D" w:rsidR="006B605B" w:rsidRDefault="006B605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0">
    <w:p w14:paraId="70ACE5E0" w14:textId="77777777" w:rsidR="006B605B" w:rsidRDefault="006B605B" w:rsidP="00BD5BBE">
      <w:pPr>
        <w:pStyle w:val="footnote"/>
      </w:pPr>
      <w:r>
        <w:rPr>
          <w:rStyle w:val="FootnoteReference"/>
        </w:rPr>
        <w:footnoteRef/>
      </w:r>
      <w:r>
        <w:t xml:space="preserve"> ‘What tongue? The voice of God’ (St Athanasius).</w:t>
      </w:r>
    </w:p>
  </w:footnote>
  <w:footnote w:id="431">
    <w:p w14:paraId="33FBC19B" w14:textId="77777777" w:rsidR="006B605B" w:rsidRDefault="006B605B" w:rsidP="00BD5BBE">
      <w:pPr>
        <w:pStyle w:val="footnote"/>
      </w:pPr>
      <w:r>
        <w:rPr>
          <w:rStyle w:val="FootnoteReference"/>
        </w:rPr>
        <w:footnoteRef/>
      </w:r>
      <w:r>
        <w:t xml:space="preserve"> Exodus 9:23; 19:16.</w:t>
      </w:r>
    </w:p>
  </w:footnote>
  <w:footnote w:id="432">
    <w:p w14:paraId="5C3F1B44" w14:textId="608ECC60" w:rsidR="006B605B" w:rsidRDefault="006B605B" w:rsidP="00BD5BBE">
      <w:pPr>
        <w:pStyle w:val="footnote"/>
      </w:pPr>
      <w:r>
        <w:rPr>
          <w:rStyle w:val="FootnoteReference"/>
        </w:rPr>
        <w:footnoteRef/>
      </w:r>
      <w:r>
        <w:t xml:space="preserve"> ‘You have always been deaf to His voice, blind to the vision of Him’ (Jn. 5:37; cf. Deut. 18:16; Isaiah 48:18).</w:t>
      </w:r>
    </w:p>
  </w:footnote>
  <w:footnote w:id="433">
    <w:p w14:paraId="7C05F63D" w14:textId="2961204D" w:rsidR="006B605B" w:rsidRDefault="006B605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4">
    <w:p w14:paraId="0BC469A4" w14:textId="77777777" w:rsidR="006B605B" w:rsidRDefault="006B605B" w:rsidP="00BD5BBE">
      <w:pPr>
        <w:pStyle w:val="footnote"/>
      </w:pPr>
      <w:r>
        <w:rPr>
          <w:rStyle w:val="FootnoteReference"/>
        </w:rPr>
        <w:footnoteRef/>
      </w:r>
      <w:r>
        <w:t xml:space="preserve"> </w:t>
      </w:r>
      <w:r>
        <w:rPr>
          <w:i/>
        </w:rPr>
        <w:t>See the previous footnote</w:t>
      </w:r>
      <w:r>
        <w:t>.</w:t>
      </w:r>
    </w:p>
  </w:footnote>
  <w:footnote w:id="435">
    <w:p w14:paraId="09156637" w14:textId="44D0701B" w:rsidR="006B605B" w:rsidRDefault="006B605B" w:rsidP="00BD5BBE">
      <w:pPr>
        <w:pStyle w:val="footnote"/>
      </w:pPr>
      <w:r>
        <w:rPr>
          <w:rStyle w:val="FootnoteReference"/>
        </w:rPr>
        <w:footnoteRef/>
      </w:r>
      <w:r>
        <w:t xml:space="preserve"> Cf. Isaiah 36:6; 2 Chron. 32:8; 1 Tim. 6:17; Ps. 74:4; Gal. 2:9; 1 Sam. 2:8.</w:t>
      </w:r>
    </w:p>
  </w:footnote>
  <w:footnote w:id="436">
    <w:p w14:paraId="14FEF0D9" w14:textId="77777777" w:rsidR="006B605B" w:rsidRDefault="006B605B" w:rsidP="00BD5BBE">
      <w:pPr>
        <w:pStyle w:val="footnote"/>
      </w:pPr>
      <w:r>
        <w:rPr>
          <w:rStyle w:val="FootnoteReference"/>
        </w:rPr>
        <w:footnoteRef/>
      </w:r>
      <w:r>
        <w:t xml:space="preserve"> John 10:34-36.</w:t>
      </w:r>
    </w:p>
  </w:footnote>
  <w:footnote w:id="437">
    <w:p w14:paraId="136A7666" w14:textId="77777777" w:rsidR="006B605B" w:rsidRDefault="006B605B" w:rsidP="00BD5BBE">
      <w:pPr>
        <w:pStyle w:val="footnote"/>
      </w:pPr>
      <w:r>
        <w:rPr>
          <w:rStyle w:val="FootnoteReference"/>
        </w:rPr>
        <w:footnoteRef/>
      </w:r>
      <w:r>
        <w:t xml:space="preserve"> This prayer is already answered (John 3:18; 9:39; 12:31; Acts 17:31).</w:t>
      </w:r>
    </w:p>
  </w:footnote>
  <w:footnote w:id="438">
    <w:p w14:paraId="764CD80E" w14:textId="77777777" w:rsidR="006B605B" w:rsidRDefault="006B605B" w:rsidP="00BD5BBE">
      <w:pPr>
        <w:pStyle w:val="footnote"/>
      </w:pPr>
      <w:r>
        <w:rPr>
          <w:rStyle w:val="FootnoteReference"/>
        </w:rPr>
        <w:footnoteRef/>
      </w:r>
      <w:r>
        <w:t xml:space="preserve"> </w:t>
      </w:r>
      <w:r w:rsidRPr="003111C9">
        <w:rPr>
          <w:i/>
        </w:rPr>
        <w:t>Lit</w:t>
      </w:r>
      <w:r>
        <w:t>. ‘How beloved are Your dwellings.’</w:t>
      </w:r>
    </w:p>
  </w:footnote>
  <w:footnote w:id="439">
    <w:p w14:paraId="7D098958" w14:textId="77777777" w:rsidR="006B605B" w:rsidRDefault="006B605B" w:rsidP="00BD5BBE">
      <w:pPr>
        <w:pStyle w:val="footnote"/>
      </w:pPr>
      <w:r>
        <w:rPr>
          <w:rStyle w:val="FootnoteReference"/>
        </w:rPr>
        <w:footnoteRef/>
      </w:r>
      <w:r>
        <w:t xml:space="preserve"> Man has made a mess of the earth (Gen. 3; Isaiah 24:4-6 etc.)</w:t>
      </w:r>
    </w:p>
  </w:footnote>
  <w:footnote w:id="440">
    <w:p w14:paraId="65885EA4" w14:textId="7CFB9AA8" w:rsidR="006B605B" w:rsidRDefault="006B605B" w:rsidP="00C7094F">
      <w:pPr>
        <w:pStyle w:val="footnote"/>
      </w:pPr>
      <w:r>
        <w:rPr>
          <w:rStyle w:val="FootnoteReference"/>
        </w:rPr>
        <w:footnoteRef/>
      </w:r>
      <w:r>
        <w:t xml:space="preserve"> [JS] or “anointed”</w:t>
      </w:r>
    </w:p>
  </w:footnote>
  <w:footnote w:id="441">
    <w:p w14:paraId="71E6E356" w14:textId="3B6C4C62" w:rsidR="006B605B" w:rsidRDefault="006B605B" w:rsidP="00BD5BBE">
      <w:pPr>
        <w:pStyle w:val="footnote"/>
      </w:pPr>
      <w:r>
        <w:rPr>
          <w:rStyle w:val="FootnoteReference"/>
        </w:rPr>
        <w:footnoteRef/>
      </w:r>
      <w:r>
        <w:t xml:space="preserve"> Cf. Lk. 13:25; Mk. 4:11; Col. 4:5; Rev. 22:15.</w:t>
      </w:r>
    </w:p>
  </w:footnote>
  <w:footnote w:id="442">
    <w:p w14:paraId="39C94F4B" w14:textId="0B87A78E" w:rsidR="006B605B" w:rsidRDefault="006B605B" w:rsidP="006B0A9B">
      <w:pPr>
        <w:pStyle w:val="footnote"/>
      </w:pPr>
      <w:r>
        <w:rPr>
          <w:rStyle w:val="FootnoteReference"/>
        </w:rPr>
        <w:footnoteRef/>
      </w:r>
      <w:r>
        <w:t xml:space="preserve"> [JS] or “transgressions”</w:t>
      </w:r>
    </w:p>
  </w:footnote>
  <w:footnote w:id="443">
    <w:p w14:paraId="41AC4983" w14:textId="77777777" w:rsidR="006B605B" w:rsidRDefault="006B605B" w:rsidP="00BD5BBE">
      <w:pPr>
        <w:pStyle w:val="footnote"/>
      </w:pPr>
      <w:r>
        <w:rPr>
          <w:rStyle w:val="FootnoteReference"/>
        </w:rPr>
        <w:footnoteRef/>
      </w:r>
      <w:r>
        <w:t xml:space="preserve"> God is love. Love covers all sins (see 1 Jn. 4:16; 1 Pet. 4:8; Prov. 10:12; Jas. 5:20; Lk. 7:47).</w:t>
      </w:r>
    </w:p>
  </w:footnote>
  <w:footnote w:id="444">
    <w:p w14:paraId="3B0173D6" w14:textId="15DA3620" w:rsidR="006B605B" w:rsidRDefault="006B605B" w:rsidP="009745F6">
      <w:pPr>
        <w:pStyle w:val="footnote"/>
      </w:pPr>
      <w:r>
        <w:rPr>
          <w:rStyle w:val="FootnoteReference"/>
        </w:rPr>
        <w:footnoteRef/>
      </w:r>
      <w:r>
        <w:t xml:space="preserve"> [JS] Fr. Lazarus has, “convert us”</w:t>
      </w:r>
    </w:p>
  </w:footnote>
  <w:footnote w:id="445">
    <w:p w14:paraId="5359A239" w14:textId="2D06041F" w:rsidR="006B605B" w:rsidRDefault="006B605B" w:rsidP="009745F6">
      <w:pPr>
        <w:pStyle w:val="footnote"/>
      </w:pPr>
      <w:r>
        <w:rPr>
          <w:rStyle w:val="FootnoteReference"/>
        </w:rPr>
        <w:footnoteRef/>
      </w:r>
      <w:r>
        <w:t xml:space="preserve"> [JS] or “sprouted”</w:t>
      </w:r>
    </w:p>
  </w:footnote>
  <w:footnote w:id="446">
    <w:p w14:paraId="098CF664" w14:textId="4B2C526D" w:rsidR="006B605B" w:rsidRDefault="006B605B" w:rsidP="00BD5BBE">
      <w:pPr>
        <w:pStyle w:val="footnote"/>
      </w:pPr>
      <w:r>
        <w:rPr>
          <w:rStyle w:val="FootnoteReference"/>
        </w:rPr>
        <w:footnoteRef/>
      </w:r>
      <w:r>
        <w:t xml:space="preserve"> holy: cf. 1 Cor. 3:16,17; 6:15-19; Heb. 3:1; 12:10; 1 Pet. 1:15,16; 2 Pet. 1-4.</w:t>
      </w:r>
    </w:p>
  </w:footnote>
  <w:footnote w:id="447">
    <w:p w14:paraId="7FD51EF5" w14:textId="77777777" w:rsidR="006B605B" w:rsidRDefault="006B605B" w:rsidP="00BD5BBE">
      <w:pPr>
        <w:pStyle w:val="footnote"/>
      </w:pPr>
      <w:r>
        <w:rPr>
          <w:rStyle w:val="FootnoteReference"/>
        </w:rPr>
        <w:footnoteRef/>
      </w:r>
      <w:r>
        <w:t xml:space="preserve"> Powers of the soul are will, desire, intellect, understanding, memory, imagination.</w:t>
      </w:r>
    </w:p>
  </w:footnote>
  <w:footnote w:id="448">
    <w:p w14:paraId="5045F193" w14:textId="6C847ECE" w:rsidR="006B605B" w:rsidRDefault="006B605B" w:rsidP="00751701">
      <w:pPr>
        <w:pStyle w:val="footnote"/>
      </w:pPr>
      <w:r>
        <w:rPr>
          <w:rStyle w:val="FootnoteReference"/>
        </w:rPr>
        <w:footnoteRef/>
      </w:r>
      <w:r>
        <w:t xml:space="preserve"> [JS] literally, “voice”</w:t>
      </w:r>
    </w:p>
  </w:footnote>
  <w:footnote w:id="449">
    <w:p w14:paraId="3DAD2C70" w14:textId="080A36FD" w:rsidR="006B605B" w:rsidRDefault="006B605B" w:rsidP="00C32C04">
      <w:pPr>
        <w:pStyle w:val="footnote"/>
      </w:pPr>
      <w:r>
        <w:rPr>
          <w:rStyle w:val="FootnoteReference"/>
        </w:rPr>
        <w:footnoteRef/>
      </w:r>
      <w:r>
        <w:t xml:space="preserve"> [JS] Literally, “do obeisance”, i.e. physically bow down</w:t>
      </w:r>
    </w:p>
  </w:footnote>
  <w:footnote w:id="450">
    <w:p w14:paraId="2E11ABE5" w14:textId="77777777" w:rsidR="006B605B" w:rsidRDefault="006B605B" w:rsidP="00BD5BBE">
      <w:pPr>
        <w:pStyle w:val="footnote"/>
      </w:pPr>
      <w:r>
        <w:rPr>
          <w:rStyle w:val="FootnoteReference"/>
        </w:rPr>
        <w:footnoteRef/>
      </w:r>
      <w:r>
        <w:t xml:space="preserve"> ‘The song of the Lamb.’ (Rev. 15:3-5; John 12:32).</w:t>
      </w:r>
    </w:p>
  </w:footnote>
  <w:footnote w:id="451">
    <w:p w14:paraId="7112E84B" w14:textId="2D3BBD84" w:rsidR="006B605B" w:rsidRDefault="006B605B" w:rsidP="00C32C04">
      <w:pPr>
        <w:pStyle w:val="footnote"/>
      </w:pPr>
      <w:r>
        <w:rPr>
          <w:rStyle w:val="FootnoteReference"/>
        </w:rPr>
        <w:footnoteRef/>
      </w:r>
      <w:r>
        <w:t xml:space="preserve"> [JS] Or “I will give thanks to You,” or “I will thankfully confess You with praise”</w:t>
      </w:r>
    </w:p>
  </w:footnote>
  <w:footnote w:id="452">
    <w:p w14:paraId="108052F0" w14:textId="2ED40FDD" w:rsidR="006B605B" w:rsidRDefault="006B605B" w:rsidP="00C32C04">
      <w:pPr>
        <w:pStyle w:val="footnote"/>
      </w:pPr>
      <w:r>
        <w:rPr>
          <w:rStyle w:val="FootnoteReference"/>
        </w:rPr>
        <w:footnoteRef/>
      </w:r>
      <w:r>
        <w:t xml:space="preserve"> [JS] or “lawless”</w:t>
      </w:r>
    </w:p>
  </w:footnote>
  <w:footnote w:id="453">
    <w:p w14:paraId="76D459DC" w14:textId="1D5E39F2" w:rsidR="006B605B" w:rsidRDefault="006B605B" w:rsidP="004A5192">
      <w:pPr>
        <w:pStyle w:val="footnote"/>
      </w:pPr>
      <w:r>
        <w:rPr>
          <w:rStyle w:val="FootnoteReference"/>
        </w:rPr>
        <w:footnoteRef/>
      </w:r>
      <w:r>
        <w:t xml:space="preserve"> [JS] Or, “band”, “gathering”, or “synagogue”</w:t>
      </w:r>
    </w:p>
  </w:footnote>
  <w:footnote w:id="454">
    <w:p w14:paraId="664DD95E" w14:textId="08E445BA" w:rsidR="006B605B" w:rsidRDefault="006B605B" w:rsidP="004A5192">
      <w:pPr>
        <w:pStyle w:val="footnote"/>
      </w:pPr>
      <w:r>
        <w:rPr>
          <w:rStyle w:val="FootnoteReference"/>
        </w:rPr>
        <w:footnoteRef/>
      </w:r>
      <w:r>
        <w:t xml:space="preserve"> [JS] or “pitful”, or “full of pity”, but that has a different connotation in English today.</w:t>
      </w:r>
    </w:p>
  </w:footnote>
  <w:footnote w:id="455">
    <w:p w14:paraId="76FC32A6" w14:textId="12211DCE" w:rsidR="006B605B" w:rsidRDefault="006B605B"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6">
    <w:p w14:paraId="44300EEE" w14:textId="77777777" w:rsidR="006B605B" w:rsidRDefault="006B605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7">
    <w:p w14:paraId="585E74D4" w14:textId="33BA106A" w:rsidR="006B605B" w:rsidRDefault="006B605B" w:rsidP="00ED7AD3">
      <w:pPr>
        <w:pStyle w:val="footnote"/>
      </w:pPr>
      <w:r>
        <w:rPr>
          <w:rStyle w:val="FootnoteReference"/>
        </w:rPr>
        <w:footnoteRef/>
      </w:r>
      <w:r>
        <w:t xml:space="preserve"> [JS] or “Mother Zion will say,”</w:t>
      </w:r>
    </w:p>
  </w:footnote>
  <w:footnote w:id="458">
    <w:p w14:paraId="2178F99A" w14:textId="083F0AD6" w:rsidR="006B605B" w:rsidRDefault="006B605B" w:rsidP="00ED7AD3">
      <w:pPr>
        <w:pStyle w:val="footnote"/>
      </w:pPr>
      <w:r>
        <w:rPr>
          <w:rStyle w:val="FootnoteReference"/>
        </w:rPr>
        <w:footnoteRef/>
      </w:r>
      <w:r>
        <w:t xml:space="preserve"> [JS] Coptic has, “that a man and a man dwelt in her”</w:t>
      </w:r>
    </w:p>
  </w:footnote>
  <w:footnote w:id="459">
    <w:p w14:paraId="00496924" w14:textId="19753A18" w:rsidR="006B605B" w:rsidRDefault="006B605B" w:rsidP="00641372">
      <w:pPr>
        <w:pStyle w:val="footnote"/>
      </w:pPr>
      <w:r>
        <w:rPr>
          <w:rStyle w:val="FootnoteReference"/>
        </w:rPr>
        <w:footnoteRef/>
      </w:r>
      <w:r>
        <w:t xml:space="preserve"> [JS] Coptic has, “established her forever”</w:t>
      </w:r>
    </w:p>
  </w:footnote>
  <w:footnote w:id="460">
    <w:p w14:paraId="02B9876C" w14:textId="07273293" w:rsidR="006B605B" w:rsidRDefault="006B605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1">
    <w:p w14:paraId="6A0707A1" w14:textId="1AC8DF0B" w:rsidR="006B605B" w:rsidRDefault="006B605B" w:rsidP="004E2A9B">
      <w:pPr>
        <w:pStyle w:val="footnote"/>
      </w:pPr>
      <w:r>
        <w:rPr>
          <w:rStyle w:val="FootnoteReference"/>
        </w:rPr>
        <w:footnoteRef/>
      </w:r>
      <w:r>
        <w:t xml:space="preserve"> [JS] or, “corpses”</w:t>
      </w:r>
    </w:p>
  </w:footnote>
  <w:footnote w:id="462">
    <w:p w14:paraId="228CEE3D" w14:textId="77777777" w:rsidR="006B605B" w:rsidRDefault="006B605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63">
    <w:p w14:paraId="462F1208" w14:textId="4D992D60" w:rsidR="006B605B" w:rsidRDefault="006B605B" w:rsidP="004E2A9B">
      <w:pPr>
        <w:pStyle w:val="footnote"/>
      </w:pPr>
      <w:r>
        <w:rPr>
          <w:rStyle w:val="FootnoteReference"/>
        </w:rPr>
        <w:footnoteRef/>
      </w:r>
      <w:r>
        <w:t xml:space="preserve"> [JS] or “billows”</w:t>
      </w:r>
    </w:p>
  </w:footnote>
  <w:footnote w:id="464">
    <w:p w14:paraId="5ACFD856" w14:textId="14632015" w:rsidR="006B605B" w:rsidRDefault="006B605B" w:rsidP="00FF46D1">
      <w:pPr>
        <w:pStyle w:val="footnote"/>
      </w:pPr>
      <w:r>
        <w:rPr>
          <w:rStyle w:val="FootnoteReference"/>
        </w:rPr>
        <w:footnoteRef/>
      </w:r>
      <w:r>
        <w:t xml:space="preserve"> [JS] “they” refers to “the dead”, not to “physicians”</w:t>
      </w:r>
    </w:p>
  </w:footnote>
  <w:footnote w:id="465">
    <w:p w14:paraId="0E2F399B" w14:textId="26144FDB" w:rsidR="006B605B" w:rsidRDefault="006B605B" w:rsidP="00F06A9C">
      <w:pPr>
        <w:pStyle w:val="footnote"/>
      </w:pPr>
      <w:r>
        <w:rPr>
          <w:rStyle w:val="FootnoteReference"/>
        </w:rPr>
        <w:footnoteRef/>
      </w:r>
      <w:r>
        <w:t xml:space="preserve"> [JS] or “acknowledge You,” or “praise You,” or “thankfully confess You with praise”</w:t>
      </w:r>
    </w:p>
  </w:footnote>
  <w:footnote w:id="466">
    <w:p w14:paraId="73BB560B" w14:textId="3F96747B" w:rsidR="006B605B" w:rsidRDefault="006B605B" w:rsidP="00FF46D1">
      <w:pPr>
        <w:pStyle w:val="footnote"/>
      </w:pPr>
      <w:r>
        <w:rPr>
          <w:rStyle w:val="FootnoteReference"/>
        </w:rPr>
        <w:footnoteRef/>
      </w:r>
      <w:r>
        <w:t xml:space="preserve"> [JS] Fr. Lazarus has “the land of oblivion”. Being forgotten by God means death, being remembered by God means life.</w:t>
      </w:r>
    </w:p>
  </w:footnote>
  <w:footnote w:id="467">
    <w:p w14:paraId="139C4FE4" w14:textId="05D71ED0" w:rsidR="006B605B" w:rsidRDefault="006B605B" w:rsidP="00BD5BBE">
      <w:pPr>
        <w:pStyle w:val="footnote"/>
      </w:pPr>
      <w:r>
        <w:rPr>
          <w:rStyle w:val="FootnoteReference"/>
        </w:rPr>
        <w:footnoteRef/>
      </w:r>
      <w:r>
        <w:t xml:space="preserve"> ‘No eye has seen, no ear has heard... what God has planned for His lovers’ (1 Cor. 2:9).</w:t>
      </w:r>
    </w:p>
  </w:footnote>
  <w:footnote w:id="468">
    <w:p w14:paraId="6EB18B02" w14:textId="77777777" w:rsidR="006B605B" w:rsidRDefault="006B605B" w:rsidP="00BD5BBE">
      <w:pPr>
        <w:pStyle w:val="footnote"/>
      </w:pPr>
      <w:r>
        <w:rPr>
          <w:rStyle w:val="FootnoteReference"/>
        </w:rPr>
        <w:footnoteRef/>
      </w:r>
      <w:r>
        <w:t xml:space="preserve"> ‘God’s mercy is the salvation and grace granted by Christ’ (St. Athanasius).</w:t>
      </w:r>
    </w:p>
  </w:footnote>
  <w:footnote w:id="469">
    <w:p w14:paraId="2C2EB9DF" w14:textId="77777777" w:rsidR="006B605B" w:rsidRDefault="006B605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0">
    <w:p w14:paraId="0AA4687D" w14:textId="4D39510D" w:rsidR="006B605B" w:rsidRDefault="006B605B" w:rsidP="006D6CF8">
      <w:pPr>
        <w:pStyle w:val="footnote"/>
      </w:pPr>
      <w:r>
        <w:rPr>
          <w:rStyle w:val="FootnoteReference"/>
        </w:rPr>
        <w:footnoteRef/>
      </w:r>
      <w:r>
        <w:t xml:space="preserve"> [JS] Fr. Lazarus has, “for an eternal reign”</w:t>
      </w:r>
    </w:p>
  </w:footnote>
  <w:footnote w:id="471">
    <w:p w14:paraId="71813680" w14:textId="7D3BCF59" w:rsidR="006B605B" w:rsidRDefault="006B605B" w:rsidP="006D6CF8">
      <w:pPr>
        <w:pStyle w:val="footnote"/>
      </w:pPr>
      <w:r>
        <w:rPr>
          <w:rStyle w:val="FootnoteReference"/>
        </w:rPr>
        <w:footnoteRef/>
      </w:r>
      <w:r>
        <w:t xml:space="preserve"> [JS] Fr. Lazarus has, “for all generations.”</w:t>
      </w:r>
    </w:p>
  </w:footnote>
  <w:footnote w:id="472">
    <w:p w14:paraId="3E8CA221" w14:textId="7ED1052D" w:rsidR="006B605B" w:rsidRDefault="006B605B"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73">
    <w:p w14:paraId="033CDC5C" w14:textId="2A3450CF" w:rsidR="006B605B" w:rsidRDefault="006B605B" w:rsidP="006D6CF8">
      <w:pPr>
        <w:pStyle w:val="footnote"/>
      </w:pPr>
      <w:r>
        <w:rPr>
          <w:rStyle w:val="FootnoteReference"/>
        </w:rPr>
        <w:footnoteRef/>
      </w:r>
      <w:r>
        <w:t xml:space="preserve"> [JS] literally, “an assembly of holy ones”</w:t>
      </w:r>
    </w:p>
  </w:footnote>
  <w:footnote w:id="474">
    <w:p w14:paraId="2A65B69B" w14:textId="51CE4DFD" w:rsidR="006B605B" w:rsidRDefault="006B605B" w:rsidP="003C363D">
      <w:pPr>
        <w:pStyle w:val="footnote"/>
      </w:pPr>
      <w:r>
        <w:rPr>
          <w:rStyle w:val="FootnoteReference"/>
        </w:rPr>
        <w:footnoteRef/>
      </w:r>
      <w:r>
        <w:t xml:space="preserve"> [</w:t>
      </w:r>
      <w:r w:rsidRPr="003C363D">
        <w:t>JS] Fr. Athanasius and Fr. Lazarus have, “above”</w:t>
      </w:r>
    </w:p>
  </w:footnote>
  <w:footnote w:id="475">
    <w:p w14:paraId="6F2C2B7E" w14:textId="7E83EAF6" w:rsidR="006B605B" w:rsidRDefault="006B605B" w:rsidP="00CC373E">
      <w:pPr>
        <w:pStyle w:val="footnote"/>
      </w:pPr>
      <w:r>
        <w:rPr>
          <w:rStyle w:val="FootnoteReference"/>
        </w:rPr>
        <w:footnoteRef/>
      </w:r>
      <w:r>
        <w:t xml:space="preserve"> [JS] OSB inserts “wind” here.</w:t>
      </w:r>
    </w:p>
  </w:footnote>
  <w:footnote w:id="476">
    <w:p w14:paraId="179D7A74" w14:textId="04A38D47" w:rsidR="006B605B" w:rsidRDefault="006B605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7">
    <w:p w14:paraId="1EEEE9FB" w14:textId="52125690" w:rsidR="006B605B" w:rsidRDefault="006B605B" w:rsidP="001626CD">
      <w:pPr>
        <w:pStyle w:val="footnote"/>
      </w:pPr>
      <w:r>
        <w:rPr>
          <w:rStyle w:val="FootnoteReference"/>
        </w:rPr>
        <w:footnoteRef/>
      </w:r>
      <w:r>
        <w:t xml:space="preserve"> [JS] Fr. Lazarus has, “will pave the way for Your presence”</w:t>
      </w:r>
    </w:p>
  </w:footnote>
  <w:footnote w:id="478">
    <w:p w14:paraId="6DF491B9" w14:textId="2435757B" w:rsidR="006B605B" w:rsidRDefault="006B605B" w:rsidP="001626CD">
      <w:pPr>
        <w:pStyle w:val="footnote"/>
      </w:pPr>
      <w:r>
        <w:rPr>
          <w:rStyle w:val="FootnoteReference"/>
        </w:rPr>
        <w:footnoteRef/>
      </w:r>
      <w:r>
        <w:t xml:space="preserve"> [JS] or “face”</w:t>
      </w:r>
    </w:p>
  </w:footnote>
  <w:footnote w:id="479">
    <w:p w14:paraId="1815409B" w14:textId="50184218" w:rsidR="006B605B" w:rsidRDefault="006B605B" w:rsidP="00B5373A">
      <w:pPr>
        <w:pStyle w:val="footnote"/>
      </w:pPr>
      <w:r>
        <w:rPr>
          <w:rStyle w:val="FootnoteReference"/>
        </w:rPr>
        <w:footnoteRef/>
      </w:r>
      <w:r>
        <w:t xml:space="preserve"> [JS] Fr. Lazrus has “we are raised to power”</w:t>
      </w:r>
    </w:p>
  </w:footnote>
  <w:footnote w:id="480">
    <w:p w14:paraId="0F6F70D6" w14:textId="1994D705" w:rsidR="006B605B" w:rsidRDefault="006B605B" w:rsidP="00BD5BBE">
      <w:pPr>
        <w:pStyle w:val="footnote"/>
      </w:pPr>
      <w:r>
        <w:rPr>
          <w:rStyle w:val="FootnoteReference"/>
        </w:rPr>
        <w:footnoteRef/>
      </w:r>
      <w:r>
        <w:t xml:space="preserve"> Cf. 2 Samuel 7:4-17; 1 Chron. 17:3-14.</w:t>
      </w:r>
    </w:p>
  </w:footnote>
  <w:footnote w:id="481">
    <w:p w14:paraId="4FF1211C" w14:textId="57A861DB" w:rsidR="006B605B" w:rsidRDefault="006B605B" w:rsidP="00962B09">
      <w:pPr>
        <w:pStyle w:val="footnote"/>
      </w:pPr>
      <w:r>
        <w:rPr>
          <w:rStyle w:val="FootnoteReference"/>
        </w:rPr>
        <w:footnoteRef/>
      </w:r>
      <w:r>
        <w:t xml:space="preserve"> [JS] or “lawlessness,” or “transgression</w:t>
      </w:r>
    </w:p>
  </w:footnote>
  <w:footnote w:id="482">
    <w:p w14:paraId="192FE4A3" w14:textId="102CEBCC" w:rsidR="006B605B" w:rsidRDefault="006B605B" w:rsidP="00D72FDC">
      <w:pPr>
        <w:pStyle w:val="footnote"/>
      </w:pPr>
      <w:r>
        <w:rPr>
          <w:rStyle w:val="FootnoteReference"/>
        </w:rPr>
        <w:footnoteRef/>
      </w:r>
      <w:r>
        <w:t xml:space="preserve"> [JS] Coptic has “faithfulness”. See Matins of Mesori 3</w:t>
      </w:r>
    </w:p>
  </w:footnote>
  <w:footnote w:id="483">
    <w:p w14:paraId="5008AA97" w14:textId="7C635360" w:rsidR="006B605B" w:rsidRDefault="006B605B" w:rsidP="00B5373A">
      <w:pPr>
        <w:pStyle w:val="footnote"/>
      </w:pPr>
      <w:r>
        <w:rPr>
          <w:rStyle w:val="FootnoteReference"/>
        </w:rPr>
        <w:footnoteRef/>
      </w:r>
      <w:r>
        <w:t xml:space="preserve"> [JS] literally, “his horn will be exalted”</w:t>
      </w:r>
    </w:p>
  </w:footnote>
  <w:footnote w:id="484">
    <w:p w14:paraId="2D768480" w14:textId="725D7BB3" w:rsidR="006B605B" w:rsidRDefault="006B605B" w:rsidP="00B5373A">
      <w:pPr>
        <w:pStyle w:val="footnote"/>
      </w:pPr>
      <w:r>
        <w:rPr>
          <w:rStyle w:val="FootnoteReference"/>
        </w:rPr>
        <w:footnoteRef/>
      </w:r>
      <w:r>
        <w:t xml:space="preserve"> [JS] Fr. Lazarus has, “I will extend his power over the sea”</w:t>
      </w:r>
    </w:p>
  </w:footnote>
  <w:footnote w:id="485">
    <w:p w14:paraId="41487A2A" w14:textId="014FBA23" w:rsidR="006B605B" w:rsidRDefault="006B605B"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6">
    <w:p w14:paraId="73031B5F" w14:textId="4F21879A" w:rsidR="006B605B" w:rsidRDefault="006B605B" w:rsidP="00962B09">
      <w:pPr>
        <w:pStyle w:val="footnote"/>
      </w:pPr>
      <w:r>
        <w:rPr>
          <w:rStyle w:val="FootnoteReference"/>
        </w:rPr>
        <w:footnoteRef/>
      </w:r>
      <w:r>
        <w:t xml:space="preserve"> [JS] Fr. Lazarus renders this, “dynasty”</w:t>
      </w:r>
    </w:p>
  </w:footnote>
  <w:footnote w:id="487">
    <w:p w14:paraId="11323AA1" w14:textId="77777777" w:rsidR="006B605B" w:rsidRDefault="006B605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8">
    <w:p w14:paraId="1FBA801A" w14:textId="38FE3F54" w:rsidR="006B605B" w:rsidRDefault="006B605B" w:rsidP="00B5373A">
      <w:pPr>
        <w:pStyle w:val="footnote"/>
      </w:pPr>
      <w:r>
        <w:rPr>
          <w:rStyle w:val="FootnoteReference"/>
        </w:rPr>
        <w:footnoteRef/>
      </w:r>
      <w:r>
        <w:t xml:space="preserve"> [JS] or “in my holy place”</w:t>
      </w:r>
    </w:p>
  </w:footnote>
  <w:footnote w:id="489">
    <w:p w14:paraId="4C1D0FC5" w14:textId="77777777" w:rsidR="006B605B" w:rsidRDefault="006B605B" w:rsidP="00C544D6">
      <w:pPr>
        <w:pStyle w:val="footnote"/>
      </w:pPr>
      <w:r>
        <w:rPr>
          <w:rStyle w:val="FootnoteReference"/>
        </w:rPr>
        <w:footnoteRef/>
      </w:r>
      <w:r>
        <w:t xml:space="preserve"> Rev. 1:5; 3:14.</w:t>
      </w:r>
    </w:p>
  </w:footnote>
  <w:footnote w:id="490">
    <w:p w14:paraId="0B7D22CC" w14:textId="391FD3DE" w:rsidR="006B605B" w:rsidRDefault="006B605B" w:rsidP="00B5373A">
      <w:pPr>
        <w:pStyle w:val="footnote"/>
      </w:pPr>
      <w:r>
        <w:rPr>
          <w:rStyle w:val="FootnoteReference"/>
        </w:rPr>
        <w:footnoteRef/>
      </w:r>
      <w:r>
        <w:t xml:space="preserve"> [JS] “anointed”</w:t>
      </w:r>
    </w:p>
  </w:footnote>
  <w:footnote w:id="491">
    <w:p w14:paraId="2C6B21AE" w14:textId="0FBCD630" w:rsidR="006B605B" w:rsidRDefault="006B605B"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92">
    <w:p w14:paraId="5FCDABAE" w14:textId="06014163" w:rsidR="006B605B" w:rsidRDefault="006B605B" w:rsidP="00B5373A">
      <w:pPr>
        <w:pStyle w:val="footnote"/>
      </w:pPr>
      <w:r>
        <w:rPr>
          <w:rStyle w:val="FootnoteReference"/>
        </w:rPr>
        <w:footnoteRef/>
      </w:r>
      <w:r>
        <w:t xml:space="preserve"> [JS] “So be it! So be it!” or “May it be! May it be!”</w:t>
      </w:r>
    </w:p>
  </w:footnote>
  <w:footnote w:id="493">
    <w:p w14:paraId="33FEA89E" w14:textId="6A510F2C" w:rsidR="006B605B" w:rsidRDefault="006B605B" w:rsidP="006236CC">
      <w:pPr>
        <w:pStyle w:val="footnote"/>
      </w:pPr>
      <w:r>
        <w:rPr>
          <w:rStyle w:val="FootnoteReference"/>
        </w:rPr>
        <w:footnoteRef/>
      </w:r>
      <w:r>
        <w:t xml:space="preserve"> [JS] or “expired”</w:t>
      </w:r>
    </w:p>
  </w:footnote>
  <w:footnote w:id="494">
    <w:p w14:paraId="11F2D9AD" w14:textId="77777777" w:rsidR="006B605B" w:rsidRDefault="006B605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5">
    <w:p w14:paraId="7DBCCA76" w14:textId="0938027F" w:rsidR="006B605B" w:rsidRDefault="006B605B" w:rsidP="00DB082B">
      <w:pPr>
        <w:pStyle w:val="footnote"/>
      </w:pPr>
      <w:r>
        <w:rPr>
          <w:rStyle w:val="FootnoteReference"/>
        </w:rPr>
        <w:footnoteRef/>
      </w:r>
      <w:r>
        <w:t xml:space="preserve"> [JS] or “chastened”</w:t>
      </w:r>
    </w:p>
  </w:footnote>
  <w:footnote w:id="496">
    <w:p w14:paraId="2C9584E9" w14:textId="0BF57A67" w:rsidR="006B605B" w:rsidRDefault="006B605B"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7">
    <w:p w14:paraId="7F18A7EC" w14:textId="77777777" w:rsidR="006B605B" w:rsidRDefault="006B605B" w:rsidP="00C544D6">
      <w:pPr>
        <w:pStyle w:val="footnote"/>
      </w:pPr>
      <w:r>
        <w:rPr>
          <w:rStyle w:val="FootnoteReference"/>
        </w:rPr>
        <w:footnoteRef/>
      </w:r>
      <w:r>
        <w:t xml:space="preserve"> That is, in the Kingdom (1 Cor. 4:20).</w:t>
      </w:r>
    </w:p>
  </w:footnote>
  <w:footnote w:id="498">
    <w:p w14:paraId="6FEEFB4C" w14:textId="77777777" w:rsidR="006B605B" w:rsidRDefault="006B605B" w:rsidP="00C544D6">
      <w:pPr>
        <w:pStyle w:val="footnote"/>
      </w:pPr>
      <w:r>
        <w:rPr>
          <w:rStyle w:val="FootnoteReference"/>
        </w:rPr>
        <w:footnoteRef/>
      </w:r>
      <w:r>
        <w:t xml:space="preserve"> Verses 11 and 12 were quoted by Satan to tempt Christ (Matt. 4:6; Lk. 4:10).</w:t>
      </w:r>
    </w:p>
  </w:footnote>
  <w:footnote w:id="499">
    <w:p w14:paraId="48783A18" w14:textId="295C4491" w:rsidR="006B605B" w:rsidRDefault="006B605B" w:rsidP="00D72FDC">
      <w:pPr>
        <w:pStyle w:val="footnote"/>
      </w:pPr>
      <w:r>
        <w:rPr>
          <w:rStyle w:val="FootnoteReference"/>
        </w:rPr>
        <w:footnoteRef/>
      </w:r>
      <w:r>
        <w:t xml:space="preserve"> [JS] Coptic may mean “bruise” rather than “trample”</w:t>
      </w:r>
    </w:p>
  </w:footnote>
  <w:footnote w:id="500">
    <w:p w14:paraId="3E2B8879" w14:textId="77777777" w:rsidR="006B605B" w:rsidRDefault="006B605B" w:rsidP="00C544D6">
      <w:pPr>
        <w:pStyle w:val="footnote"/>
      </w:pPr>
      <w:r>
        <w:rPr>
          <w:rStyle w:val="FootnoteReference"/>
        </w:rPr>
        <w:footnoteRef/>
      </w:r>
      <w:r>
        <w:t xml:space="preserve"> dragon: </w:t>
      </w:r>
      <w:r w:rsidRPr="0090411D">
        <w:rPr>
          <w:i/>
        </w:rPr>
        <w:t>or</w:t>
      </w:r>
      <w:r>
        <w:t xml:space="preserve"> serpent.</w:t>
      </w:r>
    </w:p>
  </w:footnote>
  <w:footnote w:id="501">
    <w:p w14:paraId="26EABD4D" w14:textId="6258FE51" w:rsidR="006B605B" w:rsidRDefault="006B605B" w:rsidP="003E7D85">
      <w:pPr>
        <w:pStyle w:val="footnote"/>
      </w:pPr>
      <w:r>
        <w:rPr>
          <w:rStyle w:val="FootnoteReference"/>
        </w:rPr>
        <w:footnoteRef/>
      </w:r>
      <w:r>
        <w:t xml:space="preserve"> [JS] or “to give thanks to the Lord,” or “to thankfully confess the Lord with praise”</w:t>
      </w:r>
    </w:p>
  </w:footnote>
  <w:footnote w:id="502">
    <w:p w14:paraId="0718D3EE" w14:textId="7B8EE1BA" w:rsidR="006B605B" w:rsidRDefault="006B605B" w:rsidP="00B74D74">
      <w:pPr>
        <w:pStyle w:val="footnote"/>
      </w:pPr>
      <w:r>
        <w:rPr>
          <w:rStyle w:val="FootnoteReference"/>
        </w:rPr>
        <w:footnoteRef/>
      </w:r>
      <w:r>
        <w:t xml:space="preserve"> [JS] Or “ode”</w:t>
      </w:r>
    </w:p>
  </w:footnote>
  <w:footnote w:id="503">
    <w:p w14:paraId="4C277098" w14:textId="02C8A24D" w:rsidR="006B605B" w:rsidRDefault="006B605B" w:rsidP="00B74D74">
      <w:pPr>
        <w:pStyle w:val="footnote"/>
      </w:pPr>
      <w:r>
        <w:rPr>
          <w:rStyle w:val="FootnoteReference"/>
        </w:rPr>
        <w:footnoteRef/>
      </w:r>
      <w:r>
        <w:t xml:space="preserve"> [JS] or “forever and ever.”</w:t>
      </w:r>
    </w:p>
  </w:footnote>
  <w:footnote w:id="504">
    <w:p w14:paraId="3BE1818B" w14:textId="556FC717" w:rsidR="006B605B" w:rsidRDefault="006B605B" w:rsidP="00B74D74">
      <w:pPr>
        <w:pStyle w:val="footnote"/>
      </w:pPr>
      <w:r>
        <w:rPr>
          <w:rStyle w:val="FootnoteReference"/>
        </w:rPr>
        <w:footnoteRef/>
      </w:r>
      <w:r>
        <w:t xml:space="preserve"> [JS] literally, “And my horn will be exalted like a unicorn’s”</w:t>
      </w:r>
    </w:p>
  </w:footnote>
  <w:footnote w:id="505">
    <w:p w14:paraId="0EA8E9DE" w14:textId="575E16F4" w:rsidR="006B605B" w:rsidRDefault="006B605B"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6">
    <w:p w14:paraId="271F5928" w14:textId="77777777" w:rsidR="006B605B" w:rsidRDefault="006B605B" w:rsidP="00C544D6">
      <w:pPr>
        <w:pStyle w:val="footnote"/>
      </w:pPr>
      <w:r>
        <w:rPr>
          <w:rStyle w:val="FootnoteReference"/>
        </w:rPr>
        <w:footnoteRef/>
      </w:r>
      <w:r>
        <w:t xml:space="preserve"> House—Home, Family, Church, Kingdom: where God’s will is done (1 Tim. 3:15; Heb. 3:2-6; Lk. 2:49; Mt. 6:10).</w:t>
      </w:r>
    </w:p>
  </w:footnote>
  <w:footnote w:id="507">
    <w:p w14:paraId="646109EB" w14:textId="4D40DAE6" w:rsidR="006B605B" w:rsidRDefault="006B605B" w:rsidP="00325B16">
      <w:pPr>
        <w:pStyle w:val="footnote"/>
      </w:pPr>
      <w:r>
        <w:rPr>
          <w:rStyle w:val="FootnoteReference"/>
        </w:rPr>
        <w:footnoteRef/>
      </w:r>
      <w:r>
        <w:t xml:space="preserve"> [JS] literally “still increase”</w:t>
      </w:r>
    </w:p>
  </w:footnote>
  <w:footnote w:id="508">
    <w:p w14:paraId="5C5C66FF" w14:textId="1F74D241" w:rsidR="006B605B" w:rsidRDefault="006B605B" w:rsidP="00325B16">
      <w:pPr>
        <w:pStyle w:val="footnote"/>
      </w:pPr>
      <w:r>
        <w:rPr>
          <w:rStyle w:val="FootnoteReference"/>
        </w:rPr>
        <w:footnoteRef/>
      </w:r>
      <w:r>
        <w:t xml:space="preserve"> [JS] literally, “rich” or “prosperous”</w:t>
      </w:r>
    </w:p>
  </w:footnote>
  <w:footnote w:id="509">
    <w:p w14:paraId="78AC2D24" w14:textId="77777777" w:rsidR="006B605B" w:rsidRDefault="006B605B" w:rsidP="00C544D6">
      <w:pPr>
        <w:pStyle w:val="footnote"/>
      </w:pPr>
      <w:r>
        <w:rPr>
          <w:rStyle w:val="FootnoteReference"/>
        </w:rPr>
        <w:footnoteRef/>
      </w:r>
      <w:r>
        <w:t xml:space="preserve"> John 7:38.</w:t>
      </w:r>
    </w:p>
  </w:footnote>
  <w:footnote w:id="510">
    <w:p w14:paraId="65FE19C9" w14:textId="6CEBCB66" w:rsidR="006B605B" w:rsidRDefault="006B605B" w:rsidP="00BC5328">
      <w:pPr>
        <w:pStyle w:val="footnote"/>
      </w:pPr>
      <w:r>
        <w:rPr>
          <w:rStyle w:val="FootnoteReference"/>
        </w:rPr>
        <w:footnoteRef/>
      </w:r>
      <w:r>
        <w:t xml:space="preserve"> Coptic has “it” here, and “beauty” in place of majesty.</w:t>
      </w:r>
    </w:p>
  </w:footnote>
  <w:footnote w:id="511">
    <w:p w14:paraId="5CC1789B" w14:textId="24DCEA5C" w:rsidR="006B605B" w:rsidRDefault="006B605B"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12">
    <w:p w14:paraId="6ED6A617" w14:textId="771AAD68" w:rsidR="006B605B" w:rsidRDefault="006B605B" w:rsidP="00350BD4">
      <w:pPr>
        <w:pStyle w:val="footnote"/>
      </w:pPr>
      <w:r>
        <w:rPr>
          <w:rStyle w:val="FootnoteReference"/>
        </w:rPr>
        <w:footnoteRef/>
      </w:r>
      <w:r>
        <w:t xml:space="preserve"> [JS] or “forever”</w:t>
      </w:r>
    </w:p>
  </w:footnote>
  <w:footnote w:id="513">
    <w:p w14:paraId="004CC793" w14:textId="74A20F1B" w:rsidR="006B605B" w:rsidRDefault="006B605B"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4">
    <w:p w14:paraId="7B4C2DB0" w14:textId="39648656" w:rsidR="006B605B" w:rsidRDefault="006B605B" w:rsidP="0002098A">
      <w:pPr>
        <w:pStyle w:val="footnote"/>
      </w:pPr>
      <w:r>
        <w:rPr>
          <w:rStyle w:val="FootnoteReference"/>
        </w:rPr>
        <w:footnoteRef/>
      </w:r>
      <w:r>
        <w:t xml:space="preserve"> [JS] resident alien</w:t>
      </w:r>
    </w:p>
  </w:footnote>
  <w:footnote w:id="515">
    <w:p w14:paraId="1C9111DE" w14:textId="17A2009E" w:rsidR="006B605B" w:rsidRDefault="006B605B" w:rsidP="00C544D6">
      <w:pPr>
        <w:pStyle w:val="footnote"/>
      </w:pPr>
      <w:r>
        <w:rPr>
          <w:rStyle w:val="FootnoteReference"/>
        </w:rPr>
        <w:footnoteRef/>
      </w:r>
      <w:r>
        <w:t xml:space="preserve"> Cf. 1 Cor. 3:20, ‘The Lord knows the thoughts of the wise…’</w:t>
      </w:r>
    </w:p>
  </w:footnote>
  <w:footnote w:id="516">
    <w:p w14:paraId="63074263" w14:textId="3DCC4808" w:rsidR="006B605B" w:rsidRDefault="006B605B" w:rsidP="003E7D85">
      <w:pPr>
        <w:pStyle w:val="footnote"/>
      </w:pPr>
      <w:r>
        <w:rPr>
          <w:rStyle w:val="FootnoteReference"/>
        </w:rPr>
        <w:footnoteRef/>
      </w:r>
      <w:r>
        <w:t xml:space="preserve"> [JS] or “lawless,” or “the throne of iniquity”</w:t>
      </w:r>
    </w:p>
  </w:footnote>
  <w:footnote w:id="517">
    <w:p w14:paraId="31260F30" w14:textId="198F9DB4" w:rsidR="006B605B" w:rsidRDefault="006B605B" w:rsidP="000470D3">
      <w:pPr>
        <w:pStyle w:val="footnote"/>
      </w:pPr>
      <w:r>
        <w:rPr>
          <w:rStyle w:val="FootnoteReference"/>
        </w:rPr>
        <w:footnoteRef/>
      </w:r>
      <w:r>
        <w:t xml:space="preserve"> [JS] i.e. presence</w:t>
      </w:r>
    </w:p>
  </w:footnote>
  <w:footnote w:id="518">
    <w:p w14:paraId="3F261962" w14:textId="2EC29D9D" w:rsidR="006B605B" w:rsidRDefault="006B605B" w:rsidP="000470D3">
      <w:pPr>
        <w:pStyle w:val="footnote"/>
      </w:pPr>
      <w:r>
        <w:rPr>
          <w:rStyle w:val="FootnoteReference"/>
        </w:rPr>
        <w:footnoteRef/>
      </w:r>
      <w:r>
        <w:t xml:space="preserve"> [JS] or thanksgiving, as in “awknowledgment”. Perhaps, “let us enter His presence and thankfully confess Him,” or “praise”</w:t>
      </w:r>
    </w:p>
  </w:footnote>
  <w:footnote w:id="519">
    <w:p w14:paraId="27D55A36" w14:textId="056A9076" w:rsidR="006B605B" w:rsidRDefault="006B605B" w:rsidP="000470D3">
      <w:pPr>
        <w:pStyle w:val="footnote"/>
      </w:pPr>
      <w:r>
        <w:rPr>
          <w:rStyle w:val="FootnoteReference"/>
        </w:rPr>
        <w:footnoteRef/>
      </w:r>
      <w:r>
        <w:t xml:space="preserve"> [JS] or melody</w:t>
      </w:r>
    </w:p>
  </w:footnote>
  <w:footnote w:id="520">
    <w:p w14:paraId="6606F51D" w14:textId="294AC06E" w:rsidR="006B605B" w:rsidRDefault="006B605B" w:rsidP="002A2713">
      <w:pPr>
        <w:pStyle w:val="footnote"/>
      </w:pPr>
      <w:r>
        <w:rPr>
          <w:rStyle w:val="FootnoteReference"/>
        </w:rPr>
        <w:footnoteRef/>
      </w:r>
      <w:r>
        <w:t xml:space="preserve"> [JS] “do obeisance”</w:t>
      </w:r>
    </w:p>
  </w:footnote>
  <w:footnote w:id="521">
    <w:p w14:paraId="23B88AAA" w14:textId="4D5A6129" w:rsidR="006B605B" w:rsidRDefault="006B605B" w:rsidP="002A2713">
      <w:pPr>
        <w:pStyle w:val="footnote"/>
      </w:pPr>
      <w:r>
        <w:rPr>
          <w:rStyle w:val="FootnoteReference"/>
        </w:rPr>
        <w:footnoteRef/>
      </w:r>
      <w:r>
        <w:t xml:space="preserve"> [JS] “prostrate”</w:t>
      </w:r>
    </w:p>
  </w:footnote>
  <w:footnote w:id="522">
    <w:p w14:paraId="0242B10E" w14:textId="597B77DF" w:rsidR="006B605B" w:rsidRDefault="006B605B" w:rsidP="002A2713">
      <w:pPr>
        <w:pStyle w:val="footnote"/>
      </w:pPr>
      <w:r>
        <w:rPr>
          <w:rStyle w:val="FootnoteReference"/>
        </w:rPr>
        <w:footnoteRef/>
      </w:r>
      <w:r>
        <w:t xml:space="preserve"> [JS] OSB has, “Rebellion,” NETS has “embittering”</w:t>
      </w:r>
    </w:p>
  </w:footnote>
  <w:footnote w:id="523">
    <w:p w14:paraId="046745B9" w14:textId="77777777" w:rsidR="006B605B" w:rsidRDefault="006B605B" w:rsidP="00C544D6">
      <w:pPr>
        <w:pStyle w:val="footnote"/>
      </w:pPr>
      <w:r>
        <w:rPr>
          <w:rStyle w:val="FootnoteReference"/>
        </w:rPr>
        <w:footnoteRef/>
      </w:r>
      <w:r>
        <w:t xml:space="preserve"> Ex. 17:1-7.</w:t>
      </w:r>
    </w:p>
  </w:footnote>
  <w:footnote w:id="524">
    <w:p w14:paraId="64AAAD4A" w14:textId="25E6F9F0" w:rsidR="006B605B" w:rsidRDefault="006B605B" w:rsidP="002A2713">
      <w:pPr>
        <w:pStyle w:val="footnote"/>
      </w:pPr>
      <w:r>
        <w:rPr>
          <w:rStyle w:val="FootnoteReference"/>
        </w:rPr>
        <w:footnoteRef/>
      </w:r>
      <w:r>
        <w:t xml:space="preserve"> [JS] or “tempted”</w:t>
      </w:r>
    </w:p>
  </w:footnote>
  <w:footnote w:id="525">
    <w:p w14:paraId="08EA846E" w14:textId="77777777" w:rsidR="006B605B" w:rsidRDefault="006B605B" w:rsidP="00C544D6">
      <w:pPr>
        <w:pStyle w:val="footnote"/>
      </w:pPr>
      <w:r>
        <w:rPr>
          <w:rStyle w:val="FootnoteReference"/>
        </w:rPr>
        <w:footnoteRef/>
      </w:r>
      <w:r>
        <w:t xml:space="preserve"> Num. 14:32-34.</w:t>
      </w:r>
    </w:p>
  </w:footnote>
  <w:footnote w:id="526">
    <w:p w14:paraId="27E7289C" w14:textId="49B8D2B5" w:rsidR="006B605B" w:rsidRDefault="006B605B" w:rsidP="00C544D6">
      <w:pPr>
        <w:pStyle w:val="footnote"/>
      </w:pPr>
      <w:r>
        <w:rPr>
          <w:rStyle w:val="FootnoteReference"/>
        </w:rPr>
        <w:footnoteRef/>
      </w:r>
      <w:r>
        <w:t xml:space="preserve"> Cf. Heb.3:7-11; 4:10.</w:t>
      </w:r>
    </w:p>
  </w:footnote>
  <w:footnote w:id="527">
    <w:p w14:paraId="6A0DA86F" w14:textId="27B2622D" w:rsidR="006B605B" w:rsidRDefault="006B605B" w:rsidP="00C544D6">
      <w:pPr>
        <w:pStyle w:val="footnote"/>
      </w:pPr>
      <w:r>
        <w:rPr>
          <w:rStyle w:val="FootnoteReference"/>
        </w:rPr>
        <w:footnoteRef/>
      </w:r>
      <w:r>
        <w:t xml:space="preserve"> Cf. Deut. 32:17; 1 Cor. 10:20; Psalm 105:36-38; 1 Chron. 16:26.</w:t>
      </w:r>
    </w:p>
  </w:footnote>
  <w:footnote w:id="528">
    <w:p w14:paraId="20A46088" w14:textId="101D0C08" w:rsidR="006B605B" w:rsidRDefault="006B605B" w:rsidP="00363583">
      <w:pPr>
        <w:pStyle w:val="footnote"/>
      </w:pPr>
      <w:r>
        <w:rPr>
          <w:rStyle w:val="FootnoteReference"/>
        </w:rPr>
        <w:footnoteRef/>
      </w:r>
      <w:r>
        <w:t xml:space="preserve"> [JS] or “thanksgiving”, or “praise”. Really, “thankful confession with praise”.</w:t>
      </w:r>
    </w:p>
  </w:footnote>
  <w:footnote w:id="529">
    <w:p w14:paraId="4CE9E737" w14:textId="37ADED0C" w:rsidR="006B605B" w:rsidRDefault="006B605B" w:rsidP="00363583">
      <w:pPr>
        <w:pStyle w:val="footnote"/>
      </w:pPr>
      <w:r>
        <w:rPr>
          <w:rStyle w:val="FootnoteReference"/>
        </w:rPr>
        <w:footnoteRef/>
      </w:r>
      <w:r>
        <w:t xml:space="preserve"> [JS] literally, “holy place”</w:t>
      </w:r>
    </w:p>
  </w:footnote>
  <w:footnote w:id="530">
    <w:p w14:paraId="0D26CC38" w14:textId="563291CA" w:rsidR="006B605B" w:rsidRDefault="006B605B" w:rsidP="00363583">
      <w:pPr>
        <w:pStyle w:val="footnote"/>
      </w:pPr>
      <w:r>
        <w:rPr>
          <w:rStyle w:val="FootnoteReference"/>
        </w:rPr>
        <w:footnoteRef/>
      </w:r>
      <w:r>
        <w:t xml:space="preserve"> [JS] or, “sacrifices”</w:t>
      </w:r>
    </w:p>
  </w:footnote>
  <w:footnote w:id="531">
    <w:p w14:paraId="3B6D0020" w14:textId="12CB55F6" w:rsidR="006B605B" w:rsidRDefault="006B605B" w:rsidP="00363583">
      <w:pPr>
        <w:pStyle w:val="footnote"/>
      </w:pPr>
      <w:r>
        <w:rPr>
          <w:rStyle w:val="FootnoteReference"/>
        </w:rPr>
        <w:footnoteRef/>
      </w:r>
      <w:r>
        <w:t xml:space="preserve"> [JS] “do obeisance”</w:t>
      </w:r>
    </w:p>
  </w:footnote>
  <w:footnote w:id="532">
    <w:p w14:paraId="0223F21B" w14:textId="2545193C" w:rsidR="006B605B" w:rsidRDefault="006B605B"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33">
    <w:p w14:paraId="717DF0F4" w14:textId="601B218D" w:rsidR="006B605B" w:rsidRDefault="006B605B" w:rsidP="00445570">
      <w:pPr>
        <w:pStyle w:val="footnote"/>
      </w:pPr>
      <w:r>
        <w:rPr>
          <w:rStyle w:val="FootnoteReference"/>
        </w:rPr>
        <w:footnoteRef/>
      </w:r>
      <w:r>
        <w:t xml:space="preserve"> [JS] literally, “set right the world”.</w:t>
      </w:r>
    </w:p>
  </w:footnote>
  <w:footnote w:id="534">
    <w:p w14:paraId="29039A45" w14:textId="77777777" w:rsidR="006B605B" w:rsidRDefault="006B605B" w:rsidP="00C544D6">
      <w:pPr>
        <w:pStyle w:val="footnote"/>
      </w:pPr>
      <w:r>
        <w:rPr>
          <w:rStyle w:val="FootnoteReference"/>
        </w:rPr>
        <w:footnoteRef/>
      </w:r>
      <w:r>
        <w:t xml:space="preserve"> i.e. Let the sea dance and roar in thunderous applause as the King of Glory appears. (This line is identical with 97:7a).</w:t>
      </w:r>
    </w:p>
  </w:footnote>
  <w:footnote w:id="535">
    <w:p w14:paraId="0578D96E" w14:textId="3735D823" w:rsidR="006B605B" w:rsidRDefault="006B605B" w:rsidP="00445570">
      <w:pPr>
        <w:pStyle w:val="footnote"/>
      </w:pPr>
      <w:r>
        <w:rPr>
          <w:rStyle w:val="FootnoteReference"/>
        </w:rPr>
        <w:footnoteRef/>
      </w:r>
      <w:r>
        <w:t xml:space="preserve"> [JS] or “exult.”</w:t>
      </w:r>
    </w:p>
  </w:footnote>
  <w:footnote w:id="536">
    <w:p w14:paraId="027E6C5C" w14:textId="07849C22" w:rsidR="006B605B" w:rsidRDefault="006B605B" w:rsidP="00445570">
      <w:pPr>
        <w:pStyle w:val="footnote"/>
      </w:pPr>
      <w:r>
        <w:rPr>
          <w:rStyle w:val="FootnoteReference"/>
        </w:rPr>
        <w:footnoteRef/>
      </w:r>
      <w:r>
        <w:t xml:space="preserve"> [JS] i.e. “the the presence of the Lord”</w:t>
      </w:r>
    </w:p>
  </w:footnote>
  <w:footnote w:id="537">
    <w:p w14:paraId="502B0E29" w14:textId="363AF83B" w:rsidR="006B605B" w:rsidRDefault="006B605B" w:rsidP="00AF055B">
      <w:pPr>
        <w:pStyle w:val="footnote"/>
      </w:pPr>
      <w:r>
        <w:rPr>
          <w:rStyle w:val="FootnoteReference"/>
        </w:rPr>
        <w:footnoteRef/>
      </w:r>
      <w:r>
        <w:t xml:space="preserve"> [JS] or “keep His throne straight.”</w:t>
      </w:r>
    </w:p>
  </w:footnote>
  <w:footnote w:id="538">
    <w:p w14:paraId="0A420AC8" w14:textId="0E9B7FA2" w:rsidR="006B605B" w:rsidRDefault="006B605B" w:rsidP="00C544D6">
      <w:pPr>
        <w:pStyle w:val="footnote"/>
      </w:pPr>
      <w:r>
        <w:rPr>
          <w:rStyle w:val="FootnoteReference"/>
        </w:rPr>
        <w:footnoteRef/>
      </w:r>
      <w:r>
        <w:t xml:space="preserve"> Cf. Pss. 32:5b; 84:10b. Rom. 1:19-21; 2 Cor. 4:6; Jn. 1:14; 6:40; 17:22-24.</w:t>
      </w:r>
    </w:p>
  </w:footnote>
  <w:footnote w:id="539">
    <w:p w14:paraId="7B92C494" w14:textId="3893728C" w:rsidR="006B605B" w:rsidRDefault="006B605B" w:rsidP="00AF055B">
      <w:pPr>
        <w:pStyle w:val="footnote"/>
      </w:pPr>
      <w:r>
        <w:rPr>
          <w:rStyle w:val="FootnoteReference"/>
        </w:rPr>
        <w:footnoteRef/>
      </w:r>
      <w:r>
        <w:t xml:space="preserve"> [JS] “do obeisance to”</w:t>
      </w:r>
    </w:p>
  </w:footnote>
  <w:footnote w:id="540">
    <w:p w14:paraId="3C69AEE3" w14:textId="2FCFF9DA" w:rsidR="006B605B" w:rsidRDefault="006B605B" w:rsidP="00AF055B">
      <w:pPr>
        <w:pStyle w:val="footnote"/>
      </w:pPr>
      <w:r>
        <w:rPr>
          <w:rStyle w:val="FootnoteReference"/>
        </w:rPr>
        <w:footnoteRef/>
      </w:r>
      <w:r>
        <w:t xml:space="preserve"> [JS] “do obeisance to”</w:t>
      </w:r>
    </w:p>
  </w:footnote>
  <w:footnote w:id="541">
    <w:p w14:paraId="7E0327B2" w14:textId="516E0233" w:rsidR="006B605B" w:rsidRDefault="006B605B" w:rsidP="00AF055B">
      <w:pPr>
        <w:pStyle w:val="footnote"/>
      </w:pPr>
      <w:r>
        <w:rPr>
          <w:rStyle w:val="FootnoteReference"/>
        </w:rPr>
        <w:footnoteRef/>
      </w:r>
      <w:r>
        <w:t xml:space="preserve"> [JS] Fr. Lazarus has “lives”</w:t>
      </w:r>
    </w:p>
  </w:footnote>
  <w:footnote w:id="542">
    <w:p w14:paraId="202D3E03" w14:textId="48C7AC7B" w:rsidR="006B605B" w:rsidRDefault="006B605B"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43">
    <w:p w14:paraId="22A45999" w14:textId="660B33F2" w:rsidR="006B605B" w:rsidRDefault="006B605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4">
    <w:p w14:paraId="160E0C3D" w14:textId="77777777" w:rsidR="006B605B" w:rsidRDefault="006B605B" w:rsidP="00C544D6">
      <w:pPr>
        <w:pStyle w:val="footnote"/>
      </w:pPr>
      <w:r>
        <w:rPr>
          <w:rStyle w:val="FootnoteReference"/>
        </w:rPr>
        <w:footnoteRef/>
      </w:r>
      <w:r>
        <w:t xml:space="preserve"> Rev. 4:6, Ezek. 1:5-10.</w:t>
      </w:r>
    </w:p>
  </w:footnote>
  <w:footnote w:id="545">
    <w:p w14:paraId="2C987C7D" w14:textId="7DA14E0E" w:rsidR="006B605B" w:rsidRDefault="006B605B" w:rsidP="006263C2">
      <w:pPr>
        <w:pStyle w:val="footnote"/>
      </w:pPr>
      <w:r>
        <w:rPr>
          <w:rStyle w:val="FootnoteReference"/>
        </w:rPr>
        <w:footnoteRef/>
      </w:r>
      <w:r>
        <w:t xml:space="preserve"> [JS] The word conveys both confessing Him and thanking or praising Him.</w:t>
      </w:r>
    </w:p>
  </w:footnote>
  <w:footnote w:id="546">
    <w:p w14:paraId="5846482D" w14:textId="3A662ECC" w:rsidR="006B605B" w:rsidRDefault="006B605B" w:rsidP="006263C2">
      <w:pPr>
        <w:pStyle w:val="footnote"/>
      </w:pPr>
      <w:r>
        <w:rPr>
          <w:rStyle w:val="FootnoteReference"/>
        </w:rPr>
        <w:footnoteRef/>
      </w:r>
      <w:r>
        <w:t xml:space="preserve"> [JS] Fr. Lazarus has “laws”</w:t>
      </w:r>
    </w:p>
  </w:footnote>
  <w:footnote w:id="547">
    <w:p w14:paraId="2FC019B3" w14:textId="70AAB5D0" w:rsidR="006B605B" w:rsidRDefault="006B605B" w:rsidP="006263C2">
      <w:pPr>
        <w:pStyle w:val="footnote"/>
      </w:pPr>
      <w:r>
        <w:rPr>
          <w:rStyle w:val="FootnoteReference"/>
        </w:rPr>
        <w:footnoteRef/>
      </w:r>
      <w:r>
        <w:t xml:space="preserve"> [JS] “do obeisance”, commonly rendered “worship”</w:t>
      </w:r>
    </w:p>
  </w:footnote>
  <w:footnote w:id="548">
    <w:p w14:paraId="7386C0B1" w14:textId="0080D811" w:rsidR="006B605B" w:rsidRDefault="006B605B" w:rsidP="004A1997">
      <w:pPr>
        <w:pStyle w:val="footnote"/>
      </w:pPr>
      <w:r>
        <w:rPr>
          <w:rStyle w:val="FootnoteReference"/>
        </w:rPr>
        <w:footnoteRef/>
      </w:r>
      <w:r>
        <w:t xml:space="preserve"> [JS] Fr. Lazarus has “correcting”</w:t>
      </w:r>
    </w:p>
  </w:footnote>
  <w:footnote w:id="549">
    <w:p w14:paraId="273EA178" w14:textId="4DFF2FD9" w:rsidR="006B605B" w:rsidRDefault="006B605B" w:rsidP="004A1997">
      <w:pPr>
        <w:pStyle w:val="footnote"/>
      </w:pPr>
      <w:r>
        <w:rPr>
          <w:rStyle w:val="FootnoteReference"/>
        </w:rPr>
        <w:footnoteRef/>
      </w:r>
      <w:r>
        <w:t xml:space="preserve"> [JS] “do obeisance” or “fall down”</w:t>
      </w:r>
    </w:p>
  </w:footnote>
  <w:footnote w:id="550">
    <w:p w14:paraId="6E38F9F7" w14:textId="307328EF" w:rsidR="006B605B" w:rsidRDefault="006B605B" w:rsidP="0016307C">
      <w:pPr>
        <w:pStyle w:val="footnote"/>
      </w:pPr>
      <w:r>
        <w:rPr>
          <w:rStyle w:val="FootnoteReference"/>
        </w:rPr>
        <w:footnoteRef/>
      </w:r>
      <w:r>
        <w:t xml:space="preserve"> [JS] as in “acknowledging”, or “thankfully confessing Him with praise”, not “confessing sins”</w:t>
      </w:r>
    </w:p>
  </w:footnote>
  <w:footnote w:id="551">
    <w:p w14:paraId="346D7C50" w14:textId="6DED6982" w:rsidR="006B605B" w:rsidRDefault="006B605B" w:rsidP="0016307C">
      <w:pPr>
        <w:pStyle w:val="footnote"/>
      </w:pPr>
      <w:r>
        <w:rPr>
          <w:rStyle w:val="FootnoteReference"/>
        </w:rPr>
        <w:footnoteRef/>
      </w:r>
      <w:r>
        <w:t xml:space="preserve"> [JS] or, “and not we Him”</w:t>
      </w:r>
    </w:p>
  </w:footnote>
  <w:footnote w:id="552">
    <w:p w14:paraId="14022FB6" w14:textId="4CE3B2A5" w:rsidR="006B605B" w:rsidRDefault="006B605B" w:rsidP="0016307C">
      <w:pPr>
        <w:pStyle w:val="footnote"/>
      </w:pPr>
      <w:r>
        <w:rPr>
          <w:rStyle w:val="FootnoteReference"/>
        </w:rPr>
        <w:footnoteRef/>
      </w:r>
      <w:r>
        <w:t xml:space="preserve"> [JS] not confession of sins, but confessing Him, with thanksgiving and praise.</w:t>
      </w:r>
    </w:p>
  </w:footnote>
  <w:footnote w:id="553">
    <w:p w14:paraId="74BE8AB4" w14:textId="15E7B0AD" w:rsidR="006B605B" w:rsidRDefault="006B605B" w:rsidP="00C050C7">
      <w:pPr>
        <w:pStyle w:val="footnote"/>
      </w:pPr>
      <w:r>
        <w:rPr>
          <w:rStyle w:val="FootnoteReference"/>
        </w:rPr>
        <w:footnoteRef/>
      </w:r>
      <w:r>
        <w:t xml:space="preserve"> [JS] or “do wrong,” or “the workers of iniquity”</w:t>
      </w:r>
    </w:p>
  </w:footnote>
  <w:footnote w:id="554">
    <w:p w14:paraId="4E28D6F6" w14:textId="75DDD646" w:rsidR="006B605B" w:rsidRDefault="006B605B" w:rsidP="00CD361B">
      <w:pPr>
        <w:pStyle w:val="footnote"/>
      </w:pPr>
      <w:r>
        <w:rPr>
          <w:rStyle w:val="FootnoteReference"/>
        </w:rPr>
        <w:footnoteRef/>
      </w:r>
      <w:r>
        <w:t xml:space="preserve"> [JS] or proud/haughty eyes.</w:t>
      </w:r>
    </w:p>
  </w:footnote>
  <w:footnote w:id="555">
    <w:p w14:paraId="33F848D7" w14:textId="77777777" w:rsidR="006B605B" w:rsidRDefault="006B605B" w:rsidP="00C544D6">
      <w:pPr>
        <w:pStyle w:val="footnote"/>
      </w:pPr>
      <w:r>
        <w:rPr>
          <w:rStyle w:val="FootnoteReference"/>
        </w:rPr>
        <w:footnoteRef/>
      </w:r>
      <w:r>
        <w:t xml:space="preserve"> Daily I pray for the lost. Sinners are slain by conversion into believers, saints, friends and lovers.</w:t>
      </w:r>
    </w:p>
  </w:footnote>
  <w:footnote w:id="556">
    <w:p w14:paraId="570F4149" w14:textId="77777777" w:rsidR="006B605B" w:rsidRDefault="006B605B" w:rsidP="00C544D6">
      <w:pPr>
        <w:pStyle w:val="footnote"/>
      </w:pPr>
      <w:r>
        <w:rPr>
          <w:rStyle w:val="FootnoteReference"/>
        </w:rPr>
        <w:footnoteRef/>
      </w:r>
      <w:r>
        <w:t xml:space="preserve"> Peter praised and confessed Christ, yet later he swore he did not know Him (Mt. 26:74; Mk. 14:71).</w:t>
      </w:r>
    </w:p>
  </w:footnote>
  <w:footnote w:id="557">
    <w:p w14:paraId="7F487DE9" w14:textId="1D877FA2" w:rsidR="006B605B" w:rsidRDefault="006B605B" w:rsidP="00C544D6">
      <w:pPr>
        <w:pStyle w:val="footnote"/>
      </w:pPr>
      <w:r>
        <w:rPr>
          <w:rStyle w:val="FootnoteReference"/>
        </w:rPr>
        <w:footnoteRef/>
      </w:r>
      <w:r>
        <w:t xml:space="preserve"> Cf. Ps. 38:7a.</w:t>
      </w:r>
    </w:p>
  </w:footnote>
  <w:footnote w:id="558">
    <w:p w14:paraId="1B133F2B" w14:textId="56FE4EC3" w:rsidR="006B605B" w:rsidRDefault="006B605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9">
    <w:p w14:paraId="4C6B2146" w14:textId="77777777" w:rsidR="006B605B" w:rsidRDefault="006B605B" w:rsidP="00C544D6">
      <w:pPr>
        <w:pStyle w:val="footnote"/>
      </w:pPr>
      <w:r>
        <w:rPr>
          <w:rStyle w:val="FootnoteReference"/>
        </w:rPr>
        <w:footnoteRef/>
      </w:r>
      <w:r>
        <w:t xml:space="preserve"> descendants: </w:t>
      </w:r>
      <w:r w:rsidRPr="00A80C80">
        <w:rPr>
          <w:i/>
        </w:rPr>
        <w:t>lit</w:t>
      </w:r>
      <w:r>
        <w:t>. seed. Verses 26-28 are quoted at Heb. 1:10-12; 13:8.</w:t>
      </w:r>
    </w:p>
  </w:footnote>
  <w:footnote w:id="560">
    <w:p w14:paraId="44E84D4D" w14:textId="77777777" w:rsidR="006B605B" w:rsidRDefault="006B605B" w:rsidP="00C544D6">
      <w:pPr>
        <w:pStyle w:val="footnote"/>
      </w:pPr>
      <w:r>
        <w:rPr>
          <w:rStyle w:val="FootnoteReference"/>
        </w:rPr>
        <w:footnoteRef/>
      </w:r>
      <w:r>
        <w:t xml:space="preserve"> ‘God is love’ (1 John 4:8,16).</w:t>
      </w:r>
    </w:p>
  </w:footnote>
  <w:footnote w:id="561">
    <w:p w14:paraId="169A7896" w14:textId="77777777" w:rsidR="006B605B" w:rsidRDefault="006B605B" w:rsidP="00C37403">
      <w:pPr>
        <w:pStyle w:val="footnote"/>
      </w:pPr>
      <w:r>
        <w:rPr>
          <w:rStyle w:val="FootnoteReference"/>
        </w:rPr>
        <w:footnoteRef/>
      </w:r>
      <w:r>
        <w:t xml:space="preserve"> [JS] NETS has “who is very conciliatory towards all your acts of lawlessness”</w:t>
      </w:r>
    </w:p>
  </w:footnote>
  <w:footnote w:id="562">
    <w:p w14:paraId="1EEA58C5" w14:textId="195647BB" w:rsidR="006B605B" w:rsidRDefault="006B605B" w:rsidP="00C544D6">
      <w:pPr>
        <w:pStyle w:val="footnote"/>
      </w:pPr>
      <w:r>
        <w:rPr>
          <w:rStyle w:val="FootnoteReference"/>
        </w:rPr>
        <w:footnoteRef/>
      </w:r>
      <w:r>
        <w:t xml:space="preserve"> Cf. Ps. 147:8.</w:t>
      </w:r>
    </w:p>
  </w:footnote>
  <w:footnote w:id="563">
    <w:p w14:paraId="10DD3F1E" w14:textId="3BA67187" w:rsidR="006B605B" w:rsidRDefault="006B605B" w:rsidP="00B513C1">
      <w:pPr>
        <w:pStyle w:val="footnote"/>
      </w:pPr>
      <w:r>
        <w:rPr>
          <w:rStyle w:val="FootnoteReference"/>
        </w:rPr>
        <w:footnoteRef/>
      </w:r>
      <w:r>
        <w:t xml:space="preserve"> [JS] or “long-suffering”</w:t>
      </w:r>
    </w:p>
  </w:footnote>
  <w:footnote w:id="564">
    <w:p w14:paraId="3C4F2E7D" w14:textId="704C8BBC" w:rsidR="006B605B" w:rsidRDefault="006B605B" w:rsidP="001566BD">
      <w:pPr>
        <w:pStyle w:val="footnote"/>
      </w:pPr>
      <w:r>
        <w:rPr>
          <w:rStyle w:val="FootnoteReference"/>
        </w:rPr>
        <w:footnoteRef/>
      </w:r>
      <w:r>
        <w:t xml:space="preserve"> [JS] or “transgressions”</w:t>
      </w:r>
    </w:p>
  </w:footnote>
  <w:footnote w:id="565">
    <w:p w14:paraId="1F5C3038" w14:textId="77777777" w:rsidR="006B605B" w:rsidRDefault="006B605B" w:rsidP="00C544D6">
      <w:pPr>
        <w:pStyle w:val="footnote"/>
      </w:pPr>
      <w:r>
        <w:rPr>
          <w:rStyle w:val="FootnoteReference"/>
        </w:rPr>
        <w:footnoteRef/>
      </w:r>
      <w:r>
        <w:t xml:space="preserve"> East and West intersecting heaven and earth forms the Cross to which our sins were nailed (Col. 1:20; 2:14).</w:t>
      </w:r>
    </w:p>
  </w:footnote>
  <w:footnote w:id="566">
    <w:p w14:paraId="091111BB" w14:textId="79454437" w:rsidR="006B605B" w:rsidRDefault="006B605B" w:rsidP="00417F44">
      <w:pPr>
        <w:pStyle w:val="footnote"/>
      </w:pPr>
      <w:r>
        <w:rPr>
          <w:rStyle w:val="FootnoteReference"/>
        </w:rPr>
        <w:footnoteRef/>
      </w:r>
      <w:r>
        <w:t xml:space="preserve"> [JS] wind, or breath, spirit. The analogy is to “as the spirit passes from man, and he does not exist.”</w:t>
      </w:r>
    </w:p>
  </w:footnote>
  <w:footnote w:id="567">
    <w:p w14:paraId="2EB2A618" w14:textId="77777777" w:rsidR="006B605B" w:rsidRDefault="006B605B" w:rsidP="00C544D6">
      <w:pPr>
        <w:pStyle w:val="footnote"/>
      </w:pPr>
      <w:r>
        <w:rPr>
          <w:rStyle w:val="FootnoteReference"/>
        </w:rPr>
        <w:footnoteRef/>
      </w:r>
      <w:r>
        <w:t xml:space="preserve"> embraces all: </w:t>
      </w:r>
      <w:r w:rsidRPr="00A80C80">
        <w:rPr>
          <w:i/>
        </w:rPr>
        <w:t>or</w:t>
      </w:r>
      <w:r>
        <w:t>, ‘rules over all.’</w:t>
      </w:r>
    </w:p>
  </w:footnote>
  <w:footnote w:id="568">
    <w:p w14:paraId="74ECADBE" w14:textId="66332B8C" w:rsidR="006B605B" w:rsidRDefault="006B605B" w:rsidP="00342E73">
      <w:pPr>
        <w:pStyle w:val="footnote"/>
      </w:pPr>
      <w:r>
        <w:rPr>
          <w:rStyle w:val="FootnoteReference"/>
        </w:rPr>
        <w:footnoteRef/>
      </w:r>
      <w:r>
        <w:t xml:space="preserve"> [JS] Fr. Lazarus has “very great”</w:t>
      </w:r>
    </w:p>
  </w:footnote>
  <w:footnote w:id="569">
    <w:p w14:paraId="4F7FE92C" w14:textId="411FA40A" w:rsidR="006B605B" w:rsidRDefault="006B605B" w:rsidP="00342E73">
      <w:pPr>
        <w:pStyle w:val="footnote"/>
      </w:pPr>
      <w:r>
        <w:rPr>
          <w:rStyle w:val="FootnoteReference"/>
        </w:rPr>
        <w:footnoteRef/>
      </w:r>
      <w:r>
        <w:t xml:space="preserve"> [JS] or “thanksgiving,” or “thankful confession with praise”</w:t>
      </w:r>
    </w:p>
  </w:footnote>
  <w:footnote w:id="570">
    <w:p w14:paraId="169AA0B7" w14:textId="592F3FAF" w:rsidR="006B605B" w:rsidRDefault="006B605B"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1">
    <w:p w14:paraId="6BB1365A" w14:textId="27497F37" w:rsidR="006B605B" w:rsidRDefault="006B605B" w:rsidP="00342E73">
      <w:pPr>
        <w:pStyle w:val="footnote"/>
      </w:pPr>
      <w:r>
        <w:rPr>
          <w:rStyle w:val="FootnoteReference"/>
        </w:rPr>
        <w:footnoteRef/>
      </w:r>
      <w:r>
        <w:t xml:space="preserve"> [JS] or “makes the clouds His chariot”</w:t>
      </w:r>
    </w:p>
  </w:footnote>
  <w:footnote w:id="572">
    <w:p w14:paraId="62DF6E81" w14:textId="51054D24" w:rsidR="006B605B" w:rsidRDefault="006B605B" w:rsidP="00342E73">
      <w:pPr>
        <w:pStyle w:val="footnote"/>
      </w:pPr>
      <w:r>
        <w:rPr>
          <w:rStyle w:val="FootnoteReference"/>
        </w:rPr>
        <w:footnoteRef/>
      </w:r>
      <w:r>
        <w:t xml:space="preserve"> [JS] or “messengers”</w:t>
      </w:r>
    </w:p>
  </w:footnote>
  <w:footnote w:id="573">
    <w:p w14:paraId="168D3C90" w14:textId="7FDCEE0D" w:rsidR="006B605B" w:rsidRDefault="006B605B" w:rsidP="00342E73">
      <w:pPr>
        <w:pStyle w:val="footnote"/>
      </w:pPr>
      <w:r>
        <w:rPr>
          <w:rStyle w:val="FootnoteReference"/>
        </w:rPr>
        <w:footnoteRef/>
      </w:r>
      <w:r>
        <w:t xml:space="preserve"> [JS] Fr. Lazarus has “servants”</w:t>
      </w:r>
    </w:p>
  </w:footnote>
  <w:footnote w:id="574">
    <w:p w14:paraId="45145696" w14:textId="77777777" w:rsidR="006B605B" w:rsidRDefault="006B605B" w:rsidP="00C544D6">
      <w:pPr>
        <w:pStyle w:val="footnote"/>
      </w:pPr>
      <w:r>
        <w:rPr>
          <w:rStyle w:val="FootnoteReference"/>
        </w:rPr>
        <w:footnoteRef/>
      </w:r>
      <w:r>
        <w:t xml:space="preserve"> Heb. 1:7; Ezek. 1:14; 2 Esdras 8:22.</w:t>
      </w:r>
    </w:p>
  </w:footnote>
  <w:footnote w:id="575">
    <w:p w14:paraId="0185F645" w14:textId="47FC8356" w:rsidR="006B605B" w:rsidRDefault="006B605B" w:rsidP="00342E73">
      <w:pPr>
        <w:pStyle w:val="footnote"/>
      </w:pPr>
      <w:r>
        <w:rPr>
          <w:rStyle w:val="FootnoteReference"/>
        </w:rPr>
        <w:footnoteRef/>
      </w:r>
      <w:r>
        <w:t xml:space="preserve"> [JS] Fr. Lazarus has “axis”</w:t>
      </w:r>
    </w:p>
  </w:footnote>
  <w:footnote w:id="576">
    <w:p w14:paraId="62442F76" w14:textId="4CE61300" w:rsidR="006B605B" w:rsidRDefault="006B605B" w:rsidP="00342E73">
      <w:pPr>
        <w:pStyle w:val="footnote"/>
      </w:pPr>
      <w:r>
        <w:rPr>
          <w:rStyle w:val="FootnoteReference"/>
        </w:rPr>
        <w:footnoteRef/>
      </w:r>
      <w:r>
        <w:t xml:space="preserve"> [JS] Fr. Lazarus has “wander”. NETS has “be tilted”</w:t>
      </w:r>
    </w:p>
  </w:footnote>
  <w:footnote w:id="577">
    <w:p w14:paraId="1733D904" w14:textId="3B68C5C6" w:rsidR="006B605B" w:rsidRDefault="006B605B" w:rsidP="006A0F54">
      <w:pPr>
        <w:pStyle w:val="footnote"/>
      </w:pPr>
      <w:r>
        <w:rPr>
          <w:rStyle w:val="FootnoteReference"/>
        </w:rPr>
        <w:footnoteRef/>
      </w:r>
      <w:r>
        <w:t xml:space="preserve"> [JS] literally, “founded”</w:t>
      </w:r>
    </w:p>
  </w:footnote>
  <w:footnote w:id="578">
    <w:p w14:paraId="2075EA79" w14:textId="5E6B474F" w:rsidR="006B605B" w:rsidRDefault="006B605B" w:rsidP="006A0F54">
      <w:pPr>
        <w:pStyle w:val="footnote"/>
      </w:pPr>
      <w:r>
        <w:rPr>
          <w:rStyle w:val="FootnoteReference"/>
        </w:rPr>
        <w:footnoteRef/>
      </w:r>
      <w:r>
        <w:t xml:space="preserve"> [JS] or “takes the lead among them”</w:t>
      </w:r>
    </w:p>
  </w:footnote>
  <w:footnote w:id="579">
    <w:p w14:paraId="28E7BE34" w14:textId="16676F65" w:rsidR="006B605B" w:rsidRDefault="006B605B" w:rsidP="001566BD">
      <w:pPr>
        <w:pStyle w:val="footnote"/>
      </w:pPr>
      <w:r>
        <w:rPr>
          <w:rStyle w:val="FootnoteReference"/>
        </w:rPr>
        <w:footnoteRef/>
      </w:r>
      <w:r>
        <w:t xml:space="preserve"> [JS] or “serpent”</w:t>
      </w:r>
    </w:p>
  </w:footnote>
  <w:footnote w:id="580">
    <w:p w14:paraId="11DE9B53" w14:textId="0A5609C6" w:rsidR="006B605B" w:rsidRDefault="006B605B" w:rsidP="00915FD3">
      <w:pPr>
        <w:pStyle w:val="footnote"/>
      </w:pPr>
      <w:r>
        <w:rPr>
          <w:rStyle w:val="FootnoteReference"/>
        </w:rPr>
        <w:footnoteRef/>
      </w:r>
      <w:r>
        <w:t xml:space="preserve"> [JS] or, “the universe”</w:t>
      </w:r>
    </w:p>
  </w:footnote>
  <w:footnote w:id="581">
    <w:p w14:paraId="74093DC5" w14:textId="1E09F0AA" w:rsidR="006B605B" w:rsidRDefault="006B605B" w:rsidP="00915FD3">
      <w:pPr>
        <w:pStyle w:val="footnote"/>
      </w:pPr>
      <w:r>
        <w:rPr>
          <w:rStyle w:val="FootnoteReference"/>
        </w:rPr>
        <w:footnoteRef/>
      </w:r>
      <w:r>
        <w:t xml:space="preserve"> [JS] or, “breath”</w:t>
      </w:r>
    </w:p>
  </w:footnote>
  <w:footnote w:id="582">
    <w:p w14:paraId="7147B16E" w14:textId="621A8A9E" w:rsidR="006B605B" w:rsidRDefault="006B605B" w:rsidP="001566BD">
      <w:pPr>
        <w:pStyle w:val="footnote"/>
      </w:pPr>
      <w:r>
        <w:rPr>
          <w:rStyle w:val="FootnoteReference"/>
        </w:rPr>
        <w:footnoteRef/>
      </w:r>
      <w:r>
        <w:t xml:space="preserve"> [JS] Fr. Lazarus has, “meditation”</w:t>
      </w:r>
    </w:p>
  </w:footnote>
  <w:footnote w:id="583">
    <w:p w14:paraId="384A849F" w14:textId="641C79E3" w:rsidR="006B605B" w:rsidRDefault="006B605B" w:rsidP="00C544D6">
      <w:pPr>
        <w:pStyle w:val="footnote"/>
      </w:pPr>
      <w:r>
        <w:rPr>
          <w:rStyle w:val="FootnoteReference"/>
        </w:rPr>
        <w:footnoteRef/>
      </w:r>
      <w:r>
        <w:t xml:space="preserve"> Much of Psalm 104 occurs almost verbatim in 1 Chron. 16:8-22 (cf. vv. 7:36).</w:t>
      </w:r>
    </w:p>
  </w:footnote>
  <w:footnote w:id="584">
    <w:p w14:paraId="3905FF41" w14:textId="613F8D2E" w:rsidR="006B605B" w:rsidRDefault="006B605B" w:rsidP="00321F6F">
      <w:pPr>
        <w:pStyle w:val="footnote"/>
      </w:pPr>
      <w:r>
        <w:rPr>
          <w:rStyle w:val="FootnoteReference"/>
        </w:rPr>
        <w:footnoteRef/>
      </w:r>
      <w:r>
        <w:t xml:space="preserve"> [JS] or “give thanks to”. “Thankfully confess with praise”</w:t>
      </w:r>
    </w:p>
  </w:footnote>
  <w:footnote w:id="585">
    <w:p w14:paraId="01463307" w14:textId="64E551BC" w:rsidR="006B605B" w:rsidRDefault="006B605B" w:rsidP="00321F6F">
      <w:pPr>
        <w:pStyle w:val="footnote"/>
      </w:pPr>
      <w:r>
        <w:rPr>
          <w:rStyle w:val="FootnoteReference"/>
        </w:rPr>
        <w:footnoteRef/>
      </w:r>
      <w:r>
        <w:t xml:space="preserve"> [JS] or “make music to”</w:t>
      </w:r>
    </w:p>
  </w:footnote>
  <w:footnote w:id="586">
    <w:p w14:paraId="2B9E23B4" w14:textId="03FD2FE2" w:rsidR="006B605B" w:rsidRDefault="006B605B" w:rsidP="00321F6F">
      <w:pPr>
        <w:pStyle w:val="footnote"/>
      </w:pPr>
      <w:r>
        <w:rPr>
          <w:rStyle w:val="FootnoteReference"/>
        </w:rPr>
        <w:footnoteRef/>
      </w:r>
      <w:r>
        <w:t xml:space="preserve"> [JS] i.e. presence</w:t>
      </w:r>
    </w:p>
  </w:footnote>
  <w:footnote w:id="587">
    <w:p w14:paraId="2E47F8D1" w14:textId="2EDF8F12" w:rsidR="006B605B" w:rsidRDefault="006B605B" w:rsidP="00F60F42">
      <w:pPr>
        <w:pStyle w:val="footnote"/>
      </w:pPr>
      <w:r>
        <w:rPr>
          <w:rStyle w:val="FootnoteReference"/>
        </w:rPr>
        <w:footnoteRef/>
      </w:r>
      <w:r>
        <w:t xml:space="preserve"> [JS] [] From Fr. Athanasius’ translation from the Coptic. See Mesori 28</w:t>
      </w:r>
    </w:p>
  </w:footnote>
  <w:footnote w:id="588">
    <w:p w14:paraId="661C891F" w14:textId="3A70284B" w:rsidR="006B605B" w:rsidRDefault="006B605B" w:rsidP="00321F6F">
      <w:pPr>
        <w:pStyle w:val="footnote"/>
      </w:pPr>
      <w:r>
        <w:rPr>
          <w:rStyle w:val="FootnoteReference"/>
        </w:rPr>
        <w:footnoteRef/>
      </w:r>
      <w:r>
        <w:t xml:space="preserve"> [JS] literally, “seed”</w:t>
      </w:r>
    </w:p>
  </w:footnote>
  <w:footnote w:id="589">
    <w:p w14:paraId="329D8569" w14:textId="5DC45E53" w:rsidR="006B605B" w:rsidRDefault="006B605B" w:rsidP="00321F6F">
      <w:pPr>
        <w:pStyle w:val="footnote"/>
      </w:pPr>
      <w:r>
        <w:rPr>
          <w:rStyle w:val="FootnoteReference"/>
        </w:rPr>
        <w:footnoteRef/>
      </w:r>
      <w:r>
        <w:t xml:space="preserve"> [JS] literally, “He remembered His covenant forever”</w:t>
      </w:r>
    </w:p>
  </w:footnote>
  <w:footnote w:id="590">
    <w:p w14:paraId="6010B733" w14:textId="6B64E095" w:rsidR="006B605B" w:rsidRDefault="006B605B" w:rsidP="00321F6F">
      <w:pPr>
        <w:pStyle w:val="footnote"/>
      </w:pPr>
      <w:r>
        <w:rPr>
          <w:rStyle w:val="FootnoteReference"/>
        </w:rPr>
        <w:footnoteRef/>
      </w:r>
      <w:r>
        <w:t xml:space="preserve"> [JS] i.e. the covenant</w:t>
      </w:r>
    </w:p>
  </w:footnote>
  <w:footnote w:id="591">
    <w:p w14:paraId="301BA381" w14:textId="3C68C9E1" w:rsidR="006B605B" w:rsidRDefault="006B605B" w:rsidP="00280E2D">
      <w:pPr>
        <w:pStyle w:val="footnote"/>
      </w:pPr>
      <w:r>
        <w:rPr>
          <w:rStyle w:val="FootnoteReference"/>
        </w:rPr>
        <w:footnoteRef/>
      </w:r>
      <w:r>
        <w:t xml:space="preserve"> [JS] or foreigners, resident aliens.</w:t>
      </w:r>
    </w:p>
  </w:footnote>
  <w:footnote w:id="592">
    <w:p w14:paraId="1DCE9038" w14:textId="77777777" w:rsidR="006B605B" w:rsidRDefault="006B605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93">
    <w:p w14:paraId="187F80A0" w14:textId="77777777" w:rsidR="006B605B" w:rsidRDefault="006B605B" w:rsidP="00C544D6">
      <w:pPr>
        <w:pStyle w:val="footnote"/>
      </w:pPr>
      <w:r>
        <w:rPr>
          <w:rStyle w:val="FootnoteReference"/>
        </w:rPr>
        <w:footnoteRef/>
      </w:r>
      <w:r>
        <w:t xml:space="preserve"> caterpillars: larva of the locust.</w:t>
      </w:r>
    </w:p>
  </w:footnote>
  <w:footnote w:id="594">
    <w:p w14:paraId="6E762A27" w14:textId="77777777" w:rsidR="006B605B" w:rsidRDefault="006B605B" w:rsidP="00C544D6">
      <w:pPr>
        <w:pStyle w:val="footnote"/>
      </w:pPr>
      <w:r>
        <w:rPr>
          <w:rStyle w:val="FootnoteReference"/>
        </w:rPr>
        <w:footnoteRef/>
      </w:r>
      <w:r>
        <w:t xml:space="preserve"> Ex. 16:12-15; Jn. 6:31-35.</w:t>
      </w:r>
    </w:p>
  </w:footnote>
  <w:footnote w:id="595">
    <w:p w14:paraId="49AE41C2" w14:textId="50246779" w:rsidR="006B605B" w:rsidRDefault="006B605B" w:rsidP="00E46516">
      <w:pPr>
        <w:pStyle w:val="footnote"/>
      </w:pPr>
      <w:r>
        <w:rPr>
          <w:rStyle w:val="FootnoteReference"/>
        </w:rPr>
        <w:footnoteRef/>
      </w:r>
      <w:r>
        <w:t xml:space="preserve"> [JS] or “promise”</w:t>
      </w:r>
    </w:p>
  </w:footnote>
  <w:footnote w:id="596">
    <w:p w14:paraId="463C0491" w14:textId="77777777" w:rsidR="006B605B" w:rsidRDefault="006B605B" w:rsidP="00C544D6">
      <w:pPr>
        <w:pStyle w:val="footnote"/>
      </w:pPr>
      <w:r>
        <w:rPr>
          <w:rStyle w:val="FootnoteReference"/>
        </w:rPr>
        <w:footnoteRef/>
      </w:r>
      <w:r>
        <w:t xml:space="preserve"> Gen. 15:14.</w:t>
      </w:r>
    </w:p>
  </w:footnote>
  <w:footnote w:id="597">
    <w:p w14:paraId="078805D2" w14:textId="5FA9820B" w:rsidR="006B605B" w:rsidRDefault="006B605B"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8">
    <w:p w14:paraId="6557E8C2" w14:textId="00E953DA" w:rsidR="006B605B" w:rsidRDefault="006B605B" w:rsidP="00854B91">
      <w:pPr>
        <w:pStyle w:val="footnote"/>
      </w:pPr>
      <w:r>
        <w:rPr>
          <w:rStyle w:val="FootnoteReference"/>
        </w:rPr>
        <w:footnoteRef/>
      </w:r>
      <w:r>
        <w:t xml:space="preserve"> [JS] or “give thanks to”. “Thankfully confess with praise”</w:t>
      </w:r>
    </w:p>
  </w:footnote>
  <w:footnote w:id="599">
    <w:p w14:paraId="08540649" w14:textId="77777777" w:rsidR="006B605B" w:rsidRDefault="006B605B" w:rsidP="00C544D6">
      <w:pPr>
        <w:pStyle w:val="footnote"/>
      </w:pPr>
      <w:r>
        <w:rPr>
          <w:rStyle w:val="FootnoteReference"/>
        </w:rPr>
        <w:footnoteRef/>
      </w:r>
      <w:r>
        <w:t xml:space="preserve"> mercy: </w:t>
      </w:r>
      <w:r w:rsidRPr="00B246C1">
        <w:rPr>
          <w:i/>
        </w:rPr>
        <w:t>or</w:t>
      </w:r>
      <w:r>
        <w:t xml:space="preserve"> love.</w:t>
      </w:r>
    </w:p>
  </w:footnote>
  <w:footnote w:id="600">
    <w:p w14:paraId="471071BF" w14:textId="61D7EC3C" w:rsidR="006B605B" w:rsidRDefault="006B605B" w:rsidP="00854B91">
      <w:pPr>
        <w:pStyle w:val="footnote"/>
      </w:pPr>
      <w:r>
        <w:rPr>
          <w:rStyle w:val="FootnoteReference"/>
        </w:rPr>
        <w:footnoteRef/>
      </w:r>
      <w:r>
        <w:t xml:space="preserve"> [JS] or “observe justice”</w:t>
      </w:r>
    </w:p>
  </w:footnote>
  <w:footnote w:id="601">
    <w:p w14:paraId="03E9E4DD" w14:textId="395B2D3C" w:rsidR="006B605B" w:rsidRDefault="006B605B" w:rsidP="00854B91">
      <w:pPr>
        <w:pStyle w:val="footnote"/>
      </w:pPr>
      <w:r>
        <w:rPr>
          <w:rStyle w:val="FootnoteReference"/>
        </w:rPr>
        <w:footnoteRef/>
      </w:r>
      <w:r>
        <w:t xml:space="preserve"> [JS] literally, “do”</w:t>
      </w:r>
    </w:p>
  </w:footnote>
  <w:footnote w:id="602">
    <w:p w14:paraId="5B7ACE2B" w14:textId="78E5BEF3" w:rsidR="006B605B" w:rsidRDefault="006B605B" w:rsidP="00854B91">
      <w:pPr>
        <w:pStyle w:val="footnote"/>
      </w:pPr>
      <w:r>
        <w:rPr>
          <w:rStyle w:val="FootnoteReference"/>
        </w:rPr>
        <w:footnoteRef/>
      </w:r>
      <w:r>
        <w:t xml:space="preserve"> [JS] or “because of the good will of Your people”</w:t>
      </w:r>
    </w:p>
  </w:footnote>
  <w:footnote w:id="603">
    <w:p w14:paraId="1A81CC74" w14:textId="6EC9F596" w:rsidR="006B605B" w:rsidRDefault="006B605B" w:rsidP="00C544D6">
      <w:pPr>
        <w:pStyle w:val="footnote"/>
      </w:pPr>
      <w:r>
        <w:rPr>
          <w:rStyle w:val="FootnoteReference"/>
        </w:rPr>
        <w:footnoteRef/>
      </w:r>
      <w:r>
        <w:t xml:space="preserve"> Cf. Mark 8:17-21; Matthew 16:9-12.</w:t>
      </w:r>
    </w:p>
  </w:footnote>
  <w:footnote w:id="604">
    <w:p w14:paraId="6D8403EE" w14:textId="7911CBB2" w:rsidR="006B605B" w:rsidRDefault="006B605B" w:rsidP="00FF4329">
      <w:pPr>
        <w:pStyle w:val="footnote"/>
      </w:pPr>
      <w:r>
        <w:rPr>
          <w:rStyle w:val="FootnoteReference"/>
        </w:rPr>
        <w:footnoteRef/>
      </w:r>
      <w:r>
        <w:t xml:space="preserve"> [JS] Fr. Lazarus has “will”</w:t>
      </w:r>
    </w:p>
  </w:footnote>
  <w:footnote w:id="605">
    <w:p w14:paraId="008D3EE2" w14:textId="77777777" w:rsidR="006B605B" w:rsidRDefault="006B605B" w:rsidP="00C544D6">
      <w:pPr>
        <w:pStyle w:val="footnote"/>
      </w:pPr>
      <w:r>
        <w:rPr>
          <w:rStyle w:val="FootnoteReference"/>
        </w:rPr>
        <w:footnoteRef/>
      </w:r>
      <w:r>
        <w:t xml:space="preserve"> Num. 11:34.</w:t>
      </w:r>
    </w:p>
  </w:footnote>
  <w:footnote w:id="606">
    <w:p w14:paraId="45B2152E" w14:textId="77777777" w:rsidR="006B605B" w:rsidRDefault="006B605B" w:rsidP="00C544D6">
      <w:pPr>
        <w:pStyle w:val="footnote"/>
      </w:pPr>
      <w:r>
        <w:rPr>
          <w:rStyle w:val="FootnoteReference"/>
        </w:rPr>
        <w:footnoteRef/>
      </w:r>
      <w:r>
        <w:t xml:space="preserve"> Num. 16:32.</w:t>
      </w:r>
    </w:p>
  </w:footnote>
  <w:footnote w:id="607">
    <w:p w14:paraId="4E447E07" w14:textId="714805BD" w:rsidR="006B605B" w:rsidRDefault="006B605B" w:rsidP="00FF4329">
      <w:pPr>
        <w:pStyle w:val="footnote"/>
      </w:pPr>
      <w:r>
        <w:rPr>
          <w:rStyle w:val="FootnoteReference"/>
        </w:rPr>
        <w:footnoteRef/>
      </w:r>
      <w:r>
        <w:t xml:space="preserve"> [JS] “did obeisance”. “bowed down to”.</w:t>
      </w:r>
    </w:p>
  </w:footnote>
  <w:footnote w:id="608">
    <w:p w14:paraId="74DDF551" w14:textId="7993EDFC" w:rsidR="006B605B" w:rsidRDefault="006B605B" w:rsidP="00FF4329">
      <w:pPr>
        <w:pStyle w:val="footnote"/>
      </w:pPr>
      <w:r>
        <w:rPr>
          <w:rStyle w:val="FootnoteReference"/>
        </w:rPr>
        <w:footnoteRef/>
      </w:r>
      <w:r>
        <w:t xml:space="preserve"> [JS] or fearful, terrible.</w:t>
      </w:r>
    </w:p>
  </w:footnote>
  <w:footnote w:id="609">
    <w:p w14:paraId="5BE35E93" w14:textId="77777777" w:rsidR="006B605B" w:rsidRDefault="006B605B" w:rsidP="00C544D6">
      <w:pPr>
        <w:pStyle w:val="footnote"/>
      </w:pPr>
      <w:r>
        <w:rPr>
          <w:rStyle w:val="FootnoteReference"/>
        </w:rPr>
        <w:footnoteRef/>
      </w:r>
      <w:r>
        <w:t xml:space="preserve"> children: </w:t>
      </w:r>
      <w:r w:rsidRPr="00B246C1">
        <w:rPr>
          <w:i/>
        </w:rPr>
        <w:t>lit</w:t>
      </w:r>
      <w:r>
        <w:t>. seed.</w:t>
      </w:r>
    </w:p>
  </w:footnote>
  <w:footnote w:id="610">
    <w:p w14:paraId="2898F4BB" w14:textId="7CD287CA" w:rsidR="006B605B" w:rsidRDefault="006B605B" w:rsidP="00335B68">
      <w:pPr>
        <w:pStyle w:val="footnote"/>
      </w:pPr>
      <w:r>
        <w:rPr>
          <w:rStyle w:val="FootnoteReference"/>
        </w:rPr>
        <w:footnoteRef/>
      </w:r>
      <w:r>
        <w:t xml:space="preserve"> [JS] or, “destruction”</w:t>
      </w:r>
    </w:p>
  </w:footnote>
  <w:footnote w:id="611">
    <w:p w14:paraId="6145EAB5" w14:textId="4C75086F" w:rsidR="006B605B" w:rsidRDefault="006B605B" w:rsidP="00335B68">
      <w:pPr>
        <w:pStyle w:val="footnote"/>
      </w:pPr>
      <w:r>
        <w:rPr>
          <w:rStyle w:val="FootnoteReference"/>
        </w:rPr>
        <w:footnoteRef/>
      </w:r>
      <w:r>
        <w:t xml:space="preserve"> [JS] or “the breach abated”</w:t>
      </w:r>
    </w:p>
  </w:footnote>
  <w:footnote w:id="612">
    <w:p w14:paraId="7BC84269" w14:textId="5FF802CF" w:rsidR="006B605B" w:rsidRDefault="006B605B" w:rsidP="00335B68">
      <w:pPr>
        <w:pStyle w:val="footnote"/>
      </w:pPr>
      <w:r>
        <w:rPr>
          <w:rStyle w:val="FootnoteReference"/>
        </w:rPr>
        <w:footnoteRef/>
      </w:r>
      <w:r>
        <w:t xml:space="preserve"> [JS] or “reckoned”</w:t>
      </w:r>
    </w:p>
  </w:footnote>
  <w:footnote w:id="613">
    <w:p w14:paraId="7C896B79" w14:textId="22421F6C" w:rsidR="006B605B" w:rsidRDefault="006B605B" w:rsidP="00335B68">
      <w:pPr>
        <w:pStyle w:val="footnote"/>
      </w:pPr>
      <w:r>
        <w:rPr>
          <w:rStyle w:val="FootnoteReference"/>
        </w:rPr>
        <w:footnoteRef/>
      </w:r>
      <w:r>
        <w:t xml:space="preserve"> [JS] literally “mingled” and “works”</w:t>
      </w:r>
    </w:p>
  </w:footnote>
  <w:footnote w:id="614">
    <w:p w14:paraId="642B0591" w14:textId="225C9085" w:rsidR="006B605B" w:rsidRDefault="006B605B" w:rsidP="00F208ED">
      <w:pPr>
        <w:pStyle w:val="footnote"/>
      </w:pPr>
      <w:r>
        <w:rPr>
          <w:rStyle w:val="FootnoteReference"/>
        </w:rPr>
        <w:footnoteRef/>
      </w:r>
      <w:r>
        <w:t xml:space="preserve"> [JS] or “give thanks to”, “thankfully confess with praise”</w:t>
      </w:r>
    </w:p>
  </w:footnote>
  <w:footnote w:id="615">
    <w:p w14:paraId="1D020CD0" w14:textId="190B32B1" w:rsidR="006B605B" w:rsidRDefault="006B605B" w:rsidP="00A87777">
      <w:pPr>
        <w:pStyle w:val="footnote"/>
      </w:pPr>
      <w:r>
        <w:rPr>
          <w:rStyle w:val="FootnoteReference"/>
        </w:rPr>
        <w:footnoteRef/>
      </w:r>
      <w:r>
        <w:t xml:space="preserve"> [JS] or “age to age”</w:t>
      </w:r>
    </w:p>
  </w:footnote>
  <w:footnote w:id="616">
    <w:p w14:paraId="0B2ABDB6" w14:textId="66F5B000" w:rsidR="006B605B" w:rsidRDefault="006B605B" w:rsidP="00F208ED">
      <w:pPr>
        <w:pStyle w:val="footnote"/>
      </w:pPr>
      <w:r>
        <w:rPr>
          <w:rStyle w:val="FootnoteReference"/>
        </w:rPr>
        <w:footnoteRef/>
      </w:r>
      <w:r>
        <w:t xml:space="preserve"> [JS] or “May it be! May it be” or “So be it! So be it!”</w:t>
      </w:r>
    </w:p>
  </w:footnote>
  <w:footnote w:id="617">
    <w:p w14:paraId="04C140F9" w14:textId="166D1F53" w:rsidR="006B605B" w:rsidRDefault="006B605B" w:rsidP="005843FD">
      <w:pPr>
        <w:pStyle w:val="footnote"/>
      </w:pPr>
      <w:r>
        <w:rPr>
          <w:rStyle w:val="FootnoteReference"/>
        </w:rPr>
        <w:footnoteRef/>
      </w:r>
      <w:r>
        <w:t xml:space="preserve"> [JS] or “give thanks to”, “thankfully confess with praise”</w:t>
      </w:r>
    </w:p>
  </w:footnote>
  <w:footnote w:id="618">
    <w:p w14:paraId="338DEC03" w14:textId="41CA3C59" w:rsidR="006B605B" w:rsidRDefault="006B605B" w:rsidP="005843FD">
      <w:pPr>
        <w:pStyle w:val="footnote"/>
      </w:pPr>
      <w:r>
        <w:rPr>
          <w:rStyle w:val="FootnoteReference"/>
        </w:rPr>
        <w:footnoteRef/>
      </w:r>
      <w:r>
        <w:t xml:space="preserve"> [JS] NETS and Fr. Lazarus have “sea” in place of “south”</w:t>
      </w:r>
    </w:p>
  </w:footnote>
  <w:footnote w:id="619">
    <w:p w14:paraId="6197905E" w14:textId="37F1FE6C" w:rsidR="006B605B" w:rsidRDefault="006B605B" w:rsidP="005843FD">
      <w:pPr>
        <w:pStyle w:val="footnote"/>
      </w:pPr>
      <w:r>
        <w:rPr>
          <w:rStyle w:val="FootnoteReference"/>
        </w:rPr>
        <w:footnoteRef/>
      </w:r>
      <w:r>
        <w:t xml:space="preserve"> [JS] or “praise and thank”, “thankfully confess with praise”</w:t>
      </w:r>
    </w:p>
  </w:footnote>
  <w:footnote w:id="620">
    <w:p w14:paraId="2927C9DC" w14:textId="30BA0C90" w:rsidR="006B605B" w:rsidRDefault="006B605B" w:rsidP="008B5FD0">
      <w:pPr>
        <w:pStyle w:val="footnote"/>
      </w:pPr>
      <w:r>
        <w:rPr>
          <w:rStyle w:val="FootnoteReference"/>
        </w:rPr>
        <w:footnoteRef/>
      </w:r>
      <w:r>
        <w:t xml:space="preserve"> [JS] or “praise and thank”, “thankfully confess with praise.”</w:t>
      </w:r>
    </w:p>
  </w:footnote>
  <w:footnote w:id="621">
    <w:p w14:paraId="6B4B3E8B" w14:textId="1A47DD82" w:rsidR="006B605B" w:rsidRDefault="006B605B" w:rsidP="005D0282">
      <w:pPr>
        <w:pStyle w:val="footnote"/>
      </w:pPr>
      <w:r>
        <w:rPr>
          <w:rStyle w:val="FootnoteReference"/>
        </w:rPr>
        <w:footnoteRef/>
      </w:r>
      <w:r>
        <w:t xml:space="preserve"> [JS] or “He helped them out of the way of their iniquity”</w:t>
      </w:r>
    </w:p>
  </w:footnote>
  <w:footnote w:id="622">
    <w:p w14:paraId="3CB0230A" w14:textId="77777777" w:rsidR="006B605B" w:rsidRDefault="006B605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23">
    <w:p w14:paraId="4C3C4DC6" w14:textId="4D9A8A9A" w:rsidR="006B605B" w:rsidRDefault="006B605B" w:rsidP="008B5FD0">
      <w:pPr>
        <w:pStyle w:val="footnote"/>
      </w:pPr>
      <w:r>
        <w:rPr>
          <w:rStyle w:val="FootnoteReference"/>
        </w:rPr>
        <w:footnoteRef/>
      </w:r>
      <w:r>
        <w:t xml:space="preserve"> [JS] or “praise and thank”, “thankfully confess with praise”</w:t>
      </w:r>
    </w:p>
  </w:footnote>
  <w:footnote w:id="624">
    <w:p w14:paraId="678ED315" w14:textId="00F5D3AB" w:rsidR="006B605B" w:rsidRDefault="006B605B" w:rsidP="0048178C">
      <w:pPr>
        <w:pStyle w:val="footnote"/>
      </w:pPr>
      <w:r>
        <w:rPr>
          <w:rStyle w:val="FootnoteReference"/>
        </w:rPr>
        <w:footnoteRef/>
      </w:r>
      <w:r>
        <w:t xml:space="preserve"> [JS] Fr. Lazarus has “all their skill was scuttled.”</w:t>
      </w:r>
    </w:p>
  </w:footnote>
  <w:footnote w:id="625">
    <w:p w14:paraId="34CCA381" w14:textId="4D43FBED" w:rsidR="006B605B" w:rsidRDefault="006B605B" w:rsidP="0048178C">
      <w:pPr>
        <w:pStyle w:val="footnote"/>
      </w:pPr>
      <w:r>
        <w:rPr>
          <w:rStyle w:val="FootnoteReference"/>
        </w:rPr>
        <w:footnoteRef/>
      </w:r>
      <w:r>
        <w:t xml:space="preserve"> [JS] or “praise and thank”, “thankfully confess with praise”</w:t>
      </w:r>
    </w:p>
  </w:footnote>
  <w:footnote w:id="626">
    <w:p w14:paraId="4C3D1737" w14:textId="77777777" w:rsidR="006B605B" w:rsidRDefault="006B605B" w:rsidP="00C544D6">
      <w:pPr>
        <w:pStyle w:val="footnote"/>
      </w:pPr>
      <w:r>
        <w:rPr>
          <w:rStyle w:val="FootnoteReference"/>
        </w:rPr>
        <w:footnoteRef/>
      </w:r>
      <w:r>
        <w:t xml:space="preserve"> ‘mercies of the Lord’: </w:t>
      </w:r>
      <w:r w:rsidRPr="00B246C1">
        <w:rPr>
          <w:i/>
        </w:rPr>
        <w:t>or</w:t>
      </w:r>
      <w:r>
        <w:t>, the Lord’s love.</w:t>
      </w:r>
    </w:p>
  </w:footnote>
  <w:footnote w:id="627">
    <w:p w14:paraId="0ED7A10C" w14:textId="45E3CDC2" w:rsidR="006B605B" w:rsidRDefault="006B605B" w:rsidP="00F56D7A">
      <w:pPr>
        <w:pStyle w:val="footnote"/>
      </w:pPr>
      <w:r>
        <w:rPr>
          <w:rStyle w:val="FootnoteReference"/>
        </w:rPr>
        <w:footnoteRef/>
      </w:r>
      <w:r>
        <w:t xml:space="preserve"> [JS] NETS has, “make music”, OSB, “give praise”</w:t>
      </w:r>
    </w:p>
  </w:footnote>
  <w:footnote w:id="628">
    <w:p w14:paraId="004CF885" w14:textId="714969FE" w:rsidR="006B605B" w:rsidRDefault="006B605B" w:rsidP="00F56D7A">
      <w:pPr>
        <w:pStyle w:val="footnote"/>
      </w:pPr>
      <w:r>
        <w:rPr>
          <w:rStyle w:val="FootnoteReference"/>
        </w:rPr>
        <w:footnoteRef/>
      </w:r>
      <w:r>
        <w:t xml:space="preserve"> [JS] “thankfully confess You with praise”</w:t>
      </w:r>
    </w:p>
  </w:footnote>
  <w:footnote w:id="629">
    <w:p w14:paraId="5EB077FD" w14:textId="77777777" w:rsidR="006B605B" w:rsidRDefault="006B605B"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0">
    <w:p w14:paraId="56236551" w14:textId="3FD3F8AE" w:rsidR="006B605B" w:rsidRDefault="006B605B" w:rsidP="00F56D7A">
      <w:pPr>
        <w:pStyle w:val="footnote"/>
      </w:pPr>
      <w:r>
        <w:rPr>
          <w:rStyle w:val="FootnoteReference"/>
        </w:rPr>
        <w:footnoteRef/>
      </w:r>
      <w:r>
        <w:t xml:space="preserve"> [JS] “holy place.”</w:t>
      </w:r>
    </w:p>
  </w:footnote>
  <w:footnote w:id="631">
    <w:p w14:paraId="32F80B0A" w14:textId="77777777" w:rsidR="006B605B" w:rsidRDefault="006B605B" w:rsidP="00C544D6">
      <w:pPr>
        <w:pStyle w:val="footnote"/>
      </w:pPr>
      <w:r>
        <w:rPr>
          <w:rStyle w:val="FootnoteReference"/>
        </w:rPr>
        <w:footnoteRef/>
      </w:r>
      <w:r>
        <w:t xml:space="preserve"> See Psalm 59:10 and footnote.</w:t>
      </w:r>
    </w:p>
  </w:footnote>
  <w:footnote w:id="632">
    <w:p w14:paraId="70CC4836" w14:textId="77777777" w:rsidR="006B605B" w:rsidRDefault="006B605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33">
    <w:p w14:paraId="38EEC6DA" w14:textId="0ACCF4C3" w:rsidR="006B605B" w:rsidRDefault="006B605B" w:rsidP="00814FC4">
      <w:pPr>
        <w:pStyle w:val="footnote"/>
      </w:pPr>
      <w:r>
        <w:rPr>
          <w:rStyle w:val="FootnoteReference"/>
        </w:rPr>
        <w:footnoteRef/>
      </w:r>
      <w:r>
        <w:t xml:space="preserve"> [JS] or “lawlessness”</w:t>
      </w:r>
    </w:p>
  </w:footnote>
  <w:footnote w:id="634">
    <w:p w14:paraId="67FB27B1" w14:textId="3F7103C4" w:rsidR="006B605B" w:rsidRDefault="006B605B" w:rsidP="00C544D6">
      <w:pPr>
        <w:pStyle w:val="footnote"/>
      </w:pPr>
      <w:r>
        <w:rPr>
          <w:rStyle w:val="FootnoteReference"/>
        </w:rPr>
        <w:footnoteRef/>
      </w:r>
      <w:r>
        <w:t xml:space="preserve"> Cf. Num. 5:22.</w:t>
      </w:r>
    </w:p>
  </w:footnote>
  <w:footnote w:id="635">
    <w:p w14:paraId="292E96AE" w14:textId="77777777" w:rsidR="006B605B" w:rsidRDefault="006B605B" w:rsidP="00C544D6">
      <w:pPr>
        <w:pStyle w:val="footnote"/>
      </w:pPr>
      <w:r>
        <w:rPr>
          <w:rStyle w:val="FootnoteReference"/>
        </w:rPr>
        <w:footnoteRef/>
      </w:r>
      <w:r>
        <w:t xml:space="preserve"> Mt. 27:39.</w:t>
      </w:r>
    </w:p>
  </w:footnote>
  <w:footnote w:id="636">
    <w:p w14:paraId="151268C5" w14:textId="656FFD88" w:rsidR="006B605B" w:rsidRDefault="006B605B" w:rsidP="003A31BD">
      <w:pPr>
        <w:pStyle w:val="footnote"/>
      </w:pPr>
      <w:r>
        <w:rPr>
          <w:rStyle w:val="FootnoteReference"/>
        </w:rPr>
        <w:footnoteRef/>
      </w:r>
      <w:r>
        <w:t xml:space="preserve"> [JS] or “give thanks to”. “thankfully confess with praise”</w:t>
      </w:r>
    </w:p>
  </w:footnote>
  <w:footnote w:id="637">
    <w:p w14:paraId="7B5761D5" w14:textId="1159D032" w:rsidR="006B605B" w:rsidRDefault="006B605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8">
    <w:p w14:paraId="6251134D" w14:textId="77777777" w:rsidR="006B605B" w:rsidRDefault="006B605B"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9">
    <w:p w14:paraId="09E5E6C1" w14:textId="13B68B37" w:rsidR="006B605B" w:rsidRDefault="006B605B" w:rsidP="00AB05E1">
      <w:pPr>
        <w:pStyle w:val="footnote"/>
      </w:pPr>
      <w:r>
        <w:rPr>
          <w:rStyle w:val="FootnoteReference"/>
        </w:rPr>
        <w:footnoteRef/>
      </w:r>
      <w:r>
        <w:t xml:space="preserve"> [JS] “with You is the dominion/rule in the day of Your power”</w:t>
      </w:r>
    </w:p>
  </w:footnote>
  <w:footnote w:id="640">
    <w:p w14:paraId="5B5E529A" w14:textId="5149157C" w:rsidR="006B605B" w:rsidRDefault="006B605B" w:rsidP="00C544D6">
      <w:pPr>
        <w:pStyle w:val="footnote"/>
      </w:pPr>
      <w:r>
        <w:rPr>
          <w:rStyle w:val="FootnoteReference"/>
        </w:rPr>
        <w:footnoteRef/>
      </w:r>
      <w:r>
        <w:t xml:space="preserve"> Cf. 1 Cor. 15:41-43.</w:t>
      </w:r>
    </w:p>
  </w:footnote>
  <w:footnote w:id="641">
    <w:p w14:paraId="58BF3DF2" w14:textId="33BF2504" w:rsidR="006B605B" w:rsidRDefault="006B605B" w:rsidP="00AB05E1">
      <w:pPr>
        <w:pStyle w:val="footnote"/>
      </w:pPr>
      <w:r>
        <w:rPr>
          <w:rStyle w:val="FootnoteReference"/>
        </w:rPr>
        <w:footnoteRef/>
      </w:r>
      <w:r>
        <w:t xml:space="preserve"> [JS] literally “morning star”</w:t>
      </w:r>
    </w:p>
  </w:footnote>
  <w:footnote w:id="642">
    <w:p w14:paraId="4C93D1C9" w14:textId="77777777" w:rsidR="006B605B" w:rsidRDefault="006B605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43">
    <w:p w14:paraId="1E1E10F2" w14:textId="52211208" w:rsidR="006B605B" w:rsidRDefault="006B605B" w:rsidP="00AB05E1">
      <w:pPr>
        <w:pStyle w:val="footnote"/>
      </w:pPr>
      <w:r>
        <w:rPr>
          <w:rStyle w:val="FootnoteReference"/>
        </w:rPr>
        <w:footnoteRef/>
      </w:r>
      <w:r>
        <w:t xml:space="preserve"> [JS] Fr. Lazarus renders “repent” as “change His mind”</w:t>
      </w:r>
    </w:p>
  </w:footnote>
  <w:footnote w:id="644">
    <w:p w14:paraId="5DE3DED0" w14:textId="77777777" w:rsidR="006B605B" w:rsidRDefault="006B605B" w:rsidP="00C544D6">
      <w:pPr>
        <w:pStyle w:val="footnote"/>
      </w:pPr>
      <w:r>
        <w:rPr>
          <w:rStyle w:val="FootnoteReference"/>
        </w:rPr>
        <w:footnoteRef/>
      </w:r>
      <w:r>
        <w:t xml:space="preserve"> Heb. 7:21.</w:t>
      </w:r>
    </w:p>
  </w:footnote>
  <w:footnote w:id="645">
    <w:p w14:paraId="09E7C6C1" w14:textId="5A2E3633" w:rsidR="006B605B" w:rsidRDefault="006B605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6">
    <w:p w14:paraId="5F67B7A9" w14:textId="253D54A9" w:rsidR="006B605B" w:rsidRDefault="006B605B" w:rsidP="003C200D">
      <w:pPr>
        <w:pStyle w:val="footnote"/>
      </w:pPr>
      <w:r>
        <w:rPr>
          <w:rStyle w:val="FootnoteReference"/>
        </w:rPr>
        <w:footnoteRef/>
      </w:r>
      <w:r>
        <w:t xml:space="preserve"> [JS] or “give thanks,” or “thankfully confess with praise”</w:t>
      </w:r>
    </w:p>
  </w:footnote>
  <w:footnote w:id="647">
    <w:p w14:paraId="71D97FF3" w14:textId="5ADB40B3" w:rsidR="006B605B" w:rsidRDefault="006B605B" w:rsidP="00680987">
      <w:pPr>
        <w:pStyle w:val="footnote"/>
      </w:pPr>
      <w:r>
        <w:rPr>
          <w:rStyle w:val="FootnoteReference"/>
        </w:rPr>
        <w:footnoteRef/>
      </w:r>
      <w:r>
        <w:t xml:space="preserve"> [JS] or “assembly”</w:t>
      </w:r>
    </w:p>
  </w:footnote>
  <w:footnote w:id="648">
    <w:p w14:paraId="794D19AF" w14:textId="3FB23375" w:rsidR="006B605B" w:rsidRDefault="006B605B" w:rsidP="00680987">
      <w:pPr>
        <w:pStyle w:val="footnote"/>
      </w:pPr>
      <w:r>
        <w:rPr>
          <w:rStyle w:val="FootnoteReference"/>
        </w:rPr>
        <w:footnoteRef/>
      </w:r>
      <w:r>
        <w:t xml:space="preserve"> [JS] or “sought out in all things according to His will.”</w:t>
      </w:r>
    </w:p>
  </w:footnote>
  <w:footnote w:id="649">
    <w:p w14:paraId="20B5E251" w14:textId="0958B144" w:rsidR="006B605B" w:rsidRDefault="006B605B" w:rsidP="003C200D">
      <w:pPr>
        <w:pStyle w:val="footnote"/>
      </w:pPr>
      <w:r>
        <w:rPr>
          <w:rStyle w:val="FootnoteReference"/>
        </w:rPr>
        <w:footnoteRef/>
      </w:r>
      <w:r>
        <w:t xml:space="preserve"> [JS] or “thanksgiving,” or “thankful confession with praise”</w:t>
      </w:r>
    </w:p>
  </w:footnote>
  <w:footnote w:id="650">
    <w:p w14:paraId="1BC090E3" w14:textId="77777777" w:rsidR="006B605B" w:rsidRDefault="006B605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1">
    <w:p w14:paraId="458325D6" w14:textId="77777777" w:rsidR="006B605B" w:rsidRDefault="006B605B" w:rsidP="00C544D6">
      <w:pPr>
        <w:pStyle w:val="footnote"/>
      </w:pPr>
      <w:r>
        <w:rPr>
          <w:rStyle w:val="FootnoteReference"/>
        </w:rPr>
        <w:footnoteRef/>
      </w:r>
      <w:r>
        <w:t xml:space="preserve"> Gen. 6:18; 9:9f; 15; 17; Ex. 19:5; Mk. 14:24; Lk. 22:20,29,30.</w:t>
      </w:r>
    </w:p>
  </w:footnote>
  <w:footnote w:id="652">
    <w:p w14:paraId="37902716" w14:textId="6DF49123" w:rsidR="006B605B" w:rsidRDefault="006B605B" w:rsidP="001F0BA8">
      <w:pPr>
        <w:pStyle w:val="footnote"/>
      </w:pPr>
      <w:r>
        <w:rPr>
          <w:rStyle w:val="FootnoteReference"/>
        </w:rPr>
        <w:footnoteRef/>
      </w:r>
      <w:r>
        <w:t xml:space="preserve"> [JS] or “awesome”, “terrible”</w:t>
      </w:r>
    </w:p>
  </w:footnote>
  <w:footnote w:id="653">
    <w:p w14:paraId="534F669F" w14:textId="77777777" w:rsidR="006B605B" w:rsidRDefault="006B605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4">
    <w:p w14:paraId="2820C079" w14:textId="019C661F" w:rsidR="006B605B" w:rsidRDefault="006B605B" w:rsidP="00C544D6">
      <w:pPr>
        <w:pStyle w:val="footnote"/>
      </w:pPr>
      <w:r>
        <w:rPr>
          <w:rStyle w:val="FootnoteReference"/>
        </w:rPr>
        <w:footnoteRef/>
      </w:r>
      <w:r>
        <w:t xml:space="preserve"> To cultivate this fear is to practice living in the presence of God, which is the height of wisdom and understanding.</w:t>
      </w:r>
    </w:p>
  </w:footnote>
  <w:footnote w:id="655">
    <w:p w14:paraId="4EC2A81B" w14:textId="24C25CFD" w:rsidR="006B605B" w:rsidRDefault="006B605B" w:rsidP="009717D4">
      <w:pPr>
        <w:pStyle w:val="footnote"/>
      </w:pPr>
      <w:r>
        <w:rPr>
          <w:rStyle w:val="FootnoteReference"/>
        </w:rPr>
        <w:footnoteRef/>
      </w:r>
      <w:r>
        <w:t xml:space="preserve"> [JS] or “endures forever and ever”</w:t>
      </w:r>
    </w:p>
  </w:footnote>
  <w:footnote w:id="656">
    <w:p w14:paraId="6ED31546" w14:textId="32850D5D" w:rsidR="006B605B" w:rsidRDefault="006B605B" w:rsidP="00081087">
      <w:pPr>
        <w:pStyle w:val="footnote"/>
      </w:pPr>
      <w:r>
        <w:rPr>
          <w:rStyle w:val="FootnoteReference"/>
        </w:rPr>
        <w:footnoteRef/>
      </w:r>
      <w:r>
        <w:t xml:space="preserve"> [JS] or “dawned”</w:t>
      </w:r>
    </w:p>
  </w:footnote>
  <w:footnote w:id="657">
    <w:p w14:paraId="56F05B01" w14:textId="70E648CE" w:rsidR="006B605B" w:rsidRDefault="006B605B" w:rsidP="00081087">
      <w:pPr>
        <w:pStyle w:val="footnote"/>
      </w:pPr>
      <w:r>
        <w:rPr>
          <w:rStyle w:val="FootnoteReference"/>
        </w:rPr>
        <w:footnoteRef/>
      </w:r>
      <w:r>
        <w:t xml:space="preserve"> [JS] NETS interprets this as “He scattered [His enemies]”</w:t>
      </w:r>
    </w:p>
  </w:footnote>
  <w:footnote w:id="658">
    <w:p w14:paraId="246FBDEA" w14:textId="2D78AE51" w:rsidR="006B605B" w:rsidRDefault="006B605B" w:rsidP="00081087">
      <w:pPr>
        <w:pStyle w:val="footnote"/>
      </w:pPr>
      <w:r>
        <w:rPr>
          <w:rStyle w:val="FootnoteReference"/>
        </w:rPr>
        <w:footnoteRef/>
      </w:r>
      <w:r>
        <w:t xml:space="preserve"> [JS] or “contines forever and ever”</w:t>
      </w:r>
    </w:p>
  </w:footnote>
  <w:footnote w:id="659">
    <w:p w14:paraId="58019E44" w14:textId="02459B25" w:rsidR="006B605B" w:rsidRDefault="006B605B" w:rsidP="00081087">
      <w:pPr>
        <w:pStyle w:val="footnote"/>
      </w:pPr>
      <w:r>
        <w:rPr>
          <w:rStyle w:val="FootnoteReference"/>
        </w:rPr>
        <w:footnoteRef/>
      </w:r>
      <w:r>
        <w:t xml:space="preserve"> [JS] or “he will be raised to power and glory.”</w:t>
      </w:r>
    </w:p>
  </w:footnote>
  <w:footnote w:id="660">
    <w:p w14:paraId="0B84AC37" w14:textId="74BB2C6D" w:rsidR="006B605B" w:rsidRDefault="006B605B" w:rsidP="00C544D6">
      <w:pPr>
        <w:pStyle w:val="footnote"/>
      </w:pPr>
      <w:r>
        <w:rPr>
          <w:rStyle w:val="FootnoteReference"/>
        </w:rPr>
        <w:footnoteRef/>
      </w:r>
      <w:r>
        <w:t xml:space="preserve"> ‘The world is passing away, and the desire for it; but anyone who does the will of God lives forever’ (1 Jn. 2:17).</w:t>
      </w:r>
    </w:p>
  </w:footnote>
  <w:footnote w:id="661">
    <w:p w14:paraId="7BCF6DAD" w14:textId="145C36D2" w:rsidR="006B605B" w:rsidRDefault="006B605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62">
    <w:p w14:paraId="5B7D718A" w14:textId="55E58CE6" w:rsidR="006B605B" w:rsidRDefault="006B605B" w:rsidP="00694704">
      <w:pPr>
        <w:pStyle w:val="footnote"/>
      </w:pPr>
      <w:r>
        <w:rPr>
          <w:rStyle w:val="FootnoteReference"/>
        </w:rPr>
        <w:footnoteRef/>
      </w:r>
      <w:r>
        <w:t xml:space="preserve"> [JS] all others have “servants”, but Fr. Athanasius from the Coptic has “children”, which Fr. Lazarus has as well.</w:t>
      </w:r>
    </w:p>
  </w:footnote>
  <w:footnote w:id="663">
    <w:p w14:paraId="5FAF92C9" w14:textId="77777777" w:rsidR="006B605B" w:rsidRDefault="006B605B" w:rsidP="00C544D6">
      <w:pPr>
        <w:pStyle w:val="footnote"/>
      </w:pPr>
      <w:r>
        <w:rPr>
          <w:rStyle w:val="FootnoteReference"/>
        </w:rPr>
        <w:footnoteRef/>
      </w:r>
      <w:r>
        <w:t xml:space="preserve"> Ex. 19:6; 29:43-46; Deut. 27:9; Is. 63:18,19; Jer. 2:3; 2 Cor. 6:16.</w:t>
      </w:r>
    </w:p>
  </w:footnote>
  <w:footnote w:id="664">
    <w:p w14:paraId="6D9F1C7B" w14:textId="0AA2BDBF" w:rsidR="006B605B" w:rsidRDefault="006B605B"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5">
    <w:p w14:paraId="0C14975E" w14:textId="016BE0A8" w:rsidR="006B605B" w:rsidRDefault="006B605B" w:rsidP="00C544D6">
      <w:pPr>
        <w:pStyle w:val="footnote"/>
      </w:pPr>
      <w:r>
        <w:rPr>
          <w:rStyle w:val="FootnoteReference"/>
        </w:rPr>
        <w:footnoteRef/>
      </w:r>
      <w:r>
        <w:t xml:space="preserve"> Earth rocked and rolled in travail at the birth of a nation (cf. Jn. 16:20-22).</w:t>
      </w:r>
    </w:p>
  </w:footnote>
  <w:footnote w:id="666">
    <w:p w14:paraId="57A4E776" w14:textId="40FC4D7E" w:rsidR="006B605B" w:rsidRDefault="006B605B" w:rsidP="004446FE">
      <w:pPr>
        <w:pStyle w:val="footnote"/>
      </w:pPr>
      <w:r>
        <w:rPr>
          <w:rStyle w:val="FootnoteReference"/>
        </w:rPr>
        <w:footnoteRef/>
      </w:r>
      <w:r>
        <w:t xml:space="preserve"> [JS] or “presence”</w:t>
      </w:r>
    </w:p>
  </w:footnote>
  <w:footnote w:id="667">
    <w:p w14:paraId="0CFFAE38" w14:textId="5E3C02BC" w:rsidR="006B605B" w:rsidRDefault="006B605B" w:rsidP="00C544D6">
      <w:pPr>
        <w:pStyle w:val="footnote"/>
      </w:pPr>
      <w:r>
        <w:rPr>
          <w:rStyle w:val="FootnoteReference"/>
        </w:rPr>
        <w:footnoteRef/>
      </w:r>
      <w:r>
        <w:t xml:space="preserve"> Cf. John 1:18; 3:13; Wisdom 18:16.</w:t>
      </w:r>
    </w:p>
  </w:footnote>
  <w:footnote w:id="668">
    <w:p w14:paraId="47CB4F3E" w14:textId="77777777" w:rsidR="006B605B" w:rsidRDefault="006B605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9">
    <w:p w14:paraId="30F48768" w14:textId="75F7FA85" w:rsidR="006B605B" w:rsidRDefault="006B605B" w:rsidP="00BD138C">
      <w:pPr>
        <w:pStyle w:val="footnote"/>
      </w:pPr>
      <w:r>
        <w:rPr>
          <w:rStyle w:val="FootnoteReference"/>
        </w:rPr>
        <w:footnoteRef/>
      </w:r>
      <w:r>
        <w:t xml:space="preserve"> [JS] or “from now and forevermore.”</w:t>
      </w:r>
    </w:p>
  </w:footnote>
  <w:footnote w:id="670">
    <w:p w14:paraId="5DABE081" w14:textId="210E3418" w:rsidR="006B605B" w:rsidRDefault="006B605B"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1">
    <w:p w14:paraId="4FB65011" w14:textId="5A457A03" w:rsidR="006B605B" w:rsidRDefault="006B605B" w:rsidP="00D27B1F">
      <w:pPr>
        <w:pStyle w:val="footnote"/>
      </w:pPr>
      <w:r>
        <w:rPr>
          <w:rStyle w:val="FootnoteReference"/>
        </w:rPr>
        <w:footnoteRef/>
      </w:r>
      <w:r>
        <w:t xml:space="preserve"> [JS] or “cry”</w:t>
      </w:r>
    </w:p>
  </w:footnote>
  <w:footnote w:id="672">
    <w:p w14:paraId="181149B5" w14:textId="32524C88" w:rsidR="006B605B" w:rsidRDefault="006B605B" w:rsidP="00D27B1F">
      <w:pPr>
        <w:pStyle w:val="footnote"/>
      </w:pPr>
      <w:r>
        <w:rPr>
          <w:rStyle w:val="FootnoteReference"/>
        </w:rPr>
        <w:footnoteRef/>
      </w:r>
      <w:r>
        <w:t xml:space="preserve"> [JS] or “rescue”, i.e. “O Lord, rescue me!”</w:t>
      </w:r>
    </w:p>
  </w:footnote>
  <w:footnote w:id="673">
    <w:p w14:paraId="25D08CAE" w14:textId="420582EC" w:rsidR="006B605B" w:rsidRDefault="006B605B" w:rsidP="00C544D6">
      <w:pPr>
        <w:pStyle w:val="footnote"/>
      </w:pPr>
      <w:r>
        <w:rPr>
          <w:rStyle w:val="FootnoteReference"/>
        </w:rPr>
        <w:footnoteRef/>
      </w:r>
      <w:r>
        <w:t xml:space="preserve"> cf. Heb. 4:10; Phil. 2:12; Mt. 11:28,29; Jer. 6:16.</w:t>
      </w:r>
    </w:p>
  </w:footnote>
  <w:footnote w:id="674">
    <w:p w14:paraId="05F0C10B" w14:textId="6BC266D9" w:rsidR="006B605B" w:rsidRDefault="006B605B" w:rsidP="0099246B">
      <w:pPr>
        <w:pStyle w:val="footnote"/>
      </w:pPr>
      <w:r>
        <w:rPr>
          <w:rStyle w:val="FootnoteReference"/>
        </w:rPr>
        <w:footnoteRef/>
      </w:r>
      <w:r>
        <w:t xml:space="preserve"> [JS] Fr. Lazarus has, “I will live to please the Lord”</w:t>
      </w:r>
    </w:p>
  </w:footnote>
  <w:footnote w:id="675">
    <w:p w14:paraId="4CB1C48E" w14:textId="77777777" w:rsidR="006B605B" w:rsidRDefault="006B605B" w:rsidP="00C544D6">
      <w:pPr>
        <w:pStyle w:val="footnote"/>
      </w:pPr>
      <w:r>
        <w:rPr>
          <w:rStyle w:val="FootnoteReference"/>
        </w:rPr>
        <w:footnoteRef/>
      </w:r>
      <w:r>
        <w:t xml:space="preserve"> 2 Cor. 4:13.</w:t>
      </w:r>
    </w:p>
  </w:footnote>
  <w:footnote w:id="676">
    <w:p w14:paraId="3BB26747" w14:textId="6DF70EDA" w:rsidR="006B605B" w:rsidRDefault="006B605B" w:rsidP="00040C56">
      <w:pPr>
        <w:pStyle w:val="footnote"/>
      </w:pPr>
      <w:r>
        <w:rPr>
          <w:rStyle w:val="FootnoteReference"/>
        </w:rPr>
        <w:footnoteRef/>
      </w:r>
      <w:r>
        <w:t xml:space="preserve"> [JS] or “brought very low”</w:t>
      </w:r>
    </w:p>
  </w:footnote>
  <w:footnote w:id="677">
    <w:p w14:paraId="14C69153" w14:textId="7E1050DE" w:rsidR="006B605B" w:rsidRDefault="006B605B" w:rsidP="00B403A1">
      <w:pPr>
        <w:pStyle w:val="footnote"/>
      </w:pPr>
      <w:r>
        <w:rPr>
          <w:rStyle w:val="FootnoteReference"/>
        </w:rPr>
        <w:footnoteRef/>
      </w:r>
      <w:r>
        <w:t xml:space="preserve"> [JS] OSB has, “ecstasy,” Fr. Lazarus has “madness,” Brenton has “amazement.”</w:t>
      </w:r>
    </w:p>
  </w:footnote>
  <w:footnote w:id="678">
    <w:p w14:paraId="01F55DAD" w14:textId="6E588482" w:rsidR="006B605B" w:rsidRDefault="006B605B" w:rsidP="00B403A1">
      <w:pPr>
        <w:pStyle w:val="footnote"/>
      </w:pPr>
      <w:r>
        <w:rPr>
          <w:rStyle w:val="FootnoteReference"/>
        </w:rPr>
        <w:footnoteRef/>
      </w:r>
      <w:r>
        <w:t xml:space="preserve"> [JS] NETS and OSB omit vs. 5.</w:t>
      </w:r>
    </w:p>
  </w:footnote>
  <w:footnote w:id="679">
    <w:p w14:paraId="0273528E" w14:textId="77777777" w:rsidR="006B605B" w:rsidRDefault="006B605B" w:rsidP="00F01C0B">
      <w:pPr>
        <w:pStyle w:val="footnote"/>
      </w:pPr>
      <w:r>
        <w:rPr>
          <w:rStyle w:val="FootnoteReference"/>
        </w:rPr>
        <w:footnoteRef/>
      </w:r>
      <w:r>
        <w:t xml:space="preserve"> [JS] literally, “holy ones.”</w:t>
      </w:r>
    </w:p>
  </w:footnote>
  <w:footnote w:id="680">
    <w:p w14:paraId="536B616C" w14:textId="77777777" w:rsidR="006B605B" w:rsidRDefault="006B605B" w:rsidP="00F01C0B">
      <w:pPr>
        <w:pStyle w:val="footnote"/>
      </w:pPr>
      <w:r>
        <w:rPr>
          <w:rStyle w:val="FootnoteReference"/>
        </w:rPr>
        <w:footnoteRef/>
      </w:r>
      <w:r>
        <w:t xml:space="preserve"> </w:t>
      </w:r>
      <w:r w:rsidRPr="00DC02D9">
        <w:rPr>
          <w:i/>
        </w:rPr>
        <w:t>Or:</w:t>
      </w:r>
      <w:r>
        <w:t xml:space="preserve"> costly (Wisdom 1:13-16).</w:t>
      </w:r>
    </w:p>
  </w:footnote>
  <w:footnote w:id="681">
    <w:p w14:paraId="6DE0E1BC" w14:textId="28145809" w:rsidR="006B605B" w:rsidRDefault="006B605B" w:rsidP="00B403A1">
      <w:pPr>
        <w:pStyle w:val="footnote"/>
      </w:pPr>
      <w:r>
        <w:rPr>
          <w:rStyle w:val="FootnoteReference"/>
        </w:rPr>
        <w:footnoteRef/>
      </w:r>
      <w:r>
        <w:t xml:space="preserve"> [JS] litearlly, “slave”.</w:t>
      </w:r>
    </w:p>
  </w:footnote>
  <w:footnote w:id="682">
    <w:p w14:paraId="74CEF705" w14:textId="6A24290B" w:rsidR="006B605B" w:rsidRDefault="006B605B" w:rsidP="00B403A1">
      <w:pPr>
        <w:pStyle w:val="footnote"/>
      </w:pPr>
      <w:r>
        <w:rPr>
          <w:rStyle w:val="FootnoteReference"/>
        </w:rPr>
        <w:footnoteRef/>
      </w:r>
      <w:r>
        <w:t xml:space="preserve"> [JS] [] lacking in NETS and OSB.</w:t>
      </w:r>
    </w:p>
  </w:footnote>
  <w:footnote w:id="683">
    <w:p w14:paraId="380C2FA4" w14:textId="77777777" w:rsidR="006B605B" w:rsidRDefault="006B605B" w:rsidP="00C544D6">
      <w:pPr>
        <w:pStyle w:val="footnote"/>
      </w:pPr>
      <w:r>
        <w:rPr>
          <w:rStyle w:val="FootnoteReference"/>
        </w:rPr>
        <w:footnoteRef/>
      </w:r>
      <w:r>
        <w:t xml:space="preserve"> Rom. 15:11.</w:t>
      </w:r>
    </w:p>
  </w:footnote>
  <w:footnote w:id="684">
    <w:p w14:paraId="62277668" w14:textId="3F273B69" w:rsidR="006B605B" w:rsidRDefault="006B605B" w:rsidP="00A63B10">
      <w:pPr>
        <w:pStyle w:val="footnote"/>
      </w:pPr>
      <w:r>
        <w:rPr>
          <w:rStyle w:val="FootnoteReference"/>
        </w:rPr>
        <w:footnoteRef/>
      </w:r>
      <w:r>
        <w:t xml:space="preserve"> [JS] Fr. Lazarus has “is strong” NETS has “became strong towards us,” OSB has “rules over us.”</w:t>
      </w:r>
    </w:p>
  </w:footnote>
  <w:footnote w:id="685">
    <w:p w14:paraId="5730A607" w14:textId="6F7B9D5F" w:rsidR="006B605B" w:rsidRDefault="006B605B" w:rsidP="00407DA2">
      <w:pPr>
        <w:pStyle w:val="footnote"/>
      </w:pPr>
      <w:r>
        <w:rPr>
          <w:rStyle w:val="FootnoteReference"/>
        </w:rPr>
        <w:footnoteRef/>
      </w:r>
      <w:r>
        <w:t xml:space="preserve"> [JS] “thankfully confess the Lord with praise,” here and throughout</w:t>
      </w:r>
    </w:p>
  </w:footnote>
  <w:footnote w:id="686">
    <w:p w14:paraId="468C84B0" w14:textId="77777777" w:rsidR="006B605B" w:rsidRDefault="006B605B" w:rsidP="00C544D6">
      <w:pPr>
        <w:pStyle w:val="footnote"/>
      </w:pPr>
      <w:r>
        <w:rPr>
          <w:rStyle w:val="FootnoteReference"/>
        </w:rPr>
        <w:footnoteRef/>
      </w:r>
      <w:r>
        <w:t xml:space="preserve"> Mercy </w:t>
      </w:r>
      <w:r w:rsidRPr="00DC02D9">
        <w:rPr>
          <w:i/>
        </w:rPr>
        <w:t>or</w:t>
      </w:r>
      <w:r>
        <w:t xml:space="preserve"> love.</w:t>
      </w:r>
    </w:p>
  </w:footnote>
  <w:footnote w:id="687">
    <w:p w14:paraId="17CB332D" w14:textId="77777777" w:rsidR="006B605B" w:rsidRPr="00C544D6" w:rsidRDefault="006B605B" w:rsidP="00C544D6">
      <w:pPr>
        <w:pStyle w:val="footnote"/>
      </w:pPr>
      <w:r w:rsidRPr="00C544D6">
        <w:rPr>
          <w:rStyle w:val="FootnoteReference"/>
          <w:vertAlign w:val="baseline"/>
        </w:rPr>
        <w:footnoteRef/>
      </w:r>
      <w:r w:rsidRPr="00C544D6">
        <w:t xml:space="preserve"> Heb. 13:6.</w:t>
      </w:r>
    </w:p>
  </w:footnote>
  <w:footnote w:id="688">
    <w:p w14:paraId="0D5076CD" w14:textId="11027FF0" w:rsidR="006B605B" w:rsidRDefault="006B605B" w:rsidP="00C13781">
      <w:pPr>
        <w:pStyle w:val="footnote"/>
      </w:pPr>
      <w:r>
        <w:rPr>
          <w:rStyle w:val="FootnoteReference"/>
        </w:rPr>
        <w:footnoteRef/>
      </w:r>
      <w:r>
        <w:t xml:space="preserve"> [JS] Fr. Lazarus has “see the fall of”</w:t>
      </w:r>
    </w:p>
  </w:footnote>
  <w:footnote w:id="689">
    <w:p w14:paraId="6976F3A7" w14:textId="5D43CA43" w:rsidR="006B605B" w:rsidRDefault="006B605B"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0">
    <w:p w14:paraId="54F1DDA3" w14:textId="7FA1559F" w:rsidR="006B605B" w:rsidRDefault="006B605B" w:rsidP="00283E41">
      <w:pPr>
        <w:pStyle w:val="footnote"/>
      </w:pPr>
      <w:r>
        <w:rPr>
          <w:rStyle w:val="FootnoteReference"/>
        </w:rPr>
        <w:footnoteRef/>
      </w:r>
      <w:r>
        <w:t xml:space="preserve"> [JS] or “give thanks to”, “thankfully confess with praise”</w:t>
      </w:r>
    </w:p>
  </w:footnote>
  <w:footnote w:id="691">
    <w:p w14:paraId="6FF61961" w14:textId="48C00F3F" w:rsidR="006B605B" w:rsidRDefault="006B605B" w:rsidP="00283E41">
      <w:pPr>
        <w:pStyle w:val="footnote"/>
      </w:pPr>
      <w:r>
        <w:rPr>
          <w:rStyle w:val="FootnoteReference"/>
        </w:rPr>
        <w:footnoteRef/>
      </w:r>
      <w:r>
        <w:t xml:space="preserve"> [JS] or “praise and thank,” “thankfully confess with praise”</w:t>
      </w:r>
    </w:p>
  </w:footnote>
  <w:footnote w:id="692">
    <w:p w14:paraId="136E3140" w14:textId="77777777" w:rsidR="006B605B" w:rsidRDefault="006B605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93">
    <w:p w14:paraId="130CB8A8" w14:textId="3314BD86" w:rsidR="006B605B" w:rsidRDefault="006B605B" w:rsidP="00283E41">
      <w:pPr>
        <w:pStyle w:val="footnote"/>
      </w:pPr>
      <w:r>
        <w:rPr>
          <w:rStyle w:val="FootnoteReference"/>
        </w:rPr>
        <w:footnoteRef/>
      </w:r>
      <w:r>
        <w:t xml:space="preserve"> [JS] or “prosper us”</w:t>
      </w:r>
    </w:p>
  </w:footnote>
  <w:footnote w:id="694">
    <w:p w14:paraId="7A2D9627" w14:textId="49D0AACD" w:rsidR="006B605B" w:rsidRDefault="006B605B" w:rsidP="00407DA2">
      <w:pPr>
        <w:pStyle w:val="footnote"/>
      </w:pPr>
      <w:r>
        <w:rPr>
          <w:rStyle w:val="FootnoteReference"/>
        </w:rPr>
        <w:footnoteRef/>
      </w:r>
      <w:r>
        <w:t xml:space="preserve"> [JS] or “revealed Himself to us”</w:t>
      </w:r>
    </w:p>
  </w:footnote>
  <w:footnote w:id="695">
    <w:p w14:paraId="05642717" w14:textId="78CE3F15" w:rsidR="006B605B" w:rsidRDefault="006B605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6">
    <w:p w14:paraId="27685407" w14:textId="50DBBE13" w:rsidR="006B605B" w:rsidRDefault="006B605B"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7">
    <w:p w14:paraId="10B6A538" w14:textId="218D14D9" w:rsidR="006B605B" w:rsidRDefault="006B605B" w:rsidP="00407DA2">
      <w:pPr>
        <w:pStyle w:val="footnote"/>
      </w:pPr>
      <w:r>
        <w:rPr>
          <w:rStyle w:val="FootnoteReference"/>
        </w:rPr>
        <w:footnoteRef/>
      </w:r>
      <w:r>
        <w:t xml:space="preserve"> [JS] “thankfully confess You with praise”</w:t>
      </w:r>
    </w:p>
  </w:footnote>
  <w:footnote w:id="698">
    <w:p w14:paraId="327B2E03" w14:textId="17966534" w:rsidR="006B605B" w:rsidRDefault="006B605B" w:rsidP="00407DA2">
      <w:pPr>
        <w:pStyle w:val="footnote"/>
      </w:pPr>
      <w:r>
        <w:rPr>
          <w:rStyle w:val="FootnoteReference"/>
        </w:rPr>
        <w:footnoteRef/>
      </w:r>
      <w:r>
        <w:t xml:space="preserve"> [JS] “thankfully confess You with praise”</w:t>
      </w:r>
    </w:p>
  </w:footnote>
  <w:footnote w:id="699">
    <w:p w14:paraId="6E3C51BA" w14:textId="77777777" w:rsidR="006B605B" w:rsidRDefault="006B605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0">
    <w:p w14:paraId="1B184B80" w14:textId="77777777" w:rsidR="006B605B" w:rsidRDefault="006B605B" w:rsidP="00C544D6">
      <w:pPr>
        <w:pStyle w:val="footnote"/>
      </w:pPr>
      <w:r>
        <w:rPr>
          <w:rStyle w:val="FootnoteReference"/>
        </w:rPr>
        <w:footnoteRef/>
      </w:r>
      <w:r>
        <w:t xml:space="preserve"> Rom. 10:5; Gal. 3:12; Lev. 18:5; Luke 10:25-28.</w:t>
      </w:r>
    </w:p>
  </w:footnote>
  <w:footnote w:id="701">
    <w:p w14:paraId="0E153BF4" w14:textId="77777777" w:rsidR="006B605B" w:rsidRDefault="006B605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02">
    <w:p w14:paraId="5FA9B9EF" w14:textId="77777777" w:rsidR="006B605B" w:rsidRDefault="006B605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03">
    <w:p w14:paraId="253864F1" w14:textId="16AD5912" w:rsidR="006B605B" w:rsidRDefault="006B605B" w:rsidP="00E869A6">
      <w:pPr>
        <w:pStyle w:val="footnote"/>
      </w:pPr>
      <w:r>
        <w:rPr>
          <w:rStyle w:val="FootnoteReference"/>
        </w:rPr>
        <w:footnoteRef/>
      </w:r>
      <w:r>
        <w:t xml:space="preserve"> [JS] or “ordinances”. Fr. Athanasius has, “truths”. Literally something engraved or inscribed.</w:t>
      </w:r>
    </w:p>
  </w:footnote>
  <w:footnote w:id="704">
    <w:p w14:paraId="18017E7A" w14:textId="699B3F0B" w:rsidR="006B605B" w:rsidRDefault="006B605B" w:rsidP="00E869A6">
      <w:pPr>
        <w:pStyle w:val="footnote"/>
      </w:pPr>
      <w:r>
        <w:rPr>
          <w:rStyle w:val="FootnoteReference"/>
        </w:rPr>
        <w:footnoteRef/>
      </w:r>
      <w:r>
        <w:t xml:space="preserve"> [JS] Fr. Lazarus has “praise and thank”. Could be rendered, “thankfully confess You with praise”.</w:t>
      </w:r>
    </w:p>
  </w:footnote>
  <w:footnote w:id="705">
    <w:p w14:paraId="6175A855" w14:textId="57690D3E" w:rsidR="006B605B" w:rsidRDefault="006B605B" w:rsidP="00C57482">
      <w:pPr>
        <w:pStyle w:val="footnote"/>
      </w:pPr>
      <w:r>
        <w:rPr>
          <w:rStyle w:val="FootnoteReference"/>
        </w:rPr>
        <w:footnoteRef/>
      </w:r>
      <w:r>
        <w:t xml:space="preserve"> [JS] or “sayings,” or “teachings”</w:t>
      </w:r>
    </w:p>
  </w:footnote>
  <w:footnote w:id="706">
    <w:p w14:paraId="798DF7BE" w14:textId="68962B07" w:rsidR="006B605B" w:rsidRDefault="006B605B" w:rsidP="00BE75D2">
      <w:pPr>
        <w:pStyle w:val="footnote"/>
      </w:pPr>
      <w:r>
        <w:rPr>
          <w:rStyle w:val="FootnoteReference"/>
        </w:rPr>
        <w:footnoteRef/>
      </w:r>
      <w:r>
        <w:t xml:space="preserve"> [JS] Fr. Athanasius has, “repaly,” Brenton has “recompense”</w:t>
      </w:r>
    </w:p>
  </w:footnote>
  <w:footnote w:id="707">
    <w:p w14:paraId="0D4EEBCE" w14:textId="0AC85059" w:rsidR="006B605B" w:rsidRDefault="006B605B"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8">
    <w:p w14:paraId="27B8F97B" w14:textId="77777777" w:rsidR="006B605B" w:rsidRDefault="006B605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9">
    <w:p w14:paraId="7E47ADA2" w14:textId="77777777" w:rsidR="006B605B" w:rsidRDefault="006B605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0">
    <w:p w14:paraId="1EDD2AC5" w14:textId="77777777" w:rsidR="006B605B" w:rsidRDefault="006B605B" w:rsidP="00C544D6">
      <w:pPr>
        <w:pStyle w:val="footnote"/>
      </w:pPr>
      <w:r>
        <w:rPr>
          <w:rStyle w:val="FootnoteReference"/>
        </w:rPr>
        <w:footnoteRef/>
      </w:r>
      <w:r>
        <w:t xml:space="preserve"> sloth: </w:t>
      </w:r>
      <w:r w:rsidRPr="0002544A">
        <w:rPr>
          <w:i/>
        </w:rPr>
        <w:t>or:</w:t>
      </w:r>
      <w:r>
        <w:t xml:space="preserve"> accidie.</w:t>
      </w:r>
    </w:p>
  </w:footnote>
  <w:footnote w:id="711">
    <w:p w14:paraId="35335E72" w14:textId="703A0471" w:rsidR="006B605B" w:rsidRDefault="006B605B" w:rsidP="005E7419">
      <w:pPr>
        <w:pStyle w:val="footnote"/>
      </w:pPr>
      <w:r>
        <w:rPr>
          <w:rStyle w:val="FootnoteReference"/>
        </w:rPr>
        <w:footnoteRef/>
      </w:r>
      <w:r>
        <w:t xml:space="preserve"> [JS] or “establish,” “confirm”</w:t>
      </w:r>
    </w:p>
  </w:footnote>
  <w:footnote w:id="712">
    <w:p w14:paraId="2E991C7E" w14:textId="4933BF85" w:rsidR="006B605B" w:rsidRDefault="006B605B" w:rsidP="00B5676D">
      <w:pPr>
        <w:pStyle w:val="footnote"/>
      </w:pPr>
      <w:r>
        <w:rPr>
          <w:rStyle w:val="FootnoteReference"/>
        </w:rPr>
        <w:footnoteRef/>
      </w:r>
      <w:r>
        <w:t xml:space="preserve"> [JS] or “covetousness”</w:t>
      </w:r>
    </w:p>
  </w:footnote>
  <w:footnote w:id="713">
    <w:p w14:paraId="25BE986A" w14:textId="2129563B" w:rsidR="006B605B" w:rsidRDefault="006B605B"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4">
    <w:p w14:paraId="1BE9F3FA" w14:textId="704CDB82" w:rsidR="006B605B" w:rsidRDefault="006B605B" w:rsidP="00C544D6">
      <w:pPr>
        <w:pStyle w:val="footnote"/>
      </w:pPr>
      <w:r>
        <w:rPr>
          <w:rStyle w:val="FootnoteReference"/>
        </w:rPr>
        <w:footnoteRef/>
      </w:r>
      <w:r>
        <w:t xml:space="preserve"> Christ is our way and our righteousness (cf. Jn. 14:6; 1 Cor 1:30; Ephes. 2:5-7).</w:t>
      </w:r>
    </w:p>
  </w:footnote>
  <w:footnote w:id="715">
    <w:p w14:paraId="79416CA6" w14:textId="027AF494" w:rsidR="006B605B" w:rsidRDefault="006B605B" w:rsidP="00C544D6">
      <w:pPr>
        <w:pStyle w:val="footnote"/>
      </w:pPr>
      <w:r>
        <w:rPr>
          <w:rStyle w:val="FootnoteReference"/>
        </w:rPr>
        <w:footnoteRef/>
      </w:r>
      <w:r>
        <w:t xml:space="preserve"> The house of wisdom can be built only if the fear of God is rooted deeply in the soul (cf. St Ambrose).</w:t>
      </w:r>
    </w:p>
  </w:footnote>
  <w:footnote w:id="716">
    <w:p w14:paraId="5DF20A4C" w14:textId="42D6EF77" w:rsidR="006B605B" w:rsidRDefault="006B605B" w:rsidP="00C544D6">
      <w:pPr>
        <w:pStyle w:val="footnote"/>
      </w:pPr>
      <w:r>
        <w:rPr>
          <w:rStyle w:val="FootnoteReference"/>
        </w:rPr>
        <w:footnoteRef/>
      </w:r>
      <w:r>
        <w:t xml:space="preserve"> Christ is our way and our righteousness (cf. Jn. 14:6; 1 Cor 1:30; Ephes. 2:5-7). &lt;see 2 footnotes above&gt;</w:t>
      </w:r>
    </w:p>
  </w:footnote>
  <w:footnote w:id="717">
    <w:p w14:paraId="2981F854" w14:textId="7B631D2E" w:rsidR="006B605B" w:rsidRDefault="006B605B" w:rsidP="00C544D6">
      <w:pPr>
        <w:pStyle w:val="footnote"/>
      </w:pPr>
      <w:r>
        <w:rPr>
          <w:rStyle w:val="FootnoteReference"/>
        </w:rPr>
        <w:footnoteRef/>
      </w:r>
      <w:r>
        <w:t xml:space="preserve"> </w:t>
      </w:r>
      <w:r w:rsidRPr="0002544A">
        <w:rPr>
          <w:i/>
        </w:rPr>
        <w:t>Lit</w:t>
      </w:r>
      <w:r>
        <w:t>. Face: a Hebraism for ‘favor’. (Cf. Psalm 44:13).</w:t>
      </w:r>
    </w:p>
  </w:footnote>
  <w:footnote w:id="718">
    <w:p w14:paraId="38605490" w14:textId="30AFC73A" w:rsidR="006B605B" w:rsidRDefault="006B605B" w:rsidP="00D305E3">
      <w:pPr>
        <w:pStyle w:val="footnote"/>
      </w:pPr>
      <w:r>
        <w:rPr>
          <w:rStyle w:val="FootnoteReference"/>
        </w:rPr>
        <w:footnoteRef/>
      </w:r>
      <w:r>
        <w:t xml:space="preserve"> [JS] or “thank,” “thankfully confess You with praise”</w:t>
      </w:r>
    </w:p>
  </w:footnote>
  <w:footnote w:id="719">
    <w:p w14:paraId="7A206583" w14:textId="77777777" w:rsidR="006B605B" w:rsidRDefault="006B605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0">
    <w:p w14:paraId="47E338DE" w14:textId="77777777" w:rsidR="006B605B" w:rsidRDefault="006B605B" w:rsidP="00C544D6">
      <w:pPr>
        <w:pStyle w:val="footnote"/>
      </w:pPr>
      <w:r>
        <w:rPr>
          <w:rStyle w:val="FootnoteReference"/>
        </w:rPr>
        <w:footnoteRef/>
      </w:r>
      <w:r>
        <w:t xml:space="preserve"> Curdled with scorn, anger and fear.</w:t>
      </w:r>
    </w:p>
  </w:footnote>
  <w:footnote w:id="721">
    <w:p w14:paraId="7309743D" w14:textId="0EE8ABB9" w:rsidR="006B605B" w:rsidRDefault="006B605B" w:rsidP="00C544D6">
      <w:pPr>
        <w:pStyle w:val="footnote"/>
      </w:pPr>
      <w:r>
        <w:rPr>
          <w:rStyle w:val="FootnoteReference"/>
        </w:rPr>
        <w:footnoteRef/>
      </w:r>
      <w:r>
        <w:t xml:space="preserve"> Was St. Peter poor when he had no gold and silver for the cripple? They are not currency in Canaan (cf. St. Chrysostom).</w:t>
      </w:r>
    </w:p>
  </w:footnote>
  <w:footnote w:id="722">
    <w:p w14:paraId="093B35A7" w14:textId="6379C8CD" w:rsidR="006B605B" w:rsidRDefault="006B605B"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23">
    <w:p w14:paraId="66EEA7F3" w14:textId="2655C0E8" w:rsidR="006B605B" w:rsidRDefault="006B605B" w:rsidP="00C936FC">
      <w:pPr>
        <w:pStyle w:val="footnote"/>
      </w:pPr>
      <w:r>
        <w:rPr>
          <w:rStyle w:val="FootnoteReference"/>
        </w:rPr>
        <w:footnoteRef/>
      </w:r>
      <w:r>
        <w:t xml:space="preserve"> [JS] i.e. my eyes were straigned looking for your word.</w:t>
      </w:r>
    </w:p>
  </w:footnote>
  <w:footnote w:id="724">
    <w:p w14:paraId="4CBD2EF6" w14:textId="212825E8" w:rsidR="006B605B" w:rsidRDefault="006B605B"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5">
    <w:p w14:paraId="10BF754D" w14:textId="77777777" w:rsidR="006B605B" w:rsidRDefault="006B605B" w:rsidP="00C544D6">
      <w:pPr>
        <w:pStyle w:val="footnote"/>
      </w:pPr>
      <w:r>
        <w:rPr>
          <w:rStyle w:val="FootnoteReference"/>
        </w:rPr>
        <w:footnoteRef/>
      </w:r>
      <w:r>
        <w:t xml:space="preserve"> Sprinkled with hoar-frost, a wineskin is like the greying head of an old man.</w:t>
      </w:r>
    </w:p>
  </w:footnote>
  <w:footnote w:id="726">
    <w:p w14:paraId="297C1D16" w14:textId="55FFB7CB" w:rsidR="006B605B" w:rsidRDefault="006B605B" w:rsidP="00D9575C">
      <w:pPr>
        <w:pStyle w:val="footnote"/>
      </w:pPr>
      <w:r>
        <w:rPr>
          <w:rStyle w:val="FootnoteReference"/>
        </w:rPr>
        <w:footnoteRef/>
      </w:r>
      <w:r>
        <w:t xml:space="preserve"> [JS] revive, “give me life”</w:t>
      </w:r>
    </w:p>
  </w:footnote>
  <w:footnote w:id="727">
    <w:p w14:paraId="43860D7B" w14:textId="0D5C0E48" w:rsidR="006B605B" w:rsidRDefault="006B605B" w:rsidP="00D9575C">
      <w:pPr>
        <w:pStyle w:val="footnote"/>
      </w:pPr>
      <w:r>
        <w:rPr>
          <w:rStyle w:val="FootnoteReference"/>
        </w:rPr>
        <w:footnoteRef/>
      </w:r>
      <w:r>
        <w:t xml:space="preserve"> [JS] “all things together”, i.e. “all the universe”</w:t>
      </w:r>
    </w:p>
  </w:footnote>
  <w:footnote w:id="728">
    <w:p w14:paraId="1C03CDF6" w14:textId="6210968E" w:rsidR="006B605B" w:rsidRDefault="006B605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9">
    <w:p w14:paraId="590118AD" w14:textId="77777777" w:rsidR="006B605B" w:rsidRDefault="006B605B" w:rsidP="00C544D6">
      <w:pPr>
        <w:pStyle w:val="footnote"/>
      </w:pPr>
      <w:r>
        <w:rPr>
          <w:rStyle w:val="FootnoteReference"/>
        </w:rPr>
        <w:footnoteRef/>
      </w:r>
      <w:r>
        <w:t xml:space="preserve"> hear: </w:t>
      </w:r>
      <w:r w:rsidRPr="0002544A">
        <w:rPr>
          <w:i/>
        </w:rPr>
        <w:t>lit</w:t>
      </w:r>
      <w:r>
        <w:t>. gullet, throat, larynx.</w:t>
      </w:r>
    </w:p>
  </w:footnote>
  <w:footnote w:id="730">
    <w:p w14:paraId="1A1C9B89" w14:textId="77777777" w:rsidR="006B605B" w:rsidRDefault="006B605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1">
    <w:p w14:paraId="608F88F3" w14:textId="5EEF24C6" w:rsidR="006B605B" w:rsidRDefault="006B605B" w:rsidP="004D36A2">
      <w:pPr>
        <w:pStyle w:val="footnote"/>
      </w:pPr>
      <w:r>
        <w:rPr>
          <w:rStyle w:val="FootnoteReference"/>
        </w:rPr>
        <w:footnoteRef/>
      </w:r>
      <w:r>
        <w:t xml:space="preserve"> [JS] probably “forever for a reward”, rather than “for an eternal reward”</w:t>
      </w:r>
    </w:p>
  </w:footnote>
  <w:footnote w:id="732">
    <w:p w14:paraId="5687A5D1" w14:textId="12E6D97D" w:rsidR="006B605B" w:rsidRDefault="006B605B"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33">
    <w:p w14:paraId="2CF134F8" w14:textId="13011A8D" w:rsidR="006B605B" w:rsidRDefault="006B605B"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4">
    <w:p w14:paraId="3C89D31A" w14:textId="188553A2" w:rsidR="006B605B" w:rsidRDefault="006B605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5">
    <w:p w14:paraId="0E747174" w14:textId="77777777" w:rsidR="006B605B" w:rsidRDefault="006B605B" w:rsidP="00C544D6">
      <w:pPr>
        <w:pStyle w:val="footnote"/>
      </w:pPr>
      <w:r>
        <w:rPr>
          <w:rStyle w:val="FootnoteReference"/>
        </w:rPr>
        <w:footnoteRef/>
      </w:r>
      <w:r>
        <w:t xml:space="preserve"> These words are repeated by the deacon at the beginning of the Divine Liturgy.</w:t>
      </w:r>
    </w:p>
  </w:footnote>
  <w:footnote w:id="736">
    <w:p w14:paraId="24311CED" w14:textId="1E1A85CD" w:rsidR="006B605B" w:rsidRDefault="006B605B"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7">
    <w:p w14:paraId="31DA08D1" w14:textId="75A07B30" w:rsidR="006B605B" w:rsidRDefault="006B605B" w:rsidP="00027E51">
      <w:pPr>
        <w:pStyle w:val="footnote"/>
      </w:pPr>
      <w:r>
        <w:rPr>
          <w:rStyle w:val="FootnoteReference"/>
        </w:rPr>
        <w:footnoteRef/>
      </w:r>
      <w:r>
        <w:t xml:space="preserve"> [JS] or “I directed myself towards”</w:t>
      </w:r>
    </w:p>
  </w:footnote>
  <w:footnote w:id="738">
    <w:p w14:paraId="0B2F62E7" w14:textId="0CF252B5" w:rsidR="006B605B" w:rsidRDefault="006B605B" w:rsidP="00C544D6">
      <w:pPr>
        <w:pStyle w:val="footnote"/>
      </w:pPr>
      <w:r>
        <w:rPr>
          <w:rStyle w:val="FootnoteReference"/>
        </w:rPr>
        <w:footnoteRef/>
      </w:r>
      <w:r>
        <w:t xml:space="preserve"> Cf. Lk. 24:27,32,45.</w:t>
      </w:r>
    </w:p>
  </w:footnote>
  <w:footnote w:id="739">
    <w:p w14:paraId="081BE299" w14:textId="0DC86D26" w:rsidR="006B605B" w:rsidRDefault="006B605B" w:rsidP="00027E51">
      <w:pPr>
        <w:pStyle w:val="footnote"/>
      </w:pPr>
      <w:r>
        <w:rPr>
          <w:rStyle w:val="FootnoteReference"/>
        </w:rPr>
        <w:footnoteRef/>
      </w:r>
      <w:r>
        <w:t xml:space="preserve"> [JS] Fr. Lazarus and Fr. Athanasius interpret this as “the Spirit” or “a Spirit”, (breath and spirit being the same word)</w:t>
      </w:r>
    </w:p>
  </w:footnote>
  <w:footnote w:id="740">
    <w:p w14:paraId="33F1F13D" w14:textId="77777777" w:rsidR="006B605B" w:rsidRDefault="006B605B" w:rsidP="00C544D6">
      <w:pPr>
        <w:pStyle w:val="footnote"/>
      </w:pPr>
      <w:r>
        <w:rPr>
          <w:rStyle w:val="FootnoteReference"/>
        </w:rPr>
        <w:footnoteRef/>
      </w:r>
      <w:r>
        <w:t xml:space="preserve"> Just as we who claim to love God judge it right to show mercy, so we can expect the divine mercy (Mt. 5:7).</w:t>
      </w:r>
    </w:p>
  </w:footnote>
  <w:footnote w:id="741">
    <w:p w14:paraId="63C08946" w14:textId="7EC52CFB" w:rsidR="006B605B" w:rsidRDefault="006B605B" w:rsidP="00C544D6">
      <w:pPr>
        <w:pStyle w:val="footnote"/>
      </w:pPr>
      <w:r>
        <w:rPr>
          <w:rStyle w:val="FootnoteReference"/>
        </w:rPr>
        <w:footnoteRef/>
      </w:r>
      <w:r>
        <w:t xml:space="preserve"> pure: </w:t>
      </w:r>
      <w:r w:rsidRPr="007B4ADE">
        <w:rPr>
          <w:i/>
        </w:rPr>
        <w:t>lit</w:t>
      </w:r>
      <w:r>
        <w:t>. burnt, fired: hence refined and pure (cf. Psalm 11:7).</w:t>
      </w:r>
    </w:p>
  </w:footnote>
  <w:footnote w:id="742">
    <w:p w14:paraId="6C5F33A5" w14:textId="77777777" w:rsidR="006B605B" w:rsidRDefault="006B605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43">
    <w:p w14:paraId="1B4D2C64" w14:textId="77376B3B" w:rsidR="006B605B" w:rsidRDefault="006B605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4">
    <w:p w14:paraId="7AACBE15" w14:textId="544AAC0D" w:rsidR="006B605B" w:rsidRDefault="006B605B"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5">
    <w:p w14:paraId="316360CF" w14:textId="52D1E6E8" w:rsidR="006B605B" w:rsidRDefault="006B605B" w:rsidP="00330381">
      <w:pPr>
        <w:pStyle w:val="footnote"/>
      </w:pPr>
      <w:r>
        <w:rPr>
          <w:rStyle w:val="FootnoteReference"/>
        </w:rPr>
        <w:footnoteRef/>
      </w:r>
      <w:r>
        <w:t xml:space="preserve"> [JS] or “wickedness”</w:t>
      </w:r>
    </w:p>
  </w:footnote>
  <w:footnote w:id="746">
    <w:p w14:paraId="50052FF4" w14:textId="1790CFD6" w:rsidR="006B605B" w:rsidRDefault="006B605B" w:rsidP="00C544D6">
      <w:pPr>
        <w:pStyle w:val="footnote"/>
      </w:pPr>
      <w:r>
        <w:rPr>
          <w:rStyle w:val="FootnoteReference"/>
        </w:rPr>
        <w:footnoteRef/>
      </w:r>
      <w:r>
        <w:t xml:space="preserve"> Cf. Ps. 110:10.</w:t>
      </w:r>
    </w:p>
  </w:footnote>
  <w:footnote w:id="747">
    <w:p w14:paraId="720D7516" w14:textId="1A9EC268" w:rsidR="006B605B" w:rsidRDefault="006B605B"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8">
    <w:p w14:paraId="7BCCBEE9" w14:textId="2E070483" w:rsidR="006B605B" w:rsidRDefault="006B605B" w:rsidP="00922B79">
      <w:pPr>
        <w:pStyle w:val="footnote"/>
      </w:pPr>
      <w:r>
        <w:rPr>
          <w:rStyle w:val="FootnoteReference"/>
        </w:rPr>
        <w:footnoteRef/>
      </w:r>
      <w:r>
        <w:t xml:space="preserve"> [JS] Coptic has, “Name”.</w:t>
      </w:r>
    </w:p>
  </w:footnote>
  <w:footnote w:id="749">
    <w:p w14:paraId="6758F0AB" w14:textId="1B97FFBE" w:rsidR="006B605B" w:rsidRDefault="006B605B" w:rsidP="00922B79">
      <w:pPr>
        <w:pStyle w:val="footnote"/>
      </w:pPr>
      <w:r>
        <w:rPr>
          <w:rStyle w:val="FootnoteReference"/>
        </w:rPr>
        <w:footnoteRef/>
      </w:r>
      <w:r>
        <w:t xml:space="preserve"> [JS] or “word,” or “teachings</w:t>
      </w:r>
    </w:p>
  </w:footnote>
  <w:footnote w:id="750">
    <w:p w14:paraId="323379C4" w14:textId="4014F861" w:rsidR="006B605B" w:rsidRDefault="006B605B" w:rsidP="00DA5B2D">
      <w:pPr>
        <w:pStyle w:val="footnote"/>
      </w:pPr>
      <w:r>
        <w:rPr>
          <w:rStyle w:val="FootnoteReference"/>
        </w:rPr>
        <w:footnoteRef/>
      </w:r>
      <w:r>
        <w:t xml:space="preserve"> [JS] [] found in Coptic. See the First Hour of Tuesday of Holy Week.</w:t>
      </w:r>
    </w:p>
  </w:footnote>
  <w:footnote w:id="751">
    <w:p w14:paraId="6F9983BE" w14:textId="25FEB91F" w:rsidR="006B605B" w:rsidRDefault="006B605B" w:rsidP="00881117">
      <w:pPr>
        <w:pStyle w:val="footnote"/>
      </w:pPr>
      <w:r>
        <w:rPr>
          <w:rStyle w:val="FootnoteReference"/>
        </w:rPr>
        <w:footnoteRef/>
      </w:r>
      <w:r>
        <w:t xml:space="preserve"> [JS] Fr. Athanaius has “or what shall be added unto you, by a deceitful ltongue?”</w:t>
      </w:r>
    </w:p>
  </w:footnote>
  <w:footnote w:id="752">
    <w:p w14:paraId="0951B7D8" w14:textId="2424F68A" w:rsidR="006B605B" w:rsidRDefault="006B605B" w:rsidP="00C544D6">
      <w:pPr>
        <w:pStyle w:val="footnote"/>
      </w:pPr>
      <w:r>
        <w:rPr>
          <w:rStyle w:val="FootnoteReference"/>
        </w:rPr>
        <w:footnoteRef/>
      </w:r>
      <w:r>
        <w:t xml:space="preserve"> Cf. Psalm 139:11; Rom. 12:20. ‘Coals of hell’. For desolation as the equivalent of hell, see Mark 13:14.</w:t>
      </w:r>
    </w:p>
  </w:footnote>
  <w:footnote w:id="753">
    <w:p w14:paraId="1F068DD9" w14:textId="40950119" w:rsidR="006B605B" w:rsidRDefault="006B605B" w:rsidP="00C544D6">
      <w:pPr>
        <w:pStyle w:val="footnote"/>
      </w:pPr>
      <w:r>
        <w:rPr>
          <w:rStyle w:val="FootnoteReference"/>
        </w:rPr>
        <w:footnoteRef/>
      </w:r>
      <w:r>
        <w:t xml:space="preserve"> Cf. Jeremiah 3:23. I look through the hills to their unseen Maker.</w:t>
      </w:r>
    </w:p>
  </w:footnote>
  <w:footnote w:id="754">
    <w:p w14:paraId="597C7008" w14:textId="630EBDA2" w:rsidR="006B605B" w:rsidRDefault="006B605B"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5">
    <w:p w14:paraId="17B7D2D5" w14:textId="062D6F27" w:rsidR="006B605B" w:rsidRDefault="006B605B" w:rsidP="00CE55B0">
      <w:pPr>
        <w:pStyle w:val="footnote"/>
      </w:pPr>
      <w:r>
        <w:rPr>
          <w:rStyle w:val="FootnoteReference"/>
        </w:rPr>
        <w:footnoteRef/>
      </w:r>
      <w:r>
        <w:t xml:space="preserve"> [JS] Fr. Athanasius has, “Jerusalem is built as a city: her good pleasure is in this and that:”</w:t>
      </w:r>
    </w:p>
  </w:footnote>
  <w:footnote w:id="756">
    <w:p w14:paraId="15E2D793" w14:textId="77777777" w:rsidR="006B605B" w:rsidRDefault="006B605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7">
    <w:p w14:paraId="15A2BE54" w14:textId="760CD576" w:rsidR="006B605B" w:rsidRDefault="006B605B" w:rsidP="00CE55B0">
      <w:pPr>
        <w:pStyle w:val="footnote"/>
      </w:pPr>
      <w:r>
        <w:rPr>
          <w:rStyle w:val="FootnoteReference"/>
        </w:rPr>
        <w:footnoteRef/>
      </w:r>
      <w:r>
        <w:t xml:space="preserve"> [JS] or “thank and praise”, “thankfully confess with praise”</w:t>
      </w:r>
    </w:p>
  </w:footnote>
  <w:footnote w:id="758">
    <w:p w14:paraId="351045EF" w14:textId="461615AB" w:rsidR="006B605B" w:rsidRDefault="006B605B" w:rsidP="0033276B">
      <w:pPr>
        <w:pStyle w:val="footnote"/>
      </w:pPr>
      <w:r>
        <w:rPr>
          <w:rStyle w:val="FootnoteReference"/>
        </w:rPr>
        <w:footnoteRef/>
      </w:r>
      <w:r>
        <w:t xml:space="preserve"> [JS] or “pray” or “ask after” “that which pertains to the pace of Jesrusalem”</w:t>
      </w:r>
    </w:p>
  </w:footnote>
  <w:footnote w:id="759">
    <w:p w14:paraId="3A74CEC3" w14:textId="7502B3A2" w:rsidR="006B605B" w:rsidRDefault="006B605B"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0">
    <w:p w14:paraId="2E2CD6B3" w14:textId="77777777" w:rsidR="006B605B" w:rsidRDefault="006B605B" w:rsidP="00C544D6">
      <w:pPr>
        <w:pStyle w:val="footnote"/>
      </w:pPr>
      <w:r>
        <w:rPr>
          <w:rStyle w:val="FootnoteReference"/>
        </w:rPr>
        <w:footnoteRef/>
      </w:r>
      <w:r>
        <w:t xml:space="preserve"> Hebrews 11:26; 13:13.</w:t>
      </w:r>
    </w:p>
  </w:footnote>
  <w:footnote w:id="761">
    <w:p w14:paraId="09354BED" w14:textId="77777777" w:rsidR="006B605B" w:rsidRDefault="006B605B" w:rsidP="00C544D6">
      <w:pPr>
        <w:pStyle w:val="footnote"/>
      </w:pPr>
      <w:r>
        <w:rPr>
          <w:rStyle w:val="FootnoteReference"/>
        </w:rPr>
        <w:footnoteRef/>
      </w:r>
      <w:r>
        <w:t xml:space="preserve"> Heaven is here (Mt. 4:17; Lk. 17:21; Prov. 17:24).</w:t>
      </w:r>
    </w:p>
  </w:footnote>
  <w:footnote w:id="762">
    <w:p w14:paraId="70E4A917" w14:textId="510327E2" w:rsidR="006B605B" w:rsidRDefault="006B605B" w:rsidP="0017251E">
      <w:pPr>
        <w:pStyle w:val="footnote"/>
      </w:pPr>
      <w:r>
        <w:rPr>
          <w:rStyle w:val="FootnoteReference"/>
        </w:rPr>
        <w:footnoteRef/>
      </w:r>
      <w:r>
        <w:t xml:space="preserve"> [JS] Fr. Lazarus and NETS have “irresistible”, OSB has “overwhelming”</w:t>
      </w:r>
    </w:p>
  </w:footnote>
  <w:footnote w:id="763">
    <w:p w14:paraId="045830C0" w14:textId="3777C1FD" w:rsidR="006B605B" w:rsidRDefault="006B605B" w:rsidP="00330381">
      <w:pPr>
        <w:pStyle w:val="footnote"/>
      </w:pPr>
      <w:r>
        <w:rPr>
          <w:rStyle w:val="FootnoteReference"/>
        </w:rPr>
        <w:footnoteRef/>
      </w:r>
      <w:r>
        <w:t xml:space="preserve"> [JS] or “evildoers”</w:t>
      </w:r>
    </w:p>
  </w:footnote>
  <w:footnote w:id="764">
    <w:p w14:paraId="09C30AE4" w14:textId="6C02AB51" w:rsidR="006B605B" w:rsidRDefault="006B605B" w:rsidP="00511459">
      <w:pPr>
        <w:pStyle w:val="footnote"/>
      </w:pPr>
      <w:r>
        <w:rPr>
          <w:rStyle w:val="FootnoteReference"/>
        </w:rPr>
        <w:footnoteRef/>
      </w:r>
      <w:r>
        <w:t xml:space="preserve"> [JS] Fr. Athanasius has, “the Lord has magnified His doings with them.”</w:t>
      </w:r>
    </w:p>
  </w:footnote>
  <w:footnote w:id="765">
    <w:p w14:paraId="5CAE6DBB" w14:textId="77777777" w:rsidR="006B605B" w:rsidRDefault="006B605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6">
    <w:p w14:paraId="2AB48656" w14:textId="77777777" w:rsidR="006B605B" w:rsidRDefault="006B605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7">
    <w:p w14:paraId="7602D33B" w14:textId="34E014EA" w:rsidR="006B605B" w:rsidRDefault="006B605B" w:rsidP="003169DD">
      <w:pPr>
        <w:pStyle w:val="footnote"/>
      </w:pPr>
      <w:r>
        <w:rPr>
          <w:rStyle w:val="FootnoteReference"/>
        </w:rPr>
        <w:footnoteRef/>
      </w:r>
      <w:r>
        <w:t xml:space="preserve"> [JS] “from your rest”, literally, “after sitting”</w:t>
      </w:r>
    </w:p>
  </w:footnote>
  <w:footnote w:id="768">
    <w:p w14:paraId="2EF38BE0" w14:textId="36D5D79C" w:rsidR="006B605B" w:rsidRDefault="006B605B" w:rsidP="003169DD">
      <w:pPr>
        <w:pStyle w:val="footnote"/>
      </w:pPr>
      <w:r>
        <w:rPr>
          <w:rStyle w:val="FootnoteReference"/>
        </w:rPr>
        <w:footnoteRef/>
      </w:r>
      <w:r>
        <w:t xml:space="preserve"> [JS] Fr. Athanasius has, “the children of those who have been awakened.”</w:t>
      </w:r>
    </w:p>
  </w:footnote>
  <w:footnote w:id="769">
    <w:p w14:paraId="40FE15BF" w14:textId="13C73A63" w:rsidR="006B605B" w:rsidRDefault="006B605B" w:rsidP="008D24A6">
      <w:pPr>
        <w:pStyle w:val="footnote"/>
      </w:pPr>
      <w:r>
        <w:rPr>
          <w:rStyle w:val="FootnoteReference"/>
        </w:rPr>
        <w:footnoteRef/>
      </w:r>
      <w:r>
        <w:t xml:space="preserve"> [JS] Fr. Lazarus has, “such exiles”</w:t>
      </w:r>
    </w:p>
  </w:footnote>
  <w:footnote w:id="770">
    <w:p w14:paraId="48D4D6D3" w14:textId="3C1F801B" w:rsidR="006B605B" w:rsidRDefault="006B605B" w:rsidP="00087D9B">
      <w:pPr>
        <w:pStyle w:val="footnote"/>
      </w:pPr>
      <w:r>
        <w:rPr>
          <w:rStyle w:val="FootnoteReference"/>
        </w:rPr>
        <w:footnoteRef/>
      </w:r>
      <w:r>
        <w:t xml:space="preserve"> [JS] Fr. Athanasius has, “You will be blessed”</w:t>
      </w:r>
    </w:p>
  </w:footnote>
  <w:footnote w:id="771">
    <w:p w14:paraId="3AE714F7" w14:textId="7F960624" w:rsidR="006B605B" w:rsidRDefault="006B605B" w:rsidP="00537702">
      <w:pPr>
        <w:pStyle w:val="footnote"/>
      </w:pPr>
      <w:r>
        <w:rPr>
          <w:rStyle w:val="FootnoteReference"/>
        </w:rPr>
        <w:footnoteRef/>
      </w:r>
      <w:r>
        <w:t xml:space="preserve"> [JS] Fr. Athanasius has “the Lord will bless,” and “you will see the joys”</w:t>
      </w:r>
    </w:p>
  </w:footnote>
  <w:footnote w:id="772">
    <w:p w14:paraId="7A7A17DB" w14:textId="31683221" w:rsidR="006B605B" w:rsidRDefault="006B605B" w:rsidP="00087D9B">
      <w:pPr>
        <w:pStyle w:val="footnote"/>
      </w:pPr>
      <w:r>
        <w:rPr>
          <w:rStyle w:val="FootnoteReference"/>
        </w:rPr>
        <w:footnoteRef/>
      </w:r>
      <w:r>
        <w:t xml:space="preserve"> [JS]. Fr. Athanasius has, “you will,” instead of “may you”, throughout these last two vs. Lit. “sonss’ sons”</w:t>
      </w:r>
    </w:p>
  </w:footnote>
  <w:footnote w:id="773">
    <w:p w14:paraId="60A69A9F" w14:textId="2E477841" w:rsidR="006B605B" w:rsidRDefault="006B605B" w:rsidP="0061464A">
      <w:pPr>
        <w:pStyle w:val="footnote"/>
      </w:pPr>
      <w:r>
        <w:rPr>
          <w:rStyle w:val="FootnoteReference"/>
        </w:rPr>
        <w:footnoteRef/>
      </w:r>
      <w:r>
        <w:t xml:space="preserve"> [JS] OSB has “schemed behind my back,” NETS has, “On my back the sinners were practicing hteir skill”</w:t>
      </w:r>
    </w:p>
  </w:footnote>
  <w:footnote w:id="774">
    <w:p w14:paraId="74FF21CF" w14:textId="3FFF46C5" w:rsidR="006B605B" w:rsidRDefault="006B605B" w:rsidP="0061464A">
      <w:pPr>
        <w:pStyle w:val="footnote"/>
      </w:pPr>
      <w:r>
        <w:rPr>
          <w:rStyle w:val="FootnoteReference"/>
        </w:rPr>
        <w:footnoteRef/>
      </w:r>
      <w:r>
        <w:t xml:space="preserve"> [JS] or “lawlessness”</w:t>
      </w:r>
    </w:p>
  </w:footnote>
  <w:footnote w:id="775">
    <w:p w14:paraId="6A925E31" w14:textId="50F1CD8D" w:rsidR="006B605B" w:rsidRDefault="006B605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6">
    <w:p w14:paraId="0FC01CF2" w14:textId="3C79D2D9" w:rsidR="006B605B" w:rsidRDefault="006B605B" w:rsidP="00714F88">
      <w:pPr>
        <w:pStyle w:val="footnote"/>
      </w:pPr>
      <w:r>
        <w:rPr>
          <w:rStyle w:val="FootnoteReference"/>
        </w:rPr>
        <w:footnoteRef/>
      </w:r>
      <w:r>
        <w:t xml:space="preserve"> [JS] or “transgressions” or “acts of lawlessness”, throughout.</w:t>
      </w:r>
    </w:p>
  </w:footnote>
  <w:footnote w:id="777">
    <w:p w14:paraId="0461F9AD" w14:textId="6F28CA37" w:rsidR="006B605B" w:rsidRDefault="006B605B" w:rsidP="00714F88">
      <w:pPr>
        <w:pStyle w:val="footnote"/>
      </w:pPr>
      <w:r>
        <w:rPr>
          <w:rStyle w:val="FootnoteReference"/>
        </w:rPr>
        <w:footnoteRef/>
      </w:r>
      <w:r>
        <w:t xml:space="preserve"> [JS] or “forgiveness”</w:t>
      </w:r>
    </w:p>
  </w:footnote>
  <w:footnote w:id="778">
    <w:p w14:paraId="0C346C8C" w14:textId="77777777" w:rsidR="006B605B" w:rsidRDefault="006B605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9">
    <w:p w14:paraId="5234FC2B" w14:textId="0EBBDCE3" w:rsidR="006B605B" w:rsidRDefault="006B605B" w:rsidP="00C544D6">
      <w:pPr>
        <w:pStyle w:val="footnote"/>
      </w:pPr>
      <w:r>
        <w:rPr>
          <w:rStyle w:val="FootnoteReference"/>
        </w:rPr>
        <w:footnoteRef/>
      </w:r>
      <w:r>
        <w:t xml:space="preserve"> Cf. Titus 2:14.</w:t>
      </w:r>
    </w:p>
  </w:footnote>
  <w:footnote w:id="780">
    <w:p w14:paraId="55BAD822" w14:textId="77777777" w:rsidR="006B605B" w:rsidRDefault="006B605B" w:rsidP="00C544D6">
      <w:pPr>
        <w:pStyle w:val="footnote"/>
      </w:pPr>
      <w:r>
        <w:rPr>
          <w:rStyle w:val="FootnoteReference"/>
        </w:rPr>
        <w:footnoteRef/>
      </w:r>
      <w:r>
        <w:t xml:space="preserve"> Prov. 29:1; 2 Kings 17:14; Neh. 9:16; Dt. 9:6.</w:t>
      </w:r>
    </w:p>
  </w:footnote>
  <w:footnote w:id="781">
    <w:p w14:paraId="4E2F71A4" w14:textId="2CCCE707" w:rsidR="006B605B" w:rsidRDefault="006B605B" w:rsidP="00C0758B">
      <w:pPr>
        <w:pStyle w:val="footnote"/>
      </w:pPr>
      <w:r>
        <w:rPr>
          <w:rStyle w:val="FootnoteReference"/>
        </w:rPr>
        <w:footnoteRef/>
      </w:r>
      <w:r>
        <w:t xml:space="preserve"> [JS] literally “the tabernacle of my house”</w:t>
      </w:r>
    </w:p>
  </w:footnote>
  <w:footnote w:id="782">
    <w:p w14:paraId="7C027A5F" w14:textId="25B43E29" w:rsidR="006B605B" w:rsidRDefault="006B605B"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83">
    <w:p w14:paraId="061D8F8B" w14:textId="29FA4A55" w:rsidR="006B605B" w:rsidRDefault="006B605B" w:rsidP="00C544D6">
      <w:pPr>
        <w:pStyle w:val="footnote"/>
      </w:pPr>
      <w:r>
        <w:rPr>
          <w:rStyle w:val="FootnoteReference"/>
        </w:rPr>
        <w:footnoteRef/>
      </w:r>
      <w:r>
        <w:t xml:space="preserve"> Cf. 1 Kings 6:21 (1 Sam. 6:21).</w:t>
      </w:r>
    </w:p>
  </w:footnote>
  <w:footnote w:id="784">
    <w:p w14:paraId="7A5052C0" w14:textId="161D9B7D" w:rsidR="006B605B" w:rsidRDefault="006B605B" w:rsidP="00023B09">
      <w:pPr>
        <w:pStyle w:val="footnote"/>
      </w:pPr>
      <w:r>
        <w:rPr>
          <w:rStyle w:val="FootnoteReference"/>
        </w:rPr>
        <w:footnoteRef/>
      </w:r>
      <w:r>
        <w:t xml:space="preserve"> [JS] “do obeisance”, i.e. literally “bow down”</w:t>
      </w:r>
    </w:p>
  </w:footnote>
  <w:footnote w:id="785">
    <w:p w14:paraId="7B1B3D1C" w14:textId="1A224FFE" w:rsidR="006B605B" w:rsidRDefault="006B605B" w:rsidP="00023B09">
      <w:pPr>
        <w:pStyle w:val="footnote"/>
      </w:pPr>
      <w:r>
        <w:rPr>
          <w:rStyle w:val="FootnoteReference"/>
        </w:rPr>
        <w:footnoteRef/>
      </w:r>
      <w:r>
        <w:t xml:space="preserve"> [JS] Fr. Lazarus has “resting-place”</w:t>
      </w:r>
    </w:p>
  </w:footnote>
  <w:footnote w:id="786">
    <w:p w14:paraId="57742C2B" w14:textId="024D8554" w:rsidR="006B605B" w:rsidRDefault="006B605B" w:rsidP="00023B09">
      <w:pPr>
        <w:pStyle w:val="footnote"/>
      </w:pPr>
      <w:r>
        <w:rPr>
          <w:rStyle w:val="FootnoteReference"/>
        </w:rPr>
        <w:footnoteRef/>
      </w:r>
      <w:r>
        <w:t xml:space="preserve"> [JS] or “the ark of Your holiness”</w:t>
      </w:r>
    </w:p>
  </w:footnote>
  <w:footnote w:id="787">
    <w:p w14:paraId="371872E1" w14:textId="77777777" w:rsidR="006B605B" w:rsidRDefault="006B605B" w:rsidP="00C544D6">
      <w:pPr>
        <w:pStyle w:val="footnote"/>
      </w:pPr>
      <w:r>
        <w:rPr>
          <w:rStyle w:val="FootnoteReference"/>
        </w:rPr>
        <w:footnoteRef/>
      </w:r>
      <w:r>
        <w:t xml:space="preserve"> Ps. 131:8-10 = 2 Chron. 6:41-42.</w:t>
      </w:r>
    </w:p>
  </w:footnote>
  <w:footnote w:id="788">
    <w:p w14:paraId="3FFC0219" w14:textId="77777777" w:rsidR="006B605B" w:rsidRDefault="006B605B" w:rsidP="00C544D6">
      <w:pPr>
        <w:pStyle w:val="footnote"/>
      </w:pPr>
      <w:r>
        <w:rPr>
          <w:rStyle w:val="FootnoteReference"/>
        </w:rPr>
        <w:footnoteRef/>
      </w:r>
      <w:r>
        <w:t xml:space="preserve"> I Chron. 17:11-14; Acts 2:30-33.</w:t>
      </w:r>
    </w:p>
  </w:footnote>
  <w:footnote w:id="789">
    <w:p w14:paraId="750994E1" w14:textId="39B5FB55" w:rsidR="006B605B" w:rsidRDefault="006B605B" w:rsidP="00631963">
      <w:pPr>
        <w:pStyle w:val="footnote"/>
      </w:pPr>
      <w:r>
        <w:rPr>
          <w:rStyle w:val="FootnoteReference"/>
        </w:rPr>
        <w:footnoteRef/>
      </w:r>
      <w:r>
        <w:t xml:space="preserve"> [JS] Coptic has “widow”.</w:t>
      </w:r>
    </w:p>
  </w:footnote>
  <w:footnote w:id="790">
    <w:p w14:paraId="20533A22" w14:textId="760F6E73" w:rsidR="006B605B" w:rsidRDefault="006B605B" w:rsidP="00631963">
      <w:pPr>
        <w:pStyle w:val="footnote"/>
      </w:pPr>
      <w:r>
        <w:rPr>
          <w:rStyle w:val="FootnoteReference"/>
        </w:rPr>
        <w:footnoteRef/>
      </w:r>
      <w:r>
        <w:t xml:space="preserve"> [JS] or “rejoice with rejoicing”</w:t>
      </w:r>
    </w:p>
  </w:footnote>
  <w:footnote w:id="791">
    <w:p w14:paraId="41E94330" w14:textId="77777777" w:rsidR="006B605B" w:rsidRDefault="006B605B" w:rsidP="00C544D6">
      <w:pPr>
        <w:pStyle w:val="footnote"/>
      </w:pPr>
      <w:r>
        <w:rPr>
          <w:rStyle w:val="FootnoteReference"/>
        </w:rPr>
        <w:footnoteRef/>
      </w:r>
      <w:r>
        <w:t xml:space="preserve"> stock: </w:t>
      </w:r>
      <w:r w:rsidRPr="00783CA0">
        <w:rPr>
          <w:i/>
        </w:rPr>
        <w:t>lit</w:t>
      </w:r>
      <w:r>
        <w:t>. horn.</w:t>
      </w:r>
    </w:p>
  </w:footnote>
  <w:footnote w:id="792">
    <w:p w14:paraId="2CC35491" w14:textId="77777777" w:rsidR="006B605B" w:rsidRDefault="006B605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93">
    <w:p w14:paraId="5C900721" w14:textId="77777777" w:rsidR="006B605B" w:rsidRDefault="006B605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94">
    <w:p w14:paraId="1C6E6FA2" w14:textId="77777777" w:rsidR="006B605B" w:rsidRDefault="006B605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5">
    <w:p w14:paraId="53BD49E1" w14:textId="53C59812" w:rsidR="006B605B" w:rsidRDefault="006B605B"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6">
    <w:p w14:paraId="6C27778C" w14:textId="276CBE19" w:rsidR="006B605B" w:rsidRDefault="006B605B" w:rsidP="008B199B">
      <w:pPr>
        <w:pStyle w:val="footnote"/>
      </w:pPr>
      <w:r>
        <w:rPr>
          <w:rStyle w:val="FootnoteReference"/>
        </w:rPr>
        <w:footnoteRef/>
      </w:r>
      <w:r>
        <w:t xml:space="preserve"> [JS] literally, “slaves”</w:t>
      </w:r>
    </w:p>
  </w:footnote>
  <w:footnote w:id="797">
    <w:p w14:paraId="1FC82724" w14:textId="77777777" w:rsidR="006B605B" w:rsidRDefault="006B605B" w:rsidP="00C544D6">
      <w:pPr>
        <w:pStyle w:val="footnote"/>
      </w:pPr>
      <w:r>
        <w:rPr>
          <w:rStyle w:val="FootnoteReference"/>
        </w:rPr>
        <w:footnoteRef/>
      </w:r>
      <w:r>
        <w:t xml:space="preserve"> The kingdoms of this world have become the kingdoms of our Lord and of His Christ’ (Rev. 11:15).</w:t>
      </w:r>
    </w:p>
  </w:footnote>
  <w:footnote w:id="798">
    <w:p w14:paraId="5C9240DB" w14:textId="77777777" w:rsidR="006B605B" w:rsidRDefault="006B605B" w:rsidP="00C544D6">
      <w:pPr>
        <w:pStyle w:val="footnote"/>
      </w:pPr>
      <w:r>
        <w:rPr>
          <w:rStyle w:val="FootnoteReference"/>
        </w:rPr>
        <w:footnoteRef/>
      </w:r>
      <w:r>
        <w:t xml:space="preserve"> Deut. 32:36.</w:t>
      </w:r>
    </w:p>
  </w:footnote>
  <w:footnote w:id="799">
    <w:p w14:paraId="6CA454B0" w14:textId="699660A9" w:rsidR="006B605B" w:rsidRDefault="006B605B" w:rsidP="009F1DA0">
      <w:pPr>
        <w:pStyle w:val="footnote"/>
      </w:pPr>
      <w:r>
        <w:rPr>
          <w:rStyle w:val="FootnoteReference"/>
        </w:rPr>
        <w:footnoteRef/>
      </w:r>
      <w:r>
        <w:t xml:space="preserve"> [JS] [] lacking in all but OSB</w:t>
      </w:r>
    </w:p>
  </w:footnote>
  <w:footnote w:id="800">
    <w:p w14:paraId="71CEF4E9" w14:textId="77777777" w:rsidR="006B605B" w:rsidRDefault="006B605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1">
    <w:p w14:paraId="6639BD0B" w14:textId="45AA87DA" w:rsidR="006B605B" w:rsidRDefault="006B605B"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02">
    <w:p w14:paraId="2B96894E" w14:textId="6C468A01" w:rsidR="006B605B" w:rsidRDefault="006B605B" w:rsidP="00C544D6">
      <w:pPr>
        <w:pStyle w:val="footnote"/>
      </w:pPr>
      <w:r>
        <w:rPr>
          <w:rStyle w:val="FootnoteReference"/>
        </w:rPr>
        <w:footnoteRef/>
      </w:r>
      <w:r>
        <w:t xml:space="preserve"> mercy: </w:t>
      </w:r>
      <w:r w:rsidRPr="007F3CE8">
        <w:rPr>
          <w:i/>
        </w:rPr>
        <w:t>or</w:t>
      </w:r>
      <w:r>
        <w:t xml:space="preserve"> love. Cf. Lk. 10:37.</w:t>
      </w:r>
    </w:p>
  </w:footnote>
  <w:footnote w:id="803">
    <w:p w14:paraId="08E6A124" w14:textId="11CACB93" w:rsidR="006B605B" w:rsidRDefault="006B605B"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04">
    <w:p w14:paraId="39412F7E" w14:textId="1E04020D" w:rsidR="006B605B" w:rsidRDefault="006B605B" w:rsidP="00AE1E0F">
      <w:pPr>
        <w:pStyle w:val="footnote"/>
      </w:pPr>
      <w:r>
        <w:rPr>
          <w:rStyle w:val="FootnoteReference"/>
        </w:rPr>
        <w:footnoteRef/>
      </w:r>
      <w:r>
        <w:t xml:space="preserve"> [JS] or “and shook of Pharaoh and his army into the Red sea,”</w:t>
      </w:r>
    </w:p>
  </w:footnote>
  <w:footnote w:id="805">
    <w:p w14:paraId="0B96BC12" w14:textId="30893C5B" w:rsidR="006B605B" w:rsidRDefault="006B605B" w:rsidP="00AE1E0F">
      <w:pPr>
        <w:pStyle w:val="footnote"/>
      </w:pPr>
      <w:r>
        <w:rPr>
          <w:rStyle w:val="FootnoteReference"/>
        </w:rPr>
        <w:footnoteRef/>
      </w:r>
      <w:r>
        <w:t xml:space="preserve"> [JS] or “slew”</w:t>
      </w:r>
    </w:p>
  </w:footnote>
  <w:footnote w:id="806">
    <w:p w14:paraId="0DA78EFF" w14:textId="6EE98942" w:rsidR="006B605B" w:rsidRDefault="006B605B" w:rsidP="00AE1E0F">
      <w:pPr>
        <w:pStyle w:val="footnote"/>
      </w:pPr>
      <w:r>
        <w:rPr>
          <w:rStyle w:val="FootnoteReference"/>
        </w:rPr>
        <w:footnoteRef/>
      </w:r>
      <w:r>
        <w:t xml:space="preserve"> [JS] [] lacking in all but the Copitc. This verse and 16b lacking in most translations.</w:t>
      </w:r>
    </w:p>
  </w:footnote>
  <w:footnote w:id="807">
    <w:p w14:paraId="491E3626" w14:textId="77777777" w:rsidR="006B605B" w:rsidRDefault="006B605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8">
    <w:p w14:paraId="27102E37" w14:textId="01E87A4E" w:rsidR="006B605B" w:rsidRDefault="006B605B" w:rsidP="00C544D6">
      <w:pPr>
        <w:pStyle w:val="footnote"/>
      </w:pPr>
      <w:r>
        <w:rPr>
          <w:rStyle w:val="FootnoteReference"/>
        </w:rPr>
        <w:footnoteRef/>
      </w:r>
      <w:r>
        <w:t xml:space="preserve"> See previous footnote.</w:t>
      </w:r>
    </w:p>
  </w:footnote>
  <w:footnote w:id="809">
    <w:p w14:paraId="32C9C8BA" w14:textId="1283C1AE" w:rsidR="006B605B" w:rsidRDefault="006B605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0">
    <w:p w14:paraId="1CAEC73A" w14:textId="2CFEA53A" w:rsidR="006B605B" w:rsidRDefault="006B605B" w:rsidP="00AC3281">
      <w:pPr>
        <w:pStyle w:val="footnote"/>
      </w:pPr>
      <w:r>
        <w:rPr>
          <w:rStyle w:val="FootnoteReference"/>
        </w:rPr>
        <w:footnoteRef/>
      </w:r>
      <w:r>
        <w:t xml:space="preserve"> [JS] or “thank”, or “thankfully confess with praise”</w:t>
      </w:r>
    </w:p>
  </w:footnote>
  <w:footnote w:id="811">
    <w:p w14:paraId="02264BC2" w14:textId="77777777" w:rsidR="006B605B" w:rsidRDefault="006B605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12">
    <w:p w14:paraId="474A88D1" w14:textId="00155028" w:rsidR="006B605B" w:rsidRDefault="006B605B" w:rsidP="00AC3281">
      <w:pPr>
        <w:pStyle w:val="footnote"/>
      </w:pPr>
      <w:r>
        <w:rPr>
          <w:rStyle w:val="FootnoteReference"/>
        </w:rPr>
        <w:footnoteRef/>
      </w:r>
      <w:r>
        <w:t xml:space="preserve"> [JS] “do obeisance”, elsewhere rendered “worship’, but referring to the physical act.</w:t>
      </w:r>
    </w:p>
  </w:footnote>
  <w:footnote w:id="813">
    <w:p w14:paraId="1B1D5002" w14:textId="29B07E11" w:rsidR="006B605B" w:rsidRDefault="006B605B" w:rsidP="00C1761F">
      <w:pPr>
        <w:pStyle w:val="footnote"/>
      </w:pPr>
      <w:r>
        <w:rPr>
          <w:rStyle w:val="FootnoteReference"/>
        </w:rPr>
        <w:footnoteRef/>
      </w:r>
      <w:r>
        <w:t xml:space="preserve"> [JS] or “give thanks to,” or “prase,” or “thankfully confess Your Name with praise”</w:t>
      </w:r>
    </w:p>
  </w:footnote>
  <w:footnote w:id="814">
    <w:p w14:paraId="12351032" w14:textId="637DDCD6" w:rsidR="006B605B" w:rsidRDefault="006B605B"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5">
    <w:p w14:paraId="00F8589A" w14:textId="3079BAC3" w:rsidR="006B605B" w:rsidRDefault="006B605B" w:rsidP="00C1761F">
      <w:pPr>
        <w:pStyle w:val="footnote"/>
      </w:pPr>
      <w:r>
        <w:rPr>
          <w:rStyle w:val="FootnoteReference"/>
        </w:rPr>
        <w:footnoteRef/>
      </w:r>
      <w:r>
        <w:t xml:space="preserve"> [JS] or “acknowledge,” or “give thanks to,” or “thankfully confess with praise”</w:t>
      </w:r>
    </w:p>
  </w:footnote>
  <w:footnote w:id="816">
    <w:p w14:paraId="18BB02EB" w14:textId="33FE7177" w:rsidR="006B605B" w:rsidRDefault="006B605B"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7">
    <w:p w14:paraId="333B0F0E" w14:textId="4D89FC4A" w:rsidR="006B605B" w:rsidRDefault="006B605B" w:rsidP="00FF6795">
      <w:pPr>
        <w:pStyle w:val="footnote"/>
      </w:pPr>
      <w:r>
        <w:rPr>
          <w:rStyle w:val="FootnoteReference"/>
        </w:rPr>
        <w:footnoteRef/>
      </w:r>
      <w:r>
        <w:t xml:space="preserve"> [JS] literally “those who are exalted” or “the high things”</w:t>
      </w:r>
    </w:p>
  </w:footnote>
  <w:footnote w:id="818">
    <w:p w14:paraId="596BB70E" w14:textId="27F87B4A" w:rsidR="006B605B" w:rsidRDefault="006B605B" w:rsidP="00C544D6">
      <w:pPr>
        <w:pStyle w:val="footnote"/>
      </w:pPr>
      <w:r>
        <w:rPr>
          <w:rStyle w:val="FootnoteReference"/>
        </w:rPr>
        <w:footnoteRef/>
      </w:r>
      <w:r>
        <w:t xml:space="preserve"> The Spirit of the Lord fills the world (Wisdom 1:7). [JS] presence: literally “face”</w:t>
      </w:r>
    </w:p>
  </w:footnote>
  <w:footnote w:id="819">
    <w:p w14:paraId="7AB3BB43" w14:textId="5D02016E" w:rsidR="006B605B" w:rsidRDefault="006B605B" w:rsidP="00485563">
      <w:pPr>
        <w:pStyle w:val="footnote"/>
      </w:pPr>
      <w:r>
        <w:rPr>
          <w:rStyle w:val="FootnoteReference"/>
        </w:rPr>
        <w:footnoteRef/>
      </w:r>
      <w:r>
        <w:t xml:space="preserve"> [JS] or “possess”</w:t>
      </w:r>
    </w:p>
  </w:footnote>
  <w:footnote w:id="820">
    <w:p w14:paraId="145A6B15" w14:textId="77777777" w:rsidR="006B605B" w:rsidRDefault="006B605B" w:rsidP="00C544D6">
      <w:pPr>
        <w:pStyle w:val="footnote"/>
      </w:pPr>
      <w:r>
        <w:rPr>
          <w:rStyle w:val="FootnoteReference"/>
        </w:rPr>
        <w:footnoteRef/>
      </w:r>
      <w:r>
        <w:t xml:space="preserve"> heart: </w:t>
      </w:r>
      <w:r w:rsidRPr="007F3CE8">
        <w:rPr>
          <w:i/>
        </w:rPr>
        <w:t>lit</w:t>
      </w:r>
      <w:r>
        <w:t>. kidneys (seat of the affections in Hebrew thought).</w:t>
      </w:r>
    </w:p>
  </w:footnote>
  <w:footnote w:id="821">
    <w:p w14:paraId="5EA66D53" w14:textId="1C1D5AB6" w:rsidR="006B605B" w:rsidRDefault="006B605B" w:rsidP="00485563">
      <w:pPr>
        <w:pStyle w:val="footnote"/>
      </w:pPr>
      <w:r>
        <w:rPr>
          <w:rStyle w:val="FootnoteReference"/>
        </w:rPr>
        <w:footnoteRef/>
      </w:r>
      <w:r>
        <w:t xml:space="preserve"> [JS] or “give thanks,” or “thankfully confess You with praise”</w:t>
      </w:r>
    </w:p>
  </w:footnote>
  <w:footnote w:id="822">
    <w:p w14:paraId="42F762F1" w14:textId="43ABB4D6" w:rsidR="006B605B" w:rsidRDefault="006B605B" w:rsidP="00676E6A">
      <w:pPr>
        <w:pStyle w:val="footnote"/>
      </w:pPr>
      <w:r>
        <w:rPr>
          <w:rStyle w:val="FootnoteReference"/>
        </w:rPr>
        <w:footnoteRef/>
      </w:r>
      <w:r>
        <w:t xml:space="preserve"> [JS] or “authorities” or “powers”</w:t>
      </w:r>
    </w:p>
  </w:footnote>
  <w:footnote w:id="823">
    <w:p w14:paraId="4E73646F" w14:textId="549C13C9" w:rsidR="006B605B" w:rsidRDefault="006B605B" w:rsidP="00EB72A3">
      <w:pPr>
        <w:pStyle w:val="footnote"/>
      </w:pPr>
      <w:r>
        <w:rPr>
          <w:rStyle w:val="FootnoteReference"/>
        </w:rPr>
        <w:footnoteRef/>
      </w:r>
      <w:r>
        <w:t xml:space="preserve"> [JS] or “and do I not waste away because of my enemies?”</w:t>
      </w:r>
    </w:p>
  </w:footnote>
  <w:footnote w:id="824">
    <w:p w14:paraId="4CC16564" w14:textId="262FCF3B" w:rsidR="006B605B" w:rsidRDefault="006B605B" w:rsidP="00814FC4">
      <w:pPr>
        <w:pStyle w:val="footnote"/>
      </w:pPr>
      <w:r>
        <w:rPr>
          <w:rStyle w:val="FootnoteReference"/>
        </w:rPr>
        <w:footnoteRef/>
      </w:r>
      <w:r>
        <w:t xml:space="preserve"> [JS] or “way of iniquity”</w:t>
      </w:r>
    </w:p>
  </w:footnote>
  <w:footnote w:id="825">
    <w:p w14:paraId="6BCAB3AE" w14:textId="77777777" w:rsidR="006B605B" w:rsidRDefault="006B605B" w:rsidP="00C544D6">
      <w:pPr>
        <w:pStyle w:val="footnote"/>
      </w:pPr>
      <w:r>
        <w:rPr>
          <w:rStyle w:val="FootnoteReference"/>
        </w:rPr>
        <w:footnoteRef/>
      </w:r>
      <w:r>
        <w:t xml:space="preserve"> ‘He gives songs in the night’ (Job. 35:10).</w:t>
      </w:r>
    </w:p>
  </w:footnote>
  <w:footnote w:id="826">
    <w:p w14:paraId="6FFB8AE3" w14:textId="30159915" w:rsidR="006B605B" w:rsidRDefault="006B605B" w:rsidP="00FF4A4F">
      <w:pPr>
        <w:pStyle w:val="footnote"/>
      </w:pPr>
      <w:r>
        <w:rPr>
          <w:rStyle w:val="FootnoteReference"/>
        </w:rPr>
        <w:footnoteRef/>
      </w:r>
      <w:r>
        <w:t xml:space="preserve"> Literally “voice”</w:t>
      </w:r>
    </w:p>
  </w:footnote>
  <w:footnote w:id="827">
    <w:p w14:paraId="1995E6B7" w14:textId="70D38F62" w:rsidR="006B605B" w:rsidRDefault="006B605B" w:rsidP="00EB72A3">
      <w:pPr>
        <w:pStyle w:val="footnote"/>
      </w:pPr>
      <w:r>
        <w:rPr>
          <w:rStyle w:val="FootnoteReference"/>
        </w:rPr>
        <w:footnoteRef/>
      </w:r>
      <w:r>
        <w:t xml:space="preserve"> [JS] or “praise,” or “give thanks to,” or “thankfully confess with praise”</w:t>
      </w:r>
    </w:p>
  </w:footnote>
  <w:footnote w:id="828">
    <w:p w14:paraId="7EBC0985" w14:textId="77777777" w:rsidR="006B605B" w:rsidRDefault="006B605B" w:rsidP="00784373">
      <w:pPr>
        <w:pStyle w:val="footnote"/>
      </w:pPr>
      <w:r>
        <w:rPr>
          <w:rStyle w:val="FootnoteReference"/>
        </w:rPr>
        <w:footnoteRef/>
      </w:r>
      <w:r>
        <w:t xml:space="preserve"> [JS] or “Hades”.</w:t>
      </w:r>
    </w:p>
  </w:footnote>
  <w:footnote w:id="829">
    <w:p w14:paraId="5A5C1D1C" w14:textId="586EEB89" w:rsidR="006B605B" w:rsidRDefault="006B605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0">
    <w:p w14:paraId="1AD5A19A" w14:textId="77777777" w:rsidR="006B605B" w:rsidRDefault="006B605B" w:rsidP="00C544D6">
      <w:pPr>
        <w:pStyle w:val="footnote"/>
      </w:pPr>
      <w:r>
        <w:rPr>
          <w:rStyle w:val="FootnoteReference"/>
        </w:rPr>
        <w:footnoteRef/>
      </w:r>
      <w:r>
        <w:t xml:space="preserve"> this way: the confession of Christ (2 Tim. 3:12).</w:t>
      </w:r>
    </w:p>
  </w:footnote>
  <w:footnote w:id="831">
    <w:p w14:paraId="1B4DA4D8" w14:textId="4D3CDF72" w:rsidR="006B605B" w:rsidRDefault="006B605B" w:rsidP="00EB72A3">
      <w:pPr>
        <w:pStyle w:val="footnote"/>
      </w:pPr>
      <w:r>
        <w:rPr>
          <w:rStyle w:val="FootnoteReference"/>
        </w:rPr>
        <w:footnoteRef/>
      </w:r>
      <w:r>
        <w:t xml:space="preserve"> [JS] or “praise” or “thive thanks to,” or “thankfully confess with praise”</w:t>
      </w:r>
    </w:p>
  </w:footnote>
  <w:footnote w:id="832">
    <w:p w14:paraId="10A5500A" w14:textId="77777777" w:rsidR="006B605B" w:rsidRDefault="006B605B" w:rsidP="00C544D6">
      <w:pPr>
        <w:pStyle w:val="footnote"/>
      </w:pPr>
      <w:r>
        <w:rPr>
          <w:rStyle w:val="FootnoteReference"/>
        </w:rPr>
        <w:footnoteRef/>
      </w:r>
      <w:r>
        <w:t xml:space="preserve"> These two lines are identical with Lamentations 3:6.</w:t>
      </w:r>
    </w:p>
  </w:footnote>
  <w:footnote w:id="833">
    <w:p w14:paraId="30FC40DD" w14:textId="11119DF6" w:rsidR="006B605B" w:rsidRDefault="006B605B" w:rsidP="00C544D6">
      <w:pPr>
        <w:pStyle w:val="footnote"/>
      </w:pPr>
      <w:r>
        <w:rPr>
          <w:rStyle w:val="FootnoteReference"/>
        </w:rPr>
        <w:footnoteRef/>
      </w:r>
      <w:r>
        <w:t xml:space="preserve"> Cf. Rev. 10:5; Ezek. 20:23,28,42; Deut. 32:14.</w:t>
      </w:r>
    </w:p>
  </w:footnote>
  <w:footnote w:id="834">
    <w:p w14:paraId="58511EB9" w14:textId="77777777" w:rsidR="006B605B" w:rsidRDefault="006B605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5">
    <w:p w14:paraId="3B148124" w14:textId="77777777" w:rsidR="006B605B" w:rsidRDefault="006B605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6">
    <w:p w14:paraId="1CAB0511" w14:textId="43E4190B" w:rsidR="006B605B" w:rsidRDefault="006B605B" w:rsidP="00C544D6">
      <w:pPr>
        <w:pStyle w:val="footnote"/>
      </w:pPr>
      <w:r>
        <w:rPr>
          <w:rStyle w:val="FootnoteReference"/>
        </w:rPr>
        <w:footnoteRef/>
      </w:r>
      <w:r>
        <w:t xml:space="preserve"> Cf. ‘If I am lifted up from the earth, I will draw all men to Me’ (Jn. 12:32). See also Psalm 45:11 and the note there.</w:t>
      </w:r>
    </w:p>
  </w:footnote>
  <w:footnote w:id="837">
    <w:p w14:paraId="13B01E95" w14:textId="737A6D70" w:rsidR="006B605B" w:rsidRDefault="006B605B" w:rsidP="00F53108">
      <w:pPr>
        <w:pStyle w:val="footnote"/>
      </w:pPr>
      <w:r>
        <w:rPr>
          <w:rStyle w:val="FootnoteReference"/>
        </w:rPr>
        <w:footnoteRef/>
      </w:r>
      <w:r>
        <w:t xml:space="preserve"> [JS] or “gush forth”, “overflow”</w:t>
      </w:r>
    </w:p>
  </w:footnote>
  <w:footnote w:id="838">
    <w:p w14:paraId="291B5302" w14:textId="22414254" w:rsidR="006B605B" w:rsidRDefault="006B605B" w:rsidP="00F53108">
      <w:pPr>
        <w:pStyle w:val="footnote"/>
      </w:pPr>
      <w:r>
        <w:rPr>
          <w:rStyle w:val="FootnoteReference"/>
        </w:rPr>
        <w:footnoteRef/>
      </w:r>
      <w:r>
        <w:t xml:space="preserve"> [JS] or “thankfully confess You with praise”, or “praise”, or “give thanks to”</w:t>
      </w:r>
    </w:p>
  </w:footnote>
  <w:footnote w:id="839">
    <w:p w14:paraId="7FEF7BE1" w14:textId="0F451A05" w:rsidR="006B605B" w:rsidRDefault="006B605B" w:rsidP="008D3680">
      <w:pPr>
        <w:pStyle w:val="footnote"/>
      </w:pPr>
      <w:r>
        <w:rPr>
          <w:rStyle w:val="FootnoteReference"/>
        </w:rPr>
        <w:footnoteRef/>
      </w:r>
      <w:r>
        <w:t xml:space="preserve"> [JS] literally “holy ones”</w:t>
      </w:r>
    </w:p>
  </w:footnote>
  <w:footnote w:id="840">
    <w:p w14:paraId="67EE1F7C" w14:textId="1AC854C4" w:rsidR="006B605B" w:rsidRDefault="006B605B"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1">
    <w:p w14:paraId="353ACEBC" w14:textId="59328CB4" w:rsidR="006B605B" w:rsidRDefault="006B605B" w:rsidP="00C544D6">
      <w:pPr>
        <w:pStyle w:val="footnote"/>
      </w:pPr>
      <w:r>
        <w:rPr>
          <w:rStyle w:val="FootnoteReference"/>
        </w:rPr>
        <w:footnoteRef/>
      </w:r>
      <w:r>
        <w:t xml:space="preserve"> Cf. Ps. 145:2 with Ps. 103:33. Only verbs differ.</w:t>
      </w:r>
    </w:p>
  </w:footnote>
  <w:footnote w:id="842">
    <w:p w14:paraId="35C0C4DD" w14:textId="71AC6682" w:rsidR="006B605B" w:rsidRDefault="006B605B" w:rsidP="007F50FD">
      <w:pPr>
        <w:pStyle w:val="footnote"/>
      </w:pPr>
      <w:r>
        <w:rPr>
          <w:rStyle w:val="FootnoteReference"/>
        </w:rPr>
        <w:footnoteRef/>
      </w:r>
      <w:r>
        <w:t xml:space="preserve"> [JS] or “spirit”</w:t>
      </w:r>
    </w:p>
  </w:footnote>
  <w:footnote w:id="843">
    <w:p w14:paraId="23EB32F2" w14:textId="235BD424" w:rsidR="006B605B" w:rsidRDefault="006B605B" w:rsidP="007F50FD">
      <w:pPr>
        <w:pStyle w:val="footnote"/>
      </w:pPr>
      <w:r>
        <w:rPr>
          <w:rStyle w:val="FootnoteReference"/>
        </w:rPr>
        <w:footnoteRef/>
      </w:r>
      <w:r>
        <w:t xml:space="preserve"> [JS] thoughts, or designs, plans, projects</w:t>
      </w:r>
    </w:p>
  </w:footnote>
  <w:footnote w:id="844">
    <w:p w14:paraId="1E480973" w14:textId="3F051D55" w:rsidR="006B605B" w:rsidRDefault="006B605B" w:rsidP="007F50FD">
      <w:pPr>
        <w:pStyle w:val="footnote"/>
      </w:pPr>
      <w:r>
        <w:rPr>
          <w:rStyle w:val="FootnoteReference"/>
        </w:rPr>
        <w:footnoteRef/>
      </w:r>
      <w:r>
        <w:t xml:space="preserve"> [JS] or “guards”</w:t>
      </w:r>
    </w:p>
  </w:footnote>
  <w:footnote w:id="845">
    <w:p w14:paraId="6A1BF79E" w14:textId="2C42AEE5" w:rsidR="006B605B" w:rsidRDefault="006B605B" w:rsidP="007F50FD">
      <w:pPr>
        <w:pStyle w:val="footnote"/>
      </w:pPr>
      <w:r>
        <w:rPr>
          <w:rStyle w:val="FootnoteReference"/>
        </w:rPr>
        <w:footnoteRef/>
      </w:r>
      <w:r>
        <w:t xml:space="preserve"> [JS] or “frees the prisoners”</w:t>
      </w:r>
    </w:p>
  </w:footnote>
  <w:footnote w:id="846">
    <w:p w14:paraId="5D5111FF" w14:textId="66B6F812" w:rsidR="006B605B" w:rsidRDefault="006B605B" w:rsidP="007F50FD">
      <w:pPr>
        <w:pStyle w:val="footnote"/>
      </w:pPr>
      <w:r>
        <w:rPr>
          <w:rStyle w:val="FootnoteReference"/>
        </w:rPr>
        <w:footnoteRef/>
      </w:r>
      <w:r>
        <w:t xml:space="preserve"> [JS] or “bent”</w:t>
      </w:r>
    </w:p>
  </w:footnote>
  <w:footnote w:id="847">
    <w:p w14:paraId="4090A924" w14:textId="68E30641" w:rsidR="006B605B" w:rsidRDefault="006B605B" w:rsidP="007F50FD">
      <w:pPr>
        <w:pStyle w:val="footnote"/>
      </w:pPr>
      <w:r>
        <w:rPr>
          <w:rStyle w:val="FootnoteReference"/>
        </w:rPr>
        <w:footnoteRef/>
      </w:r>
      <w:r>
        <w:t xml:space="preserve"> [JS] or “skill”</w:t>
      </w:r>
    </w:p>
  </w:footnote>
  <w:footnote w:id="848">
    <w:p w14:paraId="6F819BD3" w14:textId="78976808" w:rsidR="006B605B" w:rsidRDefault="006B605B" w:rsidP="007F50FD">
      <w:pPr>
        <w:pStyle w:val="footnote"/>
      </w:pPr>
      <w:r>
        <w:rPr>
          <w:rStyle w:val="FootnoteReference"/>
        </w:rPr>
        <w:footnoteRef/>
      </w:r>
      <w:r>
        <w:t xml:space="preserve"> [JS] or “foreigners”</w:t>
      </w:r>
    </w:p>
  </w:footnote>
  <w:footnote w:id="849">
    <w:p w14:paraId="78560DE2" w14:textId="6759CA05" w:rsidR="006B605B" w:rsidRDefault="006B605B" w:rsidP="007F50FD">
      <w:pPr>
        <w:pStyle w:val="footnote"/>
      </w:pPr>
      <w:r>
        <w:rPr>
          <w:rStyle w:val="FootnoteReference"/>
        </w:rPr>
        <w:footnoteRef/>
      </w:r>
      <w:r>
        <w:t xml:space="preserve"> [JS] or a psalm, or a melody</w:t>
      </w:r>
    </w:p>
  </w:footnote>
  <w:footnote w:id="850">
    <w:p w14:paraId="2C19D159" w14:textId="3C9E27D5" w:rsidR="006B605B" w:rsidRDefault="006B605B" w:rsidP="00F258B1">
      <w:pPr>
        <w:pStyle w:val="footnote"/>
      </w:pPr>
      <w:r>
        <w:rPr>
          <w:rStyle w:val="FootnoteReference"/>
        </w:rPr>
        <w:footnoteRef/>
      </w:r>
      <w:r>
        <w:t xml:space="preserve"> </w:t>
      </w:r>
      <w:r w:rsidRPr="00D813A7">
        <w:rPr>
          <w:i/>
        </w:rPr>
        <w:t>Lit</w:t>
      </w:r>
      <w:r>
        <w:t>. ‘dispersions’. Cf. Mt. 24:31.</w:t>
      </w:r>
    </w:p>
  </w:footnote>
  <w:footnote w:id="851">
    <w:p w14:paraId="7AC7AD8B" w14:textId="5BFFD4CA" w:rsidR="006B605B" w:rsidRDefault="006B605B"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52">
    <w:p w14:paraId="1F0F4402" w14:textId="056F6B42" w:rsidR="006B605B" w:rsidRDefault="006B605B" w:rsidP="00CD1E61">
      <w:pPr>
        <w:pStyle w:val="footnote"/>
      </w:pPr>
      <w:r>
        <w:rPr>
          <w:rStyle w:val="FootnoteReference"/>
        </w:rPr>
        <w:footnoteRef/>
      </w:r>
      <w:r>
        <w:t xml:space="preserve"> [JS] or word, or teaching</w:t>
      </w:r>
    </w:p>
  </w:footnote>
  <w:footnote w:id="853">
    <w:p w14:paraId="407F2DDB" w14:textId="624657B1" w:rsidR="006B605B" w:rsidRDefault="006B605B"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54">
    <w:p w14:paraId="35167DCD" w14:textId="373FC63F" w:rsidR="006B605B" w:rsidRDefault="006B605B" w:rsidP="00DE04F0">
      <w:pPr>
        <w:pStyle w:val="footnote"/>
      </w:pPr>
      <w:r>
        <w:rPr>
          <w:rStyle w:val="FootnoteReference"/>
        </w:rPr>
        <w:footnoteRef/>
      </w:r>
      <w:r>
        <w:t xml:space="preserve"> [JS] or “stormy wind”</w:t>
      </w:r>
    </w:p>
  </w:footnote>
  <w:footnote w:id="855">
    <w:p w14:paraId="596CA46F" w14:textId="3CE69ED5" w:rsidR="006B605B" w:rsidRDefault="006B605B" w:rsidP="00DE04F0">
      <w:pPr>
        <w:pStyle w:val="footnote"/>
      </w:pPr>
      <w:r>
        <w:rPr>
          <w:rStyle w:val="FootnoteReference"/>
        </w:rPr>
        <w:footnoteRef/>
      </w:r>
      <w:r>
        <w:t xml:space="preserve"> [JS] or “maidens,” or “unmarried women”</w:t>
      </w:r>
    </w:p>
  </w:footnote>
  <w:footnote w:id="856">
    <w:p w14:paraId="302477DE" w14:textId="111432A8" w:rsidR="006B605B" w:rsidRDefault="006B605B"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7">
    <w:p w14:paraId="33D71E70" w14:textId="2D5394E7" w:rsidR="006B605B" w:rsidRDefault="006B605B" w:rsidP="007039A0">
      <w:pPr>
        <w:pStyle w:val="footnote"/>
      </w:pPr>
      <w:r>
        <w:rPr>
          <w:rStyle w:val="FootnoteReference"/>
        </w:rPr>
        <w:footnoteRef/>
      </w:r>
      <w:r>
        <w:t xml:space="preserve"> [JS] literally, “And He will raise/exalt the horn of His people”</w:t>
      </w:r>
    </w:p>
  </w:footnote>
  <w:footnote w:id="858">
    <w:p w14:paraId="43AD805B" w14:textId="6DFE2128" w:rsidR="006B605B" w:rsidRDefault="006B605B" w:rsidP="007039A0">
      <w:pPr>
        <w:pStyle w:val="footnote"/>
      </w:pPr>
      <w:r>
        <w:rPr>
          <w:rStyle w:val="FootnoteReference"/>
        </w:rPr>
        <w:footnoteRef/>
      </w:r>
      <w:r>
        <w:t xml:space="preserve"> [JS] “assembly”</w:t>
      </w:r>
    </w:p>
  </w:footnote>
  <w:footnote w:id="859">
    <w:p w14:paraId="0C277B75" w14:textId="51E0F674" w:rsidR="006B605B" w:rsidRDefault="006B605B" w:rsidP="007039A0">
      <w:pPr>
        <w:pStyle w:val="footnote"/>
      </w:pPr>
      <w:r>
        <w:rPr>
          <w:rStyle w:val="FootnoteReference"/>
        </w:rPr>
        <w:footnoteRef/>
      </w:r>
      <w:r>
        <w:t xml:space="preserve"> [JS] Coptic has “in the chorus”</w:t>
      </w:r>
    </w:p>
  </w:footnote>
  <w:footnote w:id="860">
    <w:p w14:paraId="195C17E1" w14:textId="7FE4BA09" w:rsidR="006B605B" w:rsidRDefault="006B605B" w:rsidP="00704A33">
      <w:pPr>
        <w:pStyle w:val="footnote"/>
      </w:pPr>
      <w:r>
        <w:rPr>
          <w:rStyle w:val="FootnoteReference"/>
        </w:rPr>
        <w:footnoteRef/>
      </w:r>
      <w:r>
        <w:t xml:space="preserve"> [JS] Fr. Athanasius has “exalt,” See the Liturgy of Mesori 26)</w:t>
      </w:r>
    </w:p>
  </w:footnote>
  <w:footnote w:id="861">
    <w:p w14:paraId="7329AB19" w14:textId="77777777" w:rsidR="006B605B" w:rsidRDefault="006B605B" w:rsidP="00F258B1">
      <w:pPr>
        <w:pStyle w:val="footnote"/>
      </w:pPr>
      <w:r>
        <w:rPr>
          <w:rStyle w:val="FootnoteReference"/>
        </w:rPr>
        <w:footnoteRef/>
      </w:r>
      <w:r>
        <w:t xml:space="preserve"> two-edged sword: praise which conquers Amalek (St. Chrysostom).</w:t>
      </w:r>
    </w:p>
  </w:footnote>
  <w:footnote w:id="862">
    <w:p w14:paraId="2095C32A" w14:textId="77777777" w:rsidR="006B605B" w:rsidRDefault="006B605B" w:rsidP="00F258B1">
      <w:pPr>
        <w:pStyle w:val="footnote"/>
      </w:pPr>
      <w:r>
        <w:rPr>
          <w:rStyle w:val="FootnoteReference"/>
        </w:rPr>
        <w:footnoteRef/>
      </w:r>
      <w:r>
        <w:t xml:space="preserve"> ‘Holiness of life is the mother of glory’ (St Theodoret).</w:t>
      </w:r>
    </w:p>
  </w:footnote>
  <w:footnote w:id="863">
    <w:p w14:paraId="4C5EFC08" w14:textId="6D588D58" w:rsidR="006B605B" w:rsidRDefault="006B605B" w:rsidP="00AE5C5A">
      <w:pPr>
        <w:pStyle w:val="footnote"/>
      </w:pPr>
      <w:r>
        <w:rPr>
          <w:rStyle w:val="FootnoteReference"/>
        </w:rPr>
        <w:footnoteRef/>
      </w:r>
      <w:r>
        <w:t xml:space="preserve"> [JS] variant reading, “harp and lyre”</w:t>
      </w:r>
    </w:p>
  </w:footnote>
  <w:footnote w:id="864">
    <w:p w14:paraId="34B39967" w14:textId="2F98E45D" w:rsidR="006B605B" w:rsidRDefault="006B605B" w:rsidP="00AE5C5A">
      <w:pPr>
        <w:pStyle w:val="footnote"/>
      </w:pPr>
      <w:r>
        <w:rPr>
          <w:rStyle w:val="FootnoteReference"/>
        </w:rPr>
        <w:footnoteRef/>
      </w:r>
      <w:r>
        <w:t xml:space="preserve"> [JS] Coptic has “chorus” in place of “dance”</w:t>
      </w:r>
    </w:p>
  </w:footnote>
  <w:footnote w:id="865">
    <w:p w14:paraId="3F01F63D" w14:textId="7FB71CE4" w:rsidR="006B605B" w:rsidRDefault="006B605B" w:rsidP="00FB1741">
      <w:pPr>
        <w:pStyle w:val="footnote"/>
      </w:pPr>
      <w:r>
        <w:rPr>
          <w:rStyle w:val="FootnoteReference"/>
        </w:rPr>
        <w:footnoteRef/>
      </w:r>
      <w:r>
        <w:t xml:space="preserve"> [JS] or “allophyle”, which means “foreigner”, but specificially in reference to Philistines.</w:t>
      </w:r>
    </w:p>
  </w:footnote>
  <w:footnote w:id="866">
    <w:p w14:paraId="234F96D1" w14:textId="322FE18B" w:rsidR="006B605B" w:rsidRDefault="006B605B" w:rsidP="00865C59">
      <w:pPr>
        <w:pStyle w:val="footnote"/>
      </w:pPr>
      <w:r>
        <w:rPr>
          <w:rStyle w:val="FootnoteReference"/>
        </w:rPr>
        <w:footnoteRef/>
      </w:r>
      <w:r>
        <w:t xml:space="preserve"> Or “Spirit”</w:t>
      </w:r>
    </w:p>
  </w:footnote>
  <w:footnote w:id="867">
    <w:p w14:paraId="296DD30B" w14:textId="77777777" w:rsidR="006B605B" w:rsidRDefault="006B605B"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8">
    <w:p w14:paraId="75462569" w14:textId="77777777" w:rsidR="006B605B" w:rsidRDefault="006B605B" w:rsidP="00344A59">
      <w:pPr>
        <w:pStyle w:val="footnote"/>
      </w:pPr>
      <w:r>
        <w:rPr>
          <w:rStyle w:val="FootnoteReference"/>
        </w:rPr>
        <w:footnoteRef/>
      </w:r>
      <w:r>
        <w:t xml:space="preserve"> The “alleluia” in each vs is inserted into each verse of the Psalm</w:t>
      </w:r>
    </w:p>
  </w:footnote>
  <w:footnote w:id="869">
    <w:p w14:paraId="1F1613E0" w14:textId="77777777" w:rsidR="006B605B" w:rsidRDefault="006B605B"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0">
    <w:p w14:paraId="001DC1B4" w14:textId="77777777" w:rsidR="006B605B" w:rsidRDefault="006B605B" w:rsidP="00A7333E">
      <w:pPr>
        <w:pStyle w:val="footnote"/>
      </w:pPr>
      <w:r>
        <w:rPr>
          <w:rStyle w:val="FootnoteReference"/>
        </w:rPr>
        <w:footnoteRef/>
      </w:r>
      <w:r>
        <w:t xml:space="preserve"> Do obiesance</w:t>
      </w:r>
    </w:p>
  </w:footnote>
  <w:footnote w:id="871">
    <w:p w14:paraId="109CBDA9" w14:textId="77777777" w:rsidR="006B605B" w:rsidRDefault="006B605B" w:rsidP="00A7333E">
      <w:pPr>
        <w:pStyle w:val="footnote"/>
      </w:pPr>
      <w:r>
        <w:rPr>
          <w:rStyle w:val="FootnoteReference"/>
        </w:rPr>
        <w:footnoteRef/>
      </w:r>
      <w:r>
        <w:t xml:space="preserve"> Literally, “horn”</w:t>
      </w:r>
    </w:p>
  </w:footnote>
  <w:footnote w:id="872">
    <w:p w14:paraId="6824A765" w14:textId="77777777" w:rsidR="006B605B" w:rsidRDefault="006B605B" w:rsidP="00A7333E">
      <w:pPr>
        <w:pStyle w:val="footnote"/>
      </w:pPr>
      <w:r>
        <w:rPr>
          <w:rStyle w:val="FootnoteReference"/>
        </w:rPr>
        <w:footnoteRef/>
      </w:r>
      <w:r>
        <w:t xml:space="preserve"> Or, “ways”</w:t>
      </w:r>
    </w:p>
  </w:footnote>
  <w:footnote w:id="873">
    <w:p w14:paraId="6136C7AC" w14:textId="77777777" w:rsidR="006B605B" w:rsidRDefault="006B605B" w:rsidP="00A7333E">
      <w:pPr>
        <w:pStyle w:val="footnote"/>
      </w:pPr>
      <w:r>
        <w:rPr>
          <w:rStyle w:val="FootnoteReference"/>
        </w:rPr>
        <w:footnoteRef/>
      </w:r>
      <w:r>
        <w:t xml:space="preserve"> Literally, “exalt the horn”</w:t>
      </w:r>
    </w:p>
  </w:footnote>
  <w:footnote w:id="874">
    <w:p w14:paraId="0D97069A" w14:textId="77777777" w:rsidR="006B605B" w:rsidRDefault="006B605B" w:rsidP="00A7333E">
      <w:pPr>
        <w:pStyle w:val="footnote"/>
      </w:pPr>
      <w:r>
        <w:rPr>
          <w:rStyle w:val="FootnoteReference"/>
        </w:rPr>
        <w:footnoteRef/>
      </w:r>
      <w:r>
        <w:t xml:space="preserve"> Or “christs”</w:t>
      </w:r>
    </w:p>
  </w:footnote>
  <w:footnote w:id="875">
    <w:p w14:paraId="75E4F1BF" w14:textId="77777777" w:rsidR="006B605B" w:rsidRDefault="006B605B" w:rsidP="00A7333E">
      <w:pPr>
        <w:pStyle w:val="footnote"/>
      </w:pPr>
      <w:r>
        <w:rPr>
          <w:rStyle w:val="FootnoteReference"/>
        </w:rPr>
        <w:footnoteRef/>
      </w:r>
      <w:r>
        <w:t xml:space="preserve"> Or “workers of iniquity”</w:t>
      </w:r>
    </w:p>
  </w:footnote>
  <w:footnote w:id="876">
    <w:p w14:paraId="6B1B283E" w14:textId="77777777" w:rsidR="006B605B" w:rsidRDefault="006B605B"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7">
    <w:p w14:paraId="0BE3B61B" w14:textId="77777777" w:rsidR="006B605B" w:rsidRDefault="006B605B" w:rsidP="00A7333E">
      <w:pPr>
        <w:pStyle w:val="footnote"/>
      </w:pPr>
      <w:r>
        <w:rPr>
          <w:rStyle w:val="FootnoteReference"/>
        </w:rPr>
        <w:footnoteRef/>
      </w:r>
      <w:r>
        <w:t xml:space="preserve"> or “blessing”</w:t>
      </w:r>
    </w:p>
  </w:footnote>
  <w:footnote w:id="878">
    <w:p w14:paraId="39CDECB8" w14:textId="77777777" w:rsidR="006B605B" w:rsidRDefault="006B605B" w:rsidP="00A7333E">
      <w:pPr>
        <w:pStyle w:val="footnote"/>
      </w:pPr>
      <w:r>
        <w:rPr>
          <w:rStyle w:val="FootnoteReference"/>
        </w:rPr>
        <w:footnoteRef/>
      </w:r>
      <w:r>
        <w:t xml:space="preserve"> Or “Thy holy Name we do utter”</w:t>
      </w:r>
    </w:p>
  </w:footnote>
  <w:footnote w:id="879">
    <w:p w14:paraId="2BFF308D" w14:textId="77777777" w:rsidR="006B605B" w:rsidRDefault="006B605B" w:rsidP="00A7333E">
      <w:pPr>
        <w:pStyle w:val="footnote"/>
      </w:pPr>
      <w:r>
        <w:rPr>
          <w:rStyle w:val="FootnoteReference"/>
        </w:rPr>
        <w:footnoteRef/>
      </w:r>
      <w:r>
        <w:t xml:space="preserve"> Or “May it be so, Lord!”</w:t>
      </w:r>
    </w:p>
  </w:footnote>
  <w:footnote w:id="880">
    <w:p w14:paraId="7211B02A" w14:textId="77777777" w:rsidR="006B605B" w:rsidRDefault="006B605B" w:rsidP="008A378B">
      <w:pPr>
        <w:pStyle w:val="footnote"/>
      </w:pPr>
      <w:r>
        <w:rPr>
          <w:rStyle w:val="FootnoteReference"/>
        </w:rPr>
        <w:footnoteRef/>
      </w:r>
      <w:r>
        <w:t xml:space="preserve"> Or “thankfully confess You with praise”</w:t>
      </w:r>
    </w:p>
  </w:footnote>
  <w:footnote w:id="881">
    <w:p w14:paraId="693B122B" w14:textId="28D696D4" w:rsidR="006B605B" w:rsidRDefault="006B605B"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82">
    <w:p w14:paraId="7672FC08" w14:textId="77777777" w:rsidR="006B605B" w:rsidRDefault="006B605B" w:rsidP="00A7333E">
      <w:pPr>
        <w:pStyle w:val="footnote"/>
      </w:pPr>
      <w:r>
        <w:rPr>
          <w:rStyle w:val="FootnoteReference"/>
        </w:rPr>
        <w:footnoteRef/>
      </w:r>
      <w:r>
        <w:t xml:space="preserve"> Latria</w:t>
      </w:r>
    </w:p>
  </w:footnote>
  <w:footnote w:id="883">
    <w:p w14:paraId="6A1BE515" w14:textId="5E13A526" w:rsidR="006B605B" w:rsidRDefault="006B605B" w:rsidP="00426715">
      <w:pPr>
        <w:pStyle w:val="footnote"/>
      </w:pPr>
      <w:r>
        <w:rPr>
          <w:rStyle w:val="FootnoteReference"/>
        </w:rPr>
        <w:footnoteRef/>
      </w:r>
      <w:r>
        <w:t xml:space="preserve"> Or, “Sing a hymn to Him, and exalt Him beyond measure unto the ages.”</w:t>
      </w:r>
    </w:p>
  </w:footnote>
  <w:footnote w:id="884">
    <w:p w14:paraId="68D0AB21" w14:textId="61EA66CA" w:rsidR="006B605B" w:rsidRDefault="006B605B" w:rsidP="00426715">
      <w:pPr>
        <w:pStyle w:val="footnote"/>
      </w:pPr>
      <w:r>
        <w:rPr>
          <w:rStyle w:val="FootnoteReference"/>
        </w:rPr>
        <w:footnoteRef/>
      </w:r>
      <w:r>
        <w:t xml:space="preserve"> This verse is lacking in the Greek.</w:t>
      </w:r>
    </w:p>
  </w:footnote>
  <w:footnote w:id="885">
    <w:p w14:paraId="26544D11" w14:textId="10502CC8" w:rsidR="006B605B" w:rsidRDefault="006B605B" w:rsidP="007757C9">
      <w:pPr>
        <w:pStyle w:val="footnote"/>
      </w:pPr>
      <w:r>
        <w:rPr>
          <w:rStyle w:val="FootnoteReference"/>
        </w:rPr>
        <w:footnoteRef/>
      </w:r>
      <w:r>
        <w:t xml:space="preserve"> In Greek this verse breaks the pattern and has “Let the earth bless the Lord…”</w:t>
      </w:r>
    </w:p>
  </w:footnote>
  <w:footnote w:id="886">
    <w:p w14:paraId="00301B8D" w14:textId="27445427" w:rsidR="006B605B" w:rsidRDefault="006B605B" w:rsidP="007757C9">
      <w:pPr>
        <w:pStyle w:val="footnote"/>
      </w:pPr>
      <w:r>
        <w:rPr>
          <w:rStyle w:val="FootnoteReference"/>
        </w:rPr>
        <w:footnoteRef/>
      </w:r>
      <w:r>
        <w:t xml:space="preserve"> Greek has “sea-monsters”</w:t>
      </w:r>
    </w:p>
  </w:footnote>
  <w:footnote w:id="887">
    <w:p w14:paraId="0ECD7B50" w14:textId="7593729A" w:rsidR="006B605B" w:rsidRDefault="006B605B" w:rsidP="007757C9">
      <w:pPr>
        <w:pStyle w:val="footnote"/>
      </w:pPr>
      <w:r>
        <w:rPr>
          <w:rStyle w:val="FootnoteReference"/>
        </w:rPr>
        <w:footnoteRef/>
      </w:r>
      <w:r>
        <w:t xml:space="preserve"> [] not found in Gk.</w:t>
      </w:r>
    </w:p>
  </w:footnote>
  <w:footnote w:id="888">
    <w:p w14:paraId="0A00818E" w14:textId="6F9A1D3E" w:rsidR="006B605B" w:rsidRDefault="006B605B"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9">
    <w:p w14:paraId="4C080563" w14:textId="076FB7DA" w:rsidR="006B605B" w:rsidRDefault="006B605B"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0">
    <w:p w14:paraId="52E6C24B" w14:textId="77777777" w:rsidR="006B605B" w:rsidRDefault="006B605B" w:rsidP="003758F4">
      <w:pPr>
        <w:pStyle w:val="footnote"/>
      </w:pPr>
      <w:r>
        <w:rPr>
          <w:rStyle w:val="FootnoteReference"/>
        </w:rPr>
        <w:footnoteRef/>
      </w:r>
      <w:r>
        <w:t xml:space="preserve"> Or, “Sing a hymn to Him, and exalt Him beyond measure unto the ages.”</w:t>
      </w:r>
    </w:p>
  </w:footnote>
  <w:footnote w:id="891">
    <w:p w14:paraId="3AF01027" w14:textId="77777777" w:rsidR="006B605B" w:rsidRDefault="006B605B" w:rsidP="003758F4">
      <w:pPr>
        <w:pStyle w:val="footnote"/>
      </w:pPr>
      <w:r>
        <w:rPr>
          <w:rStyle w:val="FootnoteReference"/>
        </w:rPr>
        <w:footnoteRef/>
      </w:r>
      <w:r>
        <w:t xml:space="preserve"> In Greek this verse breaks the pattern and has “Let the earth bless the Lord…”</w:t>
      </w:r>
    </w:p>
  </w:footnote>
  <w:footnote w:id="892">
    <w:p w14:paraId="29625A78" w14:textId="77777777" w:rsidR="006B605B" w:rsidRDefault="006B605B" w:rsidP="003758F4">
      <w:pPr>
        <w:pStyle w:val="footnote"/>
      </w:pPr>
      <w:r>
        <w:rPr>
          <w:rStyle w:val="FootnoteReference"/>
        </w:rPr>
        <w:footnoteRef/>
      </w:r>
      <w:r>
        <w:t xml:space="preserve"> [] not found in Gk.</w:t>
      </w:r>
    </w:p>
  </w:footnote>
  <w:footnote w:id="893">
    <w:p w14:paraId="3D357C32" w14:textId="77777777" w:rsidR="006B605B" w:rsidRDefault="006B605B"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4">
    <w:p w14:paraId="206912E7" w14:textId="77777777" w:rsidR="006B605B" w:rsidRDefault="006B605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7A06DB04" w14:textId="77777777" w:rsidR="006B605B" w:rsidRDefault="006B605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28892EF0" w14:textId="6E1CE2C1" w:rsidR="006B605B" w:rsidRPr="008D5F3D" w:rsidRDefault="006B605B" w:rsidP="008D5F3D">
      <w:pPr>
        <w:pStyle w:val="footnote"/>
      </w:pPr>
      <w:r>
        <w:rPr>
          <w:rStyle w:val="FootnoteReference"/>
        </w:rPr>
        <w:footnoteRef/>
      </w:r>
      <w:r>
        <w:t xml:space="preserve"> [JS] Greek has “stars and light,” while Coptic has “stars of light”</w:t>
      </w:r>
    </w:p>
  </w:footnote>
  <w:footnote w:id="897">
    <w:p w14:paraId="6888EF75" w14:textId="7291EAAC" w:rsidR="006B605B" w:rsidRDefault="006B605B" w:rsidP="00A17656">
      <w:pPr>
        <w:pStyle w:val="footnote"/>
      </w:pPr>
      <w:r>
        <w:rPr>
          <w:rStyle w:val="FootnoteReference"/>
        </w:rPr>
        <w:footnoteRef/>
      </w:r>
      <w:r>
        <w:t xml:space="preserve"> [JS] Gk has “confession/praise of Him is in the earth and heaven”</w:t>
      </w:r>
    </w:p>
  </w:footnote>
  <w:footnote w:id="898">
    <w:p w14:paraId="0C9270F2" w14:textId="14BEF321" w:rsidR="006B605B" w:rsidRDefault="006B605B" w:rsidP="00A17656">
      <w:pPr>
        <w:pStyle w:val="footnote"/>
      </w:pPr>
      <w:r>
        <w:rPr>
          <w:rStyle w:val="FootnoteReference"/>
        </w:rPr>
        <w:footnoteRef/>
      </w:r>
      <w:r>
        <w:t xml:space="preserve"> [JS] literally, “And He will exalt the horn of His people”</w:t>
      </w:r>
    </w:p>
  </w:footnote>
  <w:footnote w:id="899">
    <w:p w14:paraId="2890F7AF" w14:textId="127DC52C" w:rsidR="006B605B" w:rsidRDefault="006B605B" w:rsidP="008A107E">
      <w:pPr>
        <w:pStyle w:val="footnote"/>
      </w:pPr>
      <w:r>
        <w:rPr>
          <w:rStyle w:val="FootnoteReference"/>
        </w:rPr>
        <w:footnoteRef/>
      </w:r>
      <w:r>
        <w:t xml:space="preserve"> or “statutes.” The meaning is the same as in Ps 118: statutes, ordinances, or truths. Literally, “engraved things”</w:t>
      </w:r>
    </w:p>
  </w:footnote>
  <w:footnote w:id="900">
    <w:p w14:paraId="1BA5672C" w14:textId="77777777" w:rsidR="006B605B" w:rsidRDefault="006B605B" w:rsidP="00680B91">
      <w:pPr>
        <w:pStyle w:val="footnote"/>
      </w:pPr>
      <w:r>
        <w:rPr>
          <w:rStyle w:val="FootnoteReference"/>
        </w:rPr>
        <w:footnoteRef/>
      </w:r>
      <w:r>
        <w:t xml:space="preserve"> Latria</w:t>
      </w:r>
    </w:p>
  </w:footnote>
  <w:footnote w:id="901">
    <w:p w14:paraId="690DC348" w14:textId="77777777" w:rsidR="006B605B" w:rsidRDefault="006B605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0E195254" w14:textId="3469BAAE" w:rsidR="006B605B" w:rsidRDefault="006B605B"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03">
    <w:p w14:paraId="50098A0E" w14:textId="77777777" w:rsidR="006B605B" w:rsidRDefault="006B605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19022051" w14:textId="77777777" w:rsidR="006B605B" w:rsidRDefault="006B605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3DC9334B" w14:textId="77777777" w:rsidR="006B605B" w:rsidRDefault="006B605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6">
    <w:p w14:paraId="6AC1A98C" w14:textId="77777777" w:rsidR="006B605B" w:rsidRPr="00260CA9" w:rsidRDefault="006B605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7">
    <w:p w14:paraId="22924FE1" w14:textId="77777777" w:rsidR="006B605B" w:rsidRDefault="006B605B" w:rsidP="006869EE">
      <w:pPr>
        <w:pStyle w:val="footnote"/>
      </w:pPr>
      <w:r>
        <w:rPr>
          <w:rStyle w:val="FootnoteReference"/>
        </w:rPr>
        <w:footnoteRef/>
      </w:r>
      <w:r>
        <w:t xml:space="preserve"> Literally “hegoumens”, as the monastic and priestly orders have been thoroughly confused.</w:t>
      </w:r>
    </w:p>
  </w:footnote>
  <w:footnote w:id="908">
    <w:p w14:paraId="620F336B" w14:textId="77777777" w:rsidR="006B605B" w:rsidRDefault="006B605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C34710D" w14:textId="77777777" w:rsidR="006B605B" w:rsidRDefault="006B605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02E1F01F" w14:textId="77777777" w:rsidR="006B605B" w:rsidRDefault="006B605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30C5740F" w14:textId="77777777" w:rsidR="006B605B" w:rsidRDefault="006B605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22023008" w14:textId="77777777" w:rsidR="006B605B" w:rsidRPr="00B021F8" w:rsidRDefault="006B605B"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13">
    <w:p w14:paraId="48F95F73" w14:textId="77777777" w:rsidR="006B605B" w:rsidRDefault="006B605B" w:rsidP="006869EE">
      <w:pPr>
        <w:pStyle w:val="footnote"/>
      </w:pPr>
      <w:r>
        <w:rPr>
          <w:rStyle w:val="FootnoteReference"/>
        </w:rPr>
        <w:footnoteRef/>
      </w:r>
      <w:r>
        <w:t xml:space="preserve"> Originally, this litany belonged to the Deacon, not the Presbyter. However, it has shifted given the rarity of that order.</w:t>
      </w:r>
    </w:p>
  </w:footnote>
  <w:footnote w:id="914">
    <w:p w14:paraId="525C7D42" w14:textId="77777777" w:rsidR="006B605B" w:rsidRDefault="006B605B"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15">
    <w:p w14:paraId="413E3953" w14:textId="77777777" w:rsidR="006B605B" w:rsidRDefault="006B605B" w:rsidP="00CA3D47">
      <w:pPr>
        <w:pStyle w:val="footnote"/>
      </w:pPr>
      <w:r>
        <w:rPr>
          <w:rStyle w:val="FootnoteReference"/>
        </w:rPr>
        <w:footnoteRef/>
      </w:r>
      <w:r>
        <w:t xml:space="preserve"> From Paoni 12 to Paopi 19: “Bless the waters of the river this year”.</w:t>
      </w:r>
    </w:p>
    <w:p w14:paraId="0B29F1A8" w14:textId="77777777" w:rsidR="006B605B" w:rsidRDefault="006B605B" w:rsidP="00CA3D47">
      <w:pPr>
        <w:pStyle w:val="footnote"/>
      </w:pPr>
      <w:r>
        <w:t>From Paopi 10 to Tobi 10: “Bless the herbs and the plants”.</w:t>
      </w:r>
    </w:p>
    <w:p w14:paraId="63287EF7" w14:textId="77777777" w:rsidR="006B605B" w:rsidRDefault="006B605B" w:rsidP="00CA3D47">
      <w:pPr>
        <w:pStyle w:val="footnote"/>
      </w:pPr>
      <w:r>
        <w:t>From Tobi 11 to paoni 18: “Bless the air of heaven”.</w:t>
      </w:r>
    </w:p>
  </w:footnote>
  <w:footnote w:id="916">
    <w:p w14:paraId="2C6CD715" w14:textId="77777777" w:rsidR="006B605B" w:rsidRDefault="006B605B">
      <w:pPr>
        <w:pStyle w:val="FootnoteText"/>
      </w:pPr>
      <w:r>
        <w:rPr>
          <w:rStyle w:val="FootnoteReference"/>
        </w:rPr>
        <w:footnoteRef/>
      </w:r>
      <w:r>
        <w:t xml:space="preserve"> Acts 7:60</w:t>
      </w:r>
    </w:p>
  </w:footnote>
  <w:footnote w:id="917">
    <w:p w14:paraId="66841CA4" w14:textId="77777777" w:rsidR="006B605B" w:rsidRDefault="006B605B" w:rsidP="006B061A">
      <w:pPr>
        <w:pStyle w:val="Footnote0"/>
      </w:pPr>
      <w:r>
        <w:rPr>
          <w:rStyle w:val="FootnoteReference"/>
        </w:rPr>
        <w:footnoteRef/>
      </w:r>
      <w:r>
        <w:t xml:space="preserve"> Literally “virgin monastic”. The traditional English term for a female monastic is not “nun”, but “virgin”.</w:t>
      </w:r>
    </w:p>
  </w:footnote>
  <w:footnote w:id="918">
    <w:p w14:paraId="4603A540" w14:textId="757615F9" w:rsidR="006B605B" w:rsidRDefault="006B605B" w:rsidP="00B52F78">
      <w:pPr>
        <w:pStyle w:val="footnote"/>
      </w:pPr>
      <w:r>
        <w:rPr>
          <w:rStyle w:val="FootnoteReference"/>
        </w:rPr>
        <w:footnoteRef/>
      </w:r>
      <w:r>
        <w:t xml:space="preserve"> Composed in English by Heg. Fr. Athanasius Iskander, of Kitchener, Ontario, Canada.</w:t>
      </w:r>
    </w:p>
  </w:footnote>
  <w:footnote w:id="919">
    <w:p w14:paraId="754B9B83" w14:textId="77777777" w:rsidR="006B605B" w:rsidRDefault="006B605B">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20">
    <w:p w14:paraId="7099EBEB" w14:textId="77777777" w:rsidR="006B605B" w:rsidRDefault="006B605B">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21">
    <w:p w14:paraId="5BFC95F9" w14:textId="77777777" w:rsidR="006B605B" w:rsidRDefault="006B605B">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22">
    <w:p w14:paraId="04125830" w14:textId="77777777" w:rsidR="006B605B" w:rsidRDefault="006B605B">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23">
    <w:p w14:paraId="4ECDDE09" w14:textId="77777777" w:rsidR="006B605B" w:rsidRDefault="006B605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24">
    <w:p w14:paraId="4ACBECBD" w14:textId="77777777" w:rsidR="006B605B" w:rsidRDefault="006B605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5">
    <w:p w14:paraId="0C45F6F7" w14:textId="77777777" w:rsidR="006B605B" w:rsidRDefault="006B605B" w:rsidP="00C0205C">
      <w:pPr>
        <w:pStyle w:val="footnote"/>
      </w:pPr>
      <w:r>
        <w:rPr>
          <w:rStyle w:val="FootnoteReference"/>
          <w:rFonts w:eastAsiaTheme="majorEastAsia"/>
        </w:rPr>
        <w:footnoteRef/>
      </w:r>
      <w:r>
        <w:t xml:space="preserve"> Ps 72:10</w:t>
      </w:r>
    </w:p>
  </w:footnote>
  <w:footnote w:id="926">
    <w:p w14:paraId="73200F36" w14:textId="77777777" w:rsidR="006B605B" w:rsidRDefault="006B605B">
      <w:pPr>
        <w:pStyle w:val="FootnoteText"/>
      </w:pPr>
      <w:r>
        <w:rPr>
          <w:rStyle w:val="FootnoteReference"/>
        </w:rPr>
        <w:footnoteRef/>
      </w:r>
      <w:r>
        <w:t xml:space="preserve"> Pope Dioscorus can but substituted here to use this doxology on his feast.</w:t>
      </w:r>
    </w:p>
  </w:footnote>
  <w:footnote w:id="927">
    <w:p w14:paraId="2FF46E46" w14:textId="77777777" w:rsidR="006B605B" w:rsidRDefault="006B605B" w:rsidP="003D4209">
      <w:pPr>
        <w:pStyle w:val="footnote"/>
      </w:pPr>
      <w:r>
        <w:rPr>
          <w:rStyle w:val="FootnoteReference"/>
        </w:rPr>
        <w:footnoteRef/>
      </w:r>
      <w:r>
        <w:t xml:space="preserve"> Dan 12:3</w:t>
      </w:r>
    </w:p>
  </w:footnote>
  <w:footnote w:id="928">
    <w:p w14:paraId="4F373D62" w14:textId="77777777" w:rsidR="006B605B" w:rsidRDefault="006B605B" w:rsidP="003D4209">
      <w:pPr>
        <w:pStyle w:val="footnote"/>
      </w:pPr>
      <w:r>
        <w:rPr>
          <w:rStyle w:val="FootnoteReference"/>
        </w:rPr>
        <w:footnoteRef/>
      </w:r>
      <w:r>
        <w:t xml:space="preserve"> The Scetis Valley in Egypt, from which the word “ascetic” comes. Sheheet means “measure of the heart.”</w:t>
      </w:r>
    </w:p>
  </w:footnote>
  <w:footnote w:id="929">
    <w:p w14:paraId="153ABD29" w14:textId="77777777" w:rsidR="006B605B" w:rsidRDefault="006B605B" w:rsidP="003D4209">
      <w:pPr>
        <w:pStyle w:val="footnote"/>
      </w:pPr>
      <w:r>
        <w:rPr>
          <w:rStyle w:val="FootnoteReference"/>
        </w:rPr>
        <w:footnoteRef/>
      </w:r>
      <w:r>
        <w:t xml:space="preserve"> Cf Lk 22:30, Mt</w:t>
      </w:r>
      <w:r w:rsidRPr="003D4209">
        <w:rPr>
          <w:rStyle w:val="footnoteChar"/>
        </w:rPr>
        <w:t xml:space="preserve"> </w:t>
      </w:r>
      <w:r>
        <w:t>19:20</w:t>
      </w:r>
    </w:p>
  </w:footnote>
  <w:footnote w:id="930">
    <w:p w14:paraId="0977783C" w14:textId="77777777" w:rsidR="006B605B" w:rsidRDefault="006B605B">
      <w:pPr>
        <w:pStyle w:val="FootnoteText"/>
      </w:pPr>
      <w:r>
        <w:rPr>
          <w:rStyle w:val="FootnoteReference"/>
        </w:rPr>
        <w:footnoteRef/>
      </w:r>
      <w:r>
        <w:t xml:space="preserve"> Rev 4:6</w:t>
      </w:r>
    </w:p>
  </w:footnote>
  <w:footnote w:id="931">
    <w:p w14:paraId="474C3AF6" w14:textId="77777777" w:rsidR="006B605B" w:rsidRDefault="006B605B"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32">
    <w:p w14:paraId="527ECCCD" w14:textId="77777777" w:rsidR="006B605B" w:rsidRDefault="006B605B">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33">
    <w:p w14:paraId="6583C1B7" w14:textId="77777777" w:rsidR="006B605B" w:rsidRDefault="006B605B">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34">
    <w:p w14:paraId="3A76C60E" w14:textId="214D0337" w:rsidR="006B605B" w:rsidRDefault="006B605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5">
    <w:p w14:paraId="0AAB833E" w14:textId="77777777" w:rsidR="006B605B" w:rsidRDefault="006B605B" w:rsidP="00935F13">
      <w:pPr>
        <w:pStyle w:val="footnote"/>
      </w:pPr>
      <w:r>
        <w:rPr>
          <w:rStyle w:val="FootnoteReference"/>
        </w:rPr>
        <w:footnoteRef/>
      </w:r>
      <w:r>
        <w:t xml:space="preserve"> Rev 4:4</w:t>
      </w:r>
    </w:p>
  </w:footnote>
  <w:footnote w:id="936">
    <w:p w14:paraId="70D69B5E" w14:textId="77777777" w:rsidR="006B605B" w:rsidRDefault="006B605B" w:rsidP="00935F13">
      <w:pPr>
        <w:pStyle w:val="footnote"/>
      </w:pPr>
      <w:r>
        <w:rPr>
          <w:rStyle w:val="FootnoteReference"/>
        </w:rPr>
        <w:footnoteRef/>
      </w:r>
      <w:r>
        <w:t xml:space="preserve"> Rev 5:8</w:t>
      </w:r>
    </w:p>
  </w:footnote>
  <w:footnote w:id="937">
    <w:p w14:paraId="741347AD" w14:textId="77777777" w:rsidR="006B605B" w:rsidRDefault="006B605B">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38">
    <w:p w14:paraId="22B1B2A8" w14:textId="77777777" w:rsidR="006B605B" w:rsidRDefault="006B605B">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39">
    <w:p w14:paraId="515A7079" w14:textId="77777777" w:rsidR="006B605B" w:rsidRDefault="006B60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0">
    <w:p w14:paraId="11CE8A3A" w14:textId="77777777" w:rsidR="006B605B" w:rsidRDefault="006B60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1">
    <w:p w14:paraId="40B3C553" w14:textId="77777777" w:rsidR="006B605B" w:rsidRDefault="006B60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2">
    <w:p w14:paraId="161FA5C9" w14:textId="726A1A97" w:rsidR="006B605B" w:rsidRDefault="006B605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43">
    <w:p w14:paraId="5727BFD3" w14:textId="77777777" w:rsidR="006B605B" w:rsidRDefault="006B605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44">
    <w:p w14:paraId="5AA889F2" w14:textId="77777777" w:rsidR="006B605B" w:rsidRDefault="006B605B">
      <w:pPr>
        <w:pStyle w:val="footnote"/>
        <w:rPr>
          <w:ins w:id="1355" w:author="Brett Slote" w:date="2011-07-21T19:00:00Z"/>
        </w:rPr>
        <w:pPrChange w:id="1356" w:author="Brett Slote" w:date="2011-07-21T20:03:00Z">
          <w:pPr>
            <w:pStyle w:val="FootnoteText"/>
          </w:pPr>
        </w:pPrChange>
      </w:pPr>
      <w:ins w:id="1357" w:author="Brett Slote" w:date="2011-07-21T19:00:00Z">
        <w:r>
          <w:rPr>
            <w:rStyle w:val="FootnoteReference"/>
          </w:rPr>
          <w:footnoteRef/>
        </w:r>
        <w:r>
          <w:t xml:space="preserve"> Need to do some research into the name of this man in English</w:t>
        </w:r>
      </w:ins>
    </w:p>
  </w:footnote>
  <w:footnote w:id="945">
    <w:p w14:paraId="4DD173AD" w14:textId="50F9B05A" w:rsidR="006B605B" w:rsidRDefault="006B605B" w:rsidP="00B52F78">
      <w:pPr>
        <w:pStyle w:val="footnote"/>
      </w:pPr>
      <w:r>
        <w:rPr>
          <w:rStyle w:val="FootnoteReference"/>
        </w:rPr>
        <w:footnoteRef/>
      </w:r>
      <w:r>
        <w:t xml:space="preserve"> Though not found on the Coptic Calendar, as one of the 318 gathered at Nicaea, it is fitting to venerate St. Spyridon.</w:t>
      </w:r>
    </w:p>
  </w:footnote>
  <w:footnote w:id="946">
    <w:p w14:paraId="0EC0EB26" w14:textId="77777777" w:rsidR="006B605B" w:rsidRDefault="006B605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7">
    <w:p w14:paraId="1A09C94E" w14:textId="77777777" w:rsidR="006B605B" w:rsidRDefault="006B605B" w:rsidP="00073003">
      <w:pPr>
        <w:pStyle w:val="footnote"/>
      </w:pPr>
      <w:r>
        <w:rPr>
          <w:rStyle w:val="FootnoteReference"/>
        </w:rPr>
        <w:footnoteRef/>
      </w:r>
      <w:r>
        <w:t xml:space="preserve"> Revelation 7:2</w:t>
      </w:r>
    </w:p>
  </w:footnote>
  <w:footnote w:id="948">
    <w:p w14:paraId="047C672B" w14:textId="77777777" w:rsidR="006B605B" w:rsidRDefault="006B605B" w:rsidP="00073003">
      <w:pPr>
        <w:pStyle w:val="footnote"/>
      </w:pPr>
      <w:r>
        <w:rPr>
          <w:rStyle w:val="FootnoteReference"/>
        </w:rPr>
        <w:footnoteRef/>
      </w:r>
      <w:r>
        <w:t xml:space="preserve"> Revelation 7:3</w:t>
      </w:r>
    </w:p>
  </w:footnote>
  <w:footnote w:id="949">
    <w:p w14:paraId="338E8815" w14:textId="77777777" w:rsidR="006B605B" w:rsidRDefault="006B605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0">
    <w:p w14:paraId="7E074E97" w14:textId="77777777" w:rsidR="006B605B" w:rsidRDefault="006B605B" w:rsidP="00BC160E">
      <w:pPr>
        <w:pStyle w:val="footnote"/>
      </w:pPr>
      <w:r>
        <w:rPr>
          <w:rStyle w:val="FootnoteReference"/>
        </w:rPr>
        <w:footnoteRef/>
      </w:r>
      <w:r>
        <w:t xml:space="preserve"> John 13:25</w:t>
      </w:r>
    </w:p>
  </w:footnote>
  <w:footnote w:id="951">
    <w:p w14:paraId="0E087572" w14:textId="27E962C9" w:rsidR="006B605B" w:rsidRDefault="006B605B"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52">
    <w:p w14:paraId="795EE333" w14:textId="77777777" w:rsidR="006B605B" w:rsidRDefault="006B605B" w:rsidP="00B53E05">
      <w:pPr>
        <w:pStyle w:val="footnote"/>
      </w:pPr>
      <w:r>
        <w:rPr>
          <w:rStyle w:val="FootnoteReference"/>
        </w:rPr>
        <w:footnoteRef/>
      </w:r>
      <w:r>
        <w:t xml:space="preserve"> Normally reserved for the Theotokos.</w:t>
      </w:r>
    </w:p>
  </w:footnote>
  <w:footnote w:id="953">
    <w:p w14:paraId="483F0E8B" w14:textId="77777777" w:rsidR="006B605B" w:rsidRDefault="006B605B" w:rsidP="00B53E05">
      <w:pPr>
        <w:pStyle w:val="footnote"/>
      </w:pPr>
      <w:r>
        <w:rPr>
          <w:rStyle w:val="FootnoteReference"/>
        </w:rPr>
        <w:footnoteRef/>
      </w:r>
      <w:r>
        <w:t xml:space="preserve"> The law of righteousness, not the Law of the Old Covenant.</w:t>
      </w:r>
    </w:p>
  </w:footnote>
  <w:footnote w:id="954">
    <w:p w14:paraId="361DBD71" w14:textId="77777777" w:rsidR="006B605B" w:rsidRDefault="006B605B" w:rsidP="00662600">
      <w:pPr>
        <w:pStyle w:val="footnote"/>
      </w:pPr>
      <w:r>
        <w:rPr>
          <w:rStyle w:val="FootnoteReference"/>
        </w:rPr>
        <w:footnoteRef/>
      </w:r>
      <w:r>
        <w:t xml:space="preserve"> Or image</w:t>
      </w:r>
    </w:p>
  </w:footnote>
  <w:footnote w:id="955">
    <w:p w14:paraId="2DF974D0" w14:textId="77777777" w:rsidR="006B605B" w:rsidRDefault="006B605B">
      <w:pPr>
        <w:pStyle w:val="footnote"/>
        <w:rPr>
          <w:ins w:id="1459" w:author="Brett Slote" w:date="2011-07-21T18:57:00Z"/>
        </w:rPr>
        <w:pPrChange w:id="1460" w:author="Brett Slote" w:date="2011-07-21T20:03:00Z">
          <w:pPr>
            <w:pStyle w:val="FootnoteText"/>
          </w:pPr>
        </w:pPrChange>
      </w:pPr>
      <w:ins w:id="1461" w:author="Brett Slote" w:date="2011-07-21T18:57:00Z">
        <w:r>
          <w:rPr>
            <w:rStyle w:val="FootnoteReference"/>
          </w:rPr>
          <w:footnoteRef/>
        </w:r>
        <w:r>
          <w:t xml:space="preserve"> Colossians 3:14</w:t>
        </w:r>
      </w:ins>
    </w:p>
  </w:footnote>
  <w:footnote w:id="956">
    <w:p w14:paraId="371983D9" w14:textId="0B3CAEFE" w:rsidR="006B605B" w:rsidRDefault="006B605B" w:rsidP="006035EE">
      <w:pPr>
        <w:pStyle w:val="footnote"/>
      </w:pPr>
      <w:r>
        <w:rPr>
          <w:rStyle w:val="FootnoteReference"/>
        </w:rPr>
        <w:footnoteRef/>
      </w:r>
      <w:r>
        <w:t xml:space="preserve"> Composed in A.D. 2016 in English for St. George’s Ministry to the British people.</w:t>
      </w:r>
    </w:p>
  </w:footnote>
  <w:footnote w:id="957">
    <w:p w14:paraId="56032475" w14:textId="77777777" w:rsidR="006B605B" w:rsidRDefault="006B605B" w:rsidP="00E22010">
      <w:pPr>
        <w:pStyle w:val="footnote"/>
      </w:pPr>
      <w:r>
        <w:rPr>
          <w:rStyle w:val="FootnoteReference"/>
        </w:rPr>
        <w:footnoteRef/>
      </w:r>
      <w:r>
        <w:t xml:space="preserve"> 2 Tim 4:7</w:t>
      </w:r>
    </w:p>
  </w:footnote>
  <w:footnote w:id="958">
    <w:p w14:paraId="519A6EA0" w14:textId="77777777" w:rsidR="006B605B" w:rsidRDefault="006B605B" w:rsidP="00E22010">
      <w:pPr>
        <w:pStyle w:val="footnote"/>
      </w:pPr>
      <w:r>
        <w:rPr>
          <w:rStyle w:val="FootnoteReference"/>
        </w:rPr>
        <w:footnoteRef/>
      </w:r>
      <w:r>
        <w:t xml:space="preserve"> 2 Tim 4:8</w:t>
      </w:r>
    </w:p>
  </w:footnote>
  <w:footnote w:id="959">
    <w:p w14:paraId="2C92CCF6" w14:textId="77777777" w:rsidR="006B605B" w:rsidRDefault="006B605B" w:rsidP="001779C0">
      <w:pPr>
        <w:pStyle w:val="footnote"/>
      </w:pPr>
      <w:r>
        <w:rPr>
          <w:rStyle w:val="FootnoteReference"/>
        </w:rPr>
        <w:footnoteRef/>
      </w:r>
      <w:r>
        <w:t xml:space="preserve"> Composed in Coptic and Arabic by H.G. Bishop Demetrius of Malawi circa A.D. 2000.</w:t>
      </w:r>
    </w:p>
  </w:footnote>
  <w:footnote w:id="960">
    <w:p w14:paraId="16CDD53B" w14:textId="77777777" w:rsidR="006B605B" w:rsidRDefault="006B605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1">
    <w:p w14:paraId="717A066E" w14:textId="77777777" w:rsidR="006B605B" w:rsidRDefault="006B605B">
      <w:pPr>
        <w:pStyle w:val="footnote"/>
        <w:rPr>
          <w:ins w:id="1524" w:author="Brett Slote" w:date="2011-07-21T18:45:00Z"/>
        </w:rPr>
        <w:pPrChange w:id="1525" w:author="Brett Slote" w:date="2011-07-21T20:01:00Z">
          <w:pPr>
            <w:pStyle w:val="FootnoteText"/>
          </w:pPr>
        </w:pPrChange>
      </w:pPr>
      <w:ins w:id="1526" w:author="Brett Slote" w:date="2011-07-21T18:45:00Z">
        <w:r>
          <w:rPr>
            <w:rStyle w:val="FootnoteReference"/>
          </w:rPr>
          <w:footnoteRef/>
        </w:r>
        <w:r>
          <w:t xml:space="preserve"> Daniel 12:3</w:t>
        </w:r>
      </w:ins>
    </w:p>
  </w:footnote>
  <w:footnote w:id="962">
    <w:p w14:paraId="7155AD88" w14:textId="77777777" w:rsidR="006B605B" w:rsidRDefault="006B605B">
      <w:pPr>
        <w:pStyle w:val="footnote"/>
        <w:rPr>
          <w:ins w:id="1527" w:author="Brett Slote" w:date="2011-07-21T18:46:00Z"/>
        </w:rPr>
        <w:pPrChange w:id="1528" w:author="Brett Slote" w:date="2011-07-21T20:01:00Z">
          <w:pPr>
            <w:pStyle w:val="FootnoteText"/>
          </w:pPr>
        </w:pPrChange>
      </w:pPr>
      <w:ins w:id="1529" w:author="Brett Slote" w:date="2011-07-21T18:46:00Z">
        <w:r>
          <w:rPr>
            <w:rStyle w:val="FootnoteReference"/>
          </w:rPr>
          <w:footnoteRef/>
        </w:r>
        <w:r>
          <w:t xml:space="preserve"> Literally: all you monastic folk</w:t>
        </w:r>
      </w:ins>
    </w:p>
  </w:footnote>
  <w:footnote w:id="963">
    <w:p w14:paraId="7EEF391B" w14:textId="77777777" w:rsidR="006B605B" w:rsidRDefault="006B605B">
      <w:pPr>
        <w:pStyle w:val="FootnoteText"/>
      </w:pPr>
      <w:r>
        <w:rPr>
          <w:rStyle w:val="FootnoteReference"/>
        </w:rPr>
        <w:footnoteRef/>
      </w:r>
      <w:r>
        <w:t xml:space="preserve"> Published by Abouna Matta El-Maskeen of St. Macarius’ Monastery.</w:t>
      </w:r>
    </w:p>
  </w:footnote>
  <w:footnote w:id="964">
    <w:p w14:paraId="6BC2BFA9" w14:textId="77777777" w:rsidR="006B605B" w:rsidRDefault="006B60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3A6EC701" w14:textId="77777777" w:rsidR="006B605B" w:rsidRDefault="006B605B" w:rsidP="00670C79">
      <w:pPr>
        <w:pStyle w:val="footnote"/>
      </w:pPr>
      <w:r>
        <w:rPr>
          <w:rStyle w:val="FootnoteReference"/>
        </w:rPr>
        <w:footnoteRef/>
      </w:r>
      <w:r>
        <w:t xml:space="preserve"> Modern day Ethiopia and Eritrea.</w:t>
      </w:r>
    </w:p>
  </w:footnote>
  <w:footnote w:id="966">
    <w:p w14:paraId="46D5577E" w14:textId="77777777" w:rsidR="006B605B" w:rsidRDefault="006B605B" w:rsidP="0047441D">
      <w:pPr>
        <w:pStyle w:val="footnote"/>
      </w:pPr>
      <w:r>
        <w:rPr>
          <w:rStyle w:val="FootnoteReference"/>
        </w:rPr>
        <w:footnoteRef/>
      </w:r>
      <w:r>
        <w:t xml:space="preserve"> St. F</w:t>
      </w:r>
      <w:r w:rsidRPr="006422C6">
        <w:t>rumentius</w:t>
      </w:r>
      <w:r>
        <w:t>, whom the Ethiopians called “Abune Selama.”</w:t>
      </w:r>
    </w:p>
  </w:footnote>
  <w:footnote w:id="967">
    <w:p w14:paraId="2F5E6ED4" w14:textId="52CEBBCB" w:rsidR="006B605B" w:rsidRDefault="006B605B" w:rsidP="00BD2B3F">
      <w:pPr>
        <w:pStyle w:val="footnote"/>
      </w:pPr>
      <w:r>
        <w:rPr>
          <w:rStyle w:val="FootnoteReference"/>
        </w:rPr>
        <w:footnoteRef/>
      </w:r>
      <w:r>
        <w:t xml:space="preserve"> Adapted from the hymn of St. Severus of Antioch, in 2015 in English.</w:t>
      </w:r>
    </w:p>
  </w:footnote>
  <w:footnote w:id="968">
    <w:p w14:paraId="018A465B" w14:textId="77777777" w:rsidR="006B605B" w:rsidRDefault="006B605B">
      <w:pPr>
        <w:pStyle w:val="footnote"/>
        <w:rPr>
          <w:ins w:id="1615" w:author="Brett Slote" w:date="2011-07-21T19:11:00Z"/>
        </w:rPr>
        <w:pPrChange w:id="1616" w:author="Brett Slote" w:date="2011-07-21T20:05:00Z">
          <w:pPr>
            <w:pStyle w:val="FootnoteText"/>
          </w:pPr>
        </w:pPrChange>
      </w:pPr>
      <w:ins w:id="1617" w:author="Brett Slote" w:date="2011-07-21T19:11:00Z">
        <w:r>
          <w:rPr>
            <w:rStyle w:val="FootnoteReference"/>
          </w:rPr>
          <w:footnoteRef/>
        </w:r>
        <w:r>
          <w:t xml:space="preserve"> Psalm 41:1</w:t>
        </w:r>
      </w:ins>
    </w:p>
  </w:footnote>
  <w:footnote w:id="969">
    <w:p w14:paraId="30B9D2C6" w14:textId="77777777" w:rsidR="006B605B" w:rsidRDefault="006B605B"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0">
    <w:p w14:paraId="63D7B4DE" w14:textId="77777777" w:rsidR="006B605B" w:rsidRDefault="006B605B"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1">
    <w:p w14:paraId="6542A42A" w14:textId="77777777" w:rsidR="006B605B" w:rsidRDefault="006B605B"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72">
    <w:p w14:paraId="48A0DCFD" w14:textId="77777777" w:rsidR="006B605B" w:rsidRDefault="006B605B" w:rsidP="006D27E4">
      <w:pPr>
        <w:pStyle w:val="Footnote0"/>
      </w:pPr>
      <w:r>
        <w:rPr>
          <w:rStyle w:val="FootnoteReference"/>
        </w:rPr>
        <w:footnoteRef/>
      </w:r>
      <w:r>
        <w:t xml:space="preserve"> In modern day Libya</w:t>
      </w:r>
    </w:p>
  </w:footnote>
  <w:footnote w:id="973">
    <w:p w14:paraId="5E4AA7CE" w14:textId="77777777" w:rsidR="006B605B" w:rsidRDefault="006B605B">
      <w:pPr>
        <w:pStyle w:val="footnote"/>
        <w:rPr>
          <w:ins w:id="1642" w:author="Brett Slote" w:date="2011-07-21T18:49:00Z"/>
        </w:rPr>
        <w:pPrChange w:id="1643" w:author="Brett Slote" w:date="2011-07-21T20:02:00Z">
          <w:pPr>
            <w:pStyle w:val="FootnoteText"/>
          </w:pPr>
        </w:pPrChange>
      </w:pPr>
      <w:ins w:id="1644" w:author="Brett Slote" w:date="2011-07-21T18:49:00Z">
        <w:r>
          <w:rPr>
            <w:rStyle w:val="FootnoteReference"/>
          </w:rPr>
          <w:footnoteRef/>
        </w:r>
        <w:r>
          <w:t xml:space="preserve"> Note that </w:t>
        </w:r>
        <w:r w:rsidRPr="003A78C2">
          <w:rPr>
            <w:rFonts w:ascii="CS Avva Shenouda" w:hAnsi="CS Avva Shenouda"/>
            <w:rPrChange w:id="1645" w:author="Brett Slote" w:date="2011-07-21T20:02:00Z">
              <w:rPr>
                <w:rFonts w:ascii="Antonious Normal" w:hAnsi="Antonious Normal"/>
              </w:rPr>
            </w:rPrChange>
          </w:rPr>
          <w:t>twou</w:t>
        </w:r>
        <w:r>
          <w:t xml:space="preserve"> is used as mountain and desert interchangeably in Coptic monastic literature</w:t>
        </w:r>
      </w:ins>
    </w:p>
  </w:footnote>
  <w:footnote w:id="974">
    <w:p w14:paraId="71147821" w14:textId="77777777" w:rsidR="006B605B" w:rsidRDefault="006B605B">
      <w:pPr>
        <w:pStyle w:val="footnote"/>
        <w:rPr>
          <w:ins w:id="1646" w:author="Brett Slote" w:date="2011-07-21T18:50:00Z"/>
        </w:rPr>
        <w:pPrChange w:id="1647" w:author="Brett Slote" w:date="2011-07-21T20:02:00Z">
          <w:pPr>
            <w:pStyle w:val="FootnoteText"/>
          </w:pPr>
        </w:pPrChange>
      </w:pPr>
      <w:ins w:id="1648" w:author="Brett Slote" w:date="2011-07-21T18:50:00Z">
        <w:r>
          <w:rPr>
            <w:rStyle w:val="FootnoteReference"/>
          </w:rPr>
          <w:footnoteRef/>
        </w:r>
        <w:r>
          <w:t xml:space="preserve"> US book has “travails of torment” – but it’s not possessive.</w:t>
        </w:r>
      </w:ins>
    </w:p>
  </w:footnote>
  <w:footnote w:id="975">
    <w:p w14:paraId="39517237" w14:textId="77777777" w:rsidR="006B605B" w:rsidRDefault="006B605B">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1 Peter 1:4</w:t>
        </w:r>
      </w:ins>
    </w:p>
  </w:footnote>
  <w:footnote w:id="976">
    <w:p w14:paraId="049774F0" w14:textId="77777777" w:rsidR="006B605B" w:rsidRDefault="006B605B" w:rsidP="00E77C68">
      <w:pPr>
        <w:pStyle w:val="footnote"/>
      </w:pPr>
      <w:r>
        <w:rPr>
          <w:rStyle w:val="FootnoteReference"/>
        </w:rPr>
        <w:footnoteRef/>
      </w:r>
      <w:r>
        <w:t xml:space="preserve"> The Coptic has “Three names, one God,” which is the heresy of modalism, and certainly was not said at Ephesus.</w:t>
      </w:r>
    </w:p>
  </w:footnote>
  <w:footnote w:id="977">
    <w:p w14:paraId="416DBD35" w14:textId="77777777" w:rsidR="006B605B" w:rsidRDefault="006B605B" w:rsidP="00E77C68">
      <w:pPr>
        <w:pStyle w:val="footnote"/>
      </w:pPr>
      <w:r>
        <w:rPr>
          <w:rStyle w:val="FootnoteReference"/>
        </w:rPr>
        <w:footnoteRef/>
      </w:r>
      <w:r>
        <w:t xml:space="preserve"> This line is heretical.</w:t>
      </w:r>
    </w:p>
  </w:footnote>
  <w:footnote w:id="978">
    <w:p w14:paraId="2A005F90" w14:textId="77777777" w:rsidR="006B605B" w:rsidRDefault="006B605B">
      <w:pPr>
        <w:pStyle w:val="footnote"/>
        <w:rPr>
          <w:ins w:id="1686" w:author="Brett Slote" w:date="2011-07-21T18:55:00Z"/>
        </w:rPr>
        <w:pPrChange w:id="1687" w:author="Brett Slote" w:date="2011-07-21T20:02:00Z">
          <w:pPr>
            <w:pStyle w:val="FootnoteText"/>
          </w:pPr>
        </w:pPrChange>
      </w:pPr>
      <w:ins w:id="1688" w:author="Brett Slote" w:date="2011-07-21T18:55:00Z">
        <w:r>
          <w:rPr>
            <w:rStyle w:val="FootnoteReference"/>
          </w:rPr>
          <w:footnoteRef/>
        </w:r>
        <w:r>
          <w:t xml:space="preserve"> Hallow or consecrate – this was, according to a tradition, when he formerly became an archimandrite</w:t>
        </w:r>
      </w:ins>
    </w:p>
  </w:footnote>
  <w:footnote w:id="979">
    <w:p w14:paraId="6B5EF1D3" w14:textId="77777777" w:rsidR="006B605B" w:rsidRDefault="006B605B">
      <w:pPr>
        <w:pStyle w:val="footnote"/>
        <w:rPr>
          <w:ins w:id="1694" w:author="Brett Slote" w:date="2011-07-21T18:52:00Z"/>
        </w:rPr>
        <w:pPrChange w:id="1695" w:author="Brett Slote" w:date="2011-07-21T20:02:00Z">
          <w:pPr/>
        </w:pPrChange>
      </w:pPr>
      <w:ins w:id="1696" w:author="Brett Slote" w:date="2011-07-21T18:52:00Z">
        <w:r w:rsidRPr="00FB36D8">
          <w:rPr>
            <w:rStyle w:val="FootnoteReference"/>
            <w:vertAlign w:val="baseline"/>
          </w:rPr>
          <w:footnoteRef/>
        </w:r>
        <w:r w:rsidRPr="00FB36D8">
          <w:t xml:space="preserve"> This line is literally “because the hope of the good”</w:t>
        </w:r>
      </w:ins>
    </w:p>
  </w:footnote>
  <w:footnote w:id="980">
    <w:p w14:paraId="347015AD" w14:textId="77777777" w:rsidR="006B605B" w:rsidRPr="00A20ACC" w:rsidRDefault="006B605B">
      <w:pPr>
        <w:pStyle w:val="footnote"/>
        <w:rPr>
          <w:ins w:id="1697" w:author="Brett Slote" w:date="2011-07-21T18:52:00Z"/>
          <w:rFonts w:ascii="CS Avva Shenouda" w:hAnsi="CS Avva Shenouda"/>
          <w:color w:val="FF0000"/>
          <w:rPrChange w:id="1698" w:author="Brett Slote" w:date="2011-07-21T20:02:00Z">
            <w:rPr>
              <w:ins w:id="1699" w:author="Brett Slote" w:date="2011-07-21T18:52:00Z"/>
              <w:color w:val="FF0000"/>
            </w:rPr>
          </w:rPrChange>
        </w:rPr>
        <w:pPrChange w:id="1700" w:author="Brett Slote" w:date="2011-07-21T20:02:00Z">
          <w:pPr/>
        </w:pPrChange>
      </w:pPr>
      <w:ins w:id="1701" w:author="Brett Slote" w:date="2011-07-21T18:52:00Z">
        <w:r w:rsidRPr="00FB36D8">
          <w:rPr>
            <w:rStyle w:val="FootnoteReference"/>
            <w:vertAlign w:val="baseline"/>
          </w:rPr>
          <w:footnoteRef/>
        </w:r>
        <w:r w:rsidRPr="00FB36D8">
          <w:t xml:space="preserve"> </w:t>
        </w:r>
        <w:r w:rsidRPr="003A78C2">
          <w:rPr>
            <w:rPrChange w:id="1702" w:author="Brett Slote" w:date="2011-07-21T20:02:00Z">
              <w:rPr>
                <w:rFonts w:ascii="Antonious Normal" w:hAnsi="Antonious Normal"/>
                <w:color w:val="FF0000"/>
              </w:rPr>
            </w:rPrChange>
          </w:rPr>
          <w:t>qen hanhwd/ nem han'almoc</w:t>
        </w:r>
      </w:ins>
    </w:p>
  </w:footnote>
  <w:footnote w:id="981">
    <w:p w14:paraId="4AFC6896" w14:textId="77777777" w:rsidR="006B605B" w:rsidRDefault="006B605B">
      <w:pPr>
        <w:pStyle w:val="FootnoteText"/>
      </w:pPr>
      <w:r>
        <w:rPr>
          <w:rStyle w:val="FootnoteReference"/>
        </w:rPr>
        <w:footnoteRef/>
      </w:r>
      <w:r>
        <w:t xml:space="preserve"> Matthew 1:20</w:t>
      </w:r>
    </w:p>
  </w:footnote>
  <w:footnote w:id="982">
    <w:p w14:paraId="0E9CA519" w14:textId="77777777" w:rsidR="006B605B" w:rsidRDefault="006B605B" w:rsidP="00662A48">
      <w:pPr>
        <w:pStyle w:val="footnote"/>
      </w:pPr>
      <w:r>
        <w:rPr>
          <w:rStyle w:val="FootnoteReference"/>
          <w:rFonts w:eastAsiaTheme="majorEastAsia"/>
        </w:rPr>
        <w:footnoteRef/>
      </w:r>
      <w:r>
        <w:t xml:space="preserve"> All-holy</w:t>
      </w:r>
    </w:p>
  </w:footnote>
  <w:footnote w:id="983">
    <w:p w14:paraId="50451B0F" w14:textId="77777777" w:rsidR="006B605B" w:rsidRDefault="006B605B">
      <w:pPr>
        <w:pStyle w:val="footnote"/>
        <w:rPr>
          <w:ins w:id="1771" w:author="Brett Slote" w:date="2011-07-21T19:04:00Z"/>
        </w:rPr>
        <w:pPrChange w:id="1772" w:author="Brett Slote" w:date="2011-07-21T20:04:00Z">
          <w:pPr>
            <w:pStyle w:val="FootnoteText"/>
          </w:pPr>
        </w:pPrChange>
      </w:pPr>
      <w:ins w:id="1773" w:author="Brett Slote" w:date="2011-07-21T19:04:00Z">
        <w:r>
          <w:rPr>
            <w:rStyle w:val="FootnoteReference"/>
          </w:rPr>
          <w:footnoteRef/>
        </w:r>
        <w:r>
          <w:t xml:space="preserve"> literal is disregarded</w:t>
        </w:r>
      </w:ins>
    </w:p>
  </w:footnote>
  <w:footnote w:id="984">
    <w:p w14:paraId="062BDCC1" w14:textId="77777777" w:rsidR="006B605B" w:rsidRDefault="006B605B">
      <w:pPr>
        <w:pStyle w:val="FootnoteText"/>
      </w:pPr>
      <w:r>
        <w:rPr>
          <w:rStyle w:val="FootnoteReference"/>
        </w:rPr>
        <w:footnoteRef/>
      </w:r>
      <w:r>
        <w:t xml:space="preserve"> Ps 8:2</w:t>
      </w:r>
    </w:p>
  </w:footnote>
  <w:footnote w:id="985">
    <w:p w14:paraId="5BC08478" w14:textId="77777777" w:rsidR="006B605B" w:rsidRPr="000C76BB" w:rsidRDefault="006B605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6">
    <w:p w14:paraId="03A6DDD1" w14:textId="77777777" w:rsidR="006B605B" w:rsidRDefault="006B605B">
      <w:pPr>
        <w:pStyle w:val="FootnoteText"/>
      </w:pPr>
      <w:r>
        <w:rPr>
          <w:rStyle w:val="FootnoteReference"/>
        </w:rPr>
        <w:footnoteRef/>
      </w:r>
      <w:r>
        <w:t xml:space="preserve"> Matthew 28:6</w:t>
      </w:r>
    </w:p>
  </w:footnote>
  <w:footnote w:id="987">
    <w:p w14:paraId="339855D2" w14:textId="77777777" w:rsidR="006B605B" w:rsidRDefault="006B605B">
      <w:pPr>
        <w:pStyle w:val="FootnoteText"/>
      </w:pPr>
      <w:r>
        <w:rPr>
          <w:rStyle w:val="FootnoteReference"/>
        </w:rPr>
        <w:footnoteRef/>
      </w:r>
      <w:r>
        <w:t xml:space="preserve"> Matthew 28:7,6</w:t>
      </w:r>
    </w:p>
  </w:footnote>
  <w:footnote w:id="988">
    <w:p w14:paraId="76212A49" w14:textId="77777777" w:rsidR="006B605B" w:rsidRDefault="006B605B">
      <w:pPr>
        <w:pStyle w:val="FootnoteText"/>
      </w:pPr>
      <w:r>
        <w:rPr>
          <w:rStyle w:val="FootnoteReference"/>
        </w:rPr>
        <w:footnoteRef/>
      </w:r>
      <w:r>
        <w:t xml:space="preserve"> Matthew 28:7</w:t>
      </w:r>
    </w:p>
  </w:footnote>
  <w:footnote w:id="989">
    <w:p w14:paraId="716019EB" w14:textId="77777777" w:rsidR="006B605B" w:rsidRDefault="006B605B">
      <w:pPr>
        <w:pStyle w:val="FootnoteText"/>
      </w:pPr>
      <w:r>
        <w:rPr>
          <w:rStyle w:val="FootnoteReference"/>
        </w:rPr>
        <w:footnoteRef/>
      </w:r>
      <w:r>
        <w:t xml:space="preserve"> John 20:27</w:t>
      </w:r>
    </w:p>
  </w:footnote>
  <w:footnote w:id="990">
    <w:p w14:paraId="0ECF3FB0" w14:textId="77777777" w:rsidR="006B605B" w:rsidRDefault="006B605B">
      <w:pPr>
        <w:pStyle w:val="FootnoteText"/>
      </w:pPr>
      <w:r>
        <w:rPr>
          <w:rStyle w:val="FootnoteReference"/>
        </w:rPr>
        <w:footnoteRef/>
      </w:r>
      <w:r>
        <w:t xml:space="preserve"> John 20:28</w:t>
      </w:r>
    </w:p>
  </w:footnote>
  <w:footnote w:id="991">
    <w:p w14:paraId="3FCB0B65" w14:textId="77777777" w:rsidR="006B605B" w:rsidRDefault="006B605B">
      <w:pPr>
        <w:pStyle w:val="FootnoteText"/>
      </w:pPr>
      <w:r>
        <w:rPr>
          <w:rStyle w:val="FootnoteReference"/>
        </w:rPr>
        <w:footnoteRef/>
      </w:r>
      <w:r>
        <w:t xml:space="preserve"> John 20:29</w:t>
      </w:r>
    </w:p>
  </w:footnote>
  <w:footnote w:id="992">
    <w:p w14:paraId="6B80EDF7" w14:textId="77777777" w:rsidR="006B605B" w:rsidRDefault="006B605B">
      <w:pPr>
        <w:pStyle w:val="FootnoteText"/>
      </w:pPr>
      <w:r>
        <w:rPr>
          <w:rStyle w:val="FootnoteReference"/>
        </w:rPr>
        <w:footnoteRef/>
      </w:r>
      <w:r>
        <w:t xml:space="preserve"> John 20:29</w:t>
      </w:r>
    </w:p>
  </w:footnote>
  <w:footnote w:id="993">
    <w:p w14:paraId="09E4919D" w14:textId="77777777" w:rsidR="006B605B" w:rsidRDefault="006B605B" w:rsidP="00134DB2">
      <w:pPr>
        <w:pStyle w:val="footnote"/>
      </w:pPr>
      <w:r>
        <w:rPr>
          <w:rStyle w:val="FootnoteReference"/>
        </w:rPr>
        <w:footnoteRef/>
      </w:r>
      <w:r>
        <w:t xml:space="preserve"> Fr. Athanasius has “My soul shall make her boast in the Lord”</w:t>
      </w:r>
    </w:p>
  </w:footnote>
  <w:footnote w:id="994">
    <w:p w14:paraId="60AC8686" w14:textId="77777777" w:rsidR="006B605B" w:rsidRDefault="006B605B" w:rsidP="00134DB2">
      <w:pPr>
        <w:pStyle w:val="footnote"/>
      </w:pPr>
      <w:r>
        <w:rPr>
          <w:rStyle w:val="FootnoteReference"/>
        </w:rPr>
        <w:footnoteRef/>
      </w:r>
      <w:r>
        <w:t xml:space="preserve"> 2 Sam. 6:2 (LXX).</w:t>
      </w:r>
    </w:p>
  </w:footnote>
  <w:footnote w:id="995">
    <w:p w14:paraId="55B1ADAD" w14:textId="77777777" w:rsidR="006B605B" w:rsidRDefault="006B605B" w:rsidP="00134DB2">
      <w:pPr>
        <w:pStyle w:val="footnote"/>
      </w:pPr>
      <w:r>
        <w:rPr>
          <w:rStyle w:val="FootnoteReference"/>
        </w:rPr>
        <w:footnoteRef/>
      </w:r>
      <w:r>
        <w:t xml:space="preserve"> [JS] or “appear” or “reveal Yourself”</w:t>
      </w:r>
    </w:p>
  </w:footnote>
  <w:footnote w:id="996">
    <w:p w14:paraId="469FEDC5" w14:textId="77777777" w:rsidR="006B605B" w:rsidRDefault="006B605B" w:rsidP="001F4F1A">
      <w:pPr>
        <w:pStyle w:val="footnote"/>
      </w:pPr>
      <w:r>
        <w:rPr>
          <w:rStyle w:val="FootnoteReference"/>
        </w:rPr>
        <w:footnoteRef/>
      </w:r>
      <w:r>
        <w:t xml:space="preserve"> [JS] or “reveal Your face”.</w:t>
      </w:r>
    </w:p>
  </w:footnote>
  <w:footnote w:id="997">
    <w:p w14:paraId="0AB37BC4" w14:textId="77777777" w:rsidR="006B605B" w:rsidRPr="004A3E27" w:rsidRDefault="006B605B"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8">
    <w:p w14:paraId="5A1ACC0E" w14:textId="77777777" w:rsidR="006B605B" w:rsidRDefault="006B605B" w:rsidP="001F4F1A">
      <w:pPr>
        <w:pStyle w:val="footnote"/>
      </w:pPr>
      <w:r>
        <w:rPr>
          <w:rStyle w:val="FootnoteReference"/>
        </w:rPr>
        <w:footnoteRef/>
      </w:r>
      <w:r>
        <w:t xml:space="preserve"> [JS] literally “do obeisance”, i.e. “bow down to”</w:t>
      </w:r>
    </w:p>
  </w:footnote>
  <w:footnote w:id="999">
    <w:p w14:paraId="51131512" w14:textId="77777777" w:rsidR="006B605B" w:rsidRPr="004A3E27" w:rsidRDefault="006B605B"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0">
    <w:p w14:paraId="6AFC128D" w14:textId="77777777" w:rsidR="006B605B" w:rsidRDefault="006B605B" w:rsidP="001F4F1A">
      <w:pPr>
        <w:pStyle w:val="footnote"/>
      </w:pPr>
      <w:r>
        <w:rPr>
          <w:rStyle w:val="FootnoteReference"/>
        </w:rPr>
        <w:footnoteRef/>
      </w:r>
      <w:r>
        <w:t xml:space="preserve"> [JS] or “beautifully situated”</w:t>
      </w:r>
    </w:p>
  </w:footnote>
  <w:footnote w:id="1001">
    <w:p w14:paraId="63608FED" w14:textId="77777777" w:rsidR="006B605B" w:rsidRPr="004A3E27" w:rsidRDefault="006B605B"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02">
    <w:p w14:paraId="0D47DD48" w14:textId="77777777" w:rsidR="006B605B" w:rsidRDefault="006B605B"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3">
    <w:p w14:paraId="3F2156F8" w14:textId="77777777" w:rsidR="006B605B" w:rsidRDefault="006B605B" w:rsidP="00394CC7">
      <w:pPr>
        <w:pStyle w:val="footnote"/>
      </w:pPr>
      <w:r>
        <w:rPr>
          <w:rStyle w:val="FootnoteReference"/>
        </w:rPr>
        <w:footnoteRef/>
      </w:r>
      <w:r>
        <w:t xml:space="preserve"> [JS] or “Mother Zion will say,”</w:t>
      </w:r>
    </w:p>
  </w:footnote>
  <w:footnote w:id="1004">
    <w:p w14:paraId="7D124560" w14:textId="77777777" w:rsidR="006B605B" w:rsidRDefault="006B605B" w:rsidP="00394CC7">
      <w:pPr>
        <w:pStyle w:val="footnote"/>
      </w:pPr>
      <w:r>
        <w:rPr>
          <w:rStyle w:val="FootnoteReference"/>
        </w:rPr>
        <w:footnoteRef/>
      </w:r>
      <w:r>
        <w:t xml:space="preserve"> [JS] Coptic has, “that a man and a man dwelt in her”</w:t>
      </w:r>
    </w:p>
  </w:footnote>
  <w:footnote w:id="1005">
    <w:p w14:paraId="19F3F5FF" w14:textId="77777777" w:rsidR="006B605B" w:rsidRDefault="006B605B" w:rsidP="00394CC7">
      <w:pPr>
        <w:pStyle w:val="footnote"/>
      </w:pPr>
      <w:r>
        <w:rPr>
          <w:rStyle w:val="FootnoteReference"/>
        </w:rPr>
        <w:footnoteRef/>
      </w:r>
      <w:r>
        <w:t xml:space="preserve"> [JS] or “messengers”</w:t>
      </w:r>
    </w:p>
  </w:footnote>
  <w:footnote w:id="1006">
    <w:p w14:paraId="3F310231" w14:textId="77777777" w:rsidR="006B605B" w:rsidRDefault="006B605B" w:rsidP="00394CC7">
      <w:pPr>
        <w:pStyle w:val="footnote"/>
      </w:pPr>
      <w:r>
        <w:rPr>
          <w:rStyle w:val="FootnoteReference"/>
        </w:rPr>
        <w:footnoteRef/>
      </w:r>
      <w:r>
        <w:t xml:space="preserve"> [JS] Fr. Lazarus has “servants”</w:t>
      </w:r>
    </w:p>
  </w:footnote>
  <w:footnote w:id="1007">
    <w:p w14:paraId="562DE160" w14:textId="77777777" w:rsidR="006B605B" w:rsidRDefault="006B605B" w:rsidP="00394CC7">
      <w:pPr>
        <w:pStyle w:val="footnote"/>
      </w:pPr>
      <w:r>
        <w:rPr>
          <w:rStyle w:val="FootnoteReference"/>
        </w:rPr>
        <w:footnoteRef/>
      </w:r>
      <w:r>
        <w:t xml:space="preserve"> Heb. 1:7; Ezek. 1:14; 2 Esdras 8:22.</w:t>
      </w:r>
    </w:p>
  </w:footnote>
  <w:footnote w:id="1008">
    <w:p w14:paraId="2349FFF8" w14:textId="77777777" w:rsidR="006B605B" w:rsidRDefault="006B605B" w:rsidP="00394CC7">
      <w:pPr>
        <w:pStyle w:val="footnote"/>
      </w:pPr>
      <w:r>
        <w:rPr>
          <w:rStyle w:val="FootnoteReference"/>
        </w:rPr>
        <w:footnoteRef/>
      </w:r>
      <w:r>
        <w:t xml:space="preserve"> [JS] or “makes the clouds His chariot”</w:t>
      </w:r>
    </w:p>
  </w:footnote>
  <w:footnote w:id="1009">
    <w:p w14:paraId="69FA1866" w14:textId="77777777" w:rsidR="006B605B" w:rsidRDefault="006B605B" w:rsidP="00394CC7">
      <w:pPr>
        <w:pStyle w:val="footnote"/>
      </w:pPr>
      <w:r>
        <w:rPr>
          <w:rStyle w:val="FootnoteReference"/>
        </w:rPr>
        <w:footnoteRef/>
      </w:r>
      <w:r>
        <w:t xml:space="preserve"> [JS] “do obeisance”, elsewhere rendered “worship’, but referring to the physical act.</w:t>
      </w:r>
    </w:p>
  </w:footnote>
  <w:footnote w:id="1010">
    <w:p w14:paraId="6E6EA07D" w14:textId="77777777" w:rsidR="006B605B" w:rsidRDefault="006B605B" w:rsidP="00486BA4">
      <w:pPr>
        <w:pStyle w:val="footnote"/>
      </w:pPr>
      <w:r>
        <w:rPr>
          <w:rStyle w:val="FootnoteReference"/>
        </w:rPr>
        <w:footnoteRef/>
      </w:r>
      <w:r>
        <w:t xml:space="preserve"> [JS] lit. day to day</w:t>
      </w:r>
    </w:p>
  </w:footnote>
  <w:footnote w:id="1011">
    <w:p w14:paraId="15A4CA87" w14:textId="77777777" w:rsidR="006B605B" w:rsidRPr="004A3E27" w:rsidRDefault="006B605B" w:rsidP="00486BA4">
      <w:pPr>
        <w:pStyle w:val="footnote"/>
      </w:pPr>
      <w:r w:rsidRPr="004A3E27">
        <w:rPr>
          <w:rStyle w:val="FootnoteReference"/>
        </w:rPr>
        <w:footnoteRef/>
      </w:r>
      <w:r w:rsidRPr="004A3E27">
        <w:t xml:space="preserve"> Luke 4:32.</w:t>
      </w:r>
    </w:p>
  </w:footnote>
  <w:footnote w:id="1012">
    <w:p w14:paraId="0F743031" w14:textId="77777777" w:rsidR="006B605B" w:rsidRDefault="006B605B" w:rsidP="00486BA4">
      <w:pPr>
        <w:pStyle w:val="footnote"/>
      </w:pPr>
      <w:r>
        <w:rPr>
          <w:rStyle w:val="FootnoteReference"/>
        </w:rPr>
        <w:footnoteRef/>
      </w:r>
      <w:r>
        <w:t xml:space="preserve"> [JS] or “give thanks to”. “Thankfully confess with praise”</w:t>
      </w:r>
    </w:p>
  </w:footnote>
  <w:footnote w:id="1013">
    <w:p w14:paraId="5EFEDAB8" w14:textId="77777777" w:rsidR="006B605B" w:rsidRDefault="006B605B" w:rsidP="00486BA4">
      <w:pPr>
        <w:pStyle w:val="footnote"/>
      </w:pPr>
      <w:r>
        <w:rPr>
          <w:rStyle w:val="FootnoteReference"/>
        </w:rPr>
        <w:footnoteRef/>
      </w:r>
      <w:r>
        <w:t xml:space="preserve"> [JS] literally, “holy ones.”</w:t>
      </w:r>
    </w:p>
  </w:footnote>
  <w:footnote w:id="1014">
    <w:p w14:paraId="7219A2E0" w14:textId="77777777" w:rsidR="006B605B" w:rsidRDefault="006B605B" w:rsidP="00486BA4">
      <w:pPr>
        <w:pStyle w:val="footnote"/>
      </w:pPr>
      <w:r>
        <w:rPr>
          <w:rStyle w:val="FootnoteReference"/>
        </w:rPr>
        <w:footnoteRef/>
      </w:r>
      <w:r>
        <w:t xml:space="preserve"> </w:t>
      </w:r>
      <w:r w:rsidRPr="00DC02D9">
        <w:rPr>
          <w:i/>
        </w:rPr>
        <w:t>Or:</w:t>
      </w:r>
      <w:r>
        <w:t xml:space="preserve"> costly (Wisdom 1:13-16).</w:t>
      </w:r>
    </w:p>
  </w:footnote>
  <w:footnote w:id="1015">
    <w:p w14:paraId="1C209EBB" w14:textId="77777777" w:rsidR="006B605B" w:rsidRDefault="006B605B" w:rsidP="00486BA4">
      <w:pPr>
        <w:pStyle w:val="footnote"/>
      </w:pPr>
      <w:r>
        <w:rPr>
          <w:rStyle w:val="FootnoteReference"/>
        </w:rPr>
        <w:footnoteRef/>
      </w:r>
      <w:r>
        <w:t xml:space="preserve"> [JS] litearlly, “slave”.</w:t>
      </w:r>
    </w:p>
  </w:footnote>
  <w:footnote w:id="1016">
    <w:p w14:paraId="116A3C7A" w14:textId="77777777" w:rsidR="006B605B" w:rsidRPr="004A3E27" w:rsidRDefault="006B605B" w:rsidP="0058686F">
      <w:pPr>
        <w:pStyle w:val="footnote"/>
      </w:pPr>
      <w:r w:rsidRPr="004A3E27">
        <w:rPr>
          <w:rStyle w:val="FootnoteReference"/>
        </w:rPr>
        <w:footnoteRef/>
      </w:r>
      <w:r w:rsidRPr="004A3E27">
        <w:t xml:space="preserve"> </w:t>
      </w:r>
      <w:r>
        <w:t>cf</w:t>
      </w:r>
      <w:r w:rsidRPr="004A3E27">
        <w:t>. Rev. 19:11-16.</w:t>
      </w:r>
    </w:p>
  </w:footnote>
  <w:footnote w:id="1017">
    <w:p w14:paraId="0237698A" w14:textId="77777777" w:rsidR="006B605B" w:rsidRDefault="006B605B" w:rsidP="0058686F">
      <w:pPr>
        <w:pStyle w:val="footnote"/>
      </w:pPr>
      <w:r>
        <w:rPr>
          <w:rStyle w:val="FootnoteReference"/>
        </w:rPr>
        <w:footnoteRef/>
      </w:r>
      <w:r>
        <w:t xml:space="preserve"> dragon: </w:t>
      </w:r>
      <w:r w:rsidRPr="0090411D">
        <w:rPr>
          <w:i/>
        </w:rPr>
        <w:t>or</w:t>
      </w:r>
      <w:r>
        <w:t xml:space="preserve"> serpent.</w:t>
      </w:r>
    </w:p>
  </w:footnote>
  <w:footnote w:id="1018">
    <w:p w14:paraId="23515252" w14:textId="77777777" w:rsidR="006B605B" w:rsidRDefault="006B605B"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9">
    <w:p w14:paraId="45DF34E0" w14:textId="77777777" w:rsidR="006B605B" w:rsidRDefault="006B605B" w:rsidP="00C502E3">
      <w:pPr>
        <w:pStyle w:val="footnote"/>
      </w:pPr>
      <w:r>
        <w:rPr>
          <w:rStyle w:val="FootnoteReference"/>
        </w:rPr>
        <w:footnoteRef/>
      </w:r>
      <w:r>
        <w:t xml:space="preserve"> House—Home, Family, Church, Kingdom: where God’s will is done (1 Tim. 3:15; Heb. 3:2-6; Lk. 2:49; Mt. 6:10).</w:t>
      </w:r>
    </w:p>
  </w:footnote>
  <w:footnote w:id="1020">
    <w:p w14:paraId="6FA6EE36" w14:textId="77777777" w:rsidR="006B605B" w:rsidRDefault="006B605B" w:rsidP="00C502E3">
      <w:pPr>
        <w:pStyle w:val="footnote"/>
      </w:pPr>
      <w:r>
        <w:rPr>
          <w:rStyle w:val="FootnoteReference"/>
        </w:rPr>
        <w:footnoteRef/>
      </w:r>
      <w:r>
        <w:t xml:space="preserve"> [JS] or, “boast”</w:t>
      </w:r>
    </w:p>
  </w:footnote>
  <w:footnote w:id="1021">
    <w:p w14:paraId="720D83C7" w14:textId="77777777" w:rsidR="006B605B" w:rsidRPr="004A3E27" w:rsidRDefault="006B605B" w:rsidP="00C502E3">
      <w:pPr>
        <w:pStyle w:val="footnote"/>
      </w:pPr>
      <w:r w:rsidRPr="004A3E27">
        <w:rPr>
          <w:rStyle w:val="FootnoteReference"/>
        </w:rPr>
        <w:footnoteRef/>
      </w:r>
      <w:r w:rsidRPr="004A3E27">
        <w:t xml:space="preserve"> Man is made for happiness, fruit of grace, forgiveness, right relations, holiness.</w:t>
      </w:r>
    </w:p>
  </w:footnote>
  <w:footnote w:id="1022">
    <w:p w14:paraId="7DB48AE1" w14:textId="77777777" w:rsidR="006B605B" w:rsidRDefault="006B605B" w:rsidP="00743D2C">
      <w:pPr>
        <w:pStyle w:val="footnote"/>
      </w:pPr>
      <w:r>
        <w:rPr>
          <w:rStyle w:val="FootnoteReference"/>
        </w:rPr>
        <w:footnoteRef/>
      </w:r>
      <w:r>
        <w:t xml:space="preserve"> [JS] Fr. Lazarus renders “repent” as “change His mind”</w:t>
      </w:r>
    </w:p>
  </w:footnote>
  <w:footnote w:id="1023">
    <w:p w14:paraId="1240DC44" w14:textId="77777777" w:rsidR="006B605B" w:rsidRDefault="006B605B" w:rsidP="00743D2C">
      <w:pPr>
        <w:pStyle w:val="footnote"/>
      </w:pPr>
      <w:r>
        <w:rPr>
          <w:rStyle w:val="FootnoteReference"/>
        </w:rPr>
        <w:footnoteRef/>
      </w:r>
      <w:r>
        <w:t xml:space="preserve"> Heb. 7:21.</w:t>
      </w:r>
    </w:p>
  </w:footnote>
  <w:footnote w:id="1024">
    <w:p w14:paraId="4D23E76D" w14:textId="77777777" w:rsidR="006B605B" w:rsidRPr="004A3E27" w:rsidRDefault="006B605B"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5">
    <w:p w14:paraId="4CCF0C2B" w14:textId="77777777" w:rsidR="006B605B" w:rsidRPr="004A3E27" w:rsidRDefault="006B605B" w:rsidP="00743D2C">
      <w:pPr>
        <w:pStyle w:val="footnote"/>
      </w:pPr>
      <w:r w:rsidRPr="004A3E27">
        <w:rPr>
          <w:rStyle w:val="FootnoteReference"/>
        </w:rPr>
        <w:footnoteRef/>
      </w:r>
      <w:r w:rsidRPr="004A3E27">
        <w:t xml:space="preserve"> </w:t>
      </w:r>
      <w:r>
        <w:t>Cf</w:t>
      </w:r>
      <w:r w:rsidRPr="004A3E27">
        <w:t>. Isaiah 40:11; John 10:11.</w:t>
      </w:r>
    </w:p>
  </w:footnote>
  <w:footnote w:id="1026">
    <w:p w14:paraId="19A1BCB8" w14:textId="77777777" w:rsidR="006B605B" w:rsidRDefault="006B605B" w:rsidP="00743D2C">
      <w:pPr>
        <w:pStyle w:val="footnote"/>
      </w:pPr>
      <w:r>
        <w:rPr>
          <w:rStyle w:val="FootnoteReference"/>
        </w:rPr>
        <w:footnoteRef/>
      </w:r>
      <w:r>
        <w:t xml:space="preserve"> ‘mercies of the Lord’: </w:t>
      </w:r>
      <w:r w:rsidRPr="00B246C1">
        <w:rPr>
          <w:i/>
        </w:rPr>
        <w:t>or</w:t>
      </w:r>
      <w:r>
        <w:t>, the Lord’s love.</w:t>
      </w:r>
    </w:p>
  </w:footnote>
  <w:footnote w:id="1027">
    <w:p w14:paraId="4162CF7C" w14:textId="190E974A" w:rsidR="006B605B" w:rsidRDefault="006B605B" w:rsidP="00E25E68">
      <w:pPr>
        <w:pStyle w:val="footnote"/>
      </w:pPr>
      <w:r>
        <w:rPr>
          <w:rStyle w:val="FootnoteReference"/>
        </w:rPr>
        <w:footnoteRef/>
      </w:r>
      <w:r>
        <w:t xml:space="preserve"> This column is the version abridged by Fr. Athanasius Iskander.</w:t>
      </w:r>
    </w:p>
  </w:footnote>
  <w:footnote w:id="1028">
    <w:p w14:paraId="73FD763A" w14:textId="5EEBDC02" w:rsidR="006B605B" w:rsidRDefault="006B605B"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9">
    <w:p w14:paraId="65C1221D" w14:textId="58B0B75A" w:rsidR="006B605B" w:rsidRDefault="006B605B"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0">
    <w:p w14:paraId="694B1AEF" w14:textId="6CD120E4" w:rsidR="006B605B" w:rsidRDefault="006B605B" w:rsidP="0061474D">
      <w:pPr>
        <w:pStyle w:val="footnote"/>
      </w:pPr>
      <w:r>
        <w:rPr>
          <w:rStyle w:val="FootnoteReference"/>
        </w:rPr>
        <w:footnoteRef/>
      </w:r>
      <w:r>
        <w:t xml:space="preserve"> Verses marked with (*) appear in the abridged version of Fr. Athanasius Iskander</w:t>
      </w:r>
    </w:p>
  </w:footnote>
  <w:footnote w:id="1031">
    <w:p w14:paraId="77C597C4" w14:textId="77777777" w:rsidR="006B605B" w:rsidRDefault="006B605B"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2">
    <w:p w14:paraId="725C3ADA" w14:textId="77777777" w:rsidR="006B605B" w:rsidRDefault="006B605B" w:rsidP="000608B8">
      <w:pPr>
        <w:pStyle w:val="footnote"/>
      </w:pPr>
      <w:r>
        <w:rPr>
          <w:rStyle w:val="FootnoteReference"/>
        </w:rPr>
        <w:footnoteRef/>
      </w:r>
      <w:r>
        <w:t xml:space="preserve"> Clearly a late addition given the Roman Catholic ecclesiology, foreign to Orthodoxy, found in these verses.</w:t>
      </w:r>
    </w:p>
  </w:footnote>
  <w:footnote w:id="1033">
    <w:p w14:paraId="04C754F3" w14:textId="52CD574F" w:rsidR="006B605B" w:rsidRDefault="006B605B"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3A46568" w:rsidR="006B605B" w:rsidRPr="00E00D27" w:rsidRDefault="006B605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C3B1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B605B" w:rsidRPr="00E00D27" w:rsidRDefault="006B605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B605B" w:rsidRPr="00E00D27" w:rsidRDefault="006B605B" w:rsidP="00686912">
    <w:pPr>
      <w:pStyle w:val="Header"/>
      <w:jc w:val="center"/>
      <w:rPr>
        <w:sz w:val="20"/>
        <w:szCs w:val="20"/>
      </w:rPr>
    </w:pPr>
  </w:p>
  <w:p w14:paraId="022704DA" w14:textId="77777777" w:rsidR="006B605B" w:rsidRPr="00686912" w:rsidRDefault="006B605B"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3E6B2C13" w:rsidR="006B605B" w:rsidRPr="00E00D27" w:rsidRDefault="006B605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C3B1A">
      <w:rPr>
        <w:noProof/>
        <w:sz w:val="20"/>
        <w:szCs w:val="20"/>
      </w:rPr>
      <w:t>The Midnight Praise</w:t>
    </w:r>
    <w:r>
      <w:rPr>
        <w:sz w:val="20"/>
        <w:szCs w:val="20"/>
      </w:rPr>
      <w:fldChar w:fldCharType="end"/>
    </w:r>
  </w:p>
  <w:p w14:paraId="199CF7F3" w14:textId="77777777" w:rsidR="006B605B" w:rsidRPr="00E00D27" w:rsidRDefault="006B605B"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A6D0EE6" w:rsidR="006B605B" w:rsidRPr="00E00D27" w:rsidRDefault="006B605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C3B1A">
      <w:rPr>
        <w:noProof/>
        <w:sz w:val="20"/>
        <w:szCs w:val="20"/>
      </w:rPr>
      <w:t>Kathisma 6</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E64060C" w:rsidR="006B605B" w:rsidRPr="00E00D27" w:rsidRDefault="006B605B"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C3B1A">
      <w:rPr>
        <w:noProof/>
        <w:sz w:val="20"/>
        <w:szCs w:val="20"/>
      </w:rPr>
      <w:t>The Psalms</w:t>
    </w:r>
    <w:r w:rsidRPr="00E00D27">
      <w:rPr>
        <w:sz w:val="20"/>
        <w:szCs w:val="20"/>
      </w:rPr>
      <w:fldChar w:fldCharType="end"/>
    </w:r>
  </w:p>
  <w:p w14:paraId="48CF3F9A" w14:textId="245E316D" w:rsidR="006B605B" w:rsidRPr="00686912" w:rsidRDefault="006B605B"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387AD6D1" w:rsidR="006B605B" w:rsidRPr="00E00D27" w:rsidRDefault="006B605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 xml:space="preserve">Hymns for </w:t>
    </w:r>
    <w:r w:rsidRPr="006B605B">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4FD2B4B7" w:rsidR="006B605B" w:rsidRPr="00E00D27" w:rsidRDefault="006B605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9E5BF23" w:rsidR="006B605B" w:rsidRPr="00E00D27" w:rsidRDefault="006B605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1DAD4C8D" w14:textId="77777777" w:rsidR="006B605B" w:rsidRPr="00686912" w:rsidRDefault="006B605B"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B605B" w:rsidRPr="00686912" w:rsidRDefault="006B605B"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FCD1190" w:rsidR="006B605B" w:rsidRPr="00E00D27" w:rsidRDefault="006B605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Hymn on the Friday Theotokia</w:t>
    </w:r>
    <w:r w:rsidRPr="00E00D27">
      <w:rPr>
        <w:sz w:val="20"/>
        <w:szCs w:val="20"/>
      </w:rPr>
      <w:fldChar w:fldCharType="end"/>
    </w:r>
  </w:p>
  <w:p w14:paraId="7E9EFC1B" w14:textId="77777777" w:rsidR="006B605B" w:rsidRPr="00686912" w:rsidRDefault="006B605B"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B0CC0-3D22-46B3-8400-CD3A9DD5D7E3}">
  <ds:schemaRefs>
    <ds:schemaRef ds:uri="http://schemas.openxmlformats.org/officeDocument/2006/bibliography"/>
  </ds:schemaRefs>
</ds:datastoreItem>
</file>

<file path=customXml/itemProps2.xml><?xml version="1.0" encoding="utf-8"?>
<ds:datastoreItem xmlns:ds="http://schemas.openxmlformats.org/officeDocument/2006/customXml" ds:itemID="{AB3CA8B6-ACED-4AC0-AFFA-3F2ADD4CA720}">
  <ds:schemaRefs>
    <ds:schemaRef ds:uri="http://schemas.openxmlformats.org/officeDocument/2006/bibliography"/>
  </ds:schemaRefs>
</ds:datastoreItem>
</file>

<file path=customXml/itemProps3.xml><?xml version="1.0" encoding="utf-8"?>
<ds:datastoreItem xmlns:ds="http://schemas.openxmlformats.org/officeDocument/2006/customXml" ds:itemID="{49F8E3E3-DAA4-4151-B8AD-4C9C5AF9A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31317</TotalTime>
  <Pages>1135</Pages>
  <Words>218694</Words>
  <Characters>1246560</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681</cp:revision>
  <cp:lastPrinted>2016-07-01T02:20:00Z</cp:lastPrinted>
  <dcterms:created xsi:type="dcterms:W3CDTF">2014-10-30T02:06:00Z</dcterms:created>
  <dcterms:modified xsi:type="dcterms:W3CDTF">2016-07-05T16:55:00Z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