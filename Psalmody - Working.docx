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2C60D463" w:rsidR="009A11DD" w:rsidRDefault="00423B80"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 xml:space="preserve">                </w:t>
      </w:r>
      <w:r w:rsidR="009A11DD">
        <w:rPr>
          <w:lang w:val="en-US"/>
        </w:rPr>
        <w:t>Brief Table of Contents</w:t>
      </w:r>
      <w:bookmarkEnd w:id="0"/>
      <w:bookmarkEnd w:id="1"/>
      <w:bookmarkEnd w:id="2"/>
      <w:bookmarkEnd w:id="3"/>
      <w:bookmarkEnd w:id="4"/>
    </w:p>
    <w:p w14:paraId="0CC363D2" w14:textId="1F99A180"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0C7DE2">
          <w:rPr>
            <w:noProof/>
            <w:webHidden/>
          </w:rPr>
          <w:t>3</w:t>
        </w:r>
        <w:r w:rsidR="00790D8D">
          <w:rPr>
            <w:noProof/>
            <w:webHidden/>
          </w:rPr>
          <w:fldChar w:fldCharType="end"/>
        </w:r>
      </w:hyperlink>
    </w:p>
    <w:p w14:paraId="3ED923AA" w14:textId="3CE9BF1D" w:rsidR="00790D8D" w:rsidRDefault="00423B80">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0C7DE2">
          <w:rPr>
            <w:noProof/>
            <w:webHidden/>
          </w:rPr>
          <w:t>4</w:t>
        </w:r>
        <w:r w:rsidR="00790D8D">
          <w:rPr>
            <w:noProof/>
            <w:webHidden/>
          </w:rPr>
          <w:fldChar w:fldCharType="end"/>
        </w:r>
      </w:hyperlink>
    </w:p>
    <w:p w14:paraId="2B3A0953" w14:textId="646FF41F" w:rsidR="00790D8D" w:rsidRDefault="00423B80">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0C7DE2">
          <w:rPr>
            <w:noProof/>
            <w:webHidden/>
          </w:rPr>
          <w:t>17</w:t>
        </w:r>
        <w:r w:rsidR="00790D8D">
          <w:rPr>
            <w:noProof/>
            <w:webHidden/>
          </w:rPr>
          <w:fldChar w:fldCharType="end"/>
        </w:r>
      </w:hyperlink>
    </w:p>
    <w:p w14:paraId="6C848373" w14:textId="1CF67894" w:rsidR="00790D8D" w:rsidRDefault="00423B80">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0C7DE2">
          <w:rPr>
            <w:noProof/>
            <w:webHidden/>
          </w:rPr>
          <w:t>32</w:t>
        </w:r>
        <w:r w:rsidR="00790D8D">
          <w:rPr>
            <w:noProof/>
            <w:webHidden/>
          </w:rPr>
          <w:fldChar w:fldCharType="end"/>
        </w:r>
      </w:hyperlink>
    </w:p>
    <w:p w14:paraId="32B3CBDD" w14:textId="633AEF0D" w:rsidR="00790D8D" w:rsidRDefault="00423B80">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0C7DE2">
          <w:rPr>
            <w:noProof/>
            <w:webHidden/>
          </w:rPr>
          <w:t>47</w:t>
        </w:r>
        <w:r w:rsidR="00790D8D">
          <w:rPr>
            <w:noProof/>
            <w:webHidden/>
          </w:rPr>
          <w:fldChar w:fldCharType="end"/>
        </w:r>
      </w:hyperlink>
    </w:p>
    <w:p w14:paraId="36A0A524" w14:textId="6220BF57" w:rsidR="00790D8D" w:rsidRDefault="00423B80">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0C7DE2">
          <w:rPr>
            <w:noProof/>
            <w:webHidden/>
          </w:rPr>
          <w:t>48</w:t>
        </w:r>
        <w:r w:rsidR="00790D8D">
          <w:rPr>
            <w:noProof/>
            <w:webHidden/>
          </w:rPr>
          <w:fldChar w:fldCharType="end"/>
        </w:r>
      </w:hyperlink>
    </w:p>
    <w:p w14:paraId="4BEC3756" w14:textId="073ABAB5" w:rsidR="00790D8D" w:rsidRDefault="00423B80">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0C7DE2">
          <w:rPr>
            <w:noProof/>
            <w:webHidden/>
          </w:rPr>
          <w:t>67</w:t>
        </w:r>
        <w:r w:rsidR="00790D8D">
          <w:rPr>
            <w:noProof/>
            <w:webHidden/>
          </w:rPr>
          <w:fldChar w:fldCharType="end"/>
        </w:r>
      </w:hyperlink>
    </w:p>
    <w:p w14:paraId="4013AF3D" w14:textId="30BA9531" w:rsidR="00790D8D" w:rsidRDefault="00423B80">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0C7DE2">
          <w:rPr>
            <w:noProof/>
            <w:webHidden/>
          </w:rPr>
          <w:t>70</w:t>
        </w:r>
        <w:r w:rsidR="00790D8D">
          <w:rPr>
            <w:noProof/>
            <w:webHidden/>
          </w:rPr>
          <w:fldChar w:fldCharType="end"/>
        </w:r>
      </w:hyperlink>
    </w:p>
    <w:p w14:paraId="4E369E90" w14:textId="1DB73576" w:rsidR="00790D8D" w:rsidRDefault="00423B80">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0C7DE2">
          <w:rPr>
            <w:noProof/>
            <w:webHidden/>
          </w:rPr>
          <w:t>74</w:t>
        </w:r>
        <w:r w:rsidR="00790D8D">
          <w:rPr>
            <w:noProof/>
            <w:webHidden/>
          </w:rPr>
          <w:fldChar w:fldCharType="end"/>
        </w:r>
      </w:hyperlink>
    </w:p>
    <w:p w14:paraId="206DC744" w14:textId="1A7DFA93" w:rsidR="00790D8D" w:rsidRDefault="00423B80">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0C7DE2">
          <w:rPr>
            <w:noProof/>
            <w:webHidden/>
          </w:rPr>
          <w:t>78</w:t>
        </w:r>
        <w:r w:rsidR="00790D8D">
          <w:rPr>
            <w:noProof/>
            <w:webHidden/>
          </w:rPr>
          <w:fldChar w:fldCharType="end"/>
        </w:r>
      </w:hyperlink>
    </w:p>
    <w:p w14:paraId="2E824416" w14:textId="754ED98A" w:rsidR="00790D8D" w:rsidRDefault="00423B80">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0C7DE2">
          <w:rPr>
            <w:noProof/>
            <w:webHidden/>
          </w:rPr>
          <w:t>85</w:t>
        </w:r>
        <w:r w:rsidR="00790D8D">
          <w:rPr>
            <w:noProof/>
            <w:webHidden/>
          </w:rPr>
          <w:fldChar w:fldCharType="end"/>
        </w:r>
      </w:hyperlink>
    </w:p>
    <w:p w14:paraId="567AC54D" w14:textId="2A7BB7B4" w:rsidR="00790D8D" w:rsidRDefault="00423B80">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0C7DE2">
          <w:rPr>
            <w:noProof/>
            <w:webHidden/>
          </w:rPr>
          <w:t>325</w:t>
        </w:r>
        <w:r w:rsidR="00790D8D">
          <w:rPr>
            <w:noProof/>
            <w:webHidden/>
          </w:rPr>
          <w:fldChar w:fldCharType="end"/>
        </w:r>
      </w:hyperlink>
    </w:p>
    <w:p w14:paraId="3EEFF57D" w14:textId="19206182" w:rsidR="00790D8D" w:rsidRDefault="00423B80">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0C7DE2">
          <w:rPr>
            <w:noProof/>
            <w:webHidden/>
          </w:rPr>
          <w:t>412</w:t>
        </w:r>
        <w:r w:rsidR="00790D8D">
          <w:rPr>
            <w:noProof/>
            <w:webHidden/>
          </w:rPr>
          <w:fldChar w:fldCharType="end"/>
        </w:r>
      </w:hyperlink>
    </w:p>
    <w:p w14:paraId="16A98013" w14:textId="40F184D1" w:rsidR="00790D8D" w:rsidRDefault="00423B80">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0C7DE2">
          <w:rPr>
            <w:noProof/>
            <w:webHidden/>
          </w:rPr>
          <w:t>413</w:t>
        </w:r>
        <w:r w:rsidR="00790D8D">
          <w:rPr>
            <w:noProof/>
            <w:webHidden/>
          </w:rPr>
          <w:fldChar w:fldCharType="end"/>
        </w:r>
      </w:hyperlink>
    </w:p>
    <w:p w14:paraId="7FA30D33" w14:textId="50F73083" w:rsidR="00790D8D" w:rsidRDefault="00423B80">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0C7DE2">
          <w:rPr>
            <w:noProof/>
            <w:webHidden/>
          </w:rPr>
          <w:t>452</w:t>
        </w:r>
        <w:r w:rsidR="00790D8D">
          <w:rPr>
            <w:noProof/>
            <w:webHidden/>
          </w:rPr>
          <w:fldChar w:fldCharType="end"/>
        </w:r>
      </w:hyperlink>
    </w:p>
    <w:p w14:paraId="2D3E557D" w14:textId="29D01FB4" w:rsidR="00790D8D" w:rsidRDefault="00423B80">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0C7DE2">
          <w:rPr>
            <w:noProof/>
            <w:webHidden/>
          </w:rPr>
          <w:t>455</w:t>
        </w:r>
        <w:r w:rsidR="00790D8D">
          <w:rPr>
            <w:noProof/>
            <w:webHidden/>
          </w:rPr>
          <w:fldChar w:fldCharType="end"/>
        </w:r>
      </w:hyperlink>
    </w:p>
    <w:p w14:paraId="4B626EE8" w14:textId="79D51906" w:rsidR="00790D8D" w:rsidRDefault="00423B80">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0C7DE2">
          <w:rPr>
            <w:noProof/>
            <w:webHidden/>
          </w:rPr>
          <w:t>470</w:t>
        </w:r>
        <w:r w:rsidR="00790D8D">
          <w:rPr>
            <w:noProof/>
            <w:webHidden/>
          </w:rPr>
          <w:fldChar w:fldCharType="end"/>
        </w:r>
      </w:hyperlink>
    </w:p>
    <w:p w14:paraId="1A459399" w14:textId="1EECD490" w:rsidR="00790D8D" w:rsidRDefault="00423B80">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0C7DE2">
          <w:rPr>
            <w:noProof/>
            <w:webHidden/>
          </w:rPr>
          <w:t>482</w:t>
        </w:r>
        <w:r w:rsidR="00790D8D">
          <w:rPr>
            <w:noProof/>
            <w:webHidden/>
          </w:rPr>
          <w:fldChar w:fldCharType="end"/>
        </w:r>
      </w:hyperlink>
    </w:p>
    <w:p w14:paraId="7A3C1BD6" w14:textId="5B0F4580" w:rsidR="00790D8D" w:rsidRDefault="00423B80">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0C7DE2">
          <w:rPr>
            <w:noProof/>
            <w:webHidden/>
          </w:rPr>
          <w:t>494</w:t>
        </w:r>
        <w:r w:rsidR="00790D8D">
          <w:rPr>
            <w:noProof/>
            <w:webHidden/>
          </w:rPr>
          <w:fldChar w:fldCharType="end"/>
        </w:r>
      </w:hyperlink>
    </w:p>
    <w:p w14:paraId="6F04D6FA" w14:textId="783F603D" w:rsidR="00790D8D" w:rsidRDefault="00423B80">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0C7DE2">
          <w:rPr>
            <w:noProof/>
            <w:webHidden/>
          </w:rPr>
          <w:t>509</w:t>
        </w:r>
        <w:r w:rsidR="00790D8D">
          <w:rPr>
            <w:noProof/>
            <w:webHidden/>
          </w:rPr>
          <w:fldChar w:fldCharType="end"/>
        </w:r>
      </w:hyperlink>
    </w:p>
    <w:p w14:paraId="27B826F0" w14:textId="0D3D4B43" w:rsidR="00790D8D" w:rsidRDefault="00423B80">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0C7DE2">
          <w:rPr>
            <w:noProof/>
            <w:webHidden/>
          </w:rPr>
          <w:t>518</w:t>
        </w:r>
        <w:r w:rsidR="00790D8D">
          <w:rPr>
            <w:noProof/>
            <w:webHidden/>
          </w:rPr>
          <w:fldChar w:fldCharType="end"/>
        </w:r>
      </w:hyperlink>
    </w:p>
    <w:p w14:paraId="5EBA913D" w14:textId="6E3AC13D" w:rsidR="00790D8D" w:rsidRDefault="00423B80">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0C7DE2">
          <w:rPr>
            <w:noProof/>
            <w:webHidden/>
          </w:rPr>
          <w:t>533</w:t>
        </w:r>
        <w:r w:rsidR="00790D8D">
          <w:rPr>
            <w:noProof/>
            <w:webHidden/>
          </w:rPr>
          <w:fldChar w:fldCharType="end"/>
        </w:r>
      </w:hyperlink>
    </w:p>
    <w:p w14:paraId="3662B903" w14:textId="277B3A31" w:rsidR="00790D8D" w:rsidRDefault="00423B80">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0C7DE2">
          <w:rPr>
            <w:noProof/>
            <w:webHidden/>
          </w:rPr>
          <w:t>535</w:t>
        </w:r>
        <w:r w:rsidR="00790D8D">
          <w:rPr>
            <w:noProof/>
            <w:webHidden/>
          </w:rPr>
          <w:fldChar w:fldCharType="end"/>
        </w:r>
      </w:hyperlink>
    </w:p>
    <w:p w14:paraId="0460787E" w14:textId="2D20811C" w:rsidR="00790D8D" w:rsidRDefault="00423B80">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0C7DE2">
          <w:rPr>
            <w:noProof/>
            <w:webHidden/>
          </w:rPr>
          <w:t>569</w:t>
        </w:r>
        <w:r w:rsidR="00790D8D">
          <w:rPr>
            <w:noProof/>
            <w:webHidden/>
          </w:rPr>
          <w:fldChar w:fldCharType="end"/>
        </w:r>
      </w:hyperlink>
    </w:p>
    <w:p w14:paraId="03FB296F" w14:textId="22816404" w:rsidR="00790D8D" w:rsidRDefault="00423B80">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0C7DE2">
          <w:rPr>
            <w:noProof/>
            <w:webHidden/>
          </w:rPr>
          <w:t>570</w:t>
        </w:r>
        <w:r w:rsidR="00790D8D">
          <w:rPr>
            <w:noProof/>
            <w:webHidden/>
          </w:rPr>
          <w:fldChar w:fldCharType="end"/>
        </w:r>
      </w:hyperlink>
    </w:p>
    <w:p w14:paraId="55712884" w14:textId="274A8780" w:rsidR="00790D8D" w:rsidRDefault="00423B80">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0C7DE2">
          <w:rPr>
            <w:noProof/>
            <w:webHidden/>
          </w:rPr>
          <w:t>591</w:t>
        </w:r>
        <w:r w:rsidR="00790D8D">
          <w:rPr>
            <w:noProof/>
            <w:webHidden/>
          </w:rPr>
          <w:fldChar w:fldCharType="end"/>
        </w:r>
      </w:hyperlink>
    </w:p>
    <w:p w14:paraId="712C3BB3" w14:textId="4AE5D2C6" w:rsidR="00790D8D" w:rsidRDefault="00423B80">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0C7DE2">
          <w:rPr>
            <w:noProof/>
            <w:webHidden/>
          </w:rPr>
          <w:t>603</w:t>
        </w:r>
        <w:r w:rsidR="00790D8D">
          <w:rPr>
            <w:noProof/>
            <w:webHidden/>
          </w:rPr>
          <w:fldChar w:fldCharType="end"/>
        </w:r>
      </w:hyperlink>
    </w:p>
    <w:p w14:paraId="48FB2382" w14:textId="7368F821" w:rsidR="00790D8D" w:rsidRDefault="00423B80">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0C7DE2">
          <w:rPr>
            <w:noProof/>
            <w:webHidden/>
          </w:rPr>
          <w:t>604</w:t>
        </w:r>
        <w:r w:rsidR="00790D8D">
          <w:rPr>
            <w:noProof/>
            <w:webHidden/>
          </w:rPr>
          <w:fldChar w:fldCharType="end"/>
        </w:r>
      </w:hyperlink>
    </w:p>
    <w:p w14:paraId="658E1834" w14:textId="3EC2CEA7" w:rsidR="00790D8D" w:rsidRDefault="00423B80">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0C7DE2">
          <w:rPr>
            <w:noProof/>
            <w:webHidden/>
          </w:rPr>
          <w:t>625</w:t>
        </w:r>
        <w:r w:rsidR="00790D8D">
          <w:rPr>
            <w:noProof/>
            <w:webHidden/>
          </w:rPr>
          <w:fldChar w:fldCharType="end"/>
        </w:r>
      </w:hyperlink>
    </w:p>
    <w:p w14:paraId="174364E6" w14:textId="60B99B94" w:rsidR="00790D8D" w:rsidRDefault="00423B80">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0C7DE2">
          <w:rPr>
            <w:noProof/>
            <w:webHidden/>
          </w:rPr>
          <w:t>674</w:t>
        </w:r>
        <w:r w:rsidR="00790D8D">
          <w:rPr>
            <w:noProof/>
            <w:webHidden/>
          </w:rPr>
          <w:fldChar w:fldCharType="end"/>
        </w:r>
      </w:hyperlink>
    </w:p>
    <w:p w14:paraId="0F829583" w14:textId="4CEDF1FB" w:rsidR="00790D8D" w:rsidRDefault="00423B80">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0C7DE2">
          <w:rPr>
            <w:noProof/>
            <w:webHidden/>
          </w:rPr>
          <w:t>686</w:t>
        </w:r>
        <w:r w:rsidR="00790D8D">
          <w:rPr>
            <w:noProof/>
            <w:webHidden/>
          </w:rPr>
          <w:fldChar w:fldCharType="end"/>
        </w:r>
      </w:hyperlink>
    </w:p>
    <w:p w14:paraId="1FAE80C8" w14:textId="5D86AC6D" w:rsidR="00790D8D" w:rsidRDefault="00423B80">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0C7DE2">
          <w:rPr>
            <w:noProof/>
            <w:webHidden/>
          </w:rPr>
          <w:t>705</w:t>
        </w:r>
        <w:r w:rsidR="00790D8D">
          <w:rPr>
            <w:noProof/>
            <w:webHidden/>
          </w:rPr>
          <w:fldChar w:fldCharType="end"/>
        </w:r>
      </w:hyperlink>
    </w:p>
    <w:p w14:paraId="048F495C" w14:textId="78C120FD" w:rsidR="00790D8D" w:rsidRDefault="00423B80">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0C7DE2">
          <w:rPr>
            <w:noProof/>
            <w:webHidden/>
          </w:rPr>
          <w:t>771</w:t>
        </w:r>
        <w:r w:rsidR="00790D8D">
          <w:rPr>
            <w:noProof/>
            <w:webHidden/>
          </w:rPr>
          <w:fldChar w:fldCharType="end"/>
        </w:r>
      </w:hyperlink>
    </w:p>
    <w:p w14:paraId="07FDF397" w14:textId="4BAE98F9" w:rsidR="00790D8D" w:rsidRDefault="00423B80">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0C7DE2">
          <w:rPr>
            <w:noProof/>
            <w:webHidden/>
          </w:rPr>
          <w:t>835</w:t>
        </w:r>
        <w:r w:rsidR="00790D8D">
          <w:rPr>
            <w:noProof/>
            <w:webHidden/>
          </w:rPr>
          <w:fldChar w:fldCharType="end"/>
        </w:r>
      </w:hyperlink>
    </w:p>
    <w:p w14:paraId="34769EEE" w14:textId="2B3953FF" w:rsidR="00790D8D" w:rsidRDefault="00423B80">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0C7DE2">
          <w:rPr>
            <w:noProof/>
            <w:webHidden/>
          </w:rPr>
          <w:t>841</w:t>
        </w:r>
        <w:r w:rsidR="00790D8D">
          <w:rPr>
            <w:noProof/>
            <w:webHidden/>
          </w:rPr>
          <w:fldChar w:fldCharType="end"/>
        </w:r>
      </w:hyperlink>
    </w:p>
    <w:p w14:paraId="45BBD758" w14:textId="3C6FA1DE" w:rsidR="00790D8D" w:rsidRDefault="00423B80">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0C7DE2">
          <w:rPr>
            <w:noProof/>
            <w:webHidden/>
          </w:rPr>
          <w:t>859</w:t>
        </w:r>
        <w:r w:rsidR="00790D8D">
          <w:rPr>
            <w:noProof/>
            <w:webHidden/>
          </w:rPr>
          <w:fldChar w:fldCharType="end"/>
        </w:r>
      </w:hyperlink>
    </w:p>
    <w:p w14:paraId="52411E5D" w14:textId="515AEA9F" w:rsidR="00790D8D" w:rsidRDefault="00423B80">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0C7DE2">
          <w:rPr>
            <w:noProof/>
            <w:webHidden/>
          </w:rPr>
          <w:t>866</w:t>
        </w:r>
        <w:r w:rsidR="00790D8D">
          <w:rPr>
            <w:noProof/>
            <w:webHidden/>
          </w:rPr>
          <w:fldChar w:fldCharType="end"/>
        </w:r>
      </w:hyperlink>
    </w:p>
    <w:p w14:paraId="2736B5FF" w14:textId="0114386B" w:rsidR="00790D8D" w:rsidRDefault="00423B80">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0C7DE2">
          <w:rPr>
            <w:noProof/>
            <w:webHidden/>
          </w:rPr>
          <w:t>889</w:t>
        </w:r>
        <w:r w:rsidR="00790D8D">
          <w:rPr>
            <w:noProof/>
            <w:webHidden/>
          </w:rPr>
          <w:fldChar w:fldCharType="end"/>
        </w:r>
      </w:hyperlink>
    </w:p>
    <w:p w14:paraId="78F0B3CD" w14:textId="480BFC19" w:rsidR="00790D8D" w:rsidRDefault="00423B80">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0C7DE2">
          <w:rPr>
            <w:noProof/>
            <w:webHidden/>
          </w:rPr>
          <w:t>916</w:t>
        </w:r>
        <w:r w:rsidR="00790D8D">
          <w:rPr>
            <w:noProof/>
            <w:webHidden/>
          </w:rPr>
          <w:fldChar w:fldCharType="end"/>
        </w:r>
      </w:hyperlink>
    </w:p>
    <w:p w14:paraId="452EBA35" w14:textId="55AF3E3B" w:rsidR="00790D8D" w:rsidRDefault="00423B80">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0C7DE2">
          <w:rPr>
            <w:noProof/>
            <w:webHidden/>
          </w:rPr>
          <w:t>930</w:t>
        </w:r>
        <w:r w:rsidR="00790D8D">
          <w:rPr>
            <w:noProof/>
            <w:webHidden/>
          </w:rPr>
          <w:fldChar w:fldCharType="end"/>
        </w:r>
      </w:hyperlink>
    </w:p>
    <w:p w14:paraId="2CAA4B1D" w14:textId="1795DC53" w:rsidR="00790D8D" w:rsidRDefault="00423B80">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0C7DE2">
          <w:rPr>
            <w:noProof/>
            <w:webHidden/>
          </w:rPr>
          <w:t>955</w:t>
        </w:r>
        <w:r w:rsidR="00790D8D">
          <w:rPr>
            <w:noProof/>
            <w:webHidden/>
          </w:rPr>
          <w:fldChar w:fldCharType="end"/>
        </w:r>
      </w:hyperlink>
    </w:p>
    <w:p w14:paraId="1C10526E" w14:textId="7A54E7BE" w:rsidR="00790D8D" w:rsidRDefault="00423B80">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0C7DE2">
          <w:rPr>
            <w:noProof/>
            <w:webHidden/>
          </w:rPr>
          <w:t>1029</w:t>
        </w:r>
        <w:r w:rsidR="00790D8D">
          <w:rPr>
            <w:noProof/>
            <w:webHidden/>
          </w:rPr>
          <w:fldChar w:fldCharType="end"/>
        </w:r>
      </w:hyperlink>
    </w:p>
    <w:p w14:paraId="393716F6" w14:textId="361FCD82" w:rsidR="00790D8D" w:rsidRDefault="00423B80">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0C7DE2">
          <w:rPr>
            <w:noProof/>
            <w:webHidden/>
          </w:rPr>
          <w:t>1128</w:t>
        </w:r>
        <w:r w:rsidR="00790D8D">
          <w:rPr>
            <w:noProof/>
            <w:webHidden/>
          </w:rPr>
          <w:fldChar w:fldCharType="end"/>
        </w:r>
      </w:hyperlink>
    </w:p>
    <w:p w14:paraId="11789C68" w14:textId="2B7E7939" w:rsidR="00790D8D" w:rsidRDefault="00423B80">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0C7DE2">
          <w:rPr>
            <w:noProof/>
            <w:webHidden/>
          </w:rPr>
          <w:t>1130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3A0B302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C7DE2">
              <w:rPr>
                <w:noProof/>
                <w:webHidden/>
              </w:rPr>
              <w:t>5</w:t>
            </w:r>
            <w:r w:rsidR="00E35F1F">
              <w:rPr>
                <w:noProof/>
                <w:webHidden/>
              </w:rPr>
              <w:fldChar w:fldCharType="end"/>
            </w:r>
          </w:hyperlink>
        </w:p>
        <w:p w14:paraId="3CE22754" w14:textId="0B6EBBB1" w:rsidR="00E35F1F" w:rsidRDefault="00423B80">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C7DE2">
              <w:rPr>
                <w:noProof/>
                <w:webHidden/>
              </w:rPr>
              <w:t>10</w:t>
            </w:r>
            <w:r w:rsidR="00E35F1F">
              <w:rPr>
                <w:noProof/>
                <w:webHidden/>
              </w:rPr>
              <w:fldChar w:fldCharType="end"/>
            </w:r>
          </w:hyperlink>
        </w:p>
        <w:p w14:paraId="4B0BA7F1" w14:textId="090E5569" w:rsidR="00E35F1F" w:rsidRDefault="00423B80">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C7DE2">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47FAA0AF"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C7DE2">
        <w:rPr>
          <w:noProof/>
          <w:lang w:val="en-US"/>
        </w:rPr>
        <w:t>940</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CE85F61" w:rsidR="00B102EF" w:rsidRDefault="00B102EF" w:rsidP="004D23BC">
      <w:pPr>
        <w:tabs>
          <w:tab w:val="left" w:pos="720"/>
          <w:tab w:val="left" w:leader="dot" w:pos="7920"/>
        </w:tabs>
      </w:pPr>
      <w:r>
        <w:fldChar w:fldCharType="begin"/>
      </w:r>
      <w:r>
        <w:instrText xml:space="preserve"> REF _Ref448228501 \h </w:instrText>
      </w:r>
      <w:r>
        <w:fldChar w:fldCharType="separate"/>
      </w:r>
      <w:r w:rsidR="000C7DE2">
        <w:t>The Fourth Canticle</w:t>
      </w:r>
      <w:r>
        <w:fldChar w:fldCharType="end"/>
      </w:r>
      <w:r>
        <w:tab/>
      </w:r>
      <w:r>
        <w:fldChar w:fldCharType="begin"/>
      </w:r>
      <w:r>
        <w:instrText xml:space="preserve"> PAGEREF _Ref448228505 \h </w:instrText>
      </w:r>
      <w:r>
        <w:fldChar w:fldCharType="separate"/>
      </w:r>
      <w:r w:rsidR="000C7DE2">
        <w:rPr>
          <w:noProof/>
        </w:rPr>
        <w:t>403</w:t>
      </w:r>
      <w:r>
        <w:fldChar w:fldCharType="end"/>
      </w:r>
    </w:p>
    <w:p w14:paraId="714598C9" w14:textId="48313731" w:rsidR="00B102EF" w:rsidRDefault="00B102EF" w:rsidP="004D23BC">
      <w:pPr>
        <w:tabs>
          <w:tab w:val="left" w:pos="720"/>
          <w:tab w:val="left" w:leader="dot" w:pos="7920"/>
        </w:tabs>
      </w:pPr>
      <w:r>
        <w:fldChar w:fldCharType="begin"/>
      </w:r>
      <w:r>
        <w:instrText xml:space="preserve"> REF _Ref448228521 \h </w:instrText>
      </w:r>
      <w:r>
        <w:fldChar w:fldCharType="separate"/>
      </w:r>
      <w:r w:rsidR="000C7DE2">
        <w:t>The Annual Psalis and Theotokia</w:t>
      </w:r>
      <w:r>
        <w:fldChar w:fldCharType="end"/>
      </w:r>
      <w:r>
        <w:tab/>
      </w:r>
      <w:r>
        <w:fldChar w:fldCharType="begin"/>
      </w:r>
      <w:r>
        <w:instrText xml:space="preserve"> PAGEREF _Ref448228524 \h </w:instrText>
      </w:r>
      <w:r>
        <w:fldChar w:fldCharType="separate"/>
      </w:r>
      <w:r w:rsidR="000C7DE2">
        <w:rPr>
          <w:noProof/>
        </w:rPr>
        <w:t>412</w:t>
      </w:r>
      <w:r>
        <w:fldChar w:fldCharType="end"/>
      </w:r>
    </w:p>
    <w:p w14:paraId="160344F1" w14:textId="347F2E1E"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C7DE2">
        <w:t>The Book of Psalis and Doxologies</w:t>
      </w:r>
      <w:r>
        <w:fldChar w:fldCharType="end"/>
      </w:r>
      <w:r>
        <w:tab/>
      </w:r>
      <w:r>
        <w:fldChar w:fldCharType="begin"/>
      </w:r>
      <w:r>
        <w:instrText xml:space="preserve"> PAGEREF _Ref448228546 \h </w:instrText>
      </w:r>
      <w:r>
        <w:fldChar w:fldCharType="separate"/>
      </w:r>
      <w:r w:rsidR="000C7DE2">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D6D42FA"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C7DE2">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0992DA4E"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C7DE2">
        <w:rPr>
          <w:noProof/>
        </w:rPr>
        <w:t>268</w:t>
      </w:r>
      <w:r w:rsidR="003A78C2">
        <w:fldChar w:fldCharType="end"/>
      </w:r>
    </w:p>
    <w:p w14:paraId="10E2000F" w14:textId="45B95525"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C7DE2">
        <w:rPr>
          <w:noProof/>
        </w:rPr>
        <w:t>269</w:t>
      </w:r>
      <w:r w:rsidR="003A78C2">
        <w:fldChar w:fldCharType="end"/>
      </w:r>
    </w:p>
    <w:p w14:paraId="4928E776" w14:textId="3FD6F6FC"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C7DE2">
        <w:rPr>
          <w:noProof/>
        </w:rPr>
        <w:t>287</w:t>
      </w:r>
      <w:r w:rsidR="003A78C2">
        <w:fldChar w:fldCharType="end"/>
      </w:r>
    </w:p>
    <w:p w14:paraId="4144738E" w14:textId="3842359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C7DE2">
        <w:rPr>
          <w:noProof/>
        </w:rPr>
        <w:t>288</w:t>
      </w:r>
      <w:r w:rsidR="003A78C2">
        <w:fldChar w:fldCharType="end"/>
      </w:r>
    </w:p>
    <w:p w14:paraId="7A11F8AE" w14:textId="2402DFE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C7DE2">
        <w:rPr>
          <w:noProof/>
        </w:rPr>
        <w:t>289</w:t>
      </w:r>
      <w:r w:rsidR="003A78C2">
        <w:fldChar w:fldCharType="end"/>
      </w:r>
    </w:p>
    <w:p w14:paraId="1E7E3335" w14:textId="070E701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C7DE2">
        <w:rPr>
          <w:noProof/>
        </w:rPr>
        <w:t>290</w:t>
      </w:r>
      <w:r w:rsidR="003A78C2">
        <w:fldChar w:fldCharType="end"/>
      </w:r>
    </w:p>
    <w:p w14:paraId="6A7F45CD" w14:textId="246319B5"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C7DE2">
        <w:rPr>
          <w:noProof/>
        </w:rPr>
        <w:t>291</w:t>
      </w:r>
      <w:r w:rsidR="003A78C2">
        <w:fldChar w:fldCharType="end"/>
      </w:r>
    </w:p>
    <w:p w14:paraId="2FA5C99A" w14:textId="3AD83C13"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C7DE2">
        <w:rPr>
          <w:noProof/>
        </w:rPr>
        <w:t>292</w:t>
      </w:r>
      <w:r w:rsidR="003A78C2">
        <w:fldChar w:fldCharType="end"/>
      </w:r>
    </w:p>
    <w:p w14:paraId="0633E3A7" w14:textId="63EA8FC3"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C7DE2">
        <w:rPr>
          <w:noProof/>
        </w:rPr>
        <w:t>293</w:t>
      </w:r>
      <w:r w:rsidR="003A78C2">
        <w:fldChar w:fldCharType="end"/>
      </w:r>
    </w:p>
    <w:p w14:paraId="0FB134D2" w14:textId="6AAAC169"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C7DE2">
        <w:rPr>
          <w:noProof/>
        </w:rPr>
        <w:t>293</w:t>
      </w:r>
      <w:r w:rsidR="003A78C2">
        <w:fldChar w:fldCharType="end"/>
      </w:r>
    </w:p>
    <w:p w14:paraId="1C4403C7" w14:textId="6E1122C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C7DE2">
        <w:rPr>
          <w:noProof/>
        </w:rPr>
        <w:t>294</w:t>
      </w:r>
      <w:r w:rsidR="003A78C2">
        <w:fldChar w:fldCharType="end"/>
      </w:r>
    </w:p>
    <w:p w14:paraId="7851B890" w14:textId="3E651623"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C7DE2">
        <w:rPr>
          <w:noProof/>
        </w:rPr>
        <w:t>295</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D49E95" w:rsidR="00A02728" w:rsidRPr="000D107E" w:rsidRDefault="006869EE" w:rsidP="006869EE">
      <w:pPr>
        <w:pStyle w:val="Body"/>
      </w:pPr>
      <w:r>
        <w:t xml:space="preserve">See </w:t>
      </w:r>
      <w:r>
        <w:fldChar w:fldCharType="begin"/>
      </w:r>
      <w:r>
        <w:instrText xml:space="preserve"> REF _Ref448227875 \h </w:instrText>
      </w:r>
      <w:r>
        <w:fldChar w:fldCharType="separate"/>
      </w:r>
      <w:r w:rsidR="000C7DE2">
        <w:t>The Raising of Incense</w:t>
      </w:r>
      <w:r>
        <w:fldChar w:fldCharType="end"/>
      </w:r>
      <w:r>
        <w:t xml:space="preserve">, page </w:t>
      </w:r>
      <w:r>
        <w:fldChar w:fldCharType="begin"/>
      </w:r>
      <w:r>
        <w:instrText xml:space="preserve"> PAGEREF _Ref448227880 \h </w:instrText>
      </w:r>
      <w:r>
        <w:fldChar w:fldCharType="separate"/>
      </w:r>
      <w:r w:rsidR="000C7DE2">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4"/>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333F5C59" w14:textId="7476E02D"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C7DE2">
              <w:rPr>
                <w:noProof/>
                <w:webHidden/>
              </w:rPr>
              <w:t>18</w:t>
            </w:r>
            <w:r w:rsidR="00E35F1F">
              <w:rPr>
                <w:noProof/>
                <w:webHidden/>
              </w:rPr>
              <w:fldChar w:fldCharType="end"/>
            </w:r>
          </w:hyperlink>
        </w:p>
        <w:p w14:paraId="20C68518" w14:textId="334C2393" w:rsidR="00E35F1F" w:rsidRDefault="00423B80">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C7DE2">
              <w:rPr>
                <w:noProof/>
                <w:webHidden/>
              </w:rPr>
              <w:t>23</w:t>
            </w:r>
            <w:r w:rsidR="00E35F1F">
              <w:rPr>
                <w:noProof/>
                <w:webHidden/>
              </w:rPr>
              <w:fldChar w:fldCharType="end"/>
            </w:r>
          </w:hyperlink>
        </w:p>
        <w:p w14:paraId="7AECBD7C" w14:textId="3DA6B59E" w:rsidR="00E35F1F" w:rsidRDefault="00423B80">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C7DE2">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60C5E56"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06C8546" w14:textId="744F1539"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E41A6D8" w14:textId="7BFFD91B"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3A0A6DC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5C89ADF0" w14:textId="16DE862B"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28E2C0BB" w14:textId="70FAB39D"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1E089908" w14:textId="40305F3F"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AE38C3E" w14:textId="0192F37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687F32E" w14:textId="3279DFB8"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7888D837" w14:textId="3A4424CC"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34DBB223" w14:textId="6056EE6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B4DC1CD" w14:textId="04913F90"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110D48E" w14:textId="5402EF79"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DB70176" w14:textId="20AF7110"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10BFD659" w14:textId="444144DC"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8F63CA"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5A3C236E"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44084E77"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FA51813" w14:textId="72FCAA7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B99716A" w14:textId="5B796AA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4E29C5EE"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B75A28D" w14:textId="6A3D9FA4"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0AE9AF27" w14:textId="78AC3CD5"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41F119EC" w14:textId="3851FB7B"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597C59C2" w14:textId="7DEBFED3"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28C5E51" w14:textId="2B887EA8"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2E0B000D" w14:textId="508198B8"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770DB628" w14:textId="0079E91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41208A7" w14:textId="21A073F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2E2CCB4" w14:textId="08D6F5F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71D3EDA7" w14:textId="6EE07521"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6A511ED2" w14:textId="7A421BD2"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031EB36C"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666B7433"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7287C9B"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1C8B7C0A" w14:textId="5E0C3A2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2E223CF0" w14:textId="1F27516C"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1BA98AE3"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0C7DE2">
        <w:rPr>
          <w:noProof/>
        </w:rPr>
        <w:t>88</w:t>
      </w:r>
      <w:r w:rsidR="003A78C2">
        <w:fldChar w:fldCharType="end"/>
      </w:r>
    </w:p>
    <w:p w14:paraId="11005B88" w14:textId="0F34A3CD"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C7DE2">
        <w:rPr>
          <w:noProof/>
        </w:rPr>
        <w:t>90</w:t>
      </w:r>
      <w:r w:rsidR="003A78C2">
        <w:fldChar w:fldCharType="end"/>
      </w:r>
    </w:p>
    <w:p w14:paraId="55C4356A" w14:textId="1B77248B"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C7DE2">
        <w:rPr>
          <w:noProof/>
        </w:rPr>
        <w:t>99</w:t>
      </w:r>
      <w:r w:rsidR="003A78C2">
        <w:fldChar w:fldCharType="end"/>
      </w:r>
    </w:p>
    <w:p w14:paraId="63420882" w14:textId="3A704173"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C7DE2">
        <w:rPr>
          <w:noProof/>
        </w:rPr>
        <w:t>101</w:t>
      </w:r>
      <w:r w:rsidR="003A78C2">
        <w:fldChar w:fldCharType="end"/>
      </w:r>
    </w:p>
    <w:p w14:paraId="774D5DBB" w14:textId="2CC59096"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C7DE2">
        <w:rPr>
          <w:noProof/>
        </w:rPr>
        <w:t>116</w:t>
      </w:r>
      <w:r w:rsidR="003A78C2">
        <w:fldChar w:fldCharType="end"/>
      </w:r>
    </w:p>
    <w:p w14:paraId="6E11CE76" w14:textId="48828FA1"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C7DE2">
        <w:rPr>
          <w:noProof/>
        </w:rPr>
        <w:t>120</w:t>
      </w:r>
      <w:r w:rsidR="003A78C2">
        <w:fldChar w:fldCharType="end"/>
      </w:r>
    </w:p>
    <w:p w14:paraId="3C2A64B3" w14:textId="4162A424"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C7DE2">
        <w:rPr>
          <w:noProof/>
        </w:rPr>
        <w:t>180</w:t>
      </w:r>
      <w:r w:rsidR="003A78C2">
        <w:fldChar w:fldCharType="end"/>
      </w:r>
    </w:p>
    <w:p w14:paraId="41660D28" w14:textId="2CF02955"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C7DE2">
        <w:rPr>
          <w:noProof/>
        </w:rPr>
        <w:t>188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1FB7222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C7DE2">
        <w:rPr>
          <w:noProof/>
        </w:rPr>
        <w:t>114</w:t>
      </w:r>
      <w:r w:rsidR="003A78C2">
        <w:fldChar w:fldCharType="end"/>
      </w:r>
    </w:p>
    <w:p w14:paraId="09B61132" w14:textId="70BAD8D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C7DE2">
        <w:rPr>
          <w:noProof/>
        </w:rPr>
        <w:t>124</w:t>
      </w:r>
      <w:r w:rsidR="003A78C2">
        <w:fldChar w:fldCharType="end"/>
      </w:r>
    </w:p>
    <w:p w14:paraId="28BE6576" w14:textId="210A343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C7DE2">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8B50A4B"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C7DE2">
        <w:rPr>
          <w:noProof/>
        </w:rPr>
        <w:t>168</w:t>
      </w:r>
      <w:r w:rsidR="003A78C2">
        <w:fldChar w:fldCharType="end"/>
      </w:r>
    </w:p>
    <w:p w14:paraId="3921B741" w14:textId="33F41AF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C7DE2">
        <w:rPr>
          <w:noProof/>
        </w:rPr>
        <w:t>215</w:t>
      </w:r>
      <w:r w:rsidR="003A78C2">
        <w:fldChar w:fldCharType="end"/>
      </w:r>
    </w:p>
    <w:p w14:paraId="5D801D2A" w14:textId="02D1F146"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C7DE2">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D58D089"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C7DE2">
        <w:rPr>
          <w:noProof/>
        </w:rPr>
        <w:t>233</w:t>
      </w:r>
      <w:r w:rsidR="003A78C2">
        <w:fldChar w:fldCharType="end"/>
      </w:r>
    </w:p>
    <w:p w14:paraId="355504DD" w14:textId="025437B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C7DE2">
        <w:rPr>
          <w:noProof/>
        </w:rPr>
        <w:t>260</w:t>
      </w:r>
      <w:r w:rsidR="003A78C2">
        <w:fldChar w:fldCharType="end"/>
      </w:r>
    </w:p>
    <w:p w14:paraId="19A8593F" w14:textId="457B85BC"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C7DE2">
        <w:rPr>
          <w:noProof/>
        </w:rPr>
        <w:t>266</w:t>
      </w:r>
      <w:r w:rsidR="003A78C2">
        <w:fldChar w:fldCharType="end"/>
      </w:r>
    </w:p>
    <w:p w14:paraId="6A7479E2" w14:textId="0D01DA84"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C7DE2">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134083D"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C7DE2">
        <w:rPr>
          <w:noProof/>
        </w:rPr>
        <w:t>296</w:t>
      </w:r>
      <w:r w:rsidR="003A78C2">
        <w:fldChar w:fldCharType="end"/>
      </w:r>
    </w:p>
    <w:p w14:paraId="640173D6" w14:textId="388358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C7DE2">
        <w:rPr>
          <w:noProof/>
        </w:rPr>
        <w:t>297</w:t>
      </w:r>
      <w:r w:rsidR="003A78C2">
        <w:fldChar w:fldCharType="end"/>
      </w:r>
    </w:p>
    <w:p w14:paraId="26C5B235" w14:textId="559BC9DA"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C7DE2">
        <w:rPr>
          <w:noProof/>
        </w:rPr>
        <w:t>298</w:t>
      </w:r>
      <w:r w:rsidR="003A78C2">
        <w:fldChar w:fldCharType="end"/>
      </w:r>
    </w:p>
    <w:p w14:paraId="09527073" w14:textId="5EDDC61E"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C7DE2">
        <w:rPr>
          <w:noProof/>
        </w:rPr>
        <w:t>299</w:t>
      </w:r>
      <w:r w:rsidR="003A78C2">
        <w:fldChar w:fldCharType="end"/>
      </w:r>
    </w:p>
    <w:p w14:paraId="3AB0B369" w14:textId="39F6F539"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C7DE2">
        <w:rPr>
          <w:noProof/>
        </w:rPr>
        <w:t>300</w:t>
      </w:r>
      <w:r w:rsidR="003A78C2">
        <w:fldChar w:fldCharType="end"/>
      </w:r>
    </w:p>
    <w:p w14:paraId="27DF8F80" w14:textId="4E582A8D"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C7DE2">
        <w:rPr>
          <w:noProof/>
        </w:rPr>
        <w:t>305</w:t>
      </w:r>
      <w:r w:rsidR="003A78C2">
        <w:fldChar w:fldCharType="end"/>
      </w:r>
    </w:p>
    <w:p w14:paraId="4690D87F" w14:textId="0FC2E14E"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C7DE2">
        <w:rPr>
          <w:noProof/>
        </w:rPr>
        <w:t>310</w:t>
      </w:r>
      <w:r w:rsidR="003A78C2">
        <w:fldChar w:fldCharType="end"/>
      </w:r>
    </w:p>
    <w:p w14:paraId="3DCE666A" w14:textId="374C2EF8"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C7DE2">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E9BBF48"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C7DE2">
        <w:t>Psalm 118 Part 20 (</w:t>
      </w:r>
      <w:r w:rsidR="000C7DE2" w:rsidRPr="000C7DE2">
        <w:rPr>
          <w:rFonts w:ascii="Times New Roman" w:hAnsi="Times New Roman"/>
          <w:rtl/>
          <w:lang w:bidi="he-IL"/>
        </w:rPr>
        <w:t>ר</w:t>
      </w:r>
      <w:r w:rsidR="000C7DE2">
        <w:t>): “See my humiliation and deliver me”</w:t>
      </w:r>
      <w:r>
        <w:fldChar w:fldCharType="end"/>
      </w:r>
      <w:r>
        <w:tab/>
      </w:r>
      <w:r>
        <w:fldChar w:fldCharType="begin"/>
      </w:r>
      <w:r>
        <w:instrText xml:space="preserve"> PAGEREF _Ref434579036 \h </w:instrText>
      </w:r>
      <w:r>
        <w:fldChar w:fldCharType="separate"/>
      </w:r>
      <w:r w:rsidR="000C7DE2">
        <w:rPr>
          <w:noProof/>
        </w:rPr>
        <w:t>285</w:t>
      </w:r>
      <w:r>
        <w:fldChar w:fldCharType="end"/>
      </w:r>
    </w:p>
    <w:p w14:paraId="460A4F24" w14:textId="38921105"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C7DE2">
        <w:t>Psalm 118 Part 21 (</w:t>
      </w:r>
      <w:r w:rsidR="000C7DE2" w:rsidRPr="000C7DE2">
        <w:rPr>
          <w:rFonts w:ascii="Times New Roman" w:hAnsi="Times New Roman"/>
          <w:rtl/>
          <w:lang w:bidi="he-IL"/>
        </w:rPr>
        <w:t>ש</w:t>
      </w:r>
      <w:r w:rsidR="000C7DE2">
        <w:t>): “Rulers persecute me without cause”</w:t>
      </w:r>
      <w:r>
        <w:fldChar w:fldCharType="end"/>
      </w:r>
      <w:r>
        <w:tab/>
      </w:r>
      <w:r>
        <w:fldChar w:fldCharType="begin"/>
      </w:r>
      <w:r>
        <w:instrText xml:space="preserve"> PAGEREF _Ref434579051 \h </w:instrText>
      </w:r>
      <w:r>
        <w:fldChar w:fldCharType="separate"/>
      </w:r>
      <w:r w:rsidR="000C7DE2">
        <w:rPr>
          <w:noProof/>
        </w:rPr>
        <w:t>286</w:t>
      </w:r>
      <w:r>
        <w:fldChar w:fldCharType="end"/>
      </w:r>
    </w:p>
    <w:p w14:paraId="148B010E" w14:textId="1CCCED6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C7DE2">
        <w:t>Psalm 118 Part 22 (</w:t>
      </w:r>
      <w:r w:rsidR="000C7DE2" w:rsidRPr="000C7DE2">
        <w:rPr>
          <w:rFonts w:ascii="Times New Roman" w:hAnsi="Times New Roman"/>
          <w:rtl/>
          <w:lang w:bidi="he-IL"/>
        </w:rPr>
        <w:t>ת</w:t>
      </w:r>
      <w:r w:rsidR="000C7DE2">
        <w:t>): “Let my supplication come before You, O Lord”</w:t>
      </w:r>
      <w:r>
        <w:fldChar w:fldCharType="end"/>
      </w:r>
      <w:r>
        <w:tab/>
      </w:r>
      <w:r>
        <w:fldChar w:fldCharType="begin"/>
      </w:r>
      <w:r>
        <w:instrText xml:space="preserve"> PAGEREF _Ref434579065 \h </w:instrText>
      </w:r>
      <w:r>
        <w:fldChar w:fldCharType="separate"/>
      </w:r>
      <w:r w:rsidR="000C7DE2">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E6F48F8"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204172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581004B7" w14:textId="0A15FBAB"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C7DE2">
              <w:rPr>
                <w:noProof/>
                <w:webHidden/>
              </w:rPr>
              <w:t>33</w:t>
            </w:r>
            <w:r w:rsidR="00E35F1F">
              <w:rPr>
                <w:noProof/>
                <w:webHidden/>
              </w:rPr>
              <w:fldChar w:fldCharType="end"/>
            </w:r>
          </w:hyperlink>
        </w:p>
        <w:p w14:paraId="7991B885" w14:textId="1603B5F3" w:rsidR="00E35F1F" w:rsidRDefault="00423B80">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C7DE2">
              <w:rPr>
                <w:noProof/>
                <w:webHidden/>
              </w:rPr>
              <w:t>36</w:t>
            </w:r>
            <w:r w:rsidR="00E35F1F">
              <w:rPr>
                <w:noProof/>
                <w:webHidden/>
              </w:rPr>
              <w:fldChar w:fldCharType="end"/>
            </w:r>
          </w:hyperlink>
        </w:p>
        <w:p w14:paraId="6660B090" w14:textId="5AA7D7F1" w:rsidR="00E35F1F" w:rsidRDefault="00423B80">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C7DE2">
              <w:rPr>
                <w:noProof/>
                <w:webHidden/>
              </w:rPr>
              <w:t>38</w:t>
            </w:r>
            <w:r w:rsidR="00E35F1F">
              <w:rPr>
                <w:noProof/>
                <w:webHidden/>
              </w:rPr>
              <w:fldChar w:fldCharType="end"/>
            </w:r>
          </w:hyperlink>
        </w:p>
        <w:p w14:paraId="26627408" w14:textId="445C921C" w:rsidR="00E35F1F" w:rsidRDefault="00423B80">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C7DE2">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899B8FB"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0C23CB7" w14:textId="4AC17511"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6A01756" w14:textId="7BB60FD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D48730C"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C7DE2">
        <w:rPr>
          <w:noProof/>
        </w:rPr>
        <w:t>87</w:t>
      </w:r>
      <w:r w:rsidR="003A78C2">
        <w:fldChar w:fldCharType="end"/>
      </w:r>
    </w:p>
    <w:p w14:paraId="065B6E4C" w14:textId="4D9F8E31"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C7DE2">
        <w:rPr>
          <w:noProof/>
        </w:rPr>
        <w:t>90</w:t>
      </w:r>
      <w:r w:rsidR="003A78C2">
        <w:fldChar w:fldCharType="end"/>
      </w:r>
    </w:p>
    <w:p w14:paraId="7CA30D28" w14:textId="06FE7821"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C7DE2">
        <w:rPr>
          <w:noProof/>
        </w:rPr>
        <w:t>99</w:t>
      </w:r>
      <w:r w:rsidR="003A78C2">
        <w:fldChar w:fldCharType="end"/>
      </w:r>
    </w:p>
    <w:p w14:paraId="163CB68A" w14:textId="26F7339A"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C7DE2">
        <w:rPr>
          <w:noProof/>
        </w:rPr>
        <w:t>188</w:t>
      </w:r>
      <w:r w:rsidR="003A78C2">
        <w:fldChar w:fldCharType="end"/>
      </w:r>
    </w:p>
    <w:p w14:paraId="32337B1D" w14:textId="17B3553F"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C7DE2">
        <w:rPr>
          <w:noProof/>
        </w:rPr>
        <w:t>215</w:t>
      </w:r>
      <w:r w:rsidR="003A78C2">
        <w:fldChar w:fldCharType="end"/>
      </w:r>
    </w:p>
    <w:p w14:paraId="7C06DD1A" w14:textId="7F7B69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C7DE2">
        <w:rPr>
          <w:noProof/>
        </w:rPr>
        <w:t>225</w:t>
      </w:r>
      <w:r w:rsidR="003A78C2">
        <w:fldChar w:fldCharType="end"/>
      </w:r>
    </w:p>
    <w:p w14:paraId="2E5D18EB" w14:textId="2D710628"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C7DE2">
        <w:rPr>
          <w:noProof/>
        </w:rPr>
        <w:t>268</w:t>
      </w:r>
      <w:r w:rsidR="003A78C2">
        <w:fldChar w:fldCharType="end"/>
      </w:r>
    </w:p>
    <w:p w14:paraId="110463A5" w14:textId="40730AE7"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C7DE2">
        <w:rPr>
          <w:noProof/>
        </w:rPr>
        <w:t>269</w:t>
      </w:r>
      <w:r w:rsidR="003A78C2">
        <w:fldChar w:fldCharType="end"/>
      </w:r>
    </w:p>
    <w:p w14:paraId="2887A6CA" w14:textId="60A9B0C9"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C7DE2">
        <w:t>Psalm</w:t>
      </w:r>
      <w:r w:rsidR="000C7DE2" w:rsidRPr="00AB1781">
        <w:t xml:space="preserve"> 118</w:t>
      </w:r>
      <w:r w:rsidR="000C7DE2">
        <w:t>: “Blessed are the blameless in the way”</w:t>
      </w:r>
      <w:r>
        <w:fldChar w:fldCharType="end"/>
      </w:r>
      <w:r w:rsidR="006A0403">
        <w:tab/>
      </w:r>
      <w:r>
        <w:fldChar w:fldCharType="begin"/>
      </w:r>
      <w:r w:rsidR="006A0403">
        <w:instrText xml:space="preserve"> PAGEREF _Ref412027139 \h </w:instrText>
      </w:r>
      <w:r>
        <w:fldChar w:fldCharType="separate"/>
      </w:r>
      <w:r w:rsidR="000C7DE2">
        <w:rPr>
          <w:noProof/>
        </w:rPr>
        <w:t>272</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5A88064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61FD74B1"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C7DE2">
        <w:rPr>
          <w:noProof/>
        </w:rPr>
        <w:t>287</w:t>
      </w:r>
      <w:r w:rsidR="003A78C2">
        <w:fldChar w:fldCharType="end"/>
      </w:r>
    </w:p>
    <w:p w14:paraId="49DCC6DD" w14:textId="536EB412"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C7DE2">
        <w:rPr>
          <w:noProof/>
        </w:rPr>
        <w:t>288</w:t>
      </w:r>
      <w:r w:rsidR="003A78C2">
        <w:fldChar w:fldCharType="end"/>
      </w:r>
    </w:p>
    <w:p w14:paraId="35C5E1C7" w14:textId="15AA923C"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C7DE2">
        <w:rPr>
          <w:noProof/>
        </w:rPr>
        <w:t>289</w:t>
      </w:r>
      <w:r w:rsidR="003A78C2">
        <w:fldChar w:fldCharType="end"/>
      </w:r>
    </w:p>
    <w:p w14:paraId="037372CD" w14:textId="1863C7F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C7DE2">
        <w:rPr>
          <w:noProof/>
        </w:rPr>
        <w:t>290</w:t>
      </w:r>
      <w:r w:rsidR="003A78C2">
        <w:fldChar w:fldCharType="end"/>
      </w:r>
    </w:p>
    <w:p w14:paraId="7F07DE56" w14:textId="01D5E395"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C7DE2">
        <w:rPr>
          <w:noProof/>
        </w:rPr>
        <w:t>291</w:t>
      </w:r>
      <w:r w:rsidR="003A78C2">
        <w:fldChar w:fldCharType="end"/>
      </w:r>
    </w:p>
    <w:p w14:paraId="6BE98E76" w14:textId="368A52F8"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C7DE2">
        <w:rPr>
          <w:noProof/>
        </w:rPr>
        <w:t>292</w:t>
      </w:r>
      <w:r w:rsidR="003A78C2">
        <w:fldChar w:fldCharType="end"/>
      </w:r>
    </w:p>
    <w:p w14:paraId="7A0B4391" w14:textId="7829D5F3"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C7DE2">
        <w:rPr>
          <w:noProof/>
        </w:rPr>
        <w:t>293</w:t>
      </w:r>
      <w:r w:rsidR="003A78C2">
        <w:fldChar w:fldCharType="end"/>
      </w:r>
    </w:p>
    <w:p w14:paraId="1D2C17E0" w14:textId="07B6271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C7DE2">
        <w:rPr>
          <w:noProof/>
        </w:rPr>
        <w:t>293</w:t>
      </w:r>
      <w:r w:rsidR="003A78C2">
        <w:fldChar w:fldCharType="end"/>
      </w:r>
    </w:p>
    <w:p w14:paraId="3F9CAC24" w14:textId="106DB6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C7DE2">
        <w:rPr>
          <w:noProof/>
        </w:rPr>
        <w:t>294</w:t>
      </w:r>
      <w:r w:rsidR="003A78C2">
        <w:fldChar w:fldCharType="end"/>
      </w:r>
    </w:p>
    <w:p w14:paraId="7884AAA8" w14:textId="785DE4D3"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C7DE2">
        <w:rPr>
          <w:noProof/>
        </w:rPr>
        <w:t>295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05E94FA8"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4C7AAE35"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5303FBF" w14:textId="3BA240D0"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770A2C32" w14:textId="507E6483"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5C4E61A3" w14:textId="2782E069"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604A493" w14:textId="013D7C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3B2A66A2" w14:textId="60068CB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64B01669" w14:textId="4CFD7A92"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5258B7E0" w14:textId="6E401C6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3092DE46" w14:textId="676FC2B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0D65EB5D" w14:textId="358C831A"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A0310A6" w14:textId="79C1364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02A27D2F" w14:textId="424E624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9D5E26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C733A9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338A049E"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C7DE2">
        <w:t>The First Canticle</w:t>
      </w:r>
      <w:r>
        <w:fldChar w:fldCharType="end"/>
      </w:r>
      <w:r>
        <w:tab/>
      </w:r>
      <w:r>
        <w:fldChar w:fldCharType="begin"/>
      </w:r>
      <w:r>
        <w:instrText xml:space="preserve"> PAGEREF _Ref448228164 \h </w:instrText>
      </w:r>
      <w:r>
        <w:fldChar w:fldCharType="separate"/>
      </w:r>
      <w:r w:rsidR="000C7DE2">
        <w:rPr>
          <w:noProof/>
        </w:rPr>
        <w:t>325</w:t>
      </w:r>
      <w:r>
        <w:fldChar w:fldCharType="end"/>
      </w:r>
    </w:p>
    <w:p w14:paraId="5928D17A" w14:textId="774E52C7" w:rsidR="00B102EF" w:rsidRDefault="00BC3E53" w:rsidP="00E97A49">
      <w:pPr>
        <w:pStyle w:val="EngHang"/>
        <w:tabs>
          <w:tab w:val="right" w:leader="dot" w:pos="8460"/>
        </w:tabs>
      </w:pPr>
      <w:r>
        <w:fldChar w:fldCharType="begin"/>
      </w:r>
      <w:r>
        <w:instrText xml:space="preserve"> REF _Ref449954885 \h </w:instrText>
      </w:r>
      <w:r>
        <w:fldChar w:fldCharType="separate"/>
      </w:r>
      <w:r w:rsidR="000C7DE2">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C7DE2">
        <w:rPr>
          <w:noProof/>
        </w:rPr>
        <w:t>341</w:t>
      </w:r>
      <w:r w:rsidR="00B102EF">
        <w:fldChar w:fldCharType="end"/>
      </w:r>
    </w:p>
    <w:p w14:paraId="3796AB97" w14:textId="26BFD121" w:rsidR="00D9682B" w:rsidRDefault="00BC3E53" w:rsidP="00D9682B">
      <w:pPr>
        <w:pStyle w:val="EngHang"/>
        <w:tabs>
          <w:tab w:val="right" w:leader="dot" w:pos="8460"/>
        </w:tabs>
      </w:pPr>
      <w:r>
        <w:fldChar w:fldCharType="begin"/>
      </w:r>
      <w:r>
        <w:instrText xml:space="preserve"> REF _Ref449954950 \h </w:instrText>
      </w:r>
      <w:r>
        <w:fldChar w:fldCharType="separate"/>
      </w:r>
      <w:r w:rsidR="000C7DE2">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C7DE2">
        <w:rPr>
          <w:noProof/>
        </w:rPr>
        <w:t>346</w:t>
      </w:r>
      <w:r w:rsidR="00D9682B">
        <w:fldChar w:fldCharType="end"/>
      </w:r>
    </w:p>
    <w:p w14:paraId="3068653C" w14:textId="5AA2D197" w:rsidR="00D9682B" w:rsidRDefault="00D9682B" w:rsidP="00D9682B">
      <w:pPr>
        <w:pStyle w:val="EngHang"/>
        <w:tabs>
          <w:tab w:val="right" w:leader="dot" w:pos="8460"/>
        </w:tabs>
      </w:pPr>
      <w:r>
        <w:fldChar w:fldCharType="begin"/>
      </w:r>
      <w:r>
        <w:instrText xml:space="preserve"> REF _Ref450335240 \h </w:instrText>
      </w:r>
      <w:r>
        <w:fldChar w:fldCharType="separate"/>
      </w:r>
      <w:r w:rsidR="000C7DE2">
        <w:t>Additional Canticles for the Vigil of Joyous Saturday from the New Testament</w:t>
      </w:r>
      <w:r>
        <w:fldChar w:fldCharType="end"/>
      </w:r>
      <w:r>
        <w:tab/>
      </w:r>
      <w:r>
        <w:fldChar w:fldCharType="begin"/>
      </w:r>
      <w:r>
        <w:instrText xml:space="preserve"> PAGEREF _Ref450335240 \h </w:instrText>
      </w:r>
      <w:r>
        <w:fldChar w:fldCharType="separate"/>
      </w:r>
      <w:r w:rsidR="000C7DE2">
        <w:rPr>
          <w:noProof/>
        </w:rPr>
        <w:t>364</w:t>
      </w:r>
      <w:r>
        <w:fldChar w:fldCharType="end"/>
      </w:r>
    </w:p>
    <w:p w14:paraId="46EDCFEC" w14:textId="61D9FB8F"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C7DE2">
        <w:t>The Communion of the Saints</w:t>
      </w:r>
      <w:r>
        <w:fldChar w:fldCharType="end"/>
      </w:r>
      <w:r>
        <w:tab/>
      </w:r>
      <w:r>
        <w:fldChar w:fldCharType="begin"/>
      </w:r>
      <w:r>
        <w:instrText xml:space="preserve"> PAGEREF _Ref448228224 \h </w:instrText>
      </w:r>
      <w:r>
        <w:fldChar w:fldCharType="separate"/>
      </w:r>
      <w:r w:rsidR="000C7DE2">
        <w:rPr>
          <w:noProof/>
        </w:rPr>
        <w:t>382</w:t>
      </w:r>
      <w:r>
        <w:fldChar w:fldCharType="end"/>
      </w:r>
    </w:p>
    <w:p w14:paraId="103CDB1E" w14:textId="008AC52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C7DE2">
        <w:t>The Doxologies</w:t>
      </w:r>
      <w:r>
        <w:fldChar w:fldCharType="end"/>
      </w:r>
      <w:r>
        <w:tab/>
      </w:r>
      <w:r>
        <w:fldChar w:fldCharType="begin"/>
      </w:r>
      <w:r>
        <w:instrText xml:space="preserve"> PAGEREF _Ref448228235 \h </w:instrText>
      </w:r>
      <w:r>
        <w:fldChar w:fldCharType="separate"/>
      </w:r>
      <w:r w:rsidR="000C7DE2">
        <w:rPr>
          <w:noProof/>
        </w:rPr>
        <w:t>401</w:t>
      </w:r>
      <w:r>
        <w:fldChar w:fldCharType="end"/>
      </w:r>
    </w:p>
    <w:p w14:paraId="661E2504" w14:textId="2EC8E7C3" w:rsidR="00E97A49" w:rsidRDefault="00E97A49" w:rsidP="00E97A49">
      <w:pPr>
        <w:pStyle w:val="EngHang"/>
        <w:tabs>
          <w:tab w:val="right" w:leader="dot" w:pos="8460"/>
        </w:tabs>
      </w:pPr>
      <w:r>
        <w:fldChar w:fldCharType="begin"/>
      </w:r>
      <w:r>
        <w:instrText xml:space="preserve"> REF _Ref448471060 \h </w:instrText>
      </w:r>
      <w:r>
        <w:fldChar w:fldCharType="separate"/>
      </w:r>
      <w:r w:rsidR="000C7DE2">
        <w:t>The Conclusion of the Midnight Praise</w:t>
      </w:r>
      <w:r>
        <w:fldChar w:fldCharType="end"/>
      </w:r>
      <w:r>
        <w:tab/>
      </w:r>
      <w:r>
        <w:fldChar w:fldCharType="begin"/>
      </w:r>
      <w:r>
        <w:instrText xml:space="preserve"> PAGEREF _Ref448471060 \h </w:instrText>
      </w:r>
      <w:r>
        <w:fldChar w:fldCharType="separate"/>
      </w:r>
      <w:r w:rsidR="000C7DE2">
        <w:rPr>
          <w:noProof/>
        </w:rPr>
        <w:t>5</w:t>
      </w:r>
      <w:r>
        <w:fldChar w:fldCharType="end"/>
      </w:r>
    </w:p>
    <w:p w14:paraId="4AF2B63F" w14:textId="338B20F2"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C7DE2">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C7DE2">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1E0EF22C" w:rsidR="00B102EF" w:rsidRPr="00B102EF" w:rsidRDefault="00B102EF" w:rsidP="00B102EF">
      <w:pPr>
        <w:pStyle w:val="Rubric"/>
      </w:pPr>
      <w:r>
        <w:t xml:space="preserve">See </w:t>
      </w:r>
      <w:r>
        <w:fldChar w:fldCharType="begin"/>
      </w:r>
      <w:r>
        <w:instrText xml:space="preserve"> REF _Ref448228969 \h </w:instrText>
      </w:r>
      <w:r>
        <w:fldChar w:fldCharType="separate"/>
      </w:r>
      <w:r w:rsidR="000C7DE2">
        <w:t>Vespers Praise</w:t>
      </w:r>
      <w:r>
        <w:fldChar w:fldCharType="end"/>
      </w:r>
      <w:r>
        <w:t xml:space="preserve">, page </w:t>
      </w:r>
      <w:r>
        <w:fldChar w:fldCharType="begin"/>
      </w:r>
      <w:r>
        <w:instrText xml:space="preserve"> PAGEREF _Ref448228965 \h </w:instrText>
      </w:r>
      <w:r>
        <w:fldChar w:fldCharType="separate"/>
      </w:r>
      <w:r w:rsidR="000C7DE2">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Ref435799261" w:displacedByCustomXml="next"/>
    <w:bookmarkStart w:id="148" w:name="_Ref435799254" w:displacedByCustomXml="next"/>
    <w:bookmarkStart w:id="149" w:name="_Ref435789629" w:displacedByCustomXml="next"/>
    <w:bookmarkStart w:id="150" w:name="_Ref435789623" w:displacedByCustomXml="next"/>
    <w:bookmarkStart w:id="151" w:name="_Ref435434342" w:displacedByCustomXml="next"/>
    <w:bookmarkStart w:id="152" w:name="_Ref435434336" w:displacedByCustomXml="next"/>
    <w:bookmarkStart w:id="153" w:name="_Toc410196930" w:displacedByCustomXml="next"/>
    <w:bookmarkStart w:id="154" w:name="_Toc410196428" w:displacedByCustomXml="next"/>
    <w:bookmarkStart w:id="155" w:name="_Toc410196186" w:displacedByCustomXml="next"/>
    <w:sdt>
      <w:sdtPr>
        <w:id w:val="467860529"/>
        <w:docPartObj>
          <w:docPartGallery w:val="Table of Contents"/>
          <w:docPartUnique/>
        </w:docPartObj>
      </w:sdtPr>
      <w:sdtEndPr>
        <w:rPr>
          <w:b/>
          <w:bCs/>
          <w:noProof/>
        </w:rPr>
      </w:sdtEndPr>
      <w:sdtContent>
        <w:p w14:paraId="13E67910" w14:textId="7EC2B760"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C7DE2">
              <w:rPr>
                <w:noProof/>
                <w:webHidden/>
              </w:rPr>
              <w:t>49</w:t>
            </w:r>
            <w:r w:rsidR="00E35F1F">
              <w:rPr>
                <w:noProof/>
                <w:webHidden/>
              </w:rPr>
              <w:fldChar w:fldCharType="end"/>
            </w:r>
          </w:hyperlink>
        </w:p>
        <w:p w14:paraId="0BBF1C4E" w14:textId="5475453D" w:rsidR="00E35F1F" w:rsidRDefault="00423B80">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C7DE2">
              <w:rPr>
                <w:noProof/>
                <w:webHidden/>
              </w:rPr>
              <w:t>55</w:t>
            </w:r>
            <w:r w:rsidR="00E35F1F">
              <w:rPr>
                <w:noProof/>
                <w:webHidden/>
              </w:rPr>
              <w:fldChar w:fldCharType="end"/>
            </w:r>
          </w:hyperlink>
        </w:p>
        <w:p w14:paraId="3DAD865F" w14:textId="14AE2595" w:rsidR="00E35F1F" w:rsidRDefault="00423B80">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C7DE2">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5EF6FE25"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C7DE2">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806E141" w14:textId="036F6009"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C7DE2">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AFC4FF5" w14:textId="30FD1FD8"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7FC49C55"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C7DE2">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C7DE2">
        <w:rPr>
          <w:noProof/>
        </w:rPr>
        <w:t>85</w:t>
      </w:r>
      <w:r w:rsidR="003A78C2">
        <w:fldChar w:fldCharType="end"/>
      </w:r>
    </w:p>
    <w:p w14:paraId="7F06AC31" w14:textId="11A8407C"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C7DE2">
        <w:t>Psalm</w:t>
      </w:r>
      <w:r w:rsidR="000C7DE2" w:rsidRPr="00AB1781">
        <w:t xml:space="preserve"> 2</w:t>
      </w:r>
      <w:r w:rsidR="000C7DE2">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C7DE2">
        <w:rPr>
          <w:noProof/>
        </w:rPr>
        <w:t>85</w:t>
      </w:r>
      <w:r w:rsidR="003A78C2">
        <w:fldChar w:fldCharType="end"/>
      </w:r>
    </w:p>
    <w:p w14:paraId="3E08DA39" w14:textId="35F03FC4"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C7DE2">
        <w:rPr>
          <w:noProof/>
        </w:rPr>
        <w:t>87</w:t>
      </w:r>
      <w:r w:rsidR="003A78C2">
        <w:fldChar w:fldCharType="end"/>
      </w:r>
    </w:p>
    <w:p w14:paraId="74A89173" w14:textId="36A6D478"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C7DE2">
        <w:rPr>
          <w:noProof/>
        </w:rPr>
        <w:t>88</w:t>
      </w:r>
      <w:r w:rsidR="003A78C2">
        <w:fldChar w:fldCharType="end"/>
      </w:r>
    </w:p>
    <w:p w14:paraId="01E0D354" w14:textId="57D967C2"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C7DE2">
        <w:t>Psalm</w:t>
      </w:r>
      <w:r w:rsidR="000C7DE2" w:rsidRPr="00AB1781">
        <w:t xml:space="preserve"> 5</w:t>
      </w:r>
      <w:r w:rsidR="000C7DE2">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C7DE2">
        <w:rPr>
          <w:noProof/>
        </w:rPr>
        <w:t>89</w:t>
      </w:r>
      <w:r w:rsidR="003A78C2">
        <w:fldChar w:fldCharType="end"/>
      </w:r>
    </w:p>
    <w:p w14:paraId="2917FC62" w14:textId="26BD22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C7DE2">
        <w:rPr>
          <w:noProof/>
        </w:rPr>
        <w:t>90</w:t>
      </w:r>
      <w:r w:rsidR="003A78C2">
        <w:fldChar w:fldCharType="end"/>
      </w:r>
    </w:p>
    <w:p w14:paraId="1839FE4B" w14:textId="7A1F41DE"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C7DE2">
        <w:t>Psalm</w:t>
      </w:r>
      <w:r w:rsidR="000C7DE2" w:rsidRPr="00AB1781">
        <w:t xml:space="preserve"> 8</w:t>
      </w:r>
      <w:r w:rsidR="000C7DE2">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C7DE2">
        <w:rPr>
          <w:noProof/>
        </w:rPr>
        <w:t>93</w:t>
      </w:r>
      <w:r w:rsidR="003A78C2">
        <w:fldChar w:fldCharType="end"/>
      </w:r>
    </w:p>
    <w:p w14:paraId="03DD40B1" w14:textId="174209F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C7DE2">
        <w:t>Psalm</w:t>
      </w:r>
      <w:r w:rsidR="000C7DE2" w:rsidRPr="00AB1781">
        <w:t xml:space="preserve"> 11</w:t>
      </w:r>
      <w:r w:rsidR="000C7DE2">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C7DE2">
        <w:rPr>
          <w:noProof/>
        </w:rPr>
        <w:t>98</w:t>
      </w:r>
      <w:r w:rsidR="003A78C2">
        <w:fldChar w:fldCharType="end"/>
      </w:r>
    </w:p>
    <w:p w14:paraId="5A0777AD" w14:textId="4C5EBF76"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C7DE2">
        <w:rPr>
          <w:noProof/>
        </w:rPr>
        <w:t>99</w:t>
      </w:r>
      <w:r w:rsidR="003A78C2">
        <w:fldChar w:fldCharType="end"/>
      </w:r>
    </w:p>
    <w:p w14:paraId="6B871C95" w14:textId="4F572C35"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C7DE2">
        <w:t>Psalm</w:t>
      </w:r>
      <w:r w:rsidR="000C7DE2" w:rsidRPr="00AB1781">
        <w:t xml:space="preserve"> 14</w:t>
      </w:r>
      <w:r w:rsidR="000C7DE2">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C7DE2">
        <w:rPr>
          <w:noProof/>
        </w:rPr>
        <w:t>100</w:t>
      </w:r>
      <w:r w:rsidR="003A78C2">
        <w:fldChar w:fldCharType="end"/>
      </w:r>
    </w:p>
    <w:p w14:paraId="3960802F" w14:textId="1DE38BF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C7DE2">
        <w:rPr>
          <w:noProof/>
        </w:rPr>
        <w:t>101</w:t>
      </w:r>
      <w:r w:rsidR="003A78C2">
        <w:fldChar w:fldCharType="end"/>
      </w:r>
    </w:p>
    <w:p w14:paraId="46224EE2" w14:textId="146C1A11"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C7DE2">
        <w:t>Psalm</w:t>
      </w:r>
      <w:r w:rsidR="000C7DE2" w:rsidRPr="00AB1781">
        <w:t xml:space="preserve"> 18</w:t>
      </w:r>
      <w:r w:rsidR="000C7DE2">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C7DE2">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13C0BB5"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C7DE2">
        <w:rPr>
          <w:noProof/>
        </w:rPr>
        <w:t>116</w:t>
      </w:r>
      <w:r w:rsidR="003A78C2">
        <w:fldChar w:fldCharType="end"/>
      </w:r>
    </w:p>
    <w:p w14:paraId="6EE9E88E" w14:textId="746FB71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C7DE2">
        <w:rPr>
          <w:noProof/>
        </w:rPr>
        <w:t>120</w:t>
      </w:r>
      <w:r w:rsidR="003A78C2">
        <w:fldChar w:fldCharType="end"/>
      </w:r>
    </w:p>
    <w:p w14:paraId="1E8B8142" w14:textId="6CD745C8"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C7DE2">
        <w:rPr>
          <w:noProof/>
        </w:rPr>
        <w:t>175</w:t>
      </w:r>
      <w:r w:rsidR="003A78C2">
        <w:fldChar w:fldCharType="end"/>
      </w:r>
    </w:p>
    <w:p w14:paraId="68EA7A25" w14:textId="37926019"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C7DE2">
        <w:rPr>
          <w:noProof/>
        </w:rPr>
        <w:t>180</w:t>
      </w:r>
      <w:r w:rsidR="003A78C2">
        <w:fldChar w:fldCharType="end"/>
      </w:r>
    </w:p>
    <w:p w14:paraId="065CCDFD" w14:textId="1DB98606"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C7DE2">
        <w:rPr>
          <w:noProof/>
        </w:rPr>
        <w:t>188</w:t>
      </w:r>
      <w:r w:rsidR="003A78C2">
        <w:fldChar w:fldCharType="end"/>
      </w:r>
    </w:p>
    <w:p w14:paraId="31570FA5" w14:textId="5F663241"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C7DE2">
        <w:rPr>
          <w:noProof/>
        </w:rPr>
        <w:t>263</w:t>
      </w:r>
      <w:r w:rsidR="003A78C2">
        <w:fldChar w:fldCharType="end"/>
      </w:r>
    </w:p>
    <w:p w14:paraId="73FFF146" w14:textId="38ED2FF9"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C7DE2">
        <w:t>Psalm</w:t>
      </w:r>
      <w:r w:rsidR="000C7DE2" w:rsidRPr="00AB1781">
        <w:t xml:space="preserve"> 142</w:t>
      </w:r>
      <w:r w:rsidR="000C7DE2">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C7DE2">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4EB6900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C7DE2">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2E2E4464"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C7DE2">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39CF4413"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66A9F62E"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4198B2D2"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C7DE2">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C7DE2">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6468E11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C7DE2" w:rsidRPr="000C7DE2">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0C7DE2">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B0E847D"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C931A86" w14:textId="2D0A877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26D6935" w14:textId="03BA1644"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2A3F38BE"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C7DE2">
        <w:t>Psalm</w:t>
      </w:r>
      <w:r w:rsidR="000C7DE2" w:rsidRPr="00AB1781">
        <w:t xml:space="preserve"> 19</w:t>
      </w:r>
      <w:r w:rsidR="000C7DE2">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C7DE2">
        <w:rPr>
          <w:noProof/>
        </w:rPr>
        <w:t>110</w:t>
      </w:r>
      <w:r w:rsidR="003A78C2">
        <w:fldChar w:fldCharType="end"/>
      </w:r>
    </w:p>
    <w:p w14:paraId="441D23D2" w14:textId="31F906F9"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C7DE2">
        <w:rPr>
          <w:noProof/>
        </w:rPr>
        <w:t>114</w:t>
      </w:r>
      <w:r w:rsidR="003A78C2">
        <w:fldChar w:fldCharType="end"/>
      </w:r>
    </w:p>
    <w:p w14:paraId="2CF3F8A5" w14:textId="0A8C16E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C7DE2">
        <w:t>Psalm</w:t>
      </w:r>
      <w:r w:rsidR="000C7DE2" w:rsidRPr="00AB1781">
        <w:t xml:space="preserve"> 23</w:t>
      </w:r>
      <w:r w:rsidR="000C7DE2">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C7DE2">
        <w:rPr>
          <w:noProof/>
        </w:rPr>
        <w:t>115</w:t>
      </w:r>
      <w:r w:rsidR="003A78C2">
        <w:fldChar w:fldCharType="end"/>
      </w:r>
    </w:p>
    <w:p w14:paraId="2696A51D" w14:textId="0DDAFD5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C7DE2">
        <w:t>Psalm</w:t>
      </w:r>
      <w:r w:rsidR="000C7DE2" w:rsidRPr="00AB1781">
        <w:t xml:space="preserve"> 25</w:t>
      </w:r>
      <w:r w:rsidR="000C7DE2">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C7DE2">
        <w:rPr>
          <w:noProof/>
        </w:rPr>
        <w:t>118</w:t>
      </w:r>
      <w:r w:rsidR="003A78C2">
        <w:fldChar w:fldCharType="end"/>
      </w:r>
    </w:p>
    <w:p w14:paraId="7C4914D6" w14:textId="0FF85B4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C7DE2">
        <w:t>Psalm</w:t>
      </w:r>
      <w:r w:rsidR="000C7DE2" w:rsidRPr="00AB1781">
        <w:t xml:space="preserve"> 28</w:t>
      </w:r>
      <w:r w:rsidR="000C7DE2">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C7DE2">
        <w:rPr>
          <w:noProof/>
        </w:rPr>
        <w:t>123</w:t>
      </w:r>
      <w:r w:rsidR="003A78C2">
        <w:fldChar w:fldCharType="end"/>
      </w:r>
    </w:p>
    <w:p w14:paraId="1AB144A3" w14:textId="42B0FC3D"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C7DE2">
        <w:rPr>
          <w:noProof/>
        </w:rPr>
        <w:t>124</w:t>
      </w:r>
      <w:r w:rsidR="003A78C2">
        <w:fldChar w:fldCharType="end"/>
      </w:r>
    </w:p>
    <w:p w14:paraId="1DA2F476" w14:textId="48E74E5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C7DE2">
        <w:t>Psalm</w:t>
      </w:r>
      <w:r w:rsidR="000C7DE2" w:rsidRPr="00AB1781">
        <w:t xml:space="preserve"> 33</w:t>
      </w:r>
      <w:r w:rsidR="000C7DE2">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C7DE2">
        <w:rPr>
          <w:noProof/>
        </w:rPr>
        <w:t>131</w:t>
      </w:r>
      <w:r w:rsidR="003A78C2">
        <w:fldChar w:fldCharType="end"/>
      </w:r>
    </w:p>
    <w:p w14:paraId="0F892524" w14:textId="201155E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C7DE2">
        <w:t>Psalm</w:t>
      </w:r>
      <w:r w:rsidR="000C7DE2" w:rsidRPr="00AB1781">
        <w:t xml:space="preserve"> 40</w:t>
      </w:r>
      <w:r w:rsidR="000C7DE2">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C7DE2">
        <w:rPr>
          <w:noProof/>
        </w:rPr>
        <w:t>145</w:t>
      </w:r>
      <w:r w:rsidR="003A78C2">
        <w:fldChar w:fldCharType="end"/>
      </w:r>
    </w:p>
    <w:p w14:paraId="1B629A7D" w14:textId="205F498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C7DE2">
        <w:rPr>
          <w:noProof/>
        </w:rPr>
        <w:t>147</w:t>
      </w:r>
      <w:r w:rsidR="003A78C2">
        <w:fldChar w:fldCharType="end"/>
      </w:r>
    </w:p>
    <w:p w14:paraId="30CD8108" w14:textId="664C66FE"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C7DE2">
        <w:t>Psalm</w:t>
      </w:r>
      <w:r w:rsidR="000C7DE2" w:rsidRPr="00AB1781">
        <w:t xml:space="preserve"> 44</w:t>
      </w:r>
      <w:r w:rsidR="000C7DE2">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C7DE2">
        <w:rPr>
          <w:noProof/>
        </w:rPr>
        <w:t>151</w:t>
      </w:r>
      <w:r w:rsidR="003A78C2">
        <w:fldChar w:fldCharType="end"/>
      </w:r>
    </w:p>
    <w:p w14:paraId="56DBDEA8" w14:textId="19F8BC1C"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C7DE2">
        <w:t>Psalm</w:t>
      </w:r>
      <w:r w:rsidR="000C7DE2" w:rsidRPr="00AB1781">
        <w:t xml:space="preserve"> 45</w:t>
      </w:r>
      <w:r w:rsidR="000C7DE2">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C7DE2">
        <w:rPr>
          <w:noProof/>
        </w:rPr>
        <w:t>152</w:t>
      </w:r>
      <w:r w:rsidR="003A78C2">
        <w:fldChar w:fldCharType="end"/>
      </w:r>
    </w:p>
    <w:p w14:paraId="4BF9A933" w14:textId="5B3CF289"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C7DE2">
        <w:t>Psalm</w:t>
      </w:r>
      <w:r w:rsidR="000C7DE2" w:rsidRPr="00AB1781">
        <w:t xml:space="preserve"> 46</w:t>
      </w:r>
      <w:r w:rsidR="000C7DE2">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C7DE2">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1B4264E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467A91D"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4A358D7D"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B899AA0" w14:textId="30675AC8"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8FDBE9E" w14:textId="34880C5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9649F9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C7DE2">
        <w:t>Psalm</w:t>
      </w:r>
      <w:r w:rsidR="000C7DE2" w:rsidRPr="00AB1781">
        <w:t xml:space="preserve"> 53</w:t>
      </w:r>
      <w:r w:rsidR="000C7DE2">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C7DE2">
        <w:rPr>
          <w:noProof/>
        </w:rPr>
        <w:t>163</w:t>
      </w:r>
      <w:r w:rsidR="003A78C2">
        <w:fldChar w:fldCharType="end"/>
      </w:r>
    </w:p>
    <w:p w14:paraId="196531E2" w14:textId="5E0E66B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C7DE2">
        <w:rPr>
          <w:noProof/>
        </w:rPr>
        <w:t>168</w:t>
      </w:r>
      <w:r w:rsidR="003A78C2">
        <w:fldChar w:fldCharType="end"/>
      </w:r>
    </w:p>
    <w:p w14:paraId="5A377B80" w14:textId="5A46257B"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C7DE2">
        <w:t>Psalm</w:t>
      </w:r>
      <w:r w:rsidR="000C7DE2" w:rsidRPr="00AB1781">
        <w:t xml:space="preserve"> 60</w:t>
      </w:r>
      <w:r w:rsidR="000C7DE2">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C7DE2">
        <w:rPr>
          <w:noProof/>
        </w:rPr>
        <w:t>173</w:t>
      </w:r>
      <w:r w:rsidR="003A78C2">
        <w:fldChar w:fldCharType="end"/>
      </w:r>
    </w:p>
    <w:p w14:paraId="1D89B385" w14:textId="1227DFE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C7DE2">
        <w:rPr>
          <w:noProof/>
        </w:rPr>
        <w:t>175</w:t>
      </w:r>
      <w:r w:rsidR="003A78C2">
        <w:fldChar w:fldCharType="end"/>
      </w:r>
    </w:p>
    <w:p w14:paraId="46B8BCDF" w14:textId="440090A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3832A2C2" w14:textId="614A9AF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099ACDF6" w14:textId="4061988B"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C7DE2">
        <w:t>Psalm</w:t>
      </w:r>
      <w:r w:rsidR="000C7DE2" w:rsidRPr="00AB1781">
        <w:t xml:space="preserve"> 83</w:t>
      </w:r>
      <w:r w:rsidR="000C7DE2">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C7DE2">
        <w:rPr>
          <w:noProof/>
        </w:rPr>
        <w:t>213</w:t>
      </w:r>
      <w:r w:rsidR="003A78C2">
        <w:fldChar w:fldCharType="end"/>
      </w:r>
    </w:p>
    <w:p w14:paraId="12DC15E9" w14:textId="369D6DA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C7DE2">
        <w:t>Psalm</w:t>
      </w:r>
      <w:r w:rsidR="000C7DE2" w:rsidRPr="00AB1781">
        <w:t xml:space="preserve"> 84</w:t>
      </w:r>
      <w:r w:rsidR="000C7DE2">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C7DE2">
        <w:rPr>
          <w:noProof/>
        </w:rPr>
        <w:t>214</w:t>
      </w:r>
      <w:r w:rsidR="003A78C2">
        <w:fldChar w:fldCharType="end"/>
      </w:r>
    </w:p>
    <w:p w14:paraId="20414052" w14:textId="7D9B102D"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C7DE2">
        <w:rPr>
          <w:noProof/>
        </w:rPr>
        <w:t>215</w:t>
      </w:r>
      <w:r w:rsidR="003A78C2">
        <w:fldChar w:fldCharType="end"/>
      </w:r>
    </w:p>
    <w:p w14:paraId="024D57DE" w14:textId="0BBC70A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C7DE2">
        <w:t>Psalm</w:t>
      </w:r>
      <w:r w:rsidR="000C7DE2" w:rsidRPr="00AB1781">
        <w:t xml:space="preserve"> 86</w:t>
      </w:r>
      <w:r w:rsidR="000C7DE2">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C7DE2">
        <w:rPr>
          <w:noProof/>
        </w:rPr>
        <w:t>217</w:t>
      </w:r>
      <w:r w:rsidR="003A78C2">
        <w:fldChar w:fldCharType="end"/>
      </w:r>
    </w:p>
    <w:p w14:paraId="6C309D76" w14:textId="496E4885"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C7DE2">
        <w:rPr>
          <w:noProof/>
        </w:rPr>
        <w:t>225</w:t>
      </w:r>
      <w:r w:rsidR="003A78C2">
        <w:fldChar w:fldCharType="end"/>
      </w:r>
    </w:p>
    <w:p w14:paraId="2015B274" w14:textId="1BA00D1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C7DE2">
        <w:t>Psalm</w:t>
      </w:r>
      <w:r w:rsidR="000C7DE2" w:rsidRPr="00AB1781">
        <w:t xml:space="preserve"> 92</w:t>
      </w:r>
      <w:r w:rsidR="000C7DE2">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C7DE2">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E1FE845"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14138B5F"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C3D77FC"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4BF2C4A" w14:textId="57C795B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512D80B" w14:textId="3346A1C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6531BD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C7DE2">
        <w:t>Psalm</w:t>
      </w:r>
      <w:r w:rsidR="000C7DE2" w:rsidRPr="00AB1781">
        <w:t xml:space="preserve"> 95</w:t>
      </w:r>
      <w:r w:rsidR="000C7DE2">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C7DE2">
        <w:rPr>
          <w:noProof/>
        </w:rPr>
        <w:t>232</w:t>
      </w:r>
      <w:r w:rsidR="003A78C2">
        <w:fldChar w:fldCharType="end"/>
      </w:r>
    </w:p>
    <w:p w14:paraId="70C04BAE" w14:textId="3107D02F"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C7DE2">
        <w:rPr>
          <w:noProof/>
        </w:rPr>
        <w:t>233</w:t>
      </w:r>
      <w:r w:rsidR="003A78C2">
        <w:fldChar w:fldCharType="end"/>
      </w:r>
    </w:p>
    <w:p w14:paraId="1C2440CF" w14:textId="3A1E5C2F"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C7DE2">
        <w:t>Psalm</w:t>
      </w:r>
      <w:r w:rsidR="000C7DE2" w:rsidRPr="00AB1781">
        <w:t xml:space="preserve"> 97</w:t>
      </w:r>
      <w:r w:rsidR="000C7DE2">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C7DE2">
        <w:rPr>
          <w:noProof/>
        </w:rPr>
        <w:t>235</w:t>
      </w:r>
      <w:r w:rsidR="003A78C2">
        <w:fldChar w:fldCharType="end"/>
      </w:r>
    </w:p>
    <w:p w14:paraId="35D6FC92" w14:textId="4D405833"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C7DE2">
        <w:t>Psalm</w:t>
      </w:r>
      <w:r w:rsidR="000C7DE2" w:rsidRPr="00AB1781">
        <w:t xml:space="preserve"> 98</w:t>
      </w:r>
      <w:r w:rsidR="000C7DE2">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C7DE2">
        <w:rPr>
          <w:noProof/>
        </w:rPr>
        <w:t>236</w:t>
      </w:r>
      <w:r w:rsidR="003A78C2">
        <w:fldChar w:fldCharType="end"/>
      </w:r>
    </w:p>
    <w:p w14:paraId="13A44FCC" w14:textId="0CE8E9E2"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C7DE2">
        <w:t>Psalm</w:t>
      </w:r>
      <w:r w:rsidR="000C7DE2" w:rsidRPr="00AB1781">
        <w:t xml:space="preserve"> 99</w:t>
      </w:r>
      <w:r w:rsidR="000C7DE2">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C7DE2">
        <w:rPr>
          <w:noProof/>
        </w:rPr>
        <w:t>237</w:t>
      </w:r>
      <w:r w:rsidR="003A78C2">
        <w:fldChar w:fldCharType="end"/>
      </w:r>
    </w:p>
    <w:p w14:paraId="21960806" w14:textId="506831B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C7DE2">
        <w:t>Psalm</w:t>
      </w:r>
      <w:r w:rsidR="000C7DE2" w:rsidRPr="00AB1781">
        <w:t xml:space="preserve"> 100</w:t>
      </w:r>
      <w:r w:rsidR="000C7DE2">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C7DE2">
        <w:rPr>
          <w:noProof/>
        </w:rPr>
        <w:t>238</w:t>
      </w:r>
      <w:r w:rsidR="003A78C2">
        <w:fldChar w:fldCharType="end"/>
      </w:r>
    </w:p>
    <w:p w14:paraId="13BE8987" w14:textId="61E38F5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C7DE2">
        <w:rPr>
          <w:noProof/>
        </w:rPr>
        <w:t>260</w:t>
      </w:r>
      <w:r w:rsidR="003A78C2">
        <w:fldChar w:fldCharType="end"/>
      </w:r>
    </w:p>
    <w:commentRangeStart w:id="218"/>
    <w:p w14:paraId="0FAEAE21" w14:textId="338C7601"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C7DE2">
        <w:t>Psalm</w:t>
      </w:r>
      <w:r w:rsidR="000C7DE2" w:rsidRPr="00AB1781">
        <w:t xml:space="preserve"> 110</w:t>
      </w:r>
      <w:r w:rsidR="000C7DE2">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0C7DE2">
        <w:rPr>
          <w:noProof/>
        </w:rPr>
        <w:t>261</w:t>
      </w:r>
      <w:r>
        <w:fldChar w:fldCharType="end"/>
      </w:r>
    </w:p>
    <w:p w14:paraId="3B5AD04D" w14:textId="7910F354"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C7DE2">
        <w:t>Psalm</w:t>
      </w:r>
      <w:r w:rsidR="000C7DE2" w:rsidRPr="00AB1781">
        <w:t xml:space="preserve"> 111</w:t>
      </w:r>
      <w:r w:rsidR="000C7DE2">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C7DE2">
        <w:rPr>
          <w:noProof/>
        </w:rPr>
        <w:t>262</w:t>
      </w:r>
      <w:r w:rsidR="003A78C2">
        <w:fldChar w:fldCharType="end"/>
      </w:r>
    </w:p>
    <w:p w14:paraId="25F5E92C" w14:textId="3A0AE3CC"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C7DE2">
        <w:rPr>
          <w:noProof/>
        </w:rPr>
        <w:t>263</w:t>
      </w:r>
      <w:r w:rsidR="003A78C2">
        <w:fldChar w:fldCharType="end"/>
      </w:r>
    </w:p>
    <w:p w14:paraId="65FF1699" w14:textId="7A7AC3B1"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C7DE2">
        <w:rPr>
          <w:noProof/>
        </w:rPr>
        <w:t>266</w:t>
      </w:r>
      <w:r w:rsidR="003A78C2">
        <w:fldChar w:fldCharType="end"/>
      </w:r>
    </w:p>
    <w:p w14:paraId="0612CEB7" w14:textId="4B3E75CE"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C7DE2">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3F705A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68DC09AC"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F90925F" w:rsidR="00CB700D" w:rsidRDefault="00D44900" w:rsidP="00336170">
            <w:r>
              <w:fldChar w:fldCharType="begin"/>
            </w:r>
            <w:r>
              <w:instrText xml:space="preserve"> REF _Ref439535283 \h </w:instrText>
            </w:r>
            <w:r>
              <w:fldChar w:fldCharType="separate"/>
            </w:r>
            <w:r w:rsidR="000C7DE2">
              <w:t>Kathisma 1</w:t>
            </w:r>
            <w:r>
              <w:fldChar w:fldCharType="end"/>
            </w:r>
          </w:p>
        </w:tc>
        <w:tc>
          <w:tcPr>
            <w:tcW w:w="3024" w:type="dxa"/>
          </w:tcPr>
          <w:p w14:paraId="3E7DF9CE" w14:textId="0851062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C7DE2" w:rsidRPr="00AB1781">
              <w:t>K</w:t>
            </w:r>
            <w:r w:rsidR="000C7DE2">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C7DE2">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4A1F05F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C7DE2">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C7DE2" w:rsidRPr="00AB1781">
              <w:t>K</w:t>
            </w:r>
            <w:r w:rsidR="000C7DE2">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1CE10EB3" w:rsidR="00CB700D" w:rsidRDefault="00CB700D" w:rsidP="0044639B">
            <w:r>
              <w:fldChar w:fldCharType="begin"/>
            </w:r>
            <w:r>
              <w:instrText xml:space="preserve"> REF _Ref435438548 \h </w:instrText>
            </w:r>
            <w:r w:rsidR="00336170">
              <w:instrText xml:space="preserve"> \* MERGEFORMAT </w:instrText>
            </w:r>
            <w:r>
              <w:fldChar w:fldCharType="separate"/>
            </w:r>
            <w:r w:rsidR="000C7DE2" w:rsidRPr="00AB1781">
              <w:t>K</w:t>
            </w:r>
            <w:r w:rsidR="000C7DE2">
              <w:t>athisma 6</w:t>
            </w:r>
            <w:r>
              <w:fldChar w:fldCharType="end"/>
            </w:r>
          </w:p>
        </w:tc>
        <w:tc>
          <w:tcPr>
            <w:tcW w:w="3024" w:type="dxa"/>
          </w:tcPr>
          <w:p w14:paraId="082B149A" w14:textId="74881B84"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C7DE2">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C7DE2" w:rsidRPr="00AB1781">
              <w:t>K</w:t>
            </w:r>
            <w:r w:rsidR="000C7DE2">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41B245C5" w:rsidR="00CB700D" w:rsidRDefault="00CB700D" w:rsidP="0044639B">
            <w:r>
              <w:fldChar w:fldCharType="begin"/>
            </w:r>
            <w:r>
              <w:instrText xml:space="preserve"> REF _Ref435438574 \h </w:instrText>
            </w:r>
            <w:r w:rsidR="00336170">
              <w:instrText xml:space="preserve"> \* MERGEFORMAT </w:instrText>
            </w:r>
            <w:r>
              <w:fldChar w:fldCharType="separate"/>
            </w:r>
            <w:r w:rsidR="000C7DE2" w:rsidRPr="00AB1781">
              <w:t>K</w:t>
            </w:r>
            <w:r w:rsidR="000C7DE2">
              <w:t>athisma 9</w:t>
            </w:r>
            <w:r>
              <w:fldChar w:fldCharType="end"/>
            </w:r>
          </w:p>
        </w:tc>
        <w:tc>
          <w:tcPr>
            <w:tcW w:w="3024" w:type="dxa"/>
          </w:tcPr>
          <w:p w14:paraId="223BE2C2" w14:textId="62EE68F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6B39F9A"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C7DE2">
              <w:t>Kathisma 12</w:t>
            </w:r>
            <w:r w:rsidRPr="00926985">
              <w:fldChar w:fldCharType="end"/>
            </w:r>
          </w:p>
        </w:tc>
        <w:tc>
          <w:tcPr>
            <w:tcW w:w="3024" w:type="dxa"/>
          </w:tcPr>
          <w:p w14:paraId="353A9FDD" w14:textId="08F248AA"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E34538A" w:rsidR="00CB700D" w:rsidRDefault="00CB700D" w:rsidP="0044639B">
            <w:r>
              <w:fldChar w:fldCharType="begin"/>
            </w:r>
            <w:r>
              <w:instrText xml:space="preserve"> REF _Ref435438622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3024" w:type="dxa"/>
          </w:tcPr>
          <w:p w14:paraId="6DD26E94" w14:textId="113E7A68"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C7DE2">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06AAD09" w:rsidR="00CB700D" w:rsidRDefault="00D016DC" w:rsidP="0044639B">
            <w:r>
              <w:fldChar w:fldCharType="begin"/>
            </w:r>
            <w:r>
              <w:instrText xml:space="preserve"> REF _Ref435990063 \h </w:instrText>
            </w:r>
            <w:r w:rsidR="00336170">
              <w:instrText xml:space="preserve"> \* MERGEFORMAT </w:instrText>
            </w:r>
            <w:r>
              <w:fldChar w:fldCharType="separate"/>
            </w:r>
            <w:r w:rsidR="000C7DE2">
              <w:t>Kathisma 18</w:t>
            </w:r>
            <w:r>
              <w:fldChar w:fldCharType="end"/>
            </w:r>
          </w:p>
        </w:tc>
        <w:tc>
          <w:tcPr>
            <w:tcW w:w="3024" w:type="dxa"/>
          </w:tcPr>
          <w:p w14:paraId="0F5729C0" w14:textId="7819432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C7DE2" w:rsidRPr="00AB1781">
              <w:t>K</w:t>
            </w:r>
            <w:r w:rsidR="000C7DE2">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3442BEC0" w:rsidR="000B1D6D" w:rsidRDefault="00D44900" w:rsidP="00AB3348">
            <w:r>
              <w:fldChar w:fldCharType="begin"/>
            </w:r>
            <w:r>
              <w:instrText xml:space="preserve"> REF _Ref439535283 \h </w:instrText>
            </w:r>
            <w:r>
              <w:fldChar w:fldCharType="separate"/>
            </w:r>
            <w:r w:rsidR="000C7DE2">
              <w:t>Kathisma 1</w:t>
            </w:r>
            <w:r>
              <w:fldChar w:fldCharType="end"/>
            </w:r>
          </w:p>
        </w:tc>
        <w:tc>
          <w:tcPr>
            <w:tcW w:w="3024" w:type="dxa"/>
          </w:tcPr>
          <w:p w14:paraId="1C0C5D94" w14:textId="2DFB2B7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C7DE2" w:rsidRPr="00AB1781">
              <w:t>K</w:t>
            </w:r>
            <w:r w:rsidR="000C7DE2">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EBCC75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C7DE2">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C7DE2" w:rsidRPr="00AB1781">
              <w:t>K</w:t>
            </w:r>
            <w:r w:rsidR="000C7DE2">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C7DE2" w:rsidRPr="00AB1781">
              <w:t>K</w:t>
            </w:r>
            <w:r w:rsidR="000C7DE2">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0FADE6"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E6A0F7" w14:textId="245A7CF2"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C7DE2">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C7DE2" w:rsidRPr="00AB1781">
              <w:t>K</w:t>
            </w:r>
            <w:r w:rsidR="000C7DE2">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C7DE2" w:rsidRPr="00AB1781">
              <w:t>K</w:t>
            </w:r>
            <w:r w:rsidR="000C7DE2">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39428A95"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EAD97E5" w14:textId="16E983A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C7DE2">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78F410C"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C76F95" w14:textId="64104F6D"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C7DE2" w:rsidRPr="00AB1781">
              <w:t>K</w:t>
            </w:r>
            <w:r w:rsidR="000C7DE2">
              <w:t>athisma</w:t>
            </w:r>
            <w:r w:rsidR="000C7DE2" w:rsidRPr="00AB1781">
              <w:t xml:space="preserve"> 1</w:t>
            </w:r>
            <w:r w:rsidR="000C7DE2">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C5B63C4"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23EDA40F" w14:textId="6E556B21"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C7DE2">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2CD81D3" w:rsidR="000B1D6D" w:rsidRDefault="000B1D6D"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484B885" w14:textId="42AC70E7" w:rsidR="000B1D6D" w:rsidRDefault="000B1D6D" w:rsidP="00336170">
            <w:r>
              <w:fldChar w:fldCharType="begin"/>
            </w:r>
            <w:r>
              <w:instrText xml:space="preserve"> REF _Ref435438658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C7DE2" w:rsidRPr="00AB1781">
              <w:t>K</w:t>
            </w:r>
            <w:r w:rsidR="000C7DE2">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1F6699A8" w:rsidR="0023608C" w:rsidRDefault="0023608C" w:rsidP="00D016DC">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020038C" w:rsidR="0023608C" w:rsidRDefault="00D016DC" w:rsidP="00860FCB">
            <w:pPr>
              <w:jc w:val="left"/>
            </w:pPr>
            <w:r>
              <w:fldChar w:fldCharType="begin"/>
            </w:r>
            <w:r>
              <w:instrText xml:space="preserve"> REF _Ref435989991 \h </w:instrText>
            </w:r>
            <w:r>
              <w:fldChar w:fldCharType="separate"/>
            </w:r>
            <w:r w:rsidR="000C7DE2">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C7DE2" w:rsidRPr="00AB1781">
              <w:t>K</w:t>
            </w:r>
            <w:r w:rsidR="000C7DE2">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C7DE2" w:rsidRPr="00AB1781">
              <w:t>K</w:t>
            </w:r>
            <w:r w:rsidR="000C7DE2">
              <w:t>athisma 6</w:t>
            </w:r>
            <w:r w:rsidR="0023608C">
              <w:fldChar w:fldCharType="end"/>
            </w:r>
          </w:p>
        </w:tc>
        <w:tc>
          <w:tcPr>
            <w:tcW w:w="1210" w:type="dxa"/>
          </w:tcPr>
          <w:p w14:paraId="4AF0757E" w14:textId="50AA3C58" w:rsidR="0023608C" w:rsidRDefault="0023608C" w:rsidP="0044639B"/>
        </w:tc>
        <w:tc>
          <w:tcPr>
            <w:tcW w:w="1357" w:type="dxa"/>
          </w:tcPr>
          <w:p w14:paraId="05D831AD" w14:textId="62949EA1" w:rsidR="0023608C" w:rsidRDefault="00D016DC" w:rsidP="0044639B">
            <w:r>
              <w:fldChar w:fldCharType="begin"/>
            </w:r>
            <w:r>
              <w:instrText xml:space="preserve"> REF _Ref435990010 \h </w:instrText>
            </w:r>
            <w:r>
              <w:fldChar w:fldCharType="separate"/>
            </w:r>
            <w:r w:rsidR="000C7DE2">
              <w:t>Kathisma 7</w:t>
            </w:r>
            <w:r>
              <w:fldChar w:fldCharType="end"/>
            </w:r>
          </w:p>
        </w:tc>
        <w:tc>
          <w:tcPr>
            <w:tcW w:w="1357" w:type="dxa"/>
          </w:tcPr>
          <w:p w14:paraId="51F67796" w14:textId="6CFB01FF" w:rsidR="0023608C" w:rsidRDefault="0023608C" w:rsidP="0044639B">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296" w:type="dxa"/>
          </w:tcPr>
          <w:p w14:paraId="7756A91A" w14:textId="12CEBAFD" w:rsidR="0023608C" w:rsidRDefault="0023608C" w:rsidP="0044639B">
            <w:r>
              <w:fldChar w:fldCharType="begin"/>
            </w:r>
            <w:r>
              <w:instrText xml:space="preserve"> REF _Ref435438574 \h  \* MERGEFORMAT </w:instrText>
            </w:r>
            <w:r>
              <w:fldChar w:fldCharType="separate"/>
            </w:r>
            <w:r w:rsidR="000C7DE2" w:rsidRPr="00AB1781">
              <w:t>K</w:t>
            </w:r>
            <w:r w:rsidR="000C7DE2">
              <w:t>athisma 9</w:t>
            </w:r>
            <w:r>
              <w:fldChar w:fldCharType="end"/>
            </w:r>
          </w:p>
        </w:tc>
        <w:tc>
          <w:tcPr>
            <w:tcW w:w="1224" w:type="dxa"/>
          </w:tcPr>
          <w:p w14:paraId="2F051557" w14:textId="61A8FD53"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3980E38"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C7DE2">
              <w:t>Kathisma 12</w:t>
            </w:r>
            <w:r w:rsidR="00D016DC">
              <w:fldChar w:fldCharType="end"/>
            </w:r>
            <w:r>
              <w:t xml:space="preserve"> </w:t>
            </w:r>
          </w:p>
        </w:tc>
        <w:tc>
          <w:tcPr>
            <w:tcW w:w="1210" w:type="dxa"/>
          </w:tcPr>
          <w:p w14:paraId="58733603" w14:textId="7E3B754E" w:rsidR="0023608C" w:rsidRDefault="0023608C" w:rsidP="0044639B">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57" w:type="dxa"/>
          </w:tcPr>
          <w:p w14:paraId="56EBED07" w14:textId="1500E37E" w:rsidR="0023608C" w:rsidRDefault="0023608C" w:rsidP="0044639B">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c>
          <w:tcPr>
            <w:tcW w:w="1357" w:type="dxa"/>
          </w:tcPr>
          <w:p w14:paraId="33F0FA83" w14:textId="0AAB31A1" w:rsidR="0023608C" w:rsidRDefault="0023608C" w:rsidP="0044639B">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96" w:type="dxa"/>
          </w:tcPr>
          <w:p w14:paraId="3EC74CAE" w14:textId="2BD21120" w:rsidR="0023608C" w:rsidRDefault="00D016DC" w:rsidP="0044639B">
            <w:r>
              <w:fldChar w:fldCharType="begin"/>
            </w:r>
            <w:r>
              <w:instrText xml:space="preserve"> REF _Ref435990049 \h </w:instrText>
            </w:r>
            <w:r>
              <w:fldChar w:fldCharType="separate"/>
            </w:r>
            <w:r w:rsidR="000C7DE2">
              <w:t>Kathisma 17</w:t>
            </w:r>
            <w:r>
              <w:fldChar w:fldCharType="end"/>
            </w:r>
          </w:p>
        </w:tc>
        <w:tc>
          <w:tcPr>
            <w:tcW w:w="1224" w:type="dxa"/>
          </w:tcPr>
          <w:p w14:paraId="2242B4C0" w14:textId="1DAC4970"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70352FDC" w:rsidR="0023608C" w:rsidRDefault="0023608C" w:rsidP="00336170">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tc>
        <w:tc>
          <w:tcPr>
            <w:tcW w:w="1210" w:type="dxa"/>
          </w:tcPr>
          <w:p w14:paraId="1D3E8CCC" w14:textId="349FD011" w:rsidR="0023608C" w:rsidRDefault="0023608C" w:rsidP="0044639B">
            <w:r>
              <w:fldChar w:fldCharType="begin"/>
            </w:r>
            <w:r>
              <w:instrText xml:space="preserve"> REF _Ref435438475 \h </w:instrText>
            </w:r>
            <w:r w:rsidR="00860FCB">
              <w:instrText xml:space="preserve"> \* MERGEFORMAT </w:instrText>
            </w:r>
            <w:r>
              <w:fldChar w:fldCharType="separate"/>
            </w:r>
            <w:r w:rsidR="000C7DE2" w:rsidRPr="00AB1781">
              <w:t>K</w:t>
            </w:r>
            <w:r w:rsidR="000C7DE2">
              <w:t>athisma 2</w:t>
            </w:r>
            <w:r>
              <w:fldChar w:fldCharType="end"/>
            </w:r>
          </w:p>
        </w:tc>
        <w:tc>
          <w:tcPr>
            <w:tcW w:w="1357" w:type="dxa"/>
          </w:tcPr>
          <w:p w14:paraId="03AC3DB0" w14:textId="4C34E847" w:rsidR="0023608C" w:rsidRDefault="0023608C" w:rsidP="0044639B">
            <w:r>
              <w:fldChar w:fldCharType="begin"/>
            </w:r>
            <w:r>
              <w:instrText xml:space="preserve"> REF _Ref435438484 \h </w:instrText>
            </w:r>
            <w:r w:rsidR="00860FCB">
              <w:instrText xml:space="preserve"> \* MERGEFORMAT </w:instrText>
            </w:r>
            <w:r>
              <w:fldChar w:fldCharType="separate"/>
            </w:r>
            <w:r w:rsidR="000C7DE2" w:rsidRPr="00AB1781">
              <w:t>K</w:t>
            </w:r>
            <w:r w:rsidR="000C7DE2">
              <w:t>athisma 3</w:t>
            </w:r>
            <w:r>
              <w:fldChar w:fldCharType="end"/>
            </w:r>
          </w:p>
        </w:tc>
        <w:tc>
          <w:tcPr>
            <w:tcW w:w="1357" w:type="dxa"/>
          </w:tcPr>
          <w:p w14:paraId="01C738AC" w14:textId="4135B667" w:rsidR="0023608C" w:rsidRDefault="00D016DC" w:rsidP="0044639B">
            <w:r>
              <w:fldChar w:fldCharType="begin"/>
            </w:r>
            <w:r>
              <w:instrText xml:space="preserve"> REF _Ref435989991 \h </w:instrText>
            </w:r>
            <w:r>
              <w:fldChar w:fldCharType="separate"/>
            </w:r>
            <w:r w:rsidR="000C7DE2">
              <w:t>Kathisma 4</w:t>
            </w:r>
            <w:r>
              <w:fldChar w:fldCharType="end"/>
            </w:r>
          </w:p>
        </w:tc>
        <w:tc>
          <w:tcPr>
            <w:tcW w:w="1296" w:type="dxa"/>
          </w:tcPr>
          <w:p w14:paraId="52D5C6A5" w14:textId="1E0521AE" w:rsidR="0023608C" w:rsidRDefault="0023608C" w:rsidP="0044639B">
            <w:r>
              <w:fldChar w:fldCharType="begin"/>
            </w:r>
            <w:r>
              <w:instrText xml:space="preserve"> REF _Ref435438533 \h </w:instrText>
            </w:r>
            <w:r w:rsidR="00860FCB">
              <w:instrText xml:space="preserve"> \* MERGEFORMAT </w:instrText>
            </w:r>
            <w:r>
              <w:fldChar w:fldCharType="separate"/>
            </w:r>
            <w:r w:rsidR="000C7DE2" w:rsidRPr="00AB1781">
              <w:t>K</w:t>
            </w:r>
            <w:r w:rsidR="000C7DE2">
              <w:t>athisma 5</w:t>
            </w:r>
            <w:r>
              <w:fldChar w:fldCharType="end"/>
            </w:r>
          </w:p>
        </w:tc>
        <w:tc>
          <w:tcPr>
            <w:tcW w:w="1224" w:type="dxa"/>
          </w:tcPr>
          <w:p w14:paraId="168D1BA3" w14:textId="29865AB6"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AEC02A1"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C7DE2" w:rsidRPr="00AB1781">
              <w:t>K</w:t>
            </w:r>
            <w:r w:rsidR="000C7DE2">
              <w:t>athisma 6</w:t>
            </w:r>
            <w:r>
              <w:fldChar w:fldCharType="end"/>
            </w:r>
            <w:r>
              <w:t xml:space="preserve">, </w:t>
            </w:r>
            <w:r w:rsidR="00D016DC">
              <w:fldChar w:fldCharType="begin"/>
            </w:r>
            <w:r w:rsidR="00D016DC">
              <w:instrText xml:space="preserve"> REF _Ref435990010 \h </w:instrText>
            </w:r>
            <w:r w:rsidR="00D016DC">
              <w:fldChar w:fldCharType="separate"/>
            </w:r>
            <w:r w:rsidR="000C7DE2">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C7DE2" w:rsidRPr="00AB1781">
              <w:t>K</w:t>
            </w:r>
            <w:r w:rsidR="000C7DE2">
              <w:t>athisma 8</w:t>
            </w:r>
            <w:r>
              <w:fldChar w:fldCharType="end"/>
            </w:r>
          </w:p>
        </w:tc>
        <w:tc>
          <w:tcPr>
            <w:tcW w:w="1210" w:type="dxa"/>
          </w:tcPr>
          <w:p w14:paraId="2793AF29" w14:textId="7061073A" w:rsidR="0023608C" w:rsidRDefault="0023608C" w:rsidP="0044639B">
            <w:r>
              <w:fldChar w:fldCharType="begin"/>
            </w:r>
            <w:r>
              <w:instrText xml:space="preserve"> REF _Ref435438574 \h </w:instrText>
            </w:r>
            <w:r w:rsidR="00860FCB">
              <w:instrText xml:space="preserve"> \* MERGEFORMAT </w:instrText>
            </w:r>
            <w:r>
              <w:fldChar w:fldCharType="separate"/>
            </w:r>
            <w:r w:rsidR="000C7DE2" w:rsidRPr="00AB1781">
              <w:t>K</w:t>
            </w:r>
            <w:r w:rsidR="000C7DE2">
              <w:t>athisma 9</w:t>
            </w:r>
            <w:r>
              <w:fldChar w:fldCharType="end"/>
            </w:r>
          </w:p>
        </w:tc>
        <w:tc>
          <w:tcPr>
            <w:tcW w:w="1357" w:type="dxa"/>
          </w:tcPr>
          <w:p w14:paraId="67B3861E" w14:textId="24892B26" w:rsidR="0023608C" w:rsidRDefault="0023608C" w:rsidP="0044639B">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p>
        </w:tc>
        <w:tc>
          <w:tcPr>
            <w:tcW w:w="1357" w:type="dxa"/>
          </w:tcPr>
          <w:p w14:paraId="6D2D1F03" w14:textId="5EDC2EFF" w:rsidR="0023608C" w:rsidRDefault="0023608C" w:rsidP="0044639B">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296" w:type="dxa"/>
          </w:tcPr>
          <w:p w14:paraId="770BA86D" w14:textId="50795B28" w:rsidR="0023608C" w:rsidRDefault="00D016DC" w:rsidP="0044639B">
            <w:r>
              <w:fldChar w:fldCharType="begin"/>
            </w:r>
            <w:r>
              <w:instrText xml:space="preserve"> REF _Ref435990025 \h </w:instrText>
            </w:r>
            <w:r>
              <w:fldChar w:fldCharType="separate"/>
            </w:r>
            <w:r w:rsidR="000C7DE2">
              <w:t>Kathisma 12</w:t>
            </w:r>
            <w:r>
              <w:fldChar w:fldCharType="end"/>
            </w:r>
          </w:p>
        </w:tc>
        <w:tc>
          <w:tcPr>
            <w:tcW w:w="1224" w:type="dxa"/>
          </w:tcPr>
          <w:p w14:paraId="0145692B" w14:textId="751F2362" w:rsidR="0023608C" w:rsidRDefault="00D016DC" w:rsidP="00336170">
            <w:r>
              <w:fldChar w:fldCharType="begin"/>
            </w:r>
            <w:r>
              <w:instrText xml:space="preserve"> REF _Ref435990063 \h </w:instrText>
            </w:r>
            <w:r>
              <w:fldChar w:fldCharType="separate"/>
            </w:r>
            <w:r w:rsidR="000C7DE2">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7E0BCA65"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10" w:type="dxa"/>
          </w:tcPr>
          <w:p w14:paraId="31804D6D" w14:textId="3E542D50" w:rsidR="0023608C" w:rsidRDefault="0023608C" w:rsidP="0044639B"/>
        </w:tc>
        <w:tc>
          <w:tcPr>
            <w:tcW w:w="1357" w:type="dxa"/>
          </w:tcPr>
          <w:p w14:paraId="2227158F" w14:textId="7D908A75" w:rsidR="0023608C" w:rsidRDefault="0023608C" w:rsidP="0044639B">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357" w:type="dxa"/>
          </w:tcPr>
          <w:p w14:paraId="5072C2F3" w14:textId="15781582" w:rsidR="0023608C" w:rsidRDefault="0023608C" w:rsidP="0044639B">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p>
        </w:tc>
        <w:tc>
          <w:tcPr>
            <w:tcW w:w="1296" w:type="dxa"/>
          </w:tcPr>
          <w:p w14:paraId="5DADC05D" w14:textId="77777777" w:rsidR="0023608C" w:rsidRDefault="0023608C" w:rsidP="0044639B"/>
        </w:tc>
        <w:tc>
          <w:tcPr>
            <w:tcW w:w="1224" w:type="dxa"/>
          </w:tcPr>
          <w:p w14:paraId="5A9094E5" w14:textId="20343D91"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619497F" w:rsidR="0023608C" w:rsidRDefault="00926985" w:rsidP="00860FCB">
            <w:pPr>
              <w:jc w:val="left"/>
            </w:pPr>
            <w:r>
              <w:fldChar w:fldCharType="begin"/>
            </w:r>
            <w:r>
              <w:instrText xml:space="preserve"> REF _Ref435990041 \h </w:instrText>
            </w:r>
            <w:r>
              <w:fldChar w:fldCharType="separate"/>
            </w:r>
            <w:r w:rsidR="000C7DE2">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4CD2C11A" w:rsidR="0023608C" w:rsidRDefault="00D44900" w:rsidP="00336170">
            <w:r>
              <w:fldChar w:fldCharType="begin"/>
            </w:r>
            <w:r>
              <w:instrText xml:space="preserve"> REF _Ref439535283 \h </w:instrText>
            </w:r>
            <w:r>
              <w:fldChar w:fldCharType="separate"/>
            </w:r>
            <w:r w:rsidR="000C7DE2">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69B793D" w:rsidR="00860FCB" w:rsidRDefault="00860FCB" w:rsidP="00926985">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926985">
              <w:fldChar w:fldCharType="begin"/>
            </w:r>
            <w:r w:rsidR="00926985">
              <w:instrText xml:space="preserve"> REF _Ref435990049 \h </w:instrText>
            </w:r>
            <w:r w:rsidR="00926985">
              <w:fldChar w:fldCharType="separate"/>
            </w:r>
            <w:r w:rsidR="000C7DE2">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683D5B7D" w:rsidR="00860FCB" w:rsidRDefault="00926985" w:rsidP="00860FCB">
            <w:pPr>
              <w:jc w:val="left"/>
            </w:pPr>
            <w:r>
              <w:fldChar w:fldCharType="begin"/>
            </w:r>
            <w:r>
              <w:instrText xml:space="preserve"> REF _Ref435989991 \h </w:instrText>
            </w:r>
            <w:r>
              <w:fldChar w:fldCharType="separate"/>
            </w:r>
            <w:r w:rsidR="000C7DE2">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C7DE2" w:rsidRPr="00AB1781">
              <w:t>K</w:t>
            </w:r>
            <w:r w:rsidR="000C7DE2">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3321782B" w:rsidR="00860FCB" w:rsidRDefault="00926985" w:rsidP="00CB700D">
            <w:r>
              <w:fldChar w:fldCharType="begin"/>
            </w:r>
            <w:r>
              <w:instrText xml:space="preserve"> REF _Ref435990010 \h </w:instrText>
            </w:r>
            <w:r>
              <w:fldChar w:fldCharType="separate"/>
            </w:r>
            <w:r w:rsidR="000C7DE2">
              <w:t>Kathisma 7</w:t>
            </w:r>
            <w:r>
              <w:fldChar w:fldCharType="end"/>
            </w:r>
            <w:r>
              <w:t>,</w:t>
            </w:r>
          </w:p>
        </w:tc>
        <w:tc>
          <w:tcPr>
            <w:tcW w:w="1349" w:type="dxa"/>
          </w:tcPr>
          <w:p w14:paraId="42B6E93B" w14:textId="60FF14D0" w:rsidR="00860FCB" w:rsidRDefault="00860FCB" w:rsidP="00CB700D">
            <w:r>
              <w:fldChar w:fldCharType="begin"/>
            </w:r>
            <w:r>
              <w:instrText xml:space="preserve"> REF _Ref435438564 \h </w:instrText>
            </w:r>
            <w:r>
              <w:fldChar w:fldCharType="separate"/>
            </w:r>
            <w:r w:rsidR="000C7DE2" w:rsidRPr="00AB1781">
              <w:t>K</w:t>
            </w:r>
            <w:r w:rsidR="000C7DE2">
              <w:t>athisma 8</w:t>
            </w:r>
            <w:r>
              <w:fldChar w:fldCharType="end"/>
            </w:r>
          </w:p>
        </w:tc>
        <w:tc>
          <w:tcPr>
            <w:tcW w:w="1397" w:type="dxa"/>
          </w:tcPr>
          <w:p w14:paraId="7E1E5811" w14:textId="347E9816"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053" w:type="dxa"/>
          </w:tcPr>
          <w:p w14:paraId="72F99562" w14:textId="297C83BC" w:rsidR="00860FCB" w:rsidRDefault="00860FCB" w:rsidP="00CB700D">
            <w:r>
              <w:fldChar w:fldCharType="begin"/>
            </w:r>
            <w:r>
              <w:instrText xml:space="preserve"> REF _Ref435438582 \h  \* MERGEFORMAT </w:instrText>
            </w:r>
            <w:r>
              <w:fldChar w:fldCharType="separate"/>
            </w:r>
            <w:r w:rsidR="000C7DE2" w:rsidRPr="00AB1781">
              <w:t>K</w:t>
            </w:r>
            <w:r w:rsidR="000C7DE2">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0D658DE" w:rsidR="00860FCB" w:rsidRDefault="00860FCB" w:rsidP="00926985">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r w:rsidR="00926985">
              <w:t xml:space="preserve">, </w:t>
            </w:r>
            <w:r w:rsidR="00926985">
              <w:fldChar w:fldCharType="begin"/>
            </w:r>
            <w:r w:rsidR="00926985">
              <w:instrText xml:space="preserve"> REF _Ref435990025 \h </w:instrText>
            </w:r>
            <w:r w:rsidR="00926985">
              <w:fldChar w:fldCharType="separate"/>
            </w:r>
            <w:r w:rsidR="000C7DE2">
              <w:t>Kathisma 12</w:t>
            </w:r>
            <w:r w:rsidR="00926985">
              <w:fldChar w:fldCharType="end"/>
            </w:r>
            <w:r>
              <w:t xml:space="preserve">, </w:t>
            </w:r>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33051FE9" w14:textId="79EAFD3F" w:rsidR="00860FCB" w:rsidRDefault="00860FCB" w:rsidP="00CB700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49" w:type="dxa"/>
          </w:tcPr>
          <w:p w14:paraId="66A5F892" w14:textId="2CAE45FD" w:rsidR="00860FCB" w:rsidRDefault="00860FCB" w:rsidP="00CB700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083DEB75" w14:textId="14ACF44B" w:rsidR="00860FCB" w:rsidRDefault="00926985" w:rsidP="00CB700D">
            <w:r>
              <w:fldChar w:fldCharType="begin"/>
            </w:r>
            <w:r>
              <w:instrText xml:space="preserve"> REF _Ref435990041 \h </w:instrText>
            </w:r>
            <w:r>
              <w:fldChar w:fldCharType="separate"/>
            </w:r>
            <w:r w:rsidR="000C7DE2">
              <w:t>Kathisma 16</w:t>
            </w:r>
            <w:r>
              <w:fldChar w:fldCharType="end"/>
            </w:r>
          </w:p>
        </w:tc>
        <w:tc>
          <w:tcPr>
            <w:tcW w:w="1397" w:type="dxa"/>
          </w:tcPr>
          <w:p w14:paraId="4A7EA8FE" w14:textId="5048CE38" w:rsidR="00860FCB" w:rsidRDefault="00926985" w:rsidP="00CB700D">
            <w:r>
              <w:fldChar w:fldCharType="begin"/>
            </w:r>
            <w:r>
              <w:instrText xml:space="preserve"> REF _Ref435990063 \h </w:instrText>
            </w:r>
            <w:r>
              <w:fldChar w:fldCharType="separate"/>
            </w:r>
            <w:r w:rsidR="000C7DE2">
              <w:t>Kathisma 18</w:t>
            </w:r>
            <w:r>
              <w:fldChar w:fldCharType="end"/>
            </w:r>
          </w:p>
        </w:tc>
        <w:tc>
          <w:tcPr>
            <w:tcW w:w="1053" w:type="dxa"/>
          </w:tcPr>
          <w:p w14:paraId="44703D7B" w14:textId="0848F82C" w:rsidR="00860FCB" w:rsidRDefault="00860FCB" w:rsidP="00926985">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4708FAB7" w:rsidR="00860FCB" w:rsidRDefault="00860FCB" w:rsidP="00926985">
            <w:r>
              <w:fldChar w:fldCharType="begin"/>
            </w:r>
            <w:r>
              <w:instrText xml:space="preserve"> REF _Ref435438665 \h  \* MERGEFORMAT </w:instrText>
            </w:r>
            <w:r>
              <w:fldChar w:fldCharType="separate"/>
            </w:r>
            <w:r w:rsidR="000C7DE2" w:rsidRPr="00AB1781">
              <w:t>K</w:t>
            </w:r>
            <w:r w:rsidR="000C7DE2">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r>
              <w:t xml:space="preserve">, </w:t>
            </w:r>
            <w:r>
              <w:fldChar w:fldCharType="begin"/>
            </w:r>
            <w:r>
              <w:instrText xml:space="preserve"> REF _Ref435438475 \h  \* MERGEFORMAT </w:instrText>
            </w:r>
            <w:r>
              <w:fldChar w:fldCharType="separate"/>
            </w:r>
            <w:r w:rsidR="000C7DE2" w:rsidRPr="00AB1781">
              <w:t>K</w:t>
            </w:r>
            <w:r w:rsidR="000C7DE2">
              <w:t>athisma 2</w:t>
            </w:r>
            <w:r>
              <w:fldChar w:fldCharType="end"/>
            </w:r>
          </w:p>
        </w:tc>
        <w:tc>
          <w:tcPr>
            <w:tcW w:w="1349" w:type="dxa"/>
          </w:tcPr>
          <w:p w14:paraId="1D59F06C" w14:textId="1A4A2675" w:rsidR="00860FCB" w:rsidRDefault="00860FCB" w:rsidP="00CB700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1E69249F" w14:textId="0C914186" w:rsidR="00860FCB" w:rsidRDefault="00926985" w:rsidP="00CB700D">
            <w:r>
              <w:fldChar w:fldCharType="begin"/>
            </w:r>
            <w:r>
              <w:instrText xml:space="preserve"> REF _Ref435989991 \h </w:instrText>
            </w:r>
            <w:r>
              <w:fldChar w:fldCharType="separate"/>
            </w:r>
            <w:r w:rsidR="000C7DE2">
              <w:t>Kathisma 4</w:t>
            </w:r>
            <w:r>
              <w:fldChar w:fldCharType="end"/>
            </w:r>
          </w:p>
        </w:tc>
        <w:tc>
          <w:tcPr>
            <w:tcW w:w="1349" w:type="dxa"/>
          </w:tcPr>
          <w:p w14:paraId="42AEA2E1" w14:textId="313F654F" w:rsidR="00860FCB" w:rsidRDefault="00860FCB" w:rsidP="00CB700D">
            <w:r>
              <w:fldChar w:fldCharType="begin"/>
            </w:r>
            <w:r>
              <w:instrText xml:space="preserve"> REF _Ref435438533 \h </w:instrText>
            </w:r>
            <w:r>
              <w:fldChar w:fldCharType="separate"/>
            </w:r>
            <w:r w:rsidR="000C7DE2" w:rsidRPr="00AB1781">
              <w:t>K</w:t>
            </w:r>
            <w:r w:rsidR="000C7DE2">
              <w:t>athisma 5</w:t>
            </w:r>
            <w:r>
              <w:fldChar w:fldCharType="end"/>
            </w:r>
          </w:p>
        </w:tc>
        <w:tc>
          <w:tcPr>
            <w:tcW w:w="1397" w:type="dxa"/>
          </w:tcPr>
          <w:p w14:paraId="40AB77A4" w14:textId="75AB130E" w:rsidR="00860FCB" w:rsidRDefault="00860FCB" w:rsidP="00CB700D">
            <w:r>
              <w:fldChar w:fldCharType="begin"/>
            </w:r>
            <w:r>
              <w:instrText xml:space="preserve"> REF _Ref435438548 \h </w:instrText>
            </w:r>
            <w:r>
              <w:fldChar w:fldCharType="separate"/>
            </w:r>
            <w:r w:rsidR="000C7DE2" w:rsidRPr="00AB1781">
              <w:t>K</w:t>
            </w:r>
            <w:r w:rsidR="000C7DE2">
              <w:t>athisma 6</w:t>
            </w:r>
            <w:r>
              <w:fldChar w:fldCharType="end"/>
            </w:r>
          </w:p>
        </w:tc>
        <w:tc>
          <w:tcPr>
            <w:tcW w:w="1053" w:type="dxa"/>
          </w:tcPr>
          <w:p w14:paraId="34010E41" w14:textId="210D4954" w:rsidR="00860FCB" w:rsidRDefault="00926985" w:rsidP="00CB700D">
            <w:r>
              <w:fldChar w:fldCharType="begin"/>
            </w:r>
            <w:r>
              <w:instrText xml:space="preserve"> REF _Ref435990010 \h </w:instrText>
            </w:r>
            <w:r>
              <w:fldChar w:fldCharType="separate"/>
            </w:r>
            <w:r w:rsidR="000C7DE2">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4A7F8BC8" w:rsidR="00860FCB" w:rsidRDefault="00860FCB" w:rsidP="00CB700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38C6623" w14:textId="7F3336BF" w:rsidR="00860FCB" w:rsidRDefault="00860FCB" w:rsidP="00CB700D"/>
        </w:tc>
        <w:tc>
          <w:tcPr>
            <w:tcW w:w="1349" w:type="dxa"/>
          </w:tcPr>
          <w:p w14:paraId="2C3720F0" w14:textId="4F951C0F"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59F750F5" w14:textId="5008B497" w:rsidR="00860FCB" w:rsidRDefault="00860FCB" w:rsidP="00CB700D">
            <w:r>
              <w:fldChar w:fldCharType="begin"/>
            </w:r>
            <w:r>
              <w:instrText xml:space="preserve"> REF _Ref435438582 \h </w:instrText>
            </w:r>
            <w:r>
              <w:fldChar w:fldCharType="separate"/>
            </w:r>
            <w:r w:rsidR="000C7DE2" w:rsidRPr="00AB1781">
              <w:t>K</w:t>
            </w:r>
            <w:r w:rsidR="000C7DE2">
              <w:t>athisma 10</w:t>
            </w:r>
            <w:r>
              <w:fldChar w:fldCharType="end"/>
            </w:r>
          </w:p>
        </w:tc>
        <w:tc>
          <w:tcPr>
            <w:tcW w:w="1397" w:type="dxa"/>
          </w:tcPr>
          <w:p w14:paraId="7FE9A290" w14:textId="714A1E08" w:rsidR="00860FCB" w:rsidRDefault="00860FCB" w:rsidP="00CB700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053" w:type="dxa"/>
          </w:tcPr>
          <w:p w14:paraId="570FF90A" w14:textId="37D0B87F" w:rsidR="00860FCB" w:rsidRDefault="00926985" w:rsidP="00CB700D">
            <w:r>
              <w:fldChar w:fldCharType="begin"/>
            </w:r>
            <w:r>
              <w:instrText xml:space="preserve"> REF _Ref435990025 \h </w:instrText>
            </w:r>
            <w:r>
              <w:fldChar w:fldCharType="separate"/>
            </w:r>
            <w:r w:rsidR="000C7DE2">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758E89F" w:rsidR="00860FCB" w:rsidRDefault="00860FCB" w:rsidP="00CB700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594C345A" w14:textId="1D93CB2E" w:rsidR="00860FCB" w:rsidRDefault="00860FCB" w:rsidP="00CB700D"/>
        </w:tc>
        <w:tc>
          <w:tcPr>
            <w:tcW w:w="1349" w:type="dxa"/>
          </w:tcPr>
          <w:p w14:paraId="5B814A6B" w14:textId="5A499119" w:rsidR="00860FCB" w:rsidRDefault="00860FCB" w:rsidP="00CB700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0A10D007" w14:textId="4B62DE93" w:rsidR="00860FCB" w:rsidRDefault="00860FCB" w:rsidP="00CB700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42095843" w14:textId="77777777" w:rsidR="00860FCB" w:rsidRDefault="00860FCB" w:rsidP="00CB700D"/>
        </w:tc>
        <w:tc>
          <w:tcPr>
            <w:tcW w:w="1053" w:type="dxa"/>
          </w:tcPr>
          <w:p w14:paraId="02181986" w14:textId="27E11E8B" w:rsidR="00860FCB" w:rsidRDefault="00926985" w:rsidP="00CB700D">
            <w:r>
              <w:fldChar w:fldCharType="begin"/>
            </w:r>
            <w:r>
              <w:instrText xml:space="preserve"> REF _Ref435990063 \h </w:instrText>
            </w:r>
            <w:r>
              <w:fldChar w:fldCharType="separate"/>
            </w:r>
            <w:r w:rsidR="000C7DE2">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188AD260" w:rsidR="00860FCB" w:rsidRDefault="00926985" w:rsidP="00926985">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08F32FF2" w:rsidR="00860FCB" w:rsidRDefault="00D44900" w:rsidP="00336170">
            <w:r>
              <w:fldChar w:fldCharType="begin"/>
            </w:r>
            <w:r>
              <w:instrText xml:space="preserve"> REF _Ref439535283 \h </w:instrText>
            </w:r>
            <w:r>
              <w:fldChar w:fldCharType="separate"/>
            </w:r>
            <w:r w:rsidR="000C7DE2">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3D955F" w:rsidR="000B1D6D" w:rsidRDefault="000B1D6D" w:rsidP="000B1D6D">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5FA068C6" w:rsidR="000B1D6D" w:rsidRDefault="000B1D6D" w:rsidP="000B1D6D">
            <w:pPr>
              <w:jc w:val="left"/>
            </w:pPr>
            <w:r>
              <w:fldChar w:fldCharType="begin"/>
            </w:r>
            <w:r>
              <w:instrText xml:space="preserve"> REF _Ref435989991 \h </w:instrText>
            </w:r>
            <w:r>
              <w:fldChar w:fldCharType="separate"/>
            </w:r>
            <w:r w:rsidR="000C7DE2">
              <w:t>Kathisma 4</w:t>
            </w:r>
            <w:r>
              <w:fldChar w:fldCharType="end"/>
            </w:r>
            <w:r>
              <w:t xml:space="preserve">, </w:t>
            </w:r>
            <w:r>
              <w:fldChar w:fldCharType="begin"/>
            </w:r>
            <w:r>
              <w:instrText xml:space="preserve"> REF _Ref435438533 \h  \* MERGEFORMAT </w:instrText>
            </w:r>
            <w:r>
              <w:fldChar w:fldCharType="separate"/>
            </w:r>
            <w:r w:rsidR="000C7DE2" w:rsidRPr="00AB1781">
              <w:t>K</w:t>
            </w:r>
            <w:r w:rsidR="000C7DE2">
              <w:t>athisma 5</w:t>
            </w:r>
            <w:r>
              <w:fldChar w:fldCharType="end"/>
            </w:r>
            <w:r>
              <w:t xml:space="preserve">, </w:t>
            </w:r>
            <w:r>
              <w:fldChar w:fldCharType="begin"/>
            </w:r>
            <w:r>
              <w:instrText xml:space="preserve"> REF _Ref435438548 \h  \* MERGEFORMAT </w:instrText>
            </w:r>
            <w:r>
              <w:fldChar w:fldCharType="separate"/>
            </w:r>
            <w:r w:rsidR="000C7DE2" w:rsidRPr="00AB1781">
              <w:t>K</w:t>
            </w:r>
            <w:r w:rsidR="000C7DE2">
              <w:t>athisma 6</w:t>
            </w:r>
            <w:r>
              <w:fldChar w:fldCharType="end"/>
            </w:r>
          </w:p>
          <w:p w14:paraId="26164726" w14:textId="77777777" w:rsidR="000B1D6D" w:rsidRDefault="000B1D6D" w:rsidP="000B1D6D"/>
        </w:tc>
        <w:tc>
          <w:tcPr>
            <w:tcW w:w="1349" w:type="dxa"/>
          </w:tcPr>
          <w:p w14:paraId="3FB43F31" w14:textId="721AEBBF" w:rsidR="000B1D6D" w:rsidRDefault="000B1D6D" w:rsidP="000B1D6D">
            <w:r>
              <w:fldChar w:fldCharType="begin"/>
            </w:r>
            <w:r>
              <w:instrText xml:space="preserve"> REF _Ref435990010 \h </w:instrText>
            </w:r>
            <w:r>
              <w:fldChar w:fldCharType="separate"/>
            </w:r>
            <w:r w:rsidR="000C7DE2">
              <w:t>Kathisma 7</w:t>
            </w:r>
            <w:r>
              <w:fldChar w:fldCharType="end"/>
            </w:r>
          </w:p>
        </w:tc>
        <w:tc>
          <w:tcPr>
            <w:tcW w:w="1349" w:type="dxa"/>
          </w:tcPr>
          <w:p w14:paraId="00E91219" w14:textId="75543F42" w:rsidR="000B1D6D" w:rsidRDefault="000B1D6D" w:rsidP="000B1D6D">
            <w:r>
              <w:fldChar w:fldCharType="begin"/>
            </w:r>
            <w:r>
              <w:instrText xml:space="preserve"> REF _Ref435438564 \h </w:instrText>
            </w:r>
            <w:r>
              <w:fldChar w:fldCharType="separate"/>
            </w:r>
            <w:r w:rsidR="000C7DE2" w:rsidRPr="00AB1781">
              <w:t>K</w:t>
            </w:r>
            <w:r w:rsidR="000C7DE2">
              <w:t>athisma 8</w:t>
            </w:r>
            <w:r>
              <w:fldChar w:fldCharType="end"/>
            </w:r>
          </w:p>
        </w:tc>
        <w:tc>
          <w:tcPr>
            <w:tcW w:w="1349" w:type="dxa"/>
          </w:tcPr>
          <w:p w14:paraId="0867EDA7" w14:textId="25907F9D"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97" w:type="dxa"/>
          </w:tcPr>
          <w:p w14:paraId="1614C55C" w14:textId="6397B0F2" w:rsidR="000B1D6D" w:rsidRDefault="000B1D6D" w:rsidP="000B1D6D">
            <w:r>
              <w:fldChar w:fldCharType="begin"/>
            </w:r>
            <w:r>
              <w:instrText xml:space="preserve"> REF _Ref435438582 \h  \* MERGEFORMAT </w:instrText>
            </w:r>
            <w:r>
              <w:fldChar w:fldCharType="separate"/>
            </w:r>
            <w:r w:rsidR="000C7DE2" w:rsidRPr="00AB1781">
              <w:t>K</w:t>
            </w:r>
            <w:r w:rsidR="000C7DE2">
              <w:t>athisma 10</w:t>
            </w:r>
            <w:r>
              <w:fldChar w:fldCharType="end"/>
            </w:r>
          </w:p>
        </w:tc>
        <w:tc>
          <w:tcPr>
            <w:tcW w:w="1053" w:type="dxa"/>
          </w:tcPr>
          <w:p w14:paraId="35E42769" w14:textId="40F2C93D" w:rsidR="000B1D6D" w:rsidRDefault="000B1D6D" w:rsidP="000B1D6D">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7F4DA7B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349" w:type="dxa"/>
          </w:tcPr>
          <w:p w14:paraId="28ECDB90" w14:textId="3F0AB39C" w:rsidR="000B1D6D" w:rsidRDefault="000B1D6D" w:rsidP="000B1D6D"/>
        </w:tc>
        <w:tc>
          <w:tcPr>
            <w:tcW w:w="1349" w:type="dxa"/>
          </w:tcPr>
          <w:p w14:paraId="21AFE0AE" w14:textId="5709E0B5"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734B43FB" w14:textId="3AC1C7B8" w:rsidR="000B1D6D" w:rsidRDefault="000B1D6D" w:rsidP="000B1D6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97" w:type="dxa"/>
          </w:tcPr>
          <w:p w14:paraId="297BED0B" w14:textId="6E499955" w:rsidR="000B1D6D" w:rsidRDefault="000B1D6D" w:rsidP="000B1D6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053" w:type="dxa"/>
          </w:tcPr>
          <w:p w14:paraId="12419863" w14:textId="0688C54C" w:rsidR="000B1D6D" w:rsidRDefault="000B1D6D" w:rsidP="000B1D6D">
            <w:r>
              <w:fldChar w:fldCharType="begin"/>
            </w:r>
            <w:r>
              <w:instrText xml:space="preserve"> REF _Ref435990041 \h </w:instrText>
            </w:r>
            <w:r>
              <w:fldChar w:fldCharType="separate"/>
            </w:r>
            <w:r w:rsidR="000C7DE2">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76A5586F" w:rsidR="000B1D6D" w:rsidRDefault="000B1D6D" w:rsidP="00336170">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w:t>
            </w:r>
          </w:p>
          <w:p w14:paraId="761F72EF" w14:textId="1E7B5552" w:rsidR="00D44900" w:rsidRDefault="000B1D6D" w:rsidP="00D44900">
            <w:r>
              <w:fldChar w:fldCharType="begin"/>
            </w:r>
            <w:r>
              <w:instrText xml:space="preserve"> REF _Ref435438665 \h  \* MERGEFORMAT </w:instrText>
            </w:r>
            <w:r>
              <w:fldChar w:fldCharType="separate"/>
            </w:r>
            <w:r w:rsidR="000C7DE2" w:rsidRPr="00AB1781">
              <w:t>K</w:t>
            </w:r>
            <w:r w:rsidR="000C7DE2">
              <w:t>athisma 20</w:t>
            </w:r>
            <w:r>
              <w:fldChar w:fldCharType="end"/>
            </w:r>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p w14:paraId="5D7486A3" w14:textId="6375D308" w:rsidR="000B1D6D" w:rsidRDefault="000B1D6D" w:rsidP="00336170"/>
        </w:tc>
        <w:tc>
          <w:tcPr>
            <w:tcW w:w="1349" w:type="dxa"/>
          </w:tcPr>
          <w:p w14:paraId="5A5E0310" w14:textId="14A94442" w:rsidR="000B1D6D" w:rsidRDefault="000B1D6D" w:rsidP="000B1D6D">
            <w:r>
              <w:fldChar w:fldCharType="begin"/>
            </w:r>
            <w:r>
              <w:instrText xml:space="preserve"> REF _Ref435438475 \h </w:instrText>
            </w:r>
            <w:r>
              <w:fldChar w:fldCharType="separate"/>
            </w:r>
            <w:r w:rsidR="000C7DE2" w:rsidRPr="00AB1781">
              <w:t>K</w:t>
            </w:r>
            <w:r w:rsidR="000C7DE2">
              <w:t>athisma 2</w:t>
            </w:r>
            <w:r>
              <w:fldChar w:fldCharType="end"/>
            </w:r>
          </w:p>
        </w:tc>
        <w:tc>
          <w:tcPr>
            <w:tcW w:w="1349" w:type="dxa"/>
          </w:tcPr>
          <w:p w14:paraId="63A87392" w14:textId="4786BC9C" w:rsidR="000B1D6D" w:rsidRDefault="000B1D6D" w:rsidP="000B1D6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5066A46B" w14:textId="455B8EDA" w:rsidR="000B1D6D" w:rsidRDefault="000B1D6D" w:rsidP="000B1D6D">
            <w:r>
              <w:fldChar w:fldCharType="begin"/>
            </w:r>
            <w:r>
              <w:instrText xml:space="preserve"> REF _Ref435989991 \h </w:instrText>
            </w:r>
            <w:r>
              <w:fldChar w:fldCharType="separate"/>
            </w:r>
            <w:r w:rsidR="000C7DE2">
              <w:t>Kathisma 4</w:t>
            </w:r>
            <w:r>
              <w:fldChar w:fldCharType="end"/>
            </w:r>
          </w:p>
        </w:tc>
        <w:tc>
          <w:tcPr>
            <w:tcW w:w="1397" w:type="dxa"/>
          </w:tcPr>
          <w:p w14:paraId="0CBE8ACB" w14:textId="118F594E" w:rsidR="000B1D6D" w:rsidRDefault="000B1D6D" w:rsidP="000B1D6D">
            <w:r>
              <w:fldChar w:fldCharType="begin"/>
            </w:r>
            <w:r>
              <w:instrText xml:space="preserve"> REF _Ref435438533 \h </w:instrText>
            </w:r>
            <w:r>
              <w:fldChar w:fldCharType="separate"/>
            </w:r>
            <w:r w:rsidR="000C7DE2" w:rsidRPr="00AB1781">
              <w:t>K</w:t>
            </w:r>
            <w:r w:rsidR="000C7DE2">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47AD5AE8" w:rsidR="000B1D6D" w:rsidRDefault="000B1D6D" w:rsidP="000B1D6D">
            <w:r>
              <w:fldChar w:fldCharType="begin"/>
            </w:r>
            <w:r>
              <w:instrText xml:space="preserve"> REF _Ref435438548 \h </w:instrText>
            </w:r>
            <w:r>
              <w:fldChar w:fldCharType="separate"/>
            </w:r>
            <w:r w:rsidR="000C7DE2" w:rsidRPr="00AB1781">
              <w:t>K</w:t>
            </w:r>
            <w:r w:rsidR="000C7DE2">
              <w:t>athisma 6</w:t>
            </w:r>
            <w:r>
              <w:fldChar w:fldCharType="end"/>
            </w:r>
            <w:r>
              <w:t>,</w:t>
            </w:r>
          </w:p>
          <w:p w14:paraId="4FDC4FF4" w14:textId="71F7554F" w:rsidR="000B1D6D" w:rsidRDefault="000B1D6D" w:rsidP="000B1D6D">
            <w:r>
              <w:fldChar w:fldCharType="begin"/>
            </w:r>
            <w:r>
              <w:instrText xml:space="preserve"> REF _Ref435990010 \h </w:instrText>
            </w:r>
            <w:r>
              <w:fldChar w:fldCharType="separate"/>
            </w:r>
            <w:r w:rsidR="000C7DE2">
              <w:t>Kathisma 7</w:t>
            </w:r>
            <w:r>
              <w:fldChar w:fldCharType="end"/>
            </w:r>
            <w:r>
              <w:t>,</w:t>
            </w:r>
          </w:p>
          <w:p w14:paraId="5BB7EA2C" w14:textId="16DEE5DC" w:rsidR="000B1D6D" w:rsidRDefault="000B1D6D" w:rsidP="000B1D6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99F8E6C" w14:textId="234E67AB"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3927A96A" w14:textId="79ABB966" w:rsidR="000B1D6D" w:rsidRDefault="000B1D6D" w:rsidP="000B1D6D">
            <w:r>
              <w:fldChar w:fldCharType="begin"/>
            </w:r>
            <w:r>
              <w:instrText xml:space="preserve"> REF _Ref435438582 \h </w:instrText>
            </w:r>
            <w:r>
              <w:fldChar w:fldCharType="separate"/>
            </w:r>
            <w:r w:rsidR="000C7DE2" w:rsidRPr="00AB1781">
              <w:t>K</w:t>
            </w:r>
            <w:r w:rsidR="000C7DE2">
              <w:t>athisma 10</w:t>
            </w:r>
            <w:r>
              <w:fldChar w:fldCharType="end"/>
            </w:r>
          </w:p>
        </w:tc>
        <w:tc>
          <w:tcPr>
            <w:tcW w:w="1349" w:type="dxa"/>
          </w:tcPr>
          <w:p w14:paraId="419B1BBA" w14:textId="2C204F1D" w:rsidR="000B1D6D" w:rsidRDefault="000B1D6D" w:rsidP="000B1D6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397" w:type="dxa"/>
          </w:tcPr>
          <w:p w14:paraId="76838EB3" w14:textId="0EB62C4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5BC412A0"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4F3A59D1" w14:textId="77777777" w:rsidR="000B1D6D" w:rsidRDefault="000B1D6D" w:rsidP="000B1D6D"/>
        </w:tc>
        <w:tc>
          <w:tcPr>
            <w:tcW w:w="1349" w:type="dxa"/>
          </w:tcPr>
          <w:p w14:paraId="0C9483B1" w14:textId="401B9CED" w:rsidR="000B1D6D" w:rsidRDefault="000B1D6D" w:rsidP="000B1D6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388CCBD5" w14:textId="5CEBAE22" w:rsidR="000B1D6D" w:rsidRDefault="000B1D6D" w:rsidP="000B1D6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0C747C81" w14:textId="77777777" w:rsidR="000B1D6D" w:rsidRDefault="000B1D6D" w:rsidP="000B1D6D"/>
        </w:tc>
        <w:tc>
          <w:tcPr>
            <w:tcW w:w="1053" w:type="dxa"/>
          </w:tcPr>
          <w:p w14:paraId="6BD91755" w14:textId="42CD7BA3" w:rsidR="000B1D6D" w:rsidRDefault="000B1D6D" w:rsidP="000B1D6D">
            <w:r>
              <w:fldChar w:fldCharType="begin"/>
            </w:r>
            <w:r>
              <w:instrText xml:space="preserve"> REF _Ref435990063 \h </w:instrText>
            </w:r>
            <w:r>
              <w:fldChar w:fldCharType="separate"/>
            </w:r>
            <w:r w:rsidR="000C7DE2">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4F4B6E89" w:rsidR="000B1D6D" w:rsidRDefault="000B1D6D" w:rsidP="000B1D6D">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7E6A1E4" w:rsidR="000B1D6D" w:rsidRDefault="00D44900" w:rsidP="00336170">
            <w:r>
              <w:fldChar w:fldCharType="begin"/>
            </w:r>
            <w:r>
              <w:instrText xml:space="preserve"> REF _Ref439535283 \h </w:instrText>
            </w:r>
            <w:r>
              <w:fldChar w:fldCharType="separate"/>
            </w:r>
            <w:r w:rsidR="000C7DE2">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B6F9258" w:rsidR="00860FCB" w:rsidRDefault="00860FCB" w:rsidP="000B1D6D">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C7DE2" w:rsidRPr="00AB1781">
              <w:t>K</w:t>
            </w:r>
            <w:r w:rsidR="000C7DE2">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5734F260"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C7DE2">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C7DE2" w:rsidRPr="00AB1781">
              <w:t>K</w:t>
            </w:r>
            <w:r w:rsidR="000C7DE2">
              <w:t>athisma 6</w:t>
            </w:r>
            <w:r w:rsidR="00860FCB">
              <w:fldChar w:fldCharType="end"/>
            </w:r>
          </w:p>
        </w:tc>
        <w:tc>
          <w:tcPr>
            <w:tcW w:w="1897" w:type="dxa"/>
          </w:tcPr>
          <w:p w14:paraId="7DB9D2A0" w14:textId="1F08ADF4" w:rsidR="00860FCB" w:rsidRDefault="00926985" w:rsidP="0044639B">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5CD23E42" w14:textId="6509F5E2" w:rsidR="00860FCB" w:rsidRDefault="00860FCB" w:rsidP="0044639B">
            <w:r>
              <w:fldChar w:fldCharType="begin"/>
            </w:r>
            <w:r>
              <w:instrText xml:space="preserve"> REF _Ref435438564 \h </w:instrText>
            </w:r>
            <w:r w:rsidR="000B1D6D">
              <w:instrText xml:space="preserve"> \* MERGEFORMAT </w:instrText>
            </w:r>
            <w:r>
              <w:fldChar w:fldCharType="separate"/>
            </w:r>
            <w:r w:rsidR="000C7DE2" w:rsidRPr="00AB1781">
              <w:t>K</w:t>
            </w:r>
            <w:r w:rsidR="000C7DE2">
              <w:t>athisma 8</w:t>
            </w:r>
            <w:r>
              <w:fldChar w:fldCharType="end"/>
            </w:r>
          </w:p>
        </w:tc>
        <w:tc>
          <w:tcPr>
            <w:tcW w:w="1626" w:type="dxa"/>
          </w:tcPr>
          <w:p w14:paraId="19B7455E" w14:textId="133881A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1CF864ED"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C7DE2" w:rsidRPr="00AB1781">
              <w:t>K</w:t>
            </w:r>
            <w:r w:rsidR="000C7DE2">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897" w:type="dxa"/>
          </w:tcPr>
          <w:p w14:paraId="21C0D0D2" w14:textId="4FE08AE6"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C7DE2">
              <w:t>Kathisma 12</w:t>
            </w:r>
            <w:r w:rsidRPr="00926985">
              <w:fldChar w:fldCharType="end"/>
            </w:r>
          </w:p>
        </w:tc>
        <w:tc>
          <w:tcPr>
            <w:tcW w:w="1897" w:type="dxa"/>
          </w:tcPr>
          <w:p w14:paraId="7D17BE62" w14:textId="59FDFA49" w:rsidR="00860FCB" w:rsidRDefault="00860FCB" w:rsidP="0044639B">
            <w:r>
              <w:fldChar w:fldCharType="begin"/>
            </w:r>
            <w:r>
              <w:instrText xml:space="preserve"> REF _Ref435438606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626" w:type="dxa"/>
          </w:tcPr>
          <w:p w14:paraId="699A0621" w14:textId="7B24006F"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70A7AC3B" w:rsidR="00860FCB" w:rsidRDefault="00860FCB" w:rsidP="000B1D6D">
            <w:pPr>
              <w:jc w:val="left"/>
            </w:pP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C7DE2">
              <w:t>Kathisma 16</w:t>
            </w:r>
            <w:r w:rsidR="00926985">
              <w:fldChar w:fldCharType="end"/>
            </w:r>
          </w:p>
        </w:tc>
        <w:tc>
          <w:tcPr>
            <w:tcW w:w="1897" w:type="dxa"/>
          </w:tcPr>
          <w:p w14:paraId="3852DD66" w14:textId="7A1E3D12" w:rsidR="00860FCB" w:rsidRDefault="00860FCB" w:rsidP="0044639B">
            <w:r>
              <w:fldChar w:fldCharType="begin"/>
            </w:r>
            <w:r>
              <w:instrText xml:space="preserve"> REF _Ref435438658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897" w:type="dxa"/>
          </w:tcPr>
          <w:p w14:paraId="5E045184" w14:textId="34B4CEBF" w:rsidR="00860FCB" w:rsidRDefault="00860FCB" w:rsidP="0044639B">
            <w:r>
              <w:fldChar w:fldCharType="begin"/>
            </w:r>
            <w:r>
              <w:instrText xml:space="preserve"> REF _Ref435438665 \h </w:instrText>
            </w:r>
            <w:r w:rsidR="000B1D6D">
              <w:instrText xml:space="preserve"> \* MERGEFORMAT </w:instrText>
            </w:r>
            <w:r>
              <w:fldChar w:fldCharType="separate"/>
            </w:r>
            <w:r w:rsidR="000C7DE2" w:rsidRPr="00AB1781">
              <w:t>K</w:t>
            </w:r>
            <w:r w:rsidR="000C7DE2">
              <w:t>athisma 20</w:t>
            </w:r>
            <w:r>
              <w:fldChar w:fldCharType="end"/>
            </w:r>
          </w:p>
        </w:tc>
        <w:tc>
          <w:tcPr>
            <w:tcW w:w="1626" w:type="dxa"/>
          </w:tcPr>
          <w:p w14:paraId="3107D5D5" w14:textId="236352E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9A3B9EF"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128AB181" w:rsidR="00091E79" w:rsidRPr="00E54261" w:rsidRDefault="00F14AA6" w:rsidP="00091E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40CD0FB5"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_Ref412098168 \h </w:instrText>
      </w:r>
      <w:r>
        <w:fldChar w:fldCharType="separate"/>
      </w:r>
      <w:r w:rsidR="000C7DE2">
        <w:t>Psalm</w:t>
      </w:r>
      <w:r w:rsidR="000C7DE2" w:rsidRPr="00AB1781">
        <w:t xml:space="preserve"> 2</w:t>
      </w:r>
      <w:r w:rsidR="000C7DE2">
        <w:t>: “Why do the nations rage”</w:t>
      </w:r>
      <w:r>
        <w:fldChar w:fldCharType="end"/>
      </w:r>
      <w:r>
        <w:t xml:space="preserve">, on page </w:t>
      </w:r>
      <w:r>
        <w:fldChar w:fldCharType="begin"/>
      </w:r>
      <w:r>
        <w:instrText xml:space="preserve"> PAGEREF _Ref412098168 \h </w:instrText>
      </w:r>
      <w:r>
        <w:fldChar w:fldCharType="separate"/>
      </w:r>
      <w:r w:rsidR="000C7DE2">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5F2454C5"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0B135EED"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_Ref448061339 \h </w:instrText>
      </w:r>
      <w:r>
        <w:fldChar w:fldCharType="separate"/>
      </w:r>
      <w:r w:rsidR="000C7DE2">
        <w:t>Psalm</w:t>
      </w:r>
      <w:r w:rsidR="000C7DE2" w:rsidRPr="00AB1781">
        <w:t xml:space="preserve"> 3</w:t>
      </w:r>
      <w:r w:rsidR="000C7DE2">
        <w:t>: “Lord, why have those that afflict me increased”</w:t>
      </w:r>
      <w:r>
        <w:fldChar w:fldCharType="end"/>
      </w:r>
      <w:r>
        <w:t xml:space="preserve">, on page </w:t>
      </w:r>
      <w:r>
        <w:fldChar w:fldCharType="begin"/>
      </w:r>
      <w:r>
        <w:instrText xml:space="preserve"> PAGEREF _Ref448061339 \h </w:instrText>
      </w:r>
      <w:r>
        <w:fldChar w:fldCharType="separate"/>
      </w:r>
      <w:r w:rsidR="000C7DE2">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3EF73205"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286F02F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_Ref412025808 \h </w:instrText>
      </w:r>
      <w:r>
        <w:fldChar w:fldCharType="separate"/>
      </w:r>
      <w:r w:rsidR="000C7DE2">
        <w:t>Psalm</w:t>
      </w:r>
      <w:r w:rsidR="000C7DE2" w:rsidRPr="00AB1781">
        <w:t xml:space="preserve"> 4</w:t>
      </w:r>
      <w:r w:rsidR="000C7DE2">
        <w:t>: “You heard me when I called”</w:t>
      </w:r>
      <w:r>
        <w:fldChar w:fldCharType="end"/>
      </w:r>
      <w:r>
        <w:t xml:space="preserve">, page </w:t>
      </w:r>
      <w:r>
        <w:fldChar w:fldCharType="begin"/>
      </w:r>
      <w:r>
        <w:instrText xml:space="preserve"> PAGEREF _Ref412025808 \h </w:instrText>
      </w:r>
      <w:r>
        <w:fldChar w:fldCharType="separate"/>
      </w:r>
      <w:r w:rsidR="000C7DE2">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C7DE2">
        <w:t>Psalm</w:t>
      </w:r>
      <w:r w:rsidR="000C7DE2" w:rsidRPr="00AB1781">
        <w:t xml:space="preserve"> 6</w:t>
      </w:r>
      <w:r w:rsidR="000C7DE2">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C7DE2">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10E89F1"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6DE43C6E"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_Ref412098238 \h </w:instrText>
      </w:r>
      <w:r>
        <w:fldChar w:fldCharType="separate"/>
      </w:r>
      <w:r w:rsidR="000C7DE2">
        <w:t>Psalm</w:t>
      </w:r>
      <w:r w:rsidR="000C7DE2" w:rsidRPr="00AB1781">
        <w:t xml:space="preserve"> 5</w:t>
      </w:r>
      <w:r w:rsidR="000C7DE2">
        <w:t>: “Give ear to my words, O Lord”</w:t>
      </w:r>
      <w:r>
        <w:fldChar w:fldCharType="end"/>
      </w:r>
      <w:r>
        <w:t xml:space="preserve">, page </w:t>
      </w:r>
      <w:r>
        <w:fldChar w:fldCharType="begin"/>
      </w:r>
      <w:r>
        <w:instrText xml:space="preserve"> PAGEREF _Ref412098238 \h </w:instrText>
      </w:r>
      <w:r>
        <w:fldChar w:fldCharType="separate"/>
      </w:r>
      <w:r w:rsidR="000C7DE2">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C7DE2">
        <w:t>Psalm</w:t>
      </w:r>
      <w:r w:rsidR="000C7DE2" w:rsidRPr="00AB1781">
        <w:t xml:space="preserve"> 6</w:t>
      </w:r>
      <w:r w:rsidR="000C7DE2">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C7DE2">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D8AC233"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43FFFF81"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_Ref412025822 \h </w:instrText>
      </w:r>
      <w:r>
        <w:fldChar w:fldCharType="separate"/>
      </w:r>
      <w:r w:rsidR="000C7DE2">
        <w:t>Psalm</w:t>
      </w:r>
      <w:r w:rsidR="000C7DE2" w:rsidRPr="00AB1781">
        <w:t xml:space="preserve"> 6</w:t>
      </w:r>
      <w:r w:rsidR="000C7DE2">
        <w:t>: “O Lord, rebuke me, but not in Your anger”</w:t>
      </w:r>
      <w:r>
        <w:fldChar w:fldCharType="end"/>
      </w:r>
      <w:r>
        <w:t xml:space="preserve">, page </w:t>
      </w:r>
      <w:r>
        <w:fldChar w:fldCharType="begin"/>
      </w:r>
      <w:r>
        <w:instrText xml:space="preserve"> PAGEREF _Ref412025822 \h </w:instrText>
      </w:r>
      <w:r>
        <w:fldChar w:fldCharType="separate"/>
      </w:r>
      <w:r w:rsidR="000C7DE2">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4B5AF8A"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2135BB68"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_Ref412098295 \h </w:instrText>
      </w:r>
      <w:r>
        <w:fldChar w:fldCharType="separate"/>
      </w:r>
      <w:r w:rsidR="000C7DE2">
        <w:t>Psalm</w:t>
      </w:r>
      <w:r w:rsidR="000C7DE2" w:rsidRPr="00AB1781">
        <w:t xml:space="preserve"> 8</w:t>
      </w:r>
      <w:r w:rsidR="000C7DE2">
        <w:t>: “O Lord, our Lord, how wonderful is Your Name”</w:t>
      </w:r>
      <w:r>
        <w:fldChar w:fldCharType="end"/>
      </w:r>
      <w:r>
        <w:t xml:space="preserve">, page </w:t>
      </w:r>
      <w:r>
        <w:fldChar w:fldCharType="begin"/>
      </w:r>
      <w:r>
        <w:instrText xml:space="preserve"> PAGEREF _Ref412098295 \h </w:instrText>
      </w:r>
      <w:r>
        <w:fldChar w:fldCharType="separate"/>
      </w:r>
      <w:r w:rsidR="000C7DE2">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C7DE2">
        <w:t>Psalm</w:t>
      </w:r>
      <w:r w:rsidR="000C7DE2" w:rsidRPr="00AB1781">
        <w:t xml:space="preserve"> 12</w:t>
      </w:r>
      <w:r w:rsidR="000C7DE2">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C7DE2">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2AA213F8" w:rsidR="00E54261" w:rsidRPr="00AB1781" w:rsidRDefault="00E54261" w:rsidP="009C1C97">
      <w:pPr>
        <w:pStyle w:val="EnglishHangEndNoCoptic"/>
      </w:pPr>
      <w:r w:rsidRPr="00AB1781">
        <w:tab/>
      </w:r>
      <w:r w:rsidR="00581458">
        <w:t xml:space="preserve">for their sakes, </w:t>
      </w:r>
      <w:r w:rsidRPr="00AB1781">
        <w:t>ascend on high.</w:t>
      </w:r>
      <w:r w:rsidR="008D6B7B">
        <w:rPr>
          <w:rStyle w:val="FootnoteReference"/>
        </w:rPr>
        <w:footnoteReference w:id="55"/>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6"/>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14E752CF"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9"/>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6B2E8DE8"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_Ref412098310 \h </w:instrText>
      </w:r>
      <w:r>
        <w:fldChar w:fldCharType="separate"/>
      </w:r>
      <w:r w:rsidR="000C7DE2">
        <w:t>Psalm</w:t>
      </w:r>
      <w:r w:rsidR="000C7DE2" w:rsidRPr="00AB1781">
        <w:t xml:space="preserve"> 11</w:t>
      </w:r>
      <w:r w:rsidR="000C7DE2">
        <w:t>: “Save me, O Lord, for there is no saint left”</w:t>
      </w:r>
      <w:r>
        <w:fldChar w:fldCharType="end"/>
      </w:r>
      <w:r>
        <w:t xml:space="preserve">, page </w:t>
      </w:r>
      <w:r>
        <w:fldChar w:fldCharType="begin"/>
      </w:r>
      <w:r>
        <w:instrText xml:space="preserve"> PAGEREF _Ref412098310 \h </w:instrText>
      </w:r>
      <w:r>
        <w:fldChar w:fldCharType="separate"/>
      </w:r>
      <w:r w:rsidR="000C7DE2">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1"/>
      </w:r>
      <w:r w:rsidRPr="00AB1781">
        <w:t xml:space="preserve"> </w:t>
      </w:r>
      <w:r w:rsidR="001040C8">
        <w:t>You</w:t>
      </w:r>
      <w:r w:rsidR="0019202B">
        <w:rPr>
          <w:rStyle w:val="FootnoteReference"/>
        </w:rPr>
        <w:footnoteReference w:id="62"/>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3"/>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4"/>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5"/>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6"/>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7"/>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8"/>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9"/>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37D0D2A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2F170FFE" w:rsidR="00435BD3" w:rsidRPr="00AB1781" w:rsidRDefault="00435BD3" w:rsidP="00435BD3">
      <w:pPr>
        <w:pStyle w:val="EnglishHangEndNoCoptic"/>
      </w:pPr>
      <w:r w:rsidRPr="00AB1781">
        <w:tab/>
      </w:r>
      <w:r w:rsidR="00E7123D">
        <w:t>“</w:t>
      </w:r>
      <w:r w:rsidRPr="00AB1781">
        <w:t xml:space="preserve">I will set him in safety and </w:t>
      </w:r>
      <w:r w:rsidR="007838C2">
        <w:t>manifest Myself in it</w:t>
      </w:r>
      <w:r w:rsidRPr="00AB1781">
        <w:t>.</w:t>
      </w:r>
      <w:r w:rsidR="00E7123D">
        <w:t>”</w:t>
      </w:r>
      <w:r w:rsidRPr="00AB1781">
        <w:rPr>
          <w:rStyle w:val="FootnoteReference"/>
        </w:rPr>
        <w:footnoteReference w:id="70"/>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6F8A6715"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_Ref412025965 \h </w:instrText>
      </w:r>
      <w:r>
        <w:fldChar w:fldCharType="separate"/>
      </w:r>
      <w:r w:rsidR="000C7DE2">
        <w:t>Psalm</w:t>
      </w:r>
      <w:r w:rsidR="000C7DE2" w:rsidRPr="00AB1781">
        <w:t xml:space="preserve"> 12</w:t>
      </w:r>
      <w:r w:rsidR="000C7DE2">
        <w:t>: “How long, O Lord, will You forget me”</w:t>
      </w:r>
      <w:r>
        <w:fldChar w:fldCharType="end"/>
      </w:r>
      <w:r>
        <w:t xml:space="preserve">, page </w:t>
      </w:r>
      <w:r>
        <w:fldChar w:fldCharType="begin"/>
      </w:r>
      <w:r>
        <w:instrText xml:space="preserve"> PAGEREF _Ref412025965 \h </w:instrText>
      </w:r>
      <w:r>
        <w:fldChar w:fldCharType="separate"/>
      </w:r>
      <w:r w:rsidR="000C7DE2">
        <w:rPr>
          <w:noProof/>
        </w:rPr>
        <w:t>99</w:t>
      </w:r>
      <w:r>
        <w:fldChar w:fldCharType="end"/>
      </w:r>
      <w:r>
        <w:t>.</w:t>
      </w:r>
    </w:p>
    <w:p w14:paraId="14C73BB1" w14:textId="7218C759" w:rsidR="00435BD3" w:rsidRPr="00435BD3" w:rsidRDefault="00435BD3" w:rsidP="00BF0205">
      <w:pPr>
        <w:pStyle w:val="Heading4"/>
      </w:pPr>
      <w:bookmarkStart w:id="238"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56BAF212"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54F7036"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_Ref412098343 \h </w:instrText>
      </w:r>
      <w:r>
        <w:fldChar w:fldCharType="separate"/>
      </w:r>
      <w:r w:rsidR="000C7DE2">
        <w:t>Psalm</w:t>
      </w:r>
      <w:r w:rsidR="000C7DE2" w:rsidRPr="00AB1781">
        <w:t xml:space="preserve"> 14</w:t>
      </w:r>
      <w:r w:rsidR="000C7DE2">
        <w:t>: “Lord, who can dwell in Your tabernacle”</w:t>
      </w:r>
      <w:r>
        <w:fldChar w:fldCharType="end"/>
      </w:r>
      <w:r>
        <w:t xml:space="preserve">, page </w:t>
      </w:r>
      <w:r>
        <w:fldChar w:fldCharType="begin"/>
      </w:r>
      <w:r>
        <w:instrText xml:space="preserve"> PAGEREF _Ref412098343 \h </w:instrText>
      </w:r>
      <w:r>
        <w:fldChar w:fldCharType="separate"/>
      </w:r>
      <w:r w:rsidR="000C7DE2">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C7DE2">
        <w:t>Psalm</w:t>
      </w:r>
      <w:r w:rsidR="000C7DE2" w:rsidRPr="00AB1781">
        <w:t xml:space="preserve"> 15</w:t>
      </w:r>
      <w:r w:rsidR="000C7DE2">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C7DE2">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C7DE2">
        <w:t>Psalm</w:t>
      </w:r>
      <w:r w:rsidR="000C7DE2" w:rsidRPr="00AB1781">
        <w:t xml:space="preserve"> 69</w:t>
      </w:r>
      <w:r w:rsidR="000C7DE2">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C7DE2">
        <w:rPr>
          <w:noProof/>
        </w:rPr>
        <w:t>188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1"/>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2"/>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80336B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3B7C6822"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_Ref412025981 \h </w:instrText>
      </w:r>
      <w:r>
        <w:fldChar w:fldCharType="separate"/>
      </w:r>
      <w:r w:rsidR="000C7DE2">
        <w:t>Psalm</w:t>
      </w:r>
      <w:r w:rsidR="000C7DE2" w:rsidRPr="00AB1781">
        <w:t xml:space="preserve"> 15</w:t>
      </w:r>
      <w:r w:rsidR="000C7DE2">
        <w:t>: “Keep me, O Lord, I hope in You”</w:t>
      </w:r>
      <w:r>
        <w:fldChar w:fldCharType="end"/>
      </w:r>
      <w:r>
        <w:t xml:space="preserve">, page </w:t>
      </w:r>
      <w:r>
        <w:fldChar w:fldCharType="begin"/>
      </w:r>
      <w:r>
        <w:instrText xml:space="preserve"> PAGEREF _Ref412025981 \h </w:instrText>
      </w:r>
      <w:r>
        <w:fldChar w:fldCharType="separate"/>
      </w:r>
      <w:r w:rsidR="000C7DE2">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473E395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3"/>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4"/>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5"/>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6"/>
      </w:r>
    </w:p>
    <w:p w14:paraId="501763F1" w14:textId="5AC21FE1" w:rsidR="00435BD3" w:rsidRDefault="00435BD3" w:rsidP="00435BD3">
      <w:pPr>
        <w:pStyle w:val="EnglishHangEndNoCoptic"/>
      </w:pPr>
      <w:r w:rsidRPr="00AB1781">
        <w:tab/>
        <w:t>At</w:t>
      </w:r>
      <w:r w:rsidRPr="00AB1781">
        <w:rPr>
          <w:rStyle w:val="FootnoteReference"/>
        </w:rPr>
        <w:footnoteReference w:id="77"/>
      </w:r>
      <w:r w:rsidRPr="00AB1781">
        <w:t xml:space="preserve"> </w:t>
      </w:r>
      <w:r w:rsidR="00E570CB">
        <w:t>Your</w:t>
      </w:r>
      <w:r w:rsidRPr="00AB1781">
        <w:t xml:space="preserve"> right hand are delights</w:t>
      </w:r>
      <w:r w:rsidR="003F1DDB">
        <w:t xml:space="preserve"> forevermore</w:t>
      </w:r>
      <w:r w:rsidRPr="00AB1781">
        <w:t>.</w:t>
      </w:r>
    </w:p>
    <w:p w14:paraId="0A2D3621" w14:textId="4DCFA1A2"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_Ref412098373 \h </w:instrText>
      </w:r>
      <w:r>
        <w:fldChar w:fldCharType="separate"/>
      </w:r>
      <w:r w:rsidR="000C7DE2">
        <w:t>Psalm</w:t>
      </w:r>
      <w:r w:rsidR="000C7DE2" w:rsidRPr="00AB1781">
        <w:t xml:space="preserve"> 18</w:t>
      </w:r>
      <w:r w:rsidR="000C7DE2">
        <w:t>: “The heavens declare the glory of God”</w:t>
      </w:r>
      <w:r>
        <w:fldChar w:fldCharType="end"/>
      </w:r>
      <w:r>
        <w:t xml:space="preserve">, page </w:t>
      </w:r>
      <w:r>
        <w:fldChar w:fldCharType="begin"/>
      </w:r>
      <w:r>
        <w:instrText xml:space="preserve"> PAGEREF _Ref412098373 \h </w:instrText>
      </w:r>
      <w:r>
        <w:fldChar w:fldCharType="separate"/>
      </w:r>
      <w:r w:rsidR="000C7DE2">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C7DE2">
        <w:t>Psalm</w:t>
      </w:r>
      <w:r w:rsidR="000C7DE2" w:rsidRPr="00AB1781">
        <w:t xml:space="preserve"> 24</w:t>
      </w:r>
      <w:r w:rsidR="000C7DE2">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C7DE2">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8"/>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9"/>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0"/>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1"/>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2"/>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3"/>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4"/>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5"/>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6"/>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7"/>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8"/>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9"/>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90"/>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1"/>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2"/>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3"/>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4"/>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6"/>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7D2130A" w:rsidR="00F14AA6" w:rsidRDefault="00F14AA6" w:rsidP="00CF35A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8"/>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0"/>
      </w:r>
      <w:r w:rsidRPr="00AB1781">
        <w:t xml:space="preserve"> in the sun;</w:t>
      </w:r>
      <w:r w:rsidRPr="00AB1781">
        <w:rPr>
          <w:rStyle w:val="FootnoteReference"/>
        </w:rPr>
        <w:footnoteReference w:id="10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5"/>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0AB55393"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C7DE2">
        <w:t>Psalm</w:t>
      </w:r>
      <w:r w:rsidR="000C7DE2" w:rsidRPr="00AB1781">
        <w:t xml:space="preserve"> 24</w:t>
      </w:r>
      <w:r w:rsidR="000C7DE2">
        <w:t>: “To You, O Lord, I lift up my soul”</w:t>
      </w:r>
      <w:r>
        <w:fldChar w:fldCharType="end"/>
      </w:r>
      <w:r>
        <w:t xml:space="preserve">, page </w:t>
      </w:r>
      <w:r>
        <w:fldChar w:fldCharType="begin"/>
      </w:r>
      <w:r>
        <w:instrText xml:space="preserve"> PAGEREF _Ref412026003 \h </w:instrText>
      </w:r>
      <w:r>
        <w:fldChar w:fldCharType="separate"/>
      </w:r>
      <w:r w:rsidR="000C7DE2">
        <w:rPr>
          <w:noProof/>
        </w:rPr>
        <w:t>116</w:t>
      </w:r>
      <w:r>
        <w:fldChar w:fldCharType="end"/>
      </w:r>
      <w:r>
        <w:t>.</w:t>
      </w:r>
    </w:p>
    <w:p w14:paraId="2E6C9A8C" w14:textId="5A97DDA6" w:rsidR="00CF35A1" w:rsidRPr="00CF35A1" w:rsidRDefault="002D71F0" w:rsidP="00BF0205">
      <w:pPr>
        <w:pStyle w:val="Heading4"/>
      </w:pPr>
      <w:bookmarkStart w:id="244" w:name="_Ref412110716"/>
      <w:r>
        <w:lastRenderedPageBreak/>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B6F1FE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4F132FE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_Ref412026111 \h </w:instrText>
      </w:r>
      <w:r>
        <w:fldChar w:fldCharType="separate"/>
      </w:r>
      <w:r w:rsidR="000C7DE2">
        <w:t>Psalm</w:t>
      </w:r>
      <w:r w:rsidR="000C7DE2" w:rsidRPr="00AB1781">
        <w:t xml:space="preserve"> 22</w:t>
      </w:r>
      <w:r w:rsidR="000C7DE2">
        <w:t>: “The Lord is my Shepherd, and I will lack nothing”</w:t>
      </w:r>
      <w:r>
        <w:fldChar w:fldCharType="end"/>
      </w:r>
      <w:r>
        <w:t xml:space="preserve">, page </w:t>
      </w:r>
      <w:r>
        <w:fldChar w:fldCharType="begin"/>
      </w:r>
      <w:r>
        <w:instrText xml:space="preserve"> PAGEREF _Ref412026111 \h </w:instrText>
      </w:r>
      <w:r>
        <w:fldChar w:fldCharType="separate"/>
      </w:r>
      <w:r w:rsidR="000C7DE2">
        <w:rPr>
          <w:noProof/>
        </w:rPr>
        <w:t>114</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10"/>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1"/>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2"/>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3"/>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4"/>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6"/>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75E58301" w:rsidR="00CF35A1" w:rsidRPr="00AB1781" w:rsidRDefault="00CF35A1" w:rsidP="00CF35A1">
      <w:pPr>
        <w:pStyle w:val="EnglishHangEndNoCoptic"/>
      </w:pPr>
      <w:r w:rsidRPr="00AB1781">
        <w:tab/>
        <w:t xml:space="preserve">they say with their lips </w:t>
      </w:r>
      <w:r w:rsidR="00830E10">
        <w:t>and</w:t>
      </w:r>
      <w:r w:rsidR="004B5519">
        <w:t xml:space="preserve"> </w:t>
      </w:r>
      <w:r w:rsidR="0017625A">
        <w:t>shake</w:t>
      </w:r>
      <w:r w:rsidR="004B5519">
        <w:t xml:space="preserve">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27E21962" w:rsidR="00CF35A1" w:rsidRPr="00AB1781" w:rsidRDefault="00CF35A1" w:rsidP="00830E10">
      <w:pPr>
        <w:pStyle w:val="EnglishHangEndNoCoptic"/>
      </w:pPr>
      <w:r w:rsidRPr="00AB1781">
        <w:tab/>
      </w:r>
      <w:r w:rsidR="004B5519">
        <w:t xml:space="preserve">let Him save him, </w:t>
      </w:r>
      <w:r w:rsidR="0017625A">
        <w:t>if</w:t>
      </w:r>
      <w:r w:rsidR="004B5519">
        <w:t xml:space="preserve"> He wanted</w:t>
      </w:r>
      <w:r w:rsidRPr="00AB1781">
        <w:t xml:space="preserve"> him.</w:t>
      </w:r>
      <w:r w:rsidR="00830E10">
        <w:t>”</w:t>
      </w:r>
      <w:r w:rsidRPr="00AB1781">
        <w:rPr>
          <w:rStyle w:val="FootnoteReference"/>
        </w:rPr>
        <w:footnoteReference w:id="11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9"/>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0"/>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1"/>
      </w:r>
      <w:r w:rsidRPr="00AB1781">
        <w:t xml:space="preserve"> from the power of the dog.</w:t>
      </w:r>
      <w:r w:rsidR="00ED0D70">
        <w:rPr>
          <w:rStyle w:val="FootnoteReference"/>
        </w:rPr>
        <w:footnoteReference w:id="12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3"/>
      </w:r>
      <w:r w:rsidRPr="00AB1781">
        <w:t>.</w:t>
      </w:r>
    </w:p>
    <w:p w14:paraId="16587FC4" w14:textId="01B6A414" w:rsidR="00CF35A1" w:rsidRPr="00AB1781" w:rsidRDefault="00CF35A1" w:rsidP="00CF35A1">
      <w:pPr>
        <w:pStyle w:val="EnglishHangNoCoptic"/>
      </w:pPr>
      <w:r w:rsidRPr="00AB1781">
        <w:lastRenderedPageBreak/>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4"/>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5"/>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6"/>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7"/>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8"/>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9"/>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0"/>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46BC31ED" w:rsidR="00F14AA6" w:rsidRDefault="00F14AA6" w:rsidP="00CF35A1">
      <w:pPr>
        <w:pStyle w:val="Rubric"/>
      </w:pPr>
      <w:r>
        <w:lastRenderedPageBreak/>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1"/>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8C343B9" w:rsidR="00CF35A1" w:rsidRPr="00AB1781" w:rsidRDefault="00CF35A1" w:rsidP="00CF35A1">
      <w:pPr>
        <w:pStyle w:val="EnglishHangNoCoptic"/>
      </w:pPr>
      <w:r w:rsidRPr="00AB1781">
        <w:t xml:space="preserve">5 </w:t>
      </w:r>
      <w:r w:rsidR="001040C8">
        <w:t>You</w:t>
      </w:r>
      <w:r w:rsidRPr="00AB1781">
        <w:t xml:space="preserve"> </w:t>
      </w:r>
      <w:r w:rsidR="008B5978">
        <w:t xml:space="preserve">have </w:t>
      </w:r>
      <w:r w:rsidRPr="00AB1781">
        <w:t>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2"/>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3"/>
      </w:r>
    </w:p>
    <w:p w14:paraId="26A7A53B" w14:textId="307C9651"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_Ref412110755 \h </w:instrText>
      </w:r>
      <w:r>
        <w:fldChar w:fldCharType="separate"/>
      </w:r>
      <w:r w:rsidR="000C7DE2">
        <w:t>Psalm</w:t>
      </w:r>
      <w:r w:rsidR="000C7DE2" w:rsidRPr="00AB1781">
        <w:t xml:space="preserve"> 23</w:t>
      </w:r>
      <w:r w:rsidR="000C7DE2">
        <w:t>: “The earth is the Lord's and all that is in it”</w:t>
      </w:r>
      <w:r>
        <w:fldChar w:fldCharType="end"/>
      </w:r>
      <w:r>
        <w:t xml:space="preserve">, page </w:t>
      </w:r>
      <w:r>
        <w:fldChar w:fldCharType="begin"/>
      </w:r>
      <w:r>
        <w:instrText xml:space="preserve"> PAGEREF _Ref412110755 \h </w:instrText>
      </w:r>
      <w:r>
        <w:fldChar w:fldCharType="separate"/>
      </w:r>
      <w:r w:rsidR="000C7DE2">
        <w:rPr>
          <w:noProof/>
        </w:rPr>
        <w:t>115</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0AD80B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lastRenderedPageBreak/>
        <w:t xml:space="preserve">1 The earth is the Lord’s and all </w:t>
      </w:r>
      <w:r w:rsidR="00E06712">
        <w:t xml:space="preserve">that is in </w:t>
      </w:r>
      <w:r w:rsidR="00360CD6">
        <w:t>it</w:t>
      </w:r>
      <w:r w:rsidRPr="00AB1781">
        <w:t>,</w:t>
      </w:r>
      <w:r w:rsidRPr="00AB1781">
        <w:rPr>
          <w:rStyle w:val="FootnoteReference"/>
        </w:rPr>
        <w:footnoteReference w:id="134"/>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5"/>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6"/>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75FDEBAD"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_Ref412110770 \h </w:instrText>
      </w:r>
      <w:r>
        <w:fldChar w:fldCharType="separate"/>
      </w:r>
      <w:r w:rsidR="000C7DE2">
        <w:t>Psalm</w:t>
      </w:r>
      <w:r w:rsidR="000C7DE2" w:rsidRPr="00AB1781">
        <w:t xml:space="preserve"> 25</w:t>
      </w:r>
      <w:r w:rsidR="000C7DE2">
        <w:t>: “Judge me, O Lord, for I have walked in my innocence”</w:t>
      </w:r>
      <w:r>
        <w:fldChar w:fldCharType="end"/>
      </w:r>
      <w:r>
        <w:t xml:space="preserve">, page </w:t>
      </w:r>
      <w:r>
        <w:fldChar w:fldCharType="begin"/>
      </w:r>
      <w:r>
        <w:instrText xml:space="preserve"> PAGEREF _Ref412110770 \h </w:instrText>
      </w:r>
      <w:r>
        <w:fldChar w:fldCharType="separate"/>
      </w:r>
      <w:r w:rsidR="000C7DE2">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lastRenderedPageBreak/>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4F8A4137" w:rsidR="002D71F0" w:rsidRP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tl/>
          <w:lang w:bidi="he-IL"/>
        </w:rPr>
        <w:t>א</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tl/>
          <w:lang w:bidi="he-IL"/>
        </w:rPr>
        <w:t>ב</w:t>
      </w:r>
      <w:r w:rsidR="0055185C">
        <w:t xml:space="preserve">) </w:t>
      </w:r>
      <w:r w:rsidRPr="00AB1781">
        <w:t xml:space="preserve">in </w:t>
      </w:r>
      <w:r w:rsidR="001040C8">
        <w:t>You</w:t>
      </w:r>
      <w:r w:rsidRPr="00AB1781">
        <w:t>;</w:t>
      </w:r>
    </w:p>
    <w:p w14:paraId="26085DEF" w14:textId="1796CBAB" w:rsidR="002D71F0" w:rsidRPr="00AB1781" w:rsidRDefault="002D71F0" w:rsidP="00906079">
      <w:pPr>
        <w:pStyle w:val="EnglishHangNoCoptic"/>
      </w:pPr>
      <w:r w:rsidRPr="00AB1781">
        <w:tab/>
      </w:r>
      <w:r w:rsidR="0055185C">
        <w:t xml:space="preserve">do not </w:t>
      </w:r>
      <w:r w:rsidRPr="00AB1781">
        <w:t>let me be put to shame</w:t>
      </w:r>
      <w:r w:rsidR="006B605B">
        <w:t xml:space="preserve"> [forever]</w:t>
      </w:r>
      <w:r w:rsidR="006B605B">
        <w:rPr>
          <w:rStyle w:val="FootnoteReference"/>
        </w:rPr>
        <w:footnoteReference w:id="137"/>
      </w:r>
      <w:r w:rsidRPr="00AB1781">
        <w:t>,</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tl/>
          <w:lang w:bidi="he-IL"/>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tl/>
          <w:lang w:bidi="he-IL"/>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tl/>
          <w:lang w:bidi="he-IL"/>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tl/>
          <w:lang w:bidi="he-IL"/>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8"/>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tl/>
          <w:lang w:bidi="he-IL"/>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tl/>
          <w:lang w:bidi="he-IL"/>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9"/>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tl/>
          <w:lang w:bidi="he-IL"/>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lastRenderedPageBreak/>
        <w:t xml:space="preserve">10 </w:t>
      </w:r>
      <w:r w:rsidR="00055722">
        <w:t>(</w:t>
      </w:r>
      <w:r w:rsidR="00055722" w:rsidRPr="00055722">
        <w:rPr>
          <w:rFonts w:ascii="Tahoma" w:eastAsia="Tahoma" w:hAnsi="Tahoma" w:cs="Tahoma"/>
          <w:rtl/>
          <w:lang w:bidi="he-IL"/>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0"/>
      </w:r>
      <w:r w:rsidRPr="00AB1781">
        <w:t xml:space="preserve"> His covenant and His </w:t>
      </w:r>
      <w:r w:rsidR="00055722">
        <w:t>testimonies</w:t>
      </w:r>
      <w:r w:rsidRPr="00AB1781">
        <w:t>.</w:t>
      </w:r>
      <w:r w:rsidRPr="00AB1781">
        <w:rPr>
          <w:rStyle w:val="FootnoteReference"/>
        </w:rPr>
        <w:footnoteReference w:id="141"/>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tl/>
          <w:lang w:bidi="he-IL"/>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2"/>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tl/>
          <w:lang w:bidi="he-IL"/>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tl/>
          <w:lang w:bidi="he-IL"/>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3"/>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tl/>
          <w:lang w:bidi="he-IL"/>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4"/>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5"/>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tl/>
          <w:lang w:bidi="he-IL"/>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tl/>
          <w:lang w:bidi="he-IL"/>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6"/>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tl/>
          <w:lang w:bidi="he-IL"/>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7"/>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tl/>
          <w:lang w:bidi="he-IL"/>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tl/>
          <w:lang w:bidi="he-IL"/>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tl/>
          <w:lang w:bidi="he-IL"/>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tl/>
          <w:lang w:bidi="he-IL"/>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tl/>
          <w:lang w:bidi="he-IL"/>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10E6489A" w:rsidR="00F35AEA" w:rsidRPr="00906079" w:rsidRDefault="00F35AEA" w:rsidP="00B35B25">
      <w:pPr>
        <w:pStyle w:val="Rubric"/>
      </w:pPr>
      <w:r>
        <w:lastRenderedPageBreak/>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C7DE2">
        <w:t>Psalm</w:t>
      </w:r>
      <w:r w:rsidR="000C7DE2" w:rsidRPr="00AB1781">
        <w:t xml:space="preserve"> 26</w:t>
      </w:r>
      <w:r w:rsidR="000C7DE2">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C7DE2">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4C9BC6FD"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8"/>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9"/>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0"/>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lastRenderedPageBreak/>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1"/>
      </w:r>
    </w:p>
    <w:p w14:paraId="7BB9F7DC" w14:textId="4EC7167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_Ref412110790 \h </w:instrText>
      </w:r>
      <w:r>
        <w:fldChar w:fldCharType="separate"/>
      </w:r>
      <w:r w:rsidR="000C7DE2">
        <w:t>Psalm</w:t>
      </w:r>
      <w:r w:rsidR="000C7DE2" w:rsidRPr="00AB1781">
        <w:t xml:space="preserve"> 28</w:t>
      </w:r>
      <w:r w:rsidR="000C7DE2">
        <w:t>: “Bring to the Lord, O sons of God”</w:t>
      </w:r>
      <w:r>
        <w:fldChar w:fldCharType="end"/>
      </w:r>
      <w:r>
        <w:t xml:space="preserve">, page </w:t>
      </w:r>
      <w:r>
        <w:fldChar w:fldCharType="begin"/>
      </w:r>
      <w:r>
        <w:instrText xml:space="preserve"> PAGEREF _Ref412110790 \h </w:instrText>
      </w:r>
      <w:r>
        <w:fldChar w:fldCharType="separate"/>
      </w:r>
      <w:r w:rsidR="000C7DE2">
        <w:rPr>
          <w:noProof/>
        </w:rPr>
        <w:t>123</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3E4EF43F" w:rsidR="00F14AA6" w:rsidRDefault="00F14AA6" w:rsidP="009060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2"/>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3"/>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4"/>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26C29CB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C7DE2">
        <w:t>Psalm</w:t>
      </w:r>
      <w:r w:rsidR="000C7DE2" w:rsidRPr="00AB1781">
        <w:t xml:space="preserve"> 66</w:t>
      </w:r>
      <w:r w:rsidR="000C7DE2">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C7DE2">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1EB9974F" w:rsidR="002D71F0" w:rsidRPr="00AB1781" w:rsidRDefault="002D71F0" w:rsidP="00906079">
      <w:pPr>
        <w:pStyle w:val="EnglishHangNoCoptic"/>
      </w:pPr>
      <w:r w:rsidRPr="00AB1781">
        <w:tab/>
        <w:t xml:space="preserve">who speak peace with their </w:t>
      </w:r>
      <w:r w:rsidR="00F4017C">
        <w:t>neighbo</w:t>
      </w:r>
      <w:r w:rsidR="000106F6">
        <w:t>u</w:t>
      </w:r>
      <w:r w:rsidR="00F4017C">
        <w:t>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5"/>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lastRenderedPageBreak/>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6"/>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7"/>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268FBA27"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8"/>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lastRenderedPageBreak/>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9"/>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0"/>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B604F8D"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92BA311"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lastRenderedPageBreak/>
        <w:t xml:space="preserve">6 For </w:t>
      </w:r>
      <w:r w:rsidR="0065732B">
        <w:t xml:space="preserve">there is </w:t>
      </w:r>
      <w:r w:rsidRPr="00AB1781">
        <w:t>wrath is in His anger,</w:t>
      </w:r>
      <w:r w:rsidRPr="00AB1781">
        <w:rPr>
          <w:rStyle w:val="FootnoteReference"/>
        </w:rPr>
        <w:footnoteReference w:id="161"/>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4E0E9BAC" w:rsidR="002D71F0" w:rsidRPr="00AB1781" w:rsidRDefault="002D71F0" w:rsidP="00906079">
      <w:pPr>
        <w:pStyle w:val="EnglishHangNoCoptic"/>
      </w:pPr>
      <w:r w:rsidRPr="00AB1781">
        <w:t xml:space="preserve">8 O Lord, in </w:t>
      </w:r>
      <w:r w:rsidR="00E570CB">
        <w:t>Your</w:t>
      </w:r>
      <w:r w:rsidRPr="00AB1781">
        <w:t xml:space="preserve"> love grant</w:t>
      </w:r>
      <w:r w:rsidR="00BF6550">
        <w:rPr>
          <w:rStyle w:val="FootnoteReference"/>
        </w:rPr>
        <w:footnoteReference w:id="162"/>
      </w:r>
      <w:r w:rsidRPr="00AB1781">
        <w:t xml:space="preserve"> power to my beauty</w:t>
      </w:r>
      <w:r w:rsidR="0065732B">
        <w:t>;</w:t>
      </w:r>
      <w:r w:rsidRPr="00AB1781">
        <w:rPr>
          <w:rStyle w:val="FootnoteReference"/>
        </w:rPr>
        <w:footnoteReference w:id="163"/>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4"/>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5"/>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6"/>
      </w:r>
      <w:r w:rsidRPr="00AB1781">
        <w:t xml:space="preserve"> </w:t>
      </w:r>
      <w:r w:rsidR="001040C8">
        <w:t>You</w:t>
      </w:r>
      <w:r w:rsidRPr="00AB1781">
        <w:t xml:space="preserve"> </w:t>
      </w:r>
      <w:r w:rsidR="00A8396B">
        <w:t>forever</w:t>
      </w:r>
      <w:r w:rsidRPr="00AB1781">
        <w:t>.</w:t>
      </w:r>
    </w:p>
    <w:p w14:paraId="554C34EF" w14:textId="0491A1A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_Ref412110815 \h </w:instrText>
      </w:r>
      <w:r>
        <w:fldChar w:fldCharType="separate"/>
      </w:r>
      <w:r w:rsidR="000C7DE2">
        <w:t>Psalm</w:t>
      </w:r>
      <w:r w:rsidR="000C7DE2" w:rsidRPr="00AB1781">
        <w:t xml:space="preserve"> 33</w:t>
      </w:r>
      <w:r w:rsidR="000C7DE2">
        <w:t>: “I will bless the Lord at all times”</w:t>
      </w:r>
      <w:r>
        <w:fldChar w:fldCharType="end"/>
      </w:r>
      <w:r>
        <w:t xml:space="preserve">, page </w:t>
      </w:r>
      <w:r>
        <w:fldChar w:fldCharType="begin"/>
      </w:r>
      <w:r>
        <w:instrText xml:space="preserve"> PAGEREF _Ref412110815 \h </w:instrText>
      </w:r>
      <w:r>
        <w:fldChar w:fldCharType="separate"/>
      </w:r>
      <w:r w:rsidR="000C7DE2">
        <w:rPr>
          <w:noProof/>
        </w:rPr>
        <w:t>131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7"/>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8"/>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9"/>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lastRenderedPageBreak/>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09ECA2EF" w:rsidR="002D71F0" w:rsidRPr="00AB1781" w:rsidRDefault="002D71F0" w:rsidP="00906079">
      <w:pPr>
        <w:pStyle w:val="EnglishHangNoCoptic"/>
      </w:pPr>
      <w:r w:rsidRPr="00AB1781">
        <w:t>14 For I hear</w:t>
      </w:r>
      <w:r w:rsidR="00480956">
        <w:t>d</w:t>
      </w:r>
      <w:r w:rsidRPr="00AB1781">
        <w:t xml:space="preserve"> the blame</w:t>
      </w:r>
      <w:r w:rsidR="00237BCB">
        <w:rPr>
          <w:rStyle w:val="FootnoteReference"/>
        </w:rPr>
        <w:footnoteReference w:id="170"/>
      </w:r>
      <w:r w:rsidRPr="00AB1781">
        <w:t xml:space="preserv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0FFAAE12" w:rsidR="002D71F0" w:rsidRPr="00AB1781" w:rsidRDefault="002D71F0" w:rsidP="00906079">
      <w:pPr>
        <w:pStyle w:val="EnglishHangNoCoptic"/>
      </w:pPr>
      <w:r w:rsidRPr="00AB1781">
        <w:t xml:space="preserve">17 </w:t>
      </w:r>
      <w:r w:rsidR="00480956">
        <w:t>S</w:t>
      </w:r>
      <w:r w:rsidR="00423B80">
        <w:t>h</w:t>
      </w:r>
      <w:r w:rsidR="00480956">
        <w:t>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1"/>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lastRenderedPageBreak/>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2"/>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3"/>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4"/>
      </w:r>
      <w:r w:rsidRPr="00AB1781">
        <w:t xml:space="preserve"> truth</w:t>
      </w:r>
      <w:r w:rsidR="007F2564">
        <w:rPr>
          <w:rStyle w:val="FootnoteReference"/>
        </w:rPr>
        <w:footnoteReference w:id="175"/>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8"/>
      </w:r>
      <w:r w:rsidRPr="00AB1781">
        <w:t xml:space="preserve"> my bones grew old</w:t>
      </w:r>
      <w:r w:rsidR="00DE3F89">
        <w:rPr>
          <w:rStyle w:val="FootnoteReference"/>
        </w:rPr>
        <w:footnoteReference w:id="179"/>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lastRenderedPageBreak/>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0"/>
      </w:r>
      <w:r w:rsidR="00E87C17">
        <w:t>,</w:t>
      </w:r>
      <w:r w:rsidRPr="00AB1781">
        <w:t xml:space="preserve"> all you </w:t>
      </w:r>
      <w:r w:rsidR="00121720">
        <w:t>upright in</w:t>
      </w:r>
      <w:r w:rsidRPr="00AB1781">
        <w:t xml:space="preserve"> heart.</w:t>
      </w:r>
      <w:r w:rsidRPr="00AB1781">
        <w:rPr>
          <w:rStyle w:val="FootnoteReference"/>
        </w:rPr>
        <w:footnoteReference w:id="18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lastRenderedPageBreak/>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2"/>
      </w:r>
      <w:r w:rsidRPr="00AB1781">
        <w:t xml:space="preserve"> the Lord with the </w:t>
      </w:r>
      <w:r w:rsidR="00643986">
        <w:t>lyre</w:t>
      </w:r>
      <w:r w:rsidR="00643986">
        <w:rPr>
          <w:rStyle w:val="FootnoteReference"/>
        </w:rPr>
        <w:footnoteReference w:id="18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5"/>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lastRenderedPageBreak/>
        <w:t xml:space="preserve">15 He Who </w:t>
      </w:r>
      <w:r w:rsidR="002C27B3">
        <w:t xml:space="preserve">alone </w:t>
      </w:r>
      <w:r w:rsidR="00831460">
        <w:t>formed</w:t>
      </w:r>
      <w:r w:rsidR="00831460">
        <w:rPr>
          <w:rStyle w:val="FootnoteReference"/>
        </w:rPr>
        <w:footnoteReference w:id="18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1DA2E9CE" w:rsidR="00F14AA6" w:rsidRDefault="00F14AA6" w:rsidP="00950468">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tl/>
          <w:lang w:bidi="he-IL"/>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tl/>
          <w:lang w:bidi="he-IL"/>
        </w:rPr>
        <w:t>ב</w:t>
      </w:r>
      <w:r w:rsidR="004A623E">
        <w:t xml:space="preserve">) </w:t>
      </w:r>
      <w:r w:rsidRPr="00AB1781">
        <w:t>My soul will be praised in the Lord</w:t>
      </w:r>
      <w:r w:rsidR="00366380">
        <w:rPr>
          <w:rStyle w:val="FootnoteReference"/>
        </w:rPr>
        <w:footnoteReference w:id="18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tl/>
          <w:lang w:bidi="he-IL"/>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lastRenderedPageBreak/>
        <w:t xml:space="preserve">5 </w:t>
      </w:r>
      <w:r w:rsidR="004A623E">
        <w:t>(</w:t>
      </w:r>
      <w:r w:rsidR="004A623E" w:rsidRPr="004A623E">
        <w:rPr>
          <w:rFonts w:ascii="Tahoma" w:eastAsia="Tahoma" w:hAnsi="Tahoma" w:cs="Tahoma"/>
          <w:rtl/>
          <w:lang w:bidi="he-IL"/>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tl/>
          <w:lang w:bidi="he-IL"/>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tl/>
          <w:lang w:bidi="he-IL"/>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tl/>
          <w:lang w:bidi="he-IL"/>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tl/>
          <w:lang w:bidi="he-IL"/>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tl/>
          <w:lang w:bidi="he-IL"/>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tl/>
          <w:lang w:bidi="he-IL"/>
        </w:rPr>
        <w:t>י</w:t>
      </w:r>
      <w:r w:rsidR="00366380">
        <w:t xml:space="preserve">) </w:t>
      </w:r>
      <w:r w:rsidRPr="00AB1781">
        <w:t>The rich</w:t>
      </w:r>
      <w:r w:rsidRPr="00AB1781">
        <w:rPr>
          <w:rStyle w:val="FootnoteReference"/>
        </w:rPr>
        <w:footnoteReference w:id="19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tl/>
          <w:lang w:bidi="he-IL"/>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tl/>
          <w:lang w:bidi="he-IL"/>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tl/>
          <w:lang w:bidi="he-IL"/>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tl/>
          <w:lang w:bidi="he-IL"/>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tl/>
          <w:lang w:bidi="he-IL"/>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tl/>
          <w:lang w:bidi="he-IL"/>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tl/>
          <w:lang w:bidi="he-IL"/>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tl/>
          <w:lang w:bidi="he-IL"/>
        </w:rPr>
        <w:t>צ</w:t>
      </w:r>
      <w:r>
        <w:t>) The Lord is near the broken</w:t>
      </w:r>
      <w:r w:rsidR="00950468" w:rsidRPr="00AB1781">
        <w:t>hearted</w:t>
      </w:r>
      <w:r>
        <w:rPr>
          <w:rStyle w:val="FootnoteReference"/>
        </w:rPr>
        <w:footnoteReference w:id="19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lastRenderedPageBreak/>
        <w:t xml:space="preserve">20 </w:t>
      </w:r>
      <w:r w:rsidR="00E42174">
        <w:t>(</w:t>
      </w:r>
      <w:r w:rsidR="00E42174" w:rsidRPr="00E42174">
        <w:rPr>
          <w:rFonts w:ascii="Tahoma" w:eastAsia="Tahoma" w:hAnsi="Tahoma" w:cs="Tahoma"/>
          <w:rtl/>
          <w:lang w:bidi="he-IL"/>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tl/>
          <w:lang w:bidi="he-IL"/>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tl/>
          <w:lang w:bidi="he-IL"/>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tl/>
          <w:lang w:bidi="he-IL"/>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4"/>
      </w:r>
      <w:r w:rsidRPr="00AB1781">
        <w:t>.</w:t>
      </w:r>
    </w:p>
    <w:p w14:paraId="77115137" w14:textId="6B7847EB"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_Ref412110829 \h </w:instrText>
      </w:r>
      <w:r>
        <w:fldChar w:fldCharType="separate"/>
      </w:r>
      <w:r w:rsidR="000C7DE2">
        <w:t>Psalm</w:t>
      </w:r>
      <w:r w:rsidR="000C7DE2" w:rsidRPr="00AB1781">
        <w:t xml:space="preserve"> 40</w:t>
      </w:r>
      <w:r w:rsidR="000C7DE2">
        <w:t>: “Blessed is he who considers the poor and needy”</w:t>
      </w:r>
      <w:r>
        <w:fldChar w:fldCharType="end"/>
      </w:r>
      <w:r>
        <w:t xml:space="preserve">, page </w:t>
      </w:r>
      <w:r>
        <w:fldChar w:fldCharType="begin"/>
      </w:r>
      <w:r>
        <w:instrText xml:space="preserve"> PAGEREF _Ref412110829 \h </w:instrText>
      </w:r>
      <w:r>
        <w:fldChar w:fldCharType="separate"/>
      </w:r>
      <w:r w:rsidR="000C7DE2">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lastRenderedPageBreak/>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6"/>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8"/>
      </w:r>
      <w:r w:rsidR="00810FF2">
        <w:t xml:space="preserve"> from the lions.</w:t>
      </w:r>
    </w:p>
    <w:p w14:paraId="1C8A0325" w14:textId="54CEB760" w:rsidR="00950468" w:rsidRPr="00AB1781" w:rsidRDefault="00950468" w:rsidP="00950468">
      <w:pPr>
        <w:pStyle w:val="EnglishHangNoCoptic"/>
      </w:pPr>
      <w:r w:rsidRPr="00AB1781">
        <w:lastRenderedPageBreak/>
        <w:t xml:space="preserve">18 I will </w:t>
      </w:r>
      <w:r w:rsidR="00810FF2">
        <w:t>confess</w:t>
      </w:r>
      <w:r w:rsidR="004E0429">
        <w:rPr>
          <w:rStyle w:val="FootnoteReference"/>
        </w:rPr>
        <w:footnoteReference w:id="199"/>
      </w:r>
      <w:r w:rsidRPr="00AB1781">
        <w:t xml:space="preserve"> </w:t>
      </w:r>
      <w:r w:rsidR="001040C8">
        <w:t>You</w:t>
      </w:r>
      <w:r w:rsidR="00E14083">
        <w:t>[, O Lord]</w:t>
      </w:r>
      <w:r w:rsidR="00E14083">
        <w:rPr>
          <w:rStyle w:val="FootnoteReference"/>
        </w:rPr>
        <w:footnoteReference w:id="200"/>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1"/>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384E0236" w14:textId="79F8F585" w:rsidR="00950468" w:rsidRPr="00AB1781" w:rsidRDefault="00950468" w:rsidP="000106F6">
      <w:pPr>
        <w:pStyle w:val="EnglishHangEndNoCoptic"/>
      </w:pPr>
      <w:r w:rsidRPr="00AB1781">
        <w:tab/>
      </w:r>
      <w:r w:rsidR="00810FF2">
        <w:t>saying, “good, good!</w:t>
      </w:r>
      <w:r w:rsidR="004E0429">
        <w:rPr>
          <w:rStyle w:val="FootnoteReference"/>
        </w:rPr>
        <w:footnoteReference w:id="202"/>
      </w:r>
      <w:r w:rsidR="00810FF2">
        <w:t xml:space="preserve"> Our eyes have seen it.”</w:t>
      </w: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3"/>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lastRenderedPageBreak/>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4"/>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5"/>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6"/>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7"/>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8"/>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lastRenderedPageBreak/>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tl/>
          <w:lang w:bidi="he-IL"/>
        </w:rPr>
        <w:t>א</w:t>
      </w:r>
      <w:r w:rsidR="00402CB0">
        <w:t xml:space="preserve">) </w:t>
      </w:r>
      <w:r w:rsidRPr="00AB1781">
        <w:t>Do not fret because of evildoers,</w:t>
      </w:r>
      <w:r w:rsidRPr="00AB1781">
        <w:rPr>
          <w:rStyle w:val="FootnoteReference"/>
        </w:rPr>
        <w:footnoteReference w:id="209"/>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tl/>
          <w:lang w:bidi="he-IL"/>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10"/>
      </w:r>
      <w:r w:rsidRPr="00AB1781">
        <w:t xml:space="preserve"> and be fed </w:t>
      </w:r>
      <w:r w:rsidR="00402CB0">
        <w:t>by</w:t>
      </w:r>
      <w:r w:rsidRPr="00AB1781">
        <w:t xml:space="preserve"> its wealth.</w:t>
      </w:r>
      <w:r w:rsidRPr="00AB1781">
        <w:rPr>
          <w:rStyle w:val="FootnoteReference"/>
        </w:rPr>
        <w:footnoteReference w:id="211"/>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2"/>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tl/>
          <w:lang w:bidi="he-IL"/>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3"/>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tl/>
          <w:lang w:bidi="he-IL"/>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4"/>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tl/>
          <w:lang w:bidi="he-IL"/>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5"/>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lastRenderedPageBreak/>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6"/>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tl/>
          <w:lang w:bidi="he-IL"/>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7"/>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tl/>
          <w:lang w:bidi="he-IL"/>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8"/>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tl/>
          <w:lang w:bidi="he-IL"/>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tl/>
          <w:lang w:bidi="he-IL"/>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tl/>
          <w:lang w:bidi="he-IL"/>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tl/>
          <w:lang w:bidi="he-IL"/>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tl/>
          <w:lang w:bidi="he-IL"/>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lastRenderedPageBreak/>
        <w:t xml:space="preserve">23 </w:t>
      </w:r>
      <w:r w:rsidR="00402D26">
        <w:t>(</w:t>
      </w:r>
      <w:r w:rsidR="00402D26" w:rsidRPr="00402D26">
        <w:rPr>
          <w:rFonts w:ascii="Tahoma" w:eastAsia="Tahoma" w:hAnsi="Tahoma" w:cs="Tahoma"/>
          <w:rtl/>
          <w:lang w:bidi="he-IL"/>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tl/>
          <w:lang w:bidi="he-IL"/>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9"/>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tl/>
          <w:lang w:bidi="he-IL"/>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tl/>
          <w:lang w:bidi="he-IL"/>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tl/>
          <w:lang w:bidi="he-IL"/>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tl/>
          <w:lang w:bidi="he-IL"/>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tl/>
          <w:lang w:bidi="he-IL"/>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tl/>
          <w:lang w:bidi="he-IL"/>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lastRenderedPageBreak/>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2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tl/>
          <w:lang w:bidi="he-IL"/>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1"/>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tl/>
          <w:lang w:bidi="he-IL"/>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22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5238F993" w:rsidR="0079572F" w:rsidRDefault="0079572F" w:rsidP="0079572F">
      <w:pPr>
        <w:pStyle w:val="EnglishHangEndNoCoptic"/>
        <w:ind w:left="864"/>
      </w:pPr>
      <w:r>
        <w:t xml:space="preserve">And they cast me off, </w:t>
      </w:r>
      <w:r w:rsidR="002538F7">
        <w:t>[</w:t>
      </w:r>
      <w:r>
        <w:t>I,</w:t>
      </w:r>
      <w:r w:rsidR="002538F7">
        <w:t>]</w:t>
      </w:r>
      <w:r>
        <w:t xml:space="preserve"> the beloved, like a horrid corpse</w:t>
      </w:r>
      <w:r w:rsidR="0017625A">
        <w:t>[</w:t>
      </w:r>
      <w:r>
        <w:t>.</w:t>
      </w:r>
    </w:p>
    <w:p w14:paraId="6ECB4EF9" w14:textId="6EC23ADA" w:rsidR="0017625A" w:rsidRPr="00AB1781" w:rsidRDefault="0017625A" w:rsidP="0079572F">
      <w:pPr>
        <w:pStyle w:val="EnglishHangEndNoCoptic"/>
        <w:ind w:left="864"/>
      </w:pPr>
      <w:r>
        <w:lastRenderedPageBreak/>
        <w:t>And they put nails in My flesh.]</w:t>
      </w:r>
      <w:r>
        <w:rPr>
          <w:rStyle w:val="FootnoteReference"/>
        </w:rPr>
        <w:footnoteReference w:id="225"/>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7"/>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8"/>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lastRenderedPageBreak/>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9"/>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lastRenderedPageBreak/>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30"/>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31"/>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2"/>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33"/>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4"/>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49147E39"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lastRenderedPageBreak/>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5"/>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6"/>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7"/>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8"/>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9"/>
      </w:r>
    </w:p>
    <w:p w14:paraId="3B07415D" w14:textId="45E2BAEA" w:rsidR="00B35B25"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lastRenderedPageBreak/>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40"/>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41"/>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42"/>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3A539D63" w:rsidR="00950468" w:rsidRPr="00AB1781" w:rsidRDefault="00950468" w:rsidP="004E0D33">
      <w:pPr>
        <w:pStyle w:val="EnglishHangNoCoptic"/>
      </w:pPr>
      <w:r w:rsidRPr="00AB1781">
        <w:tab/>
        <w:t>and in the night His song is with me</w:t>
      </w:r>
      <w:r w:rsidR="00423B80">
        <w:rPr>
          <w:rStyle w:val="FootnoteReference"/>
        </w:rPr>
        <w:footnoteReference w:id="243"/>
      </w:r>
      <w:r w:rsidRPr="00AB1781">
        <w:t>,</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lastRenderedPageBreak/>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310EB5EB" w:rsidR="00950468" w:rsidRPr="00AB1781" w:rsidRDefault="00950468" w:rsidP="004E0D33">
      <w:pPr>
        <w:pStyle w:val="EnglishHangNoCoptic"/>
      </w:pPr>
      <w:r w:rsidRPr="00AB1781">
        <w:tab/>
      </w:r>
      <w:r w:rsidR="008A1194">
        <w:t>Hope</w:t>
      </w:r>
      <w:r w:rsidRPr="00AB1781">
        <w:t xml:space="preserve"> in God, for I will </w:t>
      </w:r>
      <w:r w:rsidR="0054429F">
        <w:t>confess</w:t>
      </w:r>
      <w:r w:rsidRPr="00AB1781">
        <w:t xml:space="preserve"> Him</w:t>
      </w:r>
      <w:r w:rsidR="0054429F">
        <w:rPr>
          <w:rStyle w:val="FootnoteReference"/>
        </w:rPr>
        <w:footnoteReference w:id="244"/>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0E94C2D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5"/>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6"/>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7"/>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8"/>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8DD1949" w:rsidR="00B35B25" w:rsidRPr="004E0D33" w:rsidRDefault="00B35B25" w:rsidP="00B35B25">
      <w:pPr>
        <w:pStyle w:val="Rubric"/>
      </w:pPr>
      <w:r>
        <w:lastRenderedPageBreak/>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_Ref412110857 \h </w:instrText>
      </w:r>
      <w:r>
        <w:fldChar w:fldCharType="separate"/>
      </w:r>
      <w:r w:rsidR="000C7DE2">
        <w:t>Psalm</w:t>
      </w:r>
      <w:r w:rsidR="000C7DE2" w:rsidRPr="00AB1781">
        <w:t xml:space="preserve"> 44</w:t>
      </w:r>
      <w:r w:rsidR="000C7DE2">
        <w:t>: “My heart erupted with a good word”</w:t>
      </w:r>
      <w:r>
        <w:fldChar w:fldCharType="end"/>
      </w:r>
      <w:r>
        <w:t xml:space="preserve">, page </w:t>
      </w:r>
      <w:r>
        <w:fldChar w:fldCharType="begin"/>
      </w:r>
      <w:r>
        <w:instrText xml:space="preserve"> PAGEREF _Ref412110857 \h </w:instrText>
      </w:r>
      <w:r>
        <w:fldChar w:fldCharType="separate"/>
      </w:r>
      <w:r w:rsidR="000C7DE2">
        <w:rPr>
          <w:noProof/>
        </w:rPr>
        <w:t>151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9"/>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50"/>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lastRenderedPageBreak/>
        <w:t>9 W</w:t>
      </w:r>
      <w:r w:rsidR="00950468" w:rsidRPr="00AB1781">
        <w:t xml:space="preserve">e </w:t>
      </w:r>
      <w:r>
        <w:t xml:space="preserve">will </w:t>
      </w:r>
      <w:r w:rsidR="00950468" w:rsidRPr="00AB1781">
        <w:t xml:space="preserve">glory </w:t>
      </w:r>
      <w:r>
        <w:t>in</w:t>
      </w:r>
      <w:r w:rsidR="006C1793">
        <w:rPr>
          <w:rStyle w:val="FootnoteReference"/>
        </w:rPr>
        <w:footnoteReference w:id="251"/>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52"/>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53"/>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lastRenderedPageBreak/>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54"/>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21A2DBC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5"/>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6"/>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7"/>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lastRenderedPageBreak/>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8"/>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9"/>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60"/>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61"/>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62"/>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2444EE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_Ref412110915 \h </w:instrText>
      </w:r>
      <w:r>
        <w:fldChar w:fldCharType="separate"/>
      </w:r>
      <w:r w:rsidR="000C7DE2">
        <w:t>Psalm</w:t>
      </w:r>
      <w:r w:rsidR="000C7DE2" w:rsidRPr="00AB1781">
        <w:t xml:space="preserve"> 45</w:t>
      </w:r>
      <w:r w:rsidR="000C7DE2">
        <w:t>: “God is our refuge and strength”</w:t>
      </w:r>
      <w:r>
        <w:fldChar w:fldCharType="end"/>
      </w:r>
      <w:r>
        <w:t xml:space="preserve">, page </w:t>
      </w:r>
      <w:r>
        <w:fldChar w:fldCharType="begin"/>
      </w:r>
      <w:r>
        <w:instrText xml:space="preserve"> PAGEREF _Ref412110915 \h </w:instrText>
      </w:r>
      <w:r>
        <w:fldChar w:fldCharType="separate"/>
      </w:r>
      <w:r w:rsidR="000C7DE2">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4B079C30" w:rsidR="00F14AA6" w:rsidRDefault="00F14AA6" w:rsidP="008242AB">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3"/>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64"/>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65"/>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6"/>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7"/>
      </w:r>
    </w:p>
    <w:p w14:paraId="55C308DF" w14:textId="77777777" w:rsidR="00714A98" w:rsidRPr="00AB1781" w:rsidRDefault="00714A98" w:rsidP="00714A98">
      <w:pPr>
        <w:pStyle w:val="EnglishHangNoCoptic"/>
      </w:pPr>
      <w:r w:rsidRPr="00AB1781">
        <w:lastRenderedPageBreak/>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8"/>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2FD253B6"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_Ref412110929 \h </w:instrText>
      </w:r>
      <w:r>
        <w:fldChar w:fldCharType="separate"/>
      </w:r>
      <w:r w:rsidR="000C7DE2">
        <w:t>Psalm</w:t>
      </w:r>
      <w:r w:rsidR="000C7DE2" w:rsidRPr="00AB1781">
        <w:t xml:space="preserve"> 46</w:t>
      </w:r>
      <w:r w:rsidR="000C7DE2">
        <w:t>: “Clap your hands, all you nations”</w:t>
      </w:r>
      <w:r>
        <w:fldChar w:fldCharType="end"/>
      </w:r>
      <w:r>
        <w:t xml:space="preserve">, page </w:t>
      </w:r>
      <w:r>
        <w:fldChar w:fldCharType="begin"/>
      </w:r>
      <w:r>
        <w:instrText xml:space="preserve"> PAGEREF _Ref412110929 \h </w:instrText>
      </w:r>
      <w:r>
        <w:fldChar w:fldCharType="separate"/>
      </w:r>
      <w:r w:rsidR="000C7DE2">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s, all you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271698B0" w:rsidR="00F14AA6" w:rsidRDefault="00F14AA6" w:rsidP="00A6346F">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9"/>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70"/>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6483B2BB" w:rsidR="00A6346F" w:rsidRPr="00AB1781" w:rsidRDefault="00A6346F" w:rsidP="00A6346F">
      <w:pPr>
        <w:pStyle w:val="EnglishHangNoCoptic"/>
      </w:pPr>
      <w:r w:rsidRPr="00AB1781">
        <w:t xml:space="preserve">5 He </w:t>
      </w:r>
      <w:r w:rsidR="008E3BAC">
        <w:t xml:space="preserve">has </w:t>
      </w:r>
      <w:r w:rsidR="007C3F83">
        <w:t>chose</w:t>
      </w:r>
      <w:r w:rsidR="008E3BAC">
        <w:t>n</w:t>
      </w:r>
      <w:r w:rsidRPr="00AB1781">
        <w:t xml:space="preserve"> us </w:t>
      </w:r>
      <w:r w:rsidR="008E3BAC">
        <w:t xml:space="preserve">for </w:t>
      </w:r>
      <w:r w:rsidR="007C3F83">
        <w:t>His own inheritance</w:t>
      </w:r>
      <w:r w:rsidRPr="00AB1781">
        <w:t>,</w:t>
      </w:r>
      <w:r w:rsidRPr="00AB1781">
        <w:rPr>
          <w:rStyle w:val="FootnoteReference"/>
        </w:rPr>
        <w:footnoteReference w:id="271"/>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lastRenderedPageBreak/>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72"/>
      </w:r>
    </w:p>
    <w:p w14:paraId="262D1E8F" w14:textId="7A56AE03"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73"/>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74"/>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lastRenderedPageBreak/>
        <w:t xml:space="preserve">8 </w:t>
      </w:r>
      <w:r w:rsidR="008C19B4">
        <w:t>You will wreck the ships of Tarshish</w:t>
      </w:r>
      <w:r w:rsidR="008C19B4" w:rsidRPr="00AB1781">
        <w:rPr>
          <w:rStyle w:val="FootnoteReference"/>
        </w:rPr>
        <w:footnoteReference w:id="275"/>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6"/>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7"/>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8"/>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9"/>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80"/>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lastRenderedPageBreak/>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81"/>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82"/>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83"/>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84"/>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85"/>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lastRenderedPageBreak/>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6"/>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7"/>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8"/>
      </w:r>
    </w:p>
    <w:p w14:paraId="44987C5C" w14:textId="77777777" w:rsidR="00A6346F" w:rsidRPr="00AB1781" w:rsidRDefault="00A6346F" w:rsidP="00A6346F">
      <w:pPr>
        <w:pStyle w:val="EnglishHangNoCoptic"/>
      </w:pPr>
      <w:r>
        <w:lastRenderedPageBreak/>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5B506AB8" w:rsidR="00C06875" w:rsidRDefault="00C06875" w:rsidP="00336170">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C7DE2">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C7DE2">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C7DE2">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C7DE2">
        <w:rPr>
          <w:noProof/>
        </w:rPr>
        <w:t>48</w:t>
      </w:r>
      <w:r>
        <w:fldChar w:fldCharType="end"/>
      </w:r>
      <w:r>
        <w:t xml:space="preserve">; </w:t>
      </w:r>
      <w:r>
        <w:fldChar w:fldCharType="begin"/>
      </w:r>
      <w:r>
        <w:instrText xml:space="preserve"> REF _Ref435434353 \h </w:instrText>
      </w:r>
      <w:r>
        <w:fldChar w:fldCharType="separate"/>
      </w:r>
      <w:r w:rsidR="000C7DE2">
        <w:t>The Psalms of the Third Hour</w:t>
      </w:r>
      <w:r>
        <w:fldChar w:fldCharType="end"/>
      </w:r>
      <w:r>
        <w:t xml:space="preserve">, page </w:t>
      </w:r>
      <w:r>
        <w:fldChar w:fldCharType="begin"/>
      </w:r>
      <w:r>
        <w:instrText xml:space="preserve"> PAGEREF _Ref435434358 \h </w:instrText>
      </w:r>
      <w:r>
        <w:fldChar w:fldCharType="separate"/>
      </w:r>
      <w:r w:rsidR="000C7DE2">
        <w:rPr>
          <w:noProof/>
        </w:rPr>
        <w:t>67</w:t>
      </w:r>
      <w:r>
        <w:fldChar w:fldCharType="end"/>
      </w:r>
      <w:r>
        <w:t xml:space="preserve">; </w:t>
      </w:r>
      <w:r>
        <w:fldChar w:fldCharType="begin"/>
      </w:r>
      <w:r>
        <w:instrText xml:space="preserve"> REF _Ref435434365 \h </w:instrText>
      </w:r>
      <w:r>
        <w:fldChar w:fldCharType="separate"/>
      </w:r>
      <w:r w:rsidR="000C7DE2">
        <w:t>The Psalms of the Sixth Hour</w:t>
      </w:r>
      <w:r>
        <w:fldChar w:fldCharType="end"/>
      </w:r>
      <w:r>
        <w:t xml:space="preserve">, page </w:t>
      </w:r>
      <w:r>
        <w:fldChar w:fldCharType="begin"/>
      </w:r>
      <w:r>
        <w:instrText xml:space="preserve"> PAGEREF _Ref435434371 \p \h </w:instrText>
      </w:r>
      <w:r>
        <w:fldChar w:fldCharType="separate"/>
      </w:r>
      <w:r w:rsidR="000C7DE2">
        <w:rPr>
          <w:noProof/>
        </w:rPr>
        <w:t>on page 70</w:t>
      </w:r>
      <w:r>
        <w:fldChar w:fldCharType="end"/>
      </w:r>
      <w:r>
        <w:t xml:space="preserve">; </w:t>
      </w:r>
      <w:r>
        <w:fldChar w:fldCharType="begin"/>
      </w:r>
      <w:r>
        <w:instrText xml:space="preserve"> REF _Ref435434381 \h </w:instrText>
      </w:r>
      <w:r>
        <w:fldChar w:fldCharType="separate"/>
      </w:r>
      <w:r w:rsidR="000C7DE2">
        <w:t>The Psalms of the Ninth Hour</w:t>
      </w:r>
      <w:r>
        <w:fldChar w:fldCharType="end"/>
      </w:r>
      <w:r>
        <w:t xml:space="preserve">, page </w:t>
      </w:r>
      <w:r>
        <w:fldChar w:fldCharType="begin"/>
      </w:r>
      <w:r>
        <w:instrText xml:space="preserve"> PAGEREF _Ref435434387 \h </w:instrText>
      </w:r>
      <w:r>
        <w:fldChar w:fldCharType="separate"/>
      </w:r>
      <w:r w:rsidR="000C7DE2">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9"/>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lastRenderedPageBreak/>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9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9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9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9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94"/>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lastRenderedPageBreak/>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lastRenderedPageBreak/>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95"/>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lastRenderedPageBreak/>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F4DCE05" w:rsidR="00F14AA6" w:rsidRDefault="00F14AA6" w:rsidP="00FD3FDA">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6"/>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7"/>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8"/>
      </w:r>
      <w:r w:rsidRPr="00AB1781">
        <w:t xml:space="preserve"> </w:t>
      </w:r>
      <w:r w:rsidR="00E570CB">
        <w:t>Your</w:t>
      </w:r>
      <w:r w:rsidRPr="00AB1781">
        <w:t xml:space="preserve"> Name, O Lord, for it is good.</w:t>
      </w:r>
      <w:r w:rsidRPr="00AB1781">
        <w:rPr>
          <w:rStyle w:val="FootnoteReference"/>
        </w:rPr>
        <w:footnoteReference w:id="299"/>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300"/>
      </w:r>
    </w:p>
    <w:p w14:paraId="01F8EC09" w14:textId="7772B394"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301"/>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302"/>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A69E876" w:rsidR="00A6346F" w:rsidRPr="00AB1781" w:rsidRDefault="00125EB7" w:rsidP="00FD3FDA">
      <w:pPr>
        <w:pStyle w:val="EnglishHangNoCoptic"/>
      </w:pPr>
      <w:r>
        <w:tab/>
        <w:t xml:space="preserve">I could have </w:t>
      </w:r>
      <w:r w:rsidR="00237BCB">
        <w:t>endured</w:t>
      </w:r>
      <w:r>
        <w:t xml:space="preserv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lastRenderedPageBreak/>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303"/>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lastRenderedPageBreak/>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304"/>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305"/>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6"/>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lastRenderedPageBreak/>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3898720" w:rsidR="00F14AA6" w:rsidRDefault="00F14AA6" w:rsidP="009E7111">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7"/>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lastRenderedPageBreak/>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8"/>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9"/>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10"/>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11"/>
      </w:r>
    </w:p>
    <w:p w14:paraId="46679648" w14:textId="339842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C7DE2">
        <w:t>Psalm</w:t>
      </w:r>
      <w:r w:rsidR="000C7DE2" w:rsidRPr="00AB1781">
        <w:t xml:space="preserve"> 60</w:t>
      </w:r>
      <w:r w:rsidR="000C7DE2">
        <w:t>: “Hear my supplication, O God”</w:t>
      </w:r>
      <w:r>
        <w:fldChar w:fldCharType="end"/>
      </w:r>
      <w:r>
        <w:t xml:space="preserve">, page </w:t>
      </w:r>
      <w:r>
        <w:fldChar w:fldCharType="begin"/>
      </w:r>
      <w:r>
        <w:instrText xml:space="preserve"> PAGEREF _Ref412111219 \h </w:instrText>
      </w:r>
      <w:r>
        <w:fldChar w:fldCharType="separate"/>
      </w:r>
      <w:r w:rsidR="000C7DE2">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lastRenderedPageBreak/>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12"/>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13"/>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14"/>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lastRenderedPageBreak/>
        <w:t xml:space="preserve">10 Moab </w:t>
      </w:r>
      <w:r w:rsidR="00E76B49">
        <w:t>is the washbowl</w:t>
      </w:r>
      <w:r w:rsidRPr="00AB1781">
        <w:rPr>
          <w:rStyle w:val="FootnoteReference"/>
        </w:rPr>
        <w:footnoteReference w:id="315"/>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6"/>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7"/>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1DFC2ABF" w:rsidR="00F14AA6" w:rsidRDefault="00F14AA6" w:rsidP="0003564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lastRenderedPageBreak/>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4EC96F00"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CD76C5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002820F7">
        <w:rPr>
          <w:rStyle w:val="FootnoteReference"/>
        </w:rPr>
        <w:footnoteReference w:id="318"/>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lastRenderedPageBreak/>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9"/>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20"/>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21"/>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22"/>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637051B4" w:rsidR="00F14AA6" w:rsidRDefault="00F14AA6" w:rsidP="00035647">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lastRenderedPageBreak/>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r w:rsidR="001040C8">
        <w:t>You</w:t>
      </w:r>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23"/>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2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2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EF9D146"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C7DE2">
        <w:t>Psalm</w:t>
      </w:r>
      <w:r w:rsidR="000C7DE2" w:rsidRPr="00AB1781">
        <w:t xml:space="preserve"> 66</w:t>
      </w:r>
      <w:r w:rsidR="000C7DE2">
        <w:t>: “May God have compassion on us and bless us”</w:t>
      </w:r>
      <w:r>
        <w:fldChar w:fldCharType="end"/>
      </w:r>
      <w:r>
        <w:t xml:space="preserve">, page </w:t>
      </w:r>
      <w:r>
        <w:fldChar w:fldCharType="begin"/>
      </w:r>
      <w:r>
        <w:instrText xml:space="preserve"> PAGEREF _Ref412026041 \h </w:instrText>
      </w:r>
      <w:r>
        <w:fldChar w:fldCharType="separate"/>
      </w:r>
      <w:r w:rsidR="000C7DE2">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26"/>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lastRenderedPageBreak/>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7"/>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8"/>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29"/>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30"/>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31"/>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lastRenderedPageBreak/>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32"/>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33"/>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34"/>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35"/>
      </w:r>
    </w:p>
    <w:p w14:paraId="498C5D8F" w14:textId="5D576AE6" w:rsidR="00C879D4" w:rsidRPr="00AB1781" w:rsidRDefault="00C879D4" w:rsidP="00C879D4">
      <w:pPr>
        <w:pStyle w:val="EnglishHangNoCoptic"/>
      </w:pPr>
      <w:r w:rsidRPr="00AB1781">
        <w:t xml:space="preserve">4 </w:t>
      </w:r>
      <w:bookmarkStart w:id="269" w:name="_GoBack"/>
      <w:r w:rsidRPr="00AB1781">
        <w:t>Let all the earth</w:t>
      </w:r>
      <w:r w:rsidRPr="00AB1781">
        <w:rPr>
          <w:rStyle w:val="FootnoteReference"/>
        </w:rPr>
        <w:footnoteReference w:id="336"/>
      </w:r>
      <w:r w:rsidRPr="00AB1781">
        <w:t xml:space="preserve"> worship</w:t>
      </w:r>
      <w:r w:rsidR="000E01D1">
        <w:rPr>
          <w:rStyle w:val="FootnoteReference"/>
        </w:rPr>
        <w:footnoteReference w:id="337"/>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w:t>
      </w:r>
      <w:bookmarkEnd w:id="269"/>
      <w:r w:rsidRPr="00AB1781">
        <w:t xml:space="preserve"> </w:t>
      </w:r>
      <w:r w:rsidRPr="00AB1781">
        <w:rPr>
          <w:i/>
        </w:rPr>
        <w:t>(Pause)</w:t>
      </w:r>
    </w:p>
    <w:p w14:paraId="4575567A" w14:textId="77777777" w:rsidR="00C879D4" w:rsidRPr="00AB1781" w:rsidRDefault="00C879D4" w:rsidP="00C879D4">
      <w:pPr>
        <w:pStyle w:val="EnglishHangNoCoptic"/>
      </w:pPr>
      <w:r w:rsidRPr="00AB1781">
        <w:lastRenderedPageBreak/>
        <w:t>5 Come and see the works of God,</w:t>
      </w:r>
      <w:r w:rsidRPr="00AB1781">
        <w:rPr>
          <w:rStyle w:val="FootnoteReference"/>
        </w:rPr>
        <w:footnoteReference w:id="338"/>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39"/>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40"/>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41"/>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42"/>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lastRenderedPageBreak/>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43"/>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70" w:name="_Ref412026041"/>
      <w:r>
        <w:t>Psalm</w:t>
      </w:r>
      <w:r w:rsidRPr="00AB1781">
        <w:t xml:space="preserve"> 66</w:t>
      </w:r>
      <w:r>
        <w:t xml:space="preserve">: </w:t>
      </w:r>
      <w:r w:rsidR="007D2678">
        <w:t>“</w:t>
      </w:r>
      <w:r>
        <w:t>M</w:t>
      </w:r>
      <w:r w:rsidR="007D2678">
        <w:t>a</w:t>
      </w:r>
      <w:r>
        <w:t>y God have compassion on us and bless u</w:t>
      </w:r>
      <w:r w:rsidR="005453DF">
        <w:t>s”</w:t>
      </w:r>
      <w:bookmarkEnd w:id="2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57BD36EA" w:rsidR="00F14AA6" w:rsidRDefault="00F14AA6" w:rsidP="00C879D4">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44"/>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45"/>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46"/>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347"/>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4631A690"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C7DE2">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C7DE2">
        <w:t>Psalm</w:t>
      </w:r>
      <w:r w:rsidR="000C7DE2" w:rsidRPr="00AB1781">
        <w:t xml:space="preserve"> 69</w:t>
      </w:r>
      <w:r w:rsidR="000C7DE2">
        <w:t>: “O Lord, make haste to help me”</w:t>
      </w:r>
      <w:r>
        <w:fldChar w:fldCharType="end"/>
      </w:r>
      <w:r>
        <w:t xml:space="preserve">, page </w:t>
      </w:r>
      <w:r>
        <w:fldChar w:fldCharType="begin"/>
      </w:r>
      <w:r>
        <w:instrText xml:space="preserve"> PAGEREF _Ref412026055 \h </w:instrText>
      </w:r>
      <w:r>
        <w:fldChar w:fldCharType="separate"/>
      </w:r>
      <w:r w:rsidR="000C7DE2">
        <w:rPr>
          <w:noProof/>
        </w:rPr>
        <w:t>188</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8"/>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49"/>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lastRenderedPageBreak/>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50"/>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51"/>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52"/>
      </w:r>
      <w:r w:rsidR="00C879D4" w:rsidRPr="00AB1781">
        <w:t xml:space="preserve"> of</w:t>
      </w:r>
      <w:r>
        <w:rPr>
          <w:rStyle w:val="FootnoteReference"/>
        </w:rPr>
        <w:footnoteReference w:id="353"/>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5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55"/>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56"/>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lastRenderedPageBreak/>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7"/>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8"/>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59"/>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60"/>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D77DC7D" w:rsidR="00C879D4" w:rsidRPr="00AB1781" w:rsidRDefault="00C879D4" w:rsidP="00C879D4">
      <w:pPr>
        <w:pStyle w:val="EnglishHangNoCoptic"/>
      </w:pPr>
      <w:r w:rsidRPr="00AB1781">
        <w:t>34 Sing to God</w:t>
      </w:r>
      <w:r w:rsidR="000C6C77">
        <w:t>,</w:t>
      </w:r>
      <w:r w:rsidRPr="00AB1781">
        <w:t xml:space="preserve"> Who </w:t>
      </w:r>
      <w:r w:rsidR="00E7566E">
        <w:t>ascended</w:t>
      </w:r>
      <w:r w:rsidR="00E7566E">
        <w:rPr>
          <w:rStyle w:val="FootnoteReference"/>
        </w:rPr>
        <w:footnoteReference w:id="361"/>
      </w:r>
      <w:r w:rsidRPr="00AB1781">
        <w:t xml:space="preserve"> </w:t>
      </w:r>
      <w:r w:rsidR="00E7566E">
        <w:t>to</w:t>
      </w:r>
      <w:r w:rsidRPr="00AB1781">
        <w:t xml:space="preserve">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6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2306410A" w:rsidR="00C879D4" w:rsidRPr="00AB1781" w:rsidRDefault="00C879D4" w:rsidP="00B139A8">
      <w:pPr>
        <w:pStyle w:val="EnglishHangNoCoptic"/>
      </w:pPr>
      <w:r w:rsidRPr="00AB1781">
        <w:t>3 I am stuck in deep mire</w:t>
      </w:r>
      <w:r w:rsidR="00B045F9">
        <w:rPr>
          <w:rStyle w:val="FootnoteReference"/>
        </w:rPr>
        <w:footnoteReference w:id="363"/>
      </w:r>
      <w:r w:rsidRPr="00AB1781">
        <w:t>, and there is no foothold;</w:t>
      </w:r>
      <w:r w:rsidRPr="00AB1781">
        <w:rPr>
          <w:rStyle w:val="FootnoteReference"/>
        </w:rPr>
        <w:footnoteReference w:id="364"/>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65"/>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66"/>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67"/>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68"/>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567154C9" w:rsidR="00C879D4" w:rsidRPr="00AB1781" w:rsidRDefault="00C879D4" w:rsidP="00B139A8">
      <w:pPr>
        <w:pStyle w:val="EnglishHangNoCoptic"/>
      </w:pPr>
      <w:r w:rsidRPr="00AB1781">
        <w:lastRenderedPageBreak/>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w:t>
      </w:r>
      <w:r w:rsidR="00F843B9">
        <w:t>servant</w:t>
      </w:r>
      <w:r w:rsidR="00E77B85">
        <w:rPr>
          <w:rStyle w:val="FootnoteReference"/>
        </w:rPr>
        <w:footnoteReference w:id="369"/>
      </w:r>
      <w:r w:rsidRPr="00AB1781">
        <w: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70"/>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71"/>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72"/>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lastRenderedPageBreak/>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73"/>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1"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60BD02D3" w:rsidR="00F14AA6" w:rsidRDefault="00F14AA6" w:rsidP="00B139A8">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3F8535A1" w14:textId="39E4655C" w:rsidR="000618CE" w:rsidRPr="000618CE" w:rsidRDefault="00C879D4" w:rsidP="000618CE">
      <w:pPr>
        <w:pStyle w:val="EnglishHangNoCoptic"/>
      </w:pPr>
      <w:r w:rsidRPr="00AB1781">
        <w:t xml:space="preserve">2 </w:t>
      </w:r>
      <w:r w:rsidR="000618CE" w:rsidRPr="000618CE">
        <w:t>[O God, attend to my help</w:t>
      </w:r>
      <w:r w:rsidR="000618CE">
        <w:t>;</w:t>
      </w:r>
      <w:r w:rsidR="000618CE" w:rsidRPr="000618CE">
        <w:t>]</w:t>
      </w:r>
      <w:r w:rsidR="000618CE">
        <w:rPr>
          <w:rStyle w:val="FootnoteReference"/>
        </w:rPr>
        <w:footnoteReference w:id="374"/>
      </w:r>
    </w:p>
    <w:p w14:paraId="4D179F42" w14:textId="48F6CF8D" w:rsidR="00C879D4" w:rsidRPr="00AB1781" w:rsidRDefault="004F3DCD" w:rsidP="000618CE">
      <w:pPr>
        <w:pStyle w:val="EnglishHangEndNoCoptic"/>
        <w:ind w:firstLine="0"/>
      </w:pPr>
      <w:r>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75"/>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76"/>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lastRenderedPageBreak/>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80B829F" w:rsidR="00F35AEA"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C7DE2">
        <w:t>Psalm</w:t>
      </w:r>
      <w:r w:rsidR="000C7DE2" w:rsidRPr="00AB1781">
        <w:t xml:space="preserve"> 83</w:t>
      </w:r>
      <w:r w:rsidR="000C7DE2">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0C7DE2">
        <w:rPr>
          <w:noProof/>
        </w:rPr>
        <w:t>213</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C7DE2">
        <w:t>Psalm</w:t>
      </w:r>
      <w:r w:rsidR="000C7DE2" w:rsidRPr="00AB1781">
        <w:t xml:space="preserve"> 22</w:t>
      </w:r>
      <w:r w:rsidR="000C7DE2">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C7DE2">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2" w:name="_Ref435438582"/>
      <w:r w:rsidRPr="00AB1781">
        <w:t>K</w:t>
      </w:r>
      <w:r>
        <w:t>athisma 10</w:t>
      </w:r>
      <w:bookmarkEnd w:id="27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77"/>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78"/>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79"/>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lastRenderedPageBreak/>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80"/>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81"/>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82"/>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83"/>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lastRenderedPageBreak/>
        <w:t xml:space="preserve">4 He will do justice </w:t>
      </w:r>
      <w:r w:rsidR="00733705">
        <w:t>for</w:t>
      </w:r>
      <w:r w:rsidR="00733705">
        <w:rPr>
          <w:rStyle w:val="FootnoteReference"/>
        </w:rPr>
        <w:footnoteReference w:id="384"/>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85"/>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86"/>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87"/>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88"/>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89"/>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90"/>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lastRenderedPageBreak/>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91"/>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71E25836" w:rsidR="00CA0029" w:rsidRPr="00AB1781" w:rsidRDefault="0003418A" w:rsidP="00CA0029">
      <w:pPr>
        <w:pStyle w:val="EnglishHangNoCoptic"/>
      </w:pPr>
      <w:r>
        <w:t>19 And blessed be the [holy]</w:t>
      </w:r>
      <w:r>
        <w:rPr>
          <w:rStyle w:val="FootnoteReference"/>
        </w:rPr>
        <w:footnoteReference w:id="392"/>
      </w:r>
      <w:r>
        <w:t xml:space="preserve"> N</w:t>
      </w:r>
      <w:r w:rsidR="005B5466">
        <w:t>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93"/>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94"/>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95"/>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lastRenderedPageBreak/>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96"/>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lastRenderedPageBreak/>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97"/>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98"/>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99"/>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400"/>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1"/>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lastRenderedPageBreak/>
        <w:t xml:space="preserve">2 Remember </w:t>
      </w:r>
      <w:r w:rsidR="00E570CB">
        <w:t>Your</w:t>
      </w:r>
      <w:r w:rsidRPr="00AB1781">
        <w:t xml:space="preserve"> </w:t>
      </w:r>
      <w:r w:rsidR="004B0577">
        <w:t>congregation</w:t>
      </w:r>
      <w:r w:rsidRPr="00AB1781">
        <w:rPr>
          <w:rStyle w:val="FootnoteReference"/>
        </w:rPr>
        <w:footnoteReference w:id="402"/>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403"/>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404"/>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405"/>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lastRenderedPageBreak/>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406"/>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407"/>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408"/>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409"/>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lastRenderedPageBreak/>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410"/>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411"/>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12"/>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13"/>
      </w:r>
      <w:r w:rsidRPr="00AB1781">
        <w:t xml:space="preserve"> </w:t>
      </w:r>
      <w:r w:rsidRPr="00AB1781">
        <w:rPr>
          <w:i/>
        </w:rPr>
        <w:t>(Pause)</w:t>
      </w:r>
    </w:p>
    <w:p w14:paraId="2B4CE2FF" w14:textId="3E266809"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14"/>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15"/>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16"/>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lastRenderedPageBreak/>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17"/>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lastRenderedPageBreak/>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18"/>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19"/>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20"/>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21"/>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3" w:name="_Ref435438587"/>
      <w:r w:rsidRPr="00AB1781">
        <w:t>K</w:t>
      </w:r>
      <w:r>
        <w:t>athisma</w:t>
      </w:r>
      <w:r w:rsidRPr="00AB1781">
        <w:t xml:space="preserve"> 1</w:t>
      </w:r>
      <w:r>
        <w:t>1</w:t>
      </w:r>
      <w:bookmarkEnd w:id="27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2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2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2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lastRenderedPageBreak/>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2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26"/>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27"/>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lastRenderedPageBreak/>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28"/>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lastRenderedPageBreak/>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lastRenderedPageBreak/>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29"/>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30"/>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lastRenderedPageBreak/>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31"/>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lastRenderedPageBreak/>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2"/>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33"/>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34"/>
      </w:r>
      <w:r>
        <w:t xml:space="preserve">, </w:t>
      </w:r>
      <w:r w:rsidR="006B0A9B">
        <w:t>manifest Yourself</w:t>
      </w:r>
      <w:r w:rsidR="006B0A9B">
        <w:rPr>
          <w:rStyle w:val="FootnoteReference"/>
        </w:rPr>
        <w:footnoteReference w:id="435"/>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36"/>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37"/>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lastRenderedPageBreak/>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38"/>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lastRenderedPageBreak/>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39"/>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40"/>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41"/>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lastRenderedPageBreak/>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42"/>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43"/>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44"/>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45"/>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lastRenderedPageBreak/>
        <w:t>8 Arise, O God, judge the earth,</w:t>
      </w:r>
      <w:r w:rsidR="004A51E7" w:rsidRPr="00AB1781">
        <w:rPr>
          <w:rStyle w:val="FootnoteReference"/>
        </w:rPr>
        <w:footnoteReference w:id="446"/>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lastRenderedPageBreak/>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31D66E"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47"/>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lastRenderedPageBreak/>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48"/>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49"/>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50"/>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215043DE"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C7DE2">
        <w:t>Psalm</w:t>
      </w:r>
      <w:r w:rsidR="000C7DE2" w:rsidRPr="00AB1781">
        <w:t xml:space="preserve"> 84</w:t>
      </w:r>
      <w:r w:rsidR="000C7DE2">
        <w:t>:” O Lord, You were pleased with Your land”</w:t>
      </w:r>
      <w:r>
        <w:fldChar w:fldCharType="end"/>
      </w:r>
      <w:r>
        <w:t xml:space="preserve">, page </w:t>
      </w:r>
      <w:r>
        <w:fldChar w:fldCharType="begin"/>
      </w:r>
      <w:r>
        <w:instrText xml:space="preserve"> PAGEREF _Ref412111302 \h </w:instrText>
      </w:r>
      <w:r>
        <w:fldChar w:fldCharType="separate"/>
      </w:r>
      <w:r w:rsidR="000C7DE2">
        <w:rPr>
          <w:noProof/>
        </w:rPr>
        <w:t>214</w:t>
      </w:r>
      <w:r>
        <w:fldChar w:fldCharType="end"/>
      </w:r>
      <w:r>
        <w:t>.</w:t>
      </w:r>
    </w:p>
    <w:p w14:paraId="2EFF1703" w14:textId="35323D47" w:rsidR="004A51E7" w:rsidRPr="00AB1781" w:rsidRDefault="00A93CE8" w:rsidP="00BF0205">
      <w:pPr>
        <w:pStyle w:val="Heading4"/>
      </w:pPr>
      <w:bookmarkStart w:id="275"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36E638D"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lastRenderedPageBreak/>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51"/>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52"/>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53"/>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54"/>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6B9BD10"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C7DE2">
        <w:t>Psalm</w:t>
      </w:r>
      <w:r w:rsidR="000C7DE2" w:rsidRPr="00AB1781">
        <w:t xml:space="preserve"> 85</w:t>
      </w:r>
      <w:r w:rsidR="000C7DE2">
        <w:t>: “Incline Your ear, O Lord, and hear me”</w:t>
      </w:r>
      <w:r>
        <w:fldChar w:fldCharType="end"/>
      </w:r>
      <w:r>
        <w:t xml:space="preserve">, page </w:t>
      </w:r>
      <w:r>
        <w:fldChar w:fldCharType="begin"/>
      </w:r>
      <w:r>
        <w:instrText xml:space="preserve"> PAGEREF _Ref412026212 \h </w:instrText>
      </w:r>
      <w:r>
        <w:fldChar w:fldCharType="separate"/>
      </w:r>
      <w:r w:rsidR="000C7DE2">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6" w:name="_Ref435990025"/>
      <w:r>
        <w:lastRenderedPageBreak/>
        <w:t>Kathisma 12</w:t>
      </w:r>
      <w:bookmarkEnd w:id="276"/>
    </w:p>
    <w:p w14:paraId="3C923651" w14:textId="0BCFC39C" w:rsidR="00935D4B" w:rsidRPr="00AB1781" w:rsidRDefault="00935D4B" w:rsidP="00BF0205">
      <w:pPr>
        <w:pStyle w:val="Heading4"/>
      </w:pPr>
      <w:bookmarkStart w:id="27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20F83558"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55"/>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56"/>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57"/>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58"/>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59"/>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lastRenderedPageBreak/>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60"/>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61"/>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62"/>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63"/>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7C8FE37C" w:rsidR="00B35B25" w:rsidRPr="00935D4B" w:rsidRDefault="00B35B25" w:rsidP="00E611C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w:t>
      </w:r>
      <w:r>
        <w:fldChar w:fldCharType="begin"/>
      </w:r>
      <w:r>
        <w:instrText xml:space="preserve"> REF _Ref412111328 \h </w:instrText>
      </w:r>
      <w:r>
        <w:fldChar w:fldCharType="separate"/>
      </w:r>
      <w:r w:rsidR="000C7DE2">
        <w:t>Psalm</w:t>
      </w:r>
      <w:r w:rsidR="000C7DE2" w:rsidRPr="00AB1781">
        <w:t xml:space="preserve"> 86</w:t>
      </w:r>
      <w:r w:rsidR="000C7DE2">
        <w:t>: “His foundations are on the holy mountains”</w:t>
      </w:r>
      <w:r>
        <w:fldChar w:fldCharType="end"/>
      </w:r>
      <w:r>
        <w:t xml:space="preserve">, page </w:t>
      </w:r>
      <w:r>
        <w:fldChar w:fldCharType="begin"/>
      </w:r>
      <w:r>
        <w:instrText xml:space="preserve"> PAGEREF _Ref412111328 \h </w:instrText>
      </w:r>
      <w:r>
        <w:fldChar w:fldCharType="separate"/>
      </w:r>
      <w:r w:rsidR="000C7DE2">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C7DE2">
        <w:t>Psalm</w:t>
      </w:r>
      <w:r w:rsidR="000C7DE2" w:rsidRPr="00AB1781">
        <w:t xml:space="preserve"> 90</w:t>
      </w:r>
      <w:r w:rsidR="000C7DE2">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C7DE2">
        <w:rPr>
          <w:noProof/>
        </w:rPr>
        <w:t>225</w:t>
      </w:r>
      <w:r w:rsidR="00E611C7">
        <w:fldChar w:fldCharType="end"/>
      </w:r>
      <w:r w:rsidR="00E611C7">
        <w:t>.</w:t>
      </w:r>
    </w:p>
    <w:p w14:paraId="45920DE7" w14:textId="6372A487" w:rsidR="00935D4B" w:rsidRPr="00AB1781" w:rsidRDefault="00935D4B" w:rsidP="00BF0205">
      <w:pPr>
        <w:pStyle w:val="Heading4"/>
      </w:pPr>
      <w:bookmarkStart w:id="278" w:name="_Ref412111328"/>
      <w:r>
        <w:t>Psalm</w:t>
      </w:r>
      <w:r w:rsidRPr="00AB1781">
        <w:t xml:space="preserve"> 86</w:t>
      </w:r>
      <w:r>
        <w:t xml:space="preserve">: </w:t>
      </w:r>
      <w:r w:rsidR="007D2678">
        <w:t>“</w:t>
      </w:r>
      <w:r>
        <w:t>His foundations are on the holy mountain</w:t>
      </w:r>
      <w:r w:rsidR="005453DF">
        <w:t>s”</w:t>
      </w:r>
      <w:bookmarkEnd w:id="2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5BA6425"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464"/>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65"/>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66"/>
      </w:r>
    </w:p>
    <w:p w14:paraId="41ECC6AA" w14:textId="04147FD6" w:rsidR="00935D4B" w:rsidRPr="00AB1781" w:rsidRDefault="00ED7AD3" w:rsidP="00935D4B">
      <w:pPr>
        <w:pStyle w:val="EnglishHangNoCoptic"/>
      </w:pPr>
      <w:r>
        <w:tab/>
        <w:t>and, “a man was born in her,”</w:t>
      </w:r>
      <w:r>
        <w:rPr>
          <w:rStyle w:val="FootnoteReference"/>
        </w:rPr>
        <w:footnoteReference w:id="467"/>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68"/>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69"/>
      </w:r>
    </w:p>
    <w:p w14:paraId="238BF1CD" w14:textId="01BC433C"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0C7DE2">
        <w:t>Psalm</w:t>
      </w:r>
      <w:r w:rsidR="000C7DE2" w:rsidRPr="00AB1781">
        <w:t xml:space="preserve"> 90</w:t>
      </w:r>
      <w:r w:rsidR="000C7DE2">
        <w:t>: “He who dwells in the help of the Most High”</w:t>
      </w:r>
      <w:r>
        <w:fldChar w:fldCharType="end"/>
      </w:r>
      <w:r>
        <w:t xml:space="preserve">, page </w:t>
      </w:r>
      <w:r>
        <w:fldChar w:fldCharType="begin"/>
      </w:r>
      <w:r>
        <w:instrText xml:space="preserve"> PAGEREF _Ref412026283 \h </w:instrText>
      </w:r>
      <w:r>
        <w:fldChar w:fldCharType="separate"/>
      </w:r>
      <w:r w:rsidR="000C7DE2">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70"/>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71"/>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72"/>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73"/>
      </w:r>
      <w:r>
        <w:t xml:space="preserve"> confess</w:t>
      </w:r>
      <w:r w:rsidR="00F06A9C">
        <w:rPr>
          <w:rStyle w:val="FootnoteReference"/>
        </w:rPr>
        <w:footnoteReference w:id="474"/>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75"/>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6"/>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77"/>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78"/>
      </w:r>
      <w:r w:rsidRPr="00AB1781">
        <w:t xml:space="preserve"> </w:t>
      </w:r>
      <w:r w:rsidR="006D6CF8">
        <w:t>forever</w:t>
      </w:r>
      <w:r w:rsidR="006D6CF8">
        <w:rPr>
          <w:rStyle w:val="FootnoteReference"/>
        </w:rPr>
        <w:footnoteReference w:id="479"/>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80"/>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81"/>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8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83"/>
      </w:r>
      <w:r w:rsidRPr="00AB1781">
        <w:t xml:space="preserve"> all those around Him.</w:t>
      </w:r>
    </w:p>
    <w:p w14:paraId="1D5F9D24" w14:textId="77777777" w:rsidR="00935D4B" w:rsidRPr="00AB1781" w:rsidRDefault="00935D4B" w:rsidP="00935D4B">
      <w:pPr>
        <w:pStyle w:val="EnglishHangNoCoptic"/>
      </w:pPr>
      <w:r w:rsidRPr="00AB1781">
        <w:lastRenderedPageBreak/>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84"/>
      </w:r>
      <w:r w:rsidR="001626CD">
        <w:t xml:space="preserve"> </w:t>
      </w:r>
      <w:r w:rsidRPr="00AB1781">
        <w:t>and the sea</w:t>
      </w:r>
      <w:r w:rsidR="001626CD">
        <w:t>s;</w:t>
      </w:r>
      <w:r w:rsidRPr="00AB1781">
        <w:rPr>
          <w:rStyle w:val="FootnoteReference"/>
        </w:rPr>
        <w:footnoteReference w:id="485"/>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86"/>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87"/>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88"/>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89"/>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lastRenderedPageBreak/>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90"/>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t>25 My truth</w:t>
      </w:r>
      <w:r w:rsidR="00D72FDC">
        <w:rPr>
          <w:rStyle w:val="FootnoteReference"/>
        </w:rPr>
        <w:footnoteReference w:id="491"/>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92"/>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93"/>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94"/>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95"/>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96"/>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97"/>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98"/>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99"/>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500"/>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501"/>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lastRenderedPageBreak/>
        <w:t xml:space="preserve">7 For we </w:t>
      </w:r>
      <w:r w:rsidR="006236CC">
        <w:t>perished</w:t>
      </w:r>
      <w:r w:rsidR="006236CC">
        <w:rPr>
          <w:rStyle w:val="FootnoteReference"/>
        </w:rPr>
        <w:footnoteReference w:id="502"/>
      </w:r>
      <w:r w:rsidRPr="00AB1781">
        <w:t xml:space="preserve"> in </w:t>
      </w:r>
      <w:r w:rsidR="00E570CB">
        <w:t>Your</w:t>
      </w:r>
      <w:r w:rsidRPr="00AB1781">
        <w:t xml:space="preserve"> wrath,</w:t>
      </w:r>
      <w:r w:rsidRPr="00AB1781">
        <w:rPr>
          <w:rStyle w:val="FootnoteReference"/>
        </w:rPr>
        <w:footnoteReference w:id="503"/>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504"/>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505"/>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9" w:name="_Ref412026283"/>
      <w:r>
        <w:t>Psalm</w:t>
      </w:r>
      <w:r w:rsidRPr="00AB1781">
        <w:t xml:space="preserve"> 90</w:t>
      </w:r>
      <w:r>
        <w:t xml:space="preserve">: </w:t>
      </w:r>
      <w:r w:rsidR="007D2678">
        <w:t>“</w:t>
      </w:r>
      <w:r>
        <w:t>He who dwells in the help of the Most Hig</w:t>
      </w:r>
      <w:r w:rsidR="00F017CA">
        <w:t>h”</w:t>
      </w:r>
      <w:bookmarkEnd w:id="2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Colloquy: Security of the Divine Protection</w:t>
      </w:r>
    </w:p>
    <w:p w14:paraId="1A626CA9" w14:textId="486A3716"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506"/>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507"/>
      </w:r>
    </w:p>
    <w:p w14:paraId="1B23CA1F" w14:textId="4FF9F69D" w:rsidR="00935D4B" w:rsidRPr="00AB1781" w:rsidRDefault="00935D4B" w:rsidP="00935D4B">
      <w:pPr>
        <w:pStyle w:val="EnglishHangNoCoptic"/>
      </w:pPr>
      <w:r w:rsidRPr="00AB1781">
        <w:lastRenderedPageBreak/>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508"/>
      </w:r>
      <w:r w:rsidR="00DB082B">
        <w:t xml:space="preserve"> </w:t>
      </w:r>
      <w:r w:rsidRPr="00AB1781">
        <w:t>the lion and the dragon</w:t>
      </w:r>
      <w:r w:rsidRPr="00AB1781">
        <w:rPr>
          <w:rStyle w:val="FootnoteReference"/>
        </w:rPr>
        <w:footnoteReference w:id="509"/>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907000C" w:rsidR="00935D4B" w:rsidRPr="00AB1781" w:rsidRDefault="00935D4B" w:rsidP="00423B80">
      <w:pPr>
        <w:pStyle w:val="EnglishHangEndNoCoptic"/>
      </w:pPr>
      <w:r w:rsidRPr="00AB1781">
        <w:tab/>
        <w:t>I will protec</w:t>
      </w:r>
      <w:r w:rsidR="00DB082B">
        <w:t xml:space="preserve">t him, because he </w:t>
      </w:r>
      <w:r w:rsidR="00423B80">
        <w:t>has known</w:t>
      </w:r>
      <w:r w:rsidR="00DB082B">
        <w:t xml:space="preserve">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22E32128"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C7DE2">
        <w:t>Psalm</w:t>
      </w:r>
      <w:r w:rsidR="000C7DE2" w:rsidRPr="00AB1781">
        <w:t xml:space="preserve"> 92</w:t>
      </w:r>
      <w:r w:rsidR="000C7DE2">
        <w:t>: “The Lord is reigns, He is robed in majesty”</w:t>
      </w:r>
      <w:r>
        <w:fldChar w:fldCharType="end"/>
      </w:r>
      <w:r>
        <w:t xml:space="preserve">, page </w:t>
      </w:r>
      <w:r>
        <w:fldChar w:fldCharType="begin"/>
      </w:r>
      <w:r>
        <w:instrText xml:space="preserve"> PAGEREF _Ref412111374 \h </w:instrText>
      </w:r>
      <w:r>
        <w:fldChar w:fldCharType="separate"/>
      </w:r>
      <w:r w:rsidR="000C7DE2">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C7DE2">
        <w:t>Psalm</w:t>
      </w:r>
      <w:r w:rsidR="000C7DE2" w:rsidRPr="00AB1781">
        <w:t xml:space="preserve"> 96</w:t>
      </w:r>
      <w:r w:rsidR="000C7DE2">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C7DE2">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C7DE2">
        <w:t>Psalm</w:t>
      </w:r>
      <w:r w:rsidR="000C7DE2" w:rsidRPr="00AB1781">
        <w:t xml:space="preserve"> 116</w:t>
      </w:r>
      <w:r w:rsidR="000C7DE2">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C7DE2">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80" w:name="_Ref435438606"/>
      <w:r w:rsidRPr="00AB1781">
        <w:t>K</w:t>
      </w:r>
      <w:r>
        <w:t>athisma</w:t>
      </w:r>
      <w:r w:rsidRPr="00AB1781">
        <w:t xml:space="preserve"> 1</w:t>
      </w:r>
      <w:r>
        <w:t>3</w:t>
      </w:r>
      <w:bookmarkEnd w:id="28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510"/>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511"/>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lastRenderedPageBreak/>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12"/>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13"/>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14"/>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15"/>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16"/>
      </w:r>
      <w:r w:rsidRPr="00AB1781">
        <w:t xml:space="preserve"> in a ripe</w:t>
      </w:r>
      <w:r w:rsidR="00325B16">
        <w:rPr>
          <w:rStyle w:val="FootnoteReference"/>
        </w:rPr>
        <w:footnoteReference w:id="517"/>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1" w:name="_Ref412111374"/>
      <w:r>
        <w:t>Psalm</w:t>
      </w:r>
      <w:r w:rsidRPr="00AB1781">
        <w:t xml:space="preserve"> 92</w:t>
      </w:r>
      <w:r>
        <w:t xml:space="preserve">: </w:t>
      </w:r>
      <w:r w:rsidR="007D2678">
        <w:t>“The Lord is reigns</w:t>
      </w:r>
      <w:r>
        <w:t xml:space="preserve">, He is robed in </w:t>
      </w:r>
      <w:r w:rsidR="007D2678">
        <w:t>majesty”</w:t>
      </w:r>
      <w:bookmarkEnd w:id="2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8"/>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4FEC938C" w:rsidR="00F14AA6" w:rsidRDefault="00F14AA6" w:rsidP="008016CF">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0F74A672" w14:textId="7974D1F2" w:rsidR="008016CF" w:rsidRPr="00AB1781" w:rsidRDefault="008016CF" w:rsidP="008016CF">
      <w:pPr>
        <w:pStyle w:val="Rubric"/>
      </w:pPr>
      <w:r w:rsidRPr="00AB1781">
        <w:lastRenderedPageBreak/>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19"/>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520"/>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21"/>
      </w:r>
      <w:r w:rsidRPr="00AB1781">
        <w:t>.</w:t>
      </w:r>
    </w:p>
    <w:p w14:paraId="4C593705" w14:textId="763CC7DD"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lastRenderedPageBreak/>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lastRenderedPageBreak/>
        <w:t xml:space="preserve">20 Can </w:t>
      </w:r>
      <w:r w:rsidR="003E7D85">
        <w:t>wicked</w:t>
      </w:r>
      <w:r w:rsidR="003E7D85">
        <w:rPr>
          <w:rStyle w:val="FootnoteReference"/>
        </w:rPr>
        <w:footnoteReference w:id="525"/>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26"/>
      </w:r>
      <w:r w:rsidRPr="00AB1781">
        <w:t xml:space="preserve"> with </w:t>
      </w:r>
      <w:r w:rsidR="00B513C1">
        <w:t>confession</w:t>
      </w:r>
      <w:r w:rsidR="000470D3">
        <w:rPr>
          <w:rStyle w:val="FootnoteReference"/>
        </w:rPr>
        <w:footnoteReference w:id="527"/>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28"/>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529"/>
      </w:r>
      <w:r w:rsidRPr="00AB1781">
        <w:t xml:space="preserve"> and fall down</w:t>
      </w:r>
      <w:r w:rsidR="002A2713">
        <w:rPr>
          <w:rStyle w:val="FootnoteReference"/>
        </w:rPr>
        <w:footnoteReference w:id="530"/>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31"/>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32"/>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33"/>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34"/>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35"/>
      </w:r>
    </w:p>
    <w:p w14:paraId="0D54EE54" w14:textId="754B1C97" w:rsidR="008016CF" w:rsidRPr="00AB1781" w:rsidRDefault="008016CF" w:rsidP="00BF0205">
      <w:pPr>
        <w:pStyle w:val="Heading4"/>
      </w:pPr>
      <w:bookmarkStart w:id="28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09EF2463" w:rsidR="00F14AA6" w:rsidRDefault="00F14AA6" w:rsidP="008016C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lastRenderedPageBreak/>
        <w:t>5 f</w:t>
      </w:r>
      <w:r w:rsidR="008016CF" w:rsidRPr="00AB1781">
        <w:t>or all the</w:t>
      </w:r>
      <w:r>
        <w:t xml:space="preserve"> gods of the nations are demons,</w:t>
      </w:r>
      <w:r w:rsidR="008016CF" w:rsidRPr="00AB1781">
        <w:rPr>
          <w:rStyle w:val="FootnoteReference"/>
        </w:rPr>
        <w:footnoteReference w:id="536"/>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37"/>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38"/>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39"/>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40"/>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41"/>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42"/>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43"/>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44"/>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45"/>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44D1E2F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C7DE2">
        <w:t>Psalm</w:t>
      </w:r>
      <w:r w:rsidR="000C7DE2" w:rsidRPr="00AB1781">
        <w:t xml:space="preserve"> 96</w:t>
      </w:r>
      <w:r w:rsidR="000C7DE2">
        <w:t>: “The Lord reigns, let the earth rejoice”</w:t>
      </w:r>
      <w:r>
        <w:fldChar w:fldCharType="end"/>
      </w:r>
      <w:r>
        <w:t xml:space="preserve">, page </w:t>
      </w:r>
      <w:r>
        <w:fldChar w:fldCharType="begin"/>
      </w:r>
      <w:r>
        <w:instrText xml:space="preserve"> PAGEREF _Ref412026313 \h </w:instrText>
      </w:r>
      <w:r>
        <w:fldChar w:fldCharType="separate"/>
      </w:r>
      <w:r w:rsidR="000C7DE2">
        <w:rPr>
          <w:noProof/>
        </w:rPr>
        <w:t>233</w:t>
      </w:r>
      <w:r>
        <w:fldChar w:fldCharType="end"/>
      </w:r>
      <w:r>
        <w:t>.</w:t>
      </w:r>
    </w:p>
    <w:p w14:paraId="27826D3E" w14:textId="51F45D77" w:rsidR="008016CF" w:rsidRPr="00AB1781" w:rsidRDefault="00A0015F" w:rsidP="00BF0205">
      <w:pPr>
        <w:pStyle w:val="Heading4"/>
      </w:pPr>
      <w:bookmarkStart w:id="283"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56D83283"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46"/>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47"/>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48"/>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49"/>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50"/>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lastRenderedPageBreak/>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51"/>
      </w:r>
      <w:r w:rsidRPr="00AB1781">
        <w:t xml:space="preserve"> at the remembrance of His holiness.</w:t>
      </w:r>
    </w:p>
    <w:p w14:paraId="087C431E" w14:textId="4A0C8F80"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C7DE2">
        <w:t>Psalm</w:t>
      </w:r>
      <w:r w:rsidR="000C7DE2" w:rsidRPr="00AB1781">
        <w:t xml:space="preserve"> 97</w:t>
      </w:r>
      <w:r w:rsidR="000C7DE2">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C7DE2">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C7DE2">
        <w:t>Psalm</w:t>
      </w:r>
      <w:r w:rsidR="000C7DE2" w:rsidRPr="00AB1781">
        <w:t xml:space="preserve"> 109</w:t>
      </w:r>
      <w:r w:rsidR="000C7DE2">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C7DE2">
        <w:rPr>
          <w:noProof/>
        </w:rPr>
        <w:t>260</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DFB4641"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52"/>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79D17A06"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C7DE2">
        <w:t>Psalm</w:t>
      </w:r>
      <w:r w:rsidR="000C7DE2" w:rsidRPr="00AB1781">
        <w:t xml:space="preserve"> 98</w:t>
      </w:r>
      <w:r w:rsidR="000C7DE2">
        <w:t>: “The Lord reigns, let the peoples rage”</w:t>
      </w:r>
      <w:r>
        <w:fldChar w:fldCharType="end"/>
      </w:r>
      <w:r>
        <w:t xml:space="preserve">, page </w:t>
      </w:r>
      <w:r>
        <w:fldChar w:fldCharType="begin"/>
      </w:r>
      <w:r>
        <w:instrText xml:space="preserve"> PAGEREF _Ref412111731 \h </w:instrText>
      </w:r>
      <w:r>
        <w:fldChar w:fldCharType="separate"/>
      </w:r>
      <w:r w:rsidR="000C7DE2">
        <w:rPr>
          <w:noProof/>
        </w:rPr>
        <w:t>236</w:t>
      </w:r>
      <w:r>
        <w:fldChar w:fldCharType="end"/>
      </w:r>
      <w:r>
        <w:t>.</w:t>
      </w:r>
    </w:p>
    <w:p w14:paraId="45190D05" w14:textId="5690E2E2" w:rsidR="008016CF" w:rsidRPr="00A0015F" w:rsidRDefault="00A0015F" w:rsidP="00BF0205">
      <w:pPr>
        <w:pStyle w:val="Heading4"/>
      </w:pPr>
      <w:bookmarkStart w:id="285" w:name="_Ref412111731"/>
      <w:r>
        <w:t>Psalm</w:t>
      </w:r>
      <w:r w:rsidR="008016CF" w:rsidRPr="00AB1781">
        <w:t xml:space="preserve"> 98</w:t>
      </w:r>
      <w:r>
        <w:t xml:space="preserve">: </w:t>
      </w:r>
      <w:r w:rsidR="007D2678">
        <w:t>“The Lord reigns</w:t>
      </w:r>
      <w:r>
        <w:t>, let the peoples rag</w:t>
      </w:r>
      <w:r w:rsidR="007D2678">
        <w:t>e”</w:t>
      </w:r>
      <w:bookmarkEnd w:id="2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6E938A62"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53"/>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54"/>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55"/>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56"/>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57"/>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58"/>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7D170B1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C7DE2">
        <w:t>Psalm</w:t>
      </w:r>
      <w:r w:rsidR="000C7DE2" w:rsidRPr="00AB1781">
        <w:t xml:space="preserve"> 99</w:t>
      </w:r>
      <w:r w:rsidR="000C7DE2">
        <w:t>: “Shout for joy to the Lord, all the earth”</w:t>
      </w:r>
      <w:r>
        <w:fldChar w:fldCharType="end"/>
      </w:r>
      <w:r>
        <w:t xml:space="preserve">, page </w:t>
      </w:r>
      <w:r>
        <w:fldChar w:fldCharType="begin"/>
      </w:r>
      <w:r>
        <w:instrText xml:space="preserve"> PAGEREF _Ref412111741 \h </w:instrText>
      </w:r>
      <w:r>
        <w:fldChar w:fldCharType="separate"/>
      </w:r>
      <w:r w:rsidR="000C7DE2">
        <w:rPr>
          <w:noProof/>
        </w:rPr>
        <w:t>237</w:t>
      </w:r>
      <w:r>
        <w:fldChar w:fldCharType="end"/>
      </w:r>
      <w:r>
        <w:t>.</w:t>
      </w:r>
    </w:p>
    <w:p w14:paraId="03F16376" w14:textId="0C4C7F9B" w:rsidR="008016CF" w:rsidRPr="00A0015F" w:rsidRDefault="00A0015F" w:rsidP="00BF0205">
      <w:pPr>
        <w:pStyle w:val="Heading4"/>
      </w:pPr>
      <w:bookmarkStart w:id="286" w:name="_Ref412111741"/>
      <w:r>
        <w:t>Psalm</w:t>
      </w:r>
      <w:r w:rsidR="008016CF" w:rsidRPr="00AB1781">
        <w:t xml:space="preserve"> 99</w:t>
      </w:r>
      <w:r>
        <w:t xml:space="preserve">: </w:t>
      </w:r>
      <w:r w:rsidR="007D2678">
        <w:t>“</w:t>
      </w:r>
      <w:r>
        <w:t>Shout for joy to the Lord, all the eart</w:t>
      </w:r>
      <w:r w:rsidR="007D2678">
        <w:t>h”</w:t>
      </w:r>
      <w:bookmarkEnd w:id="2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11532E1B"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59"/>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60"/>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61"/>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B412E8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C7DE2">
        <w:t>Psalm</w:t>
      </w:r>
      <w:r w:rsidR="000C7DE2" w:rsidRPr="00AB1781">
        <w:t xml:space="preserve"> 100</w:t>
      </w:r>
      <w:r w:rsidR="000C7DE2">
        <w:t>: “I will sing to You of mercy and judgment, O Lord”</w:t>
      </w:r>
      <w:r>
        <w:fldChar w:fldCharType="end"/>
      </w:r>
      <w:r>
        <w:t xml:space="preserve">, page </w:t>
      </w:r>
      <w:r>
        <w:fldChar w:fldCharType="begin"/>
      </w:r>
      <w:r>
        <w:instrText xml:space="preserve"> PAGEREF _Ref412111752 \h </w:instrText>
      </w:r>
      <w:r>
        <w:fldChar w:fldCharType="separate"/>
      </w:r>
      <w:r w:rsidR="000C7DE2">
        <w:rPr>
          <w:noProof/>
        </w:rPr>
        <w:t>238</w:t>
      </w:r>
      <w:r>
        <w:fldChar w:fldCharType="end"/>
      </w:r>
      <w:r>
        <w:t>.</w:t>
      </w:r>
    </w:p>
    <w:p w14:paraId="1FF767BE" w14:textId="1FAD1E5E" w:rsidR="008016CF" w:rsidRPr="00A0015F" w:rsidRDefault="00A0015F" w:rsidP="00BF0205">
      <w:pPr>
        <w:pStyle w:val="Heading4"/>
      </w:pPr>
      <w:bookmarkStart w:id="287"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12D767E4"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62"/>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63"/>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564"/>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E4583F7"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C7DE2">
        <w:t>Psalm</w:t>
      </w:r>
      <w:r w:rsidR="000C7DE2" w:rsidRPr="00AB1781">
        <w:t xml:space="preserve"> 109</w:t>
      </w:r>
      <w:r w:rsidR="000C7DE2">
        <w:t>: “The Lord said to my Lord, “Sit at My right hand’”</w:t>
      </w:r>
      <w:r>
        <w:fldChar w:fldCharType="end"/>
      </w:r>
      <w:r>
        <w:t xml:space="preserve">, page </w:t>
      </w:r>
      <w:r>
        <w:fldChar w:fldCharType="begin"/>
      </w:r>
      <w:r>
        <w:instrText xml:space="preserve"> PAGEREF _Ref412026343 \h </w:instrText>
      </w:r>
      <w:r>
        <w:fldChar w:fldCharType="separate"/>
      </w:r>
      <w:r w:rsidR="000C7DE2">
        <w:rPr>
          <w:noProof/>
        </w:rPr>
        <w:t>260</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8" w:name="_Ref435438613"/>
      <w:r w:rsidRPr="00AB1781">
        <w:t>K</w:t>
      </w:r>
      <w:r>
        <w:t>athisma</w:t>
      </w:r>
      <w:r w:rsidRPr="00AB1781">
        <w:t xml:space="preserve"> 1</w:t>
      </w:r>
      <w:r>
        <w:t>4</w:t>
      </w:r>
      <w:bookmarkEnd w:id="28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65"/>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66"/>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67"/>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lastRenderedPageBreak/>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68"/>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69"/>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70"/>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71"/>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72"/>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73"/>
      </w:r>
      <w:r w:rsidRPr="00AB1781">
        <w:t xml:space="preserve"> from us.</w:t>
      </w:r>
      <w:r w:rsidRPr="00AB1781">
        <w:rPr>
          <w:rStyle w:val="FootnoteReference"/>
        </w:rPr>
        <w:footnoteReference w:id="574"/>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7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76"/>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7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7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7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8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8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82"/>
      </w:r>
      <w:r w:rsidR="00342E73">
        <w:t xml:space="preserve"> flames of fire.</w:t>
      </w:r>
      <w:r w:rsidRPr="00AB1781">
        <w:rPr>
          <w:rStyle w:val="FootnoteReference"/>
        </w:rPr>
        <w:footnoteReference w:id="58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8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8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lastRenderedPageBreak/>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86"/>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8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lastRenderedPageBreak/>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88"/>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89"/>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90"/>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91"/>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92"/>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93"/>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94"/>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95"/>
      </w:r>
    </w:p>
    <w:p w14:paraId="52913E58" w14:textId="0923678B" w:rsidR="00F60F42" w:rsidRPr="00DA6717" w:rsidRDefault="00F60F42" w:rsidP="00F60F42">
      <w:pPr>
        <w:pStyle w:val="EnglishHangEndNoCoptic"/>
        <w:ind w:firstLine="0"/>
      </w:pPr>
      <w:r>
        <w:t>[and walk after Him.]</w:t>
      </w:r>
      <w:r>
        <w:rPr>
          <w:rStyle w:val="FootnoteReference"/>
        </w:rPr>
        <w:footnoteReference w:id="596"/>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97"/>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98"/>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599"/>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600"/>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601"/>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lastRenderedPageBreak/>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602"/>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603"/>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604"/>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605"/>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606"/>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9" w:name="_Ref435438622"/>
      <w:r w:rsidRPr="00AB1781">
        <w:t>K</w:t>
      </w:r>
      <w:r>
        <w:t>athisma</w:t>
      </w:r>
      <w:r w:rsidRPr="00AB1781">
        <w:t xml:space="preserve"> 1</w:t>
      </w:r>
      <w:r>
        <w:t>5</w:t>
      </w:r>
      <w:bookmarkEnd w:id="28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607"/>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608"/>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609"/>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610"/>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611"/>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12"/>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13"/>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14"/>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15"/>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16"/>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17"/>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18"/>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19"/>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20"/>
      </w:r>
      <w:r w:rsidRPr="00AB1781">
        <w:t>.</w:t>
      </w:r>
    </w:p>
    <w:p w14:paraId="31A890CD" w14:textId="107536E9" w:rsidR="00510795" w:rsidRPr="00AB1781" w:rsidRDefault="00510795" w:rsidP="00510795">
      <w:pPr>
        <w:pStyle w:val="EnglishHangNoCoptic"/>
      </w:pPr>
      <w:r w:rsidRPr="00AB1781">
        <w:lastRenderedPageBreak/>
        <w:t xml:space="preserve">31 And this </w:t>
      </w:r>
      <w:r w:rsidR="00335B68">
        <w:t>was</w:t>
      </w:r>
      <w:r w:rsidRPr="00AB1781">
        <w:t xml:space="preserve"> counted</w:t>
      </w:r>
      <w:r w:rsidR="00335B68">
        <w:rPr>
          <w:rStyle w:val="FootnoteReference"/>
        </w:rPr>
        <w:footnoteReference w:id="621"/>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22"/>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23"/>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24"/>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25"/>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26"/>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55D3FACB" w:rsidR="00510795" w:rsidRPr="00AB1781" w:rsidRDefault="00510795" w:rsidP="00423B80">
      <w:pPr>
        <w:pStyle w:val="EnglishHangEndNoCoptic"/>
      </w:pPr>
      <w:r w:rsidRPr="00AB1781">
        <w:tab/>
        <w:t xml:space="preserve">from the east and the west and the north and the </w:t>
      </w:r>
      <w:r w:rsidR="00423B80">
        <w:t>sea</w:t>
      </w:r>
      <w:r w:rsidR="005843FD">
        <w:rPr>
          <w:rStyle w:val="FootnoteReference"/>
        </w:rPr>
        <w:footnoteReference w:id="627"/>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lastRenderedPageBreak/>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628"/>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29"/>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30"/>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31"/>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32"/>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33"/>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34"/>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lastRenderedPageBreak/>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35"/>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36"/>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37"/>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38"/>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39"/>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40"/>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lastRenderedPageBreak/>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41"/>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42"/>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lastRenderedPageBreak/>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43"/>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44"/>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45"/>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lastRenderedPageBreak/>
        <w:t>Glory…</w:t>
      </w:r>
    </w:p>
    <w:p w14:paraId="295A0AE6" w14:textId="7E60D7BE" w:rsidR="003A7286" w:rsidRDefault="003A7286" w:rsidP="003A7286">
      <w:pPr>
        <w:pStyle w:val="Heading3"/>
      </w:pPr>
      <w:bookmarkStart w:id="290" w:name="_Ref435990041"/>
      <w:r>
        <w:t>Kathisma 16</w:t>
      </w:r>
      <w:bookmarkEnd w:id="290"/>
    </w:p>
    <w:p w14:paraId="10F0C415" w14:textId="0AB078EF" w:rsidR="00510795" w:rsidRPr="00267F42" w:rsidRDefault="00267F42" w:rsidP="00BF0205">
      <w:pPr>
        <w:pStyle w:val="Heading4"/>
      </w:pPr>
      <w:bookmarkStart w:id="291" w:name="_Ref412026343"/>
      <w:r>
        <w:t>Psalm</w:t>
      </w:r>
      <w:r w:rsidR="00510795" w:rsidRPr="00AB1781">
        <w:t xml:space="preserve"> 109</w:t>
      </w:r>
      <w:r>
        <w:t xml:space="preserve">: </w:t>
      </w:r>
      <w:r w:rsidR="00E67F94">
        <w:t>“The Lord said to my Lord, “</w:t>
      </w:r>
      <w:r>
        <w:t>Sit at My right han</w:t>
      </w:r>
      <w:r w:rsidR="00E67F94">
        <w:t>d’”</w:t>
      </w:r>
      <w:bookmarkEnd w:id="2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41748BC"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46"/>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47"/>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48"/>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49"/>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50"/>
      </w:r>
      <w:r w:rsidRPr="00AB1781">
        <w:t>.</w:t>
      </w:r>
      <w:r w:rsidRPr="00AB1781">
        <w:rPr>
          <w:rStyle w:val="FootnoteReference"/>
        </w:rPr>
        <w:footnoteReference w:id="651"/>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52"/>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53"/>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54"/>
      </w:r>
    </w:p>
    <w:p w14:paraId="3ABB1A49" w14:textId="535C6819"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C7DE2">
        <w:t>Psalm</w:t>
      </w:r>
      <w:r w:rsidR="000C7DE2" w:rsidRPr="00AB1781">
        <w:t xml:space="preserve"> 110</w:t>
      </w:r>
      <w:r w:rsidR="000C7DE2">
        <w:t>: “I will confess You, O Lord, with my whole heart”</w:t>
      </w:r>
      <w:r>
        <w:fldChar w:fldCharType="end"/>
      </w:r>
      <w:r>
        <w:t xml:space="preserve">, page </w:t>
      </w:r>
      <w:r>
        <w:fldChar w:fldCharType="begin"/>
      </w:r>
      <w:r>
        <w:instrText xml:space="preserve"> PAGEREF _Ref412111792 \h </w:instrText>
      </w:r>
      <w:r>
        <w:fldChar w:fldCharType="separate"/>
      </w:r>
      <w:r w:rsidR="000C7DE2">
        <w:rPr>
          <w:noProof/>
        </w:rPr>
        <w:t>261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C7DE2">
        <w:t>Psalm</w:t>
      </w:r>
      <w:r w:rsidR="000C7DE2" w:rsidRPr="00AB1781">
        <w:t xml:space="preserve"> 114</w:t>
      </w:r>
      <w:r w:rsidR="000C7DE2">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C7DE2">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0653E83"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55"/>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tl/>
          <w:lang w:bidi="he-IL"/>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56"/>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tl/>
          <w:lang w:bidi="he-IL"/>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ד</w:t>
      </w:r>
      <w:r w:rsidR="00680987">
        <w:t>) all His wishes are sought out</w:t>
      </w:r>
      <w:r w:rsidR="00680987">
        <w:rPr>
          <w:rStyle w:val="FootnoteReference"/>
        </w:rPr>
        <w:footnoteReference w:id="657"/>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tl/>
          <w:lang w:bidi="he-IL"/>
        </w:rPr>
        <w:t>ה</w:t>
      </w:r>
      <w:r w:rsidR="00680987">
        <w:t xml:space="preserve">) </w:t>
      </w:r>
      <w:r w:rsidR="001F0BA8">
        <w:t>Confession</w:t>
      </w:r>
      <w:r w:rsidR="003C200D">
        <w:rPr>
          <w:rStyle w:val="FootnoteReference"/>
        </w:rPr>
        <w:footnoteReference w:id="658"/>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tl/>
          <w:lang w:bidi="he-IL"/>
        </w:rPr>
        <w:t>ז</w:t>
      </w:r>
      <w:r w:rsidR="00680987">
        <w:t xml:space="preserve">) </w:t>
      </w:r>
      <w:r w:rsidRPr="00AB1781">
        <w:t>He made a memorial of His wonders;</w:t>
      </w:r>
      <w:r w:rsidRPr="00AB1781">
        <w:rPr>
          <w:rStyle w:val="FootnoteReference"/>
        </w:rPr>
        <w:footnoteReference w:id="659"/>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tl/>
          <w:lang w:bidi="he-IL"/>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tl/>
          <w:lang w:bidi="he-IL"/>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60"/>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tl/>
          <w:lang w:bidi="he-IL"/>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tl/>
          <w:lang w:bidi="he-IL"/>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tl/>
          <w:lang w:bidi="he-IL"/>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tl/>
          <w:lang w:bidi="he-IL"/>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tl/>
          <w:lang w:bidi="he-IL"/>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ע</w:t>
      </w:r>
      <w:r w:rsidR="001F0BA8">
        <w:t>) [</w:t>
      </w:r>
      <w:r w:rsidRPr="00AB1781">
        <w:t>they are</w:t>
      </w:r>
      <w:r w:rsidR="001F0BA8">
        <w:t>]</w:t>
      </w:r>
      <w:r w:rsidRPr="00AB1781">
        <w:t xml:space="preserve"> made in truth and </w:t>
      </w:r>
      <w:r w:rsidR="001F0BA8">
        <w:t>uprightness</w:t>
      </w:r>
      <w:r w:rsidRPr="00AB1781">
        <w:t>.</w:t>
      </w:r>
    </w:p>
    <w:p w14:paraId="2F0F12C7" w14:textId="342B6CE0"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tl/>
          <w:lang w:bidi="he-IL"/>
        </w:rPr>
        <w:t>פ</w:t>
      </w:r>
      <w:r w:rsidR="001F0BA8">
        <w:t xml:space="preserve">) </w:t>
      </w:r>
      <w:r w:rsidRPr="00AB1781">
        <w:t>He</w:t>
      </w:r>
      <w:r w:rsidR="00354F65">
        <w:t xml:space="preserve"> has</w:t>
      </w:r>
      <w:r w:rsidRPr="00AB1781">
        <w:t xml:space="preserve"> sent redemption to His people;</w:t>
      </w:r>
    </w:p>
    <w:p w14:paraId="705038C0" w14:textId="00FC989B"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צ</w:t>
      </w:r>
      <w:r w:rsidR="001F0BA8">
        <w:t xml:space="preserve">) </w:t>
      </w:r>
      <w:r w:rsidRPr="00AB1781">
        <w:t xml:space="preserve">He </w:t>
      </w:r>
      <w:r w:rsidR="00354F65">
        <w:t xml:space="preserve">has </w:t>
      </w:r>
      <w:r w:rsidRPr="00AB1781">
        <w:t>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ק</w:t>
      </w:r>
      <w:r w:rsidR="001F0BA8">
        <w:t>) His Name is h</w:t>
      </w:r>
      <w:r w:rsidRPr="00AB1781">
        <w:t xml:space="preserve">oly and </w:t>
      </w:r>
      <w:r w:rsidR="001F0BA8">
        <w:t>fearful</w:t>
      </w:r>
      <w:r w:rsidR="001F0BA8">
        <w:rPr>
          <w:rStyle w:val="FootnoteReference"/>
        </w:rPr>
        <w:footnoteReference w:id="661"/>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tl/>
          <w:lang w:bidi="he-IL"/>
        </w:rPr>
        <w:t>ר</w:t>
      </w:r>
      <w:r w:rsidR="001F0BA8">
        <w:t xml:space="preserve">) </w:t>
      </w:r>
      <w:r w:rsidRPr="00AB1781">
        <w:t>The fear of the Lord is the beginning</w:t>
      </w:r>
      <w:r w:rsidRPr="00AB1781">
        <w:rPr>
          <w:rStyle w:val="FootnoteReference"/>
        </w:rPr>
        <w:footnoteReference w:id="662"/>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63"/>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tl/>
          <w:lang w:bidi="he-IL"/>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4AA8514D"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C7DE2">
        <w:t>Psalm</w:t>
      </w:r>
      <w:r w:rsidR="000C7DE2" w:rsidRPr="00AB1781">
        <w:t xml:space="preserve"> 111</w:t>
      </w:r>
      <w:r w:rsidR="000C7DE2">
        <w:t>: “Blessed is the man who fears the Lord”</w:t>
      </w:r>
      <w:r>
        <w:fldChar w:fldCharType="end"/>
      </w:r>
      <w:r>
        <w:t xml:space="preserve">, page </w:t>
      </w:r>
      <w:r>
        <w:fldChar w:fldCharType="begin"/>
      </w:r>
      <w:r>
        <w:instrText xml:space="preserve"> PAGEREF _Ref412111806 \h </w:instrText>
      </w:r>
      <w:r>
        <w:fldChar w:fldCharType="separate"/>
      </w:r>
      <w:r w:rsidR="000C7DE2">
        <w:rPr>
          <w:noProof/>
        </w:rPr>
        <w:t>262</w:t>
      </w:r>
      <w:r>
        <w:fldChar w:fldCharType="end"/>
      </w:r>
      <w:r>
        <w:t>.</w:t>
      </w:r>
    </w:p>
    <w:p w14:paraId="15C2806A" w14:textId="7A8D6D1E" w:rsidR="00510795" w:rsidRPr="00267F42" w:rsidRDefault="00267F42" w:rsidP="00BF0205">
      <w:pPr>
        <w:pStyle w:val="Heading4"/>
      </w:pPr>
      <w:bookmarkStart w:id="293" w:name="_Ref412111806"/>
      <w:r>
        <w:t>Psalm</w:t>
      </w:r>
      <w:r w:rsidR="00510795" w:rsidRPr="00AB1781">
        <w:t xml:space="preserve"> 111</w:t>
      </w:r>
      <w:r>
        <w:t xml:space="preserve">: </w:t>
      </w:r>
      <w:r w:rsidR="00E67F94">
        <w:t>“</w:t>
      </w:r>
      <w:r>
        <w:t>Blessed is the man who fears the Lor</w:t>
      </w:r>
      <w:r w:rsidR="00E67F94">
        <w:t>d”</w:t>
      </w:r>
      <w:bookmarkEnd w:id="2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0B4C4B8F"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tl/>
          <w:lang w:bidi="he-IL"/>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tl/>
          <w:lang w:bidi="he-IL"/>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tl/>
          <w:lang w:bidi="he-IL"/>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ו</w:t>
      </w:r>
      <w:r w:rsidR="0071249B">
        <w:t xml:space="preserve">) </w:t>
      </w:r>
      <w:r w:rsidRPr="00AB1781">
        <w:t xml:space="preserve">and his righteousness endures </w:t>
      </w:r>
      <w:r w:rsidR="009717D4">
        <w:t>unto ages of ages</w:t>
      </w:r>
      <w:r w:rsidR="009717D4">
        <w:rPr>
          <w:rStyle w:val="FootnoteReference"/>
        </w:rPr>
        <w:footnoteReference w:id="664"/>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tl/>
          <w:lang w:bidi="he-IL"/>
        </w:rPr>
        <w:t>ז</w:t>
      </w:r>
      <w:r w:rsidR="0071249B">
        <w:t xml:space="preserve">) </w:t>
      </w:r>
      <w:r w:rsidR="009717D4">
        <w:t>A light has risen</w:t>
      </w:r>
      <w:r w:rsidR="009717D4">
        <w:rPr>
          <w:rStyle w:val="FootnoteReference"/>
        </w:rPr>
        <w:footnoteReference w:id="665"/>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tl/>
          <w:lang w:bidi="he-IL"/>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tl/>
          <w:lang w:bidi="he-IL"/>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tl/>
          <w:lang w:bidi="he-IL"/>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tl/>
          <w:lang w:bidi="he-IL"/>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tl/>
          <w:lang w:bidi="he-IL"/>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tl/>
          <w:lang w:bidi="he-IL"/>
        </w:rPr>
        <w:t>פ</w:t>
      </w:r>
      <w:r w:rsidR="0071249B">
        <w:t xml:space="preserve">) </w:t>
      </w:r>
      <w:r w:rsidR="00081087">
        <w:t>He distributed</w:t>
      </w:r>
      <w:r w:rsidR="00081087">
        <w:rPr>
          <w:rStyle w:val="FootnoteReference"/>
        </w:rPr>
        <w:footnoteReference w:id="666"/>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67"/>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68"/>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tl/>
          <w:lang w:bidi="he-IL"/>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tl/>
          <w:lang w:bidi="he-IL"/>
        </w:rPr>
        <w:t>ת</w:t>
      </w:r>
      <w:r w:rsidR="0071249B">
        <w:t xml:space="preserve">) </w:t>
      </w:r>
      <w:r w:rsidRPr="00AB1781">
        <w:t>the desire of the sinner</w:t>
      </w:r>
      <w:r w:rsidR="00081087">
        <w:t>s</w:t>
      </w:r>
      <w:r w:rsidRPr="00AB1781">
        <w:t xml:space="preserve"> will perish.</w:t>
      </w:r>
      <w:r w:rsidRPr="00AB1781">
        <w:rPr>
          <w:rStyle w:val="FootnoteReference"/>
        </w:rPr>
        <w:footnoteReference w:id="669"/>
      </w:r>
    </w:p>
    <w:p w14:paraId="6BACCBFA" w14:textId="64B3B29B"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70"/>
      </w:r>
      <w:r w:rsidR="00267F42">
        <w:t xml:space="preserve">: </w:t>
      </w:r>
      <w:r w:rsidR="00E67F94">
        <w:t>“</w:t>
      </w:r>
      <w:r w:rsidR="00267F42">
        <w:t>Praise the Lord, you childre</w:t>
      </w:r>
      <w:r w:rsidR="00E67F94">
        <w:t>n”</w:t>
      </w:r>
      <w:bookmarkEnd w:id="2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340802" w:rsidR="00F14AA6" w:rsidRDefault="00F14AA6" w:rsidP="00267F42">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71"/>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86B3922"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_Ref412098508 \h </w:instrText>
      </w:r>
      <w:r>
        <w:fldChar w:fldCharType="separate"/>
      </w:r>
      <w:r w:rsidR="000C7DE2">
        <w:t>Psalm</w:t>
      </w:r>
      <w:r w:rsidR="000C7DE2" w:rsidRPr="00AB1781">
        <w:t xml:space="preserve"> 142</w:t>
      </w:r>
      <w:r w:rsidR="000C7DE2">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C7DE2">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C7DE2">
        <w:t>Psalm</w:t>
      </w:r>
      <w:r w:rsidR="000C7DE2" w:rsidRPr="00AB1781">
        <w:t xml:space="preserve"> 114</w:t>
      </w:r>
      <w:r w:rsidR="000C7DE2">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C7DE2">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72"/>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73"/>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74"/>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75"/>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76"/>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77"/>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78"/>
      </w:r>
      <w:r w:rsidR="00510795" w:rsidRPr="00AB1781">
        <w:t>.</w:t>
      </w:r>
    </w:p>
    <w:p w14:paraId="397629CE" w14:textId="75AE80C9" w:rsidR="00510795" w:rsidRPr="00267F42" w:rsidRDefault="00267F42" w:rsidP="00BF0205">
      <w:pPr>
        <w:pStyle w:val="Heading4"/>
      </w:pPr>
      <w:bookmarkStart w:id="295"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625ABA0"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79"/>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80"/>
      </w:r>
      <w:r w:rsidRPr="00AB1781">
        <w:t xml:space="preserve"> of my </w:t>
      </w:r>
      <w:r w:rsidR="00D27B1F">
        <w:t>supplication</w:t>
      </w:r>
      <w:r w:rsidRPr="00AB1781">
        <w:t>,</w:t>
      </w:r>
    </w:p>
    <w:p w14:paraId="0E88DC2A" w14:textId="7578AC1A" w:rsidR="00510795" w:rsidRPr="00AB1781" w:rsidRDefault="00D27B1F" w:rsidP="00267F42">
      <w:pPr>
        <w:pStyle w:val="EnglishHangNoCoptic"/>
      </w:pPr>
      <w:r>
        <w:t xml:space="preserve">2 because He </w:t>
      </w:r>
      <w:r w:rsidR="00F17F4F">
        <w:t xml:space="preserve">has </w:t>
      </w:r>
      <w:r>
        <w:t>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81"/>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82"/>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83"/>
      </w:r>
    </w:p>
    <w:p w14:paraId="30D31F28" w14:textId="11F59766" w:rsidR="00510795" w:rsidRDefault="00510795" w:rsidP="00267F42">
      <w:pPr>
        <w:pStyle w:val="EnglishHangEndNoCoptic"/>
      </w:pPr>
      <w:r w:rsidRPr="00AB1781">
        <w:tab/>
        <w:t>in the land of the living.</w:t>
      </w:r>
    </w:p>
    <w:p w14:paraId="15BDDE6D" w14:textId="4E825CC7"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C7DE2">
        <w:t>Psalm</w:t>
      </w:r>
      <w:r w:rsidR="000C7DE2" w:rsidRPr="00AB1781">
        <w:t xml:space="preserve"> 115</w:t>
      </w:r>
      <w:r w:rsidR="000C7DE2">
        <w:t>: “I believed; therefore I spoke; but I was greatly humbled”</w:t>
      </w:r>
      <w:r>
        <w:fldChar w:fldCharType="end"/>
      </w:r>
      <w:r>
        <w:t xml:space="preserve">, page </w:t>
      </w:r>
      <w:r>
        <w:fldChar w:fldCharType="begin"/>
      </w:r>
      <w:r>
        <w:instrText xml:space="preserve"> PAGEREF _Ref412026376 \h </w:instrText>
      </w:r>
      <w:r>
        <w:fldChar w:fldCharType="separate"/>
      </w:r>
      <w:r w:rsidR="000C7DE2">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413EAB7D"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84"/>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85"/>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86"/>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87"/>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88"/>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89"/>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90"/>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91"/>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1BDD091A"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C7DE2">
        <w:t>Psalm</w:t>
      </w:r>
      <w:r w:rsidR="000C7DE2" w:rsidRPr="00AB1781">
        <w:t xml:space="preserve"> 120</w:t>
      </w:r>
      <w:r w:rsidR="000C7DE2">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C7DE2">
        <w:rPr>
          <w:noProof/>
        </w:rPr>
        <w:t>288</w:t>
      </w:r>
      <w:r w:rsidR="00E611C7">
        <w:fldChar w:fldCharType="end"/>
      </w:r>
      <w:r w:rsidR="00E611C7">
        <w:t>.</w:t>
      </w:r>
    </w:p>
    <w:p w14:paraId="2E64A8D8" w14:textId="4F0384A6" w:rsidR="00510795" w:rsidRPr="00267F42" w:rsidRDefault="00267F42" w:rsidP="00BF0205">
      <w:pPr>
        <w:pStyle w:val="Heading4"/>
      </w:pPr>
      <w:bookmarkStart w:id="297" w:name="_Ref411967180"/>
      <w:r>
        <w:t>Psalm</w:t>
      </w:r>
      <w:r w:rsidR="00510795" w:rsidRPr="00AB1781">
        <w:t xml:space="preserve"> 116</w:t>
      </w:r>
      <w:r>
        <w:t xml:space="preserve">: </w:t>
      </w:r>
      <w:r w:rsidR="00E67F94">
        <w:t xml:space="preserve">“Praise the Lord, all </w:t>
      </w:r>
      <w:r>
        <w:t>you nations</w:t>
      </w:r>
      <w:r w:rsidR="00E67F94">
        <w:t>”</w:t>
      </w:r>
      <w:bookmarkEnd w:id="2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07B6A1D4"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92"/>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93"/>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C68D1D1"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C7DE2">
        <w:t>Psalm</w:t>
      </w:r>
      <w:r w:rsidR="000C7DE2" w:rsidRPr="00AB1781">
        <w:t xml:space="preserve"> 117</w:t>
      </w:r>
      <w:r w:rsidR="000C7DE2">
        <w:t>: “Confess the Lord, He is good”</w:t>
      </w:r>
      <w:r>
        <w:fldChar w:fldCharType="end"/>
      </w:r>
      <w:r>
        <w:t xml:space="preserve">, page </w:t>
      </w:r>
      <w:r>
        <w:fldChar w:fldCharType="begin"/>
      </w:r>
      <w:r>
        <w:instrText xml:space="preserve"> PAGEREF _Ref411967211 \h </w:instrText>
      </w:r>
      <w:r>
        <w:fldChar w:fldCharType="separate"/>
      </w:r>
      <w:r w:rsidR="000C7DE2">
        <w:rPr>
          <w:noProof/>
        </w:rPr>
        <w:t>269</w:t>
      </w:r>
      <w:r>
        <w:fldChar w:fldCharType="end"/>
      </w:r>
      <w:r>
        <w:t>.</w:t>
      </w:r>
    </w:p>
    <w:p w14:paraId="0CBD83A7" w14:textId="74CB9E6B" w:rsidR="00510795" w:rsidRPr="00267F42" w:rsidRDefault="00267F42" w:rsidP="00BF0205">
      <w:pPr>
        <w:pStyle w:val="Heading4"/>
      </w:pPr>
      <w:bookmarkStart w:id="298" w:name="_Ref411967211"/>
      <w:r>
        <w:t>Psalm</w:t>
      </w:r>
      <w:r w:rsidR="00510795" w:rsidRPr="00AB1781">
        <w:t xml:space="preserve"> 117</w:t>
      </w:r>
      <w:r>
        <w:t xml:space="preserve">: </w:t>
      </w:r>
      <w:r w:rsidR="00E67F94">
        <w:t>“Confess</w:t>
      </w:r>
      <w:r>
        <w:t xml:space="preserve"> the Lord, He is goo</w:t>
      </w:r>
      <w:r w:rsidR="00E67F94">
        <w:t>d”</w:t>
      </w:r>
      <w:bookmarkEnd w:id="2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099CA2B7"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94"/>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95"/>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96"/>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97"/>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98"/>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99"/>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700"/>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701"/>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702"/>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703"/>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704"/>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705"/>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706"/>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707"/>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434B5BEE"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t xml:space="preserve"> continue with </w:t>
      </w:r>
      <w:r>
        <w:fldChar w:fldCharType="begin"/>
      </w:r>
      <w:r>
        <w:instrText xml:space="preserve"> REF _Ref411967235 \h </w:instrText>
      </w:r>
      <w:r>
        <w:fldChar w:fldCharType="separate"/>
      </w:r>
      <w:r w:rsidR="000C7DE2">
        <w:t>Psalm</w:t>
      </w:r>
      <w:r w:rsidR="000C7DE2" w:rsidRPr="00AB1781">
        <w:t xml:space="preserve"> 119</w:t>
      </w:r>
      <w:r w:rsidR="000C7DE2">
        <w:t>: “When I was afflicted, I cried out to the Lord”</w:t>
      </w:r>
      <w:r>
        <w:fldChar w:fldCharType="end"/>
      </w:r>
      <w:r>
        <w:t xml:space="preserve">, page </w:t>
      </w:r>
      <w:r>
        <w:fldChar w:fldCharType="begin"/>
      </w:r>
      <w:r>
        <w:instrText xml:space="preserve"> PAGEREF _Ref411967235 \h </w:instrText>
      </w:r>
      <w:r>
        <w:fldChar w:fldCharType="separate"/>
      </w:r>
      <w:r w:rsidR="000C7DE2">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C7DE2">
        <w:t>Psalm</w:t>
      </w:r>
      <w:r w:rsidR="000C7DE2" w:rsidRPr="00AB1781">
        <w:t xml:space="preserve"> 118</w:t>
      </w:r>
      <w:r w:rsidR="000C7DE2">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C7DE2">
        <w:rPr>
          <w:noProof/>
        </w:rPr>
        <w:t>272</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9" w:name="_Ref435990049"/>
      <w:r>
        <w:lastRenderedPageBreak/>
        <w:t>Kathisma 17</w:t>
      </w:r>
      <w:bookmarkEnd w:id="299"/>
    </w:p>
    <w:p w14:paraId="5D7D7323" w14:textId="4F44AF1E" w:rsidR="00385CB8" w:rsidRPr="00385CB8" w:rsidRDefault="00385CB8" w:rsidP="00BF0205">
      <w:pPr>
        <w:pStyle w:val="Heading4"/>
      </w:pPr>
      <w:bookmarkStart w:id="30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3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003304C9" w:rsidR="00EE2E1D" w:rsidRDefault="00EE2E1D" w:rsidP="00385CB8">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szCs w:val="28"/>
          <w:rtl/>
          <w:lang w:bidi="he-IL"/>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4854058" w:rsidR="006D2FE5" w:rsidRPr="006D2FE5" w:rsidRDefault="00EE2E1D" w:rsidP="006D2FE5">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708"/>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709"/>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710"/>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711"/>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12"/>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713"/>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szCs w:val="28"/>
          <w:rtl/>
          <w:lang w:bidi="he-IL"/>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A6EE6F8"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14"/>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szCs w:val="28"/>
          <w:rtl/>
          <w:lang w:bidi="he-IL"/>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E7566B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15"/>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716"/>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17"/>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18"/>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szCs w:val="28"/>
          <w:rtl/>
          <w:lang w:bidi="he-IL"/>
        </w:rPr>
        <w:t>ד</w:t>
      </w:r>
      <w:r w:rsidR="00F224C9">
        <w:t>)</w:t>
      </w:r>
      <w:r w:rsidR="00494693">
        <w:t xml:space="preserve">: </w:t>
      </w:r>
      <w:r w:rsidR="00E67F94">
        <w:t>“</w:t>
      </w:r>
      <w:r w:rsidR="00494693">
        <w:t xml:space="preserve">My soul clings to the </w:t>
      </w:r>
      <w:r w:rsidR="005E7419">
        <w:t>groun</w:t>
      </w:r>
      <w:r w:rsidR="00E67F94">
        <w:t>d”</w:t>
      </w:r>
    </w:p>
    <w:p w14:paraId="7911DE84" w14:textId="4B6EA7D9"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19"/>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20"/>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szCs w:val="28"/>
          <w:rtl/>
          <w:lang w:bidi="he-IL"/>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7AECAC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21"/>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22"/>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23"/>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24"/>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25"/>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szCs w:val="28"/>
          <w:rtl/>
          <w:lang w:bidi="he-IL"/>
        </w:rPr>
        <w:t>ו</w:t>
      </w:r>
      <w:r w:rsidR="00F224C9">
        <w:t>)</w:t>
      </w:r>
      <w:r w:rsidR="00494693">
        <w:t xml:space="preserve">: </w:t>
      </w:r>
      <w:r w:rsidR="00E67F94">
        <w:t>“</w:t>
      </w:r>
      <w:r w:rsidR="00494693">
        <w:t>And let Your mercy come upon me, O Lor</w:t>
      </w:r>
      <w:r w:rsidR="00E67F94">
        <w:t>d”</w:t>
      </w:r>
    </w:p>
    <w:p w14:paraId="24B3CEAD" w14:textId="78896544"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lastRenderedPageBreak/>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szCs w:val="28"/>
          <w:rtl/>
          <w:lang w:bidi="he-IL"/>
        </w:rPr>
        <w:t>ז</w:t>
      </w:r>
      <w:r w:rsidR="00F224C9">
        <w:t>)</w:t>
      </w:r>
      <w:r w:rsidR="00494693">
        <w:t xml:space="preserve">: </w:t>
      </w:r>
      <w:r w:rsidR="00E67F94">
        <w:t>“Remember Your word</w:t>
      </w:r>
      <w:r w:rsidR="00494693">
        <w:t xml:space="preserve"> to Your s</w:t>
      </w:r>
      <w:r w:rsidR="00CB069B">
        <w:t>ervan</w:t>
      </w:r>
      <w:r w:rsidR="00E67F94">
        <w:t>t”</w:t>
      </w:r>
    </w:p>
    <w:p w14:paraId="23B9D164" w14:textId="3B47ADC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szCs w:val="28"/>
          <w:rtl/>
          <w:lang w:bidi="he-IL"/>
        </w:rPr>
        <w:t>ח</w:t>
      </w:r>
      <w:r w:rsidR="00F224C9">
        <w:t>)</w:t>
      </w:r>
      <w:r w:rsidR="00494693">
        <w:t xml:space="preserve">: </w:t>
      </w:r>
      <w:r w:rsidR="00E67F94">
        <w:t>“</w:t>
      </w:r>
      <w:r w:rsidR="00494693">
        <w:t>You are my portion, O Lor</w:t>
      </w:r>
      <w:r w:rsidR="00E67F94">
        <w:t>d”</w:t>
      </w:r>
    </w:p>
    <w:p w14:paraId="078F6BD3" w14:textId="29B44D4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26"/>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27"/>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28"/>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szCs w:val="28"/>
          <w:rtl/>
          <w:lang w:bidi="he-IL"/>
        </w:rPr>
        <w:t>ט</w:t>
      </w:r>
      <w:r w:rsidR="00F224C9">
        <w:t>):</w:t>
      </w:r>
      <w:r w:rsidR="00494693">
        <w:t xml:space="preserve"> </w:t>
      </w:r>
      <w:r w:rsidR="00E67F94">
        <w:t>“</w:t>
      </w:r>
      <w:r w:rsidR="00494693">
        <w:t>You have shown kindness to Your s</w:t>
      </w:r>
      <w:r w:rsidR="00B24F7C">
        <w:t>ervan</w:t>
      </w:r>
      <w:r w:rsidR="00E67F94">
        <w:t>t”</w:t>
      </w:r>
    </w:p>
    <w:p w14:paraId="58C9685F" w14:textId="17130C9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29"/>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30"/>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szCs w:val="28"/>
          <w:rtl/>
          <w:lang w:bidi="he-IL"/>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00E108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szCs w:val="28"/>
          <w:rtl/>
          <w:lang w:bidi="he-IL"/>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4C355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31"/>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32"/>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33"/>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34"/>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35"/>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szCs w:val="28"/>
          <w:rtl/>
          <w:lang w:bidi="he-IL"/>
        </w:rPr>
        <w:t>ל</w:t>
      </w:r>
      <w:r w:rsidR="00F224C9">
        <w:t>)</w:t>
      </w:r>
      <w:r w:rsidR="00494693">
        <w:t xml:space="preserve">: </w:t>
      </w:r>
      <w:r w:rsidR="00E67F94">
        <w:t>“</w:t>
      </w:r>
      <w:r w:rsidR="00494693">
        <w:t>Your word, O Lord, continues forever in Heave</w:t>
      </w:r>
      <w:r w:rsidR="00E67F94">
        <w:t>n”</w:t>
      </w:r>
    </w:p>
    <w:p w14:paraId="17E2AE4E" w14:textId="31A3AE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36"/>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FD11073" w:rsidR="00385CB8" w:rsidRPr="00AB1781" w:rsidRDefault="00385CB8" w:rsidP="00423B80">
      <w:pPr>
        <w:pStyle w:val="EnglishHangNoCoptic"/>
      </w:pPr>
      <w:r w:rsidRPr="00AB1781">
        <w:t xml:space="preserve">96 I </w:t>
      </w:r>
      <w:r w:rsidR="00423B80">
        <w:t>have seen</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37"/>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szCs w:val="28"/>
          <w:rtl/>
          <w:lang w:bidi="he-IL"/>
        </w:rPr>
        <w:t>מ</w:t>
      </w:r>
      <w:r w:rsidR="00F224C9">
        <w:t>)</w:t>
      </w:r>
      <w:r>
        <w:t xml:space="preserve">: </w:t>
      </w:r>
      <w:r w:rsidR="00E67F94">
        <w:t>“</w:t>
      </w:r>
      <w:r>
        <w:t>O how I love Your law, O Lord</w:t>
      </w:r>
      <w:r w:rsidR="00E67F94">
        <w:t>”</w:t>
      </w:r>
    </w:p>
    <w:p w14:paraId="416E23D5" w14:textId="5965928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738"/>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szCs w:val="28"/>
          <w:rtl/>
          <w:lang w:bidi="he-IL"/>
        </w:rPr>
        <w:t>נ</w:t>
      </w:r>
      <w:r w:rsidR="00F224C9">
        <w:t>)</w:t>
      </w:r>
      <w:r>
        <w:t xml:space="preserve">: </w:t>
      </w:r>
      <w:r w:rsidR="00E67F94">
        <w:t>“</w:t>
      </w:r>
      <w:r>
        <w:t>Your law is a lamp to my fee</w:t>
      </w:r>
      <w:r w:rsidR="00E67F94">
        <w:t>t”</w:t>
      </w:r>
    </w:p>
    <w:p w14:paraId="3EB6C368" w14:textId="107E5490"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39"/>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40"/>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szCs w:val="28"/>
          <w:rtl/>
          <w:lang w:bidi="he-IL"/>
        </w:rPr>
        <w:t>ס</w:t>
      </w:r>
      <w:r w:rsidR="00F224C9">
        <w:t>)</w:t>
      </w:r>
      <w:r>
        <w:t xml:space="preserve">: </w:t>
      </w:r>
      <w:r w:rsidR="00E67F94">
        <w:t>“</w:t>
      </w:r>
      <w:r>
        <w:t xml:space="preserve">I hate </w:t>
      </w:r>
      <w:r w:rsidR="004D36A2">
        <w:t>transgressors</w:t>
      </w:r>
      <w:r>
        <w:t>, but I love Your la</w:t>
      </w:r>
      <w:r w:rsidR="00E67F94">
        <w:t>w”</w:t>
      </w:r>
    </w:p>
    <w:p w14:paraId="4F0B3E2F" w14:textId="6F33F7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D5D6FDB" w14:textId="28FB48B9" w:rsidR="00385CB8" w:rsidRPr="00AB1781" w:rsidRDefault="00385CB8" w:rsidP="00385CB8">
      <w:pPr>
        <w:pStyle w:val="EnglishHangNoCoptic"/>
      </w:pPr>
      <w:r w:rsidRPr="00AB1781">
        <w:lastRenderedPageBreak/>
        <w:t xml:space="preserve">113 I hate </w:t>
      </w:r>
      <w:r w:rsidR="004D36A2">
        <w:t>transgressors</w:t>
      </w:r>
      <w:r w:rsidRPr="00AB1781">
        <w:t>,</w:t>
      </w:r>
      <w:r w:rsidRPr="00AB1781">
        <w:rPr>
          <w:rStyle w:val="FootnoteReference"/>
        </w:rPr>
        <w:footnoteReference w:id="741"/>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42"/>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szCs w:val="28"/>
          <w:rtl/>
          <w:lang w:bidi="he-IL"/>
        </w:rPr>
        <w:t>ע</w:t>
      </w:r>
      <w:r w:rsidR="00F224C9">
        <w:t>)</w:t>
      </w:r>
      <w:r>
        <w:t xml:space="preserve">: </w:t>
      </w:r>
      <w:r w:rsidR="00E67F94">
        <w:t>“</w:t>
      </w:r>
      <w:r>
        <w:t>I have done what is right and jus</w:t>
      </w:r>
      <w:r w:rsidR="00E67F94">
        <w:t>t”</w:t>
      </w:r>
    </w:p>
    <w:p w14:paraId="0CDF1709" w14:textId="60C39A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43"/>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lastRenderedPageBreak/>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44"/>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45"/>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46"/>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szCs w:val="28"/>
          <w:rtl/>
          <w:lang w:bidi="he-IL"/>
        </w:rPr>
        <w:t>פ</w:t>
      </w:r>
      <w:r w:rsidR="00F224C9">
        <w:t>)</w:t>
      </w:r>
      <w:r>
        <w:t xml:space="preserve">: </w:t>
      </w:r>
      <w:r w:rsidR="00E67F94">
        <w:t>“</w:t>
      </w:r>
      <w:r>
        <w:t>Your testimonies are wonderfu</w:t>
      </w:r>
      <w:r w:rsidR="00E67F94">
        <w:t>l”</w:t>
      </w:r>
    </w:p>
    <w:p w14:paraId="614D9386" w14:textId="5AC4137A"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47"/>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48"/>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49"/>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lastRenderedPageBreak/>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szCs w:val="28"/>
          <w:rtl/>
          <w:lang w:bidi="he-IL"/>
        </w:rPr>
        <w:t>צ</w:t>
      </w:r>
      <w:r w:rsidR="00F224C9">
        <w:t>)</w:t>
      </w:r>
      <w:r w:rsidR="00A7568A">
        <w:t xml:space="preserve">: </w:t>
      </w:r>
      <w:r w:rsidR="00E67F94">
        <w:t>“</w:t>
      </w:r>
      <w:r w:rsidR="00A7568A">
        <w:t>You are Righteou</w:t>
      </w:r>
      <w:r>
        <w:t>, O Lor</w:t>
      </w:r>
      <w:r w:rsidR="00E67F94">
        <w:t>d”</w:t>
      </w:r>
    </w:p>
    <w:p w14:paraId="35F317C0" w14:textId="1EA94BA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50"/>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51"/>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szCs w:val="28"/>
          <w:rtl/>
          <w:lang w:bidi="he-IL"/>
        </w:rPr>
        <w:t>ק</w:t>
      </w:r>
      <w:r w:rsidR="00F224C9">
        <w:t>)</w:t>
      </w:r>
      <w:r>
        <w:t xml:space="preserve">: </w:t>
      </w:r>
      <w:r w:rsidR="00E67F94">
        <w:t>“</w:t>
      </w:r>
      <w:r>
        <w:t>I cry with my whole heart; hear me, O Lor</w:t>
      </w:r>
      <w:r w:rsidR="00E67F94">
        <w:t>d”</w:t>
      </w:r>
    </w:p>
    <w:p w14:paraId="640D1B93" w14:textId="70AA122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lastRenderedPageBreak/>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52"/>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53"/>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54"/>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1" w:name="_Ref434579036"/>
      <w:r>
        <w:t xml:space="preserve">Psalm 118 Part 20 </w:t>
      </w:r>
      <w:r w:rsidR="00F224C9">
        <w:t>(</w:t>
      </w:r>
      <w:r w:rsidR="00F224C9" w:rsidRPr="0082523C">
        <w:rPr>
          <w:rFonts w:ascii="Tahoma" w:eastAsia="Tahoma" w:hAnsi="Tahoma" w:cs="Tahoma"/>
          <w:szCs w:val="28"/>
          <w:rtl/>
          <w:lang w:bidi="he-IL"/>
        </w:rPr>
        <w:t>ר</w:t>
      </w:r>
      <w:r w:rsidR="00F224C9">
        <w:t xml:space="preserve">): </w:t>
      </w:r>
      <w:r w:rsidR="00E67F94">
        <w:t>“</w:t>
      </w:r>
      <w:r>
        <w:t xml:space="preserve">See my </w:t>
      </w:r>
      <w:r w:rsidR="00806AA6">
        <w:t>humiliation</w:t>
      </w:r>
      <w:r w:rsidR="00E67F94">
        <w:t xml:space="preserve"> and deliver me”</w:t>
      </w:r>
      <w:bookmarkEnd w:id="301"/>
    </w:p>
    <w:p w14:paraId="1B546F80" w14:textId="69A26F8B"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lastRenderedPageBreak/>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55"/>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758192CE"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_Ref434579051 \h </w:instrText>
      </w:r>
      <w:r>
        <w:fldChar w:fldCharType="separate"/>
      </w:r>
      <w:r w:rsidR="000C7DE2">
        <w:t>Psalm 118 Part 21 (</w:t>
      </w:r>
      <w:r w:rsidR="000C7DE2" w:rsidRPr="0082523C">
        <w:rPr>
          <w:rFonts w:ascii="Tahoma" w:eastAsia="Tahoma" w:hAnsi="Tahoma" w:cs="Tahoma"/>
          <w:iCs/>
          <w:szCs w:val="24"/>
          <w:rtl/>
          <w:lang w:bidi="he-IL"/>
        </w:rPr>
        <w:t>ש</w:t>
      </w:r>
      <w:r w:rsidR="000C7DE2">
        <w:t>): “Rulers persecute me without cause”</w:t>
      </w:r>
      <w:r>
        <w:fldChar w:fldCharType="end"/>
      </w:r>
      <w:r>
        <w:t>.</w:t>
      </w:r>
    </w:p>
    <w:p w14:paraId="4DDA1B57" w14:textId="1B122AC3" w:rsidR="00494693" w:rsidRPr="00494693" w:rsidRDefault="00494693" w:rsidP="00BF0205">
      <w:pPr>
        <w:pStyle w:val="Heading5"/>
      </w:pPr>
      <w:bookmarkStart w:id="302" w:name="_Ref434579051"/>
      <w:r>
        <w:t>Psalm 118 Part 21</w:t>
      </w:r>
      <w:r w:rsidR="00F224C9">
        <w:t xml:space="preserve"> (</w:t>
      </w:r>
      <w:r w:rsidR="00F224C9" w:rsidRPr="0082523C">
        <w:rPr>
          <w:rFonts w:ascii="Tahoma" w:eastAsia="Tahoma" w:hAnsi="Tahoma" w:cs="Tahoma"/>
          <w:szCs w:val="28"/>
          <w:rtl/>
          <w:lang w:bidi="he-IL"/>
        </w:rPr>
        <w:t>ש</w:t>
      </w:r>
      <w:r w:rsidR="00F224C9">
        <w:t>)</w:t>
      </w:r>
      <w:r>
        <w:t xml:space="preserve">: </w:t>
      </w:r>
      <w:r w:rsidR="00E67F94">
        <w:t>“</w:t>
      </w:r>
      <w:r>
        <w:t>Rulers persecute me without caus</w:t>
      </w:r>
      <w:r w:rsidR="00E67F94">
        <w:t>e”</w:t>
      </w:r>
      <w:bookmarkEnd w:id="302"/>
    </w:p>
    <w:p w14:paraId="4357BBBC" w14:textId="30C53DF4"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56"/>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57"/>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3D7CEE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_Ref434579065 \h </w:instrText>
      </w:r>
      <w:r>
        <w:fldChar w:fldCharType="separate"/>
      </w:r>
      <w:r w:rsidR="000C7DE2">
        <w:t>Psalm 118 Part 22 (</w:t>
      </w:r>
      <w:r w:rsidR="000C7DE2" w:rsidRPr="0082523C">
        <w:rPr>
          <w:rFonts w:ascii="Tahoma" w:eastAsia="Tahoma" w:hAnsi="Tahoma" w:cs="Tahoma"/>
          <w:iCs/>
          <w:szCs w:val="24"/>
          <w:rtl/>
          <w:lang w:bidi="he-IL"/>
        </w:rPr>
        <w:t>ת</w:t>
      </w:r>
      <w:r w:rsidR="000C7DE2">
        <w:t>): “Let my supplication come before You, O Lord”</w:t>
      </w:r>
      <w:r>
        <w:fldChar w:fldCharType="end"/>
      </w:r>
      <w:r>
        <w:t>.</w:t>
      </w:r>
    </w:p>
    <w:p w14:paraId="473F235B" w14:textId="730800CE" w:rsidR="00494693" w:rsidRPr="00AB1781" w:rsidRDefault="00494693" w:rsidP="00BF0205">
      <w:pPr>
        <w:pStyle w:val="Heading5"/>
      </w:pPr>
      <w:bookmarkStart w:id="303" w:name="_Ref434579065"/>
      <w:r>
        <w:t>Psalm 118 Part 22</w:t>
      </w:r>
      <w:r w:rsidR="00F224C9">
        <w:t xml:space="preserve"> (</w:t>
      </w:r>
      <w:r w:rsidR="00F224C9" w:rsidRPr="0082523C">
        <w:rPr>
          <w:rFonts w:ascii="Tahoma" w:eastAsia="Tahoma" w:hAnsi="Tahoma" w:cs="Tahoma"/>
          <w:szCs w:val="28"/>
          <w:rtl/>
          <w:lang w:bidi="he-IL"/>
        </w:rPr>
        <w:t>ת</w:t>
      </w:r>
      <w:r w:rsidR="00F224C9">
        <w:t>)</w:t>
      </w:r>
      <w:r>
        <w:t xml:space="preserve">: </w:t>
      </w:r>
      <w:r w:rsidR="00E67F94">
        <w:t>“</w:t>
      </w:r>
      <w:r>
        <w:t xml:space="preserve">Let my </w:t>
      </w:r>
      <w:r w:rsidR="00922B79">
        <w:t>supplication</w:t>
      </w:r>
      <w:r>
        <w:t xml:space="preserve"> come before You, O Lor</w:t>
      </w:r>
      <w:r w:rsidR="00E67F94">
        <w:t>d”</w:t>
      </w:r>
      <w:bookmarkEnd w:id="303"/>
    </w:p>
    <w:p w14:paraId="5C3C407C" w14:textId="5C52FF16"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lastRenderedPageBreak/>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58"/>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3E83F54" w:rsidR="00E611C7" w:rsidRDefault="00E611C7" w:rsidP="00E611C7">
      <w:pPr>
        <w:pStyle w:val="Rubric"/>
      </w:pPr>
      <w:r>
        <w:t xml:space="preserve">Alleluia. </w:t>
      </w:r>
      <w:r>
        <w:fldChar w:fldCharType="begin"/>
      </w:r>
      <w:r>
        <w:instrText xml:space="preserve"> REF _Ref434578449 \h </w:instrText>
      </w:r>
      <w:r>
        <w:fldChar w:fldCharType="separate"/>
      </w:r>
      <w:r w:rsidR="000C7DE2">
        <w:rPr>
          <w:lang w:val="en-GB"/>
        </w:rPr>
        <w:t>The Psalms of the Veil</w:t>
      </w:r>
      <w:r>
        <w:fldChar w:fldCharType="end"/>
      </w:r>
      <w:r>
        <w:t xml:space="preserve"> and </w:t>
      </w:r>
      <w:r>
        <w:fldChar w:fldCharType="begin"/>
      </w:r>
      <w:r>
        <w:instrText xml:space="preserve"> REF _Ref448127130 \h </w:instrText>
      </w:r>
      <w:r>
        <w:fldChar w:fldCharType="separate"/>
      </w:r>
      <w:r w:rsidR="000C7DE2">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4" w:name="_Ref435990063"/>
      <w:r>
        <w:t>Kathisma 18</w:t>
      </w:r>
      <w:bookmarkEnd w:id="30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5" w:name="_Ref411967235"/>
      <w:r>
        <w:t>Psalm</w:t>
      </w:r>
      <w:r w:rsidRPr="00AB1781">
        <w:t xml:space="preserve"> 119</w:t>
      </w:r>
      <w:r>
        <w:t xml:space="preserve">: </w:t>
      </w:r>
      <w:r w:rsidR="00E67F94">
        <w:t>“When I was afflicted, I cried out to the Lord”</w:t>
      </w:r>
      <w:bookmarkEnd w:id="3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34DE3D8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lastRenderedPageBreak/>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769D594" w:rsidR="00FD25B7" w:rsidRPr="00AB1781" w:rsidRDefault="00FD25B7" w:rsidP="00FD25B7">
      <w:pPr>
        <w:pStyle w:val="EnglishHangNoCoptic"/>
      </w:pPr>
      <w:r w:rsidRPr="00AB1781">
        <w:t xml:space="preserve">2 O Lord, </w:t>
      </w:r>
      <w:r w:rsidR="00DA5B2D">
        <w:t>[You will]</w:t>
      </w:r>
      <w:r w:rsidR="00DA5B2D">
        <w:rPr>
          <w:rStyle w:val="FootnoteReference"/>
        </w:rPr>
        <w:footnoteReference w:id="759"/>
      </w:r>
      <w:r w:rsidR="00DA5B2D">
        <w:t xml:space="preserve"> </w:t>
      </w:r>
      <w:r w:rsidRPr="00AB1781">
        <w:t xml:space="preserve">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60"/>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61"/>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087AA6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C7DE2">
        <w:t>Psalm</w:t>
      </w:r>
      <w:r w:rsidR="000C7DE2" w:rsidRPr="00AB1781">
        <w:t xml:space="preserve"> 120</w:t>
      </w:r>
      <w:r w:rsidR="000C7DE2">
        <w:t>: “I lifted up my eyes to the mountains”</w:t>
      </w:r>
      <w:r>
        <w:fldChar w:fldCharType="end"/>
      </w:r>
      <w:r>
        <w:t xml:space="preserve">, page </w:t>
      </w:r>
      <w:r>
        <w:fldChar w:fldCharType="begin"/>
      </w:r>
      <w:r>
        <w:instrText xml:space="preserve"> PAGEREF _Ref411967252 \h </w:instrText>
      </w:r>
      <w:r>
        <w:fldChar w:fldCharType="separate"/>
      </w:r>
      <w:r w:rsidR="000C7DE2">
        <w:rPr>
          <w:noProof/>
        </w:rPr>
        <w:t>288</w:t>
      </w:r>
      <w:r>
        <w:fldChar w:fldCharType="end"/>
      </w:r>
      <w:r>
        <w:t>.</w:t>
      </w:r>
      <w:r w:rsidR="00C61C1A">
        <w:t xml:space="preserve"> </w:t>
      </w:r>
    </w:p>
    <w:p w14:paraId="75788234" w14:textId="63941554" w:rsidR="00FD25B7" w:rsidRPr="00FD25B7" w:rsidRDefault="00FD25B7" w:rsidP="00BF0205">
      <w:pPr>
        <w:pStyle w:val="Heading4"/>
      </w:pPr>
      <w:bookmarkStart w:id="30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2465A5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62"/>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63"/>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3E157C1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C7DE2">
        <w:t>Psalm</w:t>
      </w:r>
      <w:r w:rsidR="000C7DE2" w:rsidRPr="00AB1781">
        <w:t xml:space="preserve"> 121</w:t>
      </w:r>
      <w:r w:rsidR="000C7DE2">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C7DE2">
        <w:rPr>
          <w:noProof/>
        </w:rPr>
        <w:t>289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C7DE2">
        <w:t>Psalm</w:t>
      </w:r>
      <w:r w:rsidR="000C7DE2" w:rsidRPr="00AB1781">
        <w:t xml:space="preserve"> 128</w:t>
      </w:r>
      <w:r w:rsidR="000C7DE2">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C7DE2">
        <w:rPr>
          <w:noProof/>
        </w:rPr>
        <w:t>295</w:t>
      </w:r>
      <w:r w:rsidR="00E611C7">
        <w:fldChar w:fldCharType="end"/>
      </w:r>
      <w:r w:rsidR="00E611C7">
        <w:t>.</w:t>
      </w:r>
    </w:p>
    <w:p w14:paraId="7438C3A4" w14:textId="55B00F2C" w:rsidR="00FD25B7" w:rsidRPr="00FD25B7" w:rsidRDefault="00FD25B7" w:rsidP="00BF0205">
      <w:pPr>
        <w:pStyle w:val="Heading4"/>
      </w:pPr>
      <w:bookmarkStart w:id="307" w:name="_Ref411967283"/>
      <w:r>
        <w:t>Psalm</w:t>
      </w:r>
      <w:r w:rsidRPr="00AB1781">
        <w:t xml:space="preserve"> 121</w:t>
      </w:r>
      <w:r>
        <w:t xml:space="preserve">: </w:t>
      </w:r>
      <w:r w:rsidR="00E67F94">
        <w:t>“I was glad when they said to me, ‘we will</w:t>
      </w:r>
      <w:r>
        <w:t xml:space="preserve"> go to the house of the Lord</w:t>
      </w:r>
      <w:r w:rsidR="00E67F94">
        <w:t>’”</w:t>
      </w:r>
      <w:bookmarkEnd w:id="3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5000BF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64"/>
      </w:r>
      <w:r w:rsidRPr="00AB1781">
        <w:t>.</w:t>
      </w:r>
    </w:p>
    <w:p w14:paraId="093BFF52" w14:textId="7D30CF9F" w:rsidR="00FD25B7" w:rsidRPr="00AB1781" w:rsidRDefault="00FD25B7" w:rsidP="00FD25B7">
      <w:pPr>
        <w:pStyle w:val="EnglishHangNoCoptic"/>
      </w:pPr>
      <w:r w:rsidRPr="00AB1781">
        <w:lastRenderedPageBreak/>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65"/>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66"/>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67"/>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68"/>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51125C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C7DE2">
        <w:t>Psalm</w:t>
      </w:r>
      <w:r w:rsidR="000C7DE2" w:rsidRPr="00AB1781">
        <w:t xml:space="preserve"> 122</w:t>
      </w:r>
      <w:r w:rsidR="000C7DE2">
        <w:t>: “I lift up my eyes to You, Who dwells in heaven”</w:t>
      </w:r>
      <w:r>
        <w:fldChar w:fldCharType="end"/>
      </w:r>
      <w:r>
        <w:t xml:space="preserve">, page </w:t>
      </w:r>
      <w:r>
        <w:fldChar w:fldCharType="begin"/>
      </w:r>
      <w:r>
        <w:instrText xml:space="preserve"> PAGEREF _Ref411967299 \h </w:instrText>
      </w:r>
      <w:r>
        <w:fldChar w:fldCharType="separate"/>
      </w:r>
      <w:r w:rsidR="000C7DE2">
        <w:rPr>
          <w:noProof/>
        </w:rPr>
        <w:t>290</w:t>
      </w:r>
      <w:r>
        <w:fldChar w:fldCharType="end"/>
      </w:r>
      <w:r>
        <w:t>.</w:t>
      </w:r>
    </w:p>
    <w:p w14:paraId="3D506578" w14:textId="0E4C1AE7" w:rsidR="00FD25B7" w:rsidRPr="00FD25B7" w:rsidRDefault="00FD25B7" w:rsidP="00BF0205">
      <w:pPr>
        <w:pStyle w:val="Heading4"/>
      </w:pPr>
      <w:bookmarkStart w:id="308"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69"/>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2F7CA5C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70"/>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7F451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C7DE2">
        <w:t>Psalm</w:t>
      </w:r>
      <w:r w:rsidR="000C7DE2" w:rsidRPr="00AB1781">
        <w:t xml:space="preserve"> 123</w:t>
      </w:r>
      <w:r w:rsidR="000C7DE2">
        <w:t>: “‘if the Lord had not been among us,”—let Israel now say”</w:t>
      </w:r>
      <w:r>
        <w:fldChar w:fldCharType="end"/>
      </w:r>
      <w:r>
        <w:t xml:space="preserve">, page </w:t>
      </w:r>
      <w:r>
        <w:fldChar w:fldCharType="begin"/>
      </w:r>
      <w:r>
        <w:instrText xml:space="preserve"> PAGEREF _Ref411967321 \h </w:instrText>
      </w:r>
      <w:r>
        <w:fldChar w:fldCharType="separate"/>
      </w:r>
      <w:r w:rsidR="000C7DE2">
        <w:rPr>
          <w:noProof/>
        </w:rPr>
        <w:t>291</w:t>
      </w:r>
      <w:r>
        <w:fldChar w:fldCharType="end"/>
      </w:r>
      <w:r>
        <w:t>.</w:t>
      </w:r>
    </w:p>
    <w:p w14:paraId="0C3917C8" w14:textId="7B98D177" w:rsidR="00FD25B7" w:rsidRPr="00FD25B7" w:rsidRDefault="00FD25B7" w:rsidP="00BF0205">
      <w:pPr>
        <w:pStyle w:val="Heading4"/>
      </w:pPr>
      <w:bookmarkStart w:id="30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0A688557" w:rsidR="00FD25B7" w:rsidRP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71"/>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54ADE2B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C7DE2">
        <w:t>Psalm</w:t>
      </w:r>
      <w:r w:rsidR="000C7DE2" w:rsidRPr="00AB1781">
        <w:t xml:space="preserve"> 124</w:t>
      </w:r>
      <w:r w:rsidR="000C7DE2">
        <w:t>: “Those who trust in the Lord are like Mount Zion”</w:t>
      </w:r>
      <w:r>
        <w:fldChar w:fldCharType="end"/>
      </w:r>
      <w:r>
        <w:t xml:space="preserve">, page </w:t>
      </w:r>
      <w:r>
        <w:fldChar w:fldCharType="begin"/>
      </w:r>
      <w:r>
        <w:instrText xml:space="preserve"> PAGEREF _Ref411967338 \h </w:instrText>
      </w:r>
      <w:r>
        <w:fldChar w:fldCharType="separate"/>
      </w:r>
      <w:r w:rsidR="000C7DE2">
        <w:rPr>
          <w:noProof/>
        </w:rPr>
        <w:t>292</w:t>
      </w:r>
      <w:r>
        <w:fldChar w:fldCharType="end"/>
      </w:r>
      <w:r>
        <w:t>.</w:t>
      </w:r>
    </w:p>
    <w:p w14:paraId="5C7DBE57" w14:textId="3EE91A95" w:rsidR="00FD25B7" w:rsidRPr="00FD25B7" w:rsidRDefault="003A7286" w:rsidP="00BF0205">
      <w:pPr>
        <w:pStyle w:val="Heading4"/>
      </w:pPr>
      <w:bookmarkStart w:id="31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285930B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72"/>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0A01C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C7DE2">
        <w:t>Psalm</w:t>
      </w:r>
      <w:r w:rsidR="000C7DE2" w:rsidRPr="00AB1781">
        <w:t xml:space="preserve"> 125</w:t>
      </w:r>
      <w:r w:rsidR="000C7DE2">
        <w:t>: “When the Lord brought back the captivy of Zion”</w:t>
      </w:r>
      <w:r>
        <w:fldChar w:fldCharType="end"/>
      </w:r>
      <w:r>
        <w:t xml:space="preserve">, page </w:t>
      </w:r>
      <w:r>
        <w:fldChar w:fldCharType="begin"/>
      </w:r>
      <w:r>
        <w:instrText xml:space="preserve"> PAGEREF _Ref411967353 \h </w:instrText>
      </w:r>
      <w:r>
        <w:fldChar w:fldCharType="separate"/>
      </w:r>
      <w:r w:rsidR="000C7DE2">
        <w:rPr>
          <w:noProof/>
        </w:rPr>
        <w:t>293</w:t>
      </w:r>
      <w:r>
        <w:fldChar w:fldCharType="end"/>
      </w:r>
      <w:r>
        <w:t>.</w:t>
      </w:r>
    </w:p>
    <w:p w14:paraId="29D5D02A" w14:textId="734D2AA5" w:rsidR="00FD25B7" w:rsidRPr="00FD25B7" w:rsidRDefault="00FD25B7" w:rsidP="00BF0205">
      <w:pPr>
        <w:pStyle w:val="Heading4"/>
      </w:pPr>
      <w:bookmarkStart w:id="311"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13B5EBC2"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73"/>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74"/>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62F2276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C7DE2">
        <w:t>Psalm</w:t>
      </w:r>
      <w:r w:rsidR="000C7DE2" w:rsidRPr="00AB1781">
        <w:t xml:space="preserve"> 126</w:t>
      </w:r>
      <w:r w:rsidR="000C7DE2">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C7DE2">
        <w:rPr>
          <w:noProof/>
        </w:rPr>
        <w:t>293</w:t>
      </w:r>
      <w:r>
        <w:fldChar w:fldCharType="end"/>
      </w:r>
      <w:r>
        <w:t>.</w:t>
      </w:r>
    </w:p>
    <w:p w14:paraId="7ABE7E2A" w14:textId="57E0B25A" w:rsidR="00FD25B7" w:rsidRPr="00FD25B7" w:rsidRDefault="00FD25B7" w:rsidP="00BF0205">
      <w:pPr>
        <w:pStyle w:val="Heading4"/>
      </w:pPr>
      <w:bookmarkStart w:id="31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4A2C594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75"/>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76"/>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77"/>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78"/>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F88188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C7DE2">
        <w:t>Psalm</w:t>
      </w:r>
      <w:r w:rsidR="000C7DE2" w:rsidRPr="00AB1781">
        <w:t xml:space="preserve"> 127</w:t>
      </w:r>
      <w:r w:rsidR="000C7DE2">
        <w:t>: “Blessed are all who fear the Lord, who walk in His ways”</w:t>
      </w:r>
      <w:r>
        <w:fldChar w:fldCharType="end"/>
      </w:r>
      <w:r>
        <w:t xml:space="preserve">, page </w:t>
      </w:r>
      <w:r>
        <w:fldChar w:fldCharType="begin"/>
      </w:r>
      <w:r>
        <w:instrText xml:space="preserve"> PAGEREF _Ref411967385 \h </w:instrText>
      </w:r>
      <w:r>
        <w:fldChar w:fldCharType="separate"/>
      </w:r>
      <w:r w:rsidR="000C7DE2">
        <w:rPr>
          <w:noProof/>
        </w:rPr>
        <w:t>294</w:t>
      </w:r>
      <w:r>
        <w:fldChar w:fldCharType="end"/>
      </w:r>
      <w:r>
        <w:t>.</w:t>
      </w:r>
    </w:p>
    <w:p w14:paraId="3AAB1DE2" w14:textId="063F50A4" w:rsidR="00FD25B7" w:rsidRPr="00FD25B7" w:rsidRDefault="00FD25B7" w:rsidP="00BF0205">
      <w:pPr>
        <w:pStyle w:val="Heading4"/>
      </w:pPr>
      <w:bookmarkStart w:id="31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5E49AEAE"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79"/>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80"/>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81"/>
      </w:r>
    </w:p>
    <w:p w14:paraId="2D925D0C" w14:textId="3CAA3245" w:rsidR="00FD25B7" w:rsidRDefault="00FD25B7" w:rsidP="00FD25B7">
      <w:pPr>
        <w:pStyle w:val="EnglishHangEndNoCoptic"/>
      </w:pPr>
      <w:r w:rsidRPr="00AB1781">
        <w:tab/>
      </w:r>
      <w:r w:rsidR="00087D9B">
        <w:t>Peace be upon Israel!</w:t>
      </w:r>
    </w:p>
    <w:p w14:paraId="0FE658EC" w14:textId="05DFCB0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C7DE2">
        <w:t>Psalm</w:t>
      </w:r>
      <w:r w:rsidR="000C7DE2" w:rsidRPr="00AB1781">
        <w:t xml:space="preserve"> 128</w:t>
      </w:r>
      <w:r w:rsidR="000C7DE2">
        <w:t>: “Many times have they warred against me from my youth”</w:t>
      </w:r>
      <w:r>
        <w:fldChar w:fldCharType="end"/>
      </w:r>
      <w:r>
        <w:t xml:space="preserve">, page </w:t>
      </w:r>
      <w:r>
        <w:fldChar w:fldCharType="begin"/>
      </w:r>
      <w:r>
        <w:instrText xml:space="preserve"> PAGEREF _Ref411967400 \h </w:instrText>
      </w:r>
      <w:r>
        <w:fldChar w:fldCharType="separate"/>
      </w:r>
      <w:r w:rsidR="000C7DE2">
        <w:rPr>
          <w:noProof/>
        </w:rPr>
        <w:t>295</w:t>
      </w:r>
      <w:r>
        <w:fldChar w:fldCharType="end"/>
      </w:r>
      <w:r>
        <w:t>.</w:t>
      </w:r>
    </w:p>
    <w:p w14:paraId="63084F0D" w14:textId="6A0EE63A" w:rsidR="00FD25B7" w:rsidRPr="00AB1781" w:rsidRDefault="00FD25B7" w:rsidP="00BF0205">
      <w:pPr>
        <w:pStyle w:val="Heading4"/>
      </w:pPr>
      <w:bookmarkStart w:id="314" w:name="_Ref411967400"/>
      <w:r>
        <w:t>Psalm</w:t>
      </w:r>
      <w:r w:rsidRPr="00AB1781">
        <w:t xml:space="preserve"> 128</w:t>
      </w:r>
      <w:r>
        <w:t xml:space="preserve">: </w:t>
      </w:r>
      <w:r w:rsidR="00BB3B58">
        <w:t xml:space="preserve">“Many times have </w:t>
      </w:r>
      <w:r>
        <w:t>they warred against me from my yout</w:t>
      </w:r>
      <w:r w:rsidR="00BB3B58">
        <w:t>h”</w:t>
      </w:r>
      <w:bookmarkEnd w:id="3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2B4D3DF9"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82"/>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83"/>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866BDE9"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C7DE2">
        <w:t>Psalm</w:t>
      </w:r>
      <w:r w:rsidR="000C7DE2" w:rsidRPr="00AB1781">
        <w:t xml:space="preserve"> 129</w:t>
      </w:r>
      <w:r w:rsidR="000C7DE2">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C7DE2">
        <w:rPr>
          <w:noProof/>
        </w:rPr>
        <w:t>296</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5" w:name="_Ref411968046"/>
      <w:r>
        <w:t>Psalm</w:t>
      </w:r>
      <w:r w:rsidRPr="00AB1781">
        <w:t xml:space="preserve"> 129</w:t>
      </w:r>
      <w:r>
        <w:t xml:space="preserve">: </w:t>
      </w:r>
      <w:r w:rsidR="00BB3B58">
        <w:t>“I cried to You, O Lord, out of the depths”</w:t>
      </w:r>
      <w:bookmarkEnd w:id="3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6028811"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84"/>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85"/>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86"/>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87"/>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88"/>
      </w:r>
    </w:p>
    <w:p w14:paraId="5BFD100E" w14:textId="52FF153F"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C7DE2">
        <w:t>Psalm</w:t>
      </w:r>
      <w:r w:rsidR="000C7DE2" w:rsidRPr="00AB1781">
        <w:t xml:space="preserve"> 130</w:t>
      </w:r>
      <w:r w:rsidR="000C7DE2">
        <w:t>: “O Lord, my heart is not exalted, nor my eyes raised up”</w:t>
      </w:r>
      <w:r>
        <w:fldChar w:fldCharType="end"/>
      </w:r>
      <w:r>
        <w:t xml:space="preserve">, page </w:t>
      </w:r>
      <w:r>
        <w:fldChar w:fldCharType="begin"/>
      </w:r>
      <w:r>
        <w:instrText xml:space="preserve"> PAGEREF _Ref411968066 \h </w:instrText>
      </w:r>
      <w:r>
        <w:fldChar w:fldCharType="separate"/>
      </w:r>
      <w:r w:rsidR="000C7DE2">
        <w:rPr>
          <w:noProof/>
        </w:rPr>
        <w:t>297</w:t>
      </w:r>
      <w:r>
        <w:fldChar w:fldCharType="end"/>
      </w:r>
      <w:r>
        <w:t>.</w:t>
      </w:r>
      <w:r w:rsidR="00E611C7">
        <w:t xml:space="preserve"> </w:t>
      </w:r>
    </w:p>
    <w:p w14:paraId="0B5F9423" w14:textId="010EE6E6" w:rsidR="00FD25B7" w:rsidRPr="00FD25B7" w:rsidRDefault="00FD25B7" w:rsidP="00BF0205">
      <w:pPr>
        <w:pStyle w:val="Heading4"/>
      </w:pPr>
      <w:bookmarkStart w:id="31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14D4EF52"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89"/>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3D530DCE"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C7DE2">
        <w:t>Psalm</w:t>
      </w:r>
      <w:r w:rsidR="000C7DE2" w:rsidRPr="00AB1781">
        <w:t xml:space="preserve"> 131</w:t>
      </w:r>
      <w:r w:rsidR="000C7DE2">
        <w:t>: “O Lord, remember David and all his meekness”</w:t>
      </w:r>
      <w:r>
        <w:fldChar w:fldCharType="end"/>
      </w:r>
      <w:r>
        <w:t xml:space="preserve">, page </w:t>
      </w:r>
      <w:r>
        <w:fldChar w:fldCharType="begin"/>
      </w:r>
      <w:r>
        <w:instrText xml:space="preserve"> PAGEREF _Ref411968081 \h </w:instrText>
      </w:r>
      <w:r>
        <w:fldChar w:fldCharType="separate"/>
      </w:r>
      <w:r w:rsidR="000C7DE2">
        <w:rPr>
          <w:noProof/>
        </w:rPr>
        <w:t>298</w:t>
      </w:r>
      <w:r>
        <w:fldChar w:fldCharType="end"/>
      </w:r>
      <w:r>
        <w:t>.</w:t>
      </w:r>
    </w:p>
    <w:p w14:paraId="43A0FD26" w14:textId="359FA4AA" w:rsidR="00FD25B7" w:rsidRPr="00F431B1" w:rsidRDefault="00F431B1" w:rsidP="00BF0205">
      <w:pPr>
        <w:pStyle w:val="Heading4"/>
      </w:pPr>
      <w:bookmarkStart w:id="317" w:name="_Ref411968081"/>
      <w:r>
        <w:t>Psalm</w:t>
      </w:r>
      <w:r w:rsidR="00FD25B7" w:rsidRPr="00AB1781">
        <w:t xml:space="preserve"> 131</w:t>
      </w:r>
      <w:r>
        <w:t xml:space="preserve">: </w:t>
      </w:r>
      <w:r w:rsidR="00BB3B58">
        <w:t>“</w:t>
      </w:r>
      <w:r>
        <w:t>O Lord, remember David and all his meeknes</w:t>
      </w:r>
      <w:r w:rsidR="00BB3B58">
        <w:t>s”</w:t>
      </w:r>
      <w:bookmarkEnd w:id="3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5B85153" w:rsidR="00F14AA6" w:rsidRDefault="00F14AA6" w:rsidP="00F431B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90"/>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3D49195A" w:rsidR="00FD25B7" w:rsidRPr="00AB1781" w:rsidRDefault="00FD25B7" w:rsidP="00F431B1">
      <w:pPr>
        <w:pStyle w:val="EnglishHangNoCoptic"/>
      </w:pPr>
      <w:r w:rsidRPr="00AB1781">
        <w:t xml:space="preserve">4 I will </w:t>
      </w:r>
      <w:r w:rsidR="00423B80">
        <w:t>not give</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91"/>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92"/>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93"/>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94"/>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95"/>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96"/>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97"/>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98"/>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99"/>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800"/>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801"/>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38E91A1E"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C7DE2">
        <w:rPr>
          <w:noProof/>
        </w:rPr>
        <w:t>299</w:t>
      </w:r>
      <w:r>
        <w:fldChar w:fldCharType="end"/>
      </w:r>
      <w:r>
        <w:t>.</w:t>
      </w:r>
    </w:p>
    <w:p w14:paraId="359E6A39" w14:textId="3D6C3CDC" w:rsidR="00FD25B7" w:rsidRPr="00F431B1" w:rsidRDefault="00F431B1" w:rsidP="00BF0205">
      <w:pPr>
        <w:pStyle w:val="Heading4"/>
      </w:pPr>
      <w:bookmarkStart w:id="31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0B1A5645" w:rsidR="00F14AA6" w:rsidRDefault="00F14AA6" w:rsidP="00F431B1">
      <w:pPr>
        <w:pStyle w:val="Rubric"/>
      </w:pPr>
      <w:r>
        <w:lastRenderedPageBreak/>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802"/>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803"/>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133B8E4"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C7DE2">
        <w:t>Psalm</w:t>
      </w:r>
      <w:r w:rsidR="000C7DE2" w:rsidRPr="00AB1781">
        <w:t xml:space="preserve"> 133</w:t>
      </w:r>
      <w:r w:rsidR="000C7DE2">
        <w:t>: “Behold now, bless the Lord, all you servants of the Lord”</w:t>
      </w:r>
      <w:r>
        <w:fldChar w:fldCharType="end"/>
      </w:r>
      <w:r>
        <w:t xml:space="preserve">, page </w:t>
      </w:r>
      <w:r>
        <w:fldChar w:fldCharType="begin"/>
      </w:r>
      <w:r>
        <w:instrText xml:space="preserve"> PAGEREF _Ref411968119 \h </w:instrText>
      </w:r>
      <w:r>
        <w:fldChar w:fldCharType="separate"/>
      </w:r>
      <w:r w:rsidR="000C7DE2">
        <w:rPr>
          <w:noProof/>
        </w:rPr>
        <w:t>300</w:t>
      </w:r>
      <w:r>
        <w:fldChar w:fldCharType="end"/>
      </w:r>
      <w:r>
        <w:t>.</w:t>
      </w:r>
    </w:p>
    <w:p w14:paraId="2852ED99" w14:textId="4294FF84" w:rsidR="00FD25B7" w:rsidRPr="00AB1781" w:rsidRDefault="00FD25B7" w:rsidP="00BF0205">
      <w:pPr>
        <w:pStyle w:val="Heading4"/>
      </w:pPr>
      <w:bookmarkStart w:id="31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58ABD3E"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804"/>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0C342468"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C7DE2">
        <w:t>Psalm</w:t>
      </w:r>
      <w:r w:rsidR="000C7DE2" w:rsidRPr="00AB1781">
        <w:t xml:space="preserve"> 136</w:t>
      </w:r>
      <w:r w:rsidR="000C7DE2">
        <w:t>: “By the rivers of Babylon—we sat down, and wept”</w:t>
      </w:r>
      <w:r>
        <w:fldChar w:fldCharType="end"/>
      </w:r>
      <w:r>
        <w:t xml:space="preserve">, page </w:t>
      </w:r>
      <w:r>
        <w:fldChar w:fldCharType="begin"/>
      </w:r>
      <w:r>
        <w:instrText xml:space="preserve"> PAGEREF _Ref411968136 \h </w:instrText>
      </w:r>
      <w:r>
        <w:fldChar w:fldCharType="separate"/>
      </w:r>
      <w:r w:rsidR="000C7DE2">
        <w:rPr>
          <w:noProof/>
        </w:rPr>
        <w:t>305</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0" w:name="_Ref435438658"/>
      <w:r w:rsidRPr="00AB1781">
        <w:t>K</w:t>
      </w:r>
      <w:r>
        <w:t>athisma</w:t>
      </w:r>
      <w:r w:rsidRPr="00AB1781">
        <w:t xml:space="preserve"> 1</w:t>
      </w:r>
      <w:r>
        <w:t>9</w:t>
      </w:r>
      <w:bookmarkEnd w:id="32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805"/>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806"/>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807"/>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808"/>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09"/>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8D8E39B" w:rsidR="00086B05" w:rsidRDefault="00086B05" w:rsidP="00E276C1">
      <w:pPr>
        <w:pStyle w:val="Rubric"/>
      </w:pPr>
      <w:r>
        <w:fldChar w:fldCharType="begin"/>
      </w:r>
      <w:r>
        <w:instrText xml:space="preserve"> REF _Ref434580757 \h </w:instrText>
      </w:r>
      <w:r>
        <w:fldChar w:fldCharType="separate"/>
      </w:r>
      <w:r w:rsidR="000C7DE2">
        <w:t>The Second Canticle: Psalm 135</w:t>
      </w:r>
      <w:r>
        <w:fldChar w:fldCharType="end"/>
      </w:r>
      <w:r>
        <w:t xml:space="preserve">, page </w:t>
      </w:r>
      <w:r>
        <w:fldChar w:fldCharType="begin"/>
      </w:r>
      <w:r>
        <w:instrText xml:space="preserve"> PAGEREF _Ref434580763 \h </w:instrText>
      </w:r>
      <w:r>
        <w:fldChar w:fldCharType="separate"/>
      </w:r>
      <w:r w:rsidR="000C7DE2">
        <w:rPr>
          <w:noProof/>
        </w:rPr>
        <w:t>341</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810"/>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811"/>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812"/>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13"/>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14"/>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5"/>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545931F5" w:rsidR="00F14AA6" w:rsidRDefault="00F14AA6" w:rsidP="00F14AA6">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16"/>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17"/>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18"/>
      </w:r>
    </w:p>
    <w:p w14:paraId="0078B0CE" w14:textId="4FF846E1" w:rsidR="003E6DC3"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C7DE2">
        <w:t>Psalm</w:t>
      </w:r>
      <w:r w:rsidR="000C7DE2" w:rsidRPr="00AB1781">
        <w:t xml:space="preserve"> 137</w:t>
      </w:r>
      <w:r w:rsidR="000C7DE2">
        <w:t>: “I will confess You, O Lord, with all my heart”</w:t>
      </w:r>
      <w:r>
        <w:fldChar w:fldCharType="end"/>
      </w:r>
      <w:r>
        <w:t xml:space="preserve">, page </w:t>
      </w:r>
      <w:r>
        <w:fldChar w:fldCharType="begin"/>
      </w:r>
      <w:r>
        <w:instrText xml:space="preserve"> PAGEREF _Ref411968152 \h </w:instrText>
      </w:r>
      <w:r>
        <w:fldChar w:fldCharType="separate"/>
      </w:r>
      <w:r w:rsidR="000C7DE2">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C7DE2">
        <w:t>Psalm</w:t>
      </w:r>
      <w:r w:rsidR="000C7DE2" w:rsidRPr="00AB1781">
        <w:t xml:space="preserve"> 140</w:t>
      </w:r>
      <w:r w:rsidR="000C7DE2">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C7DE2">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A3E6E3B"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19"/>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20"/>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FA2A039" w:rsidR="00E276C1" w:rsidRPr="00AB1781" w:rsidRDefault="00E276C1" w:rsidP="00E276C1">
      <w:pPr>
        <w:pStyle w:val="EnglishHangEndNoCoptic"/>
      </w:pPr>
      <w:r w:rsidRPr="00AB1781">
        <w:tab/>
        <w:t xml:space="preserve">for </w:t>
      </w:r>
      <w:r w:rsidR="001040C8">
        <w:t>You</w:t>
      </w:r>
      <w:r w:rsidRPr="00AB1781">
        <w:t xml:space="preserve"> </w:t>
      </w:r>
      <w:r w:rsidR="00D03414">
        <w:t xml:space="preserve">have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21"/>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22"/>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23"/>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24"/>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25"/>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26"/>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08F00E9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C7DE2">
        <w:t>Psalm</w:t>
      </w:r>
      <w:r w:rsidR="000C7DE2" w:rsidRPr="00AB1781">
        <w:t xml:space="preserve"> 140</w:t>
      </w:r>
      <w:r w:rsidR="000C7DE2">
        <w:t>: “O Lord, I have cried to You, hear me”</w:t>
      </w:r>
      <w:r>
        <w:fldChar w:fldCharType="end"/>
      </w:r>
      <w:r>
        <w:t xml:space="preserve">, page </w:t>
      </w:r>
      <w:r>
        <w:fldChar w:fldCharType="begin"/>
      </w:r>
      <w:r>
        <w:instrText xml:space="preserve"> PAGEREF _Ref411968172 \h </w:instrText>
      </w:r>
      <w:r>
        <w:fldChar w:fldCharType="separate"/>
      </w:r>
      <w:r w:rsidR="000C7DE2">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27"/>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28"/>
      </w:r>
      <w:r w:rsidRPr="00AB1781">
        <w:t xml:space="preserve"> my heart,</w:t>
      </w:r>
      <w:r w:rsidRPr="00AB1781">
        <w:rPr>
          <w:rStyle w:val="FootnoteReference"/>
        </w:rPr>
        <w:footnoteReference w:id="829"/>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30"/>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31"/>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32"/>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33"/>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4"/>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35"/>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36"/>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75616D"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37"/>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38"/>
      </w:r>
    </w:p>
    <w:p w14:paraId="7853C3F1" w14:textId="5791B6FC"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C7DE2">
        <w:t>Psalm</w:t>
      </w:r>
      <w:r w:rsidR="000C7DE2" w:rsidRPr="00AB1781">
        <w:t xml:space="preserve"> 141</w:t>
      </w:r>
      <w:r w:rsidR="000C7DE2">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C7DE2">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C7DE2">
        <w:t>Psalm</w:t>
      </w:r>
      <w:r w:rsidR="000C7DE2" w:rsidRPr="00AB1781">
        <w:t xml:space="preserve"> 145</w:t>
      </w:r>
      <w:r w:rsidR="000C7DE2">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C7DE2">
        <w:rPr>
          <w:noProof/>
        </w:rPr>
        <w:t>317</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94F6C84"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39"/>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40"/>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09224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C7DE2">
        <w:t>Psalm</w:t>
      </w:r>
      <w:r w:rsidR="000C7DE2" w:rsidRPr="00AB1781">
        <w:t xml:space="preserve"> 145</w:t>
      </w:r>
      <w:r w:rsidR="000C7DE2">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C7DE2">
        <w:rPr>
          <w:noProof/>
        </w:rPr>
        <w:t>317</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FAA99F5" w:rsidR="00F14AA6" w:rsidRDefault="00F14AA6" w:rsidP="00E276C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41"/>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33269D1"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lastRenderedPageBreak/>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42"/>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43"/>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44"/>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tl/>
          <w:lang w:bidi="he-IL"/>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45"/>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tl/>
          <w:lang w:bidi="he-IL"/>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tl/>
          <w:lang w:bidi="he-IL"/>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tl/>
          <w:lang w:bidi="he-IL"/>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tl/>
          <w:lang w:bidi="he-IL"/>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tl/>
          <w:lang w:bidi="he-IL"/>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tl/>
          <w:lang w:bidi="he-IL"/>
        </w:rPr>
        <w:t>ז</w:t>
      </w:r>
      <w:r w:rsidR="008D3680">
        <w:t xml:space="preserve">) </w:t>
      </w:r>
      <w:r w:rsidRPr="00AB1781">
        <w:t>They will spread</w:t>
      </w:r>
      <w:r w:rsidR="00F53108">
        <w:rPr>
          <w:rStyle w:val="FootnoteReference"/>
        </w:rPr>
        <w:footnoteReference w:id="846"/>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tl/>
          <w:lang w:bidi="he-IL"/>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tl/>
          <w:lang w:bidi="he-IL"/>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tl/>
          <w:lang w:bidi="he-IL"/>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47"/>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48"/>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tl/>
          <w:lang w:bidi="he-IL"/>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tl/>
          <w:lang w:bidi="he-IL"/>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tl/>
          <w:lang w:bidi="he-IL"/>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tl/>
          <w:lang w:bidi="he-IL"/>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tl/>
          <w:lang w:bidi="he-IL"/>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tl/>
          <w:lang w:bidi="he-IL"/>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tl/>
          <w:lang w:bidi="he-IL"/>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tl/>
          <w:lang w:bidi="he-IL"/>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tl/>
          <w:lang w:bidi="he-IL"/>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tl/>
          <w:lang w:bidi="he-IL"/>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tl/>
          <w:lang w:bidi="he-IL"/>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tl/>
          <w:lang w:bidi="he-IL"/>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49"/>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1B92D0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50"/>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51"/>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52"/>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53"/>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54"/>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55"/>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56"/>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57"/>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4A6B104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C7DE2">
        <w:t>Psalm</w:t>
      </w:r>
      <w:r w:rsidR="000C7DE2" w:rsidRPr="00AB1781">
        <w:t xml:space="preserve"> 146</w:t>
      </w:r>
      <w:r w:rsidR="000C7DE2">
        <w:t>: “Praise the Lord, for psalmody a is good thing”</w:t>
      </w:r>
      <w:r>
        <w:fldChar w:fldCharType="end"/>
      </w:r>
      <w:r>
        <w:t xml:space="preserve">, page </w:t>
      </w:r>
      <w:r>
        <w:fldChar w:fldCharType="begin"/>
      </w:r>
      <w:r>
        <w:instrText xml:space="preserve"> PAGEREF _Ref411968226 \h </w:instrText>
      </w:r>
      <w:r>
        <w:fldChar w:fldCharType="separate"/>
      </w:r>
      <w:r w:rsidR="000C7DE2">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C7DE2">
        <w:t>Psalm 118 Part 20 (</w:t>
      </w:r>
      <w:r w:rsidR="000C7DE2" w:rsidRPr="0082523C">
        <w:rPr>
          <w:rFonts w:ascii="Tahoma" w:eastAsia="Tahoma" w:hAnsi="Tahoma" w:cs="Tahoma"/>
          <w:iCs/>
          <w:szCs w:val="24"/>
          <w:rtl/>
          <w:lang w:bidi="he-IL"/>
        </w:rPr>
        <w:t>ר</w:t>
      </w:r>
      <w:r w:rsidR="000C7DE2">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C7DE2">
        <w:rPr>
          <w:noProof/>
        </w:rPr>
        <w:t>285</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6A82A25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58"/>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59"/>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60"/>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27631A5B"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C7DE2">
        <w:t>Psalm</w:t>
      </w:r>
      <w:r w:rsidR="000C7DE2" w:rsidRPr="00AB1781">
        <w:t xml:space="preserve"> 147</w:t>
      </w:r>
      <w:r w:rsidR="000C7DE2">
        <w:t>: “Praise the Lord, O Jerusalem! Praise your God, O Zion”</w:t>
      </w:r>
      <w:r>
        <w:fldChar w:fldCharType="end"/>
      </w:r>
      <w:r>
        <w:t xml:space="preserve"> Page </w:t>
      </w:r>
      <w:r>
        <w:fldChar w:fldCharType="begin"/>
      </w:r>
      <w:r>
        <w:instrText xml:space="preserve"> PAGEREF _Ref411968245 \h </w:instrText>
      </w:r>
      <w:r>
        <w:fldChar w:fldCharType="separate"/>
      </w:r>
      <w:r w:rsidR="000C7DE2">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692ABCCB"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61"/>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B86C642"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6C477EE7"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62"/>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63"/>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64"/>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65"/>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66"/>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2523B608" w:rsidR="00086B05" w:rsidRPr="00AB1781" w:rsidRDefault="00086B05" w:rsidP="00086B05">
      <w:pPr>
        <w:pStyle w:val="Rubric"/>
      </w:pPr>
      <w:r>
        <w:lastRenderedPageBreak/>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67"/>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68"/>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69"/>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70"/>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71"/>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263DAC4"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72"/>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73"/>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74"/>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07D790C"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C7DE2">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5"/>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180363C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C7DE2">
        <w:rPr>
          <w:noProof/>
        </w:rPr>
        <w:t>434</w:t>
      </w:r>
      <w:r>
        <w:fldChar w:fldCharType="end"/>
      </w:r>
      <w:r>
        <w:t>, until Part Nine of the Sunday Theotokia before continuing as usual from the Second Canticle.</w:t>
      </w:r>
    </w:p>
    <w:p w14:paraId="7A906C89" w14:textId="3D98F731"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C7DE2">
        <w:rPr>
          <w:b/>
          <w:bCs/>
          <w:noProof/>
          <w:lang w:val="en-US"/>
        </w:rPr>
        <w:t>Error! Bookmark not defined.</w:t>
      </w:r>
      <w:r>
        <w:fldChar w:fldCharType="end"/>
      </w:r>
      <w:r>
        <w:t>.</w:t>
      </w:r>
    </w:p>
    <w:p w14:paraId="649EDE73" w14:textId="77777777" w:rsidR="000C7DE2"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0C7DE2">
        <w:t>The Second Prayer of Esaias the Prophet</w:t>
      </w:r>
    </w:p>
    <w:p w14:paraId="3DC8BBEB" w14:textId="77777777" w:rsidR="000C7DE2" w:rsidRDefault="000C7DE2" w:rsidP="00A7333E">
      <w:pPr>
        <w:pStyle w:val="Rubric"/>
      </w:pPr>
      <w:r>
        <w:t>(Esaias 25:1-12. Coptic rite: Joyous Saturday.)</w:t>
      </w:r>
    </w:p>
    <w:p w14:paraId="58DDED8D" w14:textId="77777777" w:rsidR="000C7DE2" w:rsidRPr="0040319E" w:rsidRDefault="000C7DE2" w:rsidP="00ED1D04">
      <w:pPr>
        <w:pStyle w:val="Rubric"/>
      </w:pPr>
      <w:r>
        <w:t>Again, a reading from the book of Esaias the Prophet. His blessing be upon us all. Amen.</w:t>
      </w:r>
    </w:p>
    <w:p w14:paraId="54EF297D" w14:textId="77777777" w:rsidR="000C7DE2" w:rsidRDefault="000C7DE2" w:rsidP="00A7333E">
      <w:pPr>
        <w:pStyle w:val="EnglishHangNoCoptic"/>
      </w:pPr>
      <w:r>
        <w:t>1 O Lord my God,</w:t>
      </w:r>
    </w:p>
    <w:p w14:paraId="7617967F" w14:textId="77777777" w:rsidR="000C7DE2" w:rsidRDefault="000C7DE2" w:rsidP="00A7333E">
      <w:pPr>
        <w:pStyle w:val="EnglishHangNoCoptic"/>
        <w:ind w:firstLine="0"/>
      </w:pPr>
      <w:r>
        <w:t>I will glorify You;</w:t>
      </w:r>
    </w:p>
    <w:p w14:paraId="01F56A2C" w14:textId="77777777" w:rsidR="000C7DE2" w:rsidRDefault="000C7DE2" w:rsidP="00A7333E">
      <w:pPr>
        <w:pStyle w:val="EnglishHangNoCoptic"/>
        <w:ind w:firstLine="0"/>
      </w:pPr>
      <w:r w:rsidRPr="00224A73">
        <w:t>I</w:t>
      </w:r>
      <w:r>
        <w:t xml:space="preserve"> will sing a hymn to Your Name,</w:t>
      </w:r>
    </w:p>
    <w:p w14:paraId="3EF6B9FB" w14:textId="77777777" w:rsidR="000C7DE2" w:rsidRDefault="000C7DE2" w:rsidP="00A7333E">
      <w:pPr>
        <w:pStyle w:val="EnglishHangNoCoptic"/>
        <w:ind w:firstLine="0"/>
      </w:pPr>
      <w:r w:rsidRPr="00224A73">
        <w:t xml:space="preserve">for </w:t>
      </w:r>
      <w:r>
        <w:t>You have done wonderful things—</w:t>
      </w:r>
    </w:p>
    <w:p w14:paraId="1A499B2B" w14:textId="77777777" w:rsidR="000C7DE2" w:rsidRDefault="000C7DE2" w:rsidP="00A7333E">
      <w:pPr>
        <w:pStyle w:val="EnglishHangEndNoCoptic"/>
        <w:ind w:firstLine="0"/>
      </w:pPr>
      <w:r w:rsidRPr="00224A73">
        <w:t xml:space="preserve">an ancient and true </w:t>
      </w:r>
      <w:r>
        <w:t>plan</w:t>
      </w:r>
      <w:r w:rsidRPr="00224A73">
        <w:t xml:space="preserve">. </w:t>
      </w:r>
      <w:r>
        <w:t>Amen, Lord!</w:t>
      </w:r>
    </w:p>
    <w:p w14:paraId="14D287F5" w14:textId="77777777" w:rsidR="000C7DE2" w:rsidRDefault="000C7DE2" w:rsidP="00A7333E">
      <w:pPr>
        <w:pStyle w:val="EnglishHangNoCoptic"/>
      </w:pPr>
      <w:r w:rsidRPr="00224A73">
        <w:lastRenderedPageBreak/>
        <w:t>2</w:t>
      </w:r>
      <w:r>
        <w:t xml:space="preserve"> </w:t>
      </w:r>
      <w:r w:rsidRPr="00224A73">
        <w:t>Fo</w:t>
      </w:r>
      <w:r>
        <w:t>r You have made cities into a mound;</w:t>
      </w:r>
    </w:p>
    <w:p w14:paraId="6BB6727B" w14:textId="77777777" w:rsidR="000C7DE2" w:rsidRDefault="000C7DE2" w:rsidP="00A7333E">
      <w:pPr>
        <w:pStyle w:val="EnglishHangNoCoptic"/>
        <w:ind w:firstLine="0"/>
      </w:pPr>
      <w:r w:rsidRPr="00224A73">
        <w:t xml:space="preserve">You </w:t>
      </w:r>
      <w:r>
        <w:t xml:space="preserve">have </w:t>
      </w:r>
      <w:r w:rsidRPr="00224A73">
        <w:t>made the foundatio</w:t>
      </w:r>
      <w:r>
        <w:t>ns of their strong cities fall.</w:t>
      </w:r>
    </w:p>
    <w:p w14:paraId="5152C687" w14:textId="77777777" w:rsidR="000C7DE2" w:rsidRDefault="000C7DE2" w:rsidP="00A7333E">
      <w:pPr>
        <w:pStyle w:val="EnglishHangEndNoCoptic"/>
        <w:ind w:firstLine="0"/>
      </w:pPr>
      <w:r w:rsidRPr="00224A73">
        <w:t>The city of the ungo</w:t>
      </w:r>
      <w:r>
        <w:t>dly shall not be built forever.</w:t>
      </w:r>
    </w:p>
    <w:p w14:paraId="6F970DF8" w14:textId="77777777" w:rsidR="000C7DE2" w:rsidRDefault="000C7DE2" w:rsidP="00A7333E">
      <w:pPr>
        <w:pStyle w:val="EnglishHangNoCoptic"/>
      </w:pPr>
      <w:r w:rsidRPr="00224A73">
        <w:t>3</w:t>
      </w:r>
      <w:r>
        <w:t xml:space="preserve"> </w:t>
      </w:r>
      <w:r w:rsidRPr="00224A73">
        <w:t>Therefore</w:t>
      </w:r>
      <w:r>
        <w:t>,</w:t>
      </w:r>
      <w:r w:rsidRPr="00224A73">
        <w:t xml:space="preserve"> </w:t>
      </w:r>
      <w:r>
        <w:t>the poor people will bless You,</w:t>
      </w:r>
    </w:p>
    <w:p w14:paraId="10FFD6A3" w14:textId="77777777" w:rsidR="000C7DE2" w:rsidRDefault="000C7DE2" w:rsidP="00A7333E">
      <w:pPr>
        <w:pStyle w:val="EnglishHangEndNoCoptic"/>
        <w:ind w:firstLine="0"/>
      </w:pPr>
      <w:r w:rsidRPr="00224A73">
        <w:t xml:space="preserve">and the cities of </w:t>
      </w:r>
      <w:r>
        <w:t>wronged people will praise You.</w:t>
      </w:r>
    </w:p>
    <w:p w14:paraId="41D9E24A" w14:textId="77777777" w:rsidR="000C7DE2" w:rsidRDefault="000C7DE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5ECAF7C3" w14:textId="77777777" w:rsidR="000C7DE2" w:rsidRDefault="000C7DE2" w:rsidP="00A7333E">
      <w:pPr>
        <w:pStyle w:val="EnglishHangNoCoptic"/>
        <w:ind w:firstLine="0"/>
      </w:pPr>
      <w:r w:rsidRPr="00224A73">
        <w:t>and a protection to those who were dis</w:t>
      </w:r>
      <w:r>
        <w:t>heartened because of poverty.</w:t>
      </w:r>
    </w:p>
    <w:p w14:paraId="2B8FED9A" w14:textId="77777777" w:rsidR="000C7DE2" w:rsidRDefault="000C7DE2" w:rsidP="00A7333E">
      <w:pPr>
        <w:pStyle w:val="EnglishHangNoCoptic"/>
        <w:ind w:firstLine="0"/>
      </w:pPr>
      <w:r w:rsidRPr="00224A73">
        <w:t>You w</w:t>
      </w:r>
      <w:r>
        <w:t>ill deliver them from evil men,</w:t>
      </w:r>
    </w:p>
    <w:p w14:paraId="4B9AE6CA" w14:textId="77777777" w:rsidR="000C7DE2" w:rsidRDefault="000C7DE2" w:rsidP="00A7333E">
      <w:pPr>
        <w:pStyle w:val="EnglishHangEndNoCoptic"/>
        <w:ind w:firstLine="0"/>
      </w:pPr>
      <w:r w:rsidRPr="00224A73">
        <w:t>and be a shelter of the thirsty</w:t>
      </w:r>
      <w:r>
        <w:t>,</w:t>
      </w:r>
      <w:r w:rsidRPr="00224A73">
        <w:t xml:space="preserve"> and a</w:t>
      </w:r>
      <w:r>
        <w:t xml:space="preserve"> breath of life to the wronged.</w:t>
      </w:r>
    </w:p>
    <w:p w14:paraId="1094B5EB" w14:textId="77777777" w:rsidR="000C7DE2" w:rsidRDefault="000C7DE2" w:rsidP="00A7333E">
      <w:pPr>
        <w:pStyle w:val="EnglishHangNoCoptic"/>
      </w:pPr>
      <w:r w:rsidRPr="00224A73">
        <w:t>5</w:t>
      </w:r>
      <w:r>
        <w:t xml:space="preserve"> </w:t>
      </w:r>
      <w:r w:rsidRPr="00224A73">
        <w:t>They will b</w:t>
      </w:r>
      <w:r>
        <w:t>less You as discouraged people,</w:t>
      </w:r>
    </w:p>
    <w:p w14:paraId="3413A661" w14:textId="77777777" w:rsidR="000C7DE2" w:rsidRDefault="000C7DE2" w:rsidP="00A7333E">
      <w:pPr>
        <w:pStyle w:val="EnglishHangEndNoCoptic"/>
        <w:ind w:firstLine="0"/>
      </w:pPr>
      <w:r w:rsidRPr="00224A73">
        <w:t>thirsting in Zion because of ungodl</w:t>
      </w:r>
      <w:r>
        <w:t>y men, to whom You delivered us.</w:t>
      </w:r>
    </w:p>
    <w:p w14:paraId="70E29EF1" w14:textId="77777777" w:rsidR="000C7DE2" w:rsidRDefault="000C7DE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40F87D3C" w14:textId="77777777" w:rsidR="000C7DE2" w:rsidRDefault="000C7DE2" w:rsidP="00A7333E">
      <w:pPr>
        <w:pStyle w:val="EnglishHangNoCoptic"/>
        <w:ind w:firstLine="0"/>
      </w:pPr>
      <w:r>
        <w:t>They will drink joy;</w:t>
      </w:r>
    </w:p>
    <w:p w14:paraId="17E9400A" w14:textId="77777777" w:rsidR="000C7DE2" w:rsidRDefault="000C7DE2" w:rsidP="00A7333E">
      <w:pPr>
        <w:pStyle w:val="EnglishHangNoCoptic"/>
        <w:ind w:firstLine="0"/>
      </w:pPr>
      <w:r>
        <w:t>they will drink wine;</w:t>
      </w:r>
    </w:p>
    <w:p w14:paraId="6A4A7FEB" w14:textId="77777777" w:rsidR="000C7DE2" w:rsidRDefault="000C7DE2" w:rsidP="00A7333E">
      <w:pPr>
        <w:pStyle w:val="EnglishHangEndNoCoptic"/>
        <w:ind w:firstLine="0"/>
      </w:pPr>
      <w:r>
        <w:t>they will</w:t>
      </w:r>
      <w:r w:rsidRPr="00224A73">
        <w:t xml:space="preserve"> </w:t>
      </w:r>
      <w:r>
        <w:t>anoint themselves with ointment.</w:t>
      </w:r>
    </w:p>
    <w:p w14:paraId="471A54BB" w14:textId="77777777" w:rsidR="000C7DE2" w:rsidRDefault="000C7DE2" w:rsidP="00A7333E">
      <w:pPr>
        <w:pStyle w:val="EnglishHangNoCoptic"/>
      </w:pPr>
      <w:r w:rsidRPr="00224A73">
        <w:t>7</w:t>
      </w:r>
      <w:r>
        <w:t xml:space="preserve"> </w:t>
      </w:r>
      <w:r w:rsidRPr="00224A73">
        <w:t>Deliver a</w:t>
      </w:r>
      <w:r>
        <w:t>ll these things to the nations on this mountain,</w:t>
      </w:r>
    </w:p>
    <w:p w14:paraId="58315529" w14:textId="77777777" w:rsidR="000C7DE2" w:rsidRDefault="000C7DE2" w:rsidP="00A7333E">
      <w:pPr>
        <w:pStyle w:val="EnglishHangEndNoCoptic"/>
        <w:ind w:firstLine="0"/>
      </w:pPr>
      <w:r w:rsidRPr="00224A73">
        <w:t>for this is t</w:t>
      </w:r>
      <w:r>
        <w:t>he counsel for all the nations.</w:t>
      </w:r>
    </w:p>
    <w:p w14:paraId="779CEDD1" w14:textId="77777777" w:rsidR="000C7DE2" w:rsidRDefault="000C7DE2" w:rsidP="00A7333E">
      <w:pPr>
        <w:pStyle w:val="EnglishHangNoCoptic"/>
      </w:pPr>
      <w:r w:rsidRPr="00224A73">
        <w:t>8</w:t>
      </w:r>
      <w:r>
        <w:t xml:space="preserve"> </w:t>
      </w:r>
      <w:r w:rsidRPr="00224A73">
        <w:t>Deat</w:t>
      </w:r>
      <w:r>
        <w:t>h prevailed and swallowed them,</w:t>
      </w:r>
    </w:p>
    <w:p w14:paraId="5A5C68A7" w14:textId="77777777" w:rsidR="000C7DE2" w:rsidRDefault="000C7DE2" w:rsidP="00A7333E">
      <w:pPr>
        <w:pStyle w:val="EnglishHangNoCoptic"/>
        <w:ind w:firstLine="0"/>
      </w:pPr>
      <w:r w:rsidRPr="00224A73">
        <w:t>but again God wiped a</w:t>
      </w:r>
      <w:r>
        <w:t>way every tear from every face;</w:t>
      </w:r>
    </w:p>
    <w:p w14:paraId="2627C714" w14:textId="77777777" w:rsidR="000C7DE2" w:rsidRDefault="000C7DE2" w:rsidP="00A7333E">
      <w:pPr>
        <w:pStyle w:val="EnglishHangNoCoptic"/>
        <w:ind w:firstLine="0"/>
      </w:pPr>
      <w:r w:rsidRPr="00224A73">
        <w:t>He took away the disgrace of</w:t>
      </w:r>
      <w:r>
        <w:t xml:space="preserve"> His people from all the earth;</w:t>
      </w:r>
    </w:p>
    <w:p w14:paraId="5F0D2022" w14:textId="77777777" w:rsidR="000C7DE2" w:rsidRDefault="000C7DE2" w:rsidP="00A7333E">
      <w:pPr>
        <w:pStyle w:val="EnglishHangEndNoCoptic"/>
        <w:ind w:firstLine="0"/>
      </w:pPr>
      <w:r w:rsidRPr="00224A73">
        <w:t>for the mouth of the Lord h</w:t>
      </w:r>
      <w:r>
        <w:t>as spoken.</w:t>
      </w:r>
    </w:p>
    <w:p w14:paraId="15969856" w14:textId="77777777" w:rsidR="000C7DE2" w:rsidRDefault="000C7DE2" w:rsidP="00A7333E">
      <w:pPr>
        <w:pStyle w:val="EnglishHangNoCoptic"/>
      </w:pPr>
      <w:r w:rsidRPr="00224A73">
        <w:t>9</w:t>
      </w:r>
      <w:r>
        <w:t xml:space="preserve"> </w:t>
      </w:r>
      <w:r w:rsidRPr="00224A73">
        <w:t>Th</w:t>
      </w:r>
      <w:r>
        <w:t>en it will be said in that day,</w:t>
      </w:r>
    </w:p>
    <w:p w14:paraId="4D5EE8DE" w14:textId="77777777" w:rsidR="000C7DE2" w:rsidRDefault="000C7DE2" w:rsidP="00A7333E">
      <w:pPr>
        <w:pStyle w:val="EnglishHangNoCoptic"/>
        <w:ind w:firstLine="0"/>
      </w:pPr>
      <w:r w:rsidRPr="00224A73">
        <w:t>“Behold, th</w:t>
      </w:r>
      <w:r>
        <w:t>is is our God, in whom we hoped</w:t>
      </w:r>
    </w:p>
    <w:p w14:paraId="4D186D61" w14:textId="77777777" w:rsidR="000C7DE2" w:rsidRDefault="000C7DE2" w:rsidP="00A7333E">
      <w:pPr>
        <w:pStyle w:val="EnglishHangEndNoCoptic"/>
        <w:ind w:firstLine="0"/>
      </w:pPr>
      <w:r w:rsidRPr="00224A73">
        <w:t xml:space="preserve">and we </w:t>
      </w:r>
      <w:r>
        <w:t>were glad in His salvation.”</w:t>
      </w:r>
    </w:p>
    <w:p w14:paraId="3D290F2F" w14:textId="77777777" w:rsidR="000C7DE2" w:rsidRDefault="000C7DE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6B385BF5" w14:textId="77777777" w:rsidR="000C7DE2" w:rsidRDefault="000C7DE2" w:rsidP="00A7333E">
      <w:pPr>
        <w:pStyle w:val="EnglishHangNoCoptic"/>
        <w:ind w:firstLine="0"/>
      </w:pPr>
      <w:r w:rsidRPr="00224A73">
        <w:t xml:space="preserve">and the </w:t>
      </w:r>
      <w:r>
        <w:t>Moabite shall be trampled down,</w:t>
      </w:r>
    </w:p>
    <w:p w14:paraId="6C2CB6B2" w14:textId="77777777" w:rsidR="000C7DE2" w:rsidRDefault="000C7DE2" w:rsidP="00A7333E">
      <w:pPr>
        <w:pStyle w:val="EnglishHangEndNoCoptic"/>
        <w:ind w:firstLine="0"/>
      </w:pPr>
      <w:r>
        <w:t>as</w:t>
      </w:r>
      <w:r w:rsidRPr="00224A73">
        <w:t xml:space="preserve"> the thresh</w:t>
      </w:r>
      <w:r>
        <w:t>ing floor is tread with wagons.</w:t>
      </w:r>
    </w:p>
    <w:p w14:paraId="0A69ABB3" w14:textId="77777777" w:rsidR="000C7DE2" w:rsidRDefault="000C7DE2" w:rsidP="00A7333E">
      <w:pPr>
        <w:pStyle w:val="EnglishHangNoCoptic"/>
      </w:pPr>
      <w:r w:rsidRPr="00224A73">
        <w:t>1</w:t>
      </w:r>
      <w:r>
        <w:t>1 He will spread forth His hands</w:t>
      </w:r>
    </w:p>
    <w:p w14:paraId="12ECAE33" w14:textId="77777777" w:rsidR="000C7DE2" w:rsidRDefault="000C7DE2" w:rsidP="00A7333E">
      <w:pPr>
        <w:pStyle w:val="EnglishHangNoCoptic"/>
        <w:ind w:firstLine="0"/>
      </w:pPr>
      <w:r w:rsidRPr="00224A73">
        <w:t>so as</w:t>
      </w:r>
      <w:r>
        <w:t xml:space="preserve"> to humble man, to destroy him;</w:t>
      </w:r>
    </w:p>
    <w:p w14:paraId="1CE38889" w14:textId="77777777" w:rsidR="000C7DE2" w:rsidRDefault="000C7DE2" w:rsidP="00A7333E">
      <w:pPr>
        <w:pStyle w:val="EnglishHangNoCoptic"/>
        <w:ind w:firstLine="0"/>
      </w:pPr>
      <w:r w:rsidRPr="00224A73">
        <w:t>and He will humble his arrogance—</w:t>
      </w:r>
    </w:p>
    <w:p w14:paraId="5FF9B779" w14:textId="77777777" w:rsidR="000C7DE2" w:rsidRDefault="000C7DE2" w:rsidP="00A7333E">
      <w:pPr>
        <w:pStyle w:val="EnglishHangEndNoCoptic"/>
        <w:ind w:firstLine="0"/>
      </w:pPr>
      <w:r w:rsidRPr="00224A73">
        <w:t>arroga</w:t>
      </w:r>
      <w:r>
        <w:t>nce on which he laid his hands.</w:t>
      </w:r>
    </w:p>
    <w:p w14:paraId="0A0096A5" w14:textId="77777777" w:rsidR="000C7DE2" w:rsidRDefault="000C7DE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539FEAD1" w14:textId="77777777" w:rsidR="000C7DE2" w:rsidRDefault="000C7DE2" w:rsidP="00A7333E">
      <w:pPr>
        <w:pStyle w:val="EnglishHangEndNoCoptic"/>
        <w:ind w:firstLine="0"/>
      </w:pPr>
      <w:r w:rsidRPr="00224A73">
        <w:t>and bring it down to the ground.</w:t>
      </w:r>
    </w:p>
    <w:p w14:paraId="39003A94" w14:textId="77777777" w:rsidR="000C7DE2" w:rsidRDefault="000C7DE2" w:rsidP="00A7333E">
      <w:pPr>
        <w:pStyle w:val="Heading4"/>
      </w:pPr>
      <w:r>
        <w:lastRenderedPageBreak/>
        <w:t>The Third Prayer of Esaias the Prophet</w:t>
      </w:r>
    </w:p>
    <w:p w14:paraId="58D413C2" w14:textId="77777777" w:rsidR="000C7DE2" w:rsidRDefault="000C7DE2" w:rsidP="00A7333E">
      <w:pPr>
        <w:pStyle w:val="Rubric"/>
      </w:pPr>
      <w:r>
        <w:t>(Esaias 26:1-9. Coptic rite: Joyous Saturday.)</w:t>
      </w:r>
    </w:p>
    <w:p w14:paraId="5B06EB11" w14:textId="77777777" w:rsidR="000C7DE2" w:rsidRPr="0040319E" w:rsidRDefault="000C7DE2" w:rsidP="00ED1D04">
      <w:pPr>
        <w:pStyle w:val="Rubric"/>
      </w:pPr>
      <w:r>
        <w:t>And again, a reading from the book of Esaias the Prophet. His blessing be upon us all. Amen.</w:t>
      </w:r>
    </w:p>
    <w:p w14:paraId="3374D31A" w14:textId="77777777" w:rsidR="000C7DE2" w:rsidRDefault="000C7DE2"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23D363D0" w14:textId="77777777" w:rsidR="000C7DE2" w:rsidRDefault="000C7DE2" w:rsidP="00A7333E">
      <w:pPr>
        <w:pStyle w:val="EnglishHangNoCoptic"/>
        <w:ind w:firstLine="0"/>
      </w:pPr>
      <w:r>
        <w:t>“Behold, we have a strong city;</w:t>
      </w:r>
    </w:p>
    <w:p w14:paraId="7FA8F475" w14:textId="77777777" w:rsidR="000C7DE2" w:rsidRDefault="000C7DE2" w:rsidP="00A7333E">
      <w:pPr>
        <w:pStyle w:val="EnglishHangEndNoCoptic"/>
        <w:ind w:firstLine="0"/>
      </w:pPr>
      <w:r>
        <w:t>He will make its outer wall our salvation.</w:t>
      </w:r>
    </w:p>
    <w:p w14:paraId="0FB71ACD" w14:textId="77777777" w:rsidR="000C7DE2" w:rsidRDefault="000C7DE2" w:rsidP="00A7333E">
      <w:pPr>
        <w:pStyle w:val="EnglishHangNoCoptic"/>
      </w:pPr>
      <w:r>
        <w:t>2 Open the gates;</w:t>
      </w:r>
    </w:p>
    <w:p w14:paraId="7E8BEC55" w14:textId="77777777" w:rsidR="000C7DE2" w:rsidRDefault="000C7DE2" w:rsidP="00A7333E">
      <w:pPr>
        <w:pStyle w:val="EnglishHangNoCoptic"/>
        <w:ind w:firstLine="0"/>
      </w:pPr>
      <w:r w:rsidRPr="00224A73">
        <w:t>let the peop</w:t>
      </w:r>
      <w:r>
        <w:t>le enter who keep righteousness</w:t>
      </w:r>
    </w:p>
    <w:p w14:paraId="58F66C1E" w14:textId="77777777" w:rsidR="000C7DE2" w:rsidRDefault="000C7DE2" w:rsidP="00A7333E">
      <w:pPr>
        <w:pStyle w:val="EnglishHangEndNoCoptic"/>
        <w:ind w:firstLine="0"/>
      </w:pPr>
      <w:r>
        <w:t>and guard the truth,</w:t>
      </w:r>
    </w:p>
    <w:p w14:paraId="009EA2D4" w14:textId="77777777" w:rsidR="000C7DE2" w:rsidRDefault="000C7DE2" w:rsidP="00A7333E">
      <w:pPr>
        <w:pStyle w:val="EnglishHangNoCoptic"/>
      </w:pPr>
      <w:r>
        <w:t>3 and who lay hold of the truth</w:t>
      </w:r>
    </w:p>
    <w:p w14:paraId="60D95004" w14:textId="77777777" w:rsidR="000C7DE2" w:rsidRDefault="000C7DE2" w:rsidP="00A7333E">
      <w:pPr>
        <w:pStyle w:val="EnglishHangEndNoCoptic"/>
        <w:ind w:firstLine="0"/>
      </w:pPr>
      <w:r>
        <w:t>and keep peace,</w:t>
      </w:r>
    </w:p>
    <w:p w14:paraId="0BDFA1B8" w14:textId="77777777" w:rsidR="000C7DE2" w:rsidRDefault="000C7DE2" w:rsidP="00A7333E">
      <w:pPr>
        <w:pStyle w:val="EnglishHangNoCoptic"/>
      </w:pPr>
      <w:r w:rsidRPr="00224A73">
        <w:t>4</w:t>
      </w:r>
      <w:r>
        <w:t xml:space="preserve"> </w:t>
      </w:r>
      <w:r w:rsidRPr="00224A73">
        <w:t>because th</w:t>
      </w:r>
      <w:r>
        <w:t>ey hope forever in You, O Lord,</w:t>
      </w:r>
    </w:p>
    <w:p w14:paraId="1D4BBCE1" w14:textId="77777777" w:rsidR="000C7DE2" w:rsidRDefault="000C7DE2" w:rsidP="00A7333E">
      <w:pPr>
        <w:pStyle w:val="EnglishHangEndNoCoptic"/>
        <w:ind w:firstLine="0"/>
      </w:pPr>
      <w:r>
        <w:t>the great and eternal God,</w:t>
      </w:r>
    </w:p>
    <w:p w14:paraId="7D99BD94" w14:textId="77777777" w:rsidR="000C7DE2" w:rsidRDefault="000C7DE2" w:rsidP="00A7333E">
      <w:pPr>
        <w:pStyle w:val="EnglishHangNoCoptic"/>
      </w:pPr>
      <w:r>
        <w:t>5 Who humbles and brings down</w:t>
      </w:r>
    </w:p>
    <w:p w14:paraId="0E0ADFAA" w14:textId="77777777" w:rsidR="000C7DE2" w:rsidRDefault="000C7DE2" w:rsidP="00A7333E">
      <w:pPr>
        <w:pStyle w:val="EnglishHangNoCoptic"/>
        <w:ind w:firstLine="0"/>
      </w:pPr>
      <w:r>
        <w:t>those who dwell in lofty places;</w:t>
      </w:r>
    </w:p>
    <w:p w14:paraId="52332AD7" w14:textId="77777777" w:rsidR="000C7DE2" w:rsidRDefault="000C7DE2" w:rsidP="00A7333E">
      <w:pPr>
        <w:pStyle w:val="EnglishHangNoCoptic"/>
        <w:ind w:firstLine="0"/>
      </w:pPr>
      <w:r w:rsidRPr="00224A73">
        <w:t>You will</w:t>
      </w:r>
      <w:r>
        <w:t xml:space="preserve"> cast down</w:t>
      </w:r>
      <w:r w:rsidRPr="00224A73">
        <w:t xml:space="preserve"> strong cities</w:t>
      </w:r>
      <w:r>
        <w:t>;</w:t>
      </w:r>
    </w:p>
    <w:p w14:paraId="0FFF48C9" w14:textId="77777777" w:rsidR="000C7DE2" w:rsidRDefault="000C7DE2" w:rsidP="00A7333E">
      <w:pPr>
        <w:pStyle w:val="EnglishHangEndNoCoptic"/>
        <w:ind w:firstLine="0"/>
      </w:pPr>
      <w:r w:rsidRPr="00224A73">
        <w:t>You will</w:t>
      </w:r>
      <w:r>
        <w:t xml:space="preserve"> bring them down to the ground.</w:t>
      </w:r>
    </w:p>
    <w:p w14:paraId="4F97EFDB" w14:textId="77777777" w:rsidR="000C7DE2" w:rsidRDefault="000C7DE2" w:rsidP="00A7333E">
      <w:pPr>
        <w:pStyle w:val="EnglishHangNoCoptic"/>
      </w:pPr>
      <w:r w:rsidRPr="00224A73">
        <w:t>6</w:t>
      </w:r>
      <w:r>
        <w:t xml:space="preserve"> </w:t>
      </w:r>
      <w:r w:rsidRPr="00224A73">
        <w:t>The fe</w:t>
      </w:r>
      <w:r>
        <w:t>et of the gentle and the humble</w:t>
      </w:r>
    </w:p>
    <w:p w14:paraId="12D97E2D" w14:textId="77777777" w:rsidR="000C7DE2" w:rsidRDefault="000C7DE2" w:rsidP="00A7333E">
      <w:pPr>
        <w:pStyle w:val="EnglishHangEndNoCoptic"/>
        <w:ind w:firstLine="0"/>
      </w:pPr>
      <w:r>
        <w:t>will trample them [underfoot].</w:t>
      </w:r>
    </w:p>
    <w:p w14:paraId="3CCA411D" w14:textId="77777777" w:rsidR="000C7DE2" w:rsidRDefault="000C7DE2" w:rsidP="00A7333E">
      <w:pPr>
        <w:pStyle w:val="EnglishHangNoCoptic"/>
      </w:pPr>
      <w:r w:rsidRPr="00224A73">
        <w:t>7</w:t>
      </w:r>
      <w:r>
        <w:t xml:space="preserve"> </w:t>
      </w:r>
      <w:r w:rsidRPr="00224A73">
        <w:t>Th</w:t>
      </w:r>
      <w:r>
        <w:t>e way of the godly has become straight;</w:t>
      </w:r>
    </w:p>
    <w:p w14:paraId="3630DB4A" w14:textId="77777777" w:rsidR="000C7DE2" w:rsidRDefault="000C7DE2" w:rsidP="00A7333E">
      <w:pPr>
        <w:pStyle w:val="EnglishHangEndNoCoptic"/>
        <w:ind w:firstLine="0"/>
      </w:pPr>
      <w:r w:rsidRPr="00224A73">
        <w:t>and th</w:t>
      </w:r>
      <w:r>
        <w:t>e way of the godly is prepared.</w:t>
      </w:r>
    </w:p>
    <w:p w14:paraId="0B5972FD" w14:textId="77777777" w:rsidR="000C7DE2" w:rsidRDefault="000C7DE2" w:rsidP="00A7333E">
      <w:pPr>
        <w:pStyle w:val="EnglishHangNoCoptic"/>
      </w:pPr>
      <w:r w:rsidRPr="00224A73">
        <w:t>8</w:t>
      </w:r>
      <w:r>
        <w:t xml:space="preserve"> </w:t>
      </w:r>
      <w:r w:rsidRPr="00224A73">
        <w:t>For t</w:t>
      </w:r>
      <w:r>
        <w:t>he way of the Lord is justice.</w:t>
      </w:r>
    </w:p>
    <w:p w14:paraId="019D03DE" w14:textId="77777777" w:rsidR="000C7DE2" w:rsidRDefault="000C7DE2" w:rsidP="00A7333E">
      <w:pPr>
        <w:pStyle w:val="EnglishHangNoCoptic"/>
        <w:ind w:firstLine="0"/>
      </w:pPr>
      <w:r>
        <w:t>We hope in Your Name</w:t>
      </w:r>
    </w:p>
    <w:p w14:paraId="7FAA18B6" w14:textId="77777777" w:rsidR="000C7DE2" w:rsidRDefault="000C7DE2" w:rsidP="00A7333E">
      <w:pPr>
        <w:pStyle w:val="EnglishHangEndNoCoptic"/>
        <w:ind w:firstLine="0"/>
      </w:pPr>
      <w:r w:rsidRPr="00224A73">
        <w:t>and i</w:t>
      </w:r>
      <w:r>
        <w:t>n the remembrance of You.</w:t>
      </w:r>
    </w:p>
    <w:p w14:paraId="3B82FFBF" w14:textId="77777777" w:rsidR="000C7DE2" w:rsidRDefault="000C7DE2" w:rsidP="00A7333E">
      <w:pPr>
        <w:pStyle w:val="EnglishHangNoCoptic"/>
      </w:pPr>
      <w:r w:rsidRPr="0040319E">
        <w:t>9</w:t>
      </w:r>
      <w:r>
        <w:t xml:space="preserve"> that our soul desires]</w:t>
      </w:r>
    </w:p>
    <w:p w14:paraId="2B9A0A8B" w14:textId="77777777" w:rsidR="000C7DE2" w:rsidRDefault="000C7DE2" w:rsidP="00A7333E">
      <w:pPr>
        <w:pStyle w:val="EnglishHangNoCoptic"/>
        <w:ind w:firstLine="0"/>
      </w:pPr>
      <w:r>
        <w:t>At night m</w:t>
      </w:r>
      <w:r w:rsidRPr="0040319E">
        <w:t>y spirit rises earl</w:t>
      </w:r>
      <w:r>
        <w:t>y toward You, O God,</w:t>
      </w:r>
    </w:p>
    <w:p w14:paraId="4F934D43" w14:textId="77777777" w:rsidR="000C7DE2" w:rsidRDefault="000C7DE2" w:rsidP="00A7333E">
      <w:pPr>
        <w:pStyle w:val="EnglishHangNoCoptic"/>
        <w:ind w:firstLine="0"/>
      </w:pPr>
      <w:r w:rsidRPr="0040319E">
        <w:t>for Your comma</w:t>
      </w:r>
      <w:r>
        <w:t>nds are a light upon the earth.</w:t>
      </w:r>
    </w:p>
    <w:p w14:paraId="6107EA37" w14:textId="77777777" w:rsidR="000C7DE2" w:rsidRDefault="000C7DE2" w:rsidP="00A7333E">
      <w:pPr>
        <w:pStyle w:val="EnglishHangEndNoCoptic"/>
        <w:ind w:firstLine="0"/>
      </w:pPr>
      <w:r w:rsidRPr="0040319E">
        <w:t>Learn righteousne</w:t>
      </w:r>
      <w:r>
        <w:t>ss, you who dwell on the earth.</w:t>
      </w:r>
    </w:p>
    <w:p w14:paraId="07B128E2" w14:textId="77777777" w:rsidR="000C7DE2" w:rsidRDefault="000C7DE2" w:rsidP="00A7333E">
      <w:pPr>
        <w:pStyle w:val="Heading4"/>
      </w:pPr>
      <w:r>
        <w:t>The Prayer of Jeremias the Prophet</w:t>
      </w:r>
    </w:p>
    <w:p w14:paraId="327A24F8" w14:textId="77777777" w:rsidR="000C7DE2" w:rsidRDefault="000C7DE2" w:rsidP="00A7333E">
      <w:pPr>
        <w:pStyle w:val="Rubric"/>
      </w:pPr>
      <w:r>
        <w:t>(Lamentations 5:16-22. Coptic rite: Joyous Saturday.)</w:t>
      </w:r>
    </w:p>
    <w:p w14:paraId="12E900C8" w14:textId="77777777" w:rsidR="000C7DE2" w:rsidRPr="0040319E" w:rsidRDefault="000C7DE2" w:rsidP="00A7333E">
      <w:pPr>
        <w:pStyle w:val="Rubric"/>
      </w:pPr>
      <w:r>
        <w:t xml:space="preserve">A reading from the Lamentation of Jeremias. His blessing be upon us all. Amen. </w:t>
      </w:r>
    </w:p>
    <w:p w14:paraId="0FCFC576" w14:textId="77777777" w:rsidR="000C7DE2" w:rsidRDefault="000C7DE2" w:rsidP="00A7333E">
      <w:pPr>
        <w:pStyle w:val="EnglishHangNoCoptic"/>
      </w:pPr>
      <w:r>
        <w:t>16 The crown fell from our head;</w:t>
      </w:r>
    </w:p>
    <w:p w14:paraId="30D6FA50" w14:textId="77777777" w:rsidR="000C7DE2" w:rsidRDefault="000C7DE2" w:rsidP="00A7333E">
      <w:pPr>
        <w:pStyle w:val="EnglishHangEndNoCoptic"/>
        <w:ind w:firstLine="0"/>
      </w:pPr>
      <w:r>
        <w:t>woe to us, for we have sinned!</w:t>
      </w:r>
    </w:p>
    <w:p w14:paraId="424D9C9D" w14:textId="77777777" w:rsidR="000C7DE2" w:rsidRDefault="000C7DE2" w:rsidP="00A7333E">
      <w:pPr>
        <w:pStyle w:val="EnglishHangNoCoptic"/>
      </w:pPr>
      <w:r>
        <w:lastRenderedPageBreak/>
        <w:t>17 Because of this, our heart has become grief stricken;</w:t>
      </w:r>
    </w:p>
    <w:p w14:paraId="367E0CCD" w14:textId="77777777" w:rsidR="000C7DE2" w:rsidRDefault="000C7DE2" w:rsidP="00A7333E">
      <w:pPr>
        <w:pStyle w:val="EnglishHangEndNoCoptic"/>
        <w:ind w:firstLine="0"/>
      </w:pPr>
      <w:r>
        <w:t>because of this, our eyes have grown dark,</w:t>
      </w:r>
    </w:p>
    <w:p w14:paraId="1CBDDF2E" w14:textId="77777777" w:rsidR="000C7DE2" w:rsidRDefault="000C7DE2" w:rsidP="00A7333E">
      <w:pPr>
        <w:pStyle w:val="EnglishHangNoCoptic"/>
      </w:pPr>
      <w:r>
        <w:t>18 for Mount Zion, because it is desolate;</w:t>
      </w:r>
    </w:p>
    <w:p w14:paraId="3B279EDC" w14:textId="77777777" w:rsidR="000C7DE2" w:rsidRDefault="000C7DE2" w:rsidP="00A7333E">
      <w:pPr>
        <w:pStyle w:val="EnglishHangEndNoCoptic"/>
        <w:ind w:firstLine="0"/>
      </w:pPr>
      <w:r>
        <w:t>foxes pass through it.</w:t>
      </w:r>
    </w:p>
    <w:p w14:paraId="7A062BC5" w14:textId="77777777" w:rsidR="000C7DE2" w:rsidRDefault="000C7DE2" w:rsidP="00A7333E">
      <w:pPr>
        <w:pStyle w:val="EnglishHangNoCoptic"/>
      </w:pPr>
      <w:r>
        <w:t>19 But You, O Lord, will dwell forever;</w:t>
      </w:r>
    </w:p>
    <w:p w14:paraId="59CA1A34" w14:textId="77777777" w:rsidR="000C7DE2" w:rsidRDefault="000C7DE2" w:rsidP="00A7333E">
      <w:pPr>
        <w:pStyle w:val="EnglishHangEndNoCoptic"/>
        <w:ind w:firstLine="0"/>
      </w:pPr>
      <w:r>
        <w:t>Your throne from generation to generation.</w:t>
      </w:r>
    </w:p>
    <w:p w14:paraId="395C1DA0" w14:textId="77777777" w:rsidR="000C7DE2" w:rsidRDefault="000C7DE2" w:rsidP="00A7333E">
      <w:pPr>
        <w:pStyle w:val="EnglishHangNoCoptic"/>
      </w:pPr>
      <w:r>
        <w:t>20 Why will You utterly forget us?</w:t>
      </w:r>
    </w:p>
    <w:p w14:paraId="1DE949B6" w14:textId="77777777" w:rsidR="000C7DE2" w:rsidRDefault="000C7DE2" w:rsidP="00A7333E">
      <w:pPr>
        <w:pStyle w:val="EnglishHangEndNoCoptic"/>
        <w:ind w:firstLine="0"/>
      </w:pPr>
      <w:r>
        <w:t>Will You forsake us for a long time?</w:t>
      </w:r>
    </w:p>
    <w:p w14:paraId="19BD82A4" w14:textId="77777777" w:rsidR="000C7DE2" w:rsidRDefault="000C7DE2" w:rsidP="00A7333E">
      <w:pPr>
        <w:pStyle w:val="EnglishHangNoCoptic"/>
      </w:pPr>
      <w:r>
        <w:t>21 Turn us back to You, O Lord,</w:t>
      </w:r>
    </w:p>
    <w:p w14:paraId="164997E9" w14:textId="77777777" w:rsidR="000C7DE2" w:rsidRDefault="000C7DE2" w:rsidP="00A7333E">
      <w:pPr>
        <w:pStyle w:val="EnglishHangNoCoptic"/>
        <w:ind w:firstLine="0"/>
      </w:pPr>
      <w:r>
        <w:t>and we will turn back;</w:t>
      </w:r>
    </w:p>
    <w:p w14:paraId="20558051" w14:textId="77777777" w:rsidR="000C7DE2" w:rsidRDefault="000C7DE2" w:rsidP="00A7333E">
      <w:pPr>
        <w:pStyle w:val="EnglishHangEndNoCoptic"/>
        <w:ind w:firstLine="0"/>
      </w:pPr>
      <w:r>
        <w:t>renew our days as before.</w:t>
      </w:r>
    </w:p>
    <w:p w14:paraId="0B285F86" w14:textId="77777777" w:rsidR="000C7DE2" w:rsidRDefault="000C7DE2" w:rsidP="00A7333E">
      <w:pPr>
        <w:pStyle w:val="EnglishHangNoCoptic"/>
      </w:pPr>
      <w:r>
        <w:t>22 For You have indeed rejected us,</w:t>
      </w:r>
    </w:p>
    <w:p w14:paraId="26E53EB8" w14:textId="77777777" w:rsidR="000C7DE2" w:rsidRDefault="000C7DE2" w:rsidP="00A7333E">
      <w:pPr>
        <w:pStyle w:val="EnglishHangEndNoCoptic"/>
        <w:ind w:firstLine="0"/>
      </w:pPr>
      <w:r>
        <w:t>and have become exceedingly angry with us.</w:t>
      </w:r>
    </w:p>
    <w:p w14:paraId="43A3E4AC" w14:textId="77777777" w:rsidR="000C7DE2" w:rsidRDefault="000C7DE2" w:rsidP="008A378B">
      <w:pPr>
        <w:pStyle w:val="Heading4"/>
      </w:pPr>
      <w:r>
        <w:t>The Prayer of Baruch the Prophet</w:t>
      </w:r>
    </w:p>
    <w:p w14:paraId="01886D6F" w14:textId="77777777" w:rsidR="000C7DE2" w:rsidRPr="0040319E" w:rsidRDefault="000C7DE2" w:rsidP="008A378B">
      <w:pPr>
        <w:pStyle w:val="Rubric"/>
      </w:pPr>
      <w:r>
        <w:t>(Baruch 2:11-15. Coptic rite: Joyous Saturday. A Plea for Mercy and Deliverance)</w:t>
      </w:r>
    </w:p>
    <w:p w14:paraId="69DAF1B8" w14:textId="77777777" w:rsidR="000C7DE2" w:rsidRDefault="000C7DE2" w:rsidP="008A378B">
      <w:pPr>
        <w:pStyle w:val="EnglishHangNoCoptic"/>
      </w:pPr>
      <w:r w:rsidRPr="00224A73">
        <w:t>11</w:t>
      </w:r>
      <w:r>
        <w:t xml:space="preserve"> And now, O Lord God of Israel,</w:t>
      </w:r>
    </w:p>
    <w:p w14:paraId="0F781B1B" w14:textId="77777777" w:rsidR="000C7DE2" w:rsidRDefault="000C7DE2" w:rsidP="008A378B">
      <w:pPr>
        <w:pStyle w:val="EnglishHangNoCoptic"/>
        <w:ind w:firstLine="0"/>
      </w:pPr>
      <w:r>
        <w:t>Who brought</w:t>
      </w:r>
      <w:r w:rsidRPr="00224A73">
        <w:t xml:space="preserve"> Your people </w:t>
      </w:r>
      <w:r>
        <w:t>out of the land of Egypt</w:t>
      </w:r>
    </w:p>
    <w:p w14:paraId="0DB49209" w14:textId="77777777" w:rsidR="000C7DE2" w:rsidRDefault="000C7DE2" w:rsidP="008A378B">
      <w:pPr>
        <w:pStyle w:val="EnglishHangNoCoptic"/>
        <w:ind w:firstLine="0"/>
      </w:pPr>
      <w:r>
        <w:t>with a mighty hand,</w:t>
      </w:r>
    </w:p>
    <w:p w14:paraId="635311B9" w14:textId="77777777" w:rsidR="000C7DE2" w:rsidRDefault="000C7DE2" w:rsidP="008A378B">
      <w:pPr>
        <w:pStyle w:val="EnglishHangNoCoptic"/>
        <w:ind w:firstLine="0"/>
      </w:pPr>
      <w:r>
        <w:t>with signs and wonders,</w:t>
      </w:r>
    </w:p>
    <w:p w14:paraId="04DBD7BA" w14:textId="77777777" w:rsidR="000C7DE2" w:rsidRDefault="000C7DE2" w:rsidP="008A378B">
      <w:pPr>
        <w:pStyle w:val="EnglishHangNoCoptic"/>
        <w:ind w:firstLine="0"/>
      </w:pPr>
      <w:r w:rsidRPr="00224A73">
        <w:t>with great p</w:t>
      </w:r>
      <w:r>
        <w:t>ower and with outstretched arm,</w:t>
      </w:r>
    </w:p>
    <w:p w14:paraId="00EFB52B" w14:textId="77777777" w:rsidR="000C7DE2" w:rsidRDefault="000C7DE2" w:rsidP="008A378B">
      <w:pPr>
        <w:pStyle w:val="EnglishHangNoCoptic"/>
        <w:ind w:firstLine="0"/>
      </w:pPr>
      <w:r w:rsidRPr="00224A73">
        <w:t>and</w:t>
      </w:r>
      <w:r>
        <w:t xml:space="preserve"> made a name for Yourself,</w:t>
      </w:r>
    </w:p>
    <w:p w14:paraId="0705E7C0" w14:textId="77777777" w:rsidR="000C7DE2" w:rsidRDefault="000C7DE2" w:rsidP="008A378B">
      <w:pPr>
        <w:pStyle w:val="EnglishHangEndNoCoptic"/>
        <w:ind w:firstLine="0"/>
      </w:pPr>
      <w:r>
        <w:t>which continues to this day,</w:t>
      </w:r>
    </w:p>
    <w:p w14:paraId="08985BEA" w14:textId="77777777" w:rsidR="000C7DE2" w:rsidRDefault="000C7DE2" w:rsidP="008A378B">
      <w:pPr>
        <w:pStyle w:val="EnglishHangNoCoptic"/>
      </w:pPr>
      <w:r w:rsidRPr="00224A73">
        <w:t>12</w:t>
      </w:r>
      <w:r>
        <w:t xml:space="preserve"> </w:t>
      </w:r>
      <w:r w:rsidRPr="00224A73">
        <w:t>we</w:t>
      </w:r>
      <w:r>
        <w:t xml:space="preserve"> have sinned and been ungodly,</w:t>
      </w:r>
    </w:p>
    <w:p w14:paraId="580AD099" w14:textId="77777777" w:rsidR="000C7DE2" w:rsidRDefault="000C7DE2" w:rsidP="008A378B">
      <w:pPr>
        <w:pStyle w:val="EnglishHangNoCoptic"/>
        <w:ind w:firstLine="0"/>
      </w:pPr>
      <w:r>
        <w:t>we have done wrong, O Lord our God,</w:t>
      </w:r>
    </w:p>
    <w:p w14:paraId="31F162B3" w14:textId="77777777" w:rsidR="000C7DE2" w:rsidRDefault="000C7DE2" w:rsidP="008A378B">
      <w:pPr>
        <w:pStyle w:val="EnglishHangEndNoCoptic"/>
        <w:ind w:firstLine="0"/>
      </w:pPr>
      <w:r w:rsidRPr="00224A73">
        <w:t>against all Your c</w:t>
      </w:r>
      <w:r>
        <w:t>ommandments.</w:t>
      </w:r>
    </w:p>
    <w:p w14:paraId="14643868" w14:textId="77777777" w:rsidR="000C7DE2" w:rsidRDefault="000C7DE2" w:rsidP="008A378B">
      <w:pPr>
        <w:pStyle w:val="EnglishHangNoCoptic"/>
      </w:pPr>
      <w:r w:rsidRPr="00224A73">
        <w:t>13L</w:t>
      </w:r>
      <w:r>
        <w:t xml:space="preserve"> </w:t>
      </w:r>
      <w:r w:rsidRPr="00224A73">
        <w:t>e</w:t>
      </w:r>
      <w:r>
        <w:t>t Your wrath turn away from us,</w:t>
      </w:r>
    </w:p>
    <w:p w14:paraId="63D4BD47" w14:textId="77777777" w:rsidR="000C7DE2" w:rsidRDefault="000C7DE2" w:rsidP="008A378B">
      <w:pPr>
        <w:pStyle w:val="EnglishHangNoCoptic"/>
        <w:ind w:firstLine="0"/>
      </w:pPr>
      <w:r>
        <w:t>for only a few of us remain</w:t>
      </w:r>
    </w:p>
    <w:p w14:paraId="736E4247" w14:textId="77777777" w:rsidR="000C7DE2" w:rsidRDefault="000C7DE2" w:rsidP="008A378B">
      <w:pPr>
        <w:pStyle w:val="EnglishHangEndNoCoptic"/>
        <w:ind w:firstLine="0"/>
      </w:pPr>
      <w:r w:rsidRPr="00224A73">
        <w:t xml:space="preserve">within the </w:t>
      </w:r>
      <w:r>
        <w:t>nations where You scattered us.</w:t>
      </w:r>
    </w:p>
    <w:p w14:paraId="67F196CD" w14:textId="77777777" w:rsidR="000C7DE2" w:rsidRDefault="000C7DE2" w:rsidP="008A378B">
      <w:pPr>
        <w:pStyle w:val="EnglishHangNoCoptic"/>
      </w:pPr>
      <w:r w:rsidRPr="00224A73">
        <w:t>14</w:t>
      </w:r>
      <w:r>
        <w:t xml:space="preserve"> </w:t>
      </w:r>
      <w:r w:rsidRPr="00224A73">
        <w:t>O Lord, he</w:t>
      </w:r>
      <w:r>
        <w:t>ar our prayer and our supplication,</w:t>
      </w:r>
    </w:p>
    <w:p w14:paraId="3A331DCD" w14:textId="77777777" w:rsidR="000C7DE2" w:rsidRDefault="000C7DE2" w:rsidP="008A378B">
      <w:pPr>
        <w:pStyle w:val="EnglishHangNoCoptic"/>
        <w:ind w:firstLine="0"/>
      </w:pPr>
      <w:r w:rsidRPr="00224A73">
        <w:t>an</w:t>
      </w:r>
      <w:r>
        <w:t>d</w:t>
      </w:r>
      <w:r w:rsidRPr="00497E1E">
        <w:t xml:space="preserve"> </w:t>
      </w:r>
      <w:r>
        <w:t>deliver us for Your own sake,</w:t>
      </w:r>
    </w:p>
    <w:p w14:paraId="560B0774" w14:textId="77777777" w:rsidR="000C7DE2" w:rsidRDefault="000C7DE2" w:rsidP="008A378B">
      <w:pPr>
        <w:pStyle w:val="EnglishHangEndNoCoptic"/>
        <w:ind w:firstLine="0"/>
      </w:pPr>
      <w:r w:rsidRPr="00224A73">
        <w:t>and grant us mercy before those who have carried us into e</w:t>
      </w:r>
      <w:r>
        <w:t>xile,</w:t>
      </w:r>
    </w:p>
    <w:p w14:paraId="0029E003" w14:textId="77777777" w:rsidR="000C7DE2" w:rsidRDefault="000C7DE2" w:rsidP="008A378B">
      <w:pPr>
        <w:pStyle w:val="EnglishHangNoCoptic"/>
      </w:pPr>
      <w:r w:rsidRPr="00224A73">
        <w:t>15</w:t>
      </w:r>
      <w:r>
        <w:t xml:space="preserve"> </w:t>
      </w:r>
      <w:r w:rsidRPr="00224A73">
        <w:t>in order that t</w:t>
      </w:r>
      <w:r>
        <w:t>he whole earth may come to know</w:t>
      </w:r>
    </w:p>
    <w:p w14:paraId="618371A9" w14:textId="77777777" w:rsidR="000C7DE2" w:rsidRDefault="000C7DE2" w:rsidP="008A378B">
      <w:pPr>
        <w:pStyle w:val="EnglishHangNoCoptic"/>
        <w:ind w:firstLine="0"/>
      </w:pPr>
      <w:r>
        <w:t>that You are the Lord our God,</w:t>
      </w:r>
    </w:p>
    <w:p w14:paraId="0AAC3E6F" w14:textId="77777777" w:rsidR="000C7DE2" w:rsidRDefault="000C7DE2" w:rsidP="008A378B">
      <w:pPr>
        <w:pStyle w:val="EnglishHangEndNoCoptic"/>
        <w:ind w:firstLine="0"/>
      </w:pPr>
      <w:r w:rsidRPr="00224A73">
        <w:t xml:space="preserve">for Israel and his </w:t>
      </w:r>
      <w:r>
        <w:t>descendants are called by Your N</w:t>
      </w:r>
      <w:r w:rsidRPr="00224A73">
        <w:t>ame.</w:t>
      </w:r>
    </w:p>
    <w:p w14:paraId="0CE3E89E" w14:textId="77777777" w:rsidR="000C7DE2" w:rsidRDefault="000C7DE2" w:rsidP="008A378B">
      <w:pPr>
        <w:pStyle w:val="Heading4"/>
      </w:pPr>
      <w:r>
        <w:lastRenderedPageBreak/>
        <w:t>The Prayer of Elias the Prophet</w:t>
      </w:r>
    </w:p>
    <w:p w14:paraId="1E5FA308" w14:textId="77777777" w:rsidR="000C7DE2" w:rsidRPr="0040319E" w:rsidRDefault="000C7DE2" w:rsidP="008A378B">
      <w:pPr>
        <w:pStyle w:val="Rubric"/>
      </w:pPr>
      <w:r>
        <w:t>(3 Kings 18:36-39. Coptic rite: Joyous Saturday. The Victory over Ba’al)</w:t>
      </w:r>
    </w:p>
    <w:p w14:paraId="55FE3522" w14:textId="77777777" w:rsidR="000C7DE2" w:rsidRDefault="000C7DE2" w:rsidP="008A378B">
      <w:pPr>
        <w:pStyle w:val="EnglishHangNoCoptic"/>
      </w:pPr>
      <w:r>
        <w:t>36 After this, Elias cried out to heaven and said,</w:t>
      </w:r>
    </w:p>
    <w:p w14:paraId="14494148" w14:textId="77777777" w:rsidR="000C7DE2" w:rsidRDefault="000C7DE2" w:rsidP="008A378B">
      <w:pPr>
        <w:pStyle w:val="EnglishHangNoCoptic"/>
        <w:ind w:firstLine="0"/>
      </w:pPr>
      <w:r>
        <w:t>“O Lord God of Abraham, Isaac, and Israel,</w:t>
      </w:r>
    </w:p>
    <w:p w14:paraId="595A1828" w14:textId="77777777" w:rsidR="000C7DE2" w:rsidRDefault="000C7DE2" w:rsidP="008A378B">
      <w:pPr>
        <w:pStyle w:val="EnglishHangNoCoptic"/>
        <w:ind w:firstLine="0"/>
      </w:pPr>
      <w:r>
        <w:t>answer me, O Lord, answer me this day with fire,</w:t>
      </w:r>
    </w:p>
    <w:p w14:paraId="705DAECA" w14:textId="77777777" w:rsidR="000C7DE2" w:rsidRDefault="000C7DE2" w:rsidP="008A378B">
      <w:pPr>
        <w:pStyle w:val="EnglishHangNoCoptic"/>
        <w:ind w:firstLine="0"/>
      </w:pPr>
      <w:r>
        <w:t>and let this people know You are Lord, God of Israel,</w:t>
      </w:r>
    </w:p>
    <w:p w14:paraId="550769AD" w14:textId="77777777" w:rsidR="000C7DE2" w:rsidRDefault="000C7DE2" w:rsidP="008A378B">
      <w:pPr>
        <w:pStyle w:val="EnglishHangEndNoCoptic"/>
        <w:ind w:firstLine="0"/>
      </w:pPr>
      <w:r>
        <w:t>and I am Your servant; and I have done all these things on Your account.</w:t>
      </w:r>
    </w:p>
    <w:p w14:paraId="186DFA13" w14:textId="77777777" w:rsidR="000C7DE2" w:rsidRDefault="000C7DE2" w:rsidP="008A378B">
      <w:pPr>
        <w:pStyle w:val="EnglishHangNoCoptic"/>
      </w:pPr>
      <w:r>
        <w:t>37 Answer me, O Lord, answer me with fire,</w:t>
      </w:r>
    </w:p>
    <w:p w14:paraId="4E1F77C7" w14:textId="77777777" w:rsidR="000C7DE2" w:rsidRDefault="000C7DE2" w:rsidP="008A378B">
      <w:pPr>
        <w:pStyle w:val="EnglishHangNoCoptic"/>
        <w:ind w:firstLine="0"/>
      </w:pPr>
      <w:r>
        <w:t>and let these people know You are the Lord God,</w:t>
      </w:r>
    </w:p>
    <w:p w14:paraId="2842F512" w14:textId="77777777" w:rsidR="000C7DE2" w:rsidRDefault="000C7DE2" w:rsidP="008A378B">
      <w:pPr>
        <w:pStyle w:val="EnglishHangEndNoCoptic"/>
        <w:ind w:firstLine="0"/>
      </w:pPr>
      <w:r>
        <w:t>so as to turn the heart of this people back.”</w:t>
      </w:r>
    </w:p>
    <w:p w14:paraId="2BC07CF8" w14:textId="77777777" w:rsidR="000C7DE2" w:rsidRDefault="000C7DE2"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1287103C" w14:textId="77777777" w:rsidR="000C7DE2" w:rsidRDefault="000C7DE2" w:rsidP="008A378B">
      <w:pPr>
        <w:pStyle w:val="Heading4"/>
      </w:pPr>
      <w:r>
        <w:t>The Prayer of David the Prophet</w:t>
      </w:r>
    </w:p>
    <w:p w14:paraId="628694FA" w14:textId="77777777" w:rsidR="000C7DE2" w:rsidRDefault="000C7DE2" w:rsidP="008A378B">
      <w:pPr>
        <w:pStyle w:val="Rubric"/>
      </w:pPr>
      <w:r>
        <w:t xml:space="preserve">(1 Chronicles 29:10-13. Coptic rite: Joyous Saturday. </w:t>
      </w:r>
      <w:r w:rsidRPr="00EA4CF1">
        <w:t>With this, King David blessed the Lord before all the assembly, saying,</w:t>
      </w:r>
      <w:r>
        <w:t>)</w:t>
      </w:r>
    </w:p>
    <w:p w14:paraId="600E2A16" w14:textId="77777777" w:rsidR="000C7DE2" w:rsidRDefault="000C7DE2" w:rsidP="008A378B">
      <w:pPr>
        <w:pStyle w:val="EnglishHangNoCoptic"/>
      </w:pPr>
      <w:r w:rsidRPr="00EA4CF1">
        <w:t>“Blessed</w:t>
      </w:r>
      <w:r>
        <w:t xml:space="preserve"> are You, O Lord God of Israel,</w:t>
      </w:r>
    </w:p>
    <w:p w14:paraId="1A718415" w14:textId="77777777" w:rsidR="000C7DE2" w:rsidRDefault="000C7DE2" w:rsidP="008A378B">
      <w:pPr>
        <w:pStyle w:val="EnglishHangEndNoCoptic"/>
        <w:ind w:firstLine="0"/>
      </w:pPr>
      <w:r w:rsidRPr="00EA4CF1">
        <w:t>our</w:t>
      </w:r>
      <w:r>
        <w:t xml:space="preserve"> Father, unto the ages of ages.</w:t>
      </w:r>
    </w:p>
    <w:p w14:paraId="0FE4D74C" w14:textId="77777777" w:rsidR="000C7DE2" w:rsidRDefault="000C7DE2" w:rsidP="008A378B">
      <w:pPr>
        <w:pStyle w:val="EnglishHangNoCoptic"/>
      </w:pPr>
      <w:r w:rsidRPr="00EA4CF1">
        <w:t>11</w:t>
      </w:r>
      <w:r>
        <w:t xml:space="preserve"> Yours, O Lord, is the greatness</w:t>
      </w:r>
    </w:p>
    <w:p w14:paraId="592444E4" w14:textId="77777777" w:rsidR="000C7DE2" w:rsidRDefault="000C7DE2" w:rsidP="008A378B">
      <w:pPr>
        <w:pStyle w:val="EnglishHangNoCoptic"/>
        <w:ind w:firstLine="0"/>
      </w:pPr>
      <w:r>
        <w:t>and the power and the glory</w:t>
      </w:r>
    </w:p>
    <w:p w14:paraId="5F73C734" w14:textId="77777777" w:rsidR="000C7DE2" w:rsidRDefault="000C7DE2" w:rsidP="008A378B">
      <w:pPr>
        <w:pStyle w:val="EnglishHangNoCoptic"/>
        <w:ind w:firstLine="0"/>
      </w:pPr>
      <w:r>
        <w:t>and the victory and the might.</w:t>
      </w:r>
    </w:p>
    <w:p w14:paraId="77ADF0B3" w14:textId="77777777" w:rsidR="000C7DE2" w:rsidRDefault="000C7DE2" w:rsidP="008A378B">
      <w:pPr>
        <w:pStyle w:val="EnglishHangNoCoptic"/>
        <w:ind w:firstLine="0"/>
      </w:pPr>
      <w:r>
        <w:t>You have dominion over all that is</w:t>
      </w:r>
    </w:p>
    <w:p w14:paraId="66F808EC" w14:textId="77777777" w:rsidR="000C7DE2" w:rsidRDefault="000C7DE2" w:rsidP="008A378B">
      <w:pPr>
        <w:pStyle w:val="EnglishHangNoCoptic"/>
        <w:ind w:firstLine="0"/>
      </w:pPr>
      <w:r>
        <w:t>in heaven and on the earth.</w:t>
      </w:r>
    </w:p>
    <w:p w14:paraId="547B365A" w14:textId="77777777" w:rsidR="000C7DE2" w:rsidRDefault="000C7DE2" w:rsidP="008A378B">
      <w:pPr>
        <w:pStyle w:val="EnglishHangNoCoptic"/>
        <w:ind w:firstLine="0"/>
      </w:pPr>
      <w:r w:rsidRPr="00EA4CF1">
        <w:t xml:space="preserve">Every king and </w:t>
      </w:r>
      <w:r>
        <w:t>nation</w:t>
      </w:r>
    </w:p>
    <w:p w14:paraId="15E0F4C3" w14:textId="77777777" w:rsidR="000C7DE2" w:rsidRDefault="000C7DE2" w:rsidP="008A378B">
      <w:pPr>
        <w:pStyle w:val="EnglishHangEndNoCoptic"/>
        <w:ind w:firstLine="0"/>
      </w:pPr>
      <w:r w:rsidRPr="00EA4CF1">
        <w:t>is th</w:t>
      </w:r>
      <w:r>
        <w:t>rown into confusion before You.</w:t>
      </w:r>
    </w:p>
    <w:p w14:paraId="721A9D0D" w14:textId="77777777" w:rsidR="000C7DE2" w:rsidRDefault="000C7DE2" w:rsidP="008A378B">
      <w:pPr>
        <w:pStyle w:val="EnglishHangNoCoptic"/>
      </w:pPr>
      <w:r w:rsidRPr="00EA4CF1">
        <w:t>12</w:t>
      </w:r>
      <w:r>
        <w:t xml:space="preserve"> </w:t>
      </w:r>
      <w:r w:rsidRPr="00EA4CF1">
        <w:t>Fro</w:t>
      </w:r>
      <w:r>
        <w:t xml:space="preserve">m You are the wealth </w:t>
      </w:r>
      <w:r w:rsidRPr="00EA4CF1">
        <w:t>and</w:t>
      </w:r>
      <w:r>
        <w:t xml:space="preserve"> glory.</w:t>
      </w:r>
    </w:p>
    <w:p w14:paraId="0207EF1E" w14:textId="77777777" w:rsidR="000C7DE2" w:rsidRDefault="000C7DE2" w:rsidP="008A378B">
      <w:pPr>
        <w:pStyle w:val="EnglishHangNoCoptic"/>
        <w:ind w:firstLine="0"/>
      </w:pPr>
      <w:r>
        <w:t>You reigns over all, Lord, and ruler of all rule.</w:t>
      </w:r>
    </w:p>
    <w:p w14:paraId="056CFAE3" w14:textId="77777777" w:rsidR="000C7DE2" w:rsidRDefault="000C7DE2" w:rsidP="008A378B">
      <w:pPr>
        <w:pStyle w:val="EnglishHangNoCoptic"/>
        <w:ind w:firstLine="0"/>
      </w:pPr>
      <w:r w:rsidRPr="00EA4CF1">
        <w:t>In Yo</w:t>
      </w:r>
      <w:r>
        <w:t>ur hand is power and authority,</w:t>
      </w:r>
    </w:p>
    <w:p w14:paraId="40E197A8" w14:textId="77777777" w:rsidR="000C7DE2" w:rsidRDefault="000C7DE2" w:rsidP="008A378B">
      <w:pPr>
        <w:pStyle w:val="EnglishHangNoCoptic"/>
        <w:ind w:firstLine="0"/>
      </w:pPr>
      <w:r w:rsidRPr="00EA4CF1">
        <w:t xml:space="preserve">and </w:t>
      </w:r>
      <w:r>
        <w:t>it is in Your hand, almighty one,</w:t>
      </w:r>
    </w:p>
    <w:p w14:paraId="2983D38D" w14:textId="77777777" w:rsidR="000C7DE2" w:rsidRDefault="000C7DE2" w:rsidP="008A378B">
      <w:pPr>
        <w:pStyle w:val="EnglishHangEndNoCoptic"/>
        <w:ind w:firstLine="0"/>
      </w:pPr>
      <w:r w:rsidRPr="00EA4CF1">
        <w:t>to inc</w:t>
      </w:r>
      <w:r>
        <w:t>rease and establish all things.</w:t>
      </w:r>
    </w:p>
    <w:p w14:paraId="41579660" w14:textId="77777777" w:rsidR="000C7DE2" w:rsidRDefault="000C7DE2" w:rsidP="008A378B">
      <w:pPr>
        <w:pStyle w:val="EnglishHangNoCoptic"/>
      </w:pPr>
      <w:r w:rsidRPr="00EA4CF1">
        <w:t>13</w:t>
      </w:r>
      <w:r>
        <w:t xml:space="preserve"> </w:t>
      </w:r>
      <w:r w:rsidRPr="00EA4CF1">
        <w:t>And no</w:t>
      </w:r>
      <w:r>
        <w:t>w, Lord, we confess You,</w:t>
      </w:r>
    </w:p>
    <w:p w14:paraId="5830A5A8" w14:textId="77777777" w:rsidR="000C7DE2" w:rsidRDefault="000C7DE2"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4F0FF869"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0C7DE2">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6"/>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7"/>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78"/>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1B9BC875"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0C7DE2">
        <w:rPr>
          <w:noProof/>
        </w:rPr>
        <w:t>1054</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5D79FCBA"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0C7DE2">
        <w:rPr>
          <w:noProof/>
        </w:rPr>
        <w:t>1105</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79"/>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0"/>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1"/>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2"/>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3"/>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4"/>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85"/>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86"/>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7"/>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88"/>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89"/>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6" w:name="_Ref450335240"/>
      <w:bookmarkEnd w:id="435"/>
      <w:r>
        <w:lastRenderedPageBreak/>
        <w:t>Additional Canticles for the Vigil of Joyous Saturday from the New Testament</w:t>
      </w:r>
      <w:r w:rsidR="00680B91">
        <w:rPr>
          <w:rStyle w:val="FootnoteReference"/>
        </w:rPr>
        <w:footnoteReference w:id="890"/>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1"/>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2"/>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93"/>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4"/>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95"/>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96"/>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7"/>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lastRenderedPageBreak/>
        <w:t>The Third Canticle: The Song of the Three Children—Abridged</w:t>
      </w:r>
      <w:r w:rsidR="003641E3">
        <w:rPr>
          <w:rStyle w:val="FootnoteReference"/>
        </w:rPr>
        <w:footnoteReference w:id="89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99"/>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0"/>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901"/>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2"/>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lastRenderedPageBreak/>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0F367F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C7DE2">
        <w:rPr>
          <w:noProof/>
        </w:rPr>
        <w:t>1058</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lastRenderedPageBreak/>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47BD74A0"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C7DE2">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3"/>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2D585FBB"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C7DE2">
        <w:rPr>
          <w:noProof/>
          <w:lang w:val="en-US"/>
        </w:rPr>
        <w:t>1132</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4"/>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05"/>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906"/>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7"/>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1842C458"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C7DE2">
        <w:rPr>
          <w:noProof/>
        </w:rPr>
        <w:t>412</w:t>
      </w:r>
      <w:r>
        <w:fldChar w:fldCharType="end"/>
      </w:r>
      <w:r>
        <w:t xml:space="preserve">, or Seasonal Psali (see </w:t>
      </w:r>
      <w:r>
        <w:fldChar w:fldCharType="begin"/>
      </w:r>
      <w:r>
        <w:instrText xml:space="preserve"> PAGEREF _Ref448471804 \h </w:instrText>
      </w:r>
      <w:r>
        <w:fldChar w:fldCharType="separate"/>
      </w:r>
      <w:r w:rsidR="000C7DE2">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908"/>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09"/>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lastRenderedPageBreak/>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24554D2" w:rsidR="00E35F1F" w:rsidRDefault="00E35F1F" w:rsidP="00E35F1F">
      <w:pPr>
        <w:pStyle w:val="Rubric"/>
      </w:pPr>
      <w:r>
        <w:t xml:space="preserve">On non-Sundays, return to the Second Canticle on Page </w:t>
      </w:r>
      <w:fldSimple w:instr=" PAGEREF _Ref297493889 ">
        <w:r w:rsidR="000C7DE2">
          <w:rPr>
            <w:noProof/>
          </w:rPr>
          <w:t>341</w:t>
        </w:r>
      </w:fldSimple>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lastRenderedPageBreak/>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140967CC"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C7DE2">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lastRenderedPageBreak/>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E6BDACC"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C7DE2">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lastRenderedPageBreak/>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lastRenderedPageBreak/>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0"/>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660BB2E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C7DE2">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lastRenderedPageBreak/>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lastRenderedPageBreak/>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1"/>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2"/>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2E6A6FA0"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C7DE2">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4435113E"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C7DE2">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3"/>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22BB70BB" w:rsidR="006869EE" w:rsidRPr="00D65F5D" w:rsidRDefault="00E35F1F" w:rsidP="00D65F5D">
      <w:r>
        <w:t xml:space="preserve">Continue to the Creed on page </w:t>
      </w:r>
      <w:r>
        <w:fldChar w:fldCharType="begin"/>
      </w:r>
      <w:r>
        <w:instrText xml:space="preserve"> PAGEREF _Ref299212181 \h </w:instrText>
      </w:r>
      <w:r>
        <w:fldChar w:fldCharType="separate"/>
      </w:r>
      <w:r w:rsidR="000C7DE2">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74735D6" w14:textId="77777777" w:rsidR="000C7DE2"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0C7DE2">
        <w:br w:type="page"/>
      </w:r>
    </w:p>
    <w:p w14:paraId="61E412E8" w14:textId="1FD2877E" w:rsidR="006869EE" w:rsidRDefault="000C7DE2"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4"/>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15"/>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16"/>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482BCE5A"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C7DE2">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1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1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7F82EE8" w14:textId="77777777" w:rsidR="000C7DE2"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C7DE2">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C7DE2">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466290293"/>
        <w:docPartObj>
          <w:docPartGallery w:val="Table of Contents"/>
          <w:docPartUnique/>
        </w:docPartObj>
      </w:sdtPr>
      <w:sdtEndPr>
        <w:rPr>
          <w:b/>
          <w:bCs/>
        </w:rPr>
      </w:sdtEndPr>
      <w:sdtContent>
        <w:p w14:paraId="567DA602" w14:textId="3CDEBCA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Vespers Praise</w:t>
          </w:r>
          <w:r>
            <w:rPr>
              <w:noProof/>
              <w:webHidden/>
            </w:rPr>
            <w:tab/>
            <w:t>5</w:t>
          </w:r>
        </w:p>
        <w:p w14:paraId="2D568CD8"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the Eleventh Hour (Little Vespers)</w:t>
          </w:r>
          <w:r>
            <w:rPr>
              <w:noProof/>
              <w:webHidden/>
            </w:rPr>
            <w:tab/>
            <w:t>10</w:t>
          </w:r>
        </w:p>
        <w:p w14:paraId="6C660672"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Evening (or Morning) Incense</w:t>
          </w:r>
          <w:r>
            <w:rPr>
              <w:noProof/>
              <w:webHidden/>
            </w:rPr>
            <w:tab/>
            <w:t>536</w:t>
          </w:r>
        </w:p>
        <w:p w14:paraId="2112244C" w14:textId="77777777" w:rsidR="000C7DE2" w:rsidRPr="000C7DE2" w:rsidRDefault="00423B80" w:rsidP="009800DB"/>
      </w:sdtContent>
    </w:sdt>
    <w:p w14:paraId="50074C34" w14:textId="77777777" w:rsidR="000C7DE2" w:rsidRDefault="000C7DE2" w:rsidP="000C7DE2">
      <w:r w:rsidRPr="000C7DE2">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3034381" w14:textId="77777777" w:rsidR="000C7DE2" w:rsidRPr="000C7DE2" w:rsidRDefault="000C7DE2" w:rsidP="000C7DE2">
      <w:pPr>
        <w:pStyle w:val="Rubric"/>
        <w:rPr>
          <w:rStyle w:val="Hyperlink"/>
        </w:rPr>
      </w:pPr>
      <w:r w:rsidRPr="000C7DE2">
        <w:rPr>
          <w:rStyle w:val="Hyperlink"/>
        </w:rPr>
        <w:br w:type="page"/>
      </w:r>
    </w:p>
    <w:p w14:paraId="5F28BB60" w14:textId="517BB0A1" w:rsidR="00CA3D47" w:rsidRDefault="000C7DE2" w:rsidP="00CA3D47">
      <w:pPr>
        <w:pStyle w:val="Rubric"/>
        <w:rPr>
          <w:lang w:val="en-US"/>
        </w:rPr>
      </w:pPr>
      <w:r w:rsidRPr="000C7DE2">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548CF5D"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C7DE2">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r>
        <w:rPr>
          <w:lang w:val="en-US"/>
        </w:rPr>
        <w:t>.</w:t>
      </w:r>
    </w:p>
    <w:p w14:paraId="10695CEB" w14:textId="671E1FFF"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C7DE2">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r>
        <w:rPr>
          <w:lang w:val="en-US"/>
        </w:rPr>
        <w:t>.</w:t>
      </w:r>
    </w:p>
    <w:p w14:paraId="022150AD" w14:textId="77777777" w:rsidR="000C7DE2" w:rsidRDefault="00CA3D47" w:rsidP="00837F89">
      <w:pPr>
        <w:pStyle w:val="Body"/>
      </w:pPr>
      <w:r>
        <w:t xml:space="preserve">In the morning, recite </w:t>
      </w:r>
      <w:r>
        <w:fldChar w:fldCharType="begin"/>
      </w:r>
      <w:r>
        <w:instrText xml:space="preserve"> REF _Ref412098903 \h </w:instrText>
      </w:r>
      <w:r>
        <w:fldChar w:fldCharType="separate"/>
      </w:r>
      <w:r w:rsidR="000C7DE2">
        <w:br w:type="page"/>
      </w:r>
    </w:p>
    <w:p w14:paraId="66E860A9" w14:textId="4789072D" w:rsidR="00CA3D47" w:rsidRDefault="000C7DE2"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4347E893" w:rsidR="00CA3D47" w:rsidRDefault="00CA3D47" w:rsidP="00CA3D47">
      <w:pPr>
        <w:pStyle w:val="Rubric"/>
      </w:pPr>
      <w:r>
        <w:t xml:space="preserve">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w:t>
      </w:r>
    </w:p>
    <w:p w14:paraId="1E7402C8" w14:textId="726DC045"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BD0AC5D" w14:textId="77777777" w:rsidR="000C7DE2"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95472437"/>
        <w:docPartObj>
          <w:docPartGallery w:val="Table of Contents"/>
          <w:docPartUnique/>
        </w:docPartObj>
      </w:sdtPr>
      <w:sdtEndPr>
        <w:rPr>
          <w:b/>
          <w:bCs/>
          <w:noProof/>
        </w:rPr>
      </w:sdtEndPr>
      <w:sdtContent>
        <w:p w14:paraId="7EAD616D" w14:textId="36FC658D"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Prime</w:t>
          </w:r>
          <w:r>
            <w:rPr>
              <w:noProof/>
              <w:webHidden/>
            </w:rPr>
            <w:tab/>
            <w:t>49</w:t>
          </w:r>
        </w:p>
        <w:p w14:paraId="5C7F9B31"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Doxology of Prime</w:t>
          </w:r>
          <w:r>
            <w:rPr>
              <w:noProof/>
              <w:webHidden/>
            </w:rPr>
            <w:tab/>
            <w:t>55</w:t>
          </w:r>
        </w:p>
        <w:p w14:paraId="267185BD"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Morning Incense</w:t>
          </w:r>
          <w:r>
            <w:rPr>
              <w:noProof/>
              <w:webHidden/>
            </w:rPr>
            <w:tab/>
            <w:t>66</w:t>
          </w:r>
        </w:p>
        <w:p w14:paraId="6C245C74" w14:textId="77777777" w:rsidR="000C7DE2" w:rsidRDefault="00423B80" w:rsidP="009800DB"/>
      </w:sdtContent>
    </w:sdt>
    <w:p w14:paraId="49FBC234" w14:textId="77777777" w:rsidR="000C7DE2" w:rsidRDefault="000C7DE2" w:rsidP="00AB3348">
      <w:r>
        <w:br w:type="page"/>
      </w:r>
    </w:p>
    <w:p w14:paraId="0149F0B3" w14:textId="694B0A76" w:rsidR="00CA3D47" w:rsidRPr="007E0213" w:rsidRDefault="000C7DE2"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08453AA" w14:textId="77777777" w:rsidR="000C7DE2"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C7DE2">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C7DE2">
        <w:br w:type="page"/>
      </w:r>
    </w:p>
    <w:p w14:paraId="6B80621C" w14:textId="10DB8430" w:rsidR="00CA3D47" w:rsidRDefault="000C7DE2"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F347BB4" w14:textId="77777777" w:rsidR="000C7DE2" w:rsidRDefault="00CA3D47" w:rsidP="006869EE">
      <w:pPr>
        <w:pStyle w:val="Body"/>
        <w:rPr>
          <w:lang w:val="en-GB"/>
        </w:rPr>
      </w:pPr>
      <w:r>
        <w:t xml:space="preserve">Recite </w:t>
      </w:r>
      <w:r>
        <w:fldChar w:fldCharType="begin"/>
      </w:r>
      <w:r>
        <w:instrText xml:space="preserve"> REF _Ref435789927 \h </w:instrText>
      </w:r>
      <w:r>
        <w:fldChar w:fldCharType="separate"/>
      </w:r>
      <w:r w:rsidR="000C7DE2">
        <w:rPr>
          <w:lang w:val="en-GB"/>
        </w:rPr>
        <w:t>Graciously accord, O Lord, to keep us this night without sin. You are blessed, O Lord, God of our fathers, and Your Holy Name is greatly blessed and full of glory forever. Amen.</w:t>
      </w:r>
    </w:p>
    <w:p w14:paraId="5B7A7A23" w14:textId="77777777" w:rsidR="000C7DE2" w:rsidRDefault="000C7DE2" w:rsidP="006869EE">
      <w:pPr>
        <w:pStyle w:val="Body"/>
        <w:rPr>
          <w:lang w:val="en-GB"/>
        </w:rPr>
      </w:pPr>
      <w:r>
        <w:rPr>
          <w:lang w:val="en-GB"/>
        </w:rPr>
        <w:t>Let Your mercy be upon us, O Lord, even as we have set our hope in You. For the eyes of everyone wait upon You, for You give them their food in due season.</w:t>
      </w:r>
    </w:p>
    <w:p w14:paraId="04AC7114" w14:textId="77777777" w:rsidR="000C7DE2" w:rsidRDefault="000C7DE2"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667AB001" w14:textId="77777777" w:rsidR="000C7DE2" w:rsidRDefault="000C7DE2"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BBF08DB" w14:textId="77777777" w:rsidR="000C7DE2" w:rsidRDefault="000C7DE2" w:rsidP="006869EE">
      <w:pPr>
        <w:pStyle w:val="Body"/>
        <w:rPr>
          <w:lang w:val="en-GB"/>
        </w:rPr>
      </w:pPr>
      <w:r>
        <w:rPr>
          <w:lang w:val="en-GB"/>
        </w:rPr>
        <w:t>Your mercy, O Lord, endures forever. O despise not the works of Your hands.</w:t>
      </w:r>
    </w:p>
    <w:p w14:paraId="3AC38204" w14:textId="77777777" w:rsidR="000C7DE2" w:rsidRDefault="000C7DE2" w:rsidP="006869EE">
      <w:pPr>
        <w:pStyle w:val="Body"/>
        <w:rPr>
          <w:lang w:val="en-GB"/>
        </w:rPr>
      </w:pPr>
      <w:r>
        <w:rPr>
          <w:lang w:val="en-GB"/>
        </w:rPr>
        <w:t>Lord, You have been our refuge in all generations. I said, “Be merciful to me, heal my soul; for I have sinned against You.”</w:t>
      </w:r>
    </w:p>
    <w:p w14:paraId="795F9FBA" w14:textId="77777777" w:rsidR="000C7DE2" w:rsidRDefault="000C7DE2"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647F9F53" w14:textId="77777777" w:rsidR="000C7DE2" w:rsidRDefault="000C7DE2" w:rsidP="006869EE">
      <w:pPr>
        <w:pStyle w:val="Body"/>
        <w:rPr>
          <w:lang w:val="en-GB"/>
        </w:rPr>
      </w:pPr>
      <w:r>
        <w:rPr>
          <w:lang w:val="en-GB"/>
        </w:rPr>
        <w:t>Blessing belongs to You, praise belongs to You praise, glory belongs to You, O Father, Son and Holy Spirit, now, and forever and ever. Amen.</w:t>
      </w:r>
    </w:p>
    <w:p w14:paraId="0F101DA1" w14:textId="77777777" w:rsidR="000C7DE2" w:rsidRPr="008D61EA" w:rsidRDefault="000C7DE2"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15CCA31" w14:textId="77777777" w:rsidR="000C7DE2" w:rsidRDefault="000C7DE2"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FC58E64" w14:textId="77777777" w:rsidR="000C7DE2" w:rsidRDefault="000C7DE2"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8F4954D" w14:textId="77777777" w:rsidR="000C7DE2" w:rsidRDefault="000C7DE2"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28D786" w:rsidR="00CA3D47" w:rsidRDefault="000C7DE2"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923"/>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71F7072A" w:rsidR="00CA3D47" w:rsidRDefault="00CA3D47" w:rsidP="00CA3D47">
      <w:pPr>
        <w:pStyle w:val="Rubric"/>
      </w:pPr>
      <w:r>
        <w:t xml:space="preserve">Read </w:t>
      </w:r>
      <w:r>
        <w:fldChar w:fldCharType="begin"/>
      </w:r>
      <w:r>
        <w:instrText xml:space="preserve"> REF _Ref435800051 \h </w:instrText>
      </w:r>
      <w:r>
        <w:fldChar w:fldCharType="separate"/>
      </w:r>
      <w:r w:rsidR="000C7DE2">
        <w:t>The Psalms of the Third Hour</w:t>
      </w:r>
      <w:r>
        <w:fldChar w:fldCharType="end"/>
      </w:r>
      <w:r>
        <w:t xml:space="preserve">, page </w:t>
      </w:r>
      <w:r>
        <w:fldChar w:fldCharType="begin"/>
      </w:r>
      <w:r>
        <w:instrText xml:space="preserve"> PAGEREF _Ref435800057 \h </w:instrText>
      </w:r>
      <w:r>
        <w:fldChar w:fldCharType="separate"/>
      </w:r>
      <w:r w:rsidR="000C7DE2">
        <w:rPr>
          <w:noProof/>
        </w:rPr>
        <w:t>67</w:t>
      </w:r>
      <w:r>
        <w:fldChar w:fldCharType="end"/>
      </w:r>
      <w:r>
        <w:t xml:space="preserve">, and continue with </w:t>
      </w:r>
      <w:r>
        <w:fldChar w:fldCharType="begin"/>
      </w:r>
      <w:r>
        <w:instrText xml:space="preserve"> REF _Ref435800080 \h </w:instrText>
      </w:r>
      <w:r>
        <w:fldChar w:fldCharType="separate"/>
      </w:r>
      <w:r w:rsidR="000C7DE2">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1A55F500"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C7DE2">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p>
    <w:p w14:paraId="3C5C610B" w14:textId="4A259888"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C7DE2">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p>
    <w:p w14:paraId="3F03AED4" w14:textId="737BF5B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precede the Verses of Cymbals. Following the Verses of the Cymbals, the people recite with one voice,</w:t>
      </w:r>
    </w:p>
    <w:p w14:paraId="0B56BE9B" w14:textId="2037DA9D"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157E014C"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C7DE2">
        <w:t>Ephesians 4:1 5</w:t>
      </w:r>
      <w:r>
        <w:fldChar w:fldCharType="end"/>
      </w:r>
      <w:r>
        <w:t xml:space="preserve">, page </w:t>
      </w:r>
      <w:r>
        <w:fldChar w:fldCharType="begin"/>
      </w:r>
      <w:r>
        <w:instrText xml:space="preserve"> PAGEREF _Ref442855527 \h </w:instrText>
      </w:r>
      <w:r>
        <w:fldChar w:fldCharType="separate"/>
      </w:r>
      <w:r w:rsidR="000C7DE2">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60EB612C"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004D7288"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C7DE2">
        <w:rPr>
          <w:lang w:val="en-GB"/>
        </w:rPr>
        <w:t>Graciously Accord</w:t>
      </w:r>
      <w:r>
        <w:fldChar w:fldCharType="end"/>
      </w:r>
      <w:r>
        <w:t xml:space="preserve">, page </w:t>
      </w:r>
      <w:r>
        <w:fldChar w:fldCharType="begin"/>
      </w:r>
      <w:r>
        <w:instrText xml:space="preserve"> PAGEREF _Ref435789903 \h </w:instrText>
      </w:r>
      <w:r>
        <w:fldChar w:fldCharType="separate"/>
      </w:r>
      <w:r w:rsidR="000C7DE2">
        <w:rPr>
          <w:noProof/>
        </w:rPr>
        <w:t>549</w:t>
      </w:r>
      <w:r>
        <w:fldChar w:fldCharType="end"/>
      </w:r>
      <w:r>
        <w:t xml:space="preserve">. If integrating with the Morning hour, </w:t>
      </w:r>
      <w:r>
        <w:fldChar w:fldCharType="begin"/>
      </w:r>
      <w:r>
        <w:instrText xml:space="preserve"> REF _Ref442856274 \h </w:instrText>
      </w:r>
      <w:r>
        <w:fldChar w:fldCharType="separate"/>
      </w:r>
      <w:r w:rsidR="000C7DE2">
        <w:t>The Gloria</w:t>
      </w:r>
      <w:r>
        <w:fldChar w:fldCharType="end"/>
      </w:r>
      <w:r>
        <w:t xml:space="preserve">, page </w:t>
      </w:r>
      <w:r>
        <w:fldChar w:fldCharType="begin"/>
      </w:r>
      <w:r>
        <w:instrText xml:space="preserve"> PAGEREF _Ref442856274 \h </w:instrText>
      </w:r>
      <w:r>
        <w:fldChar w:fldCharType="separate"/>
      </w:r>
      <w:r w:rsidR="000C7DE2">
        <w:rPr>
          <w:noProof/>
        </w:rPr>
        <w:t>550</w:t>
      </w:r>
      <w:r>
        <w:fldChar w:fldCharType="end"/>
      </w:r>
      <w:r>
        <w:t>.</w:t>
      </w:r>
    </w:p>
    <w:p w14:paraId="67B66390" w14:textId="283C65BF"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C7DE2">
        <w:t>The Trisagion</w:t>
      </w:r>
      <w:r>
        <w:fldChar w:fldCharType="end"/>
      </w:r>
      <w:r>
        <w:t xml:space="preserve">, </w:t>
      </w:r>
      <w:r>
        <w:fldChar w:fldCharType="begin"/>
      </w:r>
      <w:r>
        <w:instrText xml:space="preserve"> PAGEREF _Ref442856358 \h </w:instrText>
      </w:r>
      <w:r>
        <w:fldChar w:fldCharType="separate"/>
      </w:r>
      <w:r w:rsidR="000C7DE2">
        <w:rPr>
          <w:noProof/>
        </w:rPr>
        <w:t>550</w:t>
      </w:r>
      <w:r>
        <w:fldChar w:fldCharType="end"/>
      </w:r>
      <w:r>
        <w:t xml:space="preserve">, followed by </w:t>
      </w:r>
      <w:r>
        <w:fldChar w:fldCharType="begin"/>
      </w:r>
      <w:r>
        <w:instrText xml:space="preserve"> REF _Ref442856453 \h </w:instrText>
      </w:r>
      <w:r>
        <w:fldChar w:fldCharType="separate"/>
      </w:r>
      <w:r w:rsidR="000C7DE2">
        <w:t>Hail to You</w:t>
      </w:r>
      <w:r>
        <w:fldChar w:fldCharType="end"/>
      </w:r>
      <w:r>
        <w:t xml:space="preserve">, page </w:t>
      </w:r>
      <w:r>
        <w:fldChar w:fldCharType="begin"/>
      </w:r>
      <w:r>
        <w:instrText xml:space="preserve"> PAGEREF _Ref442856453 \p \h </w:instrText>
      </w:r>
      <w:r>
        <w:fldChar w:fldCharType="separate"/>
      </w:r>
      <w:r w:rsidR="000C7DE2">
        <w:rPr>
          <w:noProof/>
        </w:rPr>
        <w:t>on page 551</w:t>
      </w:r>
      <w:r>
        <w:fldChar w:fldCharType="end"/>
      </w:r>
      <w:r>
        <w:t xml:space="preserve">, </w:t>
      </w:r>
      <w:r>
        <w:fldChar w:fldCharType="begin"/>
      </w:r>
      <w:r>
        <w:instrText xml:space="preserve"> REF _Ref435799700 \h </w:instrText>
      </w:r>
      <w:r>
        <w:fldChar w:fldCharType="separate"/>
      </w:r>
      <w:r w:rsidR="000C7DE2">
        <w:t>The Doxologies</w:t>
      </w:r>
      <w:r>
        <w:fldChar w:fldCharType="end"/>
      </w:r>
      <w:r>
        <w:t xml:space="preserve">, </w:t>
      </w:r>
      <w:r>
        <w:fldChar w:fldCharType="begin"/>
      </w:r>
      <w:r>
        <w:instrText xml:space="preserve"> PAGEREF _Ref435799700 \h </w:instrText>
      </w:r>
      <w:r>
        <w:fldChar w:fldCharType="separate"/>
      </w:r>
      <w:r w:rsidR="000C7DE2">
        <w:rPr>
          <w:noProof/>
        </w:rPr>
        <w:t>552</w:t>
      </w:r>
      <w:r>
        <w:fldChar w:fldCharType="end"/>
      </w:r>
      <w:r>
        <w:t xml:space="preserve">, </w:t>
      </w:r>
      <w:r>
        <w:fldChar w:fldCharType="begin"/>
      </w:r>
      <w:r>
        <w:instrText xml:space="preserve"> REF _Ref435799710 \h </w:instrText>
      </w:r>
      <w:r>
        <w:fldChar w:fldCharType="separate"/>
      </w:r>
      <w:r w:rsidR="000C7DE2">
        <w:t>The Orthodox Creed</w:t>
      </w:r>
      <w:r>
        <w:fldChar w:fldCharType="end"/>
      </w:r>
      <w:r>
        <w:t xml:space="preserve">, </w:t>
      </w:r>
      <w:r>
        <w:fldChar w:fldCharType="begin"/>
      </w:r>
      <w:r>
        <w:instrText xml:space="preserve"> PAGEREF _Ref435799710 \h </w:instrText>
      </w:r>
      <w:r>
        <w:fldChar w:fldCharType="separate"/>
      </w:r>
      <w:r w:rsidR="000C7DE2">
        <w:rPr>
          <w:noProof/>
        </w:rPr>
        <w:t>557</w:t>
      </w:r>
      <w:r>
        <w:fldChar w:fldCharType="end"/>
      </w:r>
      <w:r>
        <w:t>.</w:t>
      </w:r>
    </w:p>
    <w:p w14:paraId="5B167A95" w14:textId="2F17DAC2"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C7DE2">
        <w:t>God Have mercy upon us</w:t>
      </w:r>
      <w:r>
        <w:fldChar w:fldCharType="end"/>
      </w:r>
      <w:r>
        <w:t xml:space="preserve">, page </w:t>
      </w:r>
      <w:r>
        <w:fldChar w:fldCharType="begin"/>
      </w:r>
      <w:r>
        <w:instrText xml:space="preserve"> PAGEREF _Ref442856751 \h </w:instrText>
      </w:r>
      <w:r>
        <w:fldChar w:fldCharType="separate"/>
      </w:r>
      <w:r w:rsidR="000C7DE2">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C7DE2">
        <w:t>The Prayer for the Gospel</w:t>
      </w:r>
      <w:r>
        <w:fldChar w:fldCharType="end"/>
      </w:r>
      <w:r>
        <w:t xml:space="preserve">, page </w:t>
      </w:r>
      <w:r>
        <w:fldChar w:fldCharType="begin"/>
      </w:r>
      <w:r>
        <w:instrText xml:space="preserve"> PAGEREF _Ref442856856 \h </w:instrText>
      </w:r>
      <w:r>
        <w:fldChar w:fldCharType="separate"/>
      </w:r>
      <w:r w:rsidR="000C7DE2">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EBCF2F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C7DE2">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4C57D7F5"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C7DE2">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924"/>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7AEF8C2D"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C7DE2">
        <w:t>The Prayer of the Hours</w:t>
      </w:r>
      <w:r>
        <w:fldChar w:fldCharType="end"/>
      </w:r>
      <w:r>
        <w:t xml:space="preserve">, page </w:t>
      </w:r>
      <w:r>
        <w:fldChar w:fldCharType="begin"/>
      </w:r>
      <w:r>
        <w:instrText xml:space="preserve"> PAGEREF _Ref411969145 \h </w:instrText>
      </w:r>
      <w:r>
        <w:fldChar w:fldCharType="separate"/>
      </w:r>
      <w:r w:rsidR="000C7DE2">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2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02F72630"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C7DE2">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C7DE2">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C7DE2">
        <w:rPr>
          <w:noProof/>
        </w:rPr>
        <w:t>862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26955DA4"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C7DE2">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C7DE2">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C7DE2">
        <w:rPr>
          <w:noProof/>
        </w:rPr>
        <w:t>824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2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3F80B65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C7DE2">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C7DE2">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C7DE2">
        <w:rPr>
          <w:noProof/>
        </w:rPr>
        <w:t>830</w:t>
      </w:r>
      <w:r w:rsidR="00191A26">
        <w:fldChar w:fldCharType="end"/>
      </w:r>
      <w:r>
        <w:t xml:space="preserve">, and </w:t>
      </w:r>
      <w:r w:rsidR="00191A26">
        <w:fldChar w:fldCharType="begin"/>
      </w:r>
      <w:r w:rsidR="00191A26">
        <w:instrText xml:space="preserve"> REF _Ref434490368 \h </w:instrText>
      </w:r>
      <w:r w:rsidR="00191A26">
        <w:fldChar w:fldCharType="separate"/>
      </w:r>
      <w:r w:rsidR="000C7DE2">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C7DE2">
        <w:rPr>
          <w:noProof/>
        </w:rPr>
        <w:t>832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2A190F46"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C7DE2">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C7DE2">
        <w:rPr>
          <w:lang w:val="en-US"/>
        </w:rPr>
        <w:t>July 2 / Epip 8: St. Pishoy</w:t>
      </w:r>
      <w:r>
        <w:fldChar w:fldCharType="end"/>
      </w:r>
      <w:r>
        <w:t xml:space="preserve">, page </w:t>
      </w:r>
      <w:r>
        <w:fldChar w:fldCharType="begin"/>
      </w:r>
      <w:r>
        <w:instrText xml:space="preserve"> PAGEREF _Ref434490783 \h </w:instrText>
      </w:r>
      <w:r>
        <w:fldChar w:fldCharType="separate"/>
      </w:r>
      <w:r w:rsidR="000C7DE2">
        <w:rPr>
          <w:noProof/>
        </w:rPr>
        <w:t>919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927"/>
      </w:r>
    </w:p>
    <w:p w14:paraId="1BC7DA79" w14:textId="3F15587A"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C7DE2">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C7DE2">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C7DE2">
        <w:rPr>
          <w:noProof/>
        </w:rPr>
        <w:t>867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C7DE2">
        <w:rPr>
          <w:noProof/>
        </w:rPr>
        <w:t>869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2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05BB2D7C"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C7DE2">
              <w:rPr>
                <w:noProof/>
                <w:webHidden/>
              </w:rPr>
              <w:t>626</w:t>
            </w:r>
            <w:r w:rsidR="00E35F1F">
              <w:rPr>
                <w:noProof/>
                <w:webHidden/>
              </w:rPr>
              <w:fldChar w:fldCharType="end"/>
            </w:r>
          </w:hyperlink>
        </w:p>
        <w:p w14:paraId="1E634E2C" w14:textId="5DC4DEB2" w:rsidR="00E35F1F" w:rsidRDefault="00423B80">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62BAC02E" w14:textId="70901A41" w:rsidR="00E35F1F" w:rsidRDefault="00423B80">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316B8884" w14:textId="7D79EF2B" w:rsidR="00E35F1F" w:rsidRDefault="00423B80">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056107B3" w14:textId="2ED90856" w:rsidR="00E35F1F" w:rsidRDefault="00423B80">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C7DE2">
              <w:rPr>
                <w:noProof/>
                <w:webHidden/>
              </w:rPr>
              <w:t>641</w:t>
            </w:r>
            <w:r w:rsidR="00E35F1F">
              <w:rPr>
                <w:noProof/>
                <w:webHidden/>
              </w:rPr>
              <w:fldChar w:fldCharType="end"/>
            </w:r>
          </w:hyperlink>
        </w:p>
        <w:p w14:paraId="76710609" w14:textId="3CDBB570" w:rsidR="00E35F1F" w:rsidRDefault="00423B80">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69018752" w14:textId="6013863E" w:rsidR="00E35F1F" w:rsidRDefault="00423B80">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7AB13EF6" w14:textId="1299FF1A" w:rsidR="00E35F1F" w:rsidRDefault="00423B80">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C7DE2">
              <w:rPr>
                <w:noProof/>
                <w:webHidden/>
              </w:rPr>
              <w:t>644</w:t>
            </w:r>
            <w:r w:rsidR="00E35F1F">
              <w:rPr>
                <w:noProof/>
                <w:webHidden/>
              </w:rPr>
              <w:fldChar w:fldCharType="end"/>
            </w:r>
          </w:hyperlink>
        </w:p>
        <w:p w14:paraId="7CC94BF7" w14:textId="74C574F6" w:rsidR="00E35F1F" w:rsidRDefault="00423B80">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51743273" w14:textId="6591A629" w:rsidR="00E35F1F" w:rsidRDefault="00423B80">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71C03905" w14:textId="655EA670" w:rsidR="00E35F1F" w:rsidRDefault="00423B80">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C7DE2">
              <w:rPr>
                <w:noProof/>
                <w:webHidden/>
              </w:rPr>
              <w:t>656</w:t>
            </w:r>
            <w:r w:rsidR="00E35F1F">
              <w:rPr>
                <w:noProof/>
                <w:webHidden/>
              </w:rPr>
              <w:fldChar w:fldCharType="end"/>
            </w:r>
          </w:hyperlink>
        </w:p>
        <w:p w14:paraId="76586D73" w14:textId="3138E9E4" w:rsidR="00E35F1F" w:rsidRDefault="00423B80">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396BBFB3" w14:textId="753965CB" w:rsidR="00E35F1F" w:rsidRDefault="00423B80">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75A617A8" w14:textId="2D558C3D" w:rsidR="00E35F1F" w:rsidRDefault="00423B80">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7FE67BDE" w14:textId="65F25576" w:rsidR="00E35F1F" w:rsidRDefault="00423B80">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482AECF5" w14:textId="5E71DF89" w:rsidR="00E35F1F" w:rsidRDefault="00423B80">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C7DE2">
              <w:rPr>
                <w:noProof/>
                <w:webHidden/>
              </w:rPr>
              <w:t>672</w:t>
            </w:r>
            <w:r w:rsidR="00E35F1F">
              <w:rPr>
                <w:noProof/>
                <w:webHidden/>
              </w:rPr>
              <w:fldChar w:fldCharType="end"/>
            </w:r>
          </w:hyperlink>
        </w:p>
        <w:p w14:paraId="31D14FD7" w14:textId="04902807" w:rsidR="00E35F1F" w:rsidRDefault="00423B80">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C7DE2">
              <w:rPr>
                <w:noProof/>
                <w:webHidden/>
              </w:rPr>
              <w:t>673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7C0BD0C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4EB26B8C"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593C8957" w14:textId="505B2827" w:rsidR="00DB5470" w:rsidRDefault="00296539" w:rsidP="00DB5470">
      <w:pPr>
        <w:pStyle w:val="Heading4"/>
      </w:pPr>
      <w:bookmarkStart w:id="1194"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5"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32"/>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35D9DF99" w:rsidR="0039635A" w:rsidRDefault="00191A26" w:rsidP="0039635A">
      <w:pPr>
        <w:pStyle w:val="Rubric"/>
      </w:pPr>
      <w:r>
        <w:fldChar w:fldCharType="begin"/>
      </w:r>
      <w:r>
        <w:instrText xml:space="preserve"> REF _Ref434492249 \h </w:instrText>
      </w:r>
      <w:r>
        <w:fldChar w:fldCharType="separate"/>
      </w:r>
      <w:r w:rsidR="000C7DE2">
        <w:t>The Doxology for St. Severus</w:t>
      </w:r>
      <w:r>
        <w:fldChar w:fldCharType="end"/>
      </w:r>
      <w:r>
        <w:t xml:space="preserve">, </w:t>
      </w:r>
      <w:r>
        <w:fldChar w:fldCharType="begin"/>
      </w:r>
      <w:r>
        <w:instrText xml:space="preserve"> REF _Ref434561058 \h </w:instrText>
      </w:r>
      <w:r>
        <w:fldChar w:fldCharType="separate"/>
      </w:r>
      <w:r w:rsidR="000C7DE2">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C7DE2">
        <w:rPr>
          <w:noProof/>
        </w:rPr>
        <w:t>673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51FECB60" w14:textId="7CDB2FBF" w:rsidR="00BD6485" w:rsidRDefault="00BD6485" w:rsidP="00BD6485">
      <w:pPr>
        <w:pStyle w:val="Heading4"/>
      </w:pPr>
      <w:bookmarkStart w:id="1198"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9"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9"/>
    </w:p>
    <w:p w14:paraId="4DECF77D" w14:textId="77777777" w:rsidR="000C7DE2"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826AF2" w14:textId="77777777" w:rsidTr="0082304E">
        <w:trPr>
          <w:cantSplit/>
          <w:jc w:val="center"/>
        </w:trPr>
        <w:tc>
          <w:tcPr>
            <w:tcW w:w="288" w:type="dxa"/>
          </w:tcPr>
          <w:p w14:paraId="16DF453D" w14:textId="77777777" w:rsidR="000C7DE2" w:rsidRDefault="000C7DE2" w:rsidP="0082304E">
            <w:pPr>
              <w:pStyle w:val="CopticCross"/>
            </w:pPr>
          </w:p>
        </w:tc>
        <w:tc>
          <w:tcPr>
            <w:tcW w:w="3960" w:type="dxa"/>
          </w:tcPr>
          <w:p w14:paraId="0E6FEBF0" w14:textId="77777777" w:rsidR="000C7DE2" w:rsidRDefault="000C7DE2" w:rsidP="00C83ECE">
            <w:pPr>
              <w:pStyle w:val="EngHang"/>
            </w:pPr>
            <w:r>
              <w:t>Through the intercessions</w:t>
            </w:r>
          </w:p>
          <w:p w14:paraId="76BB0131" w14:textId="77777777" w:rsidR="000C7DE2" w:rsidRDefault="000C7DE2" w:rsidP="00C83ECE">
            <w:pPr>
              <w:pStyle w:val="EngHang"/>
            </w:pPr>
            <w:r>
              <w:t>Of the Four Incorporeal Beasts,</w:t>
            </w:r>
          </w:p>
          <w:p w14:paraId="7F29BF0A" w14:textId="77777777" w:rsidR="000C7DE2" w:rsidRDefault="000C7DE2" w:rsidP="00C83ECE">
            <w:pPr>
              <w:pStyle w:val="EngHang"/>
            </w:pPr>
            <w:r>
              <w:t>The ministering flames of fire,</w:t>
            </w:r>
          </w:p>
          <w:p w14:paraId="7F92E7C7" w14:textId="77777777" w:rsidR="000C7DE2" w:rsidRDefault="000C7DE2" w:rsidP="0082304E">
            <w:pPr>
              <w:pStyle w:val="EngHangEnd"/>
            </w:pPr>
            <w:r>
              <w:t>O Lord, grant us the forgiveness of our sins.</w:t>
            </w:r>
          </w:p>
        </w:tc>
        <w:tc>
          <w:tcPr>
            <w:tcW w:w="288" w:type="dxa"/>
          </w:tcPr>
          <w:p w14:paraId="41D2B4F4" w14:textId="77777777" w:rsidR="000C7DE2" w:rsidRDefault="000C7DE2" w:rsidP="0082304E"/>
        </w:tc>
        <w:tc>
          <w:tcPr>
            <w:tcW w:w="288" w:type="dxa"/>
          </w:tcPr>
          <w:p w14:paraId="4B74D1A0" w14:textId="77777777" w:rsidR="000C7DE2" w:rsidRDefault="000C7DE2" w:rsidP="0082304E">
            <w:pPr>
              <w:pStyle w:val="CopticCross"/>
            </w:pPr>
          </w:p>
        </w:tc>
        <w:tc>
          <w:tcPr>
            <w:tcW w:w="3960" w:type="dxa"/>
          </w:tcPr>
          <w:p w14:paraId="5B9AD0EC" w14:textId="77777777" w:rsidR="000C7DE2" w:rsidRDefault="000C7DE2" w:rsidP="00C83ECE">
            <w:pPr>
              <w:pStyle w:val="CopticVersemulti-line"/>
            </w:pPr>
            <w:r>
              <w:t>Ϩⲓⲧⲉⲛ ⲛⲓⲡ̀ⲣⲉⲥⲃⲓⲁ̀</w:t>
            </w:r>
          </w:p>
          <w:p w14:paraId="5D4DD9DB" w14:textId="77777777" w:rsidR="000C7DE2" w:rsidRDefault="000C7DE2" w:rsidP="00C83ECE">
            <w:pPr>
              <w:pStyle w:val="CopticVersemulti-line"/>
            </w:pPr>
            <w:r>
              <w:t>ⲛ̀ⲧⲉ ⲡⲓϥ̀ⲧⲟⲩ ⲛ̀ⲍⲱⲟⲛ ⲛ̀ⲁⲥⲱⲙⲁⲧⲟⲥ</w:t>
            </w:r>
          </w:p>
          <w:p w14:paraId="0EAB8486" w14:textId="77777777" w:rsidR="000C7DE2" w:rsidRDefault="000C7DE2" w:rsidP="00C83ECE">
            <w:pPr>
              <w:pStyle w:val="CopticVersemulti-line"/>
            </w:pPr>
            <w:r>
              <w:t>ⲛ̀ⲗⲓⲧⲟⲩⲣⲅⲟⲥ ⲛ̀ϣⲁϩ ⲛ̀ⲭ̀ⲣⲟⲙ:</w:t>
            </w:r>
          </w:p>
          <w:p w14:paraId="6507B39D" w14:textId="77777777" w:rsidR="000C7DE2" w:rsidRPr="00C35319" w:rsidRDefault="000C7DE2" w:rsidP="00C83ECE">
            <w:pPr>
              <w:pStyle w:val="CopticHangingVerse"/>
            </w:pPr>
            <w:r>
              <w:t>Ⲡϭⲟⲓⲥ ⲁⲣⲓϩ̀ⲙⲟⲧ ⲛⲁⲛ ⲙ̀ⲡⲓⲭⲱ ⲉ̀ⲃⲟⲗ ⲛ̀ⲧⲉ ⲛⲉⲛⲛⲟⲃⲓ.</w:t>
            </w:r>
          </w:p>
        </w:tc>
      </w:tr>
    </w:tbl>
    <w:p w14:paraId="6D4DA8B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FDECA8" w14:textId="77777777" w:rsidTr="00C83ECE">
        <w:trPr>
          <w:cantSplit/>
          <w:jc w:val="center"/>
        </w:trPr>
        <w:tc>
          <w:tcPr>
            <w:tcW w:w="288" w:type="dxa"/>
          </w:tcPr>
          <w:p w14:paraId="574F7157" w14:textId="77777777" w:rsidR="000C7DE2" w:rsidRDefault="000C7DE2" w:rsidP="00C83ECE">
            <w:pPr>
              <w:pStyle w:val="CopticCross"/>
            </w:pPr>
          </w:p>
        </w:tc>
        <w:tc>
          <w:tcPr>
            <w:tcW w:w="3960" w:type="dxa"/>
          </w:tcPr>
          <w:p w14:paraId="1DBBFB3D" w14:textId="77777777" w:rsidR="000C7DE2" w:rsidRDefault="000C7DE2" w:rsidP="00C83ECE">
            <w:pPr>
              <w:pStyle w:val="EngHang"/>
            </w:pPr>
            <w:r>
              <w:t>Hail to the four incorporeal living beasts,</w:t>
            </w:r>
          </w:p>
          <w:p w14:paraId="4FA20476" w14:textId="77777777" w:rsidR="000C7DE2" w:rsidRDefault="000C7DE2" w:rsidP="00C83ECE">
            <w:pPr>
              <w:pStyle w:val="EngHang"/>
            </w:pPr>
            <w:r>
              <w:t>Carrying the throne of God,</w:t>
            </w:r>
          </w:p>
          <w:p w14:paraId="159210A4" w14:textId="77777777" w:rsidR="000C7DE2" w:rsidRDefault="000C7DE2" w:rsidP="00C83ECE">
            <w:pPr>
              <w:pStyle w:val="EngHang"/>
            </w:pPr>
            <w:r>
              <w:t>A lion’s face, and a calf’s face,</w:t>
            </w:r>
          </w:p>
          <w:p w14:paraId="1F951B07" w14:textId="77777777" w:rsidR="000C7DE2" w:rsidRDefault="000C7DE2" w:rsidP="00C83ECE">
            <w:pPr>
              <w:pStyle w:val="EngHangEnd"/>
            </w:pPr>
            <w:r>
              <w:t>A man’s face, and an eagle’s face.</w:t>
            </w:r>
          </w:p>
        </w:tc>
        <w:tc>
          <w:tcPr>
            <w:tcW w:w="288" w:type="dxa"/>
          </w:tcPr>
          <w:p w14:paraId="363A9EE8" w14:textId="77777777" w:rsidR="000C7DE2" w:rsidRDefault="000C7DE2" w:rsidP="00C83ECE"/>
        </w:tc>
        <w:tc>
          <w:tcPr>
            <w:tcW w:w="288" w:type="dxa"/>
          </w:tcPr>
          <w:p w14:paraId="01EEE913" w14:textId="77777777" w:rsidR="000C7DE2" w:rsidRDefault="000C7DE2" w:rsidP="00C83ECE">
            <w:pPr>
              <w:pStyle w:val="CopticCross"/>
            </w:pPr>
          </w:p>
        </w:tc>
        <w:tc>
          <w:tcPr>
            <w:tcW w:w="3960" w:type="dxa"/>
          </w:tcPr>
          <w:p w14:paraId="4570399F" w14:textId="77777777" w:rsidR="000C7DE2" w:rsidRDefault="000C7DE2" w:rsidP="00C83ECE">
            <w:pPr>
              <w:pStyle w:val="CopticVersemulti-line"/>
            </w:pPr>
            <w:r>
              <w:t>Ⲭⲉⲣⲉ ⲡⲓϥ̀ⲧⲟⲩ ⲛ̀ⲍⲱⲟⲛ ⲛ̀ⲁ̀ⲥⲱⲙⲁⲧⲟⲥ:</w:t>
            </w:r>
          </w:p>
          <w:p w14:paraId="7D5F59AF" w14:textId="77777777" w:rsidR="000C7DE2" w:rsidRDefault="000C7DE2" w:rsidP="00C83ECE">
            <w:pPr>
              <w:pStyle w:val="CopticVersemulti-line"/>
            </w:pPr>
            <w:r>
              <w:t>ⲉⲧϥⲁⲓ ϧⲁ ⲡⲓϩⲁⲣⲙⲁ ⲛ̀ⲧⲉ Ⲫϯ:</w:t>
            </w:r>
          </w:p>
          <w:p w14:paraId="4E008602" w14:textId="77777777" w:rsidR="000C7DE2" w:rsidRDefault="000C7DE2" w:rsidP="00C83ECE">
            <w:pPr>
              <w:pStyle w:val="CopticVersemulti-line"/>
            </w:pPr>
            <w:r>
              <w:t>ⲟⲩϩⲟ ⲙ̀ⲙⲟⲩⲓ̀ ⲛⲉⲙ ⲟⲩϩⲟ ⲙ̀ⲙⲁⲥⲓ:</w:t>
            </w:r>
          </w:p>
          <w:p w14:paraId="0521E940" w14:textId="77777777" w:rsidR="000C7DE2" w:rsidRPr="00C35319" w:rsidRDefault="000C7DE2" w:rsidP="00C83ECE">
            <w:pPr>
              <w:pStyle w:val="CopticHangingVerse"/>
            </w:pPr>
            <w:r>
              <w:t>ⲛⲉⲙ ⲟⲩϩⲟ ⲛ̀ⲣⲱⲙⲓ ⲛⲉⲙ ⲟⲩϩⲟ ⲛ̀ⲁ̀ⲏ̀ⲧⲟⲥ.</w:t>
            </w:r>
          </w:p>
        </w:tc>
      </w:tr>
    </w:tbl>
    <w:p w14:paraId="286CA98C" w14:textId="77777777" w:rsidR="000C7DE2" w:rsidRDefault="000C7DE2" w:rsidP="0082304E">
      <w:pPr>
        <w:pStyle w:val="Heading4"/>
      </w:pPr>
      <w:r>
        <w:lastRenderedPageBreak/>
        <w:t>The Gospel Response for the Four Incorporeal Beasts</w:t>
      </w:r>
    </w:p>
    <w:p w14:paraId="6BB12265" w14:textId="77777777" w:rsidR="000C7DE2" w:rsidRPr="00C14556" w:rsidRDefault="000C7DE2" w:rsidP="00C14556">
      <w:pPr>
        <w:pStyle w:val="Rubric"/>
      </w:pPr>
      <w:r>
        <w:t>The last verse of the Doxology may be inserted into the Annual Gospel Response.</w:t>
      </w:r>
    </w:p>
    <w:p w14:paraId="3D3E8225" w14:textId="0461810B" w:rsidR="00B637D8" w:rsidRPr="00B637D8" w:rsidRDefault="000C7DE2"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073C73ED"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C7DE2">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C7DE2">
        <w:rPr>
          <w:noProof/>
        </w:rPr>
        <w:t>768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8" w:name="_Ref434474964"/>
      <w:r>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1"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1"/>
    </w:p>
    <w:p w14:paraId="5E6BB9BD" w14:textId="7D9373D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5C17FB1" w14:textId="77777777" w:rsidR="00160DE3" w:rsidRDefault="00160DE3" w:rsidP="00160DE3">
      <w:pPr>
        <w:pStyle w:val="Heading3"/>
      </w:pPr>
      <w:bookmarkStart w:id="1212" w:name="_Toc448227479"/>
      <w:r>
        <w:t>September 21 (22) / Tho-out 24: Martyrdom of St. Quandratus, One of the Seventy Two</w:t>
      </w:r>
      <w:bookmarkEnd w:id="1212"/>
    </w:p>
    <w:p w14:paraId="4B4CA90E" w14:textId="173739B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C7DE2">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C7DE2">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C7DE2">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C7DE2">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lastRenderedPageBreak/>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643B6421"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8"/>
      <w:bookmarkEnd w:id="1219"/>
    </w:p>
    <w:p w14:paraId="0A0A7EC3" w14:textId="08992E6A" w:rsidR="00C0205C" w:rsidRDefault="00C0205C" w:rsidP="00C0205C">
      <w:pPr>
        <w:pStyle w:val="Heading4"/>
      </w:pPr>
      <w:bookmarkStart w:id="1220" w:name="_Ref435003845"/>
      <w:r>
        <w:t>The Psali Adam for the 29</w:t>
      </w:r>
      <w:r w:rsidRPr="00C0205C">
        <w:rPr>
          <w:vertAlign w:val="superscript"/>
        </w:rPr>
        <w:t>th</w:t>
      </w:r>
      <w:r>
        <w:t xml:space="preserve"> of Every </w:t>
      </w:r>
      <w:r w:rsidR="004246C3">
        <w:t xml:space="preserve">Coptic </w:t>
      </w:r>
      <w:r>
        <w:t>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lastRenderedPageBreak/>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lastRenderedPageBreak/>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3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0" w:name="_Toc410196200"/>
      <w:bookmarkStart w:id="1231" w:name="_Toc410196442"/>
      <w:bookmarkStart w:id="1232" w:name="_Toc410196944"/>
      <w:bookmarkStart w:id="1233" w:name="_Toc448696646"/>
      <w:bookmarkStart w:id="1234" w:name="October"/>
      <w:bookmarkEnd w:id="1176"/>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3CCA933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C7DE2">
              <w:rPr>
                <w:noProof/>
                <w:webHidden/>
              </w:rPr>
              <w:t>676</w:t>
            </w:r>
            <w:r w:rsidR="00E35F1F">
              <w:rPr>
                <w:noProof/>
                <w:webHidden/>
              </w:rPr>
              <w:fldChar w:fldCharType="end"/>
            </w:r>
          </w:hyperlink>
        </w:p>
        <w:p w14:paraId="0C71949C" w14:textId="132024E2" w:rsidR="00E35F1F" w:rsidRDefault="00423B80">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C7DE2">
              <w:rPr>
                <w:noProof/>
                <w:webHidden/>
              </w:rPr>
              <w:t>677</w:t>
            </w:r>
            <w:r w:rsidR="00E35F1F">
              <w:rPr>
                <w:noProof/>
                <w:webHidden/>
              </w:rPr>
              <w:fldChar w:fldCharType="end"/>
            </w:r>
          </w:hyperlink>
        </w:p>
        <w:p w14:paraId="7C5EEF26" w14:textId="7FA32D97" w:rsidR="00E35F1F" w:rsidRDefault="00423B80">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610973C6" w14:textId="0115FC08" w:rsidR="00E35F1F" w:rsidRDefault="00423B80">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42AB4D38" w14:textId="176D18DB" w:rsidR="00E35F1F" w:rsidRDefault="00423B80">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C7DE2">
              <w:rPr>
                <w:noProof/>
                <w:webHidden/>
              </w:rPr>
              <w:t>679</w:t>
            </w:r>
            <w:r w:rsidR="00E35F1F">
              <w:rPr>
                <w:noProof/>
                <w:webHidden/>
              </w:rPr>
              <w:fldChar w:fldCharType="end"/>
            </w:r>
          </w:hyperlink>
        </w:p>
        <w:p w14:paraId="40BE3276" w14:textId="16F6EE71" w:rsidR="00E35F1F" w:rsidRDefault="00423B80">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C7DE2">
              <w:rPr>
                <w:noProof/>
                <w:webHidden/>
              </w:rPr>
              <w:t>680</w:t>
            </w:r>
            <w:r w:rsidR="00E35F1F">
              <w:rPr>
                <w:noProof/>
                <w:webHidden/>
              </w:rPr>
              <w:fldChar w:fldCharType="end"/>
            </w:r>
          </w:hyperlink>
        </w:p>
        <w:p w14:paraId="5BA2BFE4" w14:textId="41964F94" w:rsidR="00E35F1F" w:rsidRDefault="00423B80">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C7DE2">
              <w:rPr>
                <w:noProof/>
                <w:webHidden/>
              </w:rPr>
              <w:t>681</w:t>
            </w:r>
            <w:r w:rsidR="00E35F1F">
              <w:rPr>
                <w:noProof/>
                <w:webHidden/>
              </w:rPr>
              <w:fldChar w:fldCharType="end"/>
            </w:r>
          </w:hyperlink>
        </w:p>
        <w:p w14:paraId="0DA884AB" w14:textId="124FDD35" w:rsidR="00E35F1F" w:rsidRDefault="00423B80">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C7DE2">
              <w:rPr>
                <w:noProof/>
                <w:webHidden/>
              </w:rPr>
              <w:t>682</w:t>
            </w:r>
            <w:r w:rsidR="00E35F1F">
              <w:rPr>
                <w:noProof/>
                <w:webHidden/>
              </w:rPr>
              <w:fldChar w:fldCharType="end"/>
            </w:r>
          </w:hyperlink>
        </w:p>
        <w:p w14:paraId="14F64ABF" w14:textId="3DD7D9D8" w:rsidR="00E35F1F" w:rsidRDefault="00423B80">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479E44D2" w14:textId="01FD1BF2" w:rsidR="00E35F1F" w:rsidRDefault="00423B80">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1DC3186A" w14:textId="4F365EA9" w:rsidR="00E35F1F" w:rsidRDefault="00423B80">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608C521A" w14:textId="1BE2BD83" w:rsidR="00E35F1F" w:rsidRDefault="00423B80">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0236A71C" w14:textId="117712C8" w:rsidR="00E35F1F" w:rsidRDefault="00423B80">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5652177B" w14:textId="579A358D" w:rsidR="003037B8" w:rsidRDefault="003037B8" w:rsidP="003037B8">
      <w:pPr>
        <w:pStyle w:val="Heading4"/>
      </w:pPr>
      <w:bookmarkStart w:id="123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1"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1"/>
    </w:p>
    <w:p w14:paraId="307B5F3B" w14:textId="77777777" w:rsidR="0039635A" w:rsidRDefault="0039635A" w:rsidP="0039635A">
      <w:pPr>
        <w:pStyle w:val="Heading4"/>
      </w:pPr>
      <w:r>
        <w:t>The Doxology</w:t>
      </w:r>
    </w:p>
    <w:p w14:paraId="08012657" w14:textId="117D6DA7" w:rsidR="00FB36D8" w:rsidRPr="00FB36D8" w:rsidRDefault="00191A26" w:rsidP="00FB36D8">
      <w:pPr>
        <w:pStyle w:val="Rubric"/>
      </w:pPr>
      <w:r>
        <w:t xml:space="preserve">See </w:t>
      </w:r>
      <w:r>
        <w:fldChar w:fldCharType="begin"/>
      </w:r>
      <w:r>
        <w:instrText xml:space="preserve"> REF _Ref434490826 \h </w:instrText>
      </w:r>
      <w:r>
        <w:fldChar w:fldCharType="separate"/>
      </w:r>
      <w:r w:rsidR="000C7DE2">
        <w:t>The Doxology of St. Pishoy and St. Paul of Tammah</w:t>
      </w:r>
      <w:r>
        <w:fldChar w:fldCharType="end"/>
      </w:r>
      <w:r>
        <w:t xml:space="preserve">, page </w:t>
      </w:r>
      <w:r>
        <w:fldChar w:fldCharType="begin"/>
      </w:r>
      <w:r>
        <w:instrText xml:space="preserve"> PAGEREF _Ref434490826 \h </w:instrText>
      </w:r>
      <w:r>
        <w:fldChar w:fldCharType="separate"/>
      </w:r>
      <w:r w:rsidR="000C7DE2">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0E6F6B40"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C7DE2">
        <w:t>October 1 (2) / Paopi 4: St. Bacchus</w:t>
      </w:r>
      <w:r w:rsidR="00336170">
        <w:fldChar w:fldCharType="end"/>
      </w:r>
      <w:r>
        <w:t xml:space="preserve">, page </w:t>
      </w:r>
      <w:r>
        <w:fldChar w:fldCharType="begin"/>
      </w:r>
      <w:r>
        <w:instrText xml:space="preserve"> PAGEREF _Ref434561633 \h </w:instrText>
      </w:r>
      <w:r>
        <w:fldChar w:fldCharType="separate"/>
      </w:r>
      <w:r w:rsidR="000C7DE2">
        <w:rPr>
          <w:noProof/>
        </w:rPr>
        <w:t>675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34CD2A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6B06733" w14:textId="77777777" w:rsidTr="0082304E">
        <w:trPr>
          <w:cantSplit/>
          <w:jc w:val="center"/>
        </w:trPr>
        <w:tc>
          <w:tcPr>
            <w:tcW w:w="288" w:type="dxa"/>
          </w:tcPr>
          <w:p w14:paraId="753A7030" w14:textId="77777777" w:rsidR="000C7DE2" w:rsidRDefault="000C7DE2" w:rsidP="0082304E">
            <w:pPr>
              <w:pStyle w:val="CopticCross"/>
            </w:pPr>
          </w:p>
        </w:tc>
        <w:tc>
          <w:tcPr>
            <w:tcW w:w="3960" w:type="dxa"/>
          </w:tcPr>
          <w:p w14:paraId="5DEED6A0" w14:textId="77777777" w:rsidR="000C7DE2" w:rsidRDefault="000C7DE2" w:rsidP="00C83ECE">
            <w:pPr>
              <w:pStyle w:val="EngHang"/>
            </w:pPr>
            <w:r>
              <w:t>Through the intercessions</w:t>
            </w:r>
          </w:p>
          <w:p w14:paraId="2EAC9543" w14:textId="77777777" w:rsidR="000C7DE2" w:rsidRDefault="000C7DE2" w:rsidP="00C83ECE">
            <w:pPr>
              <w:pStyle w:val="EngHang"/>
            </w:pPr>
            <w:r>
              <w:t>Of the Four Incorporeal Beasts,</w:t>
            </w:r>
          </w:p>
          <w:p w14:paraId="2DE6FCB7" w14:textId="77777777" w:rsidR="000C7DE2" w:rsidRDefault="000C7DE2" w:rsidP="00C83ECE">
            <w:pPr>
              <w:pStyle w:val="EngHang"/>
            </w:pPr>
            <w:r>
              <w:t>The ministering flames of fire,</w:t>
            </w:r>
          </w:p>
          <w:p w14:paraId="1179B600" w14:textId="77777777" w:rsidR="000C7DE2" w:rsidRDefault="000C7DE2" w:rsidP="0082304E">
            <w:pPr>
              <w:pStyle w:val="EngHangEnd"/>
            </w:pPr>
            <w:r>
              <w:t>O Lord, grant us the forgiveness of our sins.</w:t>
            </w:r>
          </w:p>
        </w:tc>
        <w:tc>
          <w:tcPr>
            <w:tcW w:w="288" w:type="dxa"/>
          </w:tcPr>
          <w:p w14:paraId="0547D65A" w14:textId="77777777" w:rsidR="000C7DE2" w:rsidRDefault="000C7DE2" w:rsidP="0082304E"/>
        </w:tc>
        <w:tc>
          <w:tcPr>
            <w:tcW w:w="288" w:type="dxa"/>
          </w:tcPr>
          <w:p w14:paraId="2FF6DE96" w14:textId="77777777" w:rsidR="000C7DE2" w:rsidRDefault="000C7DE2" w:rsidP="0082304E">
            <w:pPr>
              <w:pStyle w:val="CopticCross"/>
            </w:pPr>
          </w:p>
        </w:tc>
        <w:tc>
          <w:tcPr>
            <w:tcW w:w="3960" w:type="dxa"/>
          </w:tcPr>
          <w:p w14:paraId="2CC5FA8F" w14:textId="77777777" w:rsidR="000C7DE2" w:rsidRDefault="000C7DE2" w:rsidP="00C83ECE">
            <w:pPr>
              <w:pStyle w:val="CopticVersemulti-line"/>
            </w:pPr>
            <w:r>
              <w:t>Ϩⲓⲧⲉⲛ ⲛⲓⲡ̀ⲣⲉⲥⲃⲓⲁ̀</w:t>
            </w:r>
          </w:p>
          <w:p w14:paraId="422A002A" w14:textId="77777777" w:rsidR="000C7DE2" w:rsidRDefault="000C7DE2" w:rsidP="00C83ECE">
            <w:pPr>
              <w:pStyle w:val="CopticVersemulti-line"/>
            </w:pPr>
            <w:r>
              <w:t>ⲛ̀ⲧⲉ ⲡⲓϥ̀ⲧⲟⲩ ⲛ̀ⲍⲱⲟⲛ ⲛ̀ⲁⲥⲱⲙⲁⲧⲟⲥ</w:t>
            </w:r>
          </w:p>
          <w:p w14:paraId="60551848" w14:textId="77777777" w:rsidR="000C7DE2" w:rsidRDefault="000C7DE2" w:rsidP="00C83ECE">
            <w:pPr>
              <w:pStyle w:val="CopticVersemulti-line"/>
            </w:pPr>
            <w:r>
              <w:t>ⲛ̀ⲗⲓⲧⲟⲩⲣⲅⲟⲥ ⲛ̀ϣⲁϩ ⲛ̀ⲭ̀ⲣⲟⲙ:</w:t>
            </w:r>
          </w:p>
          <w:p w14:paraId="3B9177DF" w14:textId="77777777" w:rsidR="000C7DE2" w:rsidRPr="00C35319" w:rsidRDefault="000C7DE2" w:rsidP="00C83ECE">
            <w:pPr>
              <w:pStyle w:val="CopticHangingVerse"/>
            </w:pPr>
            <w:r>
              <w:t>Ⲡϭⲟⲓⲥ ⲁⲣⲓϩ̀ⲙⲟⲧ ⲛⲁⲛ ⲙ̀ⲡⲓⲭⲱ ⲉ̀ⲃⲟⲗ ⲛ̀ⲧⲉ ⲛⲉⲛⲛⲟⲃⲓ.</w:t>
            </w:r>
          </w:p>
        </w:tc>
      </w:tr>
    </w:tbl>
    <w:p w14:paraId="4873EA6A"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A5D074A" w14:textId="77777777" w:rsidTr="00C83ECE">
        <w:trPr>
          <w:cantSplit/>
          <w:jc w:val="center"/>
        </w:trPr>
        <w:tc>
          <w:tcPr>
            <w:tcW w:w="288" w:type="dxa"/>
          </w:tcPr>
          <w:p w14:paraId="21F4CB03" w14:textId="77777777" w:rsidR="000C7DE2" w:rsidRDefault="000C7DE2" w:rsidP="00C83ECE">
            <w:pPr>
              <w:pStyle w:val="CopticCross"/>
            </w:pPr>
          </w:p>
        </w:tc>
        <w:tc>
          <w:tcPr>
            <w:tcW w:w="3960" w:type="dxa"/>
          </w:tcPr>
          <w:p w14:paraId="471CF826" w14:textId="77777777" w:rsidR="000C7DE2" w:rsidRDefault="000C7DE2" w:rsidP="00C83ECE">
            <w:pPr>
              <w:pStyle w:val="EngHang"/>
            </w:pPr>
            <w:r>
              <w:t>Hail to the four incorporeal living beasts,</w:t>
            </w:r>
          </w:p>
          <w:p w14:paraId="3D689D46" w14:textId="77777777" w:rsidR="000C7DE2" w:rsidRDefault="000C7DE2" w:rsidP="00C83ECE">
            <w:pPr>
              <w:pStyle w:val="EngHang"/>
            </w:pPr>
            <w:r>
              <w:t>Carrying the throne of God,</w:t>
            </w:r>
          </w:p>
          <w:p w14:paraId="71666D9A" w14:textId="77777777" w:rsidR="000C7DE2" w:rsidRDefault="000C7DE2" w:rsidP="00C83ECE">
            <w:pPr>
              <w:pStyle w:val="EngHang"/>
            </w:pPr>
            <w:r>
              <w:t>A lion’s face, and a calf’s face,</w:t>
            </w:r>
          </w:p>
          <w:p w14:paraId="0187B1B9" w14:textId="77777777" w:rsidR="000C7DE2" w:rsidRDefault="000C7DE2" w:rsidP="00C83ECE">
            <w:pPr>
              <w:pStyle w:val="EngHangEnd"/>
            </w:pPr>
            <w:r>
              <w:t>A man’s face, and an eagle’s face.</w:t>
            </w:r>
          </w:p>
        </w:tc>
        <w:tc>
          <w:tcPr>
            <w:tcW w:w="288" w:type="dxa"/>
          </w:tcPr>
          <w:p w14:paraId="4DB9B496" w14:textId="77777777" w:rsidR="000C7DE2" w:rsidRDefault="000C7DE2" w:rsidP="00C83ECE"/>
        </w:tc>
        <w:tc>
          <w:tcPr>
            <w:tcW w:w="288" w:type="dxa"/>
          </w:tcPr>
          <w:p w14:paraId="6851C90A" w14:textId="77777777" w:rsidR="000C7DE2" w:rsidRDefault="000C7DE2" w:rsidP="00C83ECE">
            <w:pPr>
              <w:pStyle w:val="CopticCross"/>
            </w:pPr>
          </w:p>
        </w:tc>
        <w:tc>
          <w:tcPr>
            <w:tcW w:w="3960" w:type="dxa"/>
          </w:tcPr>
          <w:p w14:paraId="249A752D" w14:textId="77777777" w:rsidR="000C7DE2" w:rsidRDefault="000C7DE2" w:rsidP="00C83ECE">
            <w:pPr>
              <w:pStyle w:val="CopticVersemulti-line"/>
            </w:pPr>
            <w:r>
              <w:t>Ⲭⲉⲣⲉ ⲡⲓϥ̀ⲧⲟⲩ ⲛ̀ⲍⲱⲟⲛ ⲛ̀ⲁ̀ⲥⲱⲙⲁⲧⲟⲥ:</w:t>
            </w:r>
          </w:p>
          <w:p w14:paraId="548E1271" w14:textId="77777777" w:rsidR="000C7DE2" w:rsidRDefault="000C7DE2" w:rsidP="00C83ECE">
            <w:pPr>
              <w:pStyle w:val="CopticVersemulti-line"/>
            </w:pPr>
            <w:r>
              <w:t>ⲉⲧϥⲁⲓ ϧⲁ ⲡⲓϩⲁⲣⲙⲁ ⲛ̀ⲧⲉ Ⲫϯ:</w:t>
            </w:r>
          </w:p>
          <w:p w14:paraId="696663BF" w14:textId="77777777" w:rsidR="000C7DE2" w:rsidRDefault="000C7DE2" w:rsidP="00C83ECE">
            <w:pPr>
              <w:pStyle w:val="CopticVersemulti-line"/>
            </w:pPr>
            <w:r>
              <w:t>ⲟⲩϩⲟ ⲙ̀ⲙⲟⲩⲓ̀ ⲛⲉⲙ ⲟⲩϩⲟ ⲙ̀ⲙⲁⲥⲓ:</w:t>
            </w:r>
          </w:p>
          <w:p w14:paraId="180D8968" w14:textId="77777777" w:rsidR="000C7DE2" w:rsidRPr="00C35319" w:rsidRDefault="000C7DE2" w:rsidP="00C83ECE">
            <w:pPr>
              <w:pStyle w:val="CopticHangingVerse"/>
            </w:pPr>
            <w:r>
              <w:t>ⲛⲉⲙ ⲟⲩϩⲟ ⲛ̀ⲣⲱⲙⲓ ⲛⲉⲙ ⲟⲩϩⲟ ⲛ̀ⲁ̀ⲏ̀ⲧⲟⲥ.</w:t>
            </w:r>
          </w:p>
        </w:tc>
      </w:tr>
    </w:tbl>
    <w:p w14:paraId="3DED77AD" w14:textId="77777777" w:rsidR="000C7DE2" w:rsidRDefault="000C7DE2" w:rsidP="0082304E">
      <w:pPr>
        <w:pStyle w:val="Heading4"/>
      </w:pPr>
      <w:r>
        <w:t>The Gospel Response for the Four Incorporeal Beasts</w:t>
      </w:r>
    </w:p>
    <w:p w14:paraId="5A1500DC" w14:textId="77777777" w:rsidR="000C7DE2" w:rsidRPr="00C14556" w:rsidRDefault="000C7DE2" w:rsidP="00C14556">
      <w:pPr>
        <w:pStyle w:val="Rubric"/>
      </w:pPr>
      <w:r>
        <w:t>The last verse of the Doxology may be inserted into the Annual Gospel Response.</w:t>
      </w:r>
    </w:p>
    <w:p w14:paraId="4A7DC24D" w14:textId="6444FE11"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5593D86A" w14:textId="77777777" w:rsidR="0039635A" w:rsidRDefault="0039635A" w:rsidP="0039635A">
      <w:pPr>
        <w:pStyle w:val="Heading3"/>
      </w:pPr>
      <w:bookmarkStart w:id="1244" w:name="_Ref434564830"/>
      <w:bookmarkStart w:id="1245" w:name="_Toc448227489"/>
      <w:r>
        <w:t>October 17 (18) Paopi 20: St. John the Short</w:t>
      </w:r>
      <w:bookmarkEnd w:id="1244"/>
      <w:bookmarkEnd w:id="1245"/>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3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3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7"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7"/>
    </w:p>
    <w:p w14:paraId="60A7D882" w14:textId="6A27D9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2229EA11" w14:textId="1FAF6C37" w:rsidR="00BF2674" w:rsidRDefault="00BF2674" w:rsidP="00BF2674">
      <w:pPr>
        <w:pStyle w:val="Heading3"/>
      </w:pPr>
      <w:bookmarkStart w:id="1248" w:name="_Toc448227491"/>
      <w:r>
        <w:lastRenderedPageBreak/>
        <w:t>October 18 (19) / Paopi</w:t>
      </w:r>
      <w:r w:rsidR="00FE0AE4">
        <w:t xml:space="preserve"> </w:t>
      </w:r>
      <w:r>
        <w:t>21: Also St. Teji (Reweiss)</w:t>
      </w:r>
      <w:bookmarkEnd w:id="124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0" w:name="_Ref434563347"/>
      <w:bookmarkStart w:id="1251" w:name="_Toc448227492"/>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lastRenderedPageBreak/>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lastRenderedPageBreak/>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484A486" w:rsidR="00013EB0"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4F8FE2B"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6"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6"/>
    </w:p>
    <w:p w14:paraId="7511E0D5" w14:textId="2CF1E83F"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9EB3135" w14:textId="77777777" w:rsidR="00205EA4" w:rsidRDefault="00205EA4" w:rsidP="00205EA4">
      <w:pPr>
        <w:pStyle w:val="Heading3"/>
      </w:pPr>
      <w:bookmarkStart w:id="1257" w:name="_Toc448227496"/>
      <w:r>
        <w:t>October 27 (28) / Paopi 30: St. Mark</w:t>
      </w:r>
      <w:r w:rsidR="00F20BBD">
        <w:t xml:space="preserve"> (Consecration and Appearance of Head)</w:t>
      </w:r>
      <w:bookmarkEnd w:id="1257"/>
    </w:p>
    <w:p w14:paraId="5ECB9266" w14:textId="51100A3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C7DE2">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C7DE2">
        <w:rPr>
          <w:noProof/>
        </w:rPr>
        <w:t>863</w:t>
      </w:r>
      <w:r w:rsidR="00191A26">
        <w:fldChar w:fldCharType="end"/>
      </w:r>
      <w:r>
        <w:t>.</w:t>
      </w:r>
    </w:p>
    <w:p w14:paraId="42BC2C38" w14:textId="77777777" w:rsidR="006E370D" w:rsidRPr="007F571C" w:rsidRDefault="007F571C" w:rsidP="007F571C">
      <w:pPr>
        <w:pStyle w:val="Heading3"/>
      </w:pPr>
      <w:bookmarkStart w:id="1258" w:name="_Toc448227497"/>
      <w:r>
        <w:t>October 28 (29) / Athor 1: St. Cleopas and His Companion, Two of the Seventy Two Apostles</w:t>
      </w:r>
      <w:bookmarkEnd w:id="1258"/>
    </w:p>
    <w:p w14:paraId="47F94007" w14:textId="744E6192" w:rsidR="006E370D" w:rsidRPr="006E370D"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F9D214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52A8AA2" w14:textId="1FB05BE9" w:rsidR="00E35F1F" w:rsidRDefault="00423B80">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C155C76" w14:textId="09B9EA6F" w:rsidR="00E35F1F" w:rsidRDefault="00423B80">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C7DE2">
              <w:rPr>
                <w:noProof/>
                <w:webHidden/>
              </w:rPr>
              <w:t>688</w:t>
            </w:r>
            <w:r w:rsidR="00E35F1F">
              <w:rPr>
                <w:noProof/>
                <w:webHidden/>
              </w:rPr>
              <w:fldChar w:fldCharType="end"/>
            </w:r>
          </w:hyperlink>
        </w:p>
        <w:p w14:paraId="5A89258F" w14:textId="493AB002" w:rsidR="00E35F1F" w:rsidRDefault="00423B80">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C7DE2">
              <w:rPr>
                <w:noProof/>
                <w:webHidden/>
              </w:rPr>
              <w:t>691</w:t>
            </w:r>
            <w:r w:rsidR="00E35F1F">
              <w:rPr>
                <w:noProof/>
                <w:webHidden/>
              </w:rPr>
              <w:fldChar w:fldCharType="end"/>
            </w:r>
          </w:hyperlink>
        </w:p>
        <w:p w14:paraId="5A72C12E" w14:textId="05A2C993" w:rsidR="00E35F1F" w:rsidRDefault="00423B80">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C7DE2">
              <w:rPr>
                <w:noProof/>
                <w:webHidden/>
              </w:rPr>
              <w:t>694</w:t>
            </w:r>
            <w:r w:rsidR="00E35F1F">
              <w:rPr>
                <w:noProof/>
                <w:webHidden/>
              </w:rPr>
              <w:fldChar w:fldCharType="end"/>
            </w:r>
          </w:hyperlink>
        </w:p>
        <w:p w14:paraId="7F69E091" w14:textId="3296D5A6" w:rsidR="00E35F1F" w:rsidRDefault="00423B80">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C7DE2">
              <w:rPr>
                <w:noProof/>
                <w:webHidden/>
              </w:rPr>
              <w:t>695</w:t>
            </w:r>
            <w:r w:rsidR="00E35F1F">
              <w:rPr>
                <w:noProof/>
                <w:webHidden/>
              </w:rPr>
              <w:fldChar w:fldCharType="end"/>
            </w:r>
          </w:hyperlink>
        </w:p>
        <w:p w14:paraId="1BD9193B" w14:textId="1089E6AF" w:rsidR="00E35F1F" w:rsidRDefault="00423B80">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2A9BE54" w14:textId="2731D3D7" w:rsidR="00E35F1F" w:rsidRDefault="00423B80">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4F78ACF" w14:textId="25B43C55" w:rsidR="00E35F1F" w:rsidRDefault="00423B80">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57950F6C" w14:textId="2A203137" w:rsidR="00E35F1F" w:rsidRDefault="00423B80">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0C7D958D" w14:textId="748319B5" w:rsidR="00E35F1F" w:rsidRDefault="00423B80">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48DF0A9A" w14:textId="568F0619" w:rsidR="00E35F1F" w:rsidRDefault="00423B80">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FA6A19E" w14:textId="6FCBAE88" w:rsidR="00E35F1F" w:rsidRDefault="00423B80">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69304EA" w14:textId="60F28587" w:rsidR="00E35F1F" w:rsidRDefault="00423B80">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C7DE2">
              <w:rPr>
                <w:noProof/>
                <w:webHidden/>
              </w:rPr>
              <w:t>699</w:t>
            </w:r>
            <w:r w:rsidR="00E35F1F">
              <w:rPr>
                <w:noProof/>
                <w:webHidden/>
              </w:rPr>
              <w:fldChar w:fldCharType="end"/>
            </w:r>
          </w:hyperlink>
        </w:p>
        <w:p w14:paraId="713048AA" w14:textId="45395B9A" w:rsidR="00E35F1F" w:rsidRDefault="00423B80">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C7DE2">
              <w:rPr>
                <w:noProof/>
                <w:webHidden/>
              </w:rPr>
              <w:t>702</w:t>
            </w:r>
            <w:r w:rsidR="00E35F1F">
              <w:rPr>
                <w:noProof/>
                <w:webHidden/>
              </w:rPr>
              <w:fldChar w:fldCharType="end"/>
            </w:r>
          </w:hyperlink>
        </w:p>
        <w:p w14:paraId="6460A2C8" w14:textId="61D75120" w:rsidR="00E35F1F" w:rsidRDefault="00423B80">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A51CAC4" w14:textId="46A7B37D" w:rsidR="00E35F1F" w:rsidRDefault="00423B80">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EDCA18F" w14:textId="7C494BDE" w:rsidR="00E35F1F" w:rsidRDefault="00423B80">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12EDB6A" w14:textId="7CF1371E" w:rsidR="00E35F1F" w:rsidRDefault="00423B80">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F09F81A" w:rsidR="0082304E" w:rsidRPr="0082304E" w:rsidRDefault="0082304E" w:rsidP="0082304E">
      <w:pPr>
        <w:pStyle w:val="Rubric"/>
      </w:pPr>
      <w:r>
        <w:t xml:space="preserve">See </w:t>
      </w:r>
      <w:r>
        <w:fldChar w:fldCharType="begin"/>
      </w:r>
      <w:r>
        <w:instrText xml:space="preserve"> REF _Ref434560035 \h </w:instrText>
      </w:r>
      <w:r>
        <w:fldChar w:fldCharType="separate"/>
      </w:r>
      <w:r w:rsidR="000C7DE2">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sidR="000C7DE2">
        <w:rPr>
          <w:noProof/>
        </w:rPr>
        <w:t>862</w:t>
      </w:r>
      <w:r>
        <w:fldChar w:fldCharType="end"/>
      </w:r>
      <w:r>
        <w:t>.</w:t>
      </w:r>
    </w:p>
    <w:p w14:paraId="739756D9" w14:textId="77777777" w:rsidR="00205EA4" w:rsidRDefault="004750F8" w:rsidP="00205EA4">
      <w:pPr>
        <w:pStyle w:val="Heading3"/>
      </w:pPr>
      <w:bookmarkStart w:id="1265" w:name="_Toc448227499"/>
      <w:r>
        <w:t>November 4 (5) / Athor 8</w:t>
      </w:r>
      <w:r w:rsidR="00205EA4">
        <w:t>: The Four Incorporeal Beasts</w:t>
      </w:r>
      <w:bookmarkEnd w:id="1265"/>
    </w:p>
    <w:p w14:paraId="2682F152" w14:textId="5FCB5172" w:rsidR="0082304E" w:rsidRDefault="0082304E" w:rsidP="0082304E">
      <w:pPr>
        <w:pStyle w:val="Heading4"/>
      </w:pPr>
      <w:bookmarkStart w:id="126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lastRenderedPageBreak/>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3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4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3"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43"/>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lastRenderedPageBreak/>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9"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lastRenderedPageBreak/>
        <w:t>November 14 (15) / Athor 18: St. Philip the Apostle</w:t>
      </w:r>
      <w:bookmarkEnd w:id="1289"/>
    </w:p>
    <w:p w14:paraId="0DF27E19" w14:textId="793DC1B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ADC4A64" w14:textId="77777777" w:rsidR="007F571C" w:rsidRDefault="007F571C" w:rsidP="007F571C">
      <w:pPr>
        <w:pStyle w:val="Heading3"/>
      </w:pPr>
      <w:bookmarkStart w:id="1290" w:name="_Toc448227504"/>
      <w:r>
        <w:t>November 15 (16) / Athor 19: The Preaching of St. Bartholomew</w:t>
      </w:r>
      <w:bookmarkEnd w:id="1290"/>
    </w:p>
    <w:p w14:paraId="601EB8D7" w14:textId="533604A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13FED415"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C7DE2">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C7DE2">
        <w:rPr>
          <w:noProof/>
        </w:rPr>
        <w:t>675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218B363B"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C7DE2">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C7DE2">
        <w:rPr>
          <w:noProof/>
        </w:rPr>
        <w:t>922</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0C7DE2">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0C7DE2">
        <w:rPr>
          <w:noProof/>
        </w:rPr>
        <w:t>814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04E4C8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t>November 18 (19) / Athor 22: Martyrdom of Sts. Cosmas, Damian, and their Brothers</w:t>
      </w:r>
      <w:bookmarkEnd w:id="1295"/>
      <w:bookmarkEnd w:id="1296"/>
    </w:p>
    <w:p w14:paraId="4E7F190E" w14:textId="7450EC22" w:rsidR="00935F13" w:rsidRDefault="00935F13" w:rsidP="00935F13">
      <w:pPr>
        <w:pStyle w:val="Heading4"/>
      </w:pPr>
      <w:bookmarkStart w:id="1297"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lastRenderedPageBreak/>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300" w:name="_Toc448227509"/>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300"/>
    </w:p>
    <w:p w14:paraId="793F580E" w14:textId="665713F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C7DE2">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C7DE2">
        <w:rPr>
          <w:noProof/>
        </w:rPr>
        <w:t>924</w:t>
      </w:r>
      <w:r w:rsidR="00191A26">
        <w:fldChar w:fldCharType="end"/>
      </w:r>
      <w:r>
        <w:t>.</w:t>
      </w:r>
    </w:p>
    <w:p w14:paraId="0E22041B" w14:textId="77777777" w:rsidR="00205EA4" w:rsidRDefault="00205EA4" w:rsidP="00205EA4">
      <w:pPr>
        <w:pStyle w:val="Heading3"/>
      </w:pPr>
      <w:bookmarkStart w:id="1301" w:name="_Toc448227510"/>
      <w:r>
        <w:t>November 20 (21) / Athor 24: The Twenty Four Presbyters</w:t>
      </w:r>
      <w:bookmarkEnd w:id="1301"/>
    </w:p>
    <w:p w14:paraId="253EB9EC" w14:textId="431DB748" w:rsidR="00935F13" w:rsidRDefault="00935F13" w:rsidP="00935F13">
      <w:pPr>
        <w:pStyle w:val="Heading4"/>
      </w:pPr>
      <w:bookmarkStart w:id="1302"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4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4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3"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3"/>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4"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lastRenderedPageBreak/>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4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4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4"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4"/>
    </w:p>
    <w:p w14:paraId="31266C94" w14:textId="74CE43E4" w:rsidR="00F76CFB" w:rsidRPr="00F76CFB" w:rsidRDefault="00F76CFB" w:rsidP="00F76CFB">
      <w:pPr>
        <w:pStyle w:val="Heading4"/>
      </w:pPr>
      <w:bookmarkStart w:id="1315"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7"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7"/>
    </w:p>
    <w:p w14:paraId="38FF89F6" w14:textId="07FE3A64"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11886DE4"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C7DE2">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C7DE2">
        <w:rPr>
          <w:noProof/>
        </w:rPr>
        <w:t>696</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3EAD475A"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C7DE2">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C7DE2">
        <w:rPr>
          <w:noProof/>
        </w:rPr>
        <w:t>916</w:t>
      </w:r>
      <w:r w:rsidR="00191A26">
        <w:fldChar w:fldCharType="end"/>
      </w:r>
      <w:r>
        <w:t>.</w:t>
      </w:r>
    </w:p>
    <w:p w14:paraId="4EEEAB46" w14:textId="77777777" w:rsidR="007F571C" w:rsidRDefault="007F571C" w:rsidP="007F571C">
      <w:pPr>
        <w:pStyle w:val="Heading3"/>
      </w:pPr>
      <w:bookmarkStart w:id="1320" w:name="_Toc448227516"/>
      <w:r>
        <w:t>November 30 (December 1) / Koiak 4: Martyrdom of St. Andrew the Apostle</w:t>
      </w:r>
      <w:bookmarkEnd w:id="1320"/>
    </w:p>
    <w:p w14:paraId="352D828F" w14:textId="1B9F6138" w:rsidR="00205EA4" w:rsidRPr="00205EA4"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lastRenderedPageBreak/>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F7271C4"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C7DE2">
              <w:rPr>
                <w:noProof/>
                <w:webHidden/>
              </w:rPr>
              <w:t>705</w:t>
            </w:r>
            <w:r w:rsidR="00E35F1F">
              <w:rPr>
                <w:noProof/>
                <w:webHidden/>
              </w:rPr>
              <w:fldChar w:fldCharType="end"/>
            </w:r>
          </w:hyperlink>
        </w:p>
        <w:p w14:paraId="60E6C7E7" w14:textId="6E6A3FE7" w:rsidR="00E35F1F" w:rsidRDefault="00423B80">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C7DE2">
              <w:rPr>
                <w:noProof/>
                <w:webHidden/>
              </w:rPr>
              <w:t>721</w:t>
            </w:r>
            <w:r w:rsidR="00E35F1F">
              <w:rPr>
                <w:noProof/>
                <w:webHidden/>
              </w:rPr>
              <w:fldChar w:fldCharType="end"/>
            </w:r>
          </w:hyperlink>
        </w:p>
        <w:p w14:paraId="108FC575" w14:textId="2D986CD7" w:rsidR="00E35F1F" w:rsidRDefault="00423B80">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C7DE2">
              <w:rPr>
                <w:noProof/>
                <w:webHidden/>
              </w:rPr>
              <w:t>722</w:t>
            </w:r>
            <w:r w:rsidR="00E35F1F">
              <w:rPr>
                <w:noProof/>
                <w:webHidden/>
              </w:rPr>
              <w:fldChar w:fldCharType="end"/>
            </w:r>
          </w:hyperlink>
        </w:p>
        <w:p w14:paraId="7696D97D" w14:textId="12541C0A" w:rsidR="00E35F1F" w:rsidRDefault="00423B80">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C7DE2">
              <w:rPr>
                <w:noProof/>
                <w:webHidden/>
              </w:rPr>
              <w:t>723</w:t>
            </w:r>
            <w:r w:rsidR="00E35F1F">
              <w:rPr>
                <w:noProof/>
                <w:webHidden/>
              </w:rPr>
              <w:fldChar w:fldCharType="end"/>
            </w:r>
          </w:hyperlink>
        </w:p>
        <w:p w14:paraId="14229543" w14:textId="6C6D3C3D" w:rsidR="00E35F1F" w:rsidRDefault="00423B80">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C7DE2">
              <w:rPr>
                <w:noProof/>
                <w:webHidden/>
              </w:rPr>
              <w:t>724</w:t>
            </w:r>
            <w:r w:rsidR="00E35F1F">
              <w:rPr>
                <w:noProof/>
                <w:webHidden/>
              </w:rPr>
              <w:fldChar w:fldCharType="end"/>
            </w:r>
          </w:hyperlink>
        </w:p>
        <w:p w14:paraId="0DC4E0C4" w14:textId="41D6A7D9" w:rsidR="00E35F1F" w:rsidRDefault="00423B80">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54EF863C" w14:textId="7C106A24" w:rsidR="00E35F1F" w:rsidRDefault="00423B80">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03FD8D22" w14:textId="4A0BD9C4" w:rsidR="00E35F1F" w:rsidRDefault="00423B80">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11C02F5" w14:textId="0829A47D" w:rsidR="00E35F1F" w:rsidRDefault="00423B80">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1AAA2DEC" w14:textId="24C75837" w:rsidR="00E35F1F" w:rsidRDefault="00423B80">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0DB08410" w14:textId="42A5978C" w:rsidR="00E35F1F" w:rsidRDefault="00423B80">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47C71EAC" w14:textId="3765AED9" w:rsidR="00E35F1F" w:rsidRDefault="00423B80">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CF0838D" w14:textId="1A206DCE" w:rsidR="00E35F1F" w:rsidRDefault="00423B80">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C7DE2">
              <w:rPr>
                <w:noProof/>
                <w:webHidden/>
              </w:rPr>
              <w:t>728</w:t>
            </w:r>
            <w:r w:rsidR="00E35F1F">
              <w:rPr>
                <w:noProof/>
                <w:webHidden/>
              </w:rPr>
              <w:fldChar w:fldCharType="end"/>
            </w:r>
          </w:hyperlink>
        </w:p>
        <w:p w14:paraId="71F3949B" w14:textId="38E64978" w:rsidR="00E35F1F" w:rsidRDefault="00423B80">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C7DE2">
              <w:rPr>
                <w:noProof/>
                <w:webHidden/>
              </w:rPr>
              <w:t>729</w:t>
            </w:r>
            <w:r w:rsidR="00E35F1F">
              <w:rPr>
                <w:noProof/>
                <w:webHidden/>
              </w:rPr>
              <w:fldChar w:fldCharType="end"/>
            </w:r>
          </w:hyperlink>
        </w:p>
        <w:p w14:paraId="2898FD17" w14:textId="2D6FEADB" w:rsidR="00E35F1F" w:rsidRDefault="00423B80">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C7DE2">
              <w:rPr>
                <w:noProof/>
                <w:webHidden/>
              </w:rPr>
              <w:t>731</w:t>
            </w:r>
            <w:r w:rsidR="00E35F1F">
              <w:rPr>
                <w:noProof/>
                <w:webHidden/>
              </w:rPr>
              <w:fldChar w:fldCharType="end"/>
            </w:r>
          </w:hyperlink>
        </w:p>
        <w:p w14:paraId="10321BB9" w14:textId="22714DDA" w:rsidR="00E35F1F" w:rsidRDefault="00423B80">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6D5E3CCE" w14:textId="5E5805A2" w:rsidR="00E35F1F" w:rsidRDefault="00423B80">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534F984E" w14:textId="45395913" w:rsidR="00E35F1F" w:rsidRDefault="00423B80">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2F92D0B6" w14:textId="5CA5CE74" w:rsidR="00E35F1F" w:rsidRDefault="00423B80">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C7DE2">
              <w:rPr>
                <w:noProof/>
                <w:webHidden/>
              </w:rPr>
              <w:t>769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4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4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lastRenderedPageBreak/>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5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lastRenderedPageBreak/>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lastRenderedPageBreak/>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lastRenderedPageBreak/>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50" w:name="_Toc448227519"/>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51"/>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5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708D2111" w14:textId="7CD9674E" w:rsidR="003663F9" w:rsidRDefault="003663F9" w:rsidP="003663F9">
      <w:pPr>
        <w:pStyle w:val="Heading4"/>
      </w:pPr>
      <w:bookmarkStart w:id="1353"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4"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lastRenderedPageBreak/>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5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9"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t>December 6 (7) / Koiak 10: Relocation of St. Severus’ Relics</w:t>
      </w:r>
      <w:bookmarkEnd w:id="1359"/>
    </w:p>
    <w:p w14:paraId="34367220" w14:textId="7FF945AF"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C7DE2">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C7DE2">
        <w:rPr>
          <w:noProof/>
        </w:rPr>
        <w:t>673</w:t>
      </w:r>
      <w:r w:rsidR="00191A26">
        <w:fldChar w:fldCharType="end"/>
      </w:r>
      <w:r w:rsidR="00191A26">
        <w:t>.</w:t>
      </w:r>
    </w:p>
    <w:p w14:paraId="27C4F9E3" w14:textId="77777777" w:rsidR="00B637D8" w:rsidRDefault="00B637D8" w:rsidP="00B637D8">
      <w:pPr>
        <w:pStyle w:val="Heading3"/>
      </w:pPr>
      <w:bookmarkStart w:id="1360" w:name="_Toc448227523"/>
      <w:r>
        <w:t>December 8 (9) / Koiak 12: Commemoration of Archangel Michael</w:t>
      </w:r>
      <w:bookmarkEnd w:id="1360"/>
    </w:p>
    <w:p w14:paraId="0695D8A3"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9CB9CD9" w14:textId="77777777" w:rsidTr="0082304E">
        <w:trPr>
          <w:cantSplit/>
          <w:jc w:val="center"/>
        </w:trPr>
        <w:tc>
          <w:tcPr>
            <w:tcW w:w="288" w:type="dxa"/>
          </w:tcPr>
          <w:p w14:paraId="3DA4946C" w14:textId="77777777" w:rsidR="000C7DE2" w:rsidRDefault="000C7DE2" w:rsidP="0082304E">
            <w:pPr>
              <w:pStyle w:val="CopticCross"/>
            </w:pPr>
          </w:p>
        </w:tc>
        <w:tc>
          <w:tcPr>
            <w:tcW w:w="3960" w:type="dxa"/>
          </w:tcPr>
          <w:p w14:paraId="6DDEB757" w14:textId="77777777" w:rsidR="000C7DE2" w:rsidRDefault="000C7DE2" w:rsidP="00C83ECE">
            <w:pPr>
              <w:pStyle w:val="EngHang"/>
            </w:pPr>
            <w:r>
              <w:t>Through the intercessions</w:t>
            </w:r>
          </w:p>
          <w:p w14:paraId="142C8915" w14:textId="77777777" w:rsidR="000C7DE2" w:rsidRDefault="000C7DE2" w:rsidP="00C83ECE">
            <w:pPr>
              <w:pStyle w:val="EngHang"/>
            </w:pPr>
            <w:r>
              <w:t>Of the Four Incorporeal Beasts,</w:t>
            </w:r>
          </w:p>
          <w:p w14:paraId="0B93A381" w14:textId="77777777" w:rsidR="000C7DE2" w:rsidRDefault="000C7DE2" w:rsidP="00C83ECE">
            <w:pPr>
              <w:pStyle w:val="EngHang"/>
            </w:pPr>
            <w:r>
              <w:t>The ministering flames of fire,</w:t>
            </w:r>
          </w:p>
          <w:p w14:paraId="39F43A2B" w14:textId="77777777" w:rsidR="000C7DE2" w:rsidRDefault="000C7DE2" w:rsidP="0082304E">
            <w:pPr>
              <w:pStyle w:val="EngHangEnd"/>
            </w:pPr>
            <w:r>
              <w:t>O Lord, grant us the forgiveness of our sins.</w:t>
            </w:r>
          </w:p>
        </w:tc>
        <w:tc>
          <w:tcPr>
            <w:tcW w:w="288" w:type="dxa"/>
          </w:tcPr>
          <w:p w14:paraId="69686733" w14:textId="77777777" w:rsidR="000C7DE2" w:rsidRDefault="000C7DE2" w:rsidP="0082304E"/>
        </w:tc>
        <w:tc>
          <w:tcPr>
            <w:tcW w:w="288" w:type="dxa"/>
          </w:tcPr>
          <w:p w14:paraId="654BF8BA" w14:textId="77777777" w:rsidR="000C7DE2" w:rsidRDefault="000C7DE2" w:rsidP="0082304E">
            <w:pPr>
              <w:pStyle w:val="CopticCross"/>
            </w:pPr>
          </w:p>
        </w:tc>
        <w:tc>
          <w:tcPr>
            <w:tcW w:w="3960" w:type="dxa"/>
          </w:tcPr>
          <w:p w14:paraId="2E91D24F" w14:textId="77777777" w:rsidR="000C7DE2" w:rsidRDefault="000C7DE2" w:rsidP="00C83ECE">
            <w:pPr>
              <w:pStyle w:val="CopticVersemulti-line"/>
            </w:pPr>
            <w:r>
              <w:t>Ϩⲓⲧⲉⲛ ⲛⲓⲡ̀ⲣⲉⲥⲃⲓⲁ̀</w:t>
            </w:r>
          </w:p>
          <w:p w14:paraId="2B3DF944" w14:textId="77777777" w:rsidR="000C7DE2" w:rsidRDefault="000C7DE2" w:rsidP="00C83ECE">
            <w:pPr>
              <w:pStyle w:val="CopticVersemulti-line"/>
            </w:pPr>
            <w:r>
              <w:t>ⲛ̀ⲧⲉ ⲡⲓϥ̀ⲧⲟⲩ ⲛ̀ⲍⲱⲟⲛ ⲛ̀ⲁⲥⲱⲙⲁⲧⲟⲥ</w:t>
            </w:r>
          </w:p>
          <w:p w14:paraId="03907402" w14:textId="77777777" w:rsidR="000C7DE2" w:rsidRDefault="000C7DE2" w:rsidP="00C83ECE">
            <w:pPr>
              <w:pStyle w:val="CopticVersemulti-line"/>
            </w:pPr>
            <w:r>
              <w:t>ⲛ̀ⲗⲓⲧⲟⲩⲣⲅⲟⲥ ⲛ̀ϣⲁϩ ⲛ̀ⲭ̀ⲣⲟⲙ:</w:t>
            </w:r>
          </w:p>
          <w:p w14:paraId="57BF1D15" w14:textId="77777777" w:rsidR="000C7DE2" w:rsidRPr="00C35319" w:rsidRDefault="000C7DE2" w:rsidP="00C83ECE">
            <w:pPr>
              <w:pStyle w:val="CopticHangingVerse"/>
            </w:pPr>
            <w:r>
              <w:t>Ⲡϭⲟⲓⲥ ⲁⲣⲓϩ̀ⲙⲟⲧ ⲛⲁⲛ ⲙ̀ⲡⲓⲭⲱ ⲉ̀ⲃⲟⲗ ⲛ̀ⲧⲉ ⲛⲉⲛⲛⲟⲃⲓ.</w:t>
            </w:r>
          </w:p>
        </w:tc>
      </w:tr>
    </w:tbl>
    <w:p w14:paraId="734D1216"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BD588A0" w14:textId="77777777" w:rsidTr="00C83ECE">
        <w:trPr>
          <w:cantSplit/>
          <w:jc w:val="center"/>
        </w:trPr>
        <w:tc>
          <w:tcPr>
            <w:tcW w:w="288" w:type="dxa"/>
          </w:tcPr>
          <w:p w14:paraId="6EBBCD5A" w14:textId="77777777" w:rsidR="000C7DE2" w:rsidRDefault="000C7DE2" w:rsidP="00C83ECE">
            <w:pPr>
              <w:pStyle w:val="CopticCross"/>
            </w:pPr>
          </w:p>
        </w:tc>
        <w:tc>
          <w:tcPr>
            <w:tcW w:w="3960" w:type="dxa"/>
          </w:tcPr>
          <w:p w14:paraId="35C1DD2C" w14:textId="77777777" w:rsidR="000C7DE2" w:rsidRDefault="000C7DE2" w:rsidP="00C83ECE">
            <w:pPr>
              <w:pStyle w:val="EngHang"/>
            </w:pPr>
            <w:r>
              <w:t>Hail to the four incorporeal living beasts,</w:t>
            </w:r>
          </w:p>
          <w:p w14:paraId="694EB4FA" w14:textId="77777777" w:rsidR="000C7DE2" w:rsidRDefault="000C7DE2" w:rsidP="00C83ECE">
            <w:pPr>
              <w:pStyle w:val="EngHang"/>
            </w:pPr>
            <w:r>
              <w:t>Carrying the throne of God,</w:t>
            </w:r>
          </w:p>
          <w:p w14:paraId="0B81CC6A" w14:textId="77777777" w:rsidR="000C7DE2" w:rsidRDefault="000C7DE2" w:rsidP="00C83ECE">
            <w:pPr>
              <w:pStyle w:val="EngHang"/>
            </w:pPr>
            <w:r>
              <w:t>A lion’s face, and a calf’s face,</w:t>
            </w:r>
          </w:p>
          <w:p w14:paraId="0D8BC013" w14:textId="77777777" w:rsidR="000C7DE2" w:rsidRDefault="000C7DE2" w:rsidP="00C83ECE">
            <w:pPr>
              <w:pStyle w:val="EngHangEnd"/>
            </w:pPr>
            <w:r>
              <w:t>A man’s face, and an eagle’s face.</w:t>
            </w:r>
          </w:p>
        </w:tc>
        <w:tc>
          <w:tcPr>
            <w:tcW w:w="288" w:type="dxa"/>
          </w:tcPr>
          <w:p w14:paraId="455449E8" w14:textId="77777777" w:rsidR="000C7DE2" w:rsidRDefault="000C7DE2" w:rsidP="00C83ECE"/>
        </w:tc>
        <w:tc>
          <w:tcPr>
            <w:tcW w:w="288" w:type="dxa"/>
          </w:tcPr>
          <w:p w14:paraId="4DA41B2D" w14:textId="77777777" w:rsidR="000C7DE2" w:rsidRDefault="000C7DE2" w:rsidP="00C83ECE">
            <w:pPr>
              <w:pStyle w:val="CopticCross"/>
            </w:pPr>
          </w:p>
        </w:tc>
        <w:tc>
          <w:tcPr>
            <w:tcW w:w="3960" w:type="dxa"/>
          </w:tcPr>
          <w:p w14:paraId="2BB37BA5" w14:textId="77777777" w:rsidR="000C7DE2" w:rsidRDefault="000C7DE2" w:rsidP="00C83ECE">
            <w:pPr>
              <w:pStyle w:val="CopticVersemulti-line"/>
            </w:pPr>
            <w:r>
              <w:t>Ⲭⲉⲣⲉ ⲡⲓϥ̀ⲧⲟⲩ ⲛ̀ⲍⲱⲟⲛ ⲛ̀ⲁ̀ⲥⲱⲙⲁⲧⲟⲥ:</w:t>
            </w:r>
          </w:p>
          <w:p w14:paraId="1F9B2ACE" w14:textId="77777777" w:rsidR="000C7DE2" w:rsidRDefault="000C7DE2" w:rsidP="00C83ECE">
            <w:pPr>
              <w:pStyle w:val="CopticVersemulti-line"/>
            </w:pPr>
            <w:r>
              <w:t>ⲉⲧϥⲁⲓ ϧⲁ ⲡⲓϩⲁⲣⲙⲁ ⲛ̀ⲧⲉ Ⲫϯ:</w:t>
            </w:r>
          </w:p>
          <w:p w14:paraId="1EC5EDB7" w14:textId="77777777" w:rsidR="000C7DE2" w:rsidRDefault="000C7DE2" w:rsidP="00C83ECE">
            <w:pPr>
              <w:pStyle w:val="CopticVersemulti-line"/>
            </w:pPr>
            <w:r>
              <w:t>ⲟⲩϩⲟ ⲙ̀ⲙⲟⲩⲓ̀ ⲛⲉⲙ ⲟⲩϩⲟ ⲙ̀ⲙⲁⲥⲓ:</w:t>
            </w:r>
          </w:p>
          <w:p w14:paraId="2A3D46E5" w14:textId="77777777" w:rsidR="000C7DE2" w:rsidRPr="00C35319" w:rsidRDefault="000C7DE2" w:rsidP="00C83ECE">
            <w:pPr>
              <w:pStyle w:val="CopticHangingVerse"/>
            </w:pPr>
            <w:r>
              <w:t>ⲛⲉⲙ ⲟⲩϩⲟ ⲛ̀ⲣⲱⲙⲓ ⲛⲉⲙ ⲟⲩϩⲟ ⲛ̀ⲁ̀ⲏ̀ⲧⲟⲥ.</w:t>
            </w:r>
          </w:p>
        </w:tc>
      </w:tr>
    </w:tbl>
    <w:p w14:paraId="19E715E7" w14:textId="77777777" w:rsidR="000C7DE2" w:rsidRDefault="000C7DE2" w:rsidP="0082304E">
      <w:pPr>
        <w:pStyle w:val="Heading4"/>
      </w:pPr>
      <w:r>
        <w:t>The Gospel Response for the Four Incorporeal Beasts</w:t>
      </w:r>
    </w:p>
    <w:p w14:paraId="51400619" w14:textId="77777777" w:rsidR="000C7DE2" w:rsidRPr="00C14556" w:rsidRDefault="000C7DE2" w:rsidP="00C14556">
      <w:pPr>
        <w:pStyle w:val="Rubric"/>
      </w:pPr>
      <w:r>
        <w:t>The last verse of the Doxology may be inserted into the Annual Gospel Response.</w:t>
      </w:r>
    </w:p>
    <w:p w14:paraId="4AB33F26" w14:textId="766D1846" w:rsidR="00191A26"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4602A440" w14:textId="34697C47" w:rsidR="00B52F78" w:rsidRPr="00B637D8" w:rsidRDefault="00B52F78" w:rsidP="00B52F78">
      <w:pPr>
        <w:pStyle w:val="Heading3"/>
      </w:pPr>
      <w:bookmarkStart w:id="1361" w:name="_Toc448227524"/>
      <w:r>
        <w:t>December 12 (13) / Koiak 16: Saint Spyridon</w:t>
      </w:r>
      <w:r>
        <w:rPr>
          <w:rStyle w:val="FootnoteReference"/>
        </w:rPr>
        <w:footnoteReference w:id="954"/>
      </w:r>
      <w:bookmarkEnd w:id="1361"/>
    </w:p>
    <w:p w14:paraId="598A6BCC" w14:textId="77777777" w:rsidR="005329C1" w:rsidRDefault="005329C1" w:rsidP="005329C1">
      <w:pPr>
        <w:pStyle w:val="Heading3"/>
      </w:pPr>
      <w:bookmarkStart w:id="1362" w:name="_Toc448227525"/>
      <w:r>
        <w:t>December 17 (18) / Koiak 21: Commemoration of the Theotokos</w:t>
      </w:r>
      <w:bookmarkEnd w:id="1362"/>
    </w:p>
    <w:p w14:paraId="2E564687" w14:textId="500274C5"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EDC8594" w14:textId="77777777" w:rsidR="007F571C" w:rsidRDefault="007F571C" w:rsidP="007F571C">
      <w:pPr>
        <w:pStyle w:val="Heading3"/>
      </w:pPr>
      <w:bookmarkStart w:id="1363" w:name="_Toc448227526"/>
      <w:r>
        <w:t>December 17 (18) / Koiak 21: Also the Martyrdom of St. Barnabas, on</w:t>
      </w:r>
      <w:r w:rsidR="00743CE8">
        <w:t>e</w:t>
      </w:r>
      <w:r>
        <w:t xml:space="preserve"> of the Seventy Two</w:t>
      </w:r>
      <w:bookmarkEnd w:id="1363"/>
    </w:p>
    <w:p w14:paraId="2CFD651F" w14:textId="42219068" w:rsidR="007F571C" w:rsidRPr="007F571C"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01D0E63" w14:textId="77777777" w:rsidR="00CA0AB7" w:rsidRDefault="00CA0AB7" w:rsidP="00CA0AB7">
      <w:pPr>
        <w:pStyle w:val="Heading3"/>
      </w:pPr>
      <w:bookmarkStart w:id="1364" w:name="_Toc448227527"/>
      <w:r>
        <w:t>December 18 (19) / Koiak 22: Archangel Gabriel</w:t>
      </w:r>
      <w:r w:rsidR="00481AE5">
        <w:t xml:space="preserve"> (Consecration)</w:t>
      </w:r>
      <w:bookmarkEnd w:id="1364"/>
    </w:p>
    <w:p w14:paraId="45BDA150" w14:textId="7EAFD5E6"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C7DE2">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C7DE2">
        <w:rPr>
          <w:noProof/>
        </w:rPr>
        <w:t>858</w:t>
      </w:r>
      <w:r w:rsidR="002409EF">
        <w:fldChar w:fldCharType="end"/>
      </w:r>
      <w:r>
        <w:t>.</w:t>
      </w:r>
    </w:p>
    <w:p w14:paraId="16E2607E" w14:textId="77777777" w:rsidR="009F60F1" w:rsidRDefault="009F60F1" w:rsidP="009F60F1">
      <w:pPr>
        <w:pStyle w:val="Heading3"/>
      </w:pPr>
      <w:bookmarkStart w:id="1365" w:name="_Toc448227528"/>
      <w:r>
        <w:t>December 20 (21) / Koiak 24: The Birth of St. Takle Haymanot</w:t>
      </w:r>
      <w:bookmarkEnd w:id="1365"/>
    </w:p>
    <w:p w14:paraId="059C80DE" w14:textId="09763EEC"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C7DE2">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C7DE2">
        <w:rPr>
          <w:noProof/>
        </w:rPr>
        <w:t>948</w:t>
      </w:r>
      <w:r w:rsidR="002409EF">
        <w:fldChar w:fldCharType="end"/>
      </w:r>
      <w:r>
        <w:t>.</w:t>
      </w:r>
    </w:p>
    <w:p w14:paraId="600875E0" w14:textId="77777777" w:rsidR="00FF5FF3" w:rsidRDefault="00FF5FF3" w:rsidP="00FF5FF3">
      <w:pPr>
        <w:pStyle w:val="Heading3"/>
      </w:pPr>
      <w:bookmarkStart w:id="1366" w:name="_Toc448227529"/>
      <w:r>
        <w:lastRenderedPageBreak/>
        <w:t>December 21 (22) / Koiak 25: St. John Kami</w:t>
      </w:r>
      <w:bookmarkEnd w:id="1366"/>
    </w:p>
    <w:p w14:paraId="3F9EF92D" w14:textId="77777777" w:rsidR="00810F04" w:rsidRPr="00810F04" w:rsidRDefault="00810F04" w:rsidP="00810F04">
      <w:pPr>
        <w:pStyle w:val="Heading4"/>
      </w:pPr>
      <w:bookmarkStart w:id="1367" w:name="_Ref434491108"/>
      <w:r>
        <w:t>The Doxology for St. John Kami</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8" w:name="_Toc448227530"/>
      <w:r>
        <w:t>December 24 (25) / Koiak 28: Nativity Preparation Day</w:t>
      </w:r>
      <w:bookmarkEnd w:id="1368"/>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9" w:name="_Ref434477504"/>
      <w:r>
        <w:t>The Doxology</w:t>
      </w:r>
      <w:r w:rsidR="00E21EA3">
        <w:t xml:space="preserve"> for the Preparation Day of Nativity</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70" w:name="_Toc448227531"/>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1"/>
            <w:r>
              <w:t>Theotokos</w:t>
            </w:r>
            <w:commentRangeEnd w:id="1371"/>
            <w:r>
              <w:rPr>
                <w:rStyle w:val="CommentReference"/>
                <w:rFonts w:ascii="Times New Roman" w:eastAsiaTheme="minorHAnsi" w:hAnsi="Times New Roman" w:cstheme="minorBidi"/>
                <w:color w:val="auto"/>
              </w:rPr>
              <w:commentReference w:id="1371"/>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70"/>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2" w:name="_Ref434477532"/>
      <w:r>
        <w:t xml:space="preserve">The </w:t>
      </w:r>
      <w:r w:rsidR="00C33BEB">
        <w:t xml:space="preserve">First </w:t>
      </w:r>
      <w:r>
        <w:t>Doxology</w:t>
      </w:r>
      <w:r w:rsidR="00C33BEB">
        <w:t xml:space="preserve">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lastRenderedPageBreak/>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lastRenderedPageBreak/>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3" w:name="_Ref434477542"/>
      <w:r>
        <w:t>The Second Doxology for Nativity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4"/>
            <w:r>
              <w:t xml:space="preserve">rescued </w:t>
            </w:r>
            <w:commentRangeEnd w:id="1374"/>
            <w:r>
              <w:rPr>
                <w:rStyle w:val="CommentReference"/>
                <w:rFonts w:ascii="Times New Roman" w:eastAsiaTheme="minorHAnsi" w:hAnsi="Times New Roman" w:cstheme="minorBidi"/>
                <w:color w:val="auto"/>
              </w:rPr>
              <w:commentReference w:id="1374"/>
            </w:r>
            <w:r>
              <w:t>and saved us,</w:t>
            </w:r>
          </w:p>
          <w:p w14:paraId="372D1056" w14:textId="77777777" w:rsidR="00C33BEB" w:rsidRDefault="00C33BEB" w:rsidP="00C33BEB">
            <w:pPr>
              <w:pStyle w:val="EngHangEnd"/>
            </w:pPr>
            <w:commentRangeStart w:id="1375"/>
            <w:r>
              <w:t xml:space="preserve">We </w:t>
            </w:r>
            <w:commentRangeEnd w:id="1375"/>
            <w:r>
              <w:rPr>
                <w:rStyle w:val="CommentReference"/>
                <w:rFonts w:ascii="Times New Roman" w:eastAsiaTheme="minorHAnsi" w:hAnsi="Times New Roman" w:cstheme="minorBidi"/>
                <w:color w:val="auto"/>
              </w:rPr>
              <w:commentReference w:id="137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6" w:name="_Ref434477554"/>
      <w:r>
        <w:t>The Third Doxology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lastRenderedPageBreak/>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lastRenderedPageBreak/>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7" w:name="_Ref434475057"/>
      <w:r>
        <w:lastRenderedPageBreak/>
        <w:t>The Sunday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8" w:name="_Ref434475083"/>
      <w:r>
        <w:t>The Monday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55"/>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9" w:name="_Ref434475102"/>
      <w:r>
        <w:t>The Tuesday Psali Adam</w:t>
      </w:r>
      <w:r w:rsidR="006C1B94">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0"/>
            <w:r>
              <w:t xml:space="preserve">Shone </w:t>
            </w:r>
            <w:commentRangeEnd w:id="1380"/>
            <w:r>
              <w:rPr>
                <w:rStyle w:val="CommentReference"/>
              </w:rPr>
              <w:commentReference w:id="138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1"/>
            <w:r>
              <w:t>All</w:t>
            </w:r>
            <w:commentRangeEnd w:id="1381"/>
            <w:r>
              <w:rPr>
                <w:rStyle w:val="CommentReference"/>
              </w:rPr>
              <w:commentReference w:id="138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2"/>
            <w:r>
              <w:t>seals</w:t>
            </w:r>
            <w:commentRangeEnd w:id="1382"/>
            <w:r>
              <w:rPr>
                <w:rStyle w:val="CommentReference"/>
              </w:rPr>
              <w:commentReference w:id="138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3"/>
            <w:r>
              <w:t>Tetra</w:t>
            </w:r>
            <w:commentRangeEnd w:id="1383"/>
            <w:r>
              <w:rPr>
                <w:rStyle w:val="CommentReference"/>
              </w:rPr>
              <w:commentReference w:id="138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4"/>
            <w:r>
              <w:t xml:space="preserve">flaming </w:t>
            </w:r>
            <w:commentRangeEnd w:id="1384"/>
            <w:r>
              <w:rPr>
                <w:rStyle w:val="CommentReference"/>
              </w:rPr>
              <w:commentReference w:id="138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5"/>
            <w:r>
              <w:t>disease</w:t>
            </w:r>
            <w:commentRangeEnd w:id="1385"/>
            <w:r>
              <w:rPr>
                <w:rStyle w:val="CommentReference"/>
              </w:rPr>
              <w:commentReference w:id="138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6" w:name="_Ref434475128"/>
      <w:r>
        <w:t>The Wednesday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7" w:name="_Ref434475150"/>
      <w:r>
        <w:t>The Thursday Psali Batos</w:t>
      </w:r>
      <w:r w:rsidR="006C1B94">
        <w:t xml:space="preserve">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8"/>
            <w:r>
              <w:t xml:space="preserve">Isaiah </w:t>
            </w:r>
            <w:commentRangeEnd w:id="1388"/>
            <w:r>
              <w:rPr>
                <w:rStyle w:val="CommentReference"/>
              </w:rPr>
              <w:commentReference w:id="138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9" w:name="_Ref434475177"/>
      <w:r>
        <w:t>The Friday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0" w:name="_Ref434475196"/>
      <w:r>
        <w:t>The Saturday Psali Batos</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1"/>
            <w:r>
              <w:t>For I cannot speak.</w:t>
            </w:r>
            <w:commentRangeEnd w:id="1391"/>
            <w:r>
              <w:rPr>
                <w:rStyle w:val="CommentReference"/>
              </w:rPr>
              <w:commentReference w:id="139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2" w:name="_Toc448227532"/>
      <w:r>
        <w:t>December 26 (27) / Koiak 30: The Second Day of the Feast of the Nativity</w:t>
      </w:r>
      <w:bookmarkEnd w:id="139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3" w:name="_Ref434561401"/>
      <w:bookmarkStart w:id="1394" w:name="_Toc448227533"/>
      <w:r>
        <w:t>December 27 (28) / Tobi 1: St. Stephen Day</w:t>
      </w:r>
      <w:bookmarkEnd w:id="1393"/>
      <w:bookmarkEnd w:id="1394"/>
    </w:p>
    <w:p w14:paraId="1250AF95" w14:textId="57A2FAB3"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C7DE2">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C7DE2">
        <w:rPr>
          <w:noProof/>
        </w:rPr>
        <w:t>610</w:t>
      </w:r>
      <w:r w:rsidR="002409EF">
        <w:fldChar w:fldCharType="end"/>
      </w:r>
      <w:r w:rsidR="002409EF">
        <w:t>.</w:t>
      </w:r>
    </w:p>
    <w:p w14:paraId="3C6CAB04" w14:textId="77777777" w:rsidR="00073003" w:rsidRDefault="00073003" w:rsidP="00073003">
      <w:pPr>
        <w:pStyle w:val="Heading3"/>
      </w:pPr>
      <w:bookmarkStart w:id="1395" w:name="_Toc448227534"/>
      <w:r>
        <w:t>December 29 (30) / Tobi 3: The One Hundred and Forty Four Thousand</w:t>
      </w:r>
      <w:bookmarkEnd w:id="1395"/>
    </w:p>
    <w:p w14:paraId="2FE981A9" w14:textId="77777777" w:rsidR="00073003" w:rsidRDefault="00073003" w:rsidP="00073003">
      <w:pPr>
        <w:pStyle w:val="Heading4"/>
      </w:pPr>
      <w:bookmarkStart w:id="1396" w:name="_Ref434488616"/>
      <w:r>
        <w:t>The Doxology</w:t>
      </w:r>
      <w:r w:rsidR="00B46E6E">
        <w:t xml:space="preserve"> for the One Hundred and Forty Four Thousand</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56"/>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57"/>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7" w:name="_Ref434564016"/>
      <w:bookmarkStart w:id="1398" w:name="_Toc448227535"/>
      <w:r>
        <w:t>December 30 (31) / Tobi 4: St. John the Evangelist</w:t>
      </w:r>
      <w:bookmarkEnd w:id="1397"/>
      <w:bookmarkEnd w:id="1398"/>
    </w:p>
    <w:p w14:paraId="3C0BCC81" w14:textId="77777777" w:rsidR="00FF5FF3" w:rsidRDefault="00FF5FF3" w:rsidP="00FF5FF3">
      <w:pPr>
        <w:pStyle w:val="Heading4"/>
      </w:pPr>
      <w:bookmarkStart w:id="1399" w:name="_Ref434488768"/>
      <w:r>
        <w:t>The Doxology</w:t>
      </w:r>
      <w:r w:rsidR="00B46E6E">
        <w:t xml:space="preserve"> for</w:t>
      </w:r>
      <w:r w:rsidR="00BC160E">
        <w:t xml:space="preserve"> St. John the Evangelist</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0"/>
            <w:r>
              <w:t>Zebulun</w:t>
            </w:r>
            <w:commentRangeEnd w:id="1400"/>
            <w:r>
              <w:rPr>
                <w:rStyle w:val="FootnoteReference"/>
              </w:rPr>
              <w:footnoteReference w:id="958"/>
            </w:r>
            <w:r>
              <w:rPr>
                <w:rStyle w:val="CommentReference"/>
                <w:rFonts w:ascii="Times New Roman" w:eastAsiaTheme="minorHAnsi" w:hAnsi="Times New Roman" w:cstheme="minorBidi"/>
                <w:color w:val="auto"/>
              </w:rPr>
              <w:commentReference w:id="140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59"/>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1" w:name="_Toc410196204"/>
      <w:bookmarkStart w:id="1402" w:name="_Toc410196446"/>
      <w:bookmarkStart w:id="1403" w:name="_Toc410196948"/>
      <w:bookmarkStart w:id="1404" w:name="_Toc448696649"/>
      <w:bookmarkStart w:id="1405" w:name="January"/>
      <w:bookmarkEnd w:id="1326"/>
      <w:bookmarkEnd w:id="1345"/>
      <w:bookmarkEnd w:id="1346"/>
      <w:bookmarkEnd w:id="1347"/>
      <w:r>
        <w:lastRenderedPageBreak/>
        <w:t>January</w:t>
      </w:r>
      <w:bookmarkEnd w:id="1401"/>
      <w:bookmarkEnd w:id="1402"/>
      <w:bookmarkEnd w:id="1403"/>
      <w:r w:rsidR="00FF5FF3">
        <w:t xml:space="preserve"> or </w:t>
      </w:r>
      <w:r w:rsidR="00FF5FF3">
        <w:rPr>
          <w:rFonts w:ascii="FreeSerifAvvaShenouda" w:hAnsi="FreeSerifAvvaShenouda" w:cs="FreeSerifAvvaShenouda"/>
        </w:rPr>
        <w:t>Ⲧⲱⲃⲓ</w:t>
      </w:r>
      <w:bookmarkEnd w:id="1404"/>
    </w:p>
    <w:bookmarkStart w:id="1406" w:name="_Toc410196949" w:displacedByCustomXml="next"/>
    <w:bookmarkStart w:id="1407" w:name="_Toc410196447" w:displacedByCustomXml="next"/>
    <w:bookmarkStart w:id="1408" w:name="_Toc410196205" w:displacedByCustomXml="next"/>
    <w:sdt>
      <w:sdtPr>
        <w:id w:val="-286434970"/>
        <w:docPartObj>
          <w:docPartGallery w:val="Table of Contents"/>
          <w:docPartUnique/>
        </w:docPartObj>
      </w:sdtPr>
      <w:sdtEndPr>
        <w:rPr>
          <w:b/>
          <w:bCs/>
          <w:noProof/>
        </w:rPr>
      </w:sdtEndPr>
      <w:sdtContent>
        <w:p w14:paraId="3201AE1E" w14:textId="059EE5B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C7DE2">
              <w:rPr>
                <w:noProof/>
                <w:webHidden/>
              </w:rPr>
              <w:t>772</w:t>
            </w:r>
            <w:r w:rsidR="00E35F1F">
              <w:rPr>
                <w:noProof/>
                <w:webHidden/>
              </w:rPr>
              <w:fldChar w:fldCharType="end"/>
            </w:r>
          </w:hyperlink>
        </w:p>
        <w:p w14:paraId="05817EC8" w14:textId="5FC9F96B" w:rsidR="00E35F1F" w:rsidRDefault="00423B80">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C7DE2">
              <w:rPr>
                <w:noProof/>
                <w:webHidden/>
              </w:rPr>
              <w:t>781</w:t>
            </w:r>
            <w:r w:rsidR="00E35F1F">
              <w:rPr>
                <w:noProof/>
                <w:webHidden/>
              </w:rPr>
              <w:fldChar w:fldCharType="end"/>
            </w:r>
          </w:hyperlink>
        </w:p>
        <w:p w14:paraId="53E975E1" w14:textId="5AE02D27" w:rsidR="00E35F1F" w:rsidRDefault="00423B80">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C7DE2">
              <w:rPr>
                <w:noProof/>
                <w:webHidden/>
              </w:rPr>
              <w:t>813</w:t>
            </w:r>
            <w:r w:rsidR="00E35F1F">
              <w:rPr>
                <w:noProof/>
                <w:webHidden/>
              </w:rPr>
              <w:fldChar w:fldCharType="end"/>
            </w:r>
          </w:hyperlink>
        </w:p>
        <w:p w14:paraId="3E5C0D8F" w14:textId="29B04D29" w:rsidR="00E35F1F" w:rsidRDefault="00423B80">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6C80F21A" w14:textId="1992DE46" w:rsidR="00E35F1F" w:rsidRDefault="00423B80">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29D4B067" w14:textId="0A36F9D5" w:rsidR="00E35F1F" w:rsidRDefault="00423B80">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C7DE2">
              <w:rPr>
                <w:noProof/>
                <w:webHidden/>
              </w:rPr>
              <w:t>815</w:t>
            </w:r>
            <w:r w:rsidR="00E35F1F">
              <w:rPr>
                <w:noProof/>
                <w:webHidden/>
              </w:rPr>
              <w:fldChar w:fldCharType="end"/>
            </w:r>
          </w:hyperlink>
        </w:p>
        <w:p w14:paraId="5F803B0E" w14:textId="7D7EF716" w:rsidR="00E35F1F" w:rsidRDefault="00423B80">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C7DE2">
              <w:rPr>
                <w:noProof/>
                <w:webHidden/>
              </w:rPr>
              <w:t>824</w:t>
            </w:r>
            <w:r w:rsidR="00E35F1F">
              <w:rPr>
                <w:noProof/>
                <w:webHidden/>
              </w:rPr>
              <w:fldChar w:fldCharType="end"/>
            </w:r>
          </w:hyperlink>
        </w:p>
        <w:p w14:paraId="5566678B" w14:textId="69DCD4B3" w:rsidR="00E35F1F" w:rsidRDefault="00423B80">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C7DE2">
              <w:rPr>
                <w:noProof/>
                <w:webHidden/>
              </w:rPr>
              <w:t>826</w:t>
            </w:r>
            <w:r w:rsidR="00E35F1F">
              <w:rPr>
                <w:noProof/>
                <w:webHidden/>
              </w:rPr>
              <w:fldChar w:fldCharType="end"/>
            </w:r>
          </w:hyperlink>
        </w:p>
        <w:p w14:paraId="549F2912" w14:textId="34D9E333" w:rsidR="00E35F1F" w:rsidRDefault="00423B80">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C7DE2">
              <w:rPr>
                <w:noProof/>
                <w:webHidden/>
              </w:rPr>
              <w:t>827</w:t>
            </w:r>
            <w:r w:rsidR="00E35F1F">
              <w:rPr>
                <w:noProof/>
                <w:webHidden/>
              </w:rPr>
              <w:fldChar w:fldCharType="end"/>
            </w:r>
          </w:hyperlink>
        </w:p>
        <w:p w14:paraId="78F76EC1" w14:textId="3646B92C" w:rsidR="00E35F1F" w:rsidRDefault="00423B80">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C7DE2">
              <w:rPr>
                <w:noProof/>
                <w:webHidden/>
              </w:rPr>
              <w:t>828</w:t>
            </w:r>
            <w:r w:rsidR="00E35F1F">
              <w:rPr>
                <w:noProof/>
                <w:webHidden/>
              </w:rPr>
              <w:fldChar w:fldCharType="end"/>
            </w:r>
          </w:hyperlink>
        </w:p>
        <w:p w14:paraId="4760CC70" w14:textId="2F105EF9" w:rsidR="00E35F1F" w:rsidRDefault="00423B80">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C7DE2">
              <w:rPr>
                <w:noProof/>
                <w:webHidden/>
              </w:rPr>
              <w:t>829</w:t>
            </w:r>
            <w:r w:rsidR="00E35F1F">
              <w:rPr>
                <w:noProof/>
                <w:webHidden/>
              </w:rPr>
              <w:fldChar w:fldCharType="end"/>
            </w:r>
          </w:hyperlink>
        </w:p>
        <w:p w14:paraId="678FB4EF" w14:textId="1712C4B6" w:rsidR="00E35F1F" w:rsidRDefault="00423B80">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0F1D2346" w14:textId="1C960BD1" w:rsidR="00E35F1F" w:rsidRDefault="00423B80">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6BDEDDDD" w14:textId="6F6C9919" w:rsidR="00E35F1F" w:rsidRDefault="00423B80">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5FF25248" w14:textId="38D5137A" w:rsidR="00E35F1F" w:rsidRDefault="00423B80">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6E4B7CAE" w14:textId="2ED8660B" w:rsidR="00E35F1F" w:rsidRDefault="00423B80">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60FB07F6" w14:textId="39B810FA" w:rsidR="00E35F1F" w:rsidRDefault="00423B80">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196D3FD0" w14:textId="1A06608B" w:rsidR="00E35F1F" w:rsidRDefault="00423B80">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0F35C111" w14:textId="359BDE00" w:rsidR="00E35F1F" w:rsidRDefault="00423B80">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C7DE2">
              <w:rPr>
                <w:noProof/>
                <w:webHidden/>
              </w:rPr>
              <w:t>833</w:t>
            </w:r>
            <w:r w:rsidR="00E35F1F">
              <w:rPr>
                <w:noProof/>
                <w:webHidden/>
              </w:rPr>
              <w:fldChar w:fldCharType="end"/>
            </w:r>
          </w:hyperlink>
        </w:p>
        <w:p w14:paraId="1C3C6CFD" w14:textId="1FFF8A31" w:rsidR="00E35F1F" w:rsidRDefault="00423B80">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C7DE2">
              <w:rPr>
                <w:noProof/>
                <w:webHidden/>
              </w:rPr>
              <w:t>834</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9" w:name="_Toc448227536"/>
      <w:r>
        <w:rPr>
          <w:lang w:val="en-US"/>
        </w:rPr>
        <w:lastRenderedPageBreak/>
        <w:t>January 1 (2) / Tobi 6</w:t>
      </w:r>
      <w:r w:rsidR="00FF5FF3">
        <w:rPr>
          <w:lang w:val="en-US"/>
        </w:rPr>
        <w:t xml:space="preserve">: The Feast of the </w:t>
      </w:r>
      <w:r w:rsidR="00495F1A">
        <w:t>Circumcision</w:t>
      </w:r>
      <w:bookmarkEnd w:id="1408"/>
      <w:bookmarkEnd w:id="1407"/>
      <w:bookmarkEnd w:id="1406"/>
      <w:bookmarkEnd w:id="1409"/>
    </w:p>
    <w:p w14:paraId="1387E376" w14:textId="77777777" w:rsidR="00FF5FF3" w:rsidRDefault="00FF5FF3" w:rsidP="00FF5FF3">
      <w:pPr>
        <w:pStyle w:val="Heading4"/>
      </w:pPr>
      <w:bookmarkStart w:id="1410" w:name="_Ref434477590"/>
      <w:r>
        <w:t>The Doxology</w:t>
      </w:r>
      <w:r w:rsidR="00E21EA3">
        <w:t xml:space="preserve"> for the Circumcision</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1"/>
            <w:r>
              <w:t xml:space="preserve">Christian </w:t>
            </w:r>
            <w:commentRangeEnd w:id="1411"/>
            <w:r>
              <w:rPr>
                <w:rStyle w:val="CommentReference"/>
                <w:rFonts w:ascii="Times New Roman" w:eastAsiaTheme="minorHAnsi" w:hAnsi="Times New Roman" w:cstheme="minorBidi"/>
                <w:color w:val="auto"/>
              </w:rPr>
              <w:commentReference w:id="141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2" w:name="_Ref434475229"/>
      <w:r>
        <w:t>The Psali Adam</w:t>
      </w:r>
      <w:r w:rsidR="006C1B94">
        <w:t xml:space="preserve"> for the Circumcision</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3"/>
            <w:r>
              <w:t xml:space="preserve">Victorious </w:t>
            </w:r>
            <w:commentRangeEnd w:id="1413"/>
            <w:r>
              <w:rPr>
                <w:rStyle w:val="CommentReference"/>
              </w:rPr>
              <w:commentReference w:id="141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4" w:name="_Ref434475252"/>
      <w:r>
        <w:t>The Psali Batos</w:t>
      </w:r>
      <w:r w:rsidR="006C1B94">
        <w:t xml:space="preserve"> for the Circumcision</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5"/>
            <w:r>
              <w:t>divinity</w:t>
            </w:r>
            <w:commentRangeEnd w:id="1415"/>
            <w:r>
              <w:rPr>
                <w:rStyle w:val="CommentReference"/>
              </w:rPr>
              <w:commentReference w:id="141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6" w:name="_Toc410196206"/>
      <w:bookmarkStart w:id="1417" w:name="_Toc410196448"/>
      <w:bookmarkStart w:id="1418" w:name="_Toc410196950"/>
      <w:bookmarkStart w:id="1419" w:name="_Toc448227537"/>
      <w:r>
        <w:t xml:space="preserve">January 6 (7) / Tobi 11: The Feast of </w:t>
      </w:r>
      <w:r w:rsidR="00495F1A">
        <w:t>Theophany</w:t>
      </w:r>
      <w:bookmarkEnd w:id="1416"/>
      <w:bookmarkEnd w:id="1417"/>
      <w:bookmarkEnd w:id="1418"/>
      <w:bookmarkEnd w:id="1419"/>
    </w:p>
    <w:p w14:paraId="322B4F7B" w14:textId="77777777" w:rsidR="00FF5FF3" w:rsidRDefault="00430630" w:rsidP="00FF5FF3">
      <w:pPr>
        <w:pStyle w:val="Heading4"/>
      </w:pPr>
      <w:bookmarkStart w:id="1420" w:name="_Ref434477630"/>
      <w:r>
        <w:t>An</w:t>
      </w:r>
      <w:r w:rsidR="00FF5FF3">
        <w:t xml:space="preserve"> </w:t>
      </w:r>
      <w:r>
        <w:t xml:space="preserve">Abridged </w:t>
      </w:r>
      <w:r w:rsidR="00FF5FF3">
        <w:t>Doxology</w:t>
      </w:r>
      <w:r w:rsidR="00E21EA3">
        <w:t xml:space="preserve">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1" w:name="_Ref434477641"/>
      <w:r>
        <w:lastRenderedPageBreak/>
        <w:t>The First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2" w:name="_Ref434477660"/>
      <w:r>
        <w:lastRenderedPageBreak/>
        <w:t>The Second Doxology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3" w:name="_Ref434475280"/>
      <w:r>
        <w:t>The Sunday Psali Adam</w:t>
      </w:r>
      <w:r w:rsidR="006C1B94">
        <w:t xml:space="preserve"> for Theophany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4"/>
            <w:r>
              <w:t xml:space="preserve">confirm </w:t>
            </w:r>
            <w:commentRangeEnd w:id="1424"/>
            <w:r>
              <w:rPr>
                <w:rStyle w:val="CommentReference"/>
              </w:rPr>
              <w:commentReference w:id="142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5"/>
            <w:r>
              <w:t>ⲛ̀ϫⲉ</w:t>
            </w:r>
            <w:commentRangeEnd w:id="1425"/>
            <w:r>
              <w:rPr>
                <w:rStyle w:val="CommentReference"/>
                <w:rFonts w:ascii="Times New Roman" w:hAnsi="Times New Roman"/>
              </w:rPr>
              <w:commentReference w:id="142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6"/>
            <w:r>
              <w:t>moved</w:t>
            </w:r>
            <w:commentRangeEnd w:id="1426"/>
            <w:r>
              <w:rPr>
                <w:rStyle w:val="CommentReference"/>
              </w:rPr>
              <w:commentReference w:id="142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7"/>
            <w:r>
              <w:t>thrice holy,</w:t>
            </w:r>
            <w:commentRangeEnd w:id="1427"/>
            <w:r>
              <w:rPr>
                <w:rStyle w:val="CommentReference"/>
              </w:rPr>
              <w:commentReference w:id="142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8" w:name="_Ref434475309"/>
      <w:r>
        <w:lastRenderedPageBreak/>
        <w:t>The Monday Psali Adam</w:t>
      </w:r>
      <w:r w:rsidR="006C1B94">
        <w:t xml:space="preserve">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9"/>
            <w:r>
              <w:t xml:space="preserve">Ⲓⲱⲁⲛⲛⲟⲩ </w:t>
            </w:r>
            <w:commentRangeEnd w:id="1429"/>
            <w:r>
              <w:rPr>
                <w:rStyle w:val="CommentReference"/>
                <w:rFonts w:ascii="Times New Roman" w:hAnsi="Times New Roman"/>
              </w:rPr>
              <w:commentReference w:id="142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0"/>
            <w:r>
              <w:rPr>
                <w:rFonts w:eastAsia="Arial Unicode MS" w:cs="FreeSerifAvvaShenouda"/>
              </w:rPr>
              <w:t>ⲛⲓϯϩⲟ</w:t>
            </w:r>
            <w:commentRangeEnd w:id="1430"/>
            <w:r>
              <w:rPr>
                <w:rStyle w:val="CommentReference"/>
                <w:rFonts w:ascii="Times New Roman" w:hAnsi="Times New Roman"/>
              </w:rPr>
              <w:commentReference w:id="143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1" w:name="_Ref434475331"/>
      <w:r>
        <w:t>The Tuesday Psali Adam</w:t>
      </w:r>
      <w:r w:rsidR="006C1B94">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2"/>
            <w:r>
              <w:t>ⲫⲏ</w:t>
            </w:r>
            <w:commentRangeEnd w:id="1432"/>
            <w:r>
              <w:rPr>
                <w:rStyle w:val="CommentReference"/>
                <w:rFonts w:ascii="Times New Roman" w:hAnsi="Times New Roman"/>
              </w:rPr>
              <w:commentReference w:id="143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3"/>
            <w:r>
              <w:t>ϯⲥⲩⲛⲧⲉⲗⲓⲁ</w:t>
            </w:r>
            <w:commentRangeEnd w:id="1433"/>
            <w:r>
              <w:rPr>
                <w:rStyle w:val="CommentReference"/>
                <w:rFonts w:ascii="Times New Roman" w:hAnsi="Times New Roman"/>
              </w:rPr>
              <w:commentReference w:id="143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4" w:name="_Ref434475362"/>
      <w:r>
        <w:t>The Wednesday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60"/>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5" w:name="_Ref434475388"/>
      <w:r>
        <w:t>The Thursday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6" w:name="_Ref434475411"/>
      <w:r>
        <w:t>The Friday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7" w:name="_Ref434475434"/>
      <w:r>
        <w:t>The Saturday Psali Batos</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8"/>
            <w:r>
              <w:t>liberty</w:t>
            </w:r>
            <w:commentRangeEnd w:id="1438"/>
            <w:r>
              <w:rPr>
                <w:rStyle w:val="CommentReference"/>
              </w:rPr>
              <w:commentReference w:id="143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9"/>
            <w:r>
              <w:t xml:space="preserve">confirm </w:t>
            </w:r>
            <w:commentRangeEnd w:id="1439"/>
            <w:r>
              <w:rPr>
                <w:rStyle w:val="CommentReference"/>
              </w:rPr>
              <w:commentReference w:id="143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0" w:name="_Toc448227538"/>
      <w:r>
        <w:t>January 7 (8) / Tobi 12</w:t>
      </w:r>
      <w:r w:rsidR="001225FA">
        <w:t xml:space="preserve">: </w:t>
      </w:r>
      <w:r>
        <w:t>The Second Day of the Feast of Theophany</w:t>
      </w:r>
      <w:bookmarkEnd w:id="144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1" w:name="_Toc448227539"/>
      <w:r>
        <w:lastRenderedPageBreak/>
        <w:t>January 7 (8) / Tobi 12</w:t>
      </w:r>
      <w:r w:rsidR="001225FA">
        <w:t xml:space="preserve">: </w:t>
      </w:r>
      <w:r>
        <w:t>Also the Commemoration of Archangel Michael</w:t>
      </w:r>
      <w:bookmarkEnd w:id="1441"/>
    </w:p>
    <w:p w14:paraId="65389993" w14:textId="77777777" w:rsidR="000C7DE2" w:rsidRDefault="00191A26" w:rsidP="0082304E">
      <w:pPr>
        <w:pStyle w:val="Heading4"/>
      </w:pPr>
      <w:bookmarkStart w:id="1442" w:name="_Toc410196207"/>
      <w:bookmarkStart w:id="1443" w:name="_Toc410196449"/>
      <w:bookmarkStart w:id="1444" w:name="_Toc410196951"/>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76F89E" w14:textId="77777777" w:rsidTr="0082304E">
        <w:trPr>
          <w:cantSplit/>
          <w:jc w:val="center"/>
        </w:trPr>
        <w:tc>
          <w:tcPr>
            <w:tcW w:w="288" w:type="dxa"/>
          </w:tcPr>
          <w:p w14:paraId="47687B09" w14:textId="77777777" w:rsidR="000C7DE2" w:rsidRDefault="000C7DE2" w:rsidP="0082304E">
            <w:pPr>
              <w:pStyle w:val="CopticCross"/>
            </w:pPr>
          </w:p>
        </w:tc>
        <w:tc>
          <w:tcPr>
            <w:tcW w:w="3960" w:type="dxa"/>
          </w:tcPr>
          <w:p w14:paraId="0E44F1EC" w14:textId="77777777" w:rsidR="000C7DE2" w:rsidRDefault="000C7DE2" w:rsidP="00C83ECE">
            <w:pPr>
              <w:pStyle w:val="EngHang"/>
            </w:pPr>
            <w:r>
              <w:t>Through the intercessions</w:t>
            </w:r>
          </w:p>
          <w:p w14:paraId="0601A28F" w14:textId="77777777" w:rsidR="000C7DE2" w:rsidRDefault="000C7DE2" w:rsidP="00C83ECE">
            <w:pPr>
              <w:pStyle w:val="EngHang"/>
            </w:pPr>
            <w:r>
              <w:t>Of the Four Incorporeal Beasts,</w:t>
            </w:r>
          </w:p>
          <w:p w14:paraId="07C607CB" w14:textId="77777777" w:rsidR="000C7DE2" w:rsidRDefault="000C7DE2" w:rsidP="00C83ECE">
            <w:pPr>
              <w:pStyle w:val="EngHang"/>
            </w:pPr>
            <w:r>
              <w:t>The ministering flames of fire,</w:t>
            </w:r>
          </w:p>
          <w:p w14:paraId="5325A0EE" w14:textId="77777777" w:rsidR="000C7DE2" w:rsidRDefault="000C7DE2" w:rsidP="0082304E">
            <w:pPr>
              <w:pStyle w:val="EngHangEnd"/>
            </w:pPr>
            <w:r>
              <w:t>O Lord, grant us the forgiveness of our sins.</w:t>
            </w:r>
          </w:p>
        </w:tc>
        <w:tc>
          <w:tcPr>
            <w:tcW w:w="288" w:type="dxa"/>
          </w:tcPr>
          <w:p w14:paraId="659BAE6A" w14:textId="77777777" w:rsidR="000C7DE2" w:rsidRDefault="000C7DE2" w:rsidP="0082304E"/>
        </w:tc>
        <w:tc>
          <w:tcPr>
            <w:tcW w:w="288" w:type="dxa"/>
          </w:tcPr>
          <w:p w14:paraId="207EFE30" w14:textId="77777777" w:rsidR="000C7DE2" w:rsidRDefault="000C7DE2" w:rsidP="0082304E">
            <w:pPr>
              <w:pStyle w:val="CopticCross"/>
            </w:pPr>
          </w:p>
        </w:tc>
        <w:tc>
          <w:tcPr>
            <w:tcW w:w="3960" w:type="dxa"/>
          </w:tcPr>
          <w:p w14:paraId="42EA3D92" w14:textId="77777777" w:rsidR="000C7DE2" w:rsidRDefault="000C7DE2" w:rsidP="00C83ECE">
            <w:pPr>
              <w:pStyle w:val="CopticVersemulti-line"/>
            </w:pPr>
            <w:r>
              <w:t>Ϩⲓⲧⲉⲛ ⲛⲓⲡ̀ⲣⲉⲥⲃⲓⲁ̀</w:t>
            </w:r>
          </w:p>
          <w:p w14:paraId="2F48E47B" w14:textId="77777777" w:rsidR="000C7DE2" w:rsidRDefault="000C7DE2" w:rsidP="00C83ECE">
            <w:pPr>
              <w:pStyle w:val="CopticVersemulti-line"/>
            </w:pPr>
            <w:r>
              <w:t>ⲛ̀ⲧⲉ ⲡⲓϥ̀ⲧⲟⲩ ⲛ̀ⲍⲱⲟⲛ ⲛ̀ⲁⲥⲱⲙⲁⲧⲟⲥ</w:t>
            </w:r>
          </w:p>
          <w:p w14:paraId="1A71FF61" w14:textId="77777777" w:rsidR="000C7DE2" w:rsidRDefault="000C7DE2" w:rsidP="00C83ECE">
            <w:pPr>
              <w:pStyle w:val="CopticVersemulti-line"/>
            </w:pPr>
            <w:r>
              <w:t>ⲛ̀ⲗⲓⲧⲟⲩⲣⲅⲟⲥ ⲛ̀ϣⲁϩ ⲛ̀ⲭ̀ⲣⲟⲙ:</w:t>
            </w:r>
          </w:p>
          <w:p w14:paraId="225EE4A9" w14:textId="77777777" w:rsidR="000C7DE2" w:rsidRPr="00C35319" w:rsidRDefault="000C7DE2" w:rsidP="00C83ECE">
            <w:pPr>
              <w:pStyle w:val="CopticHangingVerse"/>
            </w:pPr>
            <w:r>
              <w:t>Ⲡϭⲟⲓⲥ ⲁⲣⲓϩ̀ⲙⲟⲧ ⲛⲁⲛ ⲙ̀ⲡⲓⲭⲱ ⲉ̀ⲃⲟⲗ ⲛ̀ⲧⲉ ⲛⲉⲛⲛⲟⲃⲓ.</w:t>
            </w:r>
          </w:p>
        </w:tc>
      </w:tr>
    </w:tbl>
    <w:p w14:paraId="482C9B57"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4455692" w14:textId="77777777" w:rsidTr="00C83ECE">
        <w:trPr>
          <w:cantSplit/>
          <w:jc w:val="center"/>
        </w:trPr>
        <w:tc>
          <w:tcPr>
            <w:tcW w:w="288" w:type="dxa"/>
          </w:tcPr>
          <w:p w14:paraId="72503F8E" w14:textId="77777777" w:rsidR="000C7DE2" w:rsidRDefault="000C7DE2" w:rsidP="00C83ECE">
            <w:pPr>
              <w:pStyle w:val="CopticCross"/>
            </w:pPr>
          </w:p>
        </w:tc>
        <w:tc>
          <w:tcPr>
            <w:tcW w:w="3960" w:type="dxa"/>
          </w:tcPr>
          <w:p w14:paraId="0BA31A75" w14:textId="77777777" w:rsidR="000C7DE2" w:rsidRDefault="000C7DE2" w:rsidP="00C83ECE">
            <w:pPr>
              <w:pStyle w:val="EngHang"/>
            </w:pPr>
            <w:r>
              <w:t>Hail to the four incorporeal living beasts,</w:t>
            </w:r>
          </w:p>
          <w:p w14:paraId="0B3AB553" w14:textId="77777777" w:rsidR="000C7DE2" w:rsidRDefault="000C7DE2" w:rsidP="00C83ECE">
            <w:pPr>
              <w:pStyle w:val="EngHang"/>
            </w:pPr>
            <w:r>
              <w:t>Carrying the throne of God,</w:t>
            </w:r>
          </w:p>
          <w:p w14:paraId="664AFB2E" w14:textId="77777777" w:rsidR="000C7DE2" w:rsidRDefault="000C7DE2" w:rsidP="00C83ECE">
            <w:pPr>
              <w:pStyle w:val="EngHang"/>
            </w:pPr>
            <w:r>
              <w:t>A lion’s face, and a calf’s face,</w:t>
            </w:r>
          </w:p>
          <w:p w14:paraId="6592FF3B" w14:textId="77777777" w:rsidR="000C7DE2" w:rsidRDefault="000C7DE2" w:rsidP="00C83ECE">
            <w:pPr>
              <w:pStyle w:val="EngHangEnd"/>
            </w:pPr>
            <w:r>
              <w:t>A man’s face, and an eagle’s face.</w:t>
            </w:r>
          </w:p>
        </w:tc>
        <w:tc>
          <w:tcPr>
            <w:tcW w:w="288" w:type="dxa"/>
          </w:tcPr>
          <w:p w14:paraId="53566D5F" w14:textId="77777777" w:rsidR="000C7DE2" w:rsidRDefault="000C7DE2" w:rsidP="00C83ECE"/>
        </w:tc>
        <w:tc>
          <w:tcPr>
            <w:tcW w:w="288" w:type="dxa"/>
          </w:tcPr>
          <w:p w14:paraId="35AEC7C7" w14:textId="77777777" w:rsidR="000C7DE2" w:rsidRDefault="000C7DE2" w:rsidP="00C83ECE">
            <w:pPr>
              <w:pStyle w:val="CopticCross"/>
            </w:pPr>
          </w:p>
        </w:tc>
        <w:tc>
          <w:tcPr>
            <w:tcW w:w="3960" w:type="dxa"/>
          </w:tcPr>
          <w:p w14:paraId="0D32F736" w14:textId="77777777" w:rsidR="000C7DE2" w:rsidRDefault="000C7DE2" w:rsidP="00C83ECE">
            <w:pPr>
              <w:pStyle w:val="CopticVersemulti-line"/>
            </w:pPr>
            <w:r>
              <w:t>Ⲭⲉⲣⲉ ⲡⲓϥ̀ⲧⲟⲩ ⲛ̀ⲍⲱⲟⲛ ⲛ̀ⲁ̀ⲥⲱⲙⲁⲧⲟⲥ:</w:t>
            </w:r>
          </w:p>
          <w:p w14:paraId="774284E4" w14:textId="77777777" w:rsidR="000C7DE2" w:rsidRDefault="000C7DE2" w:rsidP="00C83ECE">
            <w:pPr>
              <w:pStyle w:val="CopticVersemulti-line"/>
            </w:pPr>
            <w:r>
              <w:t>ⲉⲧϥⲁⲓ ϧⲁ ⲡⲓϩⲁⲣⲙⲁ ⲛ̀ⲧⲉ Ⲫϯ:</w:t>
            </w:r>
          </w:p>
          <w:p w14:paraId="4DF11A76" w14:textId="77777777" w:rsidR="000C7DE2" w:rsidRDefault="000C7DE2" w:rsidP="00C83ECE">
            <w:pPr>
              <w:pStyle w:val="CopticVersemulti-line"/>
            </w:pPr>
            <w:r>
              <w:t>ⲟⲩϩⲟ ⲙ̀ⲙⲟⲩⲓ̀ ⲛⲉⲙ ⲟⲩϩⲟ ⲙ̀ⲙⲁⲥⲓ:</w:t>
            </w:r>
          </w:p>
          <w:p w14:paraId="3590EF9E" w14:textId="77777777" w:rsidR="000C7DE2" w:rsidRPr="00C35319" w:rsidRDefault="000C7DE2" w:rsidP="00C83ECE">
            <w:pPr>
              <w:pStyle w:val="CopticHangingVerse"/>
            </w:pPr>
            <w:r>
              <w:t>ⲛⲉⲙ ⲟⲩϩⲟ ⲛ̀ⲣⲱⲙⲓ ⲛⲉⲙ ⲟⲩϩⲟ ⲛ̀ⲁ̀ⲏ̀ⲧⲟⲥ.</w:t>
            </w:r>
          </w:p>
        </w:tc>
      </w:tr>
    </w:tbl>
    <w:p w14:paraId="4316CE2B" w14:textId="77777777" w:rsidR="000C7DE2" w:rsidRDefault="000C7DE2" w:rsidP="0082304E">
      <w:pPr>
        <w:pStyle w:val="Heading4"/>
      </w:pPr>
      <w:r>
        <w:t>The Gospel Response for the Four Incorporeal Beasts</w:t>
      </w:r>
    </w:p>
    <w:p w14:paraId="5CF02B20" w14:textId="77777777" w:rsidR="000C7DE2" w:rsidRPr="00C14556" w:rsidRDefault="000C7DE2" w:rsidP="00C14556">
      <w:pPr>
        <w:pStyle w:val="Rubric"/>
      </w:pPr>
      <w:r>
        <w:t>The last verse of the Doxology may be inserted into the Annual Gospel Response.</w:t>
      </w:r>
    </w:p>
    <w:p w14:paraId="322A578A" w14:textId="6EA2A0B5"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6D1BDB" w14:textId="77777777" w:rsidR="006B44CE" w:rsidRDefault="006B44CE" w:rsidP="006B44CE">
      <w:pPr>
        <w:pStyle w:val="Heading3"/>
      </w:pPr>
      <w:bookmarkStart w:id="1445" w:name="_Ref434562461"/>
      <w:bookmarkStart w:id="1446" w:name="_Toc448227540"/>
      <w:r>
        <w:t>January 7 (8) / Tobi 12</w:t>
      </w:r>
      <w:r w:rsidR="001225FA">
        <w:t xml:space="preserve">: </w:t>
      </w:r>
      <w:commentRangeStart w:id="1447"/>
      <w:r>
        <w:t>Also St. Theodore Anatoly</w:t>
      </w:r>
      <w:commentRangeEnd w:id="1447"/>
      <w:r>
        <w:rPr>
          <w:rStyle w:val="CommentReference"/>
          <w:rFonts w:eastAsiaTheme="minorHAnsi" w:cstheme="minorBidi"/>
          <w:b w:val="0"/>
          <w:bCs w:val="0"/>
        </w:rPr>
        <w:commentReference w:id="1447"/>
      </w:r>
      <w:bookmarkEnd w:id="1445"/>
      <w:bookmarkEnd w:id="1446"/>
    </w:p>
    <w:p w14:paraId="7DD26869" w14:textId="77777777" w:rsidR="006B44CE" w:rsidRDefault="006B44CE" w:rsidP="006B44CE">
      <w:pPr>
        <w:pStyle w:val="Heading4"/>
      </w:pPr>
      <w:bookmarkStart w:id="1448" w:name="_Ref434477694"/>
      <w:bookmarkStart w:id="1449" w:name="_Ref434489376"/>
      <w:r>
        <w:t>The Doxology</w:t>
      </w:r>
      <w:bookmarkEnd w:id="1448"/>
      <w:r w:rsidR="00B46E6E">
        <w:t xml:space="preserve"> for St. Theodore Anatoly</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0" w:name="_Toc448227541"/>
      <w:r>
        <w:t>January 8 (9) / Tobi 13: The Feast of T</w:t>
      </w:r>
      <w:r w:rsidR="00495F1A">
        <w:t>he Wedding of Cana of Galilee</w:t>
      </w:r>
      <w:bookmarkEnd w:id="1442"/>
      <w:bookmarkEnd w:id="1443"/>
      <w:bookmarkEnd w:id="1444"/>
      <w:bookmarkEnd w:id="1450"/>
    </w:p>
    <w:p w14:paraId="46F7A60E" w14:textId="77777777" w:rsidR="00A37BB6" w:rsidRDefault="00A37BB6" w:rsidP="00A37BB6">
      <w:pPr>
        <w:pStyle w:val="Heading4"/>
      </w:pPr>
      <w:bookmarkStart w:id="1451" w:name="_Ref434477774"/>
      <w:r>
        <w:t>The Doxology</w:t>
      </w:r>
      <w:r w:rsidR="00E21EA3">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2" w:name="_Ref434475472"/>
      <w:r>
        <w:t>The Psali Adam</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3" w:name="_Ref434475500"/>
      <w:r>
        <w:t>The Psali Batos</w:t>
      </w:r>
      <w:r w:rsidR="006C1B94">
        <w:t xml:space="preserve"> for the Wedding of Cana</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4" w:name="_Ref434560112"/>
      <w:bookmarkStart w:id="1455" w:name="_Toc448227542"/>
      <w:r>
        <w:t>January 8 (9) / Tobi 13: Also the Martyrdom of St. Demiana</w:t>
      </w:r>
      <w:bookmarkEnd w:id="1454"/>
      <w:bookmarkEnd w:id="1455"/>
    </w:p>
    <w:p w14:paraId="1CED9AFC" w14:textId="6234F062"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C7DE2">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C7DE2">
        <w:rPr>
          <w:noProof/>
        </w:rPr>
        <w:t>613</w:t>
      </w:r>
      <w:r w:rsidR="002409EF">
        <w:fldChar w:fldCharType="end"/>
      </w:r>
      <w:r>
        <w:t>.</w:t>
      </w:r>
    </w:p>
    <w:p w14:paraId="625F7E74" w14:textId="77777777" w:rsidR="00B53E05" w:rsidRDefault="00B53E05" w:rsidP="00B53E05">
      <w:pPr>
        <w:pStyle w:val="Heading4"/>
      </w:pPr>
      <w:bookmarkStart w:id="1456" w:name="_Ref434490124"/>
      <w:r>
        <w:t>Another Doxology of St. Demiana</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6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6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7" w:name="_Ref434563224"/>
      <w:bookmarkStart w:id="1458" w:name="_Toc448227543"/>
      <w:r>
        <w:t>January 9 (10) / Tobi 14: St. Maximus</w:t>
      </w:r>
      <w:bookmarkEnd w:id="1457"/>
      <w:bookmarkEnd w:id="1458"/>
    </w:p>
    <w:p w14:paraId="1847ABB1" w14:textId="77777777" w:rsidR="00662600" w:rsidRDefault="00810F04" w:rsidP="00810F04">
      <w:pPr>
        <w:pStyle w:val="Heading4"/>
      </w:pPr>
      <w:bookmarkStart w:id="1459" w:name="_Ref434490957"/>
      <w:r>
        <w:t>The Doxology for</w:t>
      </w:r>
      <w:r w:rsidR="00662600">
        <w:t xml:space="preserve"> Sts. Maximus and Dometius</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6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6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3" w:name="_Toc448227544"/>
      <w:r>
        <w:t>Jan</w:t>
      </w:r>
      <w:r w:rsidR="00662600">
        <w:t>uary 12 (13) / Tobi 17: St. Dome</w:t>
      </w:r>
      <w:r>
        <w:t>tius</w:t>
      </w:r>
      <w:bookmarkEnd w:id="1463"/>
    </w:p>
    <w:p w14:paraId="1995A2EE" w14:textId="2B0B1269"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C7DE2">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C7DE2">
        <w:rPr>
          <w:noProof/>
        </w:rPr>
        <w:t>826</w:t>
      </w:r>
      <w:r w:rsidR="002409EF">
        <w:fldChar w:fldCharType="end"/>
      </w:r>
      <w:r>
        <w:t>.</w:t>
      </w:r>
    </w:p>
    <w:p w14:paraId="31A975E9" w14:textId="2AC36875" w:rsidR="00740C6C" w:rsidRDefault="00740C6C" w:rsidP="00740C6C">
      <w:pPr>
        <w:pStyle w:val="Heading3"/>
      </w:pPr>
      <w:bookmarkStart w:id="1464" w:name="_Toc448227545"/>
      <w:r>
        <w:lastRenderedPageBreak/>
        <w:t>January 13 (14) / Tobi 18: St. Hilary of Poitiers</w:t>
      </w:r>
      <w:bookmarkEnd w:id="1464"/>
    </w:p>
    <w:p w14:paraId="17E429FC" w14:textId="7FC8029F" w:rsidR="00A96087" w:rsidRDefault="00A96087" w:rsidP="00A96087">
      <w:pPr>
        <w:pStyle w:val="Heading4"/>
      </w:pPr>
      <w:r>
        <w:t>The Doxology for St. Hilary of Poitiers</w:t>
      </w:r>
      <w:r w:rsidR="006035EE">
        <w:rPr>
          <w:rStyle w:val="FootnoteReference"/>
        </w:rPr>
        <w:footnoteReference w:id="965"/>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5" w:name="_Toc448227546"/>
      <w:bookmarkStart w:id="1466" w:name="_Toc410196208"/>
      <w:bookmarkStart w:id="1467" w:name="_Toc410196450"/>
      <w:bookmarkStart w:id="1468" w:name="_Toc410196952"/>
      <w:r>
        <w:t>January 15 (16) / Tobi 20: Departure of St. Prochorus the Disciple</w:t>
      </w:r>
      <w:bookmarkEnd w:id="1465"/>
    </w:p>
    <w:p w14:paraId="19B1C0D1" w14:textId="04E5DF02"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33EC0AE" w14:textId="77777777" w:rsidR="00495F1A" w:rsidRDefault="00FF5FF3" w:rsidP="00495F1A">
      <w:pPr>
        <w:pStyle w:val="Heading3"/>
      </w:pPr>
      <w:bookmarkStart w:id="1469" w:name="_Toc448227547"/>
      <w:r>
        <w:lastRenderedPageBreak/>
        <w:t xml:space="preserve">January 16 (17) / Tobi 21: </w:t>
      </w:r>
      <w:r w:rsidR="00495F1A">
        <w:t>The Dormition of the Virgin</w:t>
      </w:r>
      <w:bookmarkEnd w:id="1466"/>
      <w:bookmarkEnd w:id="1467"/>
      <w:bookmarkEnd w:id="1468"/>
      <w:bookmarkEnd w:id="1469"/>
    </w:p>
    <w:p w14:paraId="2972BA3D" w14:textId="43030B42"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15F86A2" w14:textId="77777777" w:rsidR="00FF5FF3" w:rsidRDefault="00FF5FF3" w:rsidP="00FF5FF3">
      <w:pPr>
        <w:pStyle w:val="Heading3"/>
      </w:pPr>
      <w:bookmarkStart w:id="1470" w:name="_Ref434560171"/>
      <w:bookmarkStart w:id="1471" w:name="_Toc448227548"/>
      <w:r>
        <w:t>January 17 (18) / Tobi 22: St. Anthony the Great</w:t>
      </w:r>
      <w:bookmarkEnd w:id="1470"/>
      <w:bookmarkEnd w:id="1471"/>
    </w:p>
    <w:p w14:paraId="38BCD1D7" w14:textId="77777777" w:rsidR="00FF5FF3" w:rsidRDefault="00FF5FF3" w:rsidP="00FF5FF3">
      <w:pPr>
        <w:pStyle w:val="Heading4"/>
      </w:pPr>
      <w:bookmarkStart w:id="1472" w:name="_Ref434490340"/>
      <w:r>
        <w:t>The Doxology</w:t>
      </w:r>
      <w:r w:rsidR="00B46E6E">
        <w:t xml:space="preserve"> for St. Anthony the Great</w:t>
      </w:r>
      <w:bookmarkEnd w:id="1472"/>
    </w:p>
    <w:p w14:paraId="3ECAE88B" w14:textId="75D52113"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3" w:name="_Toc448227549"/>
      <w:r>
        <w:t>January 18 (19) / Tobi 23: St. Timothy the Apostle</w:t>
      </w:r>
      <w:bookmarkEnd w:id="1473"/>
    </w:p>
    <w:p w14:paraId="7EAF3C01" w14:textId="62184FE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39DDB91" w14:textId="77777777" w:rsidR="00596AC8" w:rsidRDefault="00596AC8" w:rsidP="00596AC8">
      <w:pPr>
        <w:pStyle w:val="Heading3"/>
      </w:pPr>
      <w:bookmarkStart w:id="1474" w:name="_Toc448227550"/>
      <w:r>
        <w:t>January 22 (23) / Tobi 27: Archangel Suriel</w:t>
      </w:r>
      <w:bookmarkEnd w:id="1474"/>
    </w:p>
    <w:p w14:paraId="79FCFE0C" w14:textId="77777777" w:rsidR="00596AC8" w:rsidRDefault="00596AC8" w:rsidP="00596AC8">
      <w:pPr>
        <w:pStyle w:val="Heading4"/>
      </w:pPr>
      <w:bookmarkStart w:id="1475" w:name="_Ref434488250"/>
      <w:r>
        <w:t>The Doxology</w:t>
      </w:r>
      <w:r w:rsidR="00B46E6E">
        <w:t xml:space="preserve"> for Archangel Suriel</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6" w:name="_Toc448227551"/>
      <w:r>
        <w:t>January 22 (23) / Tobi 27: Also Relocation of St. Timothy the Apostle’s Relics</w:t>
      </w:r>
      <w:bookmarkEnd w:id="1476"/>
    </w:p>
    <w:p w14:paraId="3FBC7E0C" w14:textId="388EE5BC" w:rsidR="00191A26" w:rsidRDefault="00191A26" w:rsidP="00191A26">
      <w:pPr>
        <w:pStyle w:val="Rubric"/>
      </w:pPr>
      <w:bookmarkStart w:id="1477" w:name="_Ref434560218"/>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D3C66F4" w14:textId="77777777" w:rsidR="00B52D77" w:rsidRDefault="00B52D77" w:rsidP="00B52D77">
      <w:pPr>
        <w:pStyle w:val="Heading3"/>
      </w:pPr>
      <w:bookmarkStart w:id="1478" w:name="_Toc448227552"/>
      <w:r>
        <w:t>January 24 (25) / Tobi 29: Commemoration of the Annunciation, Nativity, and Resurrection on the 29</w:t>
      </w:r>
      <w:r w:rsidRPr="00C0205C">
        <w:rPr>
          <w:vertAlign w:val="superscript"/>
        </w:rPr>
        <w:t>th</w:t>
      </w:r>
      <w:r>
        <w:t xml:space="preserve"> of Every Month</w:t>
      </w:r>
      <w:bookmarkEnd w:id="1478"/>
    </w:p>
    <w:p w14:paraId="51467B40" w14:textId="186D80E9"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17F33393" w14:textId="77777777" w:rsidR="00C30529" w:rsidRDefault="00C30529" w:rsidP="00C30529">
      <w:pPr>
        <w:pStyle w:val="Heading3"/>
      </w:pPr>
      <w:bookmarkStart w:id="1479" w:name="_Toc448227553"/>
      <w:r>
        <w:t>January 27 (28) / Meshir 2: St. Paul the Anchorite</w:t>
      </w:r>
      <w:bookmarkEnd w:id="1477"/>
      <w:bookmarkEnd w:id="1479"/>
    </w:p>
    <w:p w14:paraId="680E4267" w14:textId="77777777" w:rsidR="00C30529" w:rsidRDefault="00C30529" w:rsidP="00C30529">
      <w:pPr>
        <w:pStyle w:val="Heading4"/>
      </w:pPr>
      <w:bookmarkStart w:id="1480" w:name="_Ref434490368"/>
      <w:r>
        <w:t>The Doxology</w:t>
      </w:r>
      <w:r w:rsidR="00B46E6E">
        <w:t xml:space="preserve"> for St. Paul the Anchorite</w:t>
      </w:r>
      <w:bookmarkEnd w:id="1480"/>
    </w:p>
    <w:p w14:paraId="06164582" w14:textId="29A726FB"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6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6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1" w:name="_Toc448227554"/>
      <w:r>
        <w:t>January 29 (30) / Meshir 4: Martyrdom of St. Agabus the Disciple</w:t>
      </w:r>
      <w:bookmarkEnd w:id="1481"/>
    </w:p>
    <w:p w14:paraId="6DDD9040" w14:textId="529F75F9" w:rsidR="00191A26" w:rsidRDefault="00191A26" w:rsidP="00191A26">
      <w:pPr>
        <w:pStyle w:val="Rubric"/>
      </w:pPr>
      <w:bookmarkStart w:id="1482" w:name="_Toc410196209"/>
      <w:bookmarkStart w:id="1483" w:name="_Toc410196451"/>
      <w:bookmarkStart w:id="1484" w:name="_Toc410196953"/>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7F3DC96" w14:textId="77777777" w:rsidR="00E30E2D" w:rsidRDefault="00E30E2D" w:rsidP="00E30E2D">
      <w:pPr>
        <w:pStyle w:val="Heading3"/>
      </w:pPr>
      <w:bookmarkStart w:id="1485" w:name="_Toc448227555"/>
      <w:r>
        <w:lastRenderedPageBreak/>
        <w:t>January 21 (31) / Meshir 5: St. Apollo the Friend of St. Apip</w:t>
      </w:r>
      <w:bookmarkEnd w:id="1485"/>
    </w:p>
    <w:p w14:paraId="73E46BB1" w14:textId="77777777" w:rsidR="000C7DE2"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C7DE2">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A497556" w14:textId="77777777" w:rsidTr="00C14556">
        <w:trPr>
          <w:cantSplit/>
          <w:jc w:val="center"/>
        </w:trPr>
        <w:tc>
          <w:tcPr>
            <w:tcW w:w="288" w:type="dxa"/>
          </w:tcPr>
          <w:p w14:paraId="1D044BA8" w14:textId="77777777" w:rsidR="000C7DE2" w:rsidRDefault="000C7DE2" w:rsidP="00C14556">
            <w:pPr>
              <w:pStyle w:val="CopticCross"/>
            </w:pPr>
          </w:p>
        </w:tc>
        <w:tc>
          <w:tcPr>
            <w:tcW w:w="3960" w:type="dxa"/>
          </w:tcPr>
          <w:p w14:paraId="48D7244D" w14:textId="77777777" w:rsidR="000C7DE2" w:rsidRDefault="000C7DE2" w:rsidP="002A21FB">
            <w:pPr>
              <w:pStyle w:val="EngHang"/>
            </w:pPr>
            <w:r>
              <w:t>Through the prayers</w:t>
            </w:r>
          </w:p>
          <w:p w14:paraId="009887A0" w14:textId="77777777" w:rsidR="000C7DE2" w:rsidRDefault="000C7DE2" w:rsidP="002A21FB">
            <w:pPr>
              <w:pStyle w:val="EngHang"/>
            </w:pPr>
            <w:r>
              <w:t>Of our saintly and righteous father</w:t>
            </w:r>
          </w:p>
          <w:p w14:paraId="7697BCF2" w14:textId="77777777" w:rsidR="000C7DE2" w:rsidRDefault="000C7DE2" w:rsidP="002A21FB">
            <w:pPr>
              <w:pStyle w:val="EngHang"/>
            </w:pPr>
            <w:r>
              <w:t>Abba Teji, the beholder of God,</w:t>
            </w:r>
          </w:p>
          <w:p w14:paraId="3638761E" w14:textId="77777777" w:rsidR="000C7DE2" w:rsidRDefault="000C7DE2" w:rsidP="00C14556">
            <w:pPr>
              <w:pStyle w:val="EngHangEnd"/>
            </w:pPr>
            <w:r>
              <w:t>O Lord, grant us the forgiveness of our sins.</w:t>
            </w:r>
          </w:p>
        </w:tc>
        <w:tc>
          <w:tcPr>
            <w:tcW w:w="288" w:type="dxa"/>
          </w:tcPr>
          <w:p w14:paraId="2F1838FD" w14:textId="77777777" w:rsidR="000C7DE2" w:rsidRDefault="000C7DE2" w:rsidP="00C14556"/>
        </w:tc>
        <w:tc>
          <w:tcPr>
            <w:tcW w:w="288" w:type="dxa"/>
          </w:tcPr>
          <w:p w14:paraId="4F4EFE74" w14:textId="77777777" w:rsidR="000C7DE2" w:rsidRDefault="000C7DE2" w:rsidP="00C14556">
            <w:pPr>
              <w:pStyle w:val="CopticCross"/>
            </w:pPr>
          </w:p>
        </w:tc>
        <w:tc>
          <w:tcPr>
            <w:tcW w:w="3960" w:type="dxa"/>
          </w:tcPr>
          <w:p w14:paraId="248478FE" w14:textId="77777777" w:rsidR="000C7DE2" w:rsidRDefault="000C7DE2" w:rsidP="002A21FB">
            <w:pPr>
              <w:pStyle w:val="CopticVersemulti-line"/>
            </w:pPr>
            <w:r>
              <w:t>Ϩⲓⲧⲉⲛ ⲛⲓⲉⲩⲭⲏ</w:t>
            </w:r>
          </w:p>
          <w:p w14:paraId="09225B61" w14:textId="77777777" w:rsidR="000C7DE2" w:rsidRDefault="000C7DE2" w:rsidP="002A21FB">
            <w:pPr>
              <w:pStyle w:val="CopticVersemulti-line"/>
            </w:pPr>
            <w:r>
              <w:t>ⲛ̀ⲧⲉ ⲡⲉⲛⲓⲱⲧ ⲉⲑⲟⲩⲁⲃ ⲛ̀ⲇⲓⲕⲉⲟⲥ</w:t>
            </w:r>
          </w:p>
          <w:p w14:paraId="06184713" w14:textId="77777777" w:rsidR="000C7DE2" w:rsidRDefault="000C7DE2" w:rsidP="002A21FB">
            <w:pPr>
              <w:pStyle w:val="CopticVersemulti-line"/>
            </w:pPr>
            <w:r>
              <w:t>ⲁⲃⲃⲁ Ⲧⲉϫⲓ ⲑⲉⲟⲩⲫⲁⲛⲓⲟⲥ</w:t>
            </w:r>
          </w:p>
          <w:p w14:paraId="6C6B452B" w14:textId="77777777" w:rsidR="000C7DE2" w:rsidRPr="00C35319" w:rsidRDefault="000C7DE2" w:rsidP="002A21FB">
            <w:pPr>
              <w:pStyle w:val="CopticHangingVerse"/>
            </w:pPr>
            <w:r>
              <w:t>Ⲡⲟ̄ⲥ̄ ⲁⲣⲓϩ̀ⲙⲟⲧ ⲛⲁⲛ ⲙ̀ⲡⲓⲭⲱ ⲉ̀ⲃⲟⲗ ⲛ̀ⲧⲉ ⲛⲉⲛⲛⲟⲃⲓ.</w:t>
            </w:r>
          </w:p>
        </w:tc>
      </w:tr>
    </w:tbl>
    <w:p w14:paraId="1F2741AE" w14:textId="77777777" w:rsidR="000C7DE2" w:rsidRPr="00137929" w:rsidRDefault="000C7DE2"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7B5A12A" w14:textId="77777777" w:rsidTr="00C14556">
        <w:trPr>
          <w:cantSplit/>
          <w:jc w:val="center"/>
        </w:trPr>
        <w:tc>
          <w:tcPr>
            <w:tcW w:w="288" w:type="dxa"/>
          </w:tcPr>
          <w:p w14:paraId="400F7718" w14:textId="77777777" w:rsidR="000C7DE2" w:rsidRDefault="000C7DE2" w:rsidP="00C14556">
            <w:pPr>
              <w:pStyle w:val="CopticCross"/>
            </w:pPr>
          </w:p>
        </w:tc>
        <w:tc>
          <w:tcPr>
            <w:tcW w:w="3960" w:type="dxa"/>
          </w:tcPr>
          <w:p w14:paraId="2C58A71E" w14:textId="77777777" w:rsidR="000C7DE2" w:rsidRDefault="000C7DE2" w:rsidP="002A21FB">
            <w:pPr>
              <w:pStyle w:val="EngHang"/>
            </w:pPr>
            <w:r>
              <w:t>Hail to our saintly and righteous father,</w:t>
            </w:r>
          </w:p>
          <w:p w14:paraId="600FE3BE" w14:textId="77777777" w:rsidR="000C7DE2" w:rsidRDefault="000C7DE2" w:rsidP="002A21FB">
            <w:pPr>
              <w:pStyle w:val="EngHang"/>
            </w:pPr>
            <w:r>
              <w:t>The great ascetic,</w:t>
            </w:r>
          </w:p>
          <w:p w14:paraId="5CA0D28D" w14:textId="77777777" w:rsidR="000C7DE2" w:rsidRDefault="000C7DE2" w:rsidP="002A21FB">
            <w:pPr>
              <w:pStyle w:val="EngHang"/>
            </w:pPr>
            <w:r>
              <w:t>Abba Teji the Beholder of God,</w:t>
            </w:r>
          </w:p>
          <w:p w14:paraId="20BA65F5" w14:textId="77777777" w:rsidR="000C7DE2" w:rsidRDefault="000C7DE2" w:rsidP="00C14556">
            <w:pPr>
              <w:pStyle w:val="EngHangEnd"/>
            </w:pPr>
            <w:r>
              <w:t>The beloved of Christ.</w:t>
            </w:r>
          </w:p>
        </w:tc>
        <w:tc>
          <w:tcPr>
            <w:tcW w:w="288" w:type="dxa"/>
          </w:tcPr>
          <w:p w14:paraId="29E62FB6" w14:textId="77777777" w:rsidR="000C7DE2" w:rsidRDefault="000C7DE2" w:rsidP="00C14556"/>
        </w:tc>
        <w:tc>
          <w:tcPr>
            <w:tcW w:w="288" w:type="dxa"/>
          </w:tcPr>
          <w:p w14:paraId="7EC12C6F" w14:textId="77777777" w:rsidR="000C7DE2" w:rsidRDefault="000C7DE2" w:rsidP="00C14556">
            <w:pPr>
              <w:pStyle w:val="CopticCross"/>
            </w:pPr>
          </w:p>
        </w:tc>
        <w:tc>
          <w:tcPr>
            <w:tcW w:w="3960" w:type="dxa"/>
          </w:tcPr>
          <w:p w14:paraId="53D29DED" w14:textId="77777777" w:rsidR="000C7DE2" w:rsidRDefault="000C7DE2" w:rsidP="002A21FB">
            <w:pPr>
              <w:pStyle w:val="CopticVersemulti-line"/>
            </w:pPr>
            <w:r>
              <w:t>Ⲭⲉⲣⲉ ⲡⲉⲛⲓⲱⲧ ⲉⲑⲟⲩⲁⲃ ⲛ̀ⲇⲓⲕⲉⲟⲥ:</w:t>
            </w:r>
          </w:p>
          <w:p w14:paraId="520173D3" w14:textId="77777777" w:rsidR="000C7DE2" w:rsidRDefault="000C7DE2" w:rsidP="002A21FB">
            <w:pPr>
              <w:pStyle w:val="CopticVersemulti-line"/>
            </w:pPr>
            <w:r>
              <w:t>ⲡⲓⲛⲓϣϯ ϧⲉⲛ ⲛⲓⲁⲥⲕⲏⲧⲏⲥ:</w:t>
            </w:r>
          </w:p>
          <w:p w14:paraId="1CC5409E" w14:textId="77777777" w:rsidR="000C7DE2" w:rsidRDefault="000C7DE2" w:rsidP="002A21FB">
            <w:pPr>
              <w:pStyle w:val="CopticVersemulti-line"/>
            </w:pPr>
            <w:r>
              <w:t>ⲁⲃⲃⲁ Ⲧⲉϫⲓ Ⲑⲉⲟⲩⲫⲁⲛⲓⲟⲥ:</w:t>
            </w:r>
          </w:p>
          <w:p w14:paraId="564CB481" w14:textId="77777777" w:rsidR="000C7DE2" w:rsidRPr="00C35319" w:rsidRDefault="000C7DE2" w:rsidP="00C14556">
            <w:pPr>
              <w:pStyle w:val="CopticHangingVerse"/>
            </w:pPr>
            <w:r>
              <w:t>ⲡⲓⲙⲉⲛⲣⲓⲧ ⲛ̀ⲧⲉ Ⲡⲭ̄ⲥ̄.</w:t>
            </w:r>
          </w:p>
        </w:tc>
      </w:tr>
    </w:tbl>
    <w:p w14:paraId="6DF49C1A" w14:textId="77777777" w:rsidR="000C7DE2" w:rsidRPr="00137929" w:rsidRDefault="000C7DE2" w:rsidP="002A21FB">
      <w:pPr>
        <w:pStyle w:val="Heading4"/>
      </w:pPr>
      <w:r>
        <w:t>The Gospel Response for St. Teji (Reweiss)</w:t>
      </w:r>
    </w:p>
    <w:p w14:paraId="5C157519" w14:textId="77777777" w:rsidR="000C7DE2" w:rsidRDefault="000C7DE2" w:rsidP="002A21FB">
      <w:pPr>
        <w:pStyle w:val="Rubric"/>
      </w:pPr>
      <w:r>
        <w:t>The last verse of the Doxology may be inserted into the Annual Gospel Response.</w:t>
      </w:r>
    </w:p>
    <w:p w14:paraId="116251B8" w14:textId="3C821A0A" w:rsidR="00E30E2D" w:rsidRDefault="000C7DE2"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682</w:t>
      </w:r>
      <w:r w:rsidR="002409EF">
        <w:fldChar w:fldCharType="end"/>
      </w:r>
      <w:r w:rsidR="00E30E2D">
        <w:t>.</w:t>
      </w:r>
    </w:p>
    <w:p w14:paraId="03E5B08D" w14:textId="77777777" w:rsidR="00495F1A" w:rsidRDefault="00495F1A" w:rsidP="00495F1A">
      <w:pPr>
        <w:pStyle w:val="Heading2"/>
      </w:pPr>
      <w:bookmarkStart w:id="1486" w:name="_Toc448696650"/>
      <w:bookmarkStart w:id="1487" w:name="February"/>
      <w:bookmarkEnd w:id="1405"/>
      <w:r>
        <w:lastRenderedPageBreak/>
        <w:t>February</w:t>
      </w:r>
      <w:bookmarkEnd w:id="1482"/>
      <w:bookmarkEnd w:id="1483"/>
      <w:bookmarkEnd w:id="1484"/>
      <w:r w:rsidR="00C30529">
        <w:t xml:space="preserve"> or </w:t>
      </w:r>
      <w:r w:rsidR="00C30529">
        <w:rPr>
          <w:rFonts w:ascii="FreeSerifAvvaShenouda" w:hAnsi="FreeSerifAvvaShenouda" w:cs="FreeSerifAvvaShenouda"/>
        </w:rPr>
        <w:t>Ⲙϣⲓⲣ</w:t>
      </w:r>
      <w:bookmarkEnd w:id="1486"/>
    </w:p>
    <w:bookmarkStart w:id="1488" w:name="_Toc410196954" w:displacedByCustomXml="next"/>
    <w:bookmarkStart w:id="1489" w:name="_Toc410196452" w:displacedByCustomXml="next"/>
    <w:bookmarkStart w:id="1490" w:name="_Toc410196210" w:displacedByCustomXml="next"/>
    <w:sdt>
      <w:sdtPr>
        <w:id w:val="603392108"/>
        <w:docPartObj>
          <w:docPartGallery w:val="Table of Contents"/>
          <w:docPartUnique/>
        </w:docPartObj>
      </w:sdtPr>
      <w:sdtEndPr>
        <w:rPr>
          <w:b/>
          <w:bCs/>
          <w:noProof/>
        </w:rPr>
      </w:sdtEndPr>
      <w:sdtContent>
        <w:p w14:paraId="6D50D9BB" w14:textId="066DAC6D"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C7DE2">
              <w:rPr>
                <w:noProof/>
                <w:webHidden/>
              </w:rPr>
              <w:t>836</w:t>
            </w:r>
            <w:r w:rsidR="00E35F1F">
              <w:rPr>
                <w:noProof/>
                <w:webHidden/>
              </w:rPr>
              <w:fldChar w:fldCharType="end"/>
            </w:r>
          </w:hyperlink>
        </w:p>
        <w:p w14:paraId="51BDD704" w14:textId="1B12C6B3" w:rsidR="00E35F1F" w:rsidRDefault="00423B80">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7AEE9209" w14:textId="2F98BB89" w:rsidR="00E35F1F" w:rsidRDefault="00423B80">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2D655E74" w14:textId="0DECA1A5" w:rsidR="00E35F1F" w:rsidRDefault="00423B80">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24E5534C" w14:textId="4673DD94" w:rsidR="00E35F1F" w:rsidRDefault="00423B80">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0CB94535" w14:textId="6728E611" w:rsidR="00E35F1F" w:rsidRDefault="00423B80">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AA0B761" w14:textId="05D076D1" w:rsidR="00E35F1F" w:rsidRDefault="00423B80">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2A7D5C3" w14:textId="037205CD" w:rsidR="00E35F1F" w:rsidRDefault="00423B80">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BC0654B" w14:textId="0B37EF1F" w:rsidR="00E35F1F" w:rsidRDefault="00423B80">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5EFAC4B6" w14:textId="70FA6B46" w:rsidR="00E35F1F" w:rsidRDefault="00423B80">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1" w:name="_Toc448227556"/>
      <w:r>
        <w:lastRenderedPageBreak/>
        <w:t xml:space="preserve">February 2 (3): Meshir 8: </w:t>
      </w:r>
      <w:r w:rsidR="00495F1A">
        <w:t>The Entrance into the Temple</w:t>
      </w:r>
      <w:bookmarkEnd w:id="1490"/>
      <w:bookmarkEnd w:id="1489"/>
      <w:bookmarkEnd w:id="1488"/>
      <w:bookmarkEnd w:id="1491"/>
    </w:p>
    <w:p w14:paraId="6E92944D" w14:textId="77777777" w:rsidR="00C30529" w:rsidRDefault="00C30529" w:rsidP="00124ADD">
      <w:pPr>
        <w:pStyle w:val="Heading4"/>
      </w:pPr>
      <w:bookmarkStart w:id="1492" w:name="_Ref434477815"/>
      <w:r>
        <w:t>The Doxology</w:t>
      </w:r>
      <w:r w:rsidR="00E21EA3">
        <w:t xml:space="preserve"> for the Entrance into the Temple</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4B2A49A6"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C7DE2">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C7DE2">
        <w:rPr>
          <w:noProof/>
        </w:rPr>
        <w:t>773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C7DE2">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C7DE2">
        <w:rPr>
          <w:noProof/>
        </w:rPr>
        <w:t>777</w:t>
      </w:r>
      <w:r w:rsidR="002409EF">
        <w:fldChar w:fldCharType="end"/>
      </w:r>
      <w:r w:rsidR="002409EF">
        <w:t>.</w:t>
      </w:r>
    </w:p>
    <w:p w14:paraId="531960F8" w14:textId="77777777" w:rsidR="007F571C" w:rsidRDefault="007F571C" w:rsidP="007F571C">
      <w:pPr>
        <w:pStyle w:val="Heading3"/>
      </w:pPr>
      <w:bookmarkStart w:id="1493" w:name="_Toc448227557"/>
      <w:r>
        <w:t>February 4 (5) / Meshir 10: Martyrdom of St. James the Son of Alphaeus</w:t>
      </w:r>
      <w:bookmarkEnd w:id="1493"/>
    </w:p>
    <w:p w14:paraId="0FA9E3A3" w14:textId="5AA54D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38E9A04" w14:textId="77777777" w:rsidR="00DD5136" w:rsidRDefault="00DD5136" w:rsidP="00DD5136">
      <w:pPr>
        <w:pStyle w:val="Heading3"/>
      </w:pPr>
      <w:bookmarkStart w:id="1494" w:name="_Toc448227558"/>
      <w:r>
        <w:t>February 6 (7) / Meshir 12: Commemoration of Archangel Michael</w:t>
      </w:r>
      <w:bookmarkEnd w:id="1494"/>
    </w:p>
    <w:p w14:paraId="5C92895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2D53214" w14:textId="77777777" w:rsidTr="0082304E">
        <w:trPr>
          <w:cantSplit/>
          <w:jc w:val="center"/>
        </w:trPr>
        <w:tc>
          <w:tcPr>
            <w:tcW w:w="288" w:type="dxa"/>
          </w:tcPr>
          <w:p w14:paraId="7CAC0521" w14:textId="77777777" w:rsidR="000C7DE2" w:rsidRDefault="000C7DE2" w:rsidP="0082304E">
            <w:pPr>
              <w:pStyle w:val="CopticCross"/>
            </w:pPr>
          </w:p>
        </w:tc>
        <w:tc>
          <w:tcPr>
            <w:tcW w:w="3960" w:type="dxa"/>
          </w:tcPr>
          <w:p w14:paraId="6E4DAF1B" w14:textId="77777777" w:rsidR="000C7DE2" w:rsidRDefault="000C7DE2" w:rsidP="00C83ECE">
            <w:pPr>
              <w:pStyle w:val="EngHang"/>
            </w:pPr>
            <w:r>
              <w:t>Through the intercessions</w:t>
            </w:r>
          </w:p>
          <w:p w14:paraId="3543A335" w14:textId="77777777" w:rsidR="000C7DE2" w:rsidRDefault="000C7DE2" w:rsidP="00C83ECE">
            <w:pPr>
              <w:pStyle w:val="EngHang"/>
            </w:pPr>
            <w:r>
              <w:t>Of the Four Incorporeal Beasts,</w:t>
            </w:r>
          </w:p>
          <w:p w14:paraId="7ED90097" w14:textId="77777777" w:rsidR="000C7DE2" w:rsidRDefault="000C7DE2" w:rsidP="00C83ECE">
            <w:pPr>
              <w:pStyle w:val="EngHang"/>
            </w:pPr>
            <w:r>
              <w:t>The ministering flames of fire,</w:t>
            </w:r>
          </w:p>
          <w:p w14:paraId="65F8A6FA" w14:textId="77777777" w:rsidR="000C7DE2" w:rsidRDefault="000C7DE2" w:rsidP="0082304E">
            <w:pPr>
              <w:pStyle w:val="EngHangEnd"/>
            </w:pPr>
            <w:r>
              <w:t>O Lord, grant us the forgiveness of our sins.</w:t>
            </w:r>
          </w:p>
        </w:tc>
        <w:tc>
          <w:tcPr>
            <w:tcW w:w="288" w:type="dxa"/>
          </w:tcPr>
          <w:p w14:paraId="0F2AA40F" w14:textId="77777777" w:rsidR="000C7DE2" w:rsidRDefault="000C7DE2" w:rsidP="0082304E"/>
        </w:tc>
        <w:tc>
          <w:tcPr>
            <w:tcW w:w="288" w:type="dxa"/>
          </w:tcPr>
          <w:p w14:paraId="71E481C1" w14:textId="77777777" w:rsidR="000C7DE2" w:rsidRDefault="000C7DE2" w:rsidP="0082304E">
            <w:pPr>
              <w:pStyle w:val="CopticCross"/>
            </w:pPr>
          </w:p>
        </w:tc>
        <w:tc>
          <w:tcPr>
            <w:tcW w:w="3960" w:type="dxa"/>
          </w:tcPr>
          <w:p w14:paraId="6652ACB1" w14:textId="77777777" w:rsidR="000C7DE2" w:rsidRDefault="000C7DE2" w:rsidP="00C83ECE">
            <w:pPr>
              <w:pStyle w:val="CopticVersemulti-line"/>
            </w:pPr>
            <w:r>
              <w:t>Ϩⲓⲧⲉⲛ ⲛⲓⲡ̀ⲣⲉⲥⲃⲓⲁ̀</w:t>
            </w:r>
          </w:p>
          <w:p w14:paraId="0CB7EB94" w14:textId="77777777" w:rsidR="000C7DE2" w:rsidRDefault="000C7DE2" w:rsidP="00C83ECE">
            <w:pPr>
              <w:pStyle w:val="CopticVersemulti-line"/>
            </w:pPr>
            <w:r>
              <w:t>ⲛ̀ⲧⲉ ⲡⲓϥ̀ⲧⲟⲩ ⲛ̀ⲍⲱⲟⲛ ⲛ̀ⲁⲥⲱⲙⲁⲧⲟⲥ</w:t>
            </w:r>
          </w:p>
          <w:p w14:paraId="06D5481D" w14:textId="77777777" w:rsidR="000C7DE2" w:rsidRDefault="000C7DE2" w:rsidP="00C83ECE">
            <w:pPr>
              <w:pStyle w:val="CopticVersemulti-line"/>
            </w:pPr>
            <w:r>
              <w:t>ⲛ̀ⲗⲓⲧⲟⲩⲣⲅⲟⲥ ⲛ̀ϣⲁϩ ⲛ̀ⲭ̀ⲣⲟⲙ:</w:t>
            </w:r>
          </w:p>
          <w:p w14:paraId="3F3C2E9E" w14:textId="77777777" w:rsidR="000C7DE2" w:rsidRPr="00C35319" w:rsidRDefault="000C7DE2" w:rsidP="00C83ECE">
            <w:pPr>
              <w:pStyle w:val="CopticHangingVerse"/>
            </w:pPr>
            <w:r>
              <w:t>Ⲡϭⲟⲓⲥ ⲁⲣⲓϩ̀ⲙⲟⲧ ⲛⲁⲛ ⲙ̀ⲡⲓⲭⲱ ⲉ̀ⲃⲟⲗ ⲛ̀ⲧⲉ ⲛⲉⲛⲛⲟⲃⲓ.</w:t>
            </w:r>
          </w:p>
        </w:tc>
      </w:tr>
    </w:tbl>
    <w:p w14:paraId="47EED21A"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A9AF4DE" w14:textId="77777777" w:rsidTr="00C83ECE">
        <w:trPr>
          <w:cantSplit/>
          <w:jc w:val="center"/>
        </w:trPr>
        <w:tc>
          <w:tcPr>
            <w:tcW w:w="288" w:type="dxa"/>
          </w:tcPr>
          <w:p w14:paraId="2FFF0910" w14:textId="77777777" w:rsidR="000C7DE2" w:rsidRDefault="000C7DE2" w:rsidP="00C83ECE">
            <w:pPr>
              <w:pStyle w:val="CopticCross"/>
            </w:pPr>
          </w:p>
        </w:tc>
        <w:tc>
          <w:tcPr>
            <w:tcW w:w="3960" w:type="dxa"/>
          </w:tcPr>
          <w:p w14:paraId="660B7E95" w14:textId="77777777" w:rsidR="000C7DE2" w:rsidRDefault="000C7DE2" w:rsidP="00C83ECE">
            <w:pPr>
              <w:pStyle w:val="EngHang"/>
            </w:pPr>
            <w:r>
              <w:t>Hail to the four incorporeal living beasts,</w:t>
            </w:r>
          </w:p>
          <w:p w14:paraId="6203F6D0" w14:textId="77777777" w:rsidR="000C7DE2" w:rsidRDefault="000C7DE2" w:rsidP="00C83ECE">
            <w:pPr>
              <w:pStyle w:val="EngHang"/>
            </w:pPr>
            <w:r>
              <w:t>Carrying the throne of God,</w:t>
            </w:r>
          </w:p>
          <w:p w14:paraId="4D207DDA" w14:textId="77777777" w:rsidR="000C7DE2" w:rsidRDefault="000C7DE2" w:rsidP="00C83ECE">
            <w:pPr>
              <w:pStyle w:val="EngHang"/>
            </w:pPr>
            <w:r>
              <w:t>A lion’s face, and a calf’s face,</w:t>
            </w:r>
          </w:p>
          <w:p w14:paraId="7288EA6F" w14:textId="77777777" w:rsidR="000C7DE2" w:rsidRDefault="000C7DE2" w:rsidP="00C83ECE">
            <w:pPr>
              <w:pStyle w:val="EngHangEnd"/>
            </w:pPr>
            <w:r>
              <w:t>A man’s face, and an eagle’s face.</w:t>
            </w:r>
          </w:p>
        </w:tc>
        <w:tc>
          <w:tcPr>
            <w:tcW w:w="288" w:type="dxa"/>
          </w:tcPr>
          <w:p w14:paraId="0996A727" w14:textId="77777777" w:rsidR="000C7DE2" w:rsidRDefault="000C7DE2" w:rsidP="00C83ECE"/>
        </w:tc>
        <w:tc>
          <w:tcPr>
            <w:tcW w:w="288" w:type="dxa"/>
          </w:tcPr>
          <w:p w14:paraId="73973C56" w14:textId="77777777" w:rsidR="000C7DE2" w:rsidRDefault="000C7DE2" w:rsidP="00C83ECE">
            <w:pPr>
              <w:pStyle w:val="CopticCross"/>
            </w:pPr>
          </w:p>
        </w:tc>
        <w:tc>
          <w:tcPr>
            <w:tcW w:w="3960" w:type="dxa"/>
          </w:tcPr>
          <w:p w14:paraId="0BF29FCA" w14:textId="77777777" w:rsidR="000C7DE2" w:rsidRDefault="000C7DE2" w:rsidP="00C83ECE">
            <w:pPr>
              <w:pStyle w:val="CopticVersemulti-line"/>
            </w:pPr>
            <w:r>
              <w:t>Ⲭⲉⲣⲉ ⲡⲓϥ̀ⲧⲟⲩ ⲛ̀ⲍⲱⲟⲛ ⲛ̀ⲁ̀ⲥⲱⲙⲁⲧⲟⲥ:</w:t>
            </w:r>
          </w:p>
          <w:p w14:paraId="75E8B543" w14:textId="77777777" w:rsidR="000C7DE2" w:rsidRDefault="000C7DE2" w:rsidP="00C83ECE">
            <w:pPr>
              <w:pStyle w:val="CopticVersemulti-line"/>
            </w:pPr>
            <w:r>
              <w:t>ⲉⲧϥⲁⲓ ϧⲁ ⲡⲓϩⲁⲣⲙⲁ ⲛ̀ⲧⲉ Ⲫϯ:</w:t>
            </w:r>
          </w:p>
          <w:p w14:paraId="7B7EC3F9" w14:textId="77777777" w:rsidR="000C7DE2" w:rsidRDefault="000C7DE2" w:rsidP="00C83ECE">
            <w:pPr>
              <w:pStyle w:val="CopticVersemulti-line"/>
            </w:pPr>
            <w:r>
              <w:t>ⲟⲩϩⲟ ⲙ̀ⲙⲟⲩⲓ̀ ⲛⲉⲙ ⲟⲩϩⲟ ⲙ̀ⲙⲁⲥⲓ:</w:t>
            </w:r>
          </w:p>
          <w:p w14:paraId="49311261" w14:textId="77777777" w:rsidR="000C7DE2" w:rsidRPr="00C35319" w:rsidRDefault="000C7DE2" w:rsidP="00C83ECE">
            <w:pPr>
              <w:pStyle w:val="CopticHangingVerse"/>
            </w:pPr>
            <w:r>
              <w:t>ⲛⲉⲙ ⲟⲩϩⲟ ⲛ̀ⲣⲱⲙⲓ ⲛⲉⲙ ⲟⲩϩⲟ ⲛ̀ⲁ̀ⲏ̀ⲧⲟⲥ.</w:t>
            </w:r>
          </w:p>
        </w:tc>
      </w:tr>
    </w:tbl>
    <w:p w14:paraId="25B0DC7D" w14:textId="77777777" w:rsidR="000C7DE2" w:rsidRDefault="000C7DE2" w:rsidP="0082304E">
      <w:pPr>
        <w:pStyle w:val="Heading4"/>
      </w:pPr>
      <w:r>
        <w:t>The Gospel Response for the Four Incorporeal Beasts</w:t>
      </w:r>
    </w:p>
    <w:p w14:paraId="0D077A5C" w14:textId="77777777" w:rsidR="000C7DE2" w:rsidRPr="00C14556" w:rsidRDefault="000C7DE2" w:rsidP="00C14556">
      <w:pPr>
        <w:pStyle w:val="Rubric"/>
      </w:pPr>
      <w:r>
        <w:t>The last verse of the Doxology may be inserted into the Annual Gospel Response.</w:t>
      </w:r>
    </w:p>
    <w:p w14:paraId="10B74EF7" w14:textId="2EAB0DDF" w:rsidR="00191A26" w:rsidRPr="00B637D8" w:rsidRDefault="000C7DE2"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5D2675" w14:textId="77777777" w:rsidR="000274A5" w:rsidRDefault="000274A5" w:rsidP="000274A5">
      <w:pPr>
        <w:pStyle w:val="Heading3"/>
      </w:pPr>
      <w:bookmarkStart w:id="1495" w:name="_Toc448227559"/>
      <w:r>
        <w:t>February 8 (9) / Meshir 14: The Departure of St. Severus</w:t>
      </w:r>
      <w:bookmarkEnd w:id="1495"/>
      <w:r>
        <w:t xml:space="preserve"> </w:t>
      </w:r>
    </w:p>
    <w:p w14:paraId="07993059" w14:textId="7BE1C8BD"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C7DE2">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C7DE2">
        <w:rPr>
          <w:noProof/>
        </w:rPr>
        <w:t>673</w:t>
      </w:r>
      <w:r w:rsidR="002409EF">
        <w:fldChar w:fldCharType="end"/>
      </w:r>
      <w:r>
        <w:t>.</w:t>
      </w:r>
    </w:p>
    <w:p w14:paraId="1AE071A5" w14:textId="77777777" w:rsidR="00420011" w:rsidRDefault="00420011" w:rsidP="00420011">
      <w:pPr>
        <w:pStyle w:val="Heading3"/>
      </w:pPr>
      <w:bookmarkStart w:id="1496" w:name="_Toc448227560"/>
      <w:r>
        <w:t>February 10 (11) / Meshir 16: Isaac the Syrian</w:t>
      </w:r>
      <w:bookmarkEnd w:id="1496"/>
    </w:p>
    <w:p w14:paraId="2F7479F8" w14:textId="77777777" w:rsidR="005329C1" w:rsidRDefault="005242D1" w:rsidP="005329C1">
      <w:pPr>
        <w:pStyle w:val="Heading3"/>
      </w:pPr>
      <w:bookmarkStart w:id="1497" w:name="_Toc448227561"/>
      <w:r>
        <w:t>February</w:t>
      </w:r>
      <w:r w:rsidR="005329C1">
        <w:t xml:space="preserve"> 15 (16) / Meshir 21: Commemoration of the Theotokos</w:t>
      </w:r>
      <w:bookmarkEnd w:id="1497"/>
    </w:p>
    <w:p w14:paraId="2277ED52" w14:textId="7D20ABB8"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DD82E8A" w14:textId="77777777" w:rsidR="00160DE3" w:rsidRDefault="00160DE3" w:rsidP="00160DE3">
      <w:pPr>
        <w:pStyle w:val="Heading3"/>
      </w:pPr>
      <w:bookmarkStart w:id="1498" w:name="_Toc448227562"/>
      <w:r>
        <w:t>February 15 (16) / Meshir 21: Also Martyrdom of St. Onesimus, the Disciple of St. Paul</w:t>
      </w:r>
      <w:bookmarkEnd w:id="1498"/>
    </w:p>
    <w:p w14:paraId="197E567A" w14:textId="77777777" w:rsidR="00B52D77" w:rsidRDefault="00B52D77" w:rsidP="00B52D77">
      <w:pPr>
        <w:pStyle w:val="Heading3"/>
      </w:pPr>
      <w:bookmarkStart w:id="1499" w:name="_Toc448227563"/>
      <w:r>
        <w:t>February 23 (24) / Meshir 29: Commemoration of the Annunciation, Nativity, and Resurrection on the 29</w:t>
      </w:r>
      <w:r w:rsidRPr="00C0205C">
        <w:rPr>
          <w:vertAlign w:val="superscript"/>
        </w:rPr>
        <w:t>th</w:t>
      </w:r>
      <w:r>
        <w:t xml:space="preserve"> of Every Month</w:t>
      </w:r>
      <w:bookmarkEnd w:id="1499"/>
    </w:p>
    <w:p w14:paraId="1EC840FE" w14:textId="3ABB4DE7"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720C5F" w14:textId="77777777" w:rsidR="005242D1" w:rsidRDefault="005242D1" w:rsidP="005242D1">
      <w:pPr>
        <w:pStyle w:val="Heading3"/>
      </w:pPr>
      <w:bookmarkStart w:id="1500" w:name="_Toc448227564"/>
      <w:r>
        <w:t>February 24 (25) / Meshir 30: Appearance of the Head of St. John the Baptist</w:t>
      </w:r>
      <w:bookmarkEnd w:id="1500"/>
    </w:p>
    <w:p w14:paraId="49513F8D" w14:textId="62F03E64" w:rsidR="00191A26" w:rsidRDefault="00191A26" w:rsidP="00191A26">
      <w:pPr>
        <w:pStyle w:val="Rubric"/>
      </w:pPr>
      <w:bookmarkStart w:id="1501" w:name="_Toc410196211"/>
      <w:bookmarkStart w:id="1502" w:name="_Toc410196453"/>
      <w:bookmarkStart w:id="1503" w:name="_Toc410196955"/>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4CFFD00D" w14:textId="77777777" w:rsidR="001779C0" w:rsidRDefault="001779C0" w:rsidP="001779C0">
      <w:pPr>
        <w:pStyle w:val="Heading3"/>
      </w:pPr>
      <w:bookmarkStart w:id="1504" w:name="_Toc448227565"/>
      <w:r>
        <w:t>February 24 (25) / Meshir 30: Also St. Cyril VI</w:t>
      </w:r>
      <w:bookmarkEnd w:id="1504"/>
    </w:p>
    <w:p w14:paraId="0CDD55AC" w14:textId="77777777" w:rsidR="001779C0" w:rsidRDefault="001779C0" w:rsidP="001779C0">
      <w:pPr>
        <w:pStyle w:val="Heading4"/>
      </w:pPr>
      <w:bookmarkStart w:id="1505" w:name="_Ref434492506"/>
      <w:r>
        <w:t>The Doxology</w:t>
      </w:r>
      <w:r w:rsidR="00B82753">
        <w:t xml:space="preserve"> for St. Cyril VI</w:t>
      </w:r>
      <w:r>
        <w:rPr>
          <w:rStyle w:val="FootnoteReference"/>
        </w:rPr>
        <w:footnoteReference w:id="968"/>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6" w:name="_Toc448696651"/>
      <w:bookmarkStart w:id="1507" w:name="March"/>
      <w:bookmarkEnd w:id="1487"/>
      <w:r>
        <w:lastRenderedPageBreak/>
        <w:t>March</w:t>
      </w:r>
      <w:bookmarkEnd w:id="1501"/>
      <w:bookmarkEnd w:id="1502"/>
      <w:bookmarkEnd w:id="1503"/>
      <w:r w:rsidR="00C30529">
        <w:t xml:space="preserve"> or </w:t>
      </w:r>
      <w:r w:rsidR="00C30529">
        <w:rPr>
          <w:rFonts w:ascii="FreeSerifAvvaShenouda" w:hAnsi="FreeSerifAvvaShenouda" w:cs="FreeSerifAvvaShenouda"/>
        </w:rPr>
        <w:t>Ⲡⲁⲣⲙϩⲟⲧⲡ</w:t>
      </w:r>
      <w:bookmarkEnd w:id="1506"/>
    </w:p>
    <w:bookmarkStart w:id="1508" w:name="_Toc410196956" w:displacedByCustomXml="next"/>
    <w:bookmarkStart w:id="1509" w:name="_Toc410196454" w:displacedByCustomXml="next"/>
    <w:bookmarkStart w:id="1510" w:name="_Toc410196212" w:displacedByCustomXml="next"/>
    <w:sdt>
      <w:sdtPr>
        <w:id w:val="-1351720020"/>
        <w:docPartObj>
          <w:docPartGallery w:val="Table of Contents"/>
          <w:docPartUnique/>
        </w:docPartObj>
      </w:sdtPr>
      <w:sdtEndPr>
        <w:rPr>
          <w:b/>
          <w:bCs/>
          <w:noProof/>
        </w:rPr>
      </w:sdtEndPr>
      <w:sdtContent>
        <w:p w14:paraId="7AE7EA5B" w14:textId="675A2C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C7DE2">
              <w:rPr>
                <w:noProof/>
                <w:webHidden/>
              </w:rPr>
              <w:t>842</w:t>
            </w:r>
            <w:r w:rsidR="00E35F1F">
              <w:rPr>
                <w:noProof/>
                <w:webHidden/>
              </w:rPr>
              <w:fldChar w:fldCharType="end"/>
            </w:r>
          </w:hyperlink>
        </w:p>
        <w:p w14:paraId="2E169AD9" w14:textId="46274694" w:rsidR="00E35F1F" w:rsidRDefault="00423B80">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343F3EFD" w14:textId="7820A4D4" w:rsidR="00E35F1F" w:rsidRDefault="00423B80">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96046AD" w14:textId="67933C58" w:rsidR="00E35F1F" w:rsidRDefault="00423B80">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D8441B9" w14:textId="202CDAB4" w:rsidR="00E35F1F" w:rsidRDefault="00423B80">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55DA3F2E" w14:textId="634E508D" w:rsidR="00E35F1F" w:rsidRDefault="00423B80">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30B6B3FC" w14:textId="7C726841" w:rsidR="00E35F1F" w:rsidRDefault="00423B80">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6C239014" w14:textId="1815694B" w:rsidR="00E35F1F" w:rsidRDefault="00423B80">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2B5B3EB0" w14:textId="12EE1C6B" w:rsidR="00E35F1F" w:rsidRDefault="00423B80">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C7DE2">
              <w:rPr>
                <w:noProof/>
                <w:webHidden/>
              </w:rPr>
              <w:t>848</w:t>
            </w:r>
            <w:r w:rsidR="00E35F1F">
              <w:rPr>
                <w:noProof/>
                <w:webHidden/>
              </w:rPr>
              <w:fldChar w:fldCharType="end"/>
            </w:r>
          </w:hyperlink>
        </w:p>
        <w:p w14:paraId="66809D4F" w14:textId="47512AA1" w:rsidR="00E35F1F" w:rsidRDefault="00423B80">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6F1FC274" w14:textId="350CD7F0" w:rsidR="00E35F1F" w:rsidRDefault="00423B80">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1" w:name="_Toc448227566"/>
      <w:r>
        <w:lastRenderedPageBreak/>
        <w:t>March 2: Departure of St. Chad of Mercia</w:t>
      </w:r>
      <w:r w:rsidR="00377E51">
        <w:rPr>
          <w:rStyle w:val="FootnoteReference"/>
        </w:rPr>
        <w:footnoteReference w:id="969"/>
      </w:r>
      <w:bookmarkEnd w:id="1511"/>
    </w:p>
    <w:p w14:paraId="668738F1" w14:textId="77777777" w:rsidR="006A140A" w:rsidRDefault="006A140A" w:rsidP="006A140A">
      <w:pPr>
        <w:pStyle w:val="Heading4"/>
      </w:pPr>
      <w:bookmarkStart w:id="1512" w:name="_Ref434492702"/>
      <w:r>
        <w:t>The Doxology</w:t>
      </w:r>
      <w:r w:rsidR="00B82753">
        <w:t xml:space="preserve"> for St. Chad of Mercia</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3" w:name="_Toc448227567"/>
      <w:r>
        <w:t>March 4 / Phamenoth 8: Martyrdom of St. Matthias the Apostle</w:t>
      </w:r>
      <w:bookmarkEnd w:id="1513"/>
    </w:p>
    <w:p w14:paraId="5CD8BDEB" w14:textId="0FDE543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1FACE98" w14:textId="77777777" w:rsidR="00495F1A" w:rsidRDefault="00C30529" w:rsidP="00495F1A">
      <w:pPr>
        <w:pStyle w:val="Heading3"/>
      </w:pPr>
      <w:bookmarkStart w:id="1514" w:name="_Toc448227568"/>
      <w:r>
        <w:t xml:space="preserve">March 6 / Phamenoth 10: </w:t>
      </w:r>
      <w:r w:rsidR="00495F1A">
        <w:t>The Finding of the Holy Cross</w:t>
      </w:r>
      <w:bookmarkEnd w:id="1510"/>
      <w:bookmarkEnd w:id="1509"/>
      <w:bookmarkEnd w:id="1508"/>
      <w:bookmarkEnd w:id="1514"/>
    </w:p>
    <w:p w14:paraId="0DD4581E" w14:textId="5CBED1B8"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C7DE2">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C7DE2">
        <w:rPr>
          <w:noProof/>
        </w:rPr>
        <w:t>645</w:t>
      </w:r>
      <w:r w:rsidR="002409EF">
        <w:fldChar w:fldCharType="end"/>
      </w:r>
      <w:r>
        <w:t>.</w:t>
      </w:r>
    </w:p>
    <w:p w14:paraId="26452189" w14:textId="77777777" w:rsidR="00DD5136" w:rsidRDefault="00DD5136" w:rsidP="00DD5136">
      <w:pPr>
        <w:pStyle w:val="Heading3"/>
      </w:pPr>
      <w:bookmarkStart w:id="1515" w:name="_Toc448227569"/>
      <w:r>
        <w:t>March 8 / Phamenoth</w:t>
      </w:r>
      <w:r w:rsidR="005329C1">
        <w:t xml:space="preserve"> 12</w:t>
      </w:r>
      <w:r>
        <w:t>: Commemoration of Archangel Michael</w:t>
      </w:r>
      <w:bookmarkEnd w:id="1515"/>
    </w:p>
    <w:p w14:paraId="10A7B8B2"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100182C" w14:textId="77777777" w:rsidTr="0082304E">
        <w:trPr>
          <w:cantSplit/>
          <w:jc w:val="center"/>
        </w:trPr>
        <w:tc>
          <w:tcPr>
            <w:tcW w:w="288" w:type="dxa"/>
          </w:tcPr>
          <w:p w14:paraId="0D654B06" w14:textId="77777777" w:rsidR="000C7DE2" w:rsidRDefault="000C7DE2" w:rsidP="0082304E">
            <w:pPr>
              <w:pStyle w:val="CopticCross"/>
            </w:pPr>
          </w:p>
        </w:tc>
        <w:tc>
          <w:tcPr>
            <w:tcW w:w="3960" w:type="dxa"/>
          </w:tcPr>
          <w:p w14:paraId="01FBEE2A" w14:textId="77777777" w:rsidR="000C7DE2" w:rsidRDefault="000C7DE2" w:rsidP="00C83ECE">
            <w:pPr>
              <w:pStyle w:val="EngHang"/>
            </w:pPr>
            <w:r>
              <w:t>Through the intercessions</w:t>
            </w:r>
          </w:p>
          <w:p w14:paraId="38EC7196" w14:textId="77777777" w:rsidR="000C7DE2" w:rsidRDefault="000C7DE2" w:rsidP="00C83ECE">
            <w:pPr>
              <w:pStyle w:val="EngHang"/>
            </w:pPr>
            <w:r>
              <w:t>Of the Four Incorporeal Beasts,</w:t>
            </w:r>
          </w:p>
          <w:p w14:paraId="61CE6767" w14:textId="77777777" w:rsidR="000C7DE2" w:rsidRDefault="000C7DE2" w:rsidP="00C83ECE">
            <w:pPr>
              <w:pStyle w:val="EngHang"/>
            </w:pPr>
            <w:r>
              <w:t>The ministering flames of fire,</w:t>
            </w:r>
          </w:p>
          <w:p w14:paraId="4661B814" w14:textId="77777777" w:rsidR="000C7DE2" w:rsidRDefault="000C7DE2" w:rsidP="0082304E">
            <w:pPr>
              <w:pStyle w:val="EngHangEnd"/>
            </w:pPr>
            <w:r>
              <w:t>O Lord, grant us the forgiveness of our sins.</w:t>
            </w:r>
          </w:p>
        </w:tc>
        <w:tc>
          <w:tcPr>
            <w:tcW w:w="288" w:type="dxa"/>
          </w:tcPr>
          <w:p w14:paraId="2DDFB30E" w14:textId="77777777" w:rsidR="000C7DE2" w:rsidRDefault="000C7DE2" w:rsidP="0082304E"/>
        </w:tc>
        <w:tc>
          <w:tcPr>
            <w:tcW w:w="288" w:type="dxa"/>
          </w:tcPr>
          <w:p w14:paraId="79E4E71D" w14:textId="77777777" w:rsidR="000C7DE2" w:rsidRDefault="000C7DE2" w:rsidP="0082304E">
            <w:pPr>
              <w:pStyle w:val="CopticCross"/>
            </w:pPr>
          </w:p>
        </w:tc>
        <w:tc>
          <w:tcPr>
            <w:tcW w:w="3960" w:type="dxa"/>
          </w:tcPr>
          <w:p w14:paraId="5D834B3B" w14:textId="77777777" w:rsidR="000C7DE2" w:rsidRDefault="000C7DE2" w:rsidP="00C83ECE">
            <w:pPr>
              <w:pStyle w:val="CopticVersemulti-line"/>
            </w:pPr>
            <w:r>
              <w:t>Ϩⲓⲧⲉⲛ ⲛⲓⲡ̀ⲣⲉⲥⲃⲓⲁ̀</w:t>
            </w:r>
          </w:p>
          <w:p w14:paraId="10E9EE7A" w14:textId="77777777" w:rsidR="000C7DE2" w:rsidRDefault="000C7DE2" w:rsidP="00C83ECE">
            <w:pPr>
              <w:pStyle w:val="CopticVersemulti-line"/>
            </w:pPr>
            <w:r>
              <w:t>ⲛ̀ⲧⲉ ⲡⲓϥ̀ⲧⲟⲩ ⲛ̀ⲍⲱⲟⲛ ⲛ̀ⲁⲥⲱⲙⲁⲧⲟⲥ</w:t>
            </w:r>
          </w:p>
          <w:p w14:paraId="796E8234" w14:textId="77777777" w:rsidR="000C7DE2" w:rsidRDefault="000C7DE2" w:rsidP="00C83ECE">
            <w:pPr>
              <w:pStyle w:val="CopticVersemulti-line"/>
            </w:pPr>
            <w:r>
              <w:t>ⲛ̀ⲗⲓⲧⲟⲩⲣⲅⲟⲥ ⲛ̀ϣⲁϩ ⲛ̀ⲭ̀ⲣⲟⲙ:</w:t>
            </w:r>
          </w:p>
          <w:p w14:paraId="1F85F476" w14:textId="77777777" w:rsidR="000C7DE2" w:rsidRPr="00C35319" w:rsidRDefault="000C7DE2" w:rsidP="00C83ECE">
            <w:pPr>
              <w:pStyle w:val="CopticHangingVerse"/>
            </w:pPr>
            <w:r>
              <w:t>Ⲡϭⲟⲓⲥ ⲁⲣⲓϩ̀ⲙⲟⲧ ⲛⲁⲛ ⲙ̀ⲡⲓⲭⲱ ⲉ̀ⲃⲟⲗ ⲛ̀ⲧⲉ ⲛⲉⲛⲛⲟⲃⲓ.</w:t>
            </w:r>
          </w:p>
        </w:tc>
      </w:tr>
    </w:tbl>
    <w:p w14:paraId="2BAC50DD"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7243FDC" w14:textId="77777777" w:rsidTr="00C83ECE">
        <w:trPr>
          <w:cantSplit/>
          <w:jc w:val="center"/>
        </w:trPr>
        <w:tc>
          <w:tcPr>
            <w:tcW w:w="288" w:type="dxa"/>
          </w:tcPr>
          <w:p w14:paraId="0CA6F1F3" w14:textId="77777777" w:rsidR="000C7DE2" w:rsidRDefault="000C7DE2" w:rsidP="00C83ECE">
            <w:pPr>
              <w:pStyle w:val="CopticCross"/>
            </w:pPr>
          </w:p>
        </w:tc>
        <w:tc>
          <w:tcPr>
            <w:tcW w:w="3960" w:type="dxa"/>
          </w:tcPr>
          <w:p w14:paraId="7B9CAB93" w14:textId="77777777" w:rsidR="000C7DE2" w:rsidRDefault="000C7DE2" w:rsidP="00C83ECE">
            <w:pPr>
              <w:pStyle w:val="EngHang"/>
            </w:pPr>
            <w:r>
              <w:t>Hail to the four incorporeal living beasts,</w:t>
            </w:r>
          </w:p>
          <w:p w14:paraId="446F1E5D" w14:textId="77777777" w:rsidR="000C7DE2" w:rsidRDefault="000C7DE2" w:rsidP="00C83ECE">
            <w:pPr>
              <w:pStyle w:val="EngHang"/>
            </w:pPr>
            <w:r>
              <w:t>Carrying the throne of God,</w:t>
            </w:r>
          </w:p>
          <w:p w14:paraId="75ECA847" w14:textId="77777777" w:rsidR="000C7DE2" w:rsidRDefault="000C7DE2" w:rsidP="00C83ECE">
            <w:pPr>
              <w:pStyle w:val="EngHang"/>
            </w:pPr>
            <w:r>
              <w:t>A lion’s face, and a calf’s face,</w:t>
            </w:r>
          </w:p>
          <w:p w14:paraId="1300AB79" w14:textId="77777777" w:rsidR="000C7DE2" w:rsidRDefault="000C7DE2" w:rsidP="00C83ECE">
            <w:pPr>
              <w:pStyle w:val="EngHangEnd"/>
            </w:pPr>
            <w:r>
              <w:t>A man’s face, and an eagle’s face.</w:t>
            </w:r>
          </w:p>
        </w:tc>
        <w:tc>
          <w:tcPr>
            <w:tcW w:w="288" w:type="dxa"/>
          </w:tcPr>
          <w:p w14:paraId="1BBF0837" w14:textId="77777777" w:rsidR="000C7DE2" w:rsidRDefault="000C7DE2" w:rsidP="00C83ECE"/>
        </w:tc>
        <w:tc>
          <w:tcPr>
            <w:tcW w:w="288" w:type="dxa"/>
          </w:tcPr>
          <w:p w14:paraId="0AAAF5DC" w14:textId="77777777" w:rsidR="000C7DE2" w:rsidRDefault="000C7DE2" w:rsidP="00C83ECE">
            <w:pPr>
              <w:pStyle w:val="CopticCross"/>
            </w:pPr>
          </w:p>
        </w:tc>
        <w:tc>
          <w:tcPr>
            <w:tcW w:w="3960" w:type="dxa"/>
          </w:tcPr>
          <w:p w14:paraId="5BA69E29" w14:textId="77777777" w:rsidR="000C7DE2" w:rsidRDefault="000C7DE2" w:rsidP="00C83ECE">
            <w:pPr>
              <w:pStyle w:val="CopticVersemulti-line"/>
            </w:pPr>
            <w:r>
              <w:t>Ⲭⲉⲣⲉ ⲡⲓϥ̀ⲧⲟⲩ ⲛ̀ⲍⲱⲟⲛ ⲛ̀ⲁ̀ⲥⲱⲙⲁⲧⲟⲥ:</w:t>
            </w:r>
          </w:p>
          <w:p w14:paraId="220E6F4D" w14:textId="77777777" w:rsidR="000C7DE2" w:rsidRDefault="000C7DE2" w:rsidP="00C83ECE">
            <w:pPr>
              <w:pStyle w:val="CopticVersemulti-line"/>
            </w:pPr>
            <w:r>
              <w:t>ⲉⲧϥⲁⲓ ϧⲁ ⲡⲓϩⲁⲣⲙⲁ ⲛ̀ⲧⲉ Ⲫϯ:</w:t>
            </w:r>
          </w:p>
          <w:p w14:paraId="1ED09FBC" w14:textId="77777777" w:rsidR="000C7DE2" w:rsidRDefault="000C7DE2" w:rsidP="00C83ECE">
            <w:pPr>
              <w:pStyle w:val="CopticVersemulti-line"/>
            </w:pPr>
            <w:r>
              <w:t>ⲟⲩϩⲟ ⲙ̀ⲙⲟⲩⲓ̀ ⲛⲉⲙ ⲟⲩϩⲟ ⲙ̀ⲙⲁⲥⲓ:</w:t>
            </w:r>
          </w:p>
          <w:p w14:paraId="448CC311" w14:textId="77777777" w:rsidR="000C7DE2" w:rsidRPr="00C35319" w:rsidRDefault="000C7DE2" w:rsidP="00C83ECE">
            <w:pPr>
              <w:pStyle w:val="CopticHangingVerse"/>
            </w:pPr>
            <w:r>
              <w:t>ⲛⲉⲙ ⲟⲩϩⲟ ⲛ̀ⲣⲱⲙⲓ ⲛⲉⲙ ⲟⲩϩⲟ ⲛ̀ⲁ̀ⲏ̀ⲧⲟⲥ.</w:t>
            </w:r>
          </w:p>
        </w:tc>
      </w:tr>
    </w:tbl>
    <w:p w14:paraId="74B2CF35" w14:textId="77777777" w:rsidR="000C7DE2" w:rsidRDefault="000C7DE2" w:rsidP="0082304E">
      <w:pPr>
        <w:pStyle w:val="Heading4"/>
      </w:pPr>
      <w:r>
        <w:t>The Gospel Response for the Four Incorporeal Beasts</w:t>
      </w:r>
    </w:p>
    <w:p w14:paraId="0AC420DD" w14:textId="77777777" w:rsidR="000C7DE2" w:rsidRPr="00C14556" w:rsidRDefault="000C7DE2" w:rsidP="00C14556">
      <w:pPr>
        <w:pStyle w:val="Rubric"/>
      </w:pPr>
      <w:r>
        <w:t>The last verse of the Doxology may be inserted into the Annual Gospel Response.</w:t>
      </w:r>
    </w:p>
    <w:p w14:paraId="45245CCF" w14:textId="5B6513B5" w:rsidR="00DD5136" w:rsidRDefault="000C7DE2"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F095B73" w14:textId="77777777" w:rsidR="00494FE4" w:rsidRDefault="00494FE4" w:rsidP="00494FE4">
      <w:pPr>
        <w:pStyle w:val="Heading3"/>
      </w:pPr>
      <w:bookmarkStart w:id="1516" w:name="_Toc448227570"/>
      <w:r>
        <w:t>March 9 / Phamenoth 13: Return of St. Macarius the Great and St. Macarius of Alexandria from Exile</w:t>
      </w:r>
      <w:bookmarkEnd w:id="1516"/>
    </w:p>
    <w:p w14:paraId="450613FB" w14:textId="6A880327"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C7DE2">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C7DE2">
        <w:rPr>
          <w:noProof/>
        </w:rPr>
        <w:t>844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C7DE2">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C7DE2">
        <w:rPr>
          <w:noProof/>
        </w:rPr>
        <w:t>866</w:t>
      </w:r>
      <w:r w:rsidR="002409EF">
        <w:fldChar w:fldCharType="end"/>
      </w:r>
      <w:r>
        <w:t>.</w:t>
      </w:r>
    </w:p>
    <w:p w14:paraId="15396FC9" w14:textId="77777777" w:rsidR="007F571C" w:rsidRDefault="007F571C" w:rsidP="007F571C">
      <w:pPr>
        <w:pStyle w:val="Heading3"/>
      </w:pPr>
      <w:bookmarkStart w:id="1517" w:name="_Toc448227571"/>
      <w:r>
        <w:t>March 15 / Phamenoth 19: Martyrdom of St. Aristobulus the Apostle</w:t>
      </w:r>
      <w:bookmarkEnd w:id="1517"/>
    </w:p>
    <w:p w14:paraId="57821F33" w14:textId="2A2E8D9E" w:rsidR="00191A26" w:rsidRDefault="00191A26" w:rsidP="00191A26">
      <w:pPr>
        <w:pStyle w:val="Rubric"/>
      </w:pPr>
      <w:bookmarkStart w:id="1518" w:name="_Toc410196213"/>
      <w:bookmarkStart w:id="1519" w:name="_Toc410196455"/>
      <w:bookmarkStart w:id="1520" w:name="_Toc410196957"/>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5F3D5AC" w14:textId="77777777" w:rsidR="005329C1" w:rsidRDefault="005329C1" w:rsidP="005329C1">
      <w:pPr>
        <w:pStyle w:val="Heading3"/>
      </w:pPr>
      <w:bookmarkStart w:id="1521" w:name="_Toc448227572"/>
      <w:r>
        <w:t>March 17 / Phamenoth 21: Commemoration of the Theotokos</w:t>
      </w:r>
      <w:bookmarkEnd w:id="1521"/>
    </w:p>
    <w:p w14:paraId="665901C5" w14:textId="32B674E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FA5DE0B" w14:textId="77777777" w:rsidR="00C30529" w:rsidRDefault="00C30529" w:rsidP="00C30529">
      <w:pPr>
        <w:pStyle w:val="Heading3"/>
      </w:pPr>
      <w:bookmarkStart w:id="1522" w:name="_Ref434563557"/>
      <w:bookmarkStart w:id="1523" w:name="_Toc448227573"/>
      <w:r>
        <w:t>March 23 / Phamenoth 27: St. Macarius the Great</w:t>
      </w:r>
      <w:bookmarkEnd w:id="1522"/>
      <w:bookmarkEnd w:id="1523"/>
    </w:p>
    <w:p w14:paraId="19445963" w14:textId="77777777" w:rsidR="003E7329" w:rsidRDefault="003E7329" w:rsidP="003E7329">
      <w:pPr>
        <w:pStyle w:val="Heading4"/>
      </w:pPr>
      <w:bookmarkStart w:id="1524" w:name="_Ref434490507"/>
      <w:r>
        <w:t>The Doxology of St. Macarius the Great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7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7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1" w:name="_Ref434490525"/>
      <w:r>
        <w:lastRenderedPageBreak/>
        <w:t>Another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2" w:name="_Ref434490542"/>
      <w:r>
        <w:lastRenderedPageBreak/>
        <w:t>Another</w:t>
      </w:r>
      <w:r w:rsidR="00C30529">
        <w:t xml:space="preserve"> Doxology</w:t>
      </w:r>
      <w:r>
        <w:t xml:space="preserve"> of St. Macarius the Great</w:t>
      </w:r>
      <w:r>
        <w:rPr>
          <w:rStyle w:val="FootnoteReference"/>
        </w:rPr>
        <w:footnoteReference w:id="972"/>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3" w:name="_Toc448227574"/>
      <w:r>
        <w:t xml:space="preserve">March 25 / Phamenoth 29: </w:t>
      </w:r>
      <w:r w:rsidR="00495F1A">
        <w:t>Annunciation</w:t>
      </w:r>
      <w:bookmarkEnd w:id="1518"/>
      <w:bookmarkEnd w:id="1519"/>
      <w:bookmarkEnd w:id="1520"/>
      <w:bookmarkEnd w:id="1533"/>
    </w:p>
    <w:p w14:paraId="2B8989CB" w14:textId="77777777" w:rsidR="004246C3" w:rsidRDefault="004246C3" w:rsidP="004246C3">
      <w:pPr>
        <w:pStyle w:val="Heading4"/>
      </w:pPr>
      <w:bookmarkStart w:id="1534"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5" w:name="_Ref434475566"/>
      <w:bookmarkStart w:id="1536" w:name="_Toc410196214"/>
      <w:bookmarkStart w:id="1537" w:name="_Toc410196456"/>
      <w:bookmarkStart w:id="1538" w:name="_Toc410196958"/>
      <w:r>
        <w:t>The Psali Adam</w:t>
      </w:r>
      <w:r w:rsidR="006C1B94">
        <w:t xml:space="preserve"> for Annunciation</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9"/>
            <w:r>
              <w:t>Head</w:t>
            </w:r>
            <w:commentRangeEnd w:id="1539"/>
            <w:r>
              <w:rPr>
                <w:rStyle w:val="CommentReference"/>
              </w:rPr>
              <w:commentReference w:id="1539"/>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0" w:name="_Ref434475591"/>
      <w:r>
        <w:t>The Psali Batos</w:t>
      </w:r>
      <w:r w:rsidR="006C1B94">
        <w:t xml:space="preserve"> for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1"/>
            <w:r>
              <w:t>ruler</w:t>
            </w:r>
            <w:commentRangeEnd w:id="1541"/>
            <w:r>
              <w:rPr>
                <w:rStyle w:val="CommentReference"/>
              </w:rPr>
              <w:commentReference w:id="1541"/>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7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2"/>
            <w:r>
              <w:t xml:space="preserve">peoples </w:t>
            </w:r>
            <w:commentRangeEnd w:id="1542"/>
            <w:r>
              <w:rPr>
                <w:rStyle w:val="CommentReference"/>
              </w:rPr>
              <w:commentReference w:id="1542"/>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3"/>
            <w:r>
              <w:t>burned</w:t>
            </w:r>
            <w:commentRangeEnd w:id="1543"/>
            <w:r>
              <w:rPr>
                <w:rStyle w:val="CommentReference"/>
              </w:rPr>
              <w:commentReference w:id="1543"/>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4"/>
            <w:r>
              <w:t>Servant</w:t>
            </w:r>
            <w:commentRangeEnd w:id="1544"/>
            <w:r>
              <w:rPr>
                <w:rStyle w:val="CommentReference"/>
              </w:rPr>
              <w:commentReference w:id="1544"/>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5"/>
            <w:r>
              <w:t xml:space="preserve">Ⲫⲱⲕ </w:t>
            </w:r>
            <w:commentRangeEnd w:id="1545"/>
            <w:r>
              <w:rPr>
                <w:rStyle w:val="CommentReference"/>
                <w:rFonts w:ascii="Times New Roman" w:hAnsi="Times New Roman"/>
              </w:rPr>
              <w:commentReference w:id="1545"/>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6" w:name="_Ref434562998"/>
      <w:bookmarkStart w:id="1547" w:name="_Toc448227575"/>
      <w:r>
        <w:t xml:space="preserve">March 26 / Phamenoth 30: </w:t>
      </w:r>
      <w:r w:rsidR="00D31016">
        <w:t>Arch</w:t>
      </w:r>
      <w:r>
        <w:t>angel Gabriel</w:t>
      </w:r>
      <w:bookmarkEnd w:id="1546"/>
      <w:bookmarkEnd w:id="1547"/>
    </w:p>
    <w:p w14:paraId="79F33061" w14:textId="5AB2DEC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C7DE2">
        <w:rPr>
          <w:noProof/>
        </w:rPr>
        <w:t>720</w:t>
      </w:r>
      <w:r w:rsidR="002409EF">
        <w:fldChar w:fldCharType="end"/>
      </w:r>
      <w:r>
        <w:t xml:space="preserve">, </w:t>
      </w:r>
      <w:r w:rsidR="002409EF">
        <w:fldChar w:fldCharType="begin"/>
      </w:r>
      <w:r w:rsidR="002409EF">
        <w:instrText xml:space="preserve"> REF _Ref434487984 \h </w:instrText>
      </w:r>
      <w:r w:rsidR="002409EF">
        <w:fldChar w:fldCharType="separate"/>
      </w:r>
      <w:r w:rsidR="000C7DE2">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C7DE2">
        <w:rPr>
          <w:noProof/>
        </w:rPr>
        <w:t>689</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C7DE2">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C7DE2">
        <w:rPr>
          <w:noProof/>
        </w:rPr>
        <w:t>898</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8" w:name="_Toc448227576"/>
      <w:r>
        <w:t xml:space="preserve">March 28 / Pharamuthi 2: Martyrdom of St. James </w:t>
      </w:r>
      <w:r w:rsidR="008762FF">
        <w:t xml:space="preserve">the son of </w:t>
      </w:r>
      <w:r w:rsidR="002E495E">
        <w:t>Zebedee</w:t>
      </w:r>
      <w:r>
        <w:t>, the Apostles</w:t>
      </w:r>
      <w:bookmarkEnd w:id="1548"/>
    </w:p>
    <w:p w14:paraId="2200D664" w14:textId="7A614C8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9" w:name="_Toc448696652"/>
      <w:bookmarkStart w:id="1550" w:name="April"/>
      <w:bookmarkEnd w:id="1507"/>
      <w:r>
        <w:lastRenderedPageBreak/>
        <w:t>April</w:t>
      </w:r>
      <w:bookmarkEnd w:id="1536"/>
      <w:bookmarkEnd w:id="1537"/>
      <w:bookmarkEnd w:id="153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9"/>
    </w:p>
    <w:sdt>
      <w:sdtPr>
        <w:id w:val="637921212"/>
        <w:docPartObj>
          <w:docPartGallery w:val="Table of Contents"/>
          <w:docPartUnique/>
        </w:docPartObj>
      </w:sdtPr>
      <w:sdtEndPr>
        <w:rPr>
          <w:b/>
          <w:bCs/>
          <w:noProof/>
        </w:rPr>
      </w:sdtEndPr>
      <w:sdtContent>
        <w:p w14:paraId="26EC470B" w14:textId="7850A90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C7DE2">
              <w:rPr>
                <w:noProof/>
                <w:webHidden/>
              </w:rPr>
              <w:t>860</w:t>
            </w:r>
            <w:r w:rsidR="00E35F1F">
              <w:rPr>
                <w:noProof/>
                <w:webHidden/>
              </w:rPr>
              <w:fldChar w:fldCharType="end"/>
            </w:r>
          </w:hyperlink>
        </w:p>
        <w:p w14:paraId="516E2DC3" w14:textId="36F96E38" w:rsidR="00E35F1F" w:rsidRDefault="00423B80">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0ADE7799" w14:textId="786EFEE0" w:rsidR="00E35F1F" w:rsidRDefault="00423B80">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139ECF53" w14:textId="6758F945" w:rsidR="00E35F1F" w:rsidRDefault="00423B80">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E84531B" w14:textId="054BE352" w:rsidR="00E35F1F" w:rsidRDefault="00423B80">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575163D" w14:textId="33C8932E" w:rsidR="00E35F1F" w:rsidRDefault="00423B80">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C7DE2">
              <w:rPr>
                <w:noProof/>
                <w:webHidden/>
              </w:rPr>
              <w:t>862</w:t>
            </w:r>
            <w:r w:rsidR="00E35F1F">
              <w:rPr>
                <w:noProof/>
                <w:webHidden/>
              </w:rPr>
              <w:fldChar w:fldCharType="end"/>
            </w:r>
          </w:hyperlink>
        </w:p>
        <w:p w14:paraId="37E2FD6C" w14:textId="47599CDB" w:rsidR="00E35F1F" w:rsidRDefault="00423B80">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1A20FB38" w14:textId="5201A838" w:rsidR="00E35F1F" w:rsidRDefault="00423B80">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7E5244CB" w14:textId="0F56D39A" w:rsidR="00E35F1F" w:rsidRDefault="00423B80">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35261B74" w14:textId="573766D0" w:rsidR="00E35F1F" w:rsidRDefault="00423B80">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11F806C9" w14:textId="7ECD3AC4" w:rsidR="00E35F1F" w:rsidRDefault="00423B80">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3291818" w14:textId="1C1F5980" w:rsidR="00E35F1F" w:rsidRDefault="00423B80">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1" w:name="_Toc448227577"/>
      <w:r>
        <w:lastRenderedPageBreak/>
        <w:t>April 1 / Pharamuthi 6</w:t>
      </w:r>
      <w:r w:rsidR="006E4762">
        <w:t xml:space="preserve">: </w:t>
      </w:r>
      <w:r>
        <w:t>Saint Mary of Egypt</w:t>
      </w:r>
      <w:bookmarkEnd w:id="1551"/>
    </w:p>
    <w:p w14:paraId="70D0F650" w14:textId="77777777" w:rsidR="00254945" w:rsidRDefault="00254945" w:rsidP="00254945">
      <w:pPr>
        <w:pStyle w:val="Heading4"/>
      </w:pPr>
      <w:bookmarkStart w:id="1552" w:name="_Ref434491512"/>
      <w:r>
        <w:t>The Doxology</w:t>
      </w:r>
      <w:r w:rsidR="00810F04">
        <w:t xml:space="preserve"> for St. Mary of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3" w:name="_Toc448227578"/>
      <w:r>
        <w:lastRenderedPageBreak/>
        <w:t>April 7 / Pharamuthi 12: Commemoration of Archangel Michael</w:t>
      </w:r>
      <w:bookmarkEnd w:id="1553"/>
    </w:p>
    <w:p w14:paraId="32EF0B46"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5F309C2" w14:textId="77777777" w:rsidTr="0082304E">
        <w:trPr>
          <w:cantSplit/>
          <w:jc w:val="center"/>
        </w:trPr>
        <w:tc>
          <w:tcPr>
            <w:tcW w:w="288" w:type="dxa"/>
          </w:tcPr>
          <w:p w14:paraId="17903F1E" w14:textId="77777777" w:rsidR="000C7DE2" w:rsidRDefault="000C7DE2" w:rsidP="0082304E">
            <w:pPr>
              <w:pStyle w:val="CopticCross"/>
            </w:pPr>
          </w:p>
        </w:tc>
        <w:tc>
          <w:tcPr>
            <w:tcW w:w="3960" w:type="dxa"/>
          </w:tcPr>
          <w:p w14:paraId="13D22EB4" w14:textId="77777777" w:rsidR="000C7DE2" w:rsidRDefault="000C7DE2" w:rsidP="00C83ECE">
            <w:pPr>
              <w:pStyle w:val="EngHang"/>
            </w:pPr>
            <w:r>
              <w:t>Through the intercessions</w:t>
            </w:r>
          </w:p>
          <w:p w14:paraId="015669D7" w14:textId="77777777" w:rsidR="000C7DE2" w:rsidRDefault="000C7DE2" w:rsidP="00C83ECE">
            <w:pPr>
              <w:pStyle w:val="EngHang"/>
            </w:pPr>
            <w:r>
              <w:t>Of the Four Incorporeal Beasts,</w:t>
            </w:r>
          </w:p>
          <w:p w14:paraId="6B27044A" w14:textId="77777777" w:rsidR="000C7DE2" w:rsidRDefault="000C7DE2" w:rsidP="00C83ECE">
            <w:pPr>
              <w:pStyle w:val="EngHang"/>
            </w:pPr>
            <w:r>
              <w:t>The ministering flames of fire,</w:t>
            </w:r>
          </w:p>
          <w:p w14:paraId="52DC8B03" w14:textId="77777777" w:rsidR="000C7DE2" w:rsidRDefault="000C7DE2" w:rsidP="0082304E">
            <w:pPr>
              <w:pStyle w:val="EngHangEnd"/>
            </w:pPr>
            <w:r>
              <w:t>O Lord, grant us the forgiveness of our sins.</w:t>
            </w:r>
          </w:p>
        </w:tc>
        <w:tc>
          <w:tcPr>
            <w:tcW w:w="288" w:type="dxa"/>
          </w:tcPr>
          <w:p w14:paraId="71CDC854" w14:textId="77777777" w:rsidR="000C7DE2" w:rsidRDefault="000C7DE2" w:rsidP="0082304E"/>
        </w:tc>
        <w:tc>
          <w:tcPr>
            <w:tcW w:w="288" w:type="dxa"/>
          </w:tcPr>
          <w:p w14:paraId="7E8B4156" w14:textId="77777777" w:rsidR="000C7DE2" w:rsidRDefault="000C7DE2" w:rsidP="0082304E">
            <w:pPr>
              <w:pStyle w:val="CopticCross"/>
            </w:pPr>
          </w:p>
        </w:tc>
        <w:tc>
          <w:tcPr>
            <w:tcW w:w="3960" w:type="dxa"/>
          </w:tcPr>
          <w:p w14:paraId="3F568624" w14:textId="77777777" w:rsidR="000C7DE2" w:rsidRDefault="000C7DE2" w:rsidP="00C83ECE">
            <w:pPr>
              <w:pStyle w:val="CopticVersemulti-line"/>
            </w:pPr>
            <w:r>
              <w:t>Ϩⲓⲧⲉⲛ ⲛⲓⲡ̀ⲣⲉⲥⲃⲓⲁ̀</w:t>
            </w:r>
          </w:p>
          <w:p w14:paraId="7564DD54" w14:textId="77777777" w:rsidR="000C7DE2" w:rsidRDefault="000C7DE2" w:rsidP="00C83ECE">
            <w:pPr>
              <w:pStyle w:val="CopticVersemulti-line"/>
            </w:pPr>
            <w:r>
              <w:t>ⲛ̀ⲧⲉ ⲡⲓϥ̀ⲧⲟⲩ ⲛ̀ⲍⲱⲟⲛ ⲛ̀ⲁⲥⲱⲙⲁⲧⲟⲥ</w:t>
            </w:r>
          </w:p>
          <w:p w14:paraId="398BDFF2" w14:textId="77777777" w:rsidR="000C7DE2" w:rsidRDefault="000C7DE2" w:rsidP="00C83ECE">
            <w:pPr>
              <w:pStyle w:val="CopticVersemulti-line"/>
            </w:pPr>
            <w:r>
              <w:t>ⲛ̀ⲗⲓⲧⲟⲩⲣⲅⲟⲥ ⲛ̀ϣⲁϩ ⲛ̀ⲭ̀ⲣⲟⲙ:</w:t>
            </w:r>
          </w:p>
          <w:p w14:paraId="461B0747" w14:textId="77777777" w:rsidR="000C7DE2" w:rsidRPr="00C35319" w:rsidRDefault="000C7DE2" w:rsidP="00C83ECE">
            <w:pPr>
              <w:pStyle w:val="CopticHangingVerse"/>
            </w:pPr>
            <w:r>
              <w:t>Ⲡϭⲟⲓⲥ ⲁⲣⲓϩ̀ⲙⲟⲧ ⲛⲁⲛ ⲙ̀ⲡⲓⲭⲱ ⲉ̀ⲃⲟⲗ ⲛ̀ⲧⲉ ⲛⲉⲛⲛⲟⲃⲓ.</w:t>
            </w:r>
          </w:p>
        </w:tc>
      </w:tr>
    </w:tbl>
    <w:p w14:paraId="27CA1E96"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C82C6F" w14:textId="77777777" w:rsidTr="00C83ECE">
        <w:trPr>
          <w:cantSplit/>
          <w:jc w:val="center"/>
        </w:trPr>
        <w:tc>
          <w:tcPr>
            <w:tcW w:w="288" w:type="dxa"/>
          </w:tcPr>
          <w:p w14:paraId="1004226F" w14:textId="77777777" w:rsidR="000C7DE2" w:rsidRDefault="000C7DE2" w:rsidP="00C83ECE">
            <w:pPr>
              <w:pStyle w:val="CopticCross"/>
            </w:pPr>
          </w:p>
        </w:tc>
        <w:tc>
          <w:tcPr>
            <w:tcW w:w="3960" w:type="dxa"/>
          </w:tcPr>
          <w:p w14:paraId="09A9A9CF" w14:textId="77777777" w:rsidR="000C7DE2" w:rsidRDefault="000C7DE2" w:rsidP="00C83ECE">
            <w:pPr>
              <w:pStyle w:val="EngHang"/>
            </w:pPr>
            <w:r>
              <w:t>Hail to the four incorporeal living beasts,</w:t>
            </w:r>
          </w:p>
          <w:p w14:paraId="4CE4277D" w14:textId="77777777" w:rsidR="000C7DE2" w:rsidRDefault="000C7DE2" w:rsidP="00C83ECE">
            <w:pPr>
              <w:pStyle w:val="EngHang"/>
            </w:pPr>
            <w:r>
              <w:t>Carrying the throne of God,</w:t>
            </w:r>
          </w:p>
          <w:p w14:paraId="67CBD693" w14:textId="77777777" w:rsidR="000C7DE2" w:rsidRDefault="000C7DE2" w:rsidP="00C83ECE">
            <w:pPr>
              <w:pStyle w:val="EngHang"/>
            </w:pPr>
            <w:r>
              <w:t>A lion’s face, and a calf’s face,</w:t>
            </w:r>
          </w:p>
          <w:p w14:paraId="11F3C263" w14:textId="77777777" w:rsidR="000C7DE2" w:rsidRDefault="000C7DE2" w:rsidP="00C83ECE">
            <w:pPr>
              <w:pStyle w:val="EngHangEnd"/>
            </w:pPr>
            <w:r>
              <w:t>A man’s face, and an eagle’s face.</w:t>
            </w:r>
          </w:p>
        </w:tc>
        <w:tc>
          <w:tcPr>
            <w:tcW w:w="288" w:type="dxa"/>
          </w:tcPr>
          <w:p w14:paraId="4F75028A" w14:textId="77777777" w:rsidR="000C7DE2" w:rsidRDefault="000C7DE2" w:rsidP="00C83ECE"/>
        </w:tc>
        <w:tc>
          <w:tcPr>
            <w:tcW w:w="288" w:type="dxa"/>
          </w:tcPr>
          <w:p w14:paraId="56EF5946" w14:textId="77777777" w:rsidR="000C7DE2" w:rsidRDefault="000C7DE2" w:rsidP="00C83ECE">
            <w:pPr>
              <w:pStyle w:val="CopticCross"/>
            </w:pPr>
          </w:p>
        </w:tc>
        <w:tc>
          <w:tcPr>
            <w:tcW w:w="3960" w:type="dxa"/>
          </w:tcPr>
          <w:p w14:paraId="3740B6E9" w14:textId="77777777" w:rsidR="000C7DE2" w:rsidRDefault="000C7DE2" w:rsidP="00C83ECE">
            <w:pPr>
              <w:pStyle w:val="CopticVersemulti-line"/>
            </w:pPr>
            <w:r>
              <w:t>Ⲭⲉⲣⲉ ⲡⲓϥ̀ⲧⲟⲩ ⲛ̀ⲍⲱⲟⲛ ⲛ̀ⲁ̀ⲥⲱⲙⲁⲧⲟⲥ:</w:t>
            </w:r>
          </w:p>
          <w:p w14:paraId="48B5D260" w14:textId="77777777" w:rsidR="000C7DE2" w:rsidRDefault="000C7DE2" w:rsidP="00C83ECE">
            <w:pPr>
              <w:pStyle w:val="CopticVersemulti-line"/>
            </w:pPr>
            <w:r>
              <w:t>ⲉⲧϥⲁⲓ ϧⲁ ⲡⲓϩⲁⲣⲙⲁ ⲛ̀ⲧⲉ Ⲫϯ:</w:t>
            </w:r>
          </w:p>
          <w:p w14:paraId="02547C87" w14:textId="77777777" w:rsidR="000C7DE2" w:rsidRDefault="000C7DE2" w:rsidP="00C83ECE">
            <w:pPr>
              <w:pStyle w:val="CopticVersemulti-line"/>
            </w:pPr>
            <w:r>
              <w:t>ⲟⲩϩⲟ ⲙ̀ⲙⲟⲩⲓ̀ ⲛⲉⲙ ⲟⲩϩⲟ ⲙ̀ⲙⲁⲥⲓ:</w:t>
            </w:r>
          </w:p>
          <w:p w14:paraId="7E39FDBD" w14:textId="77777777" w:rsidR="000C7DE2" w:rsidRPr="00C35319" w:rsidRDefault="000C7DE2" w:rsidP="00C83ECE">
            <w:pPr>
              <w:pStyle w:val="CopticHangingVerse"/>
            </w:pPr>
            <w:r>
              <w:t>ⲛⲉⲙ ⲟⲩϩⲟ ⲛ̀ⲣⲱⲙⲓ ⲛⲉⲙ ⲟⲩϩⲟ ⲛ̀ⲁ̀ⲏ̀ⲧⲟⲥ.</w:t>
            </w:r>
          </w:p>
        </w:tc>
      </w:tr>
    </w:tbl>
    <w:p w14:paraId="475D509A" w14:textId="77777777" w:rsidR="000C7DE2" w:rsidRDefault="000C7DE2" w:rsidP="0082304E">
      <w:pPr>
        <w:pStyle w:val="Heading4"/>
      </w:pPr>
      <w:r>
        <w:t>The Gospel Response for the Four Incorporeal Beasts</w:t>
      </w:r>
    </w:p>
    <w:p w14:paraId="61E9F936" w14:textId="77777777" w:rsidR="000C7DE2" w:rsidRPr="00C14556" w:rsidRDefault="000C7DE2" w:rsidP="00C14556">
      <w:pPr>
        <w:pStyle w:val="Rubric"/>
      </w:pPr>
      <w:r>
        <w:t>The last verse of the Doxology may be inserted into the Annual Gospel Response.</w:t>
      </w:r>
    </w:p>
    <w:p w14:paraId="456231B0" w14:textId="16C50D5D"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190F8B" w14:textId="77777777" w:rsidR="00072324" w:rsidRDefault="00072324" w:rsidP="00072324">
      <w:pPr>
        <w:pStyle w:val="Heading3"/>
      </w:pPr>
      <w:bookmarkStart w:id="1554" w:name="_Toc448227579"/>
      <w:r>
        <w:t>April 10 / Pharamuthi 15: Consecrating of the Church of St. Agabus the Apostle</w:t>
      </w:r>
      <w:bookmarkEnd w:id="1554"/>
    </w:p>
    <w:p w14:paraId="537622D5" w14:textId="1811FBB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232F53" w14:textId="77777777" w:rsidR="00072324" w:rsidRDefault="00072324" w:rsidP="00072324">
      <w:pPr>
        <w:pStyle w:val="Heading3"/>
      </w:pPr>
      <w:bookmarkStart w:id="1555" w:name="_Toc448227580"/>
      <w:r>
        <w:t xml:space="preserve">April 12 / Pharamuthi 17: Martyrdom of St. </w:t>
      </w:r>
      <w:commentRangeStart w:id="1556"/>
      <w:r>
        <w:t xml:space="preserve">James </w:t>
      </w:r>
      <w:commentRangeEnd w:id="1556"/>
      <w:r>
        <w:rPr>
          <w:rStyle w:val="CommentReference"/>
          <w:rFonts w:eastAsiaTheme="minorHAnsi" w:cstheme="minorBidi"/>
          <w:b w:val="0"/>
          <w:bCs w:val="0"/>
        </w:rPr>
        <w:commentReference w:id="1556"/>
      </w:r>
      <w:r>
        <w:t xml:space="preserve">the brother of </w:t>
      </w:r>
      <w:r w:rsidR="002E495E">
        <w:t>the Lord the bishop of Jerusalem</w:t>
      </w:r>
      <w:bookmarkEnd w:id="1555"/>
    </w:p>
    <w:p w14:paraId="3EDB7D36" w14:textId="709C81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55F566A" w14:textId="77777777" w:rsidR="005329C1" w:rsidRDefault="005329C1" w:rsidP="005329C1">
      <w:pPr>
        <w:pStyle w:val="Heading3"/>
      </w:pPr>
      <w:bookmarkStart w:id="1557" w:name="_Toc448227581"/>
      <w:r>
        <w:t>April 16 / Pharamuthi 21: Commemoration of the Theotokos</w:t>
      </w:r>
      <w:bookmarkEnd w:id="1557"/>
    </w:p>
    <w:p w14:paraId="3582D329" w14:textId="47EAC24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6EB9DA3" w14:textId="77777777" w:rsidR="00AF6D10" w:rsidRDefault="00AF6D10" w:rsidP="00AF6D10">
      <w:pPr>
        <w:pStyle w:val="Heading3"/>
      </w:pPr>
      <w:bookmarkStart w:id="1558" w:name="_Ref434560035"/>
      <w:bookmarkStart w:id="1559" w:name="_Toc448227582"/>
      <w:r>
        <w:lastRenderedPageBreak/>
        <w:t>April 18 / Pharamuthi 23: Martyrdom of St. George the Prince of the Martyrs</w:t>
      </w:r>
      <w:bookmarkEnd w:id="1558"/>
      <w:bookmarkEnd w:id="1559"/>
    </w:p>
    <w:p w14:paraId="480B7CF0" w14:textId="77777777" w:rsidR="00AF6D10" w:rsidRDefault="00AF6D10" w:rsidP="00AF6D10">
      <w:pPr>
        <w:pStyle w:val="Heading4"/>
      </w:pPr>
      <w:bookmarkStart w:id="1560" w:name="_Ref434489211"/>
      <w:r>
        <w:t>Another Doxology of St. George</w:t>
      </w:r>
      <w:bookmarkEnd w:id="1560"/>
    </w:p>
    <w:p w14:paraId="7BC4CD70" w14:textId="78691091"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C7DE2">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C7DE2">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1" w:name="_Toc448227583"/>
      <w:r>
        <w:t>April 24 / Pharamuthi 29: Commemoration of the Annunciation, Nativity, and Resurrection on the 29</w:t>
      </w:r>
      <w:r w:rsidRPr="00C0205C">
        <w:rPr>
          <w:vertAlign w:val="superscript"/>
        </w:rPr>
        <w:t>th</w:t>
      </w:r>
      <w:r>
        <w:t xml:space="preserve"> of Every Month</w:t>
      </w:r>
      <w:bookmarkEnd w:id="1561"/>
    </w:p>
    <w:p w14:paraId="303C033D" w14:textId="3036D45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955026C" w14:textId="77777777" w:rsidR="00072324" w:rsidRDefault="00072324" w:rsidP="00072324">
      <w:pPr>
        <w:pStyle w:val="Heading3"/>
      </w:pPr>
      <w:bookmarkStart w:id="1562" w:name="_Toc448227584"/>
      <w:r>
        <w:t xml:space="preserve">April 24 / Pharamuthi 29: </w:t>
      </w:r>
      <w:r w:rsidR="00B52D77">
        <w:t xml:space="preserve">Also the </w:t>
      </w:r>
      <w:r>
        <w:t>Departure of St. Erastus the Apostle</w:t>
      </w:r>
      <w:bookmarkEnd w:id="1562"/>
    </w:p>
    <w:p w14:paraId="1D4A92BF" w14:textId="75BD0C4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0EC74FD" w14:textId="77777777" w:rsidR="00072324" w:rsidRDefault="00072324" w:rsidP="00072324">
      <w:pPr>
        <w:pStyle w:val="Heading3"/>
      </w:pPr>
      <w:bookmarkStart w:id="1563" w:name="_Ref434562195"/>
      <w:bookmarkStart w:id="1564" w:name="_Toc448227585"/>
      <w:r>
        <w:t>April 25 / Pharamuthi 30: Martyrdom of St. Mark the Evangelist</w:t>
      </w:r>
      <w:bookmarkEnd w:id="1563"/>
      <w:bookmarkEnd w:id="1564"/>
    </w:p>
    <w:p w14:paraId="1A50F251" w14:textId="77777777" w:rsidR="00072324" w:rsidRDefault="00B46E6E" w:rsidP="00072324">
      <w:pPr>
        <w:pStyle w:val="Heading4"/>
      </w:pPr>
      <w:bookmarkStart w:id="1565" w:name="_Ref434488936"/>
      <w:r>
        <w:t>Another</w:t>
      </w:r>
      <w:r w:rsidR="00072324">
        <w:t xml:space="preserve"> Doxology</w:t>
      </w:r>
      <w:r>
        <w:t xml:space="preserve"> of St. Mark</w:t>
      </w:r>
      <w:bookmarkEnd w:id="1565"/>
    </w:p>
    <w:p w14:paraId="2E6CD030" w14:textId="4EAE56B9"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C7DE2">
        <w:t>The Doxology of St. Mark</w:t>
      </w:r>
      <w:r>
        <w:fldChar w:fldCharType="end"/>
      </w:r>
      <w:r>
        <w:t xml:space="preserve">, page </w:t>
      </w:r>
      <w:r>
        <w:fldChar w:fldCharType="begin"/>
      </w:r>
      <w:r>
        <w:instrText xml:space="preserve"> PAGEREF _Ref434488814 \h </w:instrText>
      </w:r>
      <w:r>
        <w:fldChar w:fldCharType="separate"/>
      </w:r>
      <w:r w:rsidR="000C7DE2">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6" w:name="_Toc448227586"/>
      <w:r>
        <w:t>April 26 / Pashons 1: Nativity of the Theotokos</w:t>
      </w:r>
      <w:bookmarkEnd w:id="1566"/>
    </w:p>
    <w:p w14:paraId="07258AA7" w14:textId="760C46B7"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44CD75" w14:textId="77777777" w:rsidR="00160DE3" w:rsidRDefault="00160DE3" w:rsidP="00160DE3">
      <w:pPr>
        <w:pStyle w:val="Heading3"/>
      </w:pPr>
      <w:bookmarkStart w:id="1567" w:name="_Toc448227587"/>
      <w:r>
        <w:t>April 28 /</w:t>
      </w:r>
      <w:r w:rsidR="00F66BB3">
        <w:t xml:space="preserve"> Pashons 3: Departure of St. Jas</w:t>
      </w:r>
      <w:r>
        <w:t>on the Disciple</w:t>
      </w:r>
      <w:bookmarkEnd w:id="1567"/>
    </w:p>
    <w:p w14:paraId="588AE276" w14:textId="320C1CD5" w:rsidR="00191A26" w:rsidRDefault="00191A26" w:rsidP="00191A26">
      <w:pPr>
        <w:pStyle w:val="Rubric"/>
      </w:pPr>
      <w:bookmarkStart w:id="1568" w:name="_Toc410196215"/>
      <w:bookmarkStart w:id="1569" w:name="_Toc410196457"/>
      <w:bookmarkStart w:id="1570" w:name="_Toc410196959"/>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1EA45A" w14:textId="77777777" w:rsidR="00F66BB3" w:rsidRDefault="00F66BB3" w:rsidP="00F66BB3">
      <w:pPr>
        <w:pStyle w:val="Heading3"/>
      </w:pPr>
      <w:bookmarkStart w:id="1571" w:name="_Toc448227588"/>
      <w:r>
        <w:t>April 28 / Pashons 3: Also St. Theodore</w:t>
      </w:r>
      <w:r w:rsidR="00AF6F9B">
        <w:t xml:space="preserve"> the Disciple of St. Pachom</w:t>
      </w:r>
      <w:bookmarkEnd w:id="1571"/>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2" w:name="_Toc448696653"/>
      <w:bookmarkStart w:id="1573" w:name="May"/>
      <w:bookmarkEnd w:id="1550"/>
      <w:r>
        <w:lastRenderedPageBreak/>
        <w:t>May</w:t>
      </w:r>
      <w:r w:rsidR="00495F1A">
        <w:t xml:space="preserve"> or </w:t>
      </w:r>
      <w:bookmarkEnd w:id="1568"/>
      <w:bookmarkEnd w:id="1569"/>
      <w:bookmarkEnd w:id="1570"/>
      <w:r w:rsidRPr="00FB5E62">
        <w:rPr>
          <w:rFonts w:ascii="FreeSerifAvvaShenouda" w:eastAsia="Arial Unicode MS" w:hAnsi="FreeSerifAvvaShenouda" w:cs="FreeSerifAvvaShenouda"/>
          <w:lang w:val="en-US"/>
        </w:rPr>
        <w:t>Ⲡⲁϣⲁⲛⲥ</w:t>
      </w:r>
      <w:bookmarkEnd w:id="1572"/>
    </w:p>
    <w:bookmarkStart w:id="1574" w:name="_Ref434563583" w:displacedByCustomXml="next"/>
    <w:bookmarkStart w:id="1575" w:name="_Toc410196960" w:displacedByCustomXml="next"/>
    <w:bookmarkStart w:id="1576" w:name="_Toc410196458" w:displacedByCustomXml="next"/>
    <w:bookmarkStart w:id="1577" w:name="_Toc410196216" w:displacedByCustomXml="next"/>
    <w:sdt>
      <w:sdtPr>
        <w:id w:val="-252591667"/>
        <w:docPartObj>
          <w:docPartGallery w:val="Table of Contents"/>
          <w:docPartUnique/>
        </w:docPartObj>
      </w:sdtPr>
      <w:sdtEndPr>
        <w:rPr>
          <w:b/>
          <w:bCs/>
          <w:noProof/>
        </w:rPr>
      </w:sdtEndPr>
      <w:sdtContent>
        <w:p w14:paraId="0F4F800F" w14:textId="3BA2F29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77F0867A" w14:textId="02BC6714" w:rsidR="00E35F1F" w:rsidRDefault="00423B80">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6163FE04" w14:textId="5DA23847" w:rsidR="00E35F1F" w:rsidRDefault="00423B80">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C7DE2">
              <w:rPr>
                <w:noProof/>
                <w:webHidden/>
              </w:rPr>
              <w:t>870</w:t>
            </w:r>
            <w:r w:rsidR="00E35F1F">
              <w:rPr>
                <w:noProof/>
                <w:webHidden/>
              </w:rPr>
              <w:fldChar w:fldCharType="end"/>
            </w:r>
          </w:hyperlink>
        </w:p>
        <w:p w14:paraId="5414B77E" w14:textId="03A02399" w:rsidR="00E35F1F" w:rsidRDefault="00423B80">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39D04706" w14:textId="71959C51" w:rsidR="00E35F1F" w:rsidRDefault="00423B80">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06417A63" w14:textId="3164AFF8" w:rsidR="00E35F1F" w:rsidRDefault="00423B80">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1900ED34" w14:textId="14705EA2" w:rsidR="00E35F1F" w:rsidRDefault="00423B80">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C7DE2">
              <w:rPr>
                <w:noProof/>
                <w:webHidden/>
              </w:rPr>
              <w:t>872</w:t>
            </w:r>
            <w:r w:rsidR="00E35F1F">
              <w:rPr>
                <w:noProof/>
                <w:webHidden/>
              </w:rPr>
              <w:fldChar w:fldCharType="end"/>
            </w:r>
          </w:hyperlink>
        </w:p>
        <w:p w14:paraId="53989112" w14:textId="1860C6E6" w:rsidR="00E35F1F" w:rsidRDefault="00423B80">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1F024DB0" w14:textId="4B3D9F45" w:rsidR="00E35F1F" w:rsidRDefault="00423B80">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366B0CDD" w14:textId="14DD2FD6" w:rsidR="00E35F1F" w:rsidRDefault="00423B80">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43D94F67" w14:textId="61D08187" w:rsidR="00E35F1F" w:rsidRDefault="00423B80">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C7DE2">
              <w:rPr>
                <w:noProof/>
                <w:webHidden/>
              </w:rPr>
              <w:t>874</w:t>
            </w:r>
            <w:r w:rsidR="00E35F1F">
              <w:rPr>
                <w:noProof/>
                <w:webHidden/>
              </w:rPr>
              <w:fldChar w:fldCharType="end"/>
            </w:r>
          </w:hyperlink>
        </w:p>
        <w:p w14:paraId="02C80973" w14:textId="5A50FA72" w:rsidR="00E35F1F" w:rsidRDefault="00423B80">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C7DE2">
              <w:rPr>
                <w:noProof/>
                <w:webHidden/>
              </w:rPr>
              <w:t>882</w:t>
            </w:r>
            <w:r w:rsidR="00E35F1F">
              <w:rPr>
                <w:noProof/>
                <w:webHidden/>
              </w:rPr>
              <w:fldChar w:fldCharType="end"/>
            </w:r>
          </w:hyperlink>
        </w:p>
        <w:p w14:paraId="4F1F2AE3" w14:textId="1EE728AB" w:rsidR="00E35F1F" w:rsidRDefault="00423B80">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C7DE2">
              <w:rPr>
                <w:noProof/>
                <w:webHidden/>
              </w:rPr>
              <w:t>883</w:t>
            </w:r>
            <w:r w:rsidR="00E35F1F">
              <w:rPr>
                <w:noProof/>
                <w:webHidden/>
              </w:rPr>
              <w:fldChar w:fldCharType="end"/>
            </w:r>
          </w:hyperlink>
        </w:p>
        <w:p w14:paraId="79BD2373" w14:textId="6C514F49" w:rsidR="00E35F1F" w:rsidRDefault="00423B80">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C7DE2">
              <w:rPr>
                <w:noProof/>
                <w:webHidden/>
              </w:rPr>
              <w:t>884</w:t>
            </w:r>
            <w:r w:rsidR="00E35F1F">
              <w:rPr>
                <w:noProof/>
                <w:webHidden/>
              </w:rPr>
              <w:fldChar w:fldCharType="end"/>
            </w:r>
          </w:hyperlink>
        </w:p>
        <w:p w14:paraId="6805F394" w14:textId="03C48C0C" w:rsidR="00E35F1F" w:rsidRDefault="00423B80">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475E57E5" w14:textId="1860F04B" w:rsidR="00E35F1F" w:rsidRDefault="00423B80">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095ED1F3" w14:textId="44A4D7F1" w:rsidR="00E35F1F" w:rsidRDefault="00423B80">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C7DE2">
              <w:rPr>
                <w:noProof/>
                <w:webHidden/>
              </w:rPr>
              <w:t>886</w:t>
            </w:r>
            <w:r w:rsidR="00E35F1F">
              <w:rPr>
                <w:noProof/>
                <w:webHidden/>
              </w:rPr>
              <w:fldChar w:fldCharType="end"/>
            </w:r>
          </w:hyperlink>
        </w:p>
        <w:p w14:paraId="15A8FE05" w14:textId="40C8C2BC" w:rsidR="00E35F1F" w:rsidRDefault="00423B80">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F25B5C6" w14:textId="622ACDBA" w:rsidR="00E35F1F" w:rsidRDefault="00423B80">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34BB29FF" w14:textId="2468B6C9" w:rsidR="00E35F1F" w:rsidRDefault="00423B80">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B46F6E7" w14:textId="042CC147" w:rsidR="00E35F1F" w:rsidRDefault="00423B80">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C7DE2">
              <w:rPr>
                <w:noProof/>
                <w:webHidden/>
              </w:rPr>
              <w:t>888</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8" w:name="_Ref436250616"/>
      <w:bookmarkStart w:id="1579" w:name="_Toc448227589"/>
      <w:r>
        <w:lastRenderedPageBreak/>
        <w:t>May 1 / Pashons 6: St. Macarius of Alexandria, the Presbyter</w:t>
      </w:r>
      <w:bookmarkEnd w:id="1574"/>
      <w:bookmarkEnd w:id="1578"/>
      <w:bookmarkEnd w:id="1579"/>
    </w:p>
    <w:p w14:paraId="65054283" w14:textId="77777777" w:rsidR="00137929" w:rsidRDefault="00137929" w:rsidP="00137929">
      <w:pPr>
        <w:pStyle w:val="Heading4"/>
      </w:pPr>
      <w:bookmarkStart w:id="1580" w:name="_Ref434490596"/>
      <w:r>
        <w:t>The Doxology</w:t>
      </w:r>
      <w:r w:rsidR="00B46E6E">
        <w:t xml:space="preserve"> for St. Macarius of Alexandria, the Presbyter</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1" w:name="_Ref434560539"/>
      <w:bookmarkStart w:id="1582" w:name="_Toc448227590"/>
      <w:r>
        <w:t>May 2 / Pashons 7: St. Athanasius the Apostolic</w:t>
      </w:r>
      <w:bookmarkEnd w:id="1581"/>
      <w:bookmarkEnd w:id="1582"/>
    </w:p>
    <w:p w14:paraId="5C918841" w14:textId="77777777" w:rsidR="00EE657B" w:rsidRDefault="00EE657B" w:rsidP="00EE657B">
      <w:pPr>
        <w:pStyle w:val="Heading4"/>
      </w:pPr>
      <w:bookmarkStart w:id="1583" w:name="_Ref434492183"/>
      <w:r>
        <w:t>The Doxology</w:t>
      </w:r>
      <w:r w:rsidR="00B82753">
        <w:t xml:space="preserve"> for St. Athanasius the Apostolic</w:t>
      </w:r>
      <w:bookmarkEnd w:id="1583"/>
    </w:p>
    <w:p w14:paraId="56250E5D" w14:textId="415DADC0"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C7DE2">
        <w:t>The Doxology of St. Athanasius the Apostolic</w:t>
      </w:r>
      <w:r>
        <w:fldChar w:fldCharType="end"/>
      </w:r>
      <w:r>
        <w:t xml:space="preserve">, page </w:t>
      </w:r>
      <w:r>
        <w:fldChar w:fldCharType="begin"/>
      </w:r>
      <w:r>
        <w:instrText xml:space="preserve"> PAGEREF _Ref434492161 \h </w:instrText>
      </w:r>
      <w:r>
        <w:fldChar w:fldCharType="separate"/>
      </w:r>
      <w:r w:rsidR="000C7DE2">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4" w:name="_Ref434492196"/>
      <w:r>
        <w:lastRenderedPageBreak/>
        <w:t>Another</w:t>
      </w:r>
      <w:r w:rsidR="0047441D">
        <w:t xml:space="preserve"> Doxology</w:t>
      </w:r>
      <w:r>
        <w:t xml:space="preserve"> for St. Athanasius the Apostolic</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74"/>
            </w:r>
            <w:r>
              <w:t>;</w:t>
            </w:r>
          </w:p>
          <w:p w14:paraId="38DFDD79" w14:textId="77777777" w:rsidR="0047441D" w:rsidRDefault="0047441D" w:rsidP="0047441D">
            <w:pPr>
              <w:pStyle w:val="EngHang"/>
            </w:pPr>
            <w:r>
              <w:t>He sent them “the Father of Peace</w:t>
            </w:r>
            <w:r>
              <w:rPr>
                <w:rStyle w:val="FootnoteReference"/>
              </w:rPr>
              <w:footnoteReference w:id="97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5" w:name="_Toc448227591"/>
      <w:r>
        <w:t>May 7 / Pashons 12: Commemoration of Archangel Michael</w:t>
      </w:r>
      <w:bookmarkEnd w:id="1585"/>
    </w:p>
    <w:p w14:paraId="127BA10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A474D7E" w14:textId="77777777" w:rsidTr="0082304E">
        <w:trPr>
          <w:cantSplit/>
          <w:jc w:val="center"/>
        </w:trPr>
        <w:tc>
          <w:tcPr>
            <w:tcW w:w="288" w:type="dxa"/>
          </w:tcPr>
          <w:p w14:paraId="2BDDC384" w14:textId="77777777" w:rsidR="000C7DE2" w:rsidRDefault="000C7DE2" w:rsidP="0082304E">
            <w:pPr>
              <w:pStyle w:val="CopticCross"/>
            </w:pPr>
          </w:p>
        </w:tc>
        <w:tc>
          <w:tcPr>
            <w:tcW w:w="3960" w:type="dxa"/>
          </w:tcPr>
          <w:p w14:paraId="75A27258" w14:textId="77777777" w:rsidR="000C7DE2" w:rsidRDefault="000C7DE2" w:rsidP="00C83ECE">
            <w:pPr>
              <w:pStyle w:val="EngHang"/>
            </w:pPr>
            <w:r>
              <w:t>Through the intercessions</w:t>
            </w:r>
          </w:p>
          <w:p w14:paraId="7409A089" w14:textId="77777777" w:rsidR="000C7DE2" w:rsidRDefault="000C7DE2" w:rsidP="00C83ECE">
            <w:pPr>
              <w:pStyle w:val="EngHang"/>
            </w:pPr>
            <w:r>
              <w:t>Of the Four Incorporeal Beasts,</w:t>
            </w:r>
          </w:p>
          <w:p w14:paraId="3060B0AA" w14:textId="77777777" w:rsidR="000C7DE2" w:rsidRDefault="000C7DE2" w:rsidP="00C83ECE">
            <w:pPr>
              <w:pStyle w:val="EngHang"/>
            </w:pPr>
            <w:r>
              <w:t>The ministering flames of fire,</w:t>
            </w:r>
          </w:p>
          <w:p w14:paraId="08663E35" w14:textId="77777777" w:rsidR="000C7DE2" w:rsidRDefault="000C7DE2" w:rsidP="0082304E">
            <w:pPr>
              <w:pStyle w:val="EngHangEnd"/>
            </w:pPr>
            <w:r>
              <w:t>O Lord, grant us the forgiveness of our sins.</w:t>
            </w:r>
          </w:p>
        </w:tc>
        <w:tc>
          <w:tcPr>
            <w:tcW w:w="288" w:type="dxa"/>
          </w:tcPr>
          <w:p w14:paraId="556D1F90" w14:textId="77777777" w:rsidR="000C7DE2" w:rsidRDefault="000C7DE2" w:rsidP="0082304E"/>
        </w:tc>
        <w:tc>
          <w:tcPr>
            <w:tcW w:w="288" w:type="dxa"/>
          </w:tcPr>
          <w:p w14:paraId="5660CCE0" w14:textId="77777777" w:rsidR="000C7DE2" w:rsidRDefault="000C7DE2" w:rsidP="0082304E">
            <w:pPr>
              <w:pStyle w:val="CopticCross"/>
            </w:pPr>
          </w:p>
        </w:tc>
        <w:tc>
          <w:tcPr>
            <w:tcW w:w="3960" w:type="dxa"/>
          </w:tcPr>
          <w:p w14:paraId="5AA086FD" w14:textId="77777777" w:rsidR="000C7DE2" w:rsidRDefault="000C7DE2" w:rsidP="00C83ECE">
            <w:pPr>
              <w:pStyle w:val="CopticVersemulti-line"/>
            </w:pPr>
            <w:r>
              <w:t>Ϩⲓⲧⲉⲛ ⲛⲓⲡ̀ⲣⲉⲥⲃⲓⲁ̀</w:t>
            </w:r>
          </w:p>
          <w:p w14:paraId="5B677B0A" w14:textId="77777777" w:rsidR="000C7DE2" w:rsidRDefault="000C7DE2" w:rsidP="00C83ECE">
            <w:pPr>
              <w:pStyle w:val="CopticVersemulti-line"/>
            </w:pPr>
            <w:r>
              <w:t>ⲛ̀ⲧⲉ ⲡⲓϥ̀ⲧⲟⲩ ⲛ̀ⲍⲱⲟⲛ ⲛ̀ⲁⲥⲱⲙⲁⲧⲟⲥ</w:t>
            </w:r>
          </w:p>
          <w:p w14:paraId="2BE81463" w14:textId="77777777" w:rsidR="000C7DE2" w:rsidRDefault="000C7DE2" w:rsidP="00C83ECE">
            <w:pPr>
              <w:pStyle w:val="CopticVersemulti-line"/>
            </w:pPr>
            <w:r>
              <w:t>ⲛ̀ⲗⲓⲧⲟⲩⲣⲅⲟⲥ ⲛ̀ϣⲁϩ ⲛ̀ⲭ̀ⲣⲟⲙ:</w:t>
            </w:r>
          </w:p>
          <w:p w14:paraId="0162E712" w14:textId="77777777" w:rsidR="000C7DE2" w:rsidRPr="00C35319" w:rsidRDefault="000C7DE2" w:rsidP="00C83ECE">
            <w:pPr>
              <w:pStyle w:val="CopticHangingVerse"/>
            </w:pPr>
            <w:r>
              <w:t>Ⲡϭⲟⲓⲥ ⲁⲣⲓϩ̀ⲙⲟⲧ ⲛⲁⲛ ⲙ̀ⲡⲓⲭⲱ ⲉ̀ⲃⲟⲗ ⲛ̀ⲧⲉ ⲛⲉⲛⲛⲟⲃⲓ.</w:t>
            </w:r>
          </w:p>
        </w:tc>
      </w:tr>
    </w:tbl>
    <w:p w14:paraId="2C74BE35"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6EE9A3B" w14:textId="77777777" w:rsidTr="00C83ECE">
        <w:trPr>
          <w:cantSplit/>
          <w:jc w:val="center"/>
        </w:trPr>
        <w:tc>
          <w:tcPr>
            <w:tcW w:w="288" w:type="dxa"/>
          </w:tcPr>
          <w:p w14:paraId="15B1B79F" w14:textId="77777777" w:rsidR="000C7DE2" w:rsidRDefault="000C7DE2" w:rsidP="00C83ECE">
            <w:pPr>
              <w:pStyle w:val="CopticCross"/>
            </w:pPr>
          </w:p>
        </w:tc>
        <w:tc>
          <w:tcPr>
            <w:tcW w:w="3960" w:type="dxa"/>
          </w:tcPr>
          <w:p w14:paraId="5DDE035C" w14:textId="77777777" w:rsidR="000C7DE2" w:rsidRDefault="000C7DE2" w:rsidP="00C83ECE">
            <w:pPr>
              <w:pStyle w:val="EngHang"/>
            </w:pPr>
            <w:r>
              <w:t>Hail to the four incorporeal living beasts,</w:t>
            </w:r>
          </w:p>
          <w:p w14:paraId="2933CDE5" w14:textId="77777777" w:rsidR="000C7DE2" w:rsidRDefault="000C7DE2" w:rsidP="00C83ECE">
            <w:pPr>
              <w:pStyle w:val="EngHang"/>
            </w:pPr>
            <w:r>
              <w:t>Carrying the throne of God,</w:t>
            </w:r>
          </w:p>
          <w:p w14:paraId="436E8C21" w14:textId="77777777" w:rsidR="000C7DE2" w:rsidRDefault="000C7DE2" w:rsidP="00C83ECE">
            <w:pPr>
              <w:pStyle w:val="EngHang"/>
            </w:pPr>
            <w:r>
              <w:t>A lion’s face, and a calf’s face,</w:t>
            </w:r>
          </w:p>
          <w:p w14:paraId="0302A1D6" w14:textId="77777777" w:rsidR="000C7DE2" w:rsidRDefault="000C7DE2" w:rsidP="00C83ECE">
            <w:pPr>
              <w:pStyle w:val="EngHangEnd"/>
            </w:pPr>
            <w:r>
              <w:t>A man’s face, and an eagle’s face.</w:t>
            </w:r>
          </w:p>
        </w:tc>
        <w:tc>
          <w:tcPr>
            <w:tcW w:w="288" w:type="dxa"/>
          </w:tcPr>
          <w:p w14:paraId="17074C09" w14:textId="77777777" w:rsidR="000C7DE2" w:rsidRDefault="000C7DE2" w:rsidP="00C83ECE"/>
        </w:tc>
        <w:tc>
          <w:tcPr>
            <w:tcW w:w="288" w:type="dxa"/>
          </w:tcPr>
          <w:p w14:paraId="0DFCBF14" w14:textId="77777777" w:rsidR="000C7DE2" w:rsidRDefault="000C7DE2" w:rsidP="00C83ECE">
            <w:pPr>
              <w:pStyle w:val="CopticCross"/>
            </w:pPr>
          </w:p>
        </w:tc>
        <w:tc>
          <w:tcPr>
            <w:tcW w:w="3960" w:type="dxa"/>
          </w:tcPr>
          <w:p w14:paraId="343B2986" w14:textId="77777777" w:rsidR="000C7DE2" w:rsidRDefault="000C7DE2" w:rsidP="00C83ECE">
            <w:pPr>
              <w:pStyle w:val="CopticVersemulti-line"/>
            </w:pPr>
            <w:r>
              <w:t>Ⲭⲉⲣⲉ ⲡⲓϥ̀ⲧⲟⲩ ⲛ̀ⲍⲱⲟⲛ ⲛ̀ⲁ̀ⲥⲱⲙⲁⲧⲟⲥ:</w:t>
            </w:r>
          </w:p>
          <w:p w14:paraId="5CB4C98D" w14:textId="77777777" w:rsidR="000C7DE2" w:rsidRDefault="000C7DE2" w:rsidP="00C83ECE">
            <w:pPr>
              <w:pStyle w:val="CopticVersemulti-line"/>
            </w:pPr>
            <w:r>
              <w:t>ⲉⲧϥⲁⲓ ϧⲁ ⲡⲓϩⲁⲣⲙⲁ ⲛ̀ⲧⲉ Ⲫϯ:</w:t>
            </w:r>
          </w:p>
          <w:p w14:paraId="1EA51831" w14:textId="77777777" w:rsidR="000C7DE2" w:rsidRDefault="000C7DE2" w:rsidP="00C83ECE">
            <w:pPr>
              <w:pStyle w:val="CopticVersemulti-line"/>
            </w:pPr>
            <w:r>
              <w:t>ⲟⲩϩⲟ ⲙ̀ⲙⲟⲩⲓ̀ ⲛⲉⲙ ⲟⲩϩⲟ ⲙ̀ⲙⲁⲥⲓ:</w:t>
            </w:r>
          </w:p>
          <w:p w14:paraId="3E9DCDD8" w14:textId="77777777" w:rsidR="000C7DE2" w:rsidRPr="00C35319" w:rsidRDefault="000C7DE2" w:rsidP="00C83ECE">
            <w:pPr>
              <w:pStyle w:val="CopticHangingVerse"/>
            </w:pPr>
            <w:r>
              <w:t>ⲛⲉⲙ ⲟⲩϩⲟ ⲛ̀ⲣⲱⲙⲓ ⲛⲉⲙ ⲟⲩϩⲟ ⲛ̀ⲁ̀ⲏ̀ⲧⲟⲥ.</w:t>
            </w:r>
          </w:p>
        </w:tc>
      </w:tr>
    </w:tbl>
    <w:p w14:paraId="4A9F9D34" w14:textId="77777777" w:rsidR="000C7DE2" w:rsidRDefault="000C7DE2" w:rsidP="0082304E">
      <w:pPr>
        <w:pStyle w:val="Heading4"/>
      </w:pPr>
      <w:r>
        <w:t>The Gospel Response for the Four Incorporeal Beasts</w:t>
      </w:r>
    </w:p>
    <w:p w14:paraId="685EB093" w14:textId="77777777" w:rsidR="000C7DE2" w:rsidRPr="00C14556" w:rsidRDefault="000C7DE2" w:rsidP="00C14556">
      <w:pPr>
        <w:pStyle w:val="Rubric"/>
      </w:pPr>
      <w:r>
        <w:t>The last verse of the Doxology may be inserted into the Annual Gospel Response.</w:t>
      </w:r>
    </w:p>
    <w:p w14:paraId="0F7BBC47" w14:textId="06465964"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8F2AB5D" w14:textId="77777777" w:rsidR="00B53E05" w:rsidRDefault="00B53E05" w:rsidP="00B53E05">
      <w:pPr>
        <w:pStyle w:val="Heading3"/>
      </w:pPr>
      <w:bookmarkStart w:id="1586" w:name="_Toc448227592"/>
      <w:r>
        <w:lastRenderedPageBreak/>
        <w:t>May 7 / Pashons 12: Also the Consecration of the Church of St. Demiana</w:t>
      </w:r>
      <w:bookmarkEnd w:id="1586"/>
    </w:p>
    <w:p w14:paraId="30A4D1C6" w14:textId="300843C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C7DE2">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C7DE2">
        <w:rPr>
          <w:noProof/>
        </w:rPr>
        <w:t>824</w:t>
      </w:r>
      <w:r w:rsidR="002409EF">
        <w:fldChar w:fldCharType="end"/>
      </w:r>
      <w:r>
        <w:t>.</w:t>
      </w:r>
    </w:p>
    <w:p w14:paraId="3E105B3E" w14:textId="77777777" w:rsidR="00220DFD" w:rsidRDefault="00220DFD" w:rsidP="00220DFD">
      <w:pPr>
        <w:pStyle w:val="Heading3"/>
      </w:pPr>
      <w:bookmarkStart w:id="1587" w:name="_Toc448227593"/>
      <w:r>
        <w:t>May 8 / Pashons 13 St. Junia of the Seventy Two Disciples</w:t>
      </w:r>
      <w:bookmarkEnd w:id="1587"/>
    </w:p>
    <w:p w14:paraId="148929D9" w14:textId="1F66B3A6"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D1738E1" w14:textId="77777777" w:rsidR="00220DFD" w:rsidRDefault="00220DFD" w:rsidP="00220DFD">
      <w:pPr>
        <w:pStyle w:val="Heading3"/>
      </w:pPr>
      <w:bookmarkStart w:id="1588" w:name="_Toc448227594"/>
      <w:r>
        <w:t xml:space="preserve">May 8 / Pashons 13 Also St. </w:t>
      </w:r>
      <w:commentRangeStart w:id="1589"/>
      <w:r>
        <w:t>Arsenius</w:t>
      </w:r>
      <w:commentRangeEnd w:id="1589"/>
      <w:r>
        <w:rPr>
          <w:rStyle w:val="CommentReference"/>
          <w:rFonts w:eastAsiaTheme="minorHAnsi" w:cstheme="minorBidi"/>
          <w:b w:val="0"/>
          <w:bCs w:val="0"/>
        </w:rPr>
        <w:commentReference w:id="1589"/>
      </w:r>
      <w:bookmarkEnd w:id="1588"/>
    </w:p>
    <w:p w14:paraId="2EEE01C8" w14:textId="77777777" w:rsidR="00220DFD" w:rsidRDefault="00220DFD" w:rsidP="00220DFD">
      <w:pPr>
        <w:pStyle w:val="Heading4"/>
      </w:pPr>
      <w:bookmarkStart w:id="1590" w:name="_Ref434490892"/>
      <w:r>
        <w:t>The Doxology</w:t>
      </w:r>
      <w:r w:rsidR="00810F04">
        <w:t xml:space="preserve"> for St. Arsenius</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1" w:name="_Toc448227595"/>
      <w:r>
        <w:t>May 9 / Pashons 14: St. Pachomius</w:t>
      </w:r>
      <w:bookmarkEnd w:id="1591"/>
    </w:p>
    <w:p w14:paraId="1731E46B" w14:textId="77777777" w:rsidR="00C30529" w:rsidRDefault="00C30529" w:rsidP="00C30529">
      <w:pPr>
        <w:pStyle w:val="Heading4"/>
      </w:pPr>
      <w:bookmarkStart w:id="1592" w:name="_Ref434491150"/>
      <w:r>
        <w:t>The Doxology</w:t>
      </w:r>
      <w:r w:rsidR="00810F04">
        <w:t xml:space="preserve"> for St. Pachomius</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3" w:name="_Toc448227596"/>
      <w:r>
        <w:t>May 11 / Pashons 16: Commemoration of St. John the Evangelist</w:t>
      </w:r>
      <w:bookmarkEnd w:id="1593"/>
    </w:p>
    <w:p w14:paraId="2ADA71D1" w14:textId="067D5683"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C7DE2">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C7DE2">
        <w:rPr>
          <w:noProof/>
        </w:rPr>
        <w:t>769</w:t>
      </w:r>
      <w:r w:rsidR="002409EF">
        <w:fldChar w:fldCharType="end"/>
      </w:r>
      <w:r>
        <w:t>.</w:t>
      </w:r>
    </w:p>
    <w:p w14:paraId="194D23B6" w14:textId="77777777" w:rsidR="005329C1" w:rsidRDefault="005329C1" w:rsidP="005329C1">
      <w:pPr>
        <w:pStyle w:val="Heading3"/>
      </w:pPr>
      <w:bookmarkStart w:id="1594" w:name="_Toc448227597"/>
      <w:r>
        <w:t>May 16 / Pashons 21: Commemoration of the Theotokos</w:t>
      </w:r>
      <w:bookmarkEnd w:id="1594"/>
    </w:p>
    <w:p w14:paraId="3F5FCD37" w14:textId="075EA62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950977D" w14:textId="77777777" w:rsidR="00160DE3" w:rsidRDefault="00160DE3" w:rsidP="00160DE3">
      <w:pPr>
        <w:pStyle w:val="Heading3"/>
      </w:pPr>
      <w:bookmarkStart w:id="1595" w:name="_Toc448227598"/>
      <w:r>
        <w:t xml:space="preserve">May 17 / Pashons 22: Departure of St. Andronicus the </w:t>
      </w:r>
      <w:r w:rsidR="00191A26">
        <w:t>Disciple</w:t>
      </w:r>
      <w:bookmarkEnd w:id="1595"/>
    </w:p>
    <w:p w14:paraId="03D06E74" w14:textId="1133EFE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E2A1C06" w14:textId="77777777" w:rsidR="00495F1A" w:rsidRDefault="00C30529" w:rsidP="00495F1A">
      <w:pPr>
        <w:pStyle w:val="Heading3"/>
      </w:pPr>
      <w:bookmarkStart w:id="1596" w:name="_Toc448227599"/>
      <w:r>
        <w:lastRenderedPageBreak/>
        <w:t xml:space="preserve">May 19 / Pashons 24: </w:t>
      </w:r>
      <w:r w:rsidR="00495F1A">
        <w:t>The Entrance into Egypt</w:t>
      </w:r>
      <w:bookmarkEnd w:id="1577"/>
      <w:bookmarkEnd w:id="1576"/>
      <w:bookmarkEnd w:id="1575"/>
      <w:bookmarkEnd w:id="1596"/>
    </w:p>
    <w:p w14:paraId="608201BF" w14:textId="77777777" w:rsidR="00C30529" w:rsidRDefault="00C30529" w:rsidP="00C30529">
      <w:pPr>
        <w:pStyle w:val="Heading4"/>
      </w:pPr>
      <w:bookmarkStart w:id="1597" w:name="_Ref434477906"/>
      <w:r>
        <w:t>The Doxology</w:t>
      </w:r>
      <w:r w:rsidR="00E21EA3">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8" w:name="_Ref434476089"/>
      <w:r>
        <w:lastRenderedPageBreak/>
        <w:t>The Psali Adam</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9" w:name="_Ref434476112"/>
      <w:r>
        <w:t>The Psali Batos</w:t>
      </w:r>
      <w:r w:rsidR="006C1B94">
        <w:t xml:space="preserve"> for the Entrance into Egypt</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0"/>
            <w:r>
              <w:t>approached</w:t>
            </w:r>
            <w:commentRangeEnd w:id="1600"/>
            <w:r>
              <w:rPr>
                <w:rStyle w:val="CommentReference"/>
              </w:rPr>
              <w:commentReference w:id="160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1"/>
            <w:r>
              <w:t xml:space="preserve">Ⲫⲱⲕ </w:t>
            </w:r>
            <w:commentRangeEnd w:id="1601"/>
            <w:r>
              <w:rPr>
                <w:rStyle w:val="CommentReference"/>
                <w:rFonts w:ascii="Times New Roman" w:hAnsi="Times New Roman"/>
              </w:rPr>
              <w:commentReference w:id="160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2" w:name="_Toc448227600"/>
      <w:r>
        <w:t>May 19 / Pashons 24: Also, St. Pashnouni, the Monk and Martyr</w:t>
      </w:r>
      <w:bookmarkEnd w:id="1602"/>
    </w:p>
    <w:p w14:paraId="408F0E44" w14:textId="77777777" w:rsidR="00A055D8" w:rsidRDefault="00A055D8" w:rsidP="00A055D8">
      <w:pPr>
        <w:pStyle w:val="Heading4"/>
      </w:pPr>
      <w:bookmarkStart w:id="1603" w:name="_Ref434491429"/>
      <w:r>
        <w:t>The Doxology</w:t>
      </w:r>
      <w:r w:rsidR="00810F04">
        <w:t xml:space="preserve"> for St. Pashnouni</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4" w:name="_Toc448227601"/>
      <w:r>
        <w:t xml:space="preserve">May 21 / Pashons 26: </w:t>
      </w:r>
      <w:r w:rsidR="00072324">
        <w:t>Martyrdom of St. Thomas the Apostle</w:t>
      </w:r>
      <w:bookmarkEnd w:id="1604"/>
    </w:p>
    <w:p w14:paraId="574A2F34" w14:textId="13F37288"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401C91D" w14:textId="77777777" w:rsidR="007A6E4F" w:rsidRDefault="007A6E4F" w:rsidP="00160DE3">
      <w:pPr>
        <w:pStyle w:val="Heading3"/>
      </w:pPr>
      <w:bookmarkStart w:id="1605" w:name="_Toc448227602"/>
      <w:r>
        <w:lastRenderedPageBreak/>
        <w:t>May 22 / Pashons 27: St. Thomas the Anchorite</w:t>
      </w:r>
      <w:bookmarkEnd w:id="1605"/>
    </w:p>
    <w:p w14:paraId="638D349A" w14:textId="77777777" w:rsidR="007A6E4F" w:rsidRDefault="007A6E4F" w:rsidP="007A6E4F">
      <w:pPr>
        <w:pStyle w:val="Heading4"/>
      </w:pPr>
      <w:bookmarkStart w:id="1606" w:name="_Ref434490403"/>
      <w:r>
        <w:t>The Doxology</w:t>
      </w:r>
      <w:r w:rsidR="00B46E6E">
        <w:t xml:space="preserve"> for St. Thomas the Anchorite</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7"/>
            <w:r>
              <w:t>Like amber</w:t>
            </w:r>
          </w:p>
          <w:p w14:paraId="2CE5E879" w14:textId="77777777" w:rsidR="007A6E4F" w:rsidRDefault="007A6E4F" w:rsidP="007A6E4F">
            <w:pPr>
              <w:pStyle w:val="EngHangEnd"/>
            </w:pPr>
            <w:r>
              <w:t>Spreading in paradise.</w:t>
            </w:r>
            <w:commentRangeEnd w:id="1607"/>
            <w:r>
              <w:rPr>
                <w:rStyle w:val="CommentReference"/>
                <w:rFonts w:ascii="Times New Roman" w:eastAsiaTheme="minorHAnsi" w:hAnsi="Times New Roman" w:cstheme="minorBidi"/>
                <w:color w:val="auto"/>
              </w:rPr>
              <w:commentReference w:id="1607"/>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8" w:name="_Toc448227603"/>
      <w:r>
        <w:t>May 24 (25) / Pashons 29: Commemoration of the Annunciation, Nativity, and Resurrection on the 29</w:t>
      </w:r>
      <w:r w:rsidRPr="00C0205C">
        <w:rPr>
          <w:vertAlign w:val="superscript"/>
        </w:rPr>
        <w:t>th</w:t>
      </w:r>
      <w:r>
        <w:t xml:space="preserve"> of Every Month</w:t>
      </w:r>
      <w:bookmarkEnd w:id="1608"/>
    </w:p>
    <w:p w14:paraId="328345A0" w14:textId="6CED323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5949E7" w14:textId="702B32CB" w:rsidR="00D552F6" w:rsidRDefault="00D552F6" w:rsidP="00D552F6">
      <w:pPr>
        <w:pStyle w:val="Heading3"/>
      </w:pPr>
      <w:bookmarkStart w:id="1609" w:name="_Toc448227604"/>
      <w:r>
        <w:t xml:space="preserve">May 24 (25) / Pashons 29: Also St. </w:t>
      </w:r>
      <w:r w:rsidR="00F525F0">
        <w:t>Simeon</w:t>
      </w:r>
      <w:r>
        <w:t xml:space="preserve"> the Stylite</w:t>
      </w:r>
      <w:bookmarkEnd w:id="1609"/>
    </w:p>
    <w:p w14:paraId="6BC6625E" w14:textId="07CBC558" w:rsidR="00F525F0" w:rsidRPr="00F525F0" w:rsidRDefault="00F525F0" w:rsidP="00F525F0">
      <w:pPr>
        <w:pStyle w:val="Heading4"/>
      </w:pPr>
      <w:bookmarkStart w:id="1610" w:name="_Ref439328220"/>
      <w:r>
        <w:t>The Doxology for St. Simeon the Stylite</w:t>
      </w:r>
      <w:r w:rsidR="00BD2B3F">
        <w:rPr>
          <w:rStyle w:val="FootnoteReference"/>
        </w:rPr>
        <w:footnoteReference w:id="976"/>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1" w:name="_Toc448227605"/>
      <w:r>
        <w:t>May 25 / Pashons 30: Departure of St. Fournous the Disciple</w:t>
      </w:r>
      <w:bookmarkEnd w:id="1611"/>
    </w:p>
    <w:p w14:paraId="78E47792" w14:textId="05AE8EA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FCC02EA" w14:textId="77777777" w:rsidR="00F26510" w:rsidRDefault="00F26510" w:rsidP="00F26510">
      <w:pPr>
        <w:pStyle w:val="Heading3"/>
      </w:pPr>
      <w:bookmarkStart w:id="1612" w:name="_Toc448227606"/>
      <w:r>
        <w:lastRenderedPageBreak/>
        <w:t>May 27 / Paoni 2: St. Commemoration of the Appearance of the Bodies of St. John the Baptist and Elisha the Prophet</w:t>
      </w:r>
      <w:bookmarkEnd w:id="1612"/>
    </w:p>
    <w:p w14:paraId="0098B3FD" w14:textId="235E00ED"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7D3D9074" w14:textId="77777777" w:rsidR="00601ED3" w:rsidRDefault="00601ED3" w:rsidP="00601ED3">
      <w:pPr>
        <w:pStyle w:val="Heading3"/>
      </w:pPr>
      <w:bookmarkStart w:id="1613" w:name="_Toc448227607"/>
      <w:r>
        <w:t>May 28 / Paoni 3: Consecration of St. George’s Church</w:t>
      </w:r>
      <w:bookmarkEnd w:id="1613"/>
    </w:p>
    <w:p w14:paraId="3DDB9E0A" w14:textId="1B14C6A5"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C7DE2">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C7DE2">
        <w:rPr>
          <w:noProof/>
        </w:rPr>
        <w:t>862</w:t>
      </w:r>
      <w:r w:rsidR="002409EF">
        <w:fldChar w:fldCharType="end"/>
      </w:r>
      <w:r>
        <w:t>.</w:t>
      </w:r>
    </w:p>
    <w:p w14:paraId="2D4ABA3A" w14:textId="77777777" w:rsidR="00C30529" w:rsidRDefault="00C30529" w:rsidP="00C30529">
      <w:pPr>
        <w:pStyle w:val="Heading3"/>
      </w:pPr>
      <w:bookmarkStart w:id="1614" w:name="_Toc448227608"/>
      <w:r>
        <w:t xml:space="preserve">May 28 / Paoni 3: </w:t>
      </w:r>
      <w:r w:rsidR="00601ED3">
        <w:t xml:space="preserve">Also </w:t>
      </w:r>
      <w:r>
        <w:t>St. Abraam of Fayyoum</w:t>
      </w:r>
      <w:bookmarkEnd w:id="1614"/>
    </w:p>
    <w:p w14:paraId="26D71FAF" w14:textId="77777777" w:rsidR="00C30529" w:rsidRDefault="00C30529" w:rsidP="00C30529">
      <w:pPr>
        <w:pStyle w:val="Heading4"/>
      </w:pPr>
      <w:bookmarkStart w:id="1615" w:name="_Ref434492469"/>
      <w:r>
        <w:t>The Doxology</w:t>
      </w:r>
      <w:r w:rsidR="00B82753">
        <w:t xml:space="preserve"> for St. Abraam of Fayyoum</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7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9" w:name="_Toc448227609"/>
      <w:r>
        <w:t>May 30 / Paoni 5: Consecration of the Church of St. Victor</w:t>
      </w:r>
      <w:bookmarkEnd w:id="1619"/>
    </w:p>
    <w:p w14:paraId="311B6702" w14:textId="6485E1F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C7DE2">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C7DE2">
        <w:rPr>
          <w:noProof/>
        </w:rPr>
        <w:t>721</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0" w:name="_Toc410196217"/>
      <w:bookmarkStart w:id="1621" w:name="_Toc410196459"/>
      <w:bookmarkStart w:id="1622" w:name="_Toc410196961"/>
      <w:bookmarkStart w:id="1623" w:name="_Toc448696654"/>
      <w:bookmarkStart w:id="1624" w:name="June"/>
      <w:bookmarkEnd w:id="1573"/>
      <w:r>
        <w:lastRenderedPageBreak/>
        <w:t>June</w:t>
      </w:r>
      <w:bookmarkEnd w:id="1620"/>
      <w:bookmarkEnd w:id="1621"/>
      <w:bookmarkEnd w:id="1622"/>
      <w:r w:rsidR="00C30529">
        <w:t xml:space="preserve"> or </w:t>
      </w:r>
      <w:r w:rsidR="00C30529">
        <w:rPr>
          <w:rFonts w:ascii="FreeSerifAvvaShenouda" w:hAnsi="FreeSerifAvvaShenouda" w:cs="FreeSerifAvvaShenouda"/>
        </w:rPr>
        <w:t>Ⲡⲁⲱⲛⲉ</w:t>
      </w:r>
      <w:bookmarkEnd w:id="1623"/>
    </w:p>
    <w:sdt>
      <w:sdtPr>
        <w:id w:val="-1182355935"/>
        <w:docPartObj>
          <w:docPartGallery w:val="Table of Contents"/>
          <w:docPartUnique/>
        </w:docPartObj>
      </w:sdtPr>
      <w:sdtEndPr>
        <w:rPr>
          <w:b/>
          <w:bCs/>
          <w:noProof/>
        </w:rPr>
      </w:sdtEndPr>
      <w:sdtContent>
        <w:p w14:paraId="188AD747" w14:textId="314CEC4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C7DE2">
              <w:rPr>
                <w:noProof/>
                <w:webHidden/>
              </w:rPr>
              <w:t>890</w:t>
            </w:r>
            <w:r w:rsidR="00E35F1F">
              <w:rPr>
                <w:noProof/>
                <w:webHidden/>
              </w:rPr>
              <w:fldChar w:fldCharType="end"/>
            </w:r>
          </w:hyperlink>
        </w:p>
        <w:p w14:paraId="21716B4D" w14:textId="72DF85AE" w:rsidR="00E35F1F" w:rsidRDefault="00423B80">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C7DE2">
              <w:rPr>
                <w:noProof/>
                <w:webHidden/>
              </w:rPr>
              <w:t>897</w:t>
            </w:r>
            <w:r w:rsidR="00E35F1F">
              <w:rPr>
                <w:noProof/>
                <w:webHidden/>
              </w:rPr>
              <w:fldChar w:fldCharType="end"/>
            </w:r>
          </w:hyperlink>
        </w:p>
        <w:p w14:paraId="172E3EC5" w14:textId="36978AD8" w:rsidR="00E35F1F" w:rsidRDefault="00423B80">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C7DE2">
              <w:rPr>
                <w:noProof/>
                <w:webHidden/>
              </w:rPr>
              <w:t>898</w:t>
            </w:r>
            <w:r w:rsidR="00E35F1F">
              <w:rPr>
                <w:noProof/>
                <w:webHidden/>
              </w:rPr>
              <w:fldChar w:fldCharType="end"/>
            </w:r>
          </w:hyperlink>
        </w:p>
        <w:p w14:paraId="642ABE37" w14:textId="60C82781" w:rsidR="00E35F1F" w:rsidRDefault="00423B80">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C7DE2">
              <w:rPr>
                <w:noProof/>
                <w:webHidden/>
              </w:rPr>
              <w:t>899</w:t>
            </w:r>
            <w:r w:rsidR="00E35F1F">
              <w:rPr>
                <w:noProof/>
                <w:webHidden/>
              </w:rPr>
              <w:fldChar w:fldCharType="end"/>
            </w:r>
          </w:hyperlink>
        </w:p>
        <w:p w14:paraId="56D03C17" w14:textId="1A614040" w:rsidR="00E35F1F" w:rsidRDefault="00423B80">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D9E1EB7" w14:textId="0714AE00" w:rsidR="00E35F1F" w:rsidRDefault="00423B80">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60D1C97" w14:textId="774B7BA0" w:rsidR="00E35F1F" w:rsidRDefault="00423B80">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400E729F" w14:textId="1ED64055" w:rsidR="00E35F1F" w:rsidRDefault="00423B80">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05500639" w14:textId="5FE5E868" w:rsidR="00E35F1F" w:rsidRDefault="00423B80">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6A0B5E9E" w14:textId="4F6761C8" w:rsidR="00E35F1F" w:rsidRDefault="00423B80">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5139D027" w14:textId="61AD49C2" w:rsidR="00E35F1F" w:rsidRDefault="00423B80">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1F35291" w14:textId="4E59A808" w:rsidR="00E35F1F" w:rsidRDefault="00423B80">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EB35BD1" w14:textId="1111653A" w:rsidR="00E35F1F" w:rsidRDefault="00423B80">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1D64448" w14:textId="3A5CB1FC" w:rsidR="00E35F1F" w:rsidRDefault="00423B80">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4065274" w14:textId="50DEC286" w:rsidR="00E35F1F" w:rsidRDefault="00423B80">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7195ECE0" w14:textId="0C0162B0" w:rsidR="00E35F1F" w:rsidRDefault="00423B80">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1FAD4B2F" w14:textId="58EC0683" w:rsidR="00E35F1F" w:rsidRDefault="00423B80">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629FCA6" w14:textId="532A1B4C" w:rsidR="00E35F1F" w:rsidRDefault="00423B80">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3CE5D73" w14:textId="140C5D09" w:rsidR="00E35F1F" w:rsidRDefault="00423B80">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EE3C2E5" w14:textId="4A4C6550" w:rsidR="00E35F1F" w:rsidRDefault="00423B80">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C7DE2">
              <w:rPr>
                <w:noProof/>
                <w:webHidden/>
              </w:rPr>
              <w:t>915</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5" w:name="_Toc448227610"/>
      <w:r>
        <w:lastRenderedPageBreak/>
        <w:t>The Apostles' Fast</w:t>
      </w:r>
      <w:bookmarkEnd w:id="1625"/>
    </w:p>
    <w:p w14:paraId="06362FF7" w14:textId="77777777" w:rsidR="00654C55" w:rsidRDefault="00654C55" w:rsidP="00654C55">
      <w:pPr>
        <w:pStyle w:val="Heading4"/>
      </w:pPr>
      <w:bookmarkStart w:id="1626" w:name="_Ref434476183"/>
      <w:r>
        <w:t>The Psali Adam</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7" w:name="_Ref434476204"/>
      <w:r>
        <w:t>The Psali Batos</w:t>
      </w:r>
      <w:r w:rsidR="006C1B94">
        <w:t xml:space="preserve"> for the Apostles’ Fast</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28"/>
            <w:r>
              <w:t xml:space="preserve">the </w:t>
            </w:r>
            <w:commentRangeEnd w:id="1628"/>
            <w:r>
              <w:rPr>
                <w:rStyle w:val="CommentReference"/>
              </w:rPr>
              <w:commentReference w:id="1628"/>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9" w:name="_Toc448227611"/>
      <w:r>
        <w:t>June 6 / Paoni 12: Commemoration of Archangel Michael</w:t>
      </w:r>
      <w:bookmarkEnd w:id="1629"/>
    </w:p>
    <w:p w14:paraId="7B5AEE5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D87A8D" w14:textId="77777777" w:rsidTr="0082304E">
        <w:trPr>
          <w:cantSplit/>
          <w:jc w:val="center"/>
        </w:trPr>
        <w:tc>
          <w:tcPr>
            <w:tcW w:w="288" w:type="dxa"/>
          </w:tcPr>
          <w:p w14:paraId="6A76F3A5" w14:textId="77777777" w:rsidR="000C7DE2" w:rsidRDefault="000C7DE2" w:rsidP="0082304E">
            <w:pPr>
              <w:pStyle w:val="CopticCross"/>
            </w:pPr>
          </w:p>
        </w:tc>
        <w:tc>
          <w:tcPr>
            <w:tcW w:w="3960" w:type="dxa"/>
          </w:tcPr>
          <w:p w14:paraId="706DF201" w14:textId="77777777" w:rsidR="000C7DE2" w:rsidRDefault="000C7DE2" w:rsidP="00C83ECE">
            <w:pPr>
              <w:pStyle w:val="EngHang"/>
            </w:pPr>
            <w:r>
              <w:t>Through the intercessions</w:t>
            </w:r>
          </w:p>
          <w:p w14:paraId="44EA143D" w14:textId="77777777" w:rsidR="000C7DE2" w:rsidRDefault="000C7DE2" w:rsidP="00C83ECE">
            <w:pPr>
              <w:pStyle w:val="EngHang"/>
            </w:pPr>
            <w:r>
              <w:t>Of the Four Incorporeal Beasts,</w:t>
            </w:r>
          </w:p>
          <w:p w14:paraId="63173602" w14:textId="77777777" w:rsidR="000C7DE2" w:rsidRDefault="000C7DE2" w:rsidP="00C83ECE">
            <w:pPr>
              <w:pStyle w:val="EngHang"/>
            </w:pPr>
            <w:r>
              <w:t>The ministering flames of fire,</w:t>
            </w:r>
          </w:p>
          <w:p w14:paraId="0C7FE05E" w14:textId="77777777" w:rsidR="000C7DE2" w:rsidRDefault="000C7DE2" w:rsidP="0082304E">
            <w:pPr>
              <w:pStyle w:val="EngHangEnd"/>
            </w:pPr>
            <w:r>
              <w:t>O Lord, grant us the forgiveness of our sins.</w:t>
            </w:r>
          </w:p>
        </w:tc>
        <w:tc>
          <w:tcPr>
            <w:tcW w:w="288" w:type="dxa"/>
          </w:tcPr>
          <w:p w14:paraId="20CF305F" w14:textId="77777777" w:rsidR="000C7DE2" w:rsidRDefault="000C7DE2" w:rsidP="0082304E"/>
        </w:tc>
        <w:tc>
          <w:tcPr>
            <w:tcW w:w="288" w:type="dxa"/>
          </w:tcPr>
          <w:p w14:paraId="477F6528" w14:textId="77777777" w:rsidR="000C7DE2" w:rsidRDefault="000C7DE2" w:rsidP="0082304E">
            <w:pPr>
              <w:pStyle w:val="CopticCross"/>
            </w:pPr>
          </w:p>
        </w:tc>
        <w:tc>
          <w:tcPr>
            <w:tcW w:w="3960" w:type="dxa"/>
          </w:tcPr>
          <w:p w14:paraId="7D5895A8" w14:textId="77777777" w:rsidR="000C7DE2" w:rsidRDefault="000C7DE2" w:rsidP="00C83ECE">
            <w:pPr>
              <w:pStyle w:val="CopticVersemulti-line"/>
            </w:pPr>
            <w:r>
              <w:t>Ϩⲓⲧⲉⲛ ⲛⲓⲡ̀ⲣⲉⲥⲃⲓⲁ̀</w:t>
            </w:r>
          </w:p>
          <w:p w14:paraId="4A723DF9" w14:textId="77777777" w:rsidR="000C7DE2" w:rsidRDefault="000C7DE2" w:rsidP="00C83ECE">
            <w:pPr>
              <w:pStyle w:val="CopticVersemulti-line"/>
            </w:pPr>
            <w:r>
              <w:t>ⲛ̀ⲧⲉ ⲡⲓϥ̀ⲧⲟⲩ ⲛ̀ⲍⲱⲟⲛ ⲛ̀ⲁⲥⲱⲙⲁⲧⲟⲥ</w:t>
            </w:r>
          </w:p>
          <w:p w14:paraId="1BC061AF" w14:textId="77777777" w:rsidR="000C7DE2" w:rsidRDefault="000C7DE2" w:rsidP="00C83ECE">
            <w:pPr>
              <w:pStyle w:val="CopticVersemulti-line"/>
            </w:pPr>
            <w:r>
              <w:t>ⲛ̀ⲗⲓⲧⲟⲩⲣⲅⲟⲥ ⲛ̀ϣⲁϩ ⲛ̀ⲭ̀ⲣⲟⲙ:</w:t>
            </w:r>
          </w:p>
          <w:p w14:paraId="3E704373" w14:textId="77777777" w:rsidR="000C7DE2" w:rsidRPr="00C35319" w:rsidRDefault="000C7DE2" w:rsidP="00C83ECE">
            <w:pPr>
              <w:pStyle w:val="CopticHangingVerse"/>
            </w:pPr>
            <w:r>
              <w:t>Ⲡϭⲟⲓⲥ ⲁⲣⲓϩ̀ⲙⲟⲧ ⲛⲁⲛ ⲙ̀ⲡⲓⲭⲱ ⲉ̀ⲃⲟⲗ ⲛ̀ⲧⲉ ⲛⲉⲛⲛⲟⲃⲓ.</w:t>
            </w:r>
          </w:p>
        </w:tc>
      </w:tr>
    </w:tbl>
    <w:p w14:paraId="52E26304"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2C2B5DB" w14:textId="77777777" w:rsidTr="00C83ECE">
        <w:trPr>
          <w:cantSplit/>
          <w:jc w:val="center"/>
        </w:trPr>
        <w:tc>
          <w:tcPr>
            <w:tcW w:w="288" w:type="dxa"/>
          </w:tcPr>
          <w:p w14:paraId="51FD6A97" w14:textId="77777777" w:rsidR="000C7DE2" w:rsidRDefault="000C7DE2" w:rsidP="00C83ECE">
            <w:pPr>
              <w:pStyle w:val="CopticCross"/>
            </w:pPr>
          </w:p>
        </w:tc>
        <w:tc>
          <w:tcPr>
            <w:tcW w:w="3960" w:type="dxa"/>
          </w:tcPr>
          <w:p w14:paraId="01EF1068" w14:textId="77777777" w:rsidR="000C7DE2" w:rsidRDefault="000C7DE2" w:rsidP="00C83ECE">
            <w:pPr>
              <w:pStyle w:val="EngHang"/>
            </w:pPr>
            <w:r>
              <w:t>Hail to the four incorporeal living beasts,</w:t>
            </w:r>
          </w:p>
          <w:p w14:paraId="4B550853" w14:textId="77777777" w:rsidR="000C7DE2" w:rsidRDefault="000C7DE2" w:rsidP="00C83ECE">
            <w:pPr>
              <w:pStyle w:val="EngHang"/>
            </w:pPr>
            <w:r>
              <w:t>Carrying the throne of God,</w:t>
            </w:r>
          </w:p>
          <w:p w14:paraId="182D27E2" w14:textId="77777777" w:rsidR="000C7DE2" w:rsidRDefault="000C7DE2" w:rsidP="00C83ECE">
            <w:pPr>
              <w:pStyle w:val="EngHang"/>
            </w:pPr>
            <w:r>
              <w:t>A lion’s face, and a calf’s face,</w:t>
            </w:r>
          </w:p>
          <w:p w14:paraId="175FB769" w14:textId="77777777" w:rsidR="000C7DE2" w:rsidRDefault="000C7DE2" w:rsidP="00C83ECE">
            <w:pPr>
              <w:pStyle w:val="EngHangEnd"/>
            </w:pPr>
            <w:r>
              <w:t>A man’s face, and an eagle’s face.</w:t>
            </w:r>
          </w:p>
        </w:tc>
        <w:tc>
          <w:tcPr>
            <w:tcW w:w="288" w:type="dxa"/>
          </w:tcPr>
          <w:p w14:paraId="4E0BF45C" w14:textId="77777777" w:rsidR="000C7DE2" w:rsidRDefault="000C7DE2" w:rsidP="00C83ECE"/>
        </w:tc>
        <w:tc>
          <w:tcPr>
            <w:tcW w:w="288" w:type="dxa"/>
          </w:tcPr>
          <w:p w14:paraId="3BAA569F" w14:textId="77777777" w:rsidR="000C7DE2" w:rsidRDefault="000C7DE2" w:rsidP="00C83ECE">
            <w:pPr>
              <w:pStyle w:val="CopticCross"/>
            </w:pPr>
          </w:p>
        </w:tc>
        <w:tc>
          <w:tcPr>
            <w:tcW w:w="3960" w:type="dxa"/>
          </w:tcPr>
          <w:p w14:paraId="10C9EC81" w14:textId="77777777" w:rsidR="000C7DE2" w:rsidRDefault="000C7DE2" w:rsidP="00C83ECE">
            <w:pPr>
              <w:pStyle w:val="CopticVersemulti-line"/>
            </w:pPr>
            <w:r>
              <w:t>Ⲭⲉⲣⲉ ⲡⲓϥ̀ⲧⲟⲩ ⲛ̀ⲍⲱⲟⲛ ⲛ̀ⲁ̀ⲥⲱⲙⲁⲧⲟⲥ:</w:t>
            </w:r>
          </w:p>
          <w:p w14:paraId="2D82C311" w14:textId="77777777" w:rsidR="000C7DE2" w:rsidRDefault="000C7DE2" w:rsidP="00C83ECE">
            <w:pPr>
              <w:pStyle w:val="CopticVersemulti-line"/>
            </w:pPr>
            <w:r>
              <w:t>ⲉⲧϥⲁⲓ ϧⲁ ⲡⲓϩⲁⲣⲙⲁ ⲛ̀ⲧⲉ Ⲫϯ:</w:t>
            </w:r>
          </w:p>
          <w:p w14:paraId="0C82317B" w14:textId="77777777" w:rsidR="000C7DE2" w:rsidRDefault="000C7DE2" w:rsidP="00C83ECE">
            <w:pPr>
              <w:pStyle w:val="CopticVersemulti-line"/>
            </w:pPr>
            <w:r>
              <w:t>ⲟⲩϩⲟ ⲙ̀ⲙⲟⲩⲓ̀ ⲛⲉⲙ ⲟⲩϩⲟ ⲙ̀ⲙⲁⲥⲓ:</w:t>
            </w:r>
          </w:p>
          <w:p w14:paraId="79B0E80A" w14:textId="77777777" w:rsidR="000C7DE2" w:rsidRPr="00C35319" w:rsidRDefault="000C7DE2" w:rsidP="00C83ECE">
            <w:pPr>
              <w:pStyle w:val="CopticHangingVerse"/>
            </w:pPr>
            <w:r>
              <w:t>ⲛⲉⲙ ⲟⲩϩⲟ ⲛ̀ⲣⲱⲙⲓ ⲛⲉⲙ ⲟⲩϩⲟ ⲛ̀ⲁ̀ⲏ̀ⲧⲟⲥ.</w:t>
            </w:r>
          </w:p>
        </w:tc>
      </w:tr>
    </w:tbl>
    <w:p w14:paraId="52C74D87" w14:textId="77777777" w:rsidR="000C7DE2" w:rsidRDefault="000C7DE2" w:rsidP="0082304E">
      <w:pPr>
        <w:pStyle w:val="Heading4"/>
      </w:pPr>
      <w:r>
        <w:lastRenderedPageBreak/>
        <w:t>The Gospel Response for the Four Incorporeal Beasts</w:t>
      </w:r>
    </w:p>
    <w:p w14:paraId="42F60C02" w14:textId="77777777" w:rsidR="000C7DE2" w:rsidRPr="00C14556" w:rsidRDefault="000C7DE2" w:rsidP="00C14556">
      <w:pPr>
        <w:pStyle w:val="Rubric"/>
      </w:pPr>
      <w:r>
        <w:t>The last verse of the Doxology may be inserted into the Annual Gospel Response.</w:t>
      </w:r>
    </w:p>
    <w:p w14:paraId="1BB435AB" w14:textId="025689FC"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B7BA1A2" w14:textId="77777777" w:rsidR="00595AF3" w:rsidRDefault="00595AF3" w:rsidP="00595AF3">
      <w:pPr>
        <w:pStyle w:val="Heading3"/>
      </w:pPr>
      <w:bookmarkStart w:id="1630" w:name="_Toc448227612"/>
      <w:r>
        <w:t>June 7 / Paoni 13: Archangel Gabriel</w:t>
      </w:r>
      <w:r w:rsidR="00D31016">
        <w:t>, the Evangelist of Daniel</w:t>
      </w:r>
      <w:bookmarkEnd w:id="1630"/>
    </w:p>
    <w:p w14:paraId="00F4ACC1" w14:textId="77777777" w:rsidR="00595AF3" w:rsidRPr="00980D99" w:rsidRDefault="00595AF3" w:rsidP="00595AF3">
      <w:pPr>
        <w:pStyle w:val="Heading4"/>
      </w:pPr>
      <w:bookmarkStart w:id="1631" w:name="_Ref434488149"/>
      <w:r>
        <w:t>The Doxology</w:t>
      </w:r>
      <w:r w:rsidR="00B46E6E">
        <w:t xml:space="preserve"> for Archangel Gabriel, the Evangelist of Daniel</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7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7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8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32" w:name="_Ref434564551"/>
      <w:bookmarkStart w:id="1633" w:name="_Toc448227613"/>
      <w:r>
        <w:lastRenderedPageBreak/>
        <w:t>June 8 / Paoni 14: Sts. Apakir and John</w:t>
      </w:r>
      <w:bookmarkEnd w:id="1632"/>
      <w:bookmarkEnd w:id="1633"/>
    </w:p>
    <w:p w14:paraId="25CBD4EF" w14:textId="77777777" w:rsidR="006A0D7C" w:rsidRPr="00980D99" w:rsidRDefault="006A0D7C" w:rsidP="006A0D7C">
      <w:pPr>
        <w:pStyle w:val="Heading4"/>
      </w:pPr>
      <w:bookmarkStart w:id="1634" w:name="_Ref434489722"/>
      <w:r>
        <w:t>The Doxology</w:t>
      </w:r>
      <w:r w:rsidR="00B46E6E">
        <w:t xml:space="preserve"> for Sts. Apakir and John</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35" w:name="_Toc448227614"/>
      <w:r>
        <w:rPr>
          <w:lang w:val="en-US"/>
        </w:rPr>
        <w:lastRenderedPageBreak/>
        <w:t>June 9 / Paoni 15: Handing over of St. Mark's Relics</w:t>
      </w:r>
      <w:bookmarkEnd w:id="1635"/>
    </w:p>
    <w:p w14:paraId="12A16B61" w14:textId="77777777" w:rsidR="00980D99" w:rsidRDefault="00980D99" w:rsidP="00980D99">
      <w:pPr>
        <w:pStyle w:val="Heading3"/>
        <w:rPr>
          <w:lang w:val="en-US"/>
        </w:rPr>
      </w:pPr>
      <w:bookmarkStart w:id="1636" w:name="_Toc448227615"/>
      <w:r>
        <w:rPr>
          <w:lang w:val="en-US"/>
        </w:rPr>
        <w:t>June 11 / Paoni 17: Return of St. Mark's Relics</w:t>
      </w:r>
      <w:bookmarkEnd w:id="1636"/>
    </w:p>
    <w:p w14:paraId="55A12BE6" w14:textId="4F6CFFA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C7DE2">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C7DE2">
        <w:rPr>
          <w:noProof/>
          <w:lang w:val="en-US"/>
        </w:rPr>
        <w:t>863</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7" w:name="_Toc448227616"/>
      <w:r>
        <w:rPr>
          <w:lang w:val="en-US"/>
        </w:rPr>
        <w:t>June 13 / Paoni 19: Martyrdom of St. George of Zahim</w:t>
      </w:r>
      <w:bookmarkEnd w:id="1637"/>
    </w:p>
    <w:p w14:paraId="4EBBC2F1" w14:textId="77777777" w:rsidR="006D27E4" w:rsidRPr="00980D99" w:rsidRDefault="006D27E4" w:rsidP="006D27E4">
      <w:pPr>
        <w:pStyle w:val="Heading4"/>
      </w:pPr>
      <w:bookmarkStart w:id="1638" w:name="_Ref434489925"/>
      <w:r>
        <w:t>The Doxology</w:t>
      </w:r>
      <w:r w:rsidR="00B46E6E">
        <w:t xml:space="preserve"> for St. George of Zahim</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8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39" w:name="_Toc448227617"/>
      <w:r>
        <w:t>June 15 / Paoni 21: Commemoration of the Theotokos</w:t>
      </w:r>
      <w:bookmarkEnd w:id="1639"/>
    </w:p>
    <w:p w14:paraId="0444D004" w14:textId="7E3F14F4"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EECE7CB" w14:textId="77777777" w:rsidR="00027E5B" w:rsidRDefault="00027E5B" w:rsidP="00027E5B">
      <w:pPr>
        <w:pStyle w:val="Heading3"/>
      </w:pPr>
      <w:bookmarkStart w:id="1640" w:name="_Toc448227618"/>
      <w:r>
        <w:t>June 16 / Paoni 22: Consecration of a Church of St. Cosmas and Damian, Their Brothers and Their Mother</w:t>
      </w:r>
      <w:bookmarkEnd w:id="1640"/>
    </w:p>
    <w:p w14:paraId="41853561" w14:textId="62762C62"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C7DE2">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C7DE2">
        <w:rPr>
          <w:noProof/>
        </w:rPr>
        <w:t>696</w:t>
      </w:r>
      <w:r w:rsidR="002409EF">
        <w:fldChar w:fldCharType="end"/>
      </w:r>
      <w:r>
        <w:t>.</w:t>
      </w:r>
    </w:p>
    <w:p w14:paraId="2E5DB3E3" w14:textId="77777777" w:rsidR="00980D99" w:rsidRDefault="00980D99" w:rsidP="00980D99">
      <w:pPr>
        <w:pStyle w:val="Heading3"/>
        <w:rPr>
          <w:lang w:val="en-US"/>
        </w:rPr>
      </w:pPr>
      <w:bookmarkStart w:id="1641" w:name="_Toc448227619"/>
      <w:r>
        <w:rPr>
          <w:lang w:val="en-US"/>
        </w:rPr>
        <w:t xml:space="preserve">June 18 / Paoni 24: </w:t>
      </w:r>
      <w:r w:rsidR="001B4E41">
        <w:rPr>
          <w:lang w:val="en-US"/>
        </w:rPr>
        <w:t xml:space="preserve">The Strong </w:t>
      </w:r>
      <w:r>
        <w:rPr>
          <w:lang w:val="en-US"/>
        </w:rPr>
        <w:t>St. Moses</w:t>
      </w:r>
      <w:bookmarkEnd w:id="1641"/>
    </w:p>
    <w:p w14:paraId="5BCAE9A6" w14:textId="77777777" w:rsidR="00980D99" w:rsidRDefault="00980D99" w:rsidP="00980D99">
      <w:pPr>
        <w:pStyle w:val="Heading4"/>
        <w:rPr>
          <w:lang w:val="en-US"/>
        </w:rPr>
      </w:pPr>
      <w:bookmarkStart w:id="1642" w:name="_Ref434491006"/>
      <w:r>
        <w:rPr>
          <w:lang w:val="en-US"/>
        </w:rPr>
        <w:t>The Doxology</w:t>
      </w:r>
      <w:r w:rsidR="00810F04">
        <w:rPr>
          <w:lang w:val="en-US"/>
        </w:rPr>
        <w:t xml:space="preserve"> for the Strong St. Moses</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8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8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8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53" w:name="_Toc448227620"/>
      <w:r>
        <w:rPr>
          <w:lang w:val="en-US"/>
        </w:rPr>
        <w:lastRenderedPageBreak/>
        <w:t>June 19 / Paoni 25: Martyrdom of St</w:t>
      </w:r>
      <w:r w:rsidR="00191A26">
        <w:rPr>
          <w:lang w:val="en-US"/>
        </w:rPr>
        <w:t>. Jude the Disciple and Epistle-</w:t>
      </w:r>
      <w:r>
        <w:rPr>
          <w:lang w:val="en-US"/>
        </w:rPr>
        <w:t>Writer</w:t>
      </w:r>
      <w:bookmarkEnd w:id="1653"/>
    </w:p>
    <w:p w14:paraId="3C380312" w14:textId="732AC4B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BDA9DC2" w14:textId="77777777" w:rsidR="00980D99" w:rsidRDefault="00980D99" w:rsidP="00980D99">
      <w:pPr>
        <w:pStyle w:val="Heading3"/>
      </w:pPr>
      <w:bookmarkStart w:id="1654" w:name="_Toc448227621"/>
      <w:r>
        <w:t xml:space="preserve">June 20 / Paoni 26: </w:t>
      </w:r>
      <w:r w:rsidR="00237D47">
        <w:t xml:space="preserve">Consecration of the Church of </w:t>
      </w:r>
      <w:r>
        <w:t>Archangel Gabriel</w:t>
      </w:r>
      <w:bookmarkEnd w:id="1654"/>
    </w:p>
    <w:p w14:paraId="1CE2FB9D" w14:textId="476487C3" w:rsidR="00980D99" w:rsidRPr="00980D99" w:rsidRDefault="00237D47" w:rsidP="00D31016">
      <w:pPr>
        <w:pStyle w:val="Rubric"/>
      </w:pPr>
      <w:r>
        <w:t xml:space="preserve">See </w:t>
      </w:r>
      <w:r>
        <w:fldChar w:fldCharType="begin"/>
      </w:r>
      <w:r>
        <w:instrText xml:space="preserve"> REF _Ref434562998 \h </w:instrText>
      </w:r>
      <w:r>
        <w:fldChar w:fldCharType="separate"/>
      </w:r>
      <w:r w:rsidR="000C7DE2">
        <w:t>March 26 / Phamenoth 30: Archangel Gabriel</w:t>
      </w:r>
      <w:r>
        <w:fldChar w:fldCharType="end"/>
      </w:r>
      <w:r>
        <w:t xml:space="preserve">, page </w:t>
      </w:r>
      <w:r>
        <w:fldChar w:fldCharType="begin"/>
      </w:r>
      <w:r>
        <w:instrText xml:space="preserve"> PAGEREF _Ref434562998 \h </w:instrText>
      </w:r>
      <w:r>
        <w:fldChar w:fldCharType="separate"/>
      </w:r>
      <w:r w:rsidR="000C7DE2">
        <w:rPr>
          <w:noProof/>
        </w:rPr>
        <w:t>858</w:t>
      </w:r>
      <w:r>
        <w:fldChar w:fldCharType="end"/>
      </w:r>
      <w:r>
        <w:t>.</w:t>
      </w:r>
    </w:p>
    <w:p w14:paraId="4ADB6B3C" w14:textId="77777777" w:rsidR="00072324" w:rsidRDefault="00072324" w:rsidP="00072324">
      <w:pPr>
        <w:pStyle w:val="Heading3"/>
        <w:rPr>
          <w:lang w:val="en-US"/>
        </w:rPr>
      </w:pPr>
      <w:bookmarkStart w:id="1655" w:name="_Toc448227622"/>
      <w:r>
        <w:rPr>
          <w:lang w:val="en-US"/>
        </w:rPr>
        <w:t>June 21 / Paoni 27: Martyrdom of St. Ananias the Apostle</w:t>
      </w:r>
      <w:bookmarkEnd w:id="1655"/>
    </w:p>
    <w:p w14:paraId="5EADB549" w14:textId="265F464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9109F37" w14:textId="77777777" w:rsidR="00B52D77" w:rsidRDefault="00B52D77" w:rsidP="00B52D77">
      <w:pPr>
        <w:pStyle w:val="Heading3"/>
      </w:pPr>
      <w:bookmarkStart w:id="1656" w:name="_Toc448227623"/>
      <w:r>
        <w:t>June 23 / Paoni 29: Commemoration of the Annunciation, Nativity, and Resurrection on the 29</w:t>
      </w:r>
      <w:r w:rsidRPr="00C0205C">
        <w:rPr>
          <w:vertAlign w:val="superscript"/>
        </w:rPr>
        <w:t>th</w:t>
      </w:r>
      <w:r>
        <w:t xml:space="preserve"> of Every Month</w:t>
      </w:r>
      <w:bookmarkEnd w:id="1656"/>
    </w:p>
    <w:p w14:paraId="1DB8D7D3" w14:textId="61AE77F2"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573C8122" w14:textId="77777777" w:rsidR="00980D99" w:rsidRDefault="00980D99" w:rsidP="00980D99">
      <w:pPr>
        <w:pStyle w:val="Heading3"/>
        <w:rPr>
          <w:lang w:val="en-US"/>
        </w:rPr>
      </w:pPr>
      <w:bookmarkStart w:id="1657" w:name="_Toc448227624"/>
      <w:r>
        <w:rPr>
          <w:lang w:val="en-US"/>
        </w:rPr>
        <w:t>June 24 / Paoni 30: The Nativity of St. John the Baptist</w:t>
      </w:r>
      <w:bookmarkEnd w:id="1657"/>
    </w:p>
    <w:p w14:paraId="4732DA21" w14:textId="17C8A524"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04E70998" w14:textId="77777777" w:rsidR="005B716A" w:rsidRDefault="005B716A" w:rsidP="005B716A">
      <w:pPr>
        <w:pStyle w:val="Heading3"/>
      </w:pPr>
      <w:bookmarkStart w:id="1658" w:name="_Toc448227625"/>
      <w:r>
        <w:t>June 26 / Epip 2: Departure of St. Thaddaeus the Apostle</w:t>
      </w:r>
      <w:bookmarkEnd w:id="1658"/>
    </w:p>
    <w:p w14:paraId="2E67CB62" w14:textId="1E1AFA4E"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EF24D29" w14:textId="77777777" w:rsidR="00980D99" w:rsidRDefault="00980D99" w:rsidP="00980D99">
      <w:pPr>
        <w:pStyle w:val="Heading3"/>
      </w:pPr>
      <w:bookmarkStart w:id="1659" w:name="_Toc448227626"/>
      <w:r>
        <w:t>June 27 / Epip 3: St. Cyril of Alexandria</w:t>
      </w:r>
      <w:bookmarkEnd w:id="1659"/>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0" w:name="_Toc448227627"/>
      <w:r>
        <w:t>June 28 / Epip 4: Sts. Apakir and John</w:t>
      </w:r>
      <w:bookmarkEnd w:id="1660"/>
    </w:p>
    <w:p w14:paraId="4A6BAA95" w14:textId="128A093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C7DE2">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C7DE2">
        <w:rPr>
          <w:noProof/>
        </w:rPr>
        <w:t>899</w:t>
      </w:r>
      <w:r w:rsidR="00237D47">
        <w:fldChar w:fldCharType="end"/>
      </w:r>
      <w:r>
        <w:t>.</w:t>
      </w:r>
    </w:p>
    <w:p w14:paraId="1F7BEA33" w14:textId="77777777" w:rsidR="00980D99" w:rsidRDefault="00980D99" w:rsidP="00980D99">
      <w:pPr>
        <w:pStyle w:val="Heading3"/>
        <w:rPr>
          <w:lang w:val="en-US"/>
        </w:rPr>
      </w:pPr>
      <w:bookmarkStart w:id="1661"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1"/>
    </w:p>
    <w:p w14:paraId="6FD478B9" w14:textId="77777777" w:rsidR="004C7F73" w:rsidRDefault="004C7F73" w:rsidP="004C7F73">
      <w:pPr>
        <w:pStyle w:val="Heading4"/>
      </w:pPr>
      <w:bookmarkStart w:id="1662" w:name="_Ref434477973"/>
      <w:r>
        <w:t>The Doxology of Sts. Peter and Paul</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3"/>
            <w:r>
              <w:t>Are the working husbandmen</w:t>
            </w:r>
            <w:commentRangeEnd w:id="1663"/>
            <w:r>
              <w:rPr>
                <w:rStyle w:val="CommentReference"/>
                <w:rFonts w:ascii="Times New Roman" w:eastAsiaTheme="minorHAnsi" w:hAnsi="Times New Roman" w:cstheme="minorBidi"/>
                <w:color w:val="auto"/>
              </w:rPr>
              <w:commentReference w:id="166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lastRenderedPageBreak/>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64"/>
            <w:r>
              <w:t xml:space="preserve">With </w:t>
            </w:r>
            <w:commentRangeEnd w:id="1664"/>
            <w:r>
              <w:rPr>
                <w:rStyle w:val="CommentReference"/>
                <w:rFonts w:ascii="Times New Roman" w:eastAsiaTheme="minorHAnsi" w:hAnsi="Times New Roman" w:cstheme="minorBidi"/>
                <w:color w:val="auto"/>
              </w:rPr>
              <w:commentReference w:id="166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5"/>
            <w:commentRangeStart w:id="1666"/>
            <w:r>
              <w:t xml:space="preserve">sound </w:t>
            </w:r>
            <w:commentRangeEnd w:id="1665"/>
            <w:r>
              <w:rPr>
                <w:rStyle w:val="CommentReference"/>
                <w:rFonts w:ascii="Times New Roman" w:eastAsiaTheme="minorHAnsi" w:hAnsi="Times New Roman" w:cstheme="minorBidi"/>
                <w:color w:val="auto"/>
              </w:rPr>
              <w:commentReference w:id="1665"/>
            </w:r>
            <w:commentRangeEnd w:id="1666"/>
            <w:r>
              <w:rPr>
                <w:rStyle w:val="CommentReference"/>
                <w:rFonts w:ascii="Times New Roman" w:eastAsiaTheme="minorHAnsi" w:hAnsi="Times New Roman" w:cstheme="minorBidi"/>
                <w:color w:val="auto"/>
              </w:rPr>
              <w:commentReference w:id="166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7" w:name="_Ref434488724"/>
      <w:r>
        <w:t>The Doxology of St. Paul</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9"/>
            <w:r>
              <w:t xml:space="preserve">To </w:t>
            </w:r>
            <w:commentRangeEnd w:id="1669"/>
            <w:r>
              <w:rPr>
                <w:rStyle w:val="CommentReference"/>
                <w:rFonts w:ascii="Times New Roman" w:eastAsiaTheme="minorHAnsi" w:hAnsi="Times New Roman" w:cstheme="minorBidi"/>
                <w:color w:val="auto"/>
              </w:rPr>
              <w:commentReference w:id="1669"/>
            </w:r>
            <w:r>
              <w:t xml:space="preserve">all the </w:t>
            </w:r>
            <w:commentRangeStart w:id="1670"/>
            <w:r>
              <w:t>Gentiles</w:t>
            </w:r>
            <w:commentRangeEnd w:id="1670"/>
            <w:r>
              <w:rPr>
                <w:rStyle w:val="CommentReference"/>
                <w:rFonts w:ascii="Times New Roman" w:eastAsiaTheme="minorHAnsi" w:hAnsi="Times New Roman" w:cstheme="minorBidi"/>
                <w:color w:val="auto"/>
              </w:rPr>
              <w:commentReference w:id="167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lastRenderedPageBreak/>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1"/>
            <w:r>
              <w:t>To be completely filled</w:t>
            </w:r>
          </w:p>
          <w:p w14:paraId="68A85021" w14:textId="77777777" w:rsidR="00306181" w:rsidRDefault="00306181" w:rsidP="00306181">
            <w:pPr>
              <w:pStyle w:val="EngHangEnd"/>
            </w:pPr>
            <w:r>
              <w:t>With God in love.</w:t>
            </w:r>
            <w:commentRangeEnd w:id="1671"/>
            <w:r>
              <w:rPr>
                <w:rStyle w:val="CommentReference"/>
                <w:rFonts w:ascii="Times New Roman" w:eastAsiaTheme="minorHAnsi" w:hAnsi="Times New Roman" w:cstheme="minorBidi"/>
                <w:color w:val="auto"/>
              </w:rPr>
              <w:commentReference w:id="167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2" w:name="_Ref434476236"/>
      <w:r>
        <w:t>The Psali Adam</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3" w:name="_Ref434476261"/>
      <w:r>
        <w:lastRenderedPageBreak/>
        <w:t>The Psali Batos</w:t>
      </w:r>
      <w:r w:rsidR="006C1B94">
        <w:t xml:space="preserve"> for the Apostles’ Feast</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lastRenderedPageBreak/>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4" w:name="_Toc448227629"/>
      <w:r>
        <w:rPr>
          <w:lang w:val="en-US"/>
        </w:rPr>
        <w:t>June 30 / Epip 6: Martyrdom of St. Aoulimpas the Apostle</w:t>
      </w:r>
      <w:bookmarkEnd w:id="1674"/>
    </w:p>
    <w:p w14:paraId="0DEE2976" w14:textId="7FD17060"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5" w:name="_Toc410196218"/>
      <w:bookmarkStart w:id="1676" w:name="_Toc410196460"/>
      <w:bookmarkStart w:id="1677" w:name="_Toc410196962"/>
      <w:bookmarkStart w:id="1678" w:name="_Toc448696655"/>
      <w:bookmarkStart w:id="1679" w:name="July"/>
      <w:bookmarkEnd w:id="1624"/>
      <w:r>
        <w:lastRenderedPageBreak/>
        <w:t>July</w:t>
      </w:r>
      <w:bookmarkEnd w:id="1675"/>
      <w:bookmarkEnd w:id="1676"/>
      <w:bookmarkEnd w:id="1677"/>
      <w:r w:rsidR="00980D99">
        <w:t xml:space="preserve"> or </w:t>
      </w:r>
      <w:r w:rsidR="00980D99">
        <w:rPr>
          <w:rFonts w:ascii="FreeSerifAvvaShenouda" w:hAnsi="FreeSerifAvvaShenouda" w:cs="FreeSerifAvvaShenouda"/>
        </w:rPr>
        <w:t>Ⲉⲡⲏⲡ</w:t>
      </w:r>
      <w:bookmarkEnd w:id="1678"/>
    </w:p>
    <w:bookmarkStart w:id="1680" w:name="_Ref434562742" w:displacedByCustomXml="next"/>
    <w:bookmarkStart w:id="1681" w:name="_Toc410196965" w:displacedByCustomXml="next"/>
    <w:bookmarkStart w:id="1682" w:name="_Toc410196463" w:displacedByCustomXml="next"/>
    <w:bookmarkStart w:id="1683" w:name="_Toc410196221" w:displacedByCustomXml="next"/>
    <w:sdt>
      <w:sdtPr>
        <w:id w:val="233667495"/>
        <w:docPartObj>
          <w:docPartGallery w:val="Table of Contents"/>
          <w:docPartUnique/>
        </w:docPartObj>
      </w:sdtPr>
      <w:sdtEndPr>
        <w:rPr>
          <w:b/>
          <w:bCs/>
          <w:noProof/>
        </w:rPr>
      </w:sdtEndPr>
      <w:sdtContent>
        <w:p w14:paraId="0AB48595" w14:textId="0F4E9E0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C7DE2">
              <w:rPr>
                <w:noProof/>
                <w:webHidden/>
              </w:rPr>
              <w:t>917</w:t>
            </w:r>
            <w:r w:rsidR="00E35F1F">
              <w:rPr>
                <w:noProof/>
                <w:webHidden/>
              </w:rPr>
              <w:fldChar w:fldCharType="end"/>
            </w:r>
          </w:hyperlink>
        </w:p>
        <w:p w14:paraId="4A7559BA" w14:textId="5FA38176" w:rsidR="00E35F1F" w:rsidRDefault="00423B80">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1300220B" w14:textId="09BF05EC" w:rsidR="00E35F1F" w:rsidRDefault="00423B80">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0726C1F0" w14:textId="06192AAA" w:rsidR="00E35F1F" w:rsidRDefault="00423B80">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74EAC1AB" w14:textId="570A0978" w:rsidR="00E35F1F" w:rsidRDefault="00423B80">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6D14A0C6" w14:textId="00482C88" w:rsidR="00E35F1F" w:rsidRDefault="00423B80">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4B68BC3F" w14:textId="355FB39F" w:rsidR="00E35F1F" w:rsidRDefault="00423B80">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C0AA185" w14:textId="01367A3F" w:rsidR="00E35F1F" w:rsidRDefault="00423B80">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EE31C9F" w14:textId="6F83465E" w:rsidR="00E35F1F" w:rsidRDefault="00423B80">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39CDC72B" w14:textId="28C93704" w:rsidR="00E35F1F" w:rsidRDefault="00423B80">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265E9A6F" w14:textId="08623EEB" w:rsidR="00E35F1F" w:rsidRDefault="00423B80">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C7DE2">
              <w:rPr>
                <w:noProof/>
                <w:webHidden/>
              </w:rPr>
              <w:t>925</w:t>
            </w:r>
            <w:r w:rsidR="00E35F1F">
              <w:rPr>
                <w:noProof/>
                <w:webHidden/>
              </w:rPr>
              <w:fldChar w:fldCharType="end"/>
            </w:r>
          </w:hyperlink>
        </w:p>
        <w:p w14:paraId="165757B0" w14:textId="74D0024E" w:rsidR="00E35F1F" w:rsidRDefault="00423B80">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C7DE2">
              <w:rPr>
                <w:noProof/>
                <w:webHidden/>
              </w:rPr>
              <w:t>926</w:t>
            </w:r>
            <w:r w:rsidR="00E35F1F">
              <w:rPr>
                <w:noProof/>
                <w:webHidden/>
              </w:rPr>
              <w:fldChar w:fldCharType="end"/>
            </w:r>
          </w:hyperlink>
        </w:p>
        <w:p w14:paraId="2FCBB9BB" w14:textId="64809C64" w:rsidR="00E35F1F" w:rsidRDefault="00423B80">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35A0F6A7" w14:textId="5A534CAA" w:rsidR="00E35F1F" w:rsidRDefault="00423B80">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7B233596" w14:textId="4A542AAE" w:rsidR="00E35F1F" w:rsidRDefault="00423B80">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0CBC24B" w14:textId="15244FA3" w:rsidR="00E35F1F" w:rsidRDefault="00423B80">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73E96207" w14:textId="56581B05" w:rsidR="00E35F1F" w:rsidRDefault="00423B80">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4" w:name="_Ref436250323"/>
      <w:bookmarkStart w:id="1685" w:name="_Toc448227630"/>
      <w:r>
        <w:rPr>
          <w:rFonts w:ascii="Times New Roman" w:hAnsi="Times New Roman" w:cs="Times New Roman"/>
        </w:rPr>
        <w:lastRenderedPageBreak/>
        <w:t>July 1 / Epip 7: St. Shenoute</w:t>
      </w:r>
      <w:bookmarkEnd w:id="1680"/>
      <w:bookmarkEnd w:id="1684"/>
      <w:bookmarkEnd w:id="1685"/>
    </w:p>
    <w:p w14:paraId="5B5A5AD3" w14:textId="77777777" w:rsidR="00980D99" w:rsidRDefault="00980D99" w:rsidP="00980D99">
      <w:pPr>
        <w:pStyle w:val="Heading4"/>
        <w:rPr>
          <w:lang w:val="en-US"/>
        </w:rPr>
      </w:pPr>
      <w:bookmarkStart w:id="1686" w:name="_Ref434491186"/>
      <w:r>
        <w:rPr>
          <w:lang w:val="en-US"/>
        </w:rPr>
        <w:t>The Doxology</w:t>
      </w:r>
      <w:r w:rsidR="00810F04">
        <w:rPr>
          <w:lang w:val="en-US"/>
        </w:rPr>
        <w:t xml:space="preserve"> for St. Shenoute</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8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8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8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0" w:name="_Ref434491207"/>
      <w:r>
        <w:rPr>
          <w:lang w:val="en-US"/>
        </w:rPr>
        <w:t>A Doxology for St. Besa</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1" w:name="_Toc448227631"/>
      <w:r>
        <w:rPr>
          <w:rFonts w:ascii="Times New Roman" w:hAnsi="Times New Roman" w:cs="Times New Roman"/>
        </w:rPr>
        <w:t>July 1 / Epip 7: Also St. Ignatius</w:t>
      </w:r>
      <w:bookmarkEnd w:id="1691"/>
    </w:p>
    <w:p w14:paraId="08CD1881" w14:textId="77777777" w:rsidR="00980D99" w:rsidRDefault="00980D99" w:rsidP="00980D99">
      <w:pPr>
        <w:pStyle w:val="Heading3"/>
        <w:rPr>
          <w:lang w:val="en-US"/>
        </w:rPr>
      </w:pPr>
      <w:bookmarkStart w:id="1692" w:name="_Ref434560325"/>
      <w:bookmarkStart w:id="1693" w:name="_Toc448227632"/>
      <w:r>
        <w:rPr>
          <w:lang w:val="en-US"/>
        </w:rPr>
        <w:t>July 2 / Epip 8: St. Pishoy</w:t>
      </w:r>
      <w:bookmarkEnd w:id="1692"/>
      <w:bookmarkEnd w:id="1693"/>
    </w:p>
    <w:p w14:paraId="3F31CCDA" w14:textId="77777777" w:rsidR="00980D99" w:rsidRDefault="00980D99" w:rsidP="00980D99">
      <w:pPr>
        <w:pStyle w:val="Heading4"/>
        <w:rPr>
          <w:lang w:val="en-US"/>
        </w:rPr>
      </w:pPr>
      <w:bookmarkStart w:id="1694" w:name="_Ref434490783"/>
      <w:r>
        <w:rPr>
          <w:lang w:val="en-US"/>
        </w:rPr>
        <w:t>The Doxology</w:t>
      </w:r>
      <w:r w:rsidR="00810F04">
        <w:rPr>
          <w:lang w:val="en-US"/>
        </w:rPr>
        <w:t xml:space="preserve"> for St. Pishoy</w:t>
      </w:r>
      <w:bookmarkEnd w:id="1694"/>
    </w:p>
    <w:p w14:paraId="748CA5AD" w14:textId="115C5C71"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C7DE2">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C7DE2">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8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8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4" w:name="_Toc448227633"/>
      <w:r>
        <w:t>The Virgin’s Fast</w:t>
      </w:r>
      <w:bookmarkEnd w:id="1683"/>
      <w:bookmarkEnd w:id="1682"/>
      <w:bookmarkEnd w:id="1681"/>
      <w:bookmarkEnd w:id="1704"/>
    </w:p>
    <w:p w14:paraId="67B94F6A" w14:textId="77777777" w:rsidR="005B716A" w:rsidRDefault="005B716A" w:rsidP="005B716A">
      <w:pPr>
        <w:pStyle w:val="Heading3"/>
        <w:rPr>
          <w:lang w:val="en-US"/>
        </w:rPr>
      </w:pPr>
      <w:bookmarkStart w:id="1705" w:name="_Toc448227634"/>
      <w:r>
        <w:rPr>
          <w:lang w:val="en-US"/>
        </w:rPr>
        <w:t>July 3 / Epip 9: Martyrdom of</w:t>
      </w:r>
      <w:r w:rsidR="00FE0AE4">
        <w:rPr>
          <w:lang w:val="en-US"/>
        </w:rPr>
        <w:t xml:space="preserve"> </w:t>
      </w:r>
      <w:r>
        <w:rPr>
          <w:lang w:val="en-US"/>
        </w:rPr>
        <w:t>St. Simon Cleophas the Apostle</w:t>
      </w:r>
      <w:bookmarkEnd w:id="1705"/>
    </w:p>
    <w:p w14:paraId="4B2873D8" w14:textId="7BB308FD"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9F0F33E" w14:textId="77777777" w:rsidR="00DD5136" w:rsidRDefault="00DD5136" w:rsidP="00DD5136">
      <w:pPr>
        <w:pStyle w:val="Heading3"/>
      </w:pPr>
      <w:bookmarkStart w:id="1706" w:name="_Toc448227635"/>
      <w:r>
        <w:t>July 6 / Epip 12: Commemoration of Archangel Michael</w:t>
      </w:r>
      <w:bookmarkEnd w:id="1706"/>
    </w:p>
    <w:p w14:paraId="26A3CC44"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0D98BED" w14:textId="77777777" w:rsidTr="0082304E">
        <w:trPr>
          <w:cantSplit/>
          <w:jc w:val="center"/>
        </w:trPr>
        <w:tc>
          <w:tcPr>
            <w:tcW w:w="288" w:type="dxa"/>
          </w:tcPr>
          <w:p w14:paraId="74E00A84" w14:textId="77777777" w:rsidR="000C7DE2" w:rsidRDefault="000C7DE2" w:rsidP="0082304E">
            <w:pPr>
              <w:pStyle w:val="CopticCross"/>
            </w:pPr>
          </w:p>
        </w:tc>
        <w:tc>
          <w:tcPr>
            <w:tcW w:w="3960" w:type="dxa"/>
          </w:tcPr>
          <w:p w14:paraId="52006489" w14:textId="77777777" w:rsidR="000C7DE2" w:rsidRDefault="000C7DE2" w:rsidP="00C83ECE">
            <w:pPr>
              <w:pStyle w:val="EngHang"/>
            </w:pPr>
            <w:r>
              <w:t>Through the intercessions</w:t>
            </w:r>
          </w:p>
          <w:p w14:paraId="741DBBE6" w14:textId="77777777" w:rsidR="000C7DE2" w:rsidRDefault="000C7DE2" w:rsidP="00C83ECE">
            <w:pPr>
              <w:pStyle w:val="EngHang"/>
            </w:pPr>
            <w:r>
              <w:t>Of the Four Incorporeal Beasts,</w:t>
            </w:r>
          </w:p>
          <w:p w14:paraId="33BE687B" w14:textId="77777777" w:rsidR="000C7DE2" w:rsidRDefault="000C7DE2" w:rsidP="00C83ECE">
            <w:pPr>
              <w:pStyle w:val="EngHang"/>
            </w:pPr>
            <w:r>
              <w:t>The ministering flames of fire,</w:t>
            </w:r>
          </w:p>
          <w:p w14:paraId="2ABB0F53" w14:textId="77777777" w:rsidR="000C7DE2" w:rsidRDefault="000C7DE2" w:rsidP="0082304E">
            <w:pPr>
              <w:pStyle w:val="EngHangEnd"/>
            </w:pPr>
            <w:r>
              <w:t>O Lord, grant us the forgiveness of our sins.</w:t>
            </w:r>
          </w:p>
        </w:tc>
        <w:tc>
          <w:tcPr>
            <w:tcW w:w="288" w:type="dxa"/>
          </w:tcPr>
          <w:p w14:paraId="6547B86B" w14:textId="77777777" w:rsidR="000C7DE2" w:rsidRDefault="000C7DE2" w:rsidP="0082304E"/>
        </w:tc>
        <w:tc>
          <w:tcPr>
            <w:tcW w:w="288" w:type="dxa"/>
          </w:tcPr>
          <w:p w14:paraId="0B7AD5D6" w14:textId="77777777" w:rsidR="000C7DE2" w:rsidRDefault="000C7DE2" w:rsidP="0082304E">
            <w:pPr>
              <w:pStyle w:val="CopticCross"/>
            </w:pPr>
          </w:p>
        </w:tc>
        <w:tc>
          <w:tcPr>
            <w:tcW w:w="3960" w:type="dxa"/>
          </w:tcPr>
          <w:p w14:paraId="026A3AFA" w14:textId="77777777" w:rsidR="000C7DE2" w:rsidRDefault="000C7DE2" w:rsidP="00C83ECE">
            <w:pPr>
              <w:pStyle w:val="CopticVersemulti-line"/>
            </w:pPr>
            <w:r>
              <w:t>Ϩⲓⲧⲉⲛ ⲛⲓⲡ̀ⲣⲉⲥⲃⲓⲁ̀</w:t>
            </w:r>
          </w:p>
          <w:p w14:paraId="40654031" w14:textId="77777777" w:rsidR="000C7DE2" w:rsidRDefault="000C7DE2" w:rsidP="00C83ECE">
            <w:pPr>
              <w:pStyle w:val="CopticVersemulti-line"/>
            </w:pPr>
            <w:r>
              <w:t>ⲛ̀ⲧⲉ ⲡⲓϥ̀ⲧⲟⲩ ⲛ̀ⲍⲱⲟⲛ ⲛ̀ⲁⲥⲱⲙⲁⲧⲟⲥ</w:t>
            </w:r>
          </w:p>
          <w:p w14:paraId="075C7A90" w14:textId="77777777" w:rsidR="000C7DE2" w:rsidRDefault="000C7DE2" w:rsidP="00C83ECE">
            <w:pPr>
              <w:pStyle w:val="CopticVersemulti-line"/>
            </w:pPr>
            <w:r>
              <w:t>ⲛ̀ⲗⲓⲧⲟⲩⲣⲅⲟⲥ ⲛ̀ϣⲁϩ ⲛ̀ⲭ̀ⲣⲟⲙ:</w:t>
            </w:r>
          </w:p>
          <w:p w14:paraId="01D699DE" w14:textId="77777777" w:rsidR="000C7DE2" w:rsidRPr="00C35319" w:rsidRDefault="000C7DE2" w:rsidP="00C83ECE">
            <w:pPr>
              <w:pStyle w:val="CopticHangingVerse"/>
            </w:pPr>
            <w:r>
              <w:t>Ⲡϭⲟⲓⲥ ⲁⲣⲓϩ̀ⲙⲟⲧ ⲛⲁⲛ ⲙ̀ⲡⲓⲭⲱ ⲉ̀ⲃⲟⲗ ⲛ̀ⲧⲉ ⲛⲉⲛⲛⲟⲃⲓ.</w:t>
            </w:r>
          </w:p>
        </w:tc>
      </w:tr>
    </w:tbl>
    <w:p w14:paraId="54D9D85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FCE468F" w14:textId="77777777" w:rsidTr="00C83ECE">
        <w:trPr>
          <w:cantSplit/>
          <w:jc w:val="center"/>
        </w:trPr>
        <w:tc>
          <w:tcPr>
            <w:tcW w:w="288" w:type="dxa"/>
          </w:tcPr>
          <w:p w14:paraId="444E73C0" w14:textId="77777777" w:rsidR="000C7DE2" w:rsidRDefault="000C7DE2" w:rsidP="00C83ECE">
            <w:pPr>
              <w:pStyle w:val="CopticCross"/>
            </w:pPr>
          </w:p>
        </w:tc>
        <w:tc>
          <w:tcPr>
            <w:tcW w:w="3960" w:type="dxa"/>
          </w:tcPr>
          <w:p w14:paraId="10BB7248" w14:textId="77777777" w:rsidR="000C7DE2" w:rsidRDefault="000C7DE2" w:rsidP="00C83ECE">
            <w:pPr>
              <w:pStyle w:val="EngHang"/>
            </w:pPr>
            <w:r>
              <w:t>Hail to the four incorporeal living beasts,</w:t>
            </w:r>
          </w:p>
          <w:p w14:paraId="021BEC5B" w14:textId="77777777" w:rsidR="000C7DE2" w:rsidRDefault="000C7DE2" w:rsidP="00C83ECE">
            <w:pPr>
              <w:pStyle w:val="EngHang"/>
            </w:pPr>
            <w:r>
              <w:t>Carrying the throne of God,</w:t>
            </w:r>
          </w:p>
          <w:p w14:paraId="04471B61" w14:textId="77777777" w:rsidR="000C7DE2" w:rsidRDefault="000C7DE2" w:rsidP="00C83ECE">
            <w:pPr>
              <w:pStyle w:val="EngHang"/>
            </w:pPr>
            <w:r>
              <w:t>A lion’s face, and a calf’s face,</w:t>
            </w:r>
          </w:p>
          <w:p w14:paraId="36F2142F" w14:textId="77777777" w:rsidR="000C7DE2" w:rsidRDefault="000C7DE2" w:rsidP="00C83ECE">
            <w:pPr>
              <w:pStyle w:val="EngHangEnd"/>
            </w:pPr>
            <w:r>
              <w:t>A man’s face, and an eagle’s face.</w:t>
            </w:r>
          </w:p>
        </w:tc>
        <w:tc>
          <w:tcPr>
            <w:tcW w:w="288" w:type="dxa"/>
          </w:tcPr>
          <w:p w14:paraId="7FFD2587" w14:textId="77777777" w:rsidR="000C7DE2" w:rsidRDefault="000C7DE2" w:rsidP="00C83ECE"/>
        </w:tc>
        <w:tc>
          <w:tcPr>
            <w:tcW w:w="288" w:type="dxa"/>
          </w:tcPr>
          <w:p w14:paraId="2D95B47D" w14:textId="77777777" w:rsidR="000C7DE2" w:rsidRDefault="000C7DE2" w:rsidP="00C83ECE">
            <w:pPr>
              <w:pStyle w:val="CopticCross"/>
            </w:pPr>
          </w:p>
        </w:tc>
        <w:tc>
          <w:tcPr>
            <w:tcW w:w="3960" w:type="dxa"/>
          </w:tcPr>
          <w:p w14:paraId="6339F068" w14:textId="77777777" w:rsidR="000C7DE2" w:rsidRDefault="000C7DE2" w:rsidP="00C83ECE">
            <w:pPr>
              <w:pStyle w:val="CopticVersemulti-line"/>
            </w:pPr>
            <w:r>
              <w:t>Ⲭⲉⲣⲉ ⲡⲓϥ̀ⲧⲟⲩ ⲛ̀ⲍⲱⲟⲛ ⲛ̀ⲁ̀ⲥⲱⲙⲁⲧⲟⲥ:</w:t>
            </w:r>
          </w:p>
          <w:p w14:paraId="40C8AD2F" w14:textId="77777777" w:rsidR="000C7DE2" w:rsidRDefault="000C7DE2" w:rsidP="00C83ECE">
            <w:pPr>
              <w:pStyle w:val="CopticVersemulti-line"/>
            </w:pPr>
            <w:r>
              <w:t>ⲉⲧϥⲁⲓ ϧⲁ ⲡⲓϩⲁⲣⲙⲁ ⲛ̀ⲧⲉ Ⲫϯ:</w:t>
            </w:r>
          </w:p>
          <w:p w14:paraId="6DA8B106" w14:textId="77777777" w:rsidR="000C7DE2" w:rsidRDefault="000C7DE2" w:rsidP="00C83ECE">
            <w:pPr>
              <w:pStyle w:val="CopticVersemulti-line"/>
            </w:pPr>
            <w:r>
              <w:t>ⲟⲩϩⲟ ⲙ̀ⲙⲟⲩⲓ̀ ⲛⲉⲙ ⲟⲩϩⲟ ⲙ̀ⲙⲁⲥⲓ:</w:t>
            </w:r>
          </w:p>
          <w:p w14:paraId="7B9C21EC" w14:textId="77777777" w:rsidR="000C7DE2" w:rsidRPr="00C35319" w:rsidRDefault="000C7DE2" w:rsidP="00C83ECE">
            <w:pPr>
              <w:pStyle w:val="CopticHangingVerse"/>
            </w:pPr>
            <w:r>
              <w:t>ⲛⲉⲙ ⲟⲩϩⲟ ⲛ̀ⲣⲱⲙⲓ ⲛⲉⲙ ⲟⲩϩⲟ ⲛ̀ⲁ̀ⲏ̀ⲧⲟⲥ.</w:t>
            </w:r>
          </w:p>
        </w:tc>
      </w:tr>
    </w:tbl>
    <w:p w14:paraId="17759E1D" w14:textId="77777777" w:rsidR="000C7DE2" w:rsidRDefault="000C7DE2" w:rsidP="0082304E">
      <w:pPr>
        <w:pStyle w:val="Heading4"/>
      </w:pPr>
      <w:r>
        <w:t>The Gospel Response for the Four Incorporeal Beasts</w:t>
      </w:r>
    </w:p>
    <w:p w14:paraId="163F80ED" w14:textId="77777777" w:rsidR="000C7DE2" w:rsidRPr="00C14556" w:rsidRDefault="000C7DE2" w:rsidP="00C14556">
      <w:pPr>
        <w:pStyle w:val="Rubric"/>
      </w:pPr>
      <w:r>
        <w:t>The last verse of the Doxology may be inserted into the Annual Gospel Response.</w:t>
      </w:r>
    </w:p>
    <w:p w14:paraId="5BB08031" w14:textId="01E702A8"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32BC82" w14:textId="77777777" w:rsidR="005B716A" w:rsidRDefault="005B716A" w:rsidP="005B716A">
      <w:pPr>
        <w:pStyle w:val="Heading3"/>
      </w:pPr>
      <w:bookmarkStart w:id="1707" w:name="_Toc448227636"/>
      <w:r>
        <w:lastRenderedPageBreak/>
        <w:t>July 12 / Epip 18: Martyrdom of St. James the Apostle, the Bishop of Jerusalem</w:t>
      </w:r>
      <w:bookmarkEnd w:id="1707"/>
    </w:p>
    <w:p w14:paraId="3E767F80" w14:textId="09210AC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0614C9" w14:textId="77777777" w:rsidR="009C1989" w:rsidRDefault="009C1989" w:rsidP="009C1989">
      <w:pPr>
        <w:pStyle w:val="Heading3"/>
      </w:pPr>
      <w:bookmarkStart w:id="1708" w:name="_Ref434562330"/>
      <w:bookmarkStart w:id="1709" w:name="_Toc448227637"/>
      <w:r>
        <w:t>July 14 / Epip 20: Martyrdom of St. Theodore of Shotep, the General</w:t>
      </w:r>
      <w:bookmarkEnd w:id="1708"/>
      <w:bookmarkEnd w:id="1709"/>
    </w:p>
    <w:p w14:paraId="7B584133" w14:textId="77777777" w:rsidR="009C1989" w:rsidRDefault="009C1989" w:rsidP="009C1989">
      <w:pPr>
        <w:pStyle w:val="Heading4"/>
      </w:pPr>
      <w:bookmarkStart w:id="1710" w:name="_Ref434489277"/>
      <w:r>
        <w:t>The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1" w:name="_Ref434489296"/>
      <w:r>
        <w:t>Another Doxology of St. Theodore of Shotep, the General</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2"/>
            <w:r>
              <w:t>struggler</w:t>
            </w:r>
            <w:commentRangeEnd w:id="1712"/>
            <w:r>
              <w:rPr>
                <w:rStyle w:val="CommentReference"/>
                <w:rFonts w:ascii="Times New Roman" w:eastAsiaTheme="minorHAnsi" w:hAnsi="Times New Roman" w:cstheme="minorBidi"/>
                <w:color w:val="auto"/>
              </w:rPr>
              <w:commentReference w:id="171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3" w:name="_Toc448227638"/>
      <w:r>
        <w:t>July 15 / Epip 21: Commemoration of the Theotokos</w:t>
      </w:r>
      <w:bookmarkEnd w:id="1713"/>
    </w:p>
    <w:p w14:paraId="09456591" w14:textId="11B5A082"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562046" w14:textId="77777777" w:rsidR="0078548F" w:rsidRDefault="0078548F" w:rsidP="0078548F">
      <w:pPr>
        <w:pStyle w:val="Heading3"/>
      </w:pPr>
      <w:bookmarkStart w:id="1714" w:name="_Ref434562663"/>
      <w:bookmarkStart w:id="1715" w:name="_Toc448227639"/>
      <w:r>
        <w:t>July 17 / Epip 23: The Martyrdom of St. Marina</w:t>
      </w:r>
      <w:bookmarkEnd w:id="1714"/>
      <w:bookmarkEnd w:id="1715"/>
    </w:p>
    <w:p w14:paraId="71210AE6" w14:textId="77777777" w:rsidR="0078548F" w:rsidRDefault="0078548F" w:rsidP="0078548F">
      <w:pPr>
        <w:pStyle w:val="Heading4"/>
      </w:pPr>
      <w:bookmarkStart w:id="1716" w:name="_Ref434490204"/>
      <w:r>
        <w:t>The Doxology</w:t>
      </w:r>
      <w:r w:rsidR="00B46E6E">
        <w:t xml:space="preserve"> for St. Marina</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7" w:name="_Toc448227640"/>
      <w:r>
        <w:t>July 18 / Epip 24: The Martyrdom of Abba Noub</w:t>
      </w:r>
      <w:bookmarkEnd w:id="1717"/>
    </w:p>
    <w:p w14:paraId="45A4C76D" w14:textId="77777777" w:rsidR="00951605" w:rsidRDefault="00951605" w:rsidP="00951605">
      <w:pPr>
        <w:pStyle w:val="Heading4"/>
      </w:pPr>
      <w:bookmarkStart w:id="1718" w:name="_Ref434489534"/>
      <w:r>
        <w:t>The Doxology</w:t>
      </w:r>
      <w:r w:rsidR="00B46E6E">
        <w:t xml:space="preserve"> for Abba Noub</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9"/>
            <w:r>
              <w:t>Abba Noub</w:t>
            </w:r>
            <w:commentRangeEnd w:id="1719"/>
            <w:r>
              <w:rPr>
                <w:rStyle w:val="CommentReference"/>
                <w:rFonts w:ascii="Times New Roman" w:eastAsiaTheme="minorHAnsi" w:hAnsi="Times New Roman" w:cstheme="minorBidi"/>
                <w:color w:val="auto"/>
              </w:rPr>
              <w:commentReference w:id="171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0"/>
            <w:r>
              <w:t xml:space="preserve">upright </w:t>
            </w:r>
            <w:commentRangeEnd w:id="1720"/>
            <w:r>
              <w:rPr>
                <w:rStyle w:val="CommentReference"/>
                <w:rFonts w:ascii="Times New Roman" w:eastAsiaTheme="minorHAnsi" w:hAnsi="Times New Roman" w:cstheme="minorBidi"/>
                <w:color w:val="auto"/>
              </w:rPr>
              <w:commentReference w:id="172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1" w:name="_Toc448227641"/>
      <w:r>
        <w:t>July 20 / Epip 26: Joseph the Carpenter</w:t>
      </w:r>
      <w:bookmarkEnd w:id="1721"/>
    </w:p>
    <w:p w14:paraId="5DE3B33E" w14:textId="77777777" w:rsidR="00BF240D" w:rsidRDefault="00BF240D" w:rsidP="00BF240D">
      <w:pPr>
        <w:pStyle w:val="Heading4"/>
      </w:pPr>
      <w:bookmarkStart w:id="1722" w:name="_Ref434488476"/>
      <w:r>
        <w:t>The Doxology</w:t>
      </w:r>
      <w:r w:rsidR="00B46E6E">
        <w:t xml:space="preserve"> for St. Joseph the Carpenter</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9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3" w:name="_Toc448227642"/>
      <w:bookmarkStart w:id="1724" w:name="_Toc410196222"/>
      <w:bookmarkStart w:id="1725" w:name="_Toc410196464"/>
      <w:bookmarkStart w:id="1726" w:name="_Toc410196966"/>
      <w:r>
        <w:lastRenderedPageBreak/>
        <w:t>July 20 / Epip 26: Also St. Frumentius (Abune Selama), the First Bishop of Ethiopia</w:t>
      </w:r>
      <w:bookmarkEnd w:id="1723"/>
    </w:p>
    <w:p w14:paraId="5EE79286" w14:textId="30C5C30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C7DE2">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C7DE2">
        <w:rPr>
          <w:noProof/>
        </w:rPr>
        <w:t>869</w:t>
      </w:r>
      <w:r w:rsidR="00237D47">
        <w:fldChar w:fldCharType="end"/>
      </w:r>
      <w:r>
        <w:t>.</w:t>
      </w:r>
    </w:p>
    <w:p w14:paraId="74ECF631" w14:textId="77777777" w:rsidR="00C325FC" w:rsidRDefault="00C325FC" w:rsidP="005B716A">
      <w:pPr>
        <w:pStyle w:val="Heading3"/>
      </w:pPr>
      <w:bookmarkStart w:id="1727" w:name="_Toc448227643"/>
      <w:r>
        <w:t>July 22 / Epip 28: Departure of St. Mary Magdalene</w:t>
      </w:r>
      <w:bookmarkEnd w:id="1727"/>
    </w:p>
    <w:p w14:paraId="41ADBBFF" w14:textId="77777777" w:rsidR="00C325FC" w:rsidRDefault="00C325FC" w:rsidP="00C325FC">
      <w:pPr>
        <w:pStyle w:val="Heading4"/>
      </w:pPr>
      <w:bookmarkStart w:id="1728" w:name="_Ref434489077"/>
      <w:r>
        <w:t>The Doxology</w:t>
      </w:r>
      <w:r w:rsidR="00B46E6E">
        <w:t xml:space="preserve"> for St. Mary Magdalene</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9"/>
            <w:r>
              <w:t xml:space="preserve">ϯⲁⲅⲓⲁ </w:t>
            </w:r>
            <w:commentRangeEnd w:id="1729"/>
            <w:r>
              <w:rPr>
                <w:rStyle w:val="CommentReference"/>
                <w:rFonts w:ascii="Times New Roman" w:hAnsi="Times New Roman" w:cstheme="minorBidi"/>
                <w:noProof w:val="0"/>
              </w:rPr>
              <w:commentReference w:id="172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0" w:name="_Toc448227644"/>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0"/>
    </w:p>
    <w:p w14:paraId="19C57F68" w14:textId="37FDCD29"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8B57972" w14:textId="77777777" w:rsidR="005B716A" w:rsidRDefault="005B716A" w:rsidP="005B716A">
      <w:pPr>
        <w:pStyle w:val="Heading3"/>
      </w:pPr>
      <w:bookmarkStart w:id="1731" w:name="_Toc448227645"/>
      <w:r>
        <w:t xml:space="preserve">July 23 / Epip 29: </w:t>
      </w:r>
      <w:r w:rsidR="00B52D77">
        <w:t xml:space="preserve">Also the </w:t>
      </w:r>
      <w:r>
        <w:t>Translocation of the Relics of St. Andrew, the Apostle</w:t>
      </w:r>
      <w:bookmarkEnd w:id="1731"/>
    </w:p>
    <w:p w14:paraId="7500DAE2" w14:textId="3FB0995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CDA1374" w14:textId="77777777" w:rsidR="00960235" w:rsidRDefault="00960235" w:rsidP="00960235">
      <w:pPr>
        <w:pStyle w:val="Heading3"/>
      </w:pPr>
      <w:bookmarkStart w:id="1732" w:name="_Toc448227646"/>
      <w:r>
        <w:t>July 28 / Mesori 4: Consecration of the Church of St. Anthony</w:t>
      </w:r>
      <w:bookmarkEnd w:id="1732"/>
    </w:p>
    <w:p w14:paraId="15290CA7" w14:textId="2D40A5A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C7DE2">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C7DE2">
        <w:rPr>
          <w:noProof/>
        </w:rPr>
        <w:t>830</w:t>
      </w:r>
      <w:r w:rsidR="00237D47">
        <w:fldChar w:fldCharType="end"/>
      </w:r>
      <w:bookmarkEnd w:id="1679"/>
      <w:r>
        <w:t>.</w:t>
      </w:r>
    </w:p>
    <w:p w14:paraId="62D72F65" w14:textId="77777777" w:rsidR="00495F1A" w:rsidRPr="00980D99" w:rsidRDefault="00495F1A" w:rsidP="00495F1A">
      <w:pPr>
        <w:pStyle w:val="Heading2"/>
        <w:rPr>
          <w:lang w:val="en-US"/>
        </w:rPr>
      </w:pPr>
      <w:bookmarkStart w:id="1733" w:name="_Toc448696656"/>
      <w:bookmarkStart w:id="1734" w:name="August"/>
      <w:r>
        <w:lastRenderedPageBreak/>
        <w:t>August</w:t>
      </w:r>
      <w:bookmarkEnd w:id="1724"/>
      <w:bookmarkEnd w:id="1725"/>
      <w:bookmarkEnd w:id="172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3"/>
    </w:p>
    <w:bookmarkStart w:id="1735" w:name="_Toc410196967" w:displacedByCustomXml="next"/>
    <w:bookmarkStart w:id="1736" w:name="_Toc410196465" w:displacedByCustomXml="next"/>
    <w:bookmarkStart w:id="1737" w:name="_Toc410196223" w:displacedByCustomXml="next"/>
    <w:sdt>
      <w:sdtPr>
        <w:id w:val="-1335066635"/>
        <w:docPartObj>
          <w:docPartGallery w:val="Table of Contents"/>
          <w:docPartUnique/>
        </w:docPartObj>
      </w:sdtPr>
      <w:sdtEndPr>
        <w:rPr>
          <w:b/>
          <w:bCs/>
          <w:noProof/>
        </w:rPr>
      </w:sdtEndPr>
      <w:sdtContent>
        <w:p w14:paraId="6C4AA256" w14:textId="72F782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0642AA7E" w14:textId="52F335D5" w:rsidR="00E35F1F" w:rsidRDefault="00423B80">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469350F5" w14:textId="58F18C6C" w:rsidR="00E35F1F" w:rsidRDefault="00423B80">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1C958ECA" w14:textId="61C9BD83" w:rsidR="00E35F1F" w:rsidRDefault="00423B80">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C7DE2">
              <w:rPr>
                <w:noProof/>
                <w:webHidden/>
              </w:rPr>
              <w:t>940</w:t>
            </w:r>
            <w:r w:rsidR="00E35F1F">
              <w:rPr>
                <w:noProof/>
                <w:webHidden/>
              </w:rPr>
              <w:fldChar w:fldCharType="end"/>
            </w:r>
          </w:hyperlink>
        </w:p>
        <w:p w14:paraId="30938F4F" w14:textId="068CD9EF" w:rsidR="00E35F1F" w:rsidRDefault="00423B80">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27ED9ED2" w14:textId="372A1000" w:rsidR="00E35F1F" w:rsidRDefault="00423B80">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61F29EF3" w14:textId="21BCB31F" w:rsidR="00E35F1F" w:rsidRDefault="00423B80">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33C8C71D" w14:textId="5ED57BD2" w:rsidR="00E35F1F" w:rsidRDefault="00423B80">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C7DE2">
              <w:rPr>
                <w:noProof/>
                <w:webHidden/>
              </w:rPr>
              <w:t>950</w:t>
            </w:r>
            <w:r w:rsidR="00E35F1F">
              <w:rPr>
                <w:noProof/>
                <w:webHidden/>
              </w:rPr>
              <w:fldChar w:fldCharType="end"/>
            </w:r>
          </w:hyperlink>
        </w:p>
        <w:p w14:paraId="388B8086" w14:textId="6739A456" w:rsidR="00E35F1F" w:rsidRDefault="00423B80">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ACE581D" w14:textId="3E76A5A7" w:rsidR="00E35F1F" w:rsidRDefault="00423B80">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39173CA8" w14:textId="52667911" w:rsidR="00E35F1F" w:rsidRDefault="00423B80">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4B7ED6FE" w14:textId="58DE6245" w:rsidR="00E35F1F" w:rsidRDefault="00423B80">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C0A9F92" w14:textId="7B0965E7" w:rsidR="00E35F1F" w:rsidRDefault="00423B80">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C7DE2">
              <w:rPr>
                <w:noProof/>
                <w:webHidden/>
              </w:rPr>
              <w:t>953</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8" w:name="_Toc448227647"/>
      <w:r>
        <w:lastRenderedPageBreak/>
        <w:t>August 1 / Mesori 8: The Confession of St. Peter</w:t>
      </w:r>
      <w:bookmarkEnd w:id="1738"/>
    </w:p>
    <w:p w14:paraId="255AA614" w14:textId="44B9A776"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C7DE2">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C7DE2">
        <w:rPr>
          <w:noProof/>
        </w:rPr>
        <w:t>904</w:t>
      </w:r>
      <w:r w:rsidR="00237D47">
        <w:fldChar w:fldCharType="end"/>
      </w:r>
      <w:r>
        <w:t>.</w:t>
      </w:r>
    </w:p>
    <w:p w14:paraId="21A226CF" w14:textId="77777777" w:rsidR="00DD5136" w:rsidRDefault="00DD5136" w:rsidP="00DD5136">
      <w:pPr>
        <w:pStyle w:val="Heading3"/>
      </w:pPr>
      <w:bookmarkStart w:id="1739" w:name="_Toc448227648"/>
      <w:r>
        <w:t>August 5 / Mesori 12: Commemoration of Archangel Michael</w:t>
      </w:r>
      <w:bookmarkEnd w:id="1739"/>
    </w:p>
    <w:p w14:paraId="2F7B78A7"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7B2036C" w14:textId="77777777" w:rsidTr="0082304E">
        <w:trPr>
          <w:cantSplit/>
          <w:jc w:val="center"/>
        </w:trPr>
        <w:tc>
          <w:tcPr>
            <w:tcW w:w="288" w:type="dxa"/>
          </w:tcPr>
          <w:p w14:paraId="2ED06AA6" w14:textId="77777777" w:rsidR="000C7DE2" w:rsidRDefault="000C7DE2" w:rsidP="0082304E">
            <w:pPr>
              <w:pStyle w:val="CopticCross"/>
            </w:pPr>
          </w:p>
        </w:tc>
        <w:tc>
          <w:tcPr>
            <w:tcW w:w="3960" w:type="dxa"/>
          </w:tcPr>
          <w:p w14:paraId="0C981CD4" w14:textId="77777777" w:rsidR="000C7DE2" w:rsidRDefault="000C7DE2" w:rsidP="00C83ECE">
            <w:pPr>
              <w:pStyle w:val="EngHang"/>
            </w:pPr>
            <w:r>
              <w:t>Through the intercessions</w:t>
            </w:r>
          </w:p>
          <w:p w14:paraId="42969F2C" w14:textId="77777777" w:rsidR="000C7DE2" w:rsidRDefault="000C7DE2" w:rsidP="00C83ECE">
            <w:pPr>
              <w:pStyle w:val="EngHang"/>
            </w:pPr>
            <w:r>
              <w:t>Of the Four Incorporeal Beasts,</w:t>
            </w:r>
          </w:p>
          <w:p w14:paraId="276530A1" w14:textId="77777777" w:rsidR="000C7DE2" w:rsidRDefault="000C7DE2" w:rsidP="00C83ECE">
            <w:pPr>
              <w:pStyle w:val="EngHang"/>
            </w:pPr>
            <w:r>
              <w:t>The ministering flames of fire,</w:t>
            </w:r>
          </w:p>
          <w:p w14:paraId="70075B90" w14:textId="77777777" w:rsidR="000C7DE2" w:rsidRDefault="000C7DE2" w:rsidP="0082304E">
            <w:pPr>
              <w:pStyle w:val="EngHangEnd"/>
            </w:pPr>
            <w:r>
              <w:t>O Lord, grant us the forgiveness of our sins.</w:t>
            </w:r>
          </w:p>
        </w:tc>
        <w:tc>
          <w:tcPr>
            <w:tcW w:w="288" w:type="dxa"/>
          </w:tcPr>
          <w:p w14:paraId="6550A3AA" w14:textId="77777777" w:rsidR="000C7DE2" w:rsidRDefault="000C7DE2" w:rsidP="0082304E"/>
        </w:tc>
        <w:tc>
          <w:tcPr>
            <w:tcW w:w="288" w:type="dxa"/>
          </w:tcPr>
          <w:p w14:paraId="61A39071" w14:textId="77777777" w:rsidR="000C7DE2" w:rsidRDefault="000C7DE2" w:rsidP="0082304E">
            <w:pPr>
              <w:pStyle w:val="CopticCross"/>
            </w:pPr>
          </w:p>
        </w:tc>
        <w:tc>
          <w:tcPr>
            <w:tcW w:w="3960" w:type="dxa"/>
          </w:tcPr>
          <w:p w14:paraId="5AE9172A" w14:textId="77777777" w:rsidR="000C7DE2" w:rsidRDefault="000C7DE2" w:rsidP="00C83ECE">
            <w:pPr>
              <w:pStyle w:val="CopticVersemulti-line"/>
            </w:pPr>
            <w:r>
              <w:t>Ϩⲓⲧⲉⲛ ⲛⲓⲡ̀ⲣⲉⲥⲃⲓⲁ̀</w:t>
            </w:r>
          </w:p>
          <w:p w14:paraId="3B2A977A" w14:textId="77777777" w:rsidR="000C7DE2" w:rsidRDefault="000C7DE2" w:rsidP="00C83ECE">
            <w:pPr>
              <w:pStyle w:val="CopticVersemulti-line"/>
            </w:pPr>
            <w:r>
              <w:t>ⲛ̀ⲧⲉ ⲡⲓϥ̀ⲧⲟⲩ ⲛ̀ⲍⲱⲟⲛ ⲛ̀ⲁⲥⲱⲙⲁⲧⲟⲥ</w:t>
            </w:r>
          </w:p>
          <w:p w14:paraId="6C01E867" w14:textId="77777777" w:rsidR="000C7DE2" w:rsidRDefault="000C7DE2" w:rsidP="00C83ECE">
            <w:pPr>
              <w:pStyle w:val="CopticVersemulti-line"/>
            </w:pPr>
            <w:r>
              <w:t>ⲛ̀ⲗⲓⲧⲟⲩⲣⲅⲟⲥ ⲛ̀ϣⲁϩ ⲛ̀ⲭ̀ⲣⲟⲙ:</w:t>
            </w:r>
          </w:p>
          <w:p w14:paraId="203DA364" w14:textId="77777777" w:rsidR="000C7DE2" w:rsidRPr="00C35319" w:rsidRDefault="000C7DE2" w:rsidP="00C83ECE">
            <w:pPr>
              <w:pStyle w:val="CopticHangingVerse"/>
            </w:pPr>
            <w:r>
              <w:t>Ⲡϭⲟⲓⲥ ⲁⲣⲓϩ̀ⲙⲟⲧ ⲛⲁⲛ ⲙ̀ⲡⲓⲭⲱ ⲉ̀ⲃⲟⲗ ⲛ̀ⲧⲉ ⲛⲉⲛⲛⲟⲃⲓ.</w:t>
            </w:r>
          </w:p>
        </w:tc>
      </w:tr>
    </w:tbl>
    <w:p w14:paraId="033A4D1C"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8B1BD4" w14:textId="77777777" w:rsidTr="00C83ECE">
        <w:trPr>
          <w:cantSplit/>
          <w:jc w:val="center"/>
        </w:trPr>
        <w:tc>
          <w:tcPr>
            <w:tcW w:w="288" w:type="dxa"/>
          </w:tcPr>
          <w:p w14:paraId="6EACDCD9" w14:textId="77777777" w:rsidR="000C7DE2" w:rsidRDefault="000C7DE2" w:rsidP="00C83ECE">
            <w:pPr>
              <w:pStyle w:val="CopticCross"/>
            </w:pPr>
          </w:p>
        </w:tc>
        <w:tc>
          <w:tcPr>
            <w:tcW w:w="3960" w:type="dxa"/>
          </w:tcPr>
          <w:p w14:paraId="78A15B14" w14:textId="77777777" w:rsidR="000C7DE2" w:rsidRDefault="000C7DE2" w:rsidP="00C83ECE">
            <w:pPr>
              <w:pStyle w:val="EngHang"/>
            </w:pPr>
            <w:r>
              <w:t>Hail to the four incorporeal living beasts,</w:t>
            </w:r>
          </w:p>
          <w:p w14:paraId="613014E9" w14:textId="77777777" w:rsidR="000C7DE2" w:rsidRDefault="000C7DE2" w:rsidP="00C83ECE">
            <w:pPr>
              <w:pStyle w:val="EngHang"/>
            </w:pPr>
            <w:r>
              <w:t>Carrying the throne of God,</w:t>
            </w:r>
          </w:p>
          <w:p w14:paraId="0C9F1839" w14:textId="77777777" w:rsidR="000C7DE2" w:rsidRDefault="000C7DE2" w:rsidP="00C83ECE">
            <w:pPr>
              <w:pStyle w:val="EngHang"/>
            </w:pPr>
            <w:r>
              <w:t>A lion’s face, and a calf’s face,</w:t>
            </w:r>
          </w:p>
          <w:p w14:paraId="4E70F38F" w14:textId="77777777" w:rsidR="000C7DE2" w:rsidRDefault="000C7DE2" w:rsidP="00C83ECE">
            <w:pPr>
              <w:pStyle w:val="EngHangEnd"/>
            </w:pPr>
            <w:r>
              <w:t>A man’s face, and an eagle’s face.</w:t>
            </w:r>
          </w:p>
        </w:tc>
        <w:tc>
          <w:tcPr>
            <w:tcW w:w="288" w:type="dxa"/>
          </w:tcPr>
          <w:p w14:paraId="5E3C9F45" w14:textId="77777777" w:rsidR="000C7DE2" w:rsidRDefault="000C7DE2" w:rsidP="00C83ECE"/>
        </w:tc>
        <w:tc>
          <w:tcPr>
            <w:tcW w:w="288" w:type="dxa"/>
          </w:tcPr>
          <w:p w14:paraId="56B7109A" w14:textId="77777777" w:rsidR="000C7DE2" w:rsidRDefault="000C7DE2" w:rsidP="00C83ECE">
            <w:pPr>
              <w:pStyle w:val="CopticCross"/>
            </w:pPr>
          </w:p>
        </w:tc>
        <w:tc>
          <w:tcPr>
            <w:tcW w:w="3960" w:type="dxa"/>
          </w:tcPr>
          <w:p w14:paraId="4804CB6C" w14:textId="77777777" w:rsidR="000C7DE2" w:rsidRDefault="000C7DE2" w:rsidP="00C83ECE">
            <w:pPr>
              <w:pStyle w:val="CopticVersemulti-line"/>
            </w:pPr>
            <w:r>
              <w:t>Ⲭⲉⲣⲉ ⲡⲓϥ̀ⲧⲟⲩ ⲛ̀ⲍⲱⲟⲛ ⲛ̀ⲁ̀ⲥⲱⲙⲁⲧⲟⲥ:</w:t>
            </w:r>
          </w:p>
          <w:p w14:paraId="7AFCC227" w14:textId="77777777" w:rsidR="000C7DE2" w:rsidRDefault="000C7DE2" w:rsidP="00C83ECE">
            <w:pPr>
              <w:pStyle w:val="CopticVersemulti-line"/>
            </w:pPr>
            <w:r>
              <w:t>ⲉⲧϥⲁⲓ ϧⲁ ⲡⲓϩⲁⲣⲙⲁ ⲛ̀ⲧⲉ Ⲫϯ:</w:t>
            </w:r>
          </w:p>
          <w:p w14:paraId="4DB13CCA" w14:textId="77777777" w:rsidR="000C7DE2" w:rsidRDefault="000C7DE2" w:rsidP="00C83ECE">
            <w:pPr>
              <w:pStyle w:val="CopticVersemulti-line"/>
            </w:pPr>
            <w:r>
              <w:t>ⲟⲩϩⲟ ⲙ̀ⲙⲟⲩⲓ̀ ⲛⲉⲙ ⲟⲩϩⲟ ⲙ̀ⲙⲁⲥⲓ:</w:t>
            </w:r>
          </w:p>
          <w:p w14:paraId="2375FD82" w14:textId="77777777" w:rsidR="000C7DE2" w:rsidRPr="00C35319" w:rsidRDefault="000C7DE2" w:rsidP="00C83ECE">
            <w:pPr>
              <w:pStyle w:val="CopticHangingVerse"/>
            </w:pPr>
            <w:r>
              <w:t>ⲛⲉⲙ ⲟⲩϩⲟ ⲛ̀ⲣⲱⲙⲓ ⲛⲉⲙ ⲟⲩϩⲟ ⲛ̀ⲁ̀ⲏ̀ⲧⲟⲥ.</w:t>
            </w:r>
          </w:p>
        </w:tc>
      </w:tr>
    </w:tbl>
    <w:p w14:paraId="73B73EF2" w14:textId="77777777" w:rsidR="000C7DE2" w:rsidRDefault="000C7DE2" w:rsidP="0082304E">
      <w:pPr>
        <w:pStyle w:val="Heading4"/>
      </w:pPr>
      <w:r>
        <w:t>The Gospel Response for the Four Incorporeal Beasts</w:t>
      </w:r>
    </w:p>
    <w:p w14:paraId="57F6CD30" w14:textId="77777777" w:rsidR="000C7DE2" w:rsidRPr="00C14556" w:rsidRDefault="000C7DE2" w:rsidP="00C14556">
      <w:pPr>
        <w:pStyle w:val="Rubric"/>
      </w:pPr>
      <w:r>
        <w:t>The last verse of the Doxology may be inserted into the Annual Gospel Response.</w:t>
      </w:r>
    </w:p>
    <w:p w14:paraId="64B788FF" w14:textId="6A8C208B"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700F8882" w14:textId="77777777" w:rsidR="00495F1A" w:rsidRDefault="00980D99" w:rsidP="00495F1A">
      <w:pPr>
        <w:pStyle w:val="Heading3"/>
      </w:pPr>
      <w:bookmarkStart w:id="1740" w:name="_Toc448227649"/>
      <w:r>
        <w:t xml:space="preserve">August 6 / Mesori 13: </w:t>
      </w:r>
      <w:r w:rsidR="00495F1A">
        <w:t>The Transfiguration</w:t>
      </w:r>
      <w:bookmarkEnd w:id="1737"/>
      <w:bookmarkEnd w:id="1736"/>
      <w:bookmarkEnd w:id="1735"/>
      <w:bookmarkEnd w:id="1740"/>
    </w:p>
    <w:p w14:paraId="1EF4D652" w14:textId="77777777" w:rsidR="00980D99" w:rsidRDefault="00980D99" w:rsidP="00980D99">
      <w:pPr>
        <w:pStyle w:val="Heading4"/>
      </w:pPr>
      <w:bookmarkStart w:id="1741" w:name="_Ref434478012"/>
      <w:r>
        <w:t>The Doxology</w:t>
      </w:r>
      <w:r w:rsidR="00E21EA3">
        <w:t xml:space="preserve"> of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2" w:name="_Ref434476299"/>
      <w:r>
        <w:lastRenderedPageBreak/>
        <w:t>The Psali Adam</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3" w:name="_Ref434476316"/>
      <w:r>
        <w:t>The Psali Batos</w:t>
      </w:r>
      <w:r w:rsidR="006C1B94">
        <w:t xml:space="preserve"> for the Transfiguration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4" w:name="_Toc410196224"/>
      <w:bookmarkStart w:id="1745" w:name="_Toc410196466"/>
      <w:bookmarkStart w:id="1746" w:name="_Toc410196968"/>
      <w:bookmarkStart w:id="1747" w:name="_Ref435642801"/>
      <w:bookmarkStart w:id="1748" w:name="_Ref435642808"/>
      <w:bookmarkStart w:id="1749" w:name="_Toc448227650"/>
      <w:r>
        <w:t xml:space="preserve">August 9 / Mesori 16: </w:t>
      </w:r>
      <w:r w:rsidR="00495F1A">
        <w:t>The Assumption of the Virgin</w:t>
      </w:r>
      <w:bookmarkEnd w:id="1744"/>
      <w:bookmarkEnd w:id="1745"/>
      <w:bookmarkEnd w:id="1746"/>
      <w:bookmarkEnd w:id="1747"/>
      <w:bookmarkEnd w:id="1748"/>
      <w:bookmarkEnd w:id="1749"/>
    </w:p>
    <w:p w14:paraId="134619E6" w14:textId="6E3F57A5"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D26BE2A" w14:textId="4FF0A956" w:rsidR="007E24F9" w:rsidRDefault="007E24F9" w:rsidP="007E24F9">
      <w:pPr>
        <w:pStyle w:val="Heading4"/>
      </w:pPr>
      <w:bookmarkStart w:id="1750" w:name="_Ref435642763"/>
      <w:r>
        <w:t xml:space="preserve">The Psali </w:t>
      </w:r>
      <w:commentRangeStart w:id="1751"/>
      <w:r>
        <w:t xml:space="preserve">Adam </w:t>
      </w:r>
      <w:commentRangeEnd w:id="1751"/>
      <w:r>
        <w:rPr>
          <w:rStyle w:val="CommentReference"/>
          <w:rFonts w:eastAsiaTheme="minorHAnsi" w:cstheme="minorBidi"/>
          <w:b w:val="0"/>
          <w:bCs w:val="0"/>
          <w:iCs w:val="0"/>
          <w:color w:val="auto"/>
        </w:rPr>
        <w:commentReference w:id="1751"/>
      </w:r>
      <w:r>
        <w:t>for the Virgin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2"/>
            <w:r>
              <w:t>With divine hands.”</w:t>
            </w:r>
            <w:commentRangeEnd w:id="1752"/>
            <w:r>
              <w:rPr>
                <w:rStyle w:val="CommentReference"/>
                <w:rFonts w:ascii="Times New Roman" w:eastAsiaTheme="minorHAnsi" w:hAnsi="Times New Roman" w:cstheme="minorBidi"/>
                <w:color w:val="auto"/>
              </w:rPr>
              <w:commentReference w:id="1752"/>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3" w:name="_Ref435734818"/>
      <w:r>
        <w:t>The Psali Batos for the Virgin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9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4"/>
            <w:r>
              <w:t>forever</w:t>
            </w:r>
            <w:commentRangeEnd w:id="1754"/>
            <w:r>
              <w:rPr>
                <w:rStyle w:val="CommentReference"/>
                <w:rFonts w:ascii="Times New Roman" w:eastAsiaTheme="minorHAnsi" w:hAnsi="Times New Roman" w:cstheme="minorBidi"/>
                <w:color w:val="auto"/>
              </w:rPr>
              <w:commentReference w:id="1754"/>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5"/>
            <w:r>
              <w:t>In the unshakable places.</w:t>
            </w:r>
            <w:commentRangeEnd w:id="1755"/>
            <w:r>
              <w:rPr>
                <w:rStyle w:val="CommentReference"/>
                <w:rFonts w:ascii="Times New Roman" w:eastAsiaTheme="minorHAnsi" w:hAnsi="Times New Roman" w:cstheme="minorBidi"/>
                <w:color w:val="auto"/>
              </w:rPr>
              <w:commentReference w:id="1755"/>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6"/>
            <w:r>
              <w:t>Your name adorns our works.</w:t>
            </w:r>
            <w:commentRangeEnd w:id="1756"/>
            <w:r>
              <w:rPr>
                <w:rStyle w:val="CommentReference"/>
                <w:rFonts w:ascii="Times New Roman" w:eastAsiaTheme="minorHAnsi" w:hAnsi="Times New Roman" w:cstheme="minorBidi"/>
                <w:color w:val="auto"/>
              </w:rPr>
              <w:commentReference w:id="1756"/>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7"/>
            <w:r>
              <w:t xml:space="preserve">Interceding </w:t>
            </w:r>
            <w:commentRangeEnd w:id="1757"/>
            <w:r>
              <w:rPr>
                <w:rStyle w:val="CommentReference"/>
                <w:rFonts w:ascii="Times New Roman" w:eastAsiaTheme="minorHAnsi" w:hAnsi="Times New Roman" w:cstheme="minorBidi"/>
                <w:color w:val="auto"/>
              </w:rPr>
              <w:commentReference w:id="1757"/>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8" w:name="_Toc448227651"/>
      <w:r>
        <w:t>August 12 / Mesori 19: Translocation of the Relics of St. Macarius the Great</w:t>
      </w:r>
      <w:bookmarkEnd w:id="1758"/>
    </w:p>
    <w:p w14:paraId="0744AB3C" w14:textId="18FBE0AD"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C7DE2">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C7DE2">
        <w:rPr>
          <w:noProof/>
        </w:rPr>
        <w:t>844</w:t>
      </w:r>
      <w:r w:rsidR="00237D47">
        <w:fldChar w:fldCharType="end"/>
      </w:r>
      <w:r w:rsidR="00237D47">
        <w:t>.</w:t>
      </w:r>
    </w:p>
    <w:p w14:paraId="7069CDB9" w14:textId="77777777" w:rsidR="005329C1" w:rsidRDefault="005329C1" w:rsidP="005329C1">
      <w:pPr>
        <w:pStyle w:val="Heading3"/>
      </w:pPr>
      <w:bookmarkStart w:id="1759" w:name="_Toc448227652"/>
      <w:r>
        <w:t>August 14 / Mesori 21: Commemoration of the Theotokos</w:t>
      </w:r>
      <w:bookmarkEnd w:id="1759"/>
    </w:p>
    <w:p w14:paraId="26062380" w14:textId="78FAE698"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48CB18D" w14:textId="77777777" w:rsidR="009F60F1" w:rsidRDefault="009F60F1" w:rsidP="009F60F1">
      <w:pPr>
        <w:pStyle w:val="Heading3"/>
      </w:pPr>
      <w:bookmarkStart w:id="1760" w:name="_Ref434563030"/>
      <w:bookmarkStart w:id="1761" w:name="_Toc448227653"/>
      <w:r>
        <w:t>August 17 / Mesori 24: Departure of St. Takle Haymanot</w:t>
      </w:r>
      <w:bookmarkEnd w:id="1760"/>
      <w:bookmarkEnd w:id="1761"/>
    </w:p>
    <w:p w14:paraId="34845613" w14:textId="77777777" w:rsidR="009F60F1" w:rsidRDefault="009F60F1" w:rsidP="009F60F1">
      <w:pPr>
        <w:pStyle w:val="Heading4"/>
      </w:pPr>
      <w:bookmarkStart w:id="1762" w:name="_Ref434492302"/>
      <w:r>
        <w:t>The Doxology</w:t>
      </w:r>
      <w:r w:rsidR="00B82753">
        <w:t xml:space="preserve"> for St. Takle Haymanot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3" w:name="_Toc448227654"/>
      <w:r>
        <w:t>August 21 / Mesori 28: The Patriarchs: Abraham, Isaac, and Jacob</w:t>
      </w:r>
      <w:bookmarkEnd w:id="1763"/>
    </w:p>
    <w:p w14:paraId="1D063B19" w14:textId="77777777" w:rsidR="00431ABD" w:rsidRDefault="00431ABD" w:rsidP="00431ABD">
      <w:pPr>
        <w:pStyle w:val="Heading4"/>
      </w:pPr>
      <w:bookmarkStart w:id="1764" w:name="_Ref434492413"/>
      <w:r>
        <w:t>The Doxology</w:t>
      </w:r>
      <w:r w:rsidR="00B82753">
        <w:t xml:space="preserve"> for the Patriarchs: Abraham, Isaac, and Jacob</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5" w:name="_Toc448227655"/>
      <w:r>
        <w:t>August 22 / Mesori 29: Commemoration of the Annunciation, Nativity, and Resurrection on the 29</w:t>
      </w:r>
      <w:r w:rsidRPr="00C0205C">
        <w:rPr>
          <w:vertAlign w:val="superscript"/>
        </w:rPr>
        <w:t>th</w:t>
      </w:r>
      <w:r>
        <w:t xml:space="preserve"> of Every Month</w:t>
      </w:r>
      <w:bookmarkEnd w:id="1765"/>
    </w:p>
    <w:p w14:paraId="19306DA7" w14:textId="582BA5D9" w:rsidR="007D439A" w:rsidRPr="00B52D77" w:rsidRDefault="007D439A" w:rsidP="007D439A">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71EB5850" w14:textId="77777777" w:rsidR="0070722E" w:rsidRDefault="0070722E" w:rsidP="0070722E">
      <w:pPr>
        <w:pStyle w:val="Heading3"/>
      </w:pPr>
      <w:bookmarkStart w:id="1766" w:name="_Toc448227656"/>
      <w:r>
        <w:t xml:space="preserve">August 22 / Mesori 29: </w:t>
      </w:r>
      <w:r w:rsidR="007D439A">
        <w:t xml:space="preserve">Also the </w:t>
      </w:r>
      <w:r>
        <w:t>Translocation of the Relics of St. John the Short to Scetis</w:t>
      </w:r>
      <w:bookmarkEnd w:id="1766"/>
    </w:p>
    <w:p w14:paraId="6CA7DB30" w14:textId="7E0889BC"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C7DE2">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C7DE2">
        <w:rPr>
          <w:noProof/>
        </w:rPr>
        <w:t>679</w:t>
      </w:r>
      <w:r w:rsidR="00237D47">
        <w:fldChar w:fldCharType="end"/>
      </w:r>
      <w:r>
        <w:t>.</w:t>
      </w:r>
    </w:p>
    <w:p w14:paraId="7E90B074" w14:textId="77777777" w:rsidR="00D46726" w:rsidRDefault="00D46726" w:rsidP="00D46726">
      <w:pPr>
        <w:pStyle w:val="Heading3"/>
      </w:pPr>
      <w:bookmarkStart w:id="1767" w:name="_Toc448227657"/>
      <w:r>
        <w:t>August 25 / Little Month 2: Departure of St. Titus the Apostle</w:t>
      </w:r>
      <w:bookmarkEnd w:id="1767"/>
    </w:p>
    <w:p w14:paraId="0FCE4143" w14:textId="783889E4"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AA6933" w14:textId="77777777" w:rsidR="00C30039" w:rsidRDefault="00C30039" w:rsidP="00C30039">
      <w:pPr>
        <w:pStyle w:val="Heading3"/>
      </w:pPr>
      <w:bookmarkStart w:id="1768" w:name="_Toc448227658"/>
      <w:r>
        <w:t>August 26 / Little Month 3: Archangel Raphael</w:t>
      </w:r>
      <w:bookmarkEnd w:id="1768"/>
    </w:p>
    <w:p w14:paraId="0292BCC5" w14:textId="77777777" w:rsidR="00C30039" w:rsidRDefault="00C30039" w:rsidP="00C30039">
      <w:pPr>
        <w:pStyle w:val="Heading4"/>
      </w:pPr>
      <w:bookmarkStart w:id="1769" w:name="_Ref434488208"/>
      <w:r>
        <w:t>The Doxology</w:t>
      </w:r>
      <w:r w:rsidR="00B46E6E">
        <w:t xml:space="preserve"> for Archangel Raphael</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0" w:name="_Toc448227659"/>
      <w:r>
        <w:lastRenderedPageBreak/>
        <w:t>August 28 / Little Month 5</w:t>
      </w:r>
      <w:r w:rsidR="00980D99">
        <w:t>: St. Parsouma</w:t>
      </w:r>
      <w:bookmarkEnd w:id="1770"/>
    </w:p>
    <w:p w14:paraId="32F5CFB7" w14:textId="77777777" w:rsidR="00980D99" w:rsidRDefault="00980D99" w:rsidP="00980D99">
      <w:pPr>
        <w:pStyle w:val="Heading4"/>
      </w:pPr>
      <w:bookmarkStart w:id="1771" w:name="_Ref434491294"/>
      <w:r>
        <w:t>The Doxology</w:t>
      </w:r>
      <w:r w:rsidR="00810F04">
        <w:t xml:space="preserve"> for St. Parsouma</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9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5"/>
            <w:r>
              <w:t xml:space="preserve">ⲙ̀Ⲡⲭ̄ⲥ̄ </w:t>
            </w:r>
            <w:commentRangeEnd w:id="1775"/>
            <w:r>
              <w:rPr>
                <w:rStyle w:val="CommentReference"/>
                <w:rFonts w:ascii="Times New Roman" w:hAnsi="Times New Roman" w:cstheme="minorBidi"/>
                <w:noProof w:val="0"/>
              </w:rPr>
              <w:commentReference w:id="177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6"/>
            <w:r>
              <w:t xml:space="preserve">ⲡⲉⲛⲥⲱⲧⲏⲣ </w:t>
            </w:r>
            <w:commentRangeEnd w:id="1776"/>
            <w:r>
              <w:rPr>
                <w:rStyle w:val="CommentReference"/>
                <w:rFonts w:ascii="Times New Roman" w:hAnsi="Times New Roman" w:cstheme="minorBidi"/>
                <w:noProof w:val="0"/>
              </w:rPr>
              <w:commentReference w:id="177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lastRenderedPageBreak/>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7" w:name="_Toc410196226"/>
      <w:bookmarkStart w:id="1778" w:name="_Toc410196468"/>
      <w:bookmarkStart w:id="1779" w:name="_Toc410196970"/>
      <w:bookmarkStart w:id="1780" w:name="_Toc448696657"/>
      <w:bookmarkStart w:id="1781" w:name="Pascal"/>
      <w:bookmarkEnd w:id="1734"/>
      <w:r>
        <w:lastRenderedPageBreak/>
        <w:t>The Pascal Cycle</w:t>
      </w:r>
      <w:bookmarkEnd w:id="1777"/>
      <w:bookmarkEnd w:id="1778"/>
      <w:bookmarkEnd w:id="1779"/>
      <w:bookmarkEnd w:id="1780"/>
    </w:p>
    <w:bookmarkStart w:id="1782" w:name="_Toc410196971" w:displacedByCustomXml="next"/>
    <w:bookmarkStart w:id="1783" w:name="_Toc410196469" w:displacedByCustomXml="next"/>
    <w:bookmarkStart w:id="1784" w:name="_Toc410196227" w:displacedByCustomXml="next"/>
    <w:sdt>
      <w:sdtPr>
        <w:id w:val="-124935015"/>
        <w:docPartObj>
          <w:docPartGallery w:val="Table of Contents"/>
          <w:docPartUnique/>
        </w:docPartObj>
      </w:sdtPr>
      <w:sdtEndPr>
        <w:rPr>
          <w:b/>
          <w:bCs/>
          <w:noProof/>
        </w:rPr>
      </w:sdtEndPr>
      <w:sdtContent>
        <w:p w14:paraId="5FDFFE48" w14:textId="50863DD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C7DE2">
              <w:rPr>
                <w:noProof/>
                <w:webHidden/>
              </w:rPr>
              <w:t>956</w:t>
            </w:r>
            <w:r w:rsidR="00E35F1F">
              <w:rPr>
                <w:noProof/>
                <w:webHidden/>
              </w:rPr>
              <w:fldChar w:fldCharType="end"/>
            </w:r>
          </w:hyperlink>
        </w:p>
        <w:p w14:paraId="2F2B0A5E" w14:textId="787E3B12" w:rsidR="00E35F1F" w:rsidRDefault="00423B80">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21397571" w14:textId="1578AD42" w:rsidR="00E35F1F" w:rsidRDefault="00423B80">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345B39DB" w14:textId="56B3DB97" w:rsidR="00E35F1F" w:rsidRDefault="00423B80">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C7DE2">
              <w:rPr>
                <w:noProof/>
                <w:webHidden/>
              </w:rPr>
              <w:t>978</w:t>
            </w:r>
            <w:r w:rsidR="00E35F1F">
              <w:rPr>
                <w:noProof/>
                <w:webHidden/>
              </w:rPr>
              <w:fldChar w:fldCharType="end"/>
            </w:r>
          </w:hyperlink>
        </w:p>
        <w:p w14:paraId="2AC75D2D" w14:textId="7F627CEC" w:rsidR="00E35F1F" w:rsidRDefault="00423B80">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C7DE2">
              <w:rPr>
                <w:noProof/>
                <w:webHidden/>
              </w:rPr>
              <w:t>983</w:t>
            </w:r>
            <w:r w:rsidR="00E35F1F">
              <w:rPr>
                <w:noProof/>
                <w:webHidden/>
              </w:rPr>
              <w:fldChar w:fldCharType="end"/>
            </w:r>
          </w:hyperlink>
        </w:p>
        <w:p w14:paraId="3D4E604A" w14:textId="67EB8872" w:rsidR="00E35F1F" w:rsidRDefault="00423B80">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C7DE2">
              <w:rPr>
                <w:noProof/>
                <w:webHidden/>
              </w:rPr>
              <w:t>991</w:t>
            </w:r>
            <w:r w:rsidR="00E35F1F">
              <w:rPr>
                <w:noProof/>
                <w:webHidden/>
              </w:rPr>
              <w:fldChar w:fldCharType="end"/>
            </w:r>
          </w:hyperlink>
        </w:p>
        <w:p w14:paraId="02D0C1AA" w14:textId="5DFC282C" w:rsidR="00E35F1F" w:rsidRDefault="00423B80">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C7DE2">
              <w:rPr>
                <w:noProof/>
                <w:webHidden/>
              </w:rPr>
              <w:t>999</w:t>
            </w:r>
            <w:r w:rsidR="00E35F1F">
              <w:rPr>
                <w:noProof/>
                <w:webHidden/>
              </w:rPr>
              <w:fldChar w:fldCharType="end"/>
            </w:r>
          </w:hyperlink>
        </w:p>
        <w:p w14:paraId="1DA254E0" w14:textId="23DB9EEB" w:rsidR="00E35F1F" w:rsidRDefault="00423B80">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C7DE2">
              <w:rPr>
                <w:noProof/>
                <w:webHidden/>
              </w:rPr>
              <w:t>1010</w:t>
            </w:r>
            <w:r w:rsidR="00E35F1F">
              <w:rPr>
                <w:noProof/>
                <w:webHidden/>
              </w:rPr>
              <w:fldChar w:fldCharType="end"/>
            </w:r>
          </w:hyperlink>
        </w:p>
        <w:p w14:paraId="779EDF1B" w14:textId="45E200F1" w:rsidR="00E35F1F" w:rsidRDefault="00423B80">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C7DE2">
              <w:rPr>
                <w:noProof/>
                <w:webHidden/>
              </w:rPr>
              <w:t>1012</w:t>
            </w:r>
            <w:r w:rsidR="00E35F1F">
              <w:rPr>
                <w:noProof/>
                <w:webHidden/>
              </w:rPr>
              <w:fldChar w:fldCharType="end"/>
            </w:r>
          </w:hyperlink>
        </w:p>
        <w:p w14:paraId="24E1F576" w14:textId="7B20D08E" w:rsidR="00E35F1F" w:rsidRDefault="00423B80">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C7DE2">
              <w:rPr>
                <w:noProof/>
                <w:webHidden/>
              </w:rPr>
              <w:t>1022</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5" w:name="_Toc448227660"/>
      <w:r>
        <w:lastRenderedPageBreak/>
        <w:t>Jonah’s Fast</w:t>
      </w:r>
      <w:bookmarkEnd w:id="1784"/>
      <w:bookmarkEnd w:id="1783"/>
      <w:bookmarkEnd w:id="1782"/>
      <w:bookmarkEnd w:id="1785"/>
    </w:p>
    <w:p w14:paraId="7A658690" w14:textId="77777777" w:rsidR="001E5E16" w:rsidRPr="001E5E16" w:rsidRDefault="001E5E16" w:rsidP="001E5E16">
      <w:pPr>
        <w:pStyle w:val="Heading4"/>
      </w:pPr>
      <w:bookmarkStart w:id="1786" w:name="_Ref434478053"/>
      <w:r>
        <w:t>The Doxology</w:t>
      </w:r>
      <w:r w:rsidR="00E21EA3">
        <w:t xml:space="preserve"> of Jonah’s Fast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7" w:name="_Toc410196228"/>
      <w:bookmarkStart w:id="1788" w:name="_Toc410196470"/>
      <w:bookmarkStart w:id="1789" w:name="_Toc410196972"/>
      <w:bookmarkStart w:id="1790" w:name="_Toc448227661"/>
      <w:r>
        <w:t>Jonah’s Feast</w:t>
      </w:r>
      <w:bookmarkEnd w:id="1787"/>
      <w:bookmarkEnd w:id="1788"/>
      <w:bookmarkEnd w:id="1789"/>
      <w:bookmarkEnd w:id="1790"/>
    </w:p>
    <w:p w14:paraId="6EE6C439" w14:textId="77777777" w:rsidR="00495F1A" w:rsidRDefault="00495F1A" w:rsidP="00495F1A">
      <w:pPr>
        <w:pStyle w:val="Heading3"/>
      </w:pPr>
      <w:bookmarkStart w:id="1791" w:name="_Toc410196229"/>
      <w:bookmarkStart w:id="1792" w:name="_Toc410196471"/>
      <w:bookmarkStart w:id="1793" w:name="_Toc410196973"/>
      <w:bookmarkStart w:id="1794" w:name="_Toc448227662"/>
      <w:r>
        <w:t>Great Lent</w:t>
      </w:r>
      <w:bookmarkEnd w:id="1791"/>
      <w:bookmarkEnd w:id="1792"/>
      <w:bookmarkEnd w:id="1793"/>
      <w:bookmarkEnd w:id="1794"/>
    </w:p>
    <w:p w14:paraId="2602B6E5" w14:textId="77777777" w:rsidR="00EC2AEB" w:rsidRPr="001E5E16" w:rsidRDefault="00EC2AEB" w:rsidP="00EC2AEB">
      <w:pPr>
        <w:pStyle w:val="Heading4"/>
      </w:pPr>
      <w:bookmarkStart w:id="1795" w:name="_Ref434478080"/>
      <w:r>
        <w:t>The Doxology</w:t>
      </w:r>
      <w:r w:rsidR="00420CFA">
        <w:t xml:space="preserve"> for Saturday and Sunday</w:t>
      </w:r>
      <w:r w:rsidR="00E21EA3">
        <w:t xml:space="preserve">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6" w:name="_Ref434478104"/>
      <w:r>
        <w:t>The Doxology</w:t>
      </w:r>
      <w:r w:rsidR="00E21EA3">
        <w:t xml:space="preserve"> for Weekdays in Great Lent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7"/>
            <w:r>
              <w:t>ⲛⲓⲉ̀ⲛⲉϩ</w:t>
            </w:r>
            <w:commentRangeEnd w:id="1797"/>
            <w:r>
              <w:rPr>
                <w:rStyle w:val="CommentReference"/>
                <w:rFonts w:ascii="Times New Roman" w:hAnsi="Times New Roman" w:cstheme="minorBidi"/>
                <w:noProof w:val="0"/>
              </w:rPr>
              <w:commentReference w:id="1797"/>
            </w:r>
            <w:r>
              <w:t>.</w:t>
            </w:r>
          </w:p>
        </w:tc>
      </w:tr>
    </w:tbl>
    <w:p w14:paraId="1A70F51E" w14:textId="77777777" w:rsidR="00420CFA" w:rsidRPr="001E5E16" w:rsidRDefault="00420CFA" w:rsidP="00420CFA">
      <w:pPr>
        <w:pStyle w:val="Heading4"/>
      </w:pPr>
      <w:bookmarkStart w:id="1798" w:name="_Ref434478128"/>
      <w:r>
        <w:t>A Second Doxology for Weekdays</w:t>
      </w:r>
      <w:r w:rsidR="00E21EA3">
        <w:t xml:space="preserve"> in Great Lent</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9"/>
            <w:r>
              <w:t xml:space="preserve">He </w:t>
            </w:r>
            <w:r w:rsidR="00253DD3">
              <w:t>humiliated</w:t>
            </w:r>
          </w:p>
          <w:p w14:paraId="774AFAE4" w14:textId="77777777" w:rsidR="00420CFA" w:rsidRDefault="00420CFA" w:rsidP="00420CFA">
            <w:pPr>
              <w:pStyle w:val="EngHangEnd"/>
            </w:pPr>
            <w:r>
              <w:t>The Tempter</w:t>
            </w:r>
            <w:commentRangeEnd w:id="1799"/>
            <w:r>
              <w:rPr>
                <w:rStyle w:val="CommentReference"/>
              </w:rPr>
              <w:commentReference w:id="1799"/>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0"/>
            <w:r>
              <w:t>“Fast in watchfulness</w:t>
            </w:r>
          </w:p>
          <w:p w14:paraId="6B2FDE71" w14:textId="77777777" w:rsidR="00420CFA" w:rsidRDefault="00420CFA" w:rsidP="00420CFA">
            <w:pPr>
              <w:pStyle w:val="EngHangEnd"/>
            </w:pPr>
            <w:r>
              <w:t>By day and by night.”</w:t>
            </w:r>
            <w:commentRangeEnd w:id="1800"/>
            <w:r>
              <w:rPr>
                <w:rStyle w:val="CommentReference"/>
              </w:rPr>
              <w:commentReference w:id="1800"/>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1" w:name="_Ref434478147"/>
      <w:r>
        <w:t>A Third</w:t>
      </w:r>
      <w:r w:rsidR="00420CFA">
        <w:t xml:space="preserve"> Doxology</w:t>
      </w:r>
      <w:r>
        <w:t xml:space="preserve"> for Weekdays</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2" w:name="_Ref434478172"/>
      <w:r>
        <w:lastRenderedPageBreak/>
        <w:t xml:space="preserve">The </w:t>
      </w:r>
      <w:r w:rsidR="007A72D2">
        <w:t xml:space="preserve">Fourth </w:t>
      </w:r>
      <w:r>
        <w:t>Doxology</w:t>
      </w:r>
      <w:r w:rsidR="007A72D2">
        <w:t xml:space="preserve"> </w:t>
      </w:r>
      <w:r w:rsidR="00E21EA3">
        <w:t>for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3"/>
            <w:r>
              <w:t xml:space="preserve">Ϯⲛⲏⲥⲧⲓⲁ̀ </w:t>
            </w:r>
            <w:commentRangeEnd w:id="1803"/>
            <w:r>
              <w:rPr>
                <w:rStyle w:val="CommentReference"/>
                <w:rFonts w:ascii="Times New Roman" w:hAnsi="Times New Roman" w:cstheme="minorBidi"/>
                <w:noProof w:val="0"/>
              </w:rPr>
              <w:commentReference w:id="1803"/>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4"/>
            <w:r>
              <w:t>pretense</w:t>
            </w:r>
            <w:commentRangeEnd w:id="1804"/>
            <w:r>
              <w:rPr>
                <w:rStyle w:val="CommentReference"/>
              </w:rPr>
              <w:commentReference w:id="1804"/>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5"/>
            <w:r>
              <w:t>strugglers</w:t>
            </w:r>
            <w:commentRangeEnd w:id="1805"/>
            <w:r>
              <w:rPr>
                <w:rStyle w:val="CommentReference"/>
              </w:rPr>
              <w:commentReference w:id="1805"/>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6"/>
            <w:r>
              <w:t>martyrdom</w:t>
            </w:r>
            <w:commentRangeEnd w:id="1806"/>
            <w:r>
              <w:rPr>
                <w:rStyle w:val="CommentReference"/>
              </w:rPr>
              <w:commentReference w:id="1806"/>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7"/>
            <w:r>
              <w:t xml:space="preserve">carries </w:t>
            </w:r>
            <w:commentRangeEnd w:id="1807"/>
            <w:r>
              <w:rPr>
                <w:rStyle w:val="CommentReference"/>
              </w:rPr>
              <w:commentReference w:id="1807"/>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8"/>
            <w:r>
              <w:t>assembly</w:t>
            </w:r>
            <w:commentRangeEnd w:id="1808"/>
            <w:r>
              <w:rPr>
                <w:rStyle w:val="CommentReference"/>
              </w:rPr>
              <w:commentReference w:id="1808"/>
            </w:r>
            <w:r>
              <w:t>,</w:t>
            </w:r>
          </w:p>
          <w:p w14:paraId="33941A18" w14:textId="77777777" w:rsidR="006A78B4" w:rsidRDefault="006A78B4" w:rsidP="006A78B4">
            <w:pPr>
              <w:pStyle w:val="EngHangEnd"/>
            </w:pPr>
            <w:r>
              <w:t xml:space="preserve">From now until the </w:t>
            </w:r>
            <w:commentRangeStart w:id="1809"/>
            <w:r>
              <w:t>ages of ages</w:t>
            </w:r>
            <w:commentRangeEnd w:id="1809"/>
            <w:r>
              <w:rPr>
                <w:rStyle w:val="CommentReference"/>
              </w:rPr>
              <w:commentReference w:id="1809"/>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0" w:name="_Ref434476347"/>
      <w:r>
        <w:t>The Psali Adam</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1" w:name="_Ref434476369"/>
      <w:r>
        <w:t>The Psali Batos</w:t>
      </w:r>
      <w:r w:rsidR="006C1B94">
        <w:t xml:space="preserve"> for Great Lent</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2" w:name="_Toc410196230"/>
      <w:bookmarkStart w:id="1813" w:name="_Toc410196472"/>
      <w:bookmarkStart w:id="1814" w:name="_Toc410196974"/>
      <w:bookmarkStart w:id="1815" w:name="_Toc448227663"/>
      <w:r>
        <w:t>Lazarus Saturday</w:t>
      </w:r>
      <w:bookmarkEnd w:id="1812"/>
      <w:bookmarkEnd w:id="1813"/>
      <w:bookmarkEnd w:id="1814"/>
      <w:bookmarkEnd w:id="1815"/>
    </w:p>
    <w:p w14:paraId="536840DE" w14:textId="77777777" w:rsidR="00EC2AEB" w:rsidRPr="001E5E16" w:rsidRDefault="00EC2AEB" w:rsidP="00EC2AEB">
      <w:pPr>
        <w:pStyle w:val="Heading4"/>
      </w:pPr>
      <w:bookmarkStart w:id="1816" w:name="_Ref434478195"/>
      <w:r>
        <w:t>The Doxology</w:t>
      </w:r>
      <w:r w:rsidR="00E21EA3">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7" w:name="_Ref434476394"/>
      <w:r>
        <w:t>The Psali Batos</w:t>
      </w:r>
      <w:r w:rsidR="006C1B94">
        <w:t xml:space="preserve"> for Lazarus Saturday</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8"/>
            <w:r>
              <w:t>With glory befitting You</w:t>
            </w:r>
            <w:commentRangeEnd w:id="1818"/>
            <w:r>
              <w:rPr>
                <w:rStyle w:val="CommentReference"/>
              </w:rPr>
              <w:commentReference w:id="181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9" w:name="_Toc410196231"/>
      <w:bookmarkStart w:id="1820" w:name="_Toc410196473"/>
      <w:bookmarkStart w:id="1821" w:name="_Toc410196975"/>
      <w:bookmarkStart w:id="1822" w:name="_Toc448227664"/>
      <w:r>
        <w:lastRenderedPageBreak/>
        <w:t>Palm Sunday</w:t>
      </w:r>
      <w:bookmarkEnd w:id="1819"/>
      <w:bookmarkEnd w:id="1820"/>
      <w:bookmarkEnd w:id="1821"/>
      <w:bookmarkEnd w:id="1822"/>
    </w:p>
    <w:p w14:paraId="5FD5B809" w14:textId="77777777" w:rsidR="00EC2AEB" w:rsidRPr="001E5E16" w:rsidRDefault="00EC2AEB" w:rsidP="00EC2AEB">
      <w:pPr>
        <w:pStyle w:val="Heading4"/>
      </w:pPr>
      <w:bookmarkStart w:id="1823" w:name="_Ref434478217"/>
      <w:r>
        <w:t xml:space="preserve">The </w:t>
      </w:r>
      <w:r w:rsidR="00FA139D">
        <w:t xml:space="preserve">First </w:t>
      </w:r>
      <w:r>
        <w:t>Doxology</w:t>
      </w:r>
      <w:r w:rsidR="00E21EA3">
        <w:t xml:space="preserve"> for Palm Sunday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4"/>
            <w:r>
              <w:t>To the ages.</w:t>
            </w:r>
            <w:commentRangeEnd w:id="1824"/>
            <w:r>
              <w:rPr>
                <w:rStyle w:val="CommentReference"/>
              </w:rPr>
              <w:commentReference w:id="18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5" w:name="_Ref434478234"/>
      <w:r>
        <w:t>The Second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9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6" w:name="_Ref434478255"/>
      <w:r>
        <w:lastRenderedPageBreak/>
        <w:t>The Third Doxology</w:t>
      </w:r>
      <w:r w:rsidR="00E21EA3">
        <w:t xml:space="preserve"> for Palm Sunday</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9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7"/>
            <w:r>
              <w:t xml:space="preserve">is </w:t>
            </w:r>
            <w:commentRangeEnd w:id="1827"/>
            <w:r>
              <w:rPr>
                <w:rStyle w:val="CommentReference"/>
              </w:rPr>
              <w:commentReference w:id="18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8" w:name="_Ref434476417"/>
      <w:r>
        <w:t>The Psali Adam</w:t>
      </w:r>
      <w:r w:rsidR="006C1B94">
        <w:t xml:space="preserve"> for Palm Sunday</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9"/>
            <w:r>
              <w:t xml:space="preserve">Offer </w:t>
            </w:r>
            <w:commentRangeEnd w:id="1829"/>
            <w:r>
              <w:rPr>
                <w:rStyle w:val="CommentReference"/>
              </w:rPr>
              <w:commentReference w:id="182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0"/>
            <w:r>
              <w:t>Kranion</w:t>
            </w:r>
            <w:commentRangeEnd w:id="1830"/>
            <w:r>
              <w:rPr>
                <w:rStyle w:val="CommentReference"/>
              </w:rPr>
              <w:commentReference w:id="183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1" w:name="_Toc448227665"/>
      <w:bookmarkStart w:id="1832" w:name="_Toc410196232"/>
      <w:bookmarkStart w:id="1833" w:name="_Toc410196474"/>
      <w:bookmarkStart w:id="1834" w:name="_Toc410196976"/>
      <w:r>
        <w:t>Joyous Saturday</w:t>
      </w:r>
      <w:bookmarkEnd w:id="1831"/>
    </w:p>
    <w:p w14:paraId="65F4337A" w14:textId="2CA465AF" w:rsidR="003E106D" w:rsidRDefault="003E106D" w:rsidP="003E106D">
      <w:pPr>
        <w:pStyle w:val="Heading4"/>
      </w:pPr>
      <w:bookmarkStart w:id="1835" w:name="_Ref435562018"/>
      <w:r>
        <w:t>The Psali Batos for the Joyous Saturday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6"/>
            <w:r>
              <w:t xml:space="preserve">abolished </w:t>
            </w:r>
            <w:commentRangeEnd w:id="1836"/>
            <w:r>
              <w:rPr>
                <w:rStyle w:val="CommentReference"/>
              </w:rPr>
              <w:commentReference w:id="18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7"/>
            <w:r>
              <w:t>power</w:t>
            </w:r>
            <w:commentRangeEnd w:id="1837"/>
            <w:r>
              <w:rPr>
                <w:rStyle w:val="CommentReference"/>
              </w:rPr>
              <w:commentReference w:id="18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8" w:name="_Toc448227666"/>
      <w:r>
        <w:t>Resurrection</w:t>
      </w:r>
      <w:bookmarkEnd w:id="1832"/>
      <w:bookmarkEnd w:id="1833"/>
      <w:bookmarkEnd w:id="1834"/>
      <w:r w:rsidR="003E106D">
        <w:t xml:space="preserve"> Sunday</w:t>
      </w:r>
      <w:bookmarkEnd w:id="1838"/>
    </w:p>
    <w:p w14:paraId="48D283B9" w14:textId="77777777" w:rsidR="00EC2AEB" w:rsidRPr="001E5E16" w:rsidRDefault="00EC2AEB" w:rsidP="00EC2AEB">
      <w:pPr>
        <w:pStyle w:val="Heading4"/>
      </w:pPr>
      <w:bookmarkStart w:id="1839" w:name="_Ref434478294"/>
      <w:r>
        <w:t>The Doxology</w:t>
      </w:r>
      <w:r w:rsidR="00E21EA3">
        <w:t xml:space="preserve"> for the Resurrection</w:t>
      </w:r>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0"/>
            <w:r>
              <w:t>Name</w:t>
            </w:r>
            <w:commentRangeEnd w:id="1840"/>
            <w:r>
              <w:rPr>
                <w:rStyle w:val="CommentReference"/>
              </w:rPr>
              <w:commentReference w:id="184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1" w:name="_Ref434478317"/>
      <w:r>
        <w:lastRenderedPageBreak/>
        <w:t>A</w:t>
      </w:r>
      <w:r w:rsidR="00E21EA3">
        <w:t>nother</w:t>
      </w:r>
      <w:r>
        <w:t xml:space="preserve"> Doxology</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2" w:name="_Ref434478347"/>
      <w:r>
        <w:lastRenderedPageBreak/>
        <w:t>A Doxology for Archangel Michael</w:t>
      </w:r>
      <w:r w:rsidR="00E21EA3">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9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9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9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3" w:name="_Ref434476440"/>
      <w:r>
        <w:t>The Psali Adam</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4" w:name="_Ref434476459"/>
      <w:r>
        <w:lastRenderedPageBreak/>
        <w:t>The Psali Batos</w:t>
      </w:r>
      <w:r w:rsidR="006C1B94">
        <w:t xml:space="preserve"> for the Resurrection</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5" w:name="_Toc410196233"/>
      <w:bookmarkStart w:id="1846" w:name="_Toc410196475"/>
      <w:bookmarkStart w:id="1847" w:name="_Toc410196977"/>
      <w:bookmarkStart w:id="1848" w:name="_Toc448227667"/>
      <w:r>
        <w:t>Thomas Sunday</w:t>
      </w:r>
      <w:bookmarkEnd w:id="1845"/>
      <w:bookmarkEnd w:id="1846"/>
      <w:bookmarkEnd w:id="1847"/>
      <w:bookmarkEnd w:id="1848"/>
    </w:p>
    <w:p w14:paraId="1CFE554E" w14:textId="77777777" w:rsidR="00EC2AEB" w:rsidRDefault="00EC2AEB" w:rsidP="00EC2AEB">
      <w:pPr>
        <w:pStyle w:val="Heading4"/>
      </w:pPr>
      <w:bookmarkStart w:id="1849" w:name="_Ref434478375"/>
      <w:r>
        <w:t>The Doxology</w:t>
      </w:r>
      <w:r w:rsidR="00E21EA3">
        <w:t xml:space="preserve"> for Thomas Sunday</w:t>
      </w:r>
      <w:bookmarkEnd w:id="1849"/>
    </w:p>
    <w:p w14:paraId="641B4975" w14:textId="0242ADD1"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C7DE2">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C7DE2">
        <w:rPr>
          <w:noProof/>
        </w:rPr>
        <w:t>999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9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9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0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0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0"/>
            <w:r>
              <w:t xml:space="preserve">Jesus </w:t>
            </w:r>
            <w:commentRangeEnd w:id="1850"/>
            <w:r>
              <w:rPr>
                <w:rStyle w:val="CommentReference"/>
                <w:rFonts w:ascii="Times New Roman" w:hAnsi="Times New Roman"/>
              </w:rPr>
              <w:commentReference w:id="1850"/>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1" w:name="_Toc410196235"/>
      <w:bookmarkStart w:id="1852" w:name="_Toc410196477"/>
      <w:bookmarkStart w:id="1853" w:name="_Toc410196979"/>
      <w:bookmarkStart w:id="1854" w:name="_Toc448227668"/>
      <w:r>
        <w:t>Ascension</w:t>
      </w:r>
      <w:bookmarkEnd w:id="1851"/>
      <w:bookmarkEnd w:id="1852"/>
      <w:bookmarkEnd w:id="1853"/>
      <w:bookmarkEnd w:id="1854"/>
    </w:p>
    <w:p w14:paraId="41C1E8F1" w14:textId="77777777" w:rsidR="00EC2AEB" w:rsidRPr="001E5E16" w:rsidRDefault="00EC2AEB" w:rsidP="00EC2AEB">
      <w:pPr>
        <w:pStyle w:val="Heading4"/>
      </w:pPr>
      <w:bookmarkStart w:id="1855" w:name="_Ref434478556"/>
      <w:r>
        <w:t>The Doxology</w:t>
      </w:r>
      <w:r w:rsidR="00CC1CA8">
        <w:t xml:space="preserve"> for the Ascension</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6"/>
            <w:r>
              <w:t>Name</w:t>
            </w:r>
            <w:commentRangeEnd w:id="1856"/>
            <w:r>
              <w:rPr>
                <w:rStyle w:val="CommentReference"/>
              </w:rPr>
              <w:commentReference w:id="1856"/>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7"/>
            <w:r>
              <w:t>to Him</w:t>
            </w:r>
            <w:commentRangeEnd w:id="1857"/>
            <w:r>
              <w:rPr>
                <w:rStyle w:val="CommentReference"/>
              </w:rPr>
              <w:commentReference w:id="1857"/>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8"/>
            <w:r>
              <w:t>might</w:t>
            </w:r>
            <w:commentRangeEnd w:id="1858"/>
            <w:r>
              <w:rPr>
                <w:rStyle w:val="CommentReference"/>
              </w:rPr>
              <w:commentReference w:id="1858"/>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9"/>
            <w:r>
              <w:t xml:space="preserve">Jesus </w:t>
            </w:r>
            <w:commentRangeEnd w:id="1859"/>
            <w:r>
              <w:rPr>
                <w:rStyle w:val="CommentReference"/>
                <w:rFonts w:ascii="Times New Roman" w:hAnsi="Times New Roman"/>
              </w:rPr>
              <w:commentReference w:id="1859"/>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0" w:name="_Ref434476482"/>
      <w:r>
        <w:t>The Psali Adam</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1" w:name="_Ref434476541"/>
      <w:r>
        <w:t>The Psali Batos</w:t>
      </w:r>
      <w:r w:rsidR="006C1B94">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2"/>
            <w:r>
              <w:t>miracles</w:t>
            </w:r>
            <w:commentRangeEnd w:id="1862"/>
            <w:r>
              <w:rPr>
                <w:rStyle w:val="CommentReference"/>
              </w:rPr>
              <w:commentReference w:id="1862"/>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3" w:name="_Toc410196236"/>
      <w:bookmarkStart w:id="1864" w:name="_Toc410196478"/>
      <w:bookmarkStart w:id="1865" w:name="_Toc410196980"/>
      <w:bookmarkStart w:id="1866" w:name="_Toc448227669"/>
      <w:r>
        <w:t>Pentecost</w:t>
      </w:r>
      <w:bookmarkEnd w:id="1863"/>
      <w:bookmarkEnd w:id="1864"/>
      <w:bookmarkEnd w:id="1865"/>
      <w:bookmarkEnd w:id="1866"/>
    </w:p>
    <w:p w14:paraId="79712352" w14:textId="77777777" w:rsidR="00EC2AEB" w:rsidRPr="001E5E16" w:rsidRDefault="00EC2AEB" w:rsidP="00EC2AEB">
      <w:pPr>
        <w:pStyle w:val="Heading4"/>
      </w:pPr>
      <w:bookmarkStart w:id="1867" w:name="_Ref434478581"/>
      <w:r>
        <w:t>The Doxology</w:t>
      </w:r>
      <w:r w:rsidR="00CC1CA8">
        <w:t xml:space="preserve"> for Pentecost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8"/>
            <w:r>
              <w:t>Name</w:t>
            </w:r>
            <w:commentRangeEnd w:id="1868"/>
            <w:r>
              <w:rPr>
                <w:rStyle w:val="CommentReference"/>
              </w:rPr>
              <w:commentReference w:id="1868"/>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9"/>
            <w:r>
              <w:t>to Him</w:t>
            </w:r>
            <w:commentRangeEnd w:id="1869"/>
            <w:r>
              <w:rPr>
                <w:rStyle w:val="CommentReference"/>
              </w:rPr>
              <w:commentReference w:id="1869"/>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0"/>
            <w:r>
              <w:t>might</w:t>
            </w:r>
            <w:commentRangeEnd w:id="1870"/>
            <w:r>
              <w:rPr>
                <w:rStyle w:val="CommentReference"/>
              </w:rPr>
              <w:commentReference w:id="1870"/>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1" w:name="_Ref434476566"/>
      <w:r>
        <w:lastRenderedPageBreak/>
        <w:t>The Psali Adam</w:t>
      </w:r>
      <w:r w:rsidR="006C1B94">
        <w:t xml:space="preserve"> for Pentecost</w:t>
      </w:r>
      <w:bookmarkEnd w:id="1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2" w:name="_Toc410196981"/>
      <w:bookmarkStart w:id="1873" w:name="_Toc448696658"/>
      <w:bookmarkEnd w:id="1781"/>
      <w:r>
        <w:lastRenderedPageBreak/>
        <w:t>Hymns for Koiak</w:t>
      </w:r>
      <w:bookmarkEnd w:id="176"/>
      <w:bookmarkEnd w:id="177"/>
      <w:bookmarkEnd w:id="178"/>
      <w:bookmarkEnd w:id="1872"/>
      <w:bookmarkEnd w:id="1873"/>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3D3DD25B"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rsidR="000C7DE2">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C7DE2">
        <w:rPr>
          <w:noProof/>
        </w:rPr>
        <w:t>325</w:t>
      </w:r>
      <w:r w:rsidRPr="005E37D0">
        <w:fldChar w:fldCharType="end"/>
      </w:r>
    </w:p>
    <w:p w14:paraId="525F169E" w14:textId="0DE897C6"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rsidR="000C7DE2">
        <w:t>Psalm</w:t>
      </w:r>
      <w:r w:rsidR="000C7DE2" w:rsidRPr="00AB1781">
        <w:t xml:space="preserve"> 50</w:t>
      </w:r>
      <w:r w:rsidR="000C7DE2">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C7DE2">
        <w:rPr>
          <w:noProof/>
        </w:rPr>
        <w:t>160</w:t>
      </w:r>
      <w:r w:rsidRPr="005E37D0">
        <w:fldChar w:fldCharType="end"/>
      </w:r>
    </w:p>
    <w:p w14:paraId="3DE39326" w14:textId="5962ED55"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rsidR="000C7DE2">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C7DE2">
        <w:rPr>
          <w:noProof/>
        </w:rPr>
        <w:t>328</w:t>
      </w:r>
      <w:r w:rsidRPr="005E37D0">
        <w:fldChar w:fldCharType="end"/>
      </w:r>
    </w:p>
    <w:p w14:paraId="7E55BA37" w14:textId="60D2AB19"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rsidR="000C7DE2">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C7DE2">
        <w:rPr>
          <w:noProof/>
        </w:rPr>
        <w:t>1031</w:t>
      </w:r>
      <w:r w:rsidRPr="005E37D0">
        <w:fldChar w:fldCharType="end"/>
      </w:r>
    </w:p>
    <w:p w14:paraId="0D7887BA" w14:textId="473C12AF"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rsidR="000C7DE2">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C7DE2">
        <w:rPr>
          <w:noProof/>
        </w:rPr>
        <w:t>1039</w:t>
      </w:r>
      <w:r w:rsidRPr="005E37D0">
        <w:fldChar w:fldCharType="end"/>
      </w:r>
    </w:p>
    <w:p w14:paraId="62F4343C" w14:textId="23EE4562"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rsidR="000C7DE2">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C7DE2">
        <w:rPr>
          <w:noProof/>
        </w:rPr>
        <w:t>332</w:t>
      </w:r>
      <w:r w:rsidRPr="005E37D0">
        <w:fldChar w:fldCharType="end"/>
      </w:r>
    </w:p>
    <w:p w14:paraId="083BFCAA" w14:textId="0F42C0D1"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rsidR="000C7DE2">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C7DE2">
        <w:rPr>
          <w:noProof/>
        </w:rPr>
        <w:t>335</w:t>
      </w:r>
      <w:r w:rsidRPr="005E37D0">
        <w:fldChar w:fldCharType="end"/>
      </w:r>
    </w:p>
    <w:p w14:paraId="6B521EA5" w14:textId="5D37F653"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rsidR="000C7DE2">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C7DE2">
        <w:rPr>
          <w:noProof/>
        </w:rPr>
        <w:t>1046</w:t>
      </w:r>
      <w:r w:rsidRPr="005E37D0">
        <w:fldChar w:fldCharType="end"/>
      </w:r>
    </w:p>
    <w:p w14:paraId="03A8463A" w14:textId="24AEABD8"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rsidR="000C7DE2">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C7DE2">
        <w:rPr>
          <w:noProof/>
        </w:rPr>
        <w:t>455</w:t>
      </w:r>
      <w:r w:rsidRPr="005E37D0">
        <w:fldChar w:fldCharType="end"/>
      </w:r>
    </w:p>
    <w:p w14:paraId="5257A671" w14:textId="2C1A0781"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rsidR="000C7DE2">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C7DE2">
        <w:rPr>
          <w:noProof/>
        </w:rPr>
        <w:t>460</w:t>
      </w:r>
      <w:r w:rsidRPr="005E37D0">
        <w:fldChar w:fldCharType="end"/>
      </w:r>
    </w:p>
    <w:p w14:paraId="4A30D05B" w14:textId="5A0FC531"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rsidR="000C7DE2">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C7DE2">
        <w:rPr>
          <w:noProof/>
        </w:rPr>
        <w:t>1093</w:t>
      </w:r>
      <w:r w:rsidRPr="005E37D0">
        <w:fldChar w:fldCharType="end"/>
      </w:r>
    </w:p>
    <w:p w14:paraId="70A36F6C" w14:textId="762B0A28"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rsidR="000C7DE2">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C7DE2">
        <w:rPr>
          <w:noProof/>
        </w:rPr>
        <w:t>470</w:t>
      </w:r>
      <w:r w:rsidRPr="005E37D0">
        <w:fldChar w:fldCharType="end"/>
      </w:r>
    </w:p>
    <w:p w14:paraId="7E721133" w14:textId="24D68D12"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rsidR="000C7DE2">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C7DE2">
        <w:rPr>
          <w:noProof/>
        </w:rPr>
        <w:t>472</w:t>
      </w:r>
      <w:r w:rsidRPr="005E37D0">
        <w:fldChar w:fldCharType="end"/>
      </w:r>
    </w:p>
    <w:p w14:paraId="50C431C9" w14:textId="6D55034A"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rsidR="000C7DE2">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C7DE2">
        <w:rPr>
          <w:noProof/>
        </w:rPr>
        <w:t>1098</w:t>
      </w:r>
      <w:r w:rsidRPr="005E37D0">
        <w:fldChar w:fldCharType="end"/>
      </w:r>
    </w:p>
    <w:p w14:paraId="0E67281B" w14:textId="1F6F3B90"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rsidR="000C7DE2">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000C7DE2">
        <w:rPr>
          <w:noProof/>
        </w:rPr>
        <w:t>1050</w:t>
      </w:r>
      <w:r w:rsidRPr="005E37D0">
        <w:fldChar w:fldCharType="end"/>
      </w:r>
    </w:p>
    <w:p w14:paraId="1CA25138" w14:textId="1B936270"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rsidR="000C7DE2">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C7DE2">
        <w:rPr>
          <w:noProof/>
        </w:rPr>
        <w:t>341</w:t>
      </w:r>
      <w:r w:rsidRPr="005E37D0">
        <w:fldChar w:fldCharType="end"/>
      </w:r>
    </w:p>
    <w:p w14:paraId="6C8F66C6" w14:textId="5F5D5D57"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rsidR="000C7DE2">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C7DE2">
        <w:rPr>
          <w:noProof/>
        </w:rPr>
        <w:t>344</w:t>
      </w:r>
      <w:r w:rsidRPr="005E37D0">
        <w:fldChar w:fldCharType="end"/>
      </w:r>
    </w:p>
    <w:p w14:paraId="367D6F95" w14:textId="1D061ACD"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rsidR="000C7DE2">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C7DE2">
        <w:rPr>
          <w:noProof/>
        </w:rPr>
        <w:t>1054</w:t>
      </w:r>
      <w:r w:rsidRPr="005E37D0">
        <w:fldChar w:fldCharType="end"/>
      </w:r>
    </w:p>
    <w:p w14:paraId="550FA27C" w14:textId="3F26917D"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rsidR="000C7DE2">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C7DE2">
        <w:rPr>
          <w:noProof/>
        </w:rPr>
        <w:t>482</w:t>
      </w:r>
      <w:r w:rsidRPr="005E37D0">
        <w:fldChar w:fldCharType="end"/>
      </w:r>
    </w:p>
    <w:p w14:paraId="5D03F746" w14:textId="156F4A0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rsidR="000C7DE2">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000C7DE2">
        <w:rPr>
          <w:noProof/>
        </w:rPr>
        <w:t>484</w:t>
      </w:r>
      <w:r w:rsidRPr="005E37D0">
        <w:fldChar w:fldCharType="end"/>
      </w:r>
    </w:p>
    <w:p w14:paraId="00C52A45" w14:textId="063D1A8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rsidR="000C7DE2">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C7DE2">
        <w:rPr>
          <w:noProof/>
        </w:rPr>
        <w:t>1100</w:t>
      </w:r>
      <w:r w:rsidRPr="005E37D0">
        <w:fldChar w:fldCharType="end"/>
      </w:r>
    </w:p>
    <w:p w14:paraId="46F2BDE9" w14:textId="5284EF16"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rsidR="000C7DE2">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C7DE2">
        <w:rPr>
          <w:noProof/>
        </w:rPr>
        <w:t>494</w:t>
      </w:r>
      <w:r w:rsidRPr="005E37D0">
        <w:fldChar w:fldCharType="end"/>
      </w:r>
    </w:p>
    <w:p w14:paraId="145C5296" w14:textId="57111E2D"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rsidR="000C7DE2">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C7DE2">
        <w:rPr>
          <w:noProof/>
        </w:rPr>
        <w:t>496</w:t>
      </w:r>
      <w:r w:rsidRPr="005E37D0">
        <w:fldChar w:fldCharType="end"/>
      </w:r>
    </w:p>
    <w:p w14:paraId="01C09835" w14:textId="4E3DC3E8"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rsidR="000C7DE2">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C7DE2">
        <w:rPr>
          <w:noProof/>
        </w:rPr>
        <w:t>1105</w:t>
      </w:r>
      <w:r w:rsidRPr="005E37D0">
        <w:fldChar w:fldCharType="end"/>
      </w:r>
    </w:p>
    <w:p w14:paraId="0CBB5A15" w14:textId="6C6F48E9"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rsidR="000C7DE2">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C7DE2">
        <w:rPr>
          <w:noProof/>
        </w:rPr>
        <w:t>1058</w:t>
      </w:r>
      <w:r w:rsidRPr="005E37D0">
        <w:fldChar w:fldCharType="end"/>
      </w:r>
    </w:p>
    <w:p w14:paraId="6C041083" w14:textId="20DA89B7"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rsidR="000C7DE2">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C7DE2">
        <w:rPr>
          <w:noProof/>
        </w:rPr>
        <w:t>366</w:t>
      </w:r>
      <w:r w:rsidRPr="005E37D0">
        <w:fldChar w:fldCharType="end"/>
      </w:r>
    </w:p>
    <w:p w14:paraId="74F6AA5D" w14:textId="0A1C52FC"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rsidR="000C7DE2">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C7DE2">
        <w:rPr>
          <w:noProof/>
        </w:rPr>
        <w:t>377</w:t>
      </w:r>
      <w:r w:rsidRPr="005E37D0">
        <w:fldChar w:fldCharType="end"/>
      </w:r>
    </w:p>
    <w:p w14:paraId="39C38014" w14:textId="0B538313"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rsidR="000C7DE2">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C7DE2">
        <w:rPr>
          <w:noProof/>
        </w:rPr>
        <w:t>1062</w:t>
      </w:r>
      <w:r w:rsidRPr="005E37D0">
        <w:fldChar w:fldCharType="end"/>
      </w:r>
    </w:p>
    <w:p w14:paraId="59A54CFF" w14:textId="128F5798"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rsidR="000C7DE2">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C7DE2">
        <w:rPr>
          <w:noProof/>
        </w:rPr>
        <w:t>381</w:t>
      </w:r>
      <w:r w:rsidRPr="005E37D0">
        <w:fldChar w:fldCharType="end"/>
      </w:r>
    </w:p>
    <w:p w14:paraId="2E28DD49" w14:textId="173AB767"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rsidR="000C7DE2">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C7DE2">
        <w:rPr>
          <w:noProof/>
        </w:rPr>
        <w:t>382</w:t>
      </w:r>
      <w:r w:rsidRPr="005E37D0">
        <w:fldChar w:fldCharType="end"/>
      </w:r>
    </w:p>
    <w:p w14:paraId="49BEA91A" w14:textId="2682D2E4"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rsidR="000C7DE2">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C7DE2">
        <w:rPr>
          <w:noProof/>
        </w:rPr>
        <w:t>401</w:t>
      </w:r>
      <w:r w:rsidRPr="005E37D0">
        <w:fldChar w:fldCharType="end"/>
      </w:r>
    </w:p>
    <w:p w14:paraId="6846EB43" w14:textId="4F90B0A7"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rsidR="000C7DE2">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000C7DE2">
        <w:rPr>
          <w:noProof/>
        </w:rPr>
        <w:t>509</w:t>
      </w:r>
      <w:r w:rsidRPr="005E37D0">
        <w:fldChar w:fldCharType="end"/>
      </w:r>
    </w:p>
    <w:p w14:paraId="5BAB9D0D" w14:textId="781C02C4"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rsidR="000C7DE2">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C7DE2">
        <w:rPr>
          <w:noProof/>
        </w:rPr>
        <w:t>511</w:t>
      </w:r>
      <w:r w:rsidRPr="005E37D0">
        <w:fldChar w:fldCharType="end"/>
      </w:r>
    </w:p>
    <w:p w14:paraId="44C0AC62" w14:textId="29C194B5"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rsidR="000C7DE2">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C7DE2">
        <w:rPr>
          <w:noProof/>
        </w:rPr>
        <w:t>1113</w:t>
      </w:r>
      <w:r w:rsidRPr="005E37D0">
        <w:fldChar w:fldCharType="end"/>
      </w:r>
    </w:p>
    <w:p w14:paraId="3FD9422A" w14:textId="3D30A75B"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rsidR="000C7DE2">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C7DE2">
        <w:rPr>
          <w:noProof/>
        </w:rPr>
        <w:t>518</w:t>
      </w:r>
      <w:r w:rsidRPr="005E37D0">
        <w:fldChar w:fldCharType="end"/>
      </w:r>
    </w:p>
    <w:p w14:paraId="1DDA8B0D" w14:textId="0E11C1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rsidR="000C7DE2">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C7DE2">
        <w:rPr>
          <w:noProof/>
        </w:rPr>
        <w:t>523</w:t>
      </w:r>
      <w:r w:rsidRPr="005E37D0">
        <w:fldChar w:fldCharType="end"/>
      </w:r>
    </w:p>
    <w:p w14:paraId="7B72A616" w14:textId="1E8FFAF1"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rsidR="000C7DE2">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C7DE2">
        <w:rPr>
          <w:noProof/>
        </w:rPr>
        <w:t>1118</w:t>
      </w:r>
      <w:r w:rsidRPr="005E37D0">
        <w:fldChar w:fldCharType="end"/>
      </w:r>
    </w:p>
    <w:p w14:paraId="33E4C436" w14:textId="623E1468"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rsidR="000C7DE2">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C7DE2">
        <w:rPr>
          <w:noProof/>
        </w:rPr>
        <w:t>1123</w:t>
      </w:r>
      <w:r w:rsidRPr="005E37D0">
        <w:fldChar w:fldCharType="end"/>
      </w:r>
    </w:p>
    <w:p w14:paraId="3726027F" w14:textId="3312246E"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rsidR="000C7DE2">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C7DE2">
        <w:rPr>
          <w:noProof/>
        </w:rPr>
        <w:t>1125</w:t>
      </w:r>
      <w:r w:rsidRPr="005E37D0">
        <w:fldChar w:fldCharType="end"/>
      </w:r>
    </w:p>
    <w:p w14:paraId="37FFF9E9" w14:textId="1EDCE80D"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rsidR="000C7DE2">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C7DE2">
        <w:rPr>
          <w:noProof/>
        </w:rPr>
        <w:t>533</w:t>
      </w:r>
      <w:r w:rsidRPr="005E37D0">
        <w:fldChar w:fldCharType="end"/>
      </w:r>
    </w:p>
    <w:p w14:paraId="1B0DE91D" w14:textId="69B1F969"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rsidR="000C7DE2">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C7DE2">
        <w:rPr>
          <w:noProof/>
        </w:rPr>
        <w:t>403</w:t>
      </w:r>
      <w:r w:rsidRPr="005E37D0">
        <w:fldChar w:fldCharType="end"/>
      </w:r>
    </w:p>
    <w:p w14:paraId="1BFC746A" w14:textId="2B08EFC7"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rsidR="000C7DE2">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C7DE2">
        <w:rPr>
          <w:noProof/>
        </w:rPr>
        <w:t>413</w:t>
      </w:r>
      <w:r w:rsidRPr="005E37D0">
        <w:fldChar w:fldCharType="end"/>
      </w:r>
    </w:p>
    <w:p w14:paraId="6D2DA31F" w14:textId="21883AE4"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rsidR="000C7DE2">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C7DE2">
        <w:rPr>
          <w:noProof/>
        </w:rPr>
        <w:t>1067</w:t>
      </w:r>
      <w:r w:rsidRPr="005E37D0">
        <w:fldChar w:fldCharType="end"/>
      </w:r>
    </w:p>
    <w:p w14:paraId="2B9CC60A" w14:textId="3CF3D0FB"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rsidR="000C7DE2">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C7DE2">
        <w:rPr>
          <w:noProof/>
        </w:rPr>
        <w:t>419</w:t>
      </w:r>
      <w:r w:rsidRPr="005E37D0">
        <w:fldChar w:fldCharType="end"/>
      </w:r>
    </w:p>
    <w:p w14:paraId="07222319" w14:textId="6BB2D01E"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rsidR="000C7DE2">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C7DE2">
        <w:rPr>
          <w:noProof/>
        </w:rPr>
        <w:t>1075</w:t>
      </w:r>
      <w:r w:rsidRPr="005E37D0">
        <w:fldChar w:fldCharType="end"/>
      </w:r>
    </w:p>
    <w:p w14:paraId="2409E4F2" w14:textId="23204B7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rsidR="000C7DE2">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C7DE2">
        <w:rPr>
          <w:noProof/>
        </w:rPr>
        <w:t>452</w:t>
      </w:r>
      <w:r w:rsidRPr="005E37D0">
        <w:fldChar w:fldCharType="end"/>
      </w:r>
    </w:p>
    <w:p w14:paraId="1B094801" w14:textId="71F8E7C8"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rsidR="000C7DE2">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C7DE2">
        <w:rPr>
          <w:noProof/>
        </w:rPr>
        <w:t>55</w:t>
      </w:r>
      <w:r w:rsidRPr="005E37D0">
        <w:fldChar w:fldCharType="end"/>
      </w:r>
    </w:p>
    <w:p w14:paraId="6267D60B" w14:textId="78D8E17F"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C7DE2">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C7DE2">
        <w:rPr>
          <w:noProof/>
        </w:rPr>
        <w:t>6</w:t>
      </w:r>
      <w:r w:rsidRPr="005E37D0">
        <w:fldChar w:fldCharType="end"/>
      </w:r>
    </w:p>
    <w:p w14:paraId="349B59E0" w14:textId="35AD90E1" w:rsidR="00233CE3" w:rsidRDefault="00134DB2" w:rsidP="00E27B27">
      <w:pPr>
        <w:pStyle w:val="Heading3"/>
      </w:pPr>
      <w:bookmarkStart w:id="1874" w:name="_Ref452619392"/>
      <w:r>
        <w:lastRenderedPageBreak/>
        <w:t>The December or Koiak Canticle</w:t>
      </w:r>
      <w:bookmarkEnd w:id="1874"/>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1002"/>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1003"/>
      </w:r>
      <w:r>
        <w:t>, manifest Yourself</w:t>
      </w:r>
      <w:r>
        <w:rPr>
          <w:rStyle w:val="FootnoteReference"/>
        </w:rPr>
        <w:footnoteReference w:id="1004"/>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1005"/>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1006"/>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1007"/>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08"/>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1009"/>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1010"/>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1011"/>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1012"/>
      </w:r>
    </w:p>
    <w:p w14:paraId="6433B72D" w14:textId="77777777" w:rsidR="00394CC7" w:rsidRPr="00AB1781" w:rsidRDefault="00394CC7" w:rsidP="00394CC7">
      <w:pPr>
        <w:pStyle w:val="EnglishHangNoCoptic"/>
      </w:pPr>
      <w:r>
        <w:tab/>
        <w:t>and, “a man was born in her,”</w:t>
      </w:r>
      <w:r>
        <w:rPr>
          <w:rStyle w:val="FootnoteReference"/>
        </w:rPr>
        <w:footnoteReference w:id="1013"/>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1014"/>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1015"/>
      </w:r>
      <w:r>
        <w:t xml:space="preserve"> flames of fire.</w:t>
      </w:r>
      <w:r w:rsidRPr="00AB1781">
        <w:rPr>
          <w:rStyle w:val="FootnoteReference"/>
        </w:rPr>
        <w:footnoteReference w:id="1016"/>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17"/>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75"/>
      <w:r>
        <w:t>102</w:t>
      </w:r>
      <w:commentRangeEnd w:id="1875"/>
      <w:r w:rsidR="00DE00C0">
        <w:rPr>
          <w:rStyle w:val="CommentReference"/>
          <w:rFonts w:eastAsiaTheme="minorHAnsi" w:cstheme="minorBidi"/>
          <w:color w:val="auto"/>
          <w:lang w:val="en-CA"/>
        </w:rPr>
        <w:commentReference w:id="187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1018"/>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1019"/>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1020"/>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1021"/>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1022"/>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1023"/>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1024"/>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25"/>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26"/>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27"/>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28"/>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29"/>
      </w:r>
      <w:r>
        <w:t>,</w:t>
      </w:r>
      <w:r w:rsidRPr="00AB1781">
        <w:t xml:space="preserve"> all you </w:t>
      </w:r>
      <w:r>
        <w:t>upright in</w:t>
      </w:r>
      <w:r w:rsidRPr="00AB1781">
        <w:t xml:space="preserve"> heart.</w:t>
      </w:r>
      <w:r w:rsidRPr="00AB1781">
        <w:rPr>
          <w:rStyle w:val="FootnoteReference"/>
        </w:rPr>
        <w:footnoteReference w:id="1030"/>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31"/>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32"/>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33"/>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34"/>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35"/>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6" w:name="_Ref452619413"/>
      <w:r>
        <w:lastRenderedPageBreak/>
        <w:t>Psali Before the First Canticle (A</w:t>
      </w:r>
      <w:r w:rsidR="00E25E68">
        <w:t>gios</w:t>
      </w:r>
      <w:r w:rsidR="00E27B27">
        <w:t xml:space="preserve"> O T</w:t>
      </w:r>
      <w:r w:rsidR="00E25E68">
        <w:t>heo</w:t>
      </w:r>
      <w:r>
        <w:t>s)</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36"/>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7" w:name="_Ref452619578"/>
      <w:r>
        <w:rPr>
          <w:sz w:val="24"/>
        </w:rPr>
        <w:t>Psali Adam After the First Canticle</w:t>
      </w:r>
      <w:bookmarkEnd w:id="18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37"/>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38"/>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8" w:name="_Ref452619819"/>
      <w:r>
        <w:rPr>
          <w:sz w:val="24"/>
        </w:rPr>
        <w:t>Psali Adam On (Before) the Second Canticle</w:t>
      </w:r>
      <w:bookmarkEnd w:id="1878"/>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39"/>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9" w:name="_Ref435645565"/>
      <w:r>
        <w:rPr>
          <w:sz w:val="24"/>
        </w:rPr>
        <w:t>Psali Adam After the</w:t>
      </w:r>
      <w:r w:rsidR="00860765">
        <w:t xml:space="preserve"> </w:t>
      </w:r>
      <w:r>
        <w:t>Second Cantilce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0" w:name="_Ref452620167"/>
      <w:bookmarkStart w:id="1881" w:name="_Ref435645593"/>
      <w:r>
        <w:t xml:space="preserve">The Psali </w:t>
      </w:r>
      <w:r w:rsidR="00F71C56">
        <w:t>Adam</w:t>
      </w:r>
      <w:r>
        <w:t xml:space="preserve"> On (Before) the Third Canticle</w:t>
      </w:r>
      <w:bookmarkEnd w:id="18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2" w:name="_Ref452620325"/>
      <w:r>
        <w:t>Psali Batos</w:t>
      </w:r>
      <w:r w:rsidR="00860765">
        <w:rPr>
          <w:lang w:val="en-US"/>
        </w:rPr>
        <w:t xml:space="preserve"> </w:t>
      </w:r>
      <w:r>
        <w:rPr>
          <w:lang w:val="en-US"/>
        </w:rPr>
        <w:t>On (After) the Third Canticle</w:t>
      </w:r>
      <w:bookmarkEnd w:id="1881"/>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3" w:name="_Ref452620881"/>
      <w:r>
        <w:t xml:space="preserve">Hymn on the Sunday </w:t>
      </w:r>
      <w:r w:rsidR="005C6B53">
        <w:t>Psali</w:t>
      </w:r>
      <w:bookmarkEnd w:id="1883"/>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4" w:name="_Ref452620856"/>
      <w:r>
        <w:t>Interpretation on (After) the Sunday Theotokia Part 1</w:t>
      </w:r>
      <w:bookmarkEnd w:id="1884"/>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5" w:name="_Ref452619669"/>
      <w:r>
        <w:t>Hymn on the Monday Theotokia</w:t>
      </w:r>
      <w:bookmarkEnd w:id="1885"/>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6" w:name="_Ref452619779"/>
      <w:r>
        <w:t>Hymn on the Tuesday Theotokia</w:t>
      </w:r>
      <w:bookmarkEnd w:id="1886"/>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7" w:name="_Ref452620017"/>
      <w:r>
        <w:t>Hymn on the Wednesday Theotokia</w:t>
      </w:r>
      <w:bookmarkEnd w:id="1887"/>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8" w:name="_Ref435645467"/>
      <w:r>
        <w:t>Hymn on the Thursday Theotokia (The Fiery Bush)</w:t>
      </w:r>
      <w:bookmarkEnd w:id="1888"/>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40"/>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41"/>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9" w:name="_Ref452620495"/>
      <w:r>
        <w:lastRenderedPageBreak/>
        <w:t>Hymn on the Friday Theotokia</w:t>
      </w:r>
      <w:bookmarkEnd w:id="1889"/>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0" w:name="_Ref452620614"/>
      <w:r>
        <w:t>Hymn on the Saturday Theotokia</w:t>
      </w:r>
      <w:bookmarkEnd w:id="1890"/>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42"/>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1" w:name="_Ref452620695"/>
      <w:r>
        <w:t>The First Batos Lobsh</w:t>
      </w:r>
      <w:bookmarkEnd w:id="1891"/>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2" w:name="_Ref452620704"/>
      <w:r>
        <w:t>The Second Batos Lobsh</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3" w:name="_Toc448696659"/>
      <w:r>
        <w:lastRenderedPageBreak/>
        <w:t>Index of Psalis</w:t>
      </w:r>
      <w:bookmarkEnd w:id="1893"/>
    </w:p>
    <w:p w14:paraId="440035E9" w14:textId="572103FC" w:rsidR="003E106D" w:rsidRPr="003E106D" w:rsidRDefault="003E106D" w:rsidP="003E106D">
      <w:pPr>
        <w:pStyle w:val="Heading3"/>
      </w:pPr>
      <w:r>
        <w:t>Seasonal Psalis</w:t>
      </w:r>
    </w:p>
    <w:p w14:paraId="0EFBDCCD" w14:textId="5372541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C7DE2">
        <w:t>The Psali Adam for the Ecclesiastical New Year</w:t>
      </w:r>
      <w:r>
        <w:fldChar w:fldCharType="end"/>
      </w:r>
      <w:r>
        <w:tab/>
      </w:r>
      <w:r>
        <w:fldChar w:fldCharType="begin"/>
      </w:r>
      <w:r>
        <w:instrText xml:space="preserve"> PAGEREF _Ref434473482 \h </w:instrText>
      </w:r>
      <w:r>
        <w:fldChar w:fldCharType="separate"/>
      </w:r>
      <w:r w:rsidR="000C7DE2">
        <w:rPr>
          <w:noProof/>
        </w:rPr>
        <w:t>627</w:t>
      </w:r>
      <w:r>
        <w:fldChar w:fldCharType="end"/>
      </w:r>
    </w:p>
    <w:p w14:paraId="6F52649C" w14:textId="028DCD05"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C7DE2">
        <w:t>The Psali Batos for the Ecclesiastical New Year</w:t>
      </w:r>
      <w:r>
        <w:fldChar w:fldCharType="end"/>
      </w:r>
      <w:r>
        <w:tab/>
      </w:r>
      <w:r>
        <w:fldChar w:fldCharType="begin"/>
      </w:r>
      <w:r>
        <w:instrText xml:space="preserve"> PAGEREF _Ref434473530 \h </w:instrText>
      </w:r>
      <w:r>
        <w:fldChar w:fldCharType="separate"/>
      </w:r>
      <w:r w:rsidR="000C7DE2">
        <w:rPr>
          <w:noProof/>
        </w:rPr>
        <w:t>632</w:t>
      </w:r>
      <w:r>
        <w:fldChar w:fldCharType="end"/>
      </w:r>
    </w:p>
    <w:p w14:paraId="46EAAC98" w14:textId="30916412"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C7DE2">
        <w:t>The Psali Adam for the Feast of the Cross</w:t>
      </w:r>
      <w:r>
        <w:fldChar w:fldCharType="end"/>
      </w:r>
      <w:r>
        <w:tab/>
      </w:r>
      <w:r>
        <w:fldChar w:fldCharType="begin"/>
      </w:r>
      <w:r>
        <w:instrText xml:space="preserve"> PAGEREF _Ref434474964 \h </w:instrText>
      </w:r>
      <w:r>
        <w:fldChar w:fldCharType="separate"/>
      </w:r>
      <w:r w:rsidR="000C7DE2">
        <w:rPr>
          <w:noProof/>
        </w:rPr>
        <w:t>648</w:t>
      </w:r>
      <w:r>
        <w:fldChar w:fldCharType="end"/>
      </w:r>
    </w:p>
    <w:p w14:paraId="33EC2573" w14:textId="686EFD4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C7DE2">
        <w:t>The Psali Batos for the Feast of the Cross</w:t>
      </w:r>
      <w:r>
        <w:fldChar w:fldCharType="end"/>
      </w:r>
      <w:r>
        <w:tab/>
      </w:r>
      <w:r>
        <w:fldChar w:fldCharType="begin"/>
      </w:r>
      <w:r>
        <w:instrText xml:space="preserve"> PAGEREF _Ref434474992 \h </w:instrText>
      </w:r>
      <w:r>
        <w:fldChar w:fldCharType="separate"/>
      </w:r>
      <w:r w:rsidR="000C7DE2">
        <w:rPr>
          <w:noProof/>
        </w:rPr>
        <w:t>652</w:t>
      </w:r>
      <w:r>
        <w:fldChar w:fldCharType="end"/>
      </w:r>
    </w:p>
    <w:p w14:paraId="05658BA4" w14:textId="18BB02A3"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C7DE2">
        <w:t>The Psali Adam for the 29</w:t>
      </w:r>
      <w:r w:rsidR="000C7DE2" w:rsidRPr="00C0205C">
        <w:rPr>
          <w:vertAlign w:val="superscript"/>
        </w:rPr>
        <w:t>th</w:t>
      </w:r>
      <w:r w:rsidR="000C7DE2">
        <w:t xml:space="preserve"> of Every Coptic Month</w:t>
      </w:r>
      <w:r>
        <w:fldChar w:fldCharType="end"/>
      </w:r>
      <w:r>
        <w:tab/>
      </w:r>
      <w:r>
        <w:fldChar w:fldCharType="begin"/>
      </w:r>
      <w:r>
        <w:instrText xml:space="preserve"> PAGEREF _Ref435003845 \h </w:instrText>
      </w:r>
      <w:r>
        <w:fldChar w:fldCharType="separate"/>
      </w:r>
      <w:r w:rsidR="000C7DE2">
        <w:rPr>
          <w:noProof/>
        </w:rPr>
        <w:t>663</w:t>
      </w:r>
      <w:r>
        <w:fldChar w:fldCharType="end"/>
      </w:r>
    </w:p>
    <w:p w14:paraId="23AAC468" w14:textId="1002E71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C7DE2">
        <w:t>The Psali Batos for the 29</w:t>
      </w:r>
      <w:r w:rsidR="000C7DE2" w:rsidRPr="00C0205C">
        <w:rPr>
          <w:vertAlign w:val="superscript"/>
        </w:rPr>
        <w:t>th</w:t>
      </w:r>
      <w:r w:rsidR="000C7DE2">
        <w:t xml:space="preserve"> of Every Month</w:t>
      </w:r>
      <w:r>
        <w:fldChar w:fldCharType="end"/>
      </w:r>
      <w:r>
        <w:tab/>
      </w:r>
      <w:r>
        <w:fldChar w:fldCharType="begin"/>
      </w:r>
      <w:r>
        <w:instrText xml:space="preserve"> PAGEREF _Ref435003860 \h </w:instrText>
      </w:r>
      <w:r>
        <w:fldChar w:fldCharType="separate"/>
      </w:r>
      <w:r w:rsidR="000C7DE2">
        <w:rPr>
          <w:noProof/>
        </w:rPr>
        <w:t>669</w:t>
      </w:r>
      <w:r>
        <w:fldChar w:fldCharType="end"/>
      </w:r>
    </w:p>
    <w:p w14:paraId="693D9B9A" w14:textId="520DC1F2"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C7DE2">
        <w:t>The Sunday Psali Adam for Nativity</w:t>
      </w:r>
      <w:r>
        <w:fldChar w:fldCharType="end"/>
      </w:r>
      <w:r>
        <w:tab/>
      </w:r>
      <w:r>
        <w:fldChar w:fldCharType="begin"/>
      </w:r>
      <w:r>
        <w:instrText xml:space="preserve"> PAGEREF _Ref434475057 \h </w:instrText>
      </w:r>
      <w:r>
        <w:fldChar w:fldCharType="separate"/>
      </w:r>
      <w:r w:rsidR="000C7DE2">
        <w:rPr>
          <w:noProof/>
        </w:rPr>
        <w:t>737</w:t>
      </w:r>
      <w:r>
        <w:fldChar w:fldCharType="end"/>
      </w:r>
    </w:p>
    <w:p w14:paraId="7B874A45" w14:textId="7695625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C7DE2">
        <w:t>The Monday Psali Adam for Nativity</w:t>
      </w:r>
      <w:r>
        <w:fldChar w:fldCharType="end"/>
      </w:r>
      <w:r>
        <w:tab/>
      </w:r>
      <w:r>
        <w:fldChar w:fldCharType="begin"/>
      </w:r>
      <w:r>
        <w:instrText xml:space="preserve"> PAGEREF _Ref434475083 \h </w:instrText>
      </w:r>
      <w:r>
        <w:fldChar w:fldCharType="separate"/>
      </w:r>
      <w:r w:rsidR="000C7DE2">
        <w:rPr>
          <w:noProof/>
        </w:rPr>
        <w:t>740</w:t>
      </w:r>
      <w:r>
        <w:fldChar w:fldCharType="end"/>
      </w:r>
    </w:p>
    <w:p w14:paraId="1039256A" w14:textId="3C66058D"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C7DE2">
        <w:t>The Tuesday Psali Adam for Nativity</w:t>
      </w:r>
      <w:r>
        <w:fldChar w:fldCharType="end"/>
      </w:r>
      <w:r>
        <w:tab/>
      </w:r>
      <w:r>
        <w:fldChar w:fldCharType="begin"/>
      </w:r>
      <w:r>
        <w:instrText xml:space="preserve"> PAGEREF _Ref434475102 \h </w:instrText>
      </w:r>
      <w:r>
        <w:fldChar w:fldCharType="separate"/>
      </w:r>
      <w:r w:rsidR="000C7DE2">
        <w:rPr>
          <w:noProof/>
        </w:rPr>
        <w:t>745</w:t>
      </w:r>
      <w:r>
        <w:fldChar w:fldCharType="end"/>
      </w:r>
    </w:p>
    <w:p w14:paraId="7B5D2028" w14:textId="3187CF5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C7DE2">
        <w:t>The Wednesday Psali Batos for Nativity</w:t>
      </w:r>
      <w:r>
        <w:fldChar w:fldCharType="end"/>
      </w:r>
      <w:r>
        <w:tab/>
      </w:r>
      <w:r>
        <w:fldChar w:fldCharType="begin"/>
      </w:r>
      <w:r>
        <w:instrText xml:space="preserve"> PAGEREF _Ref434475128 \h </w:instrText>
      </w:r>
      <w:r>
        <w:fldChar w:fldCharType="separate"/>
      </w:r>
      <w:r w:rsidR="000C7DE2">
        <w:rPr>
          <w:noProof/>
        </w:rPr>
        <w:t>750</w:t>
      </w:r>
      <w:r>
        <w:fldChar w:fldCharType="end"/>
      </w:r>
    </w:p>
    <w:p w14:paraId="3EA797C4" w14:textId="67DF0108"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C7DE2">
        <w:t>The Thursday Psali Batos for Nativity</w:t>
      </w:r>
      <w:r>
        <w:fldChar w:fldCharType="end"/>
      </w:r>
      <w:r>
        <w:tab/>
      </w:r>
      <w:r>
        <w:fldChar w:fldCharType="begin"/>
      </w:r>
      <w:r>
        <w:instrText xml:space="preserve"> PAGEREF _Ref434475150 \h </w:instrText>
      </w:r>
      <w:r>
        <w:fldChar w:fldCharType="separate"/>
      </w:r>
      <w:r w:rsidR="000C7DE2">
        <w:rPr>
          <w:noProof/>
        </w:rPr>
        <w:t>754</w:t>
      </w:r>
      <w:r>
        <w:fldChar w:fldCharType="end"/>
      </w:r>
    </w:p>
    <w:p w14:paraId="3E761025" w14:textId="296D0ECE"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C7DE2">
        <w:t>The Friday Psali Batos for Nativity</w:t>
      </w:r>
      <w:r>
        <w:fldChar w:fldCharType="end"/>
      </w:r>
      <w:r>
        <w:tab/>
      </w:r>
      <w:r>
        <w:fldChar w:fldCharType="begin"/>
      </w:r>
      <w:r>
        <w:instrText xml:space="preserve"> PAGEREF _Ref434475177 \h </w:instrText>
      </w:r>
      <w:r>
        <w:fldChar w:fldCharType="separate"/>
      </w:r>
      <w:r w:rsidR="000C7DE2">
        <w:rPr>
          <w:noProof/>
        </w:rPr>
        <w:t>758</w:t>
      </w:r>
      <w:r>
        <w:fldChar w:fldCharType="end"/>
      </w:r>
    </w:p>
    <w:p w14:paraId="52564264" w14:textId="2EB0EE14"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C7DE2">
        <w:t>The Saturday Psali Batos for Nativity</w:t>
      </w:r>
      <w:r>
        <w:fldChar w:fldCharType="end"/>
      </w:r>
      <w:r>
        <w:tab/>
      </w:r>
      <w:r>
        <w:fldChar w:fldCharType="begin"/>
      </w:r>
      <w:r>
        <w:instrText xml:space="preserve"> PAGEREF _Ref434475196 \h </w:instrText>
      </w:r>
      <w:r>
        <w:fldChar w:fldCharType="separate"/>
      </w:r>
      <w:r w:rsidR="000C7DE2">
        <w:rPr>
          <w:noProof/>
        </w:rPr>
        <w:t>763</w:t>
      </w:r>
      <w:r>
        <w:fldChar w:fldCharType="end"/>
      </w:r>
    </w:p>
    <w:p w14:paraId="523DE632" w14:textId="5FAC7F43"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C7DE2">
        <w:t>The Psali Adam for the Circumcision</w:t>
      </w:r>
      <w:r>
        <w:fldChar w:fldCharType="end"/>
      </w:r>
      <w:r>
        <w:tab/>
      </w:r>
      <w:r>
        <w:fldChar w:fldCharType="begin"/>
      </w:r>
      <w:r>
        <w:instrText xml:space="preserve"> PAGEREF _Ref434475229 \h </w:instrText>
      </w:r>
      <w:r>
        <w:fldChar w:fldCharType="separate"/>
      </w:r>
      <w:r w:rsidR="000C7DE2">
        <w:rPr>
          <w:noProof/>
        </w:rPr>
        <w:t>773</w:t>
      </w:r>
      <w:r>
        <w:fldChar w:fldCharType="end"/>
      </w:r>
    </w:p>
    <w:p w14:paraId="2BB4ED46" w14:textId="427740B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C7DE2">
        <w:t>The Psali Batos for the Circumcision</w:t>
      </w:r>
      <w:r>
        <w:fldChar w:fldCharType="end"/>
      </w:r>
      <w:r>
        <w:tab/>
      </w:r>
      <w:r>
        <w:fldChar w:fldCharType="begin"/>
      </w:r>
      <w:r>
        <w:instrText xml:space="preserve"> PAGEREF _Ref434475252 \h </w:instrText>
      </w:r>
      <w:r>
        <w:fldChar w:fldCharType="separate"/>
      </w:r>
      <w:r w:rsidR="000C7DE2">
        <w:rPr>
          <w:noProof/>
        </w:rPr>
        <w:t>777</w:t>
      </w:r>
      <w:r>
        <w:fldChar w:fldCharType="end"/>
      </w:r>
    </w:p>
    <w:p w14:paraId="56FF597D" w14:textId="5E30C1C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C7DE2">
        <w:t>The Sunday Psali Adam for Theophany</w:t>
      </w:r>
      <w:r>
        <w:fldChar w:fldCharType="end"/>
      </w:r>
      <w:r>
        <w:tab/>
      </w:r>
      <w:r>
        <w:fldChar w:fldCharType="begin"/>
      </w:r>
      <w:r>
        <w:instrText xml:space="preserve"> PAGEREF _Ref434475280 \h </w:instrText>
      </w:r>
      <w:r>
        <w:fldChar w:fldCharType="separate"/>
      </w:r>
      <w:r w:rsidR="000C7DE2">
        <w:rPr>
          <w:noProof/>
        </w:rPr>
        <w:t>787</w:t>
      </w:r>
      <w:r>
        <w:fldChar w:fldCharType="end"/>
      </w:r>
    </w:p>
    <w:p w14:paraId="1D19000E" w14:textId="5B2ADF4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C7DE2">
        <w:t>The Monday Psali Adam for Theophany</w:t>
      </w:r>
      <w:r>
        <w:fldChar w:fldCharType="end"/>
      </w:r>
      <w:r>
        <w:tab/>
      </w:r>
      <w:r>
        <w:fldChar w:fldCharType="begin"/>
      </w:r>
      <w:r>
        <w:instrText xml:space="preserve"> PAGEREF _Ref434475309 \h </w:instrText>
      </w:r>
      <w:r>
        <w:fldChar w:fldCharType="separate"/>
      </w:r>
      <w:r w:rsidR="000C7DE2">
        <w:rPr>
          <w:noProof/>
        </w:rPr>
        <w:t>791</w:t>
      </w:r>
      <w:r>
        <w:fldChar w:fldCharType="end"/>
      </w:r>
    </w:p>
    <w:p w14:paraId="6323E549" w14:textId="49EBB3B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C7DE2">
        <w:t>The Tuesday Psali Adam for Theophany</w:t>
      </w:r>
      <w:r>
        <w:fldChar w:fldCharType="end"/>
      </w:r>
      <w:r>
        <w:tab/>
      </w:r>
      <w:r>
        <w:fldChar w:fldCharType="begin"/>
      </w:r>
      <w:r>
        <w:instrText xml:space="preserve"> PAGEREF _Ref434475331 \h </w:instrText>
      </w:r>
      <w:r>
        <w:fldChar w:fldCharType="separate"/>
      </w:r>
      <w:r w:rsidR="000C7DE2">
        <w:rPr>
          <w:noProof/>
        </w:rPr>
        <w:t>794</w:t>
      </w:r>
      <w:r>
        <w:fldChar w:fldCharType="end"/>
      </w:r>
    </w:p>
    <w:p w14:paraId="7320174E" w14:textId="622BD228"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C7DE2">
        <w:t>The Wednesday Psali Batos for Theophany</w:t>
      </w:r>
      <w:r>
        <w:fldChar w:fldCharType="end"/>
      </w:r>
      <w:r>
        <w:tab/>
      </w:r>
      <w:r>
        <w:fldChar w:fldCharType="begin"/>
      </w:r>
      <w:r>
        <w:instrText xml:space="preserve"> PAGEREF _Ref434475362 \h </w:instrText>
      </w:r>
      <w:r>
        <w:fldChar w:fldCharType="separate"/>
      </w:r>
      <w:r w:rsidR="000C7DE2">
        <w:rPr>
          <w:noProof/>
        </w:rPr>
        <w:t>798</w:t>
      </w:r>
      <w:r>
        <w:fldChar w:fldCharType="end"/>
      </w:r>
    </w:p>
    <w:p w14:paraId="312AF9DB" w14:textId="4A51C4D9"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C7DE2">
        <w:t>The Thursday Psali Batos for Theophany</w:t>
      </w:r>
      <w:r>
        <w:fldChar w:fldCharType="end"/>
      </w:r>
      <w:r>
        <w:tab/>
      </w:r>
      <w:r>
        <w:fldChar w:fldCharType="begin"/>
      </w:r>
      <w:r>
        <w:instrText xml:space="preserve"> PAGEREF _Ref434475388 \h </w:instrText>
      </w:r>
      <w:r>
        <w:fldChar w:fldCharType="separate"/>
      </w:r>
      <w:r w:rsidR="000C7DE2">
        <w:rPr>
          <w:noProof/>
        </w:rPr>
        <w:t>802</w:t>
      </w:r>
      <w:r>
        <w:fldChar w:fldCharType="end"/>
      </w:r>
    </w:p>
    <w:p w14:paraId="58C01D66" w14:textId="0F80366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C7DE2">
        <w:t>The Friday Psali Batos for Theophany</w:t>
      </w:r>
      <w:r>
        <w:fldChar w:fldCharType="end"/>
      </w:r>
      <w:r>
        <w:tab/>
      </w:r>
      <w:r>
        <w:fldChar w:fldCharType="begin"/>
      </w:r>
      <w:r>
        <w:instrText xml:space="preserve"> PAGEREF _Ref434475411 \h </w:instrText>
      </w:r>
      <w:r>
        <w:fldChar w:fldCharType="separate"/>
      </w:r>
      <w:r w:rsidR="000C7DE2">
        <w:rPr>
          <w:noProof/>
        </w:rPr>
        <w:t>806</w:t>
      </w:r>
      <w:r>
        <w:fldChar w:fldCharType="end"/>
      </w:r>
    </w:p>
    <w:p w14:paraId="5D34BFE6" w14:textId="0ADEE184"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C7DE2">
        <w:t>The Saturday Psali Batos for Theophany</w:t>
      </w:r>
      <w:r>
        <w:fldChar w:fldCharType="end"/>
      </w:r>
      <w:r>
        <w:tab/>
      </w:r>
      <w:r>
        <w:fldChar w:fldCharType="begin"/>
      </w:r>
      <w:r>
        <w:instrText xml:space="preserve"> PAGEREF _Ref434475434 \h </w:instrText>
      </w:r>
      <w:r>
        <w:fldChar w:fldCharType="separate"/>
      </w:r>
      <w:r w:rsidR="000C7DE2">
        <w:rPr>
          <w:noProof/>
        </w:rPr>
        <w:t>810</w:t>
      </w:r>
      <w:r>
        <w:fldChar w:fldCharType="end"/>
      </w:r>
    </w:p>
    <w:p w14:paraId="4BB2BF55" w14:textId="550406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C7DE2">
        <w:t>The Psali Adam for the Wedding of Cana</w:t>
      </w:r>
      <w:r>
        <w:fldChar w:fldCharType="end"/>
      </w:r>
      <w:r>
        <w:tab/>
      </w:r>
      <w:r>
        <w:fldChar w:fldCharType="begin"/>
      </w:r>
      <w:r>
        <w:instrText xml:space="preserve"> PAGEREF _Ref434475472 \h </w:instrText>
      </w:r>
      <w:r>
        <w:fldChar w:fldCharType="separate"/>
      </w:r>
      <w:r w:rsidR="000C7DE2">
        <w:rPr>
          <w:noProof/>
        </w:rPr>
        <w:t>816</w:t>
      </w:r>
      <w:r>
        <w:fldChar w:fldCharType="end"/>
      </w:r>
    </w:p>
    <w:p w14:paraId="2363057C" w14:textId="1F548A85"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C7DE2">
        <w:t>The Psali Batos for the Wedding of Cana</w:t>
      </w:r>
      <w:r>
        <w:fldChar w:fldCharType="end"/>
      </w:r>
      <w:r>
        <w:tab/>
      </w:r>
      <w:r>
        <w:fldChar w:fldCharType="begin"/>
      </w:r>
      <w:r>
        <w:instrText xml:space="preserve"> PAGEREF _Ref434475500 \h </w:instrText>
      </w:r>
      <w:r>
        <w:fldChar w:fldCharType="separate"/>
      </w:r>
      <w:r w:rsidR="000C7DE2">
        <w:rPr>
          <w:noProof/>
        </w:rPr>
        <w:t>820</w:t>
      </w:r>
      <w:r>
        <w:fldChar w:fldCharType="end"/>
      </w:r>
    </w:p>
    <w:p w14:paraId="28D62537" w14:textId="6BF61C8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C7DE2">
        <w:t>The Psali Adam for Annunciation</w:t>
      </w:r>
      <w:r>
        <w:fldChar w:fldCharType="end"/>
      </w:r>
      <w:r>
        <w:tab/>
      </w:r>
      <w:r>
        <w:fldChar w:fldCharType="begin"/>
      </w:r>
      <w:r>
        <w:instrText xml:space="preserve"> PAGEREF _Ref434475566 \h </w:instrText>
      </w:r>
      <w:r>
        <w:fldChar w:fldCharType="separate"/>
      </w:r>
      <w:r w:rsidR="000C7DE2">
        <w:rPr>
          <w:noProof/>
        </w:rPr>
        <w:t>850</w:t>
      </w:r>
      <w:r>
        <w:fldChar w:fldCharType="end"/>
      </w:r>
    </w:p>
    <w:p w14:paraId="3A5E672D" w14:textId="3F5212A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C7DE2">
        <w:t>The Psali Batos for Annunciation</w:t>
      </w:r>
      <w:r>
        <w:fldChar w:fldCharType="end"/>
      </w:r>
      <w:r>
        <w:tab/>
      </w:r>
      <w:r>
        <w:fldChar w:fldCharType="begin"/>
      </w:r>
      <w:r>
        <w:instrText xml:space="preserve"> PAGEREF _Ref434475591 \h </w:instrText>
      </w:r>
      <w:r>
        <w:fldChar w:fldCharType="separate"/>
      </w:r>
      <w:r w:rsidR="000C7DE2">
        <w:rPr>
          <w:noProof/>
        </w:rPr>
        <w:t>854</w:t>
      </w:r>
      <w:r>
        <w:fldChar w:fldCharType="end"/>
      </w:r>
    </w:p>
    <w:p w14:paraId="52A90C07" w14:textId="13A22FC0"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C7DE2">
        <w:t>The Psali Adam for the Entrance into Egypt</w:t>
      </w:r>
      <w:r>
        <w:fldChar w:fldCharType="end"/>
      </w:r>
      <w:r>
        <w:tab/>
      </w:r>
      <w:r>
        <w:fldChar w:fldCharType="begin"/>
      </w:r>
      <w:r>
        <w:instrText xml:space="preserve"> PAGEREF _Ref434476089 \h </w:instrText>
      </w:r>
      <w:r>
        <w:fldChar w:fldCharType="separate"/>
      </w:r>
      <w:r w:rsidR="000C7DE2">
        <w:rPr>
          <w:noProof/>
        </w:rPr>
        <w:t>875</w:t>
      </w:r>
      <w:r>
        <w:fldChar w:fldCharType="end"/>
      </w:r>
    </w:p>
    <w:p w14:paraId="3A3F4AD9" w14:textId="6AD41BCB"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C7DE2">
        <w:t>The Psali Batos for the Entrance into Egypt</w:t>
      </w:r>
      <w:r>
        <w:fldChar w:fldCharType="end"/>
      </w:r>
      <w:r>
        <w:tab/>
      </w:r>
      <w:r>
        <w:fldChar w:fldCharType="begin"/>
      </w:r>
      <w:r>
        <w:instrText xml:space="preserve"> PAGEREF _Ref434476112 \h </w:instrText>
      </w:r>
      <w:r>
        <w:fldChar w:fldCharType="separate"/>
      </w:r>
      <w:r w:rsidR="000C7DE2">
        <w:rPr>
          <w:noProof/>
        </w:rPr>
        <w:t>878</w:t>
      </w:r>
      <w:r>
        <w:fldChar w:fldCharType="end"/>
      </w:r>
    </w:p>
    <w:p w14:paraId="29274CA9" w14:textId="7CB0346A"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C7DE2">
        <w:t>The Psali Adam for the Apostles’ Fast</w:t>
      </w:r>
      <w:r>
        <w:fldChar w:fldCharType="end"/>
      </w:r>
      <w:r>
        <w:tab/>
      </w:r>
      <w:r>
        <w:fldChar w:fldCharType="begin"/>
      </w:r>
      <w:r>
        <w:instrText xml:space="preserve"> PAGEREF _Ref434476183 \h </w:instrText>
      </w:r>
      <w:r>
        <w:fldChar w:fldCharType="separate"/>
      </w:r>
      <w:r w:rsidR="000C7DE2">
        <w:rPr>
          <w:noProof/>
        </w:rPr>
        <w:t>890</w:t>
      </w:r>
      <w:r>
        <w:fldChar w:fldCharType="end"/>
      </w:r>
    </w:p>
    <w:p w14:paraId="63B4C376" w14:textId="208B489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C7DE2">
        <w:t>The Psali Batos for the Apostles’ Fast</w:t>
      </w:r>
      <w:r>
        <w:fldChar w:fldCharType="end"/>
      </w:r>
      <w:r>
        <w:tab/>
      </w:r>
      <w:r>
        <w:fldChar w:fldCharType="begin"/>
      </w:r>
      <w:r>
        <w:instrText xml:space="preserve"> PAGEREF _Ref434476204 \h </w:instrText>
      </w:r>
      <w:r>
        <w:fldChar w:fldCharType="separate"/>
      </w:r>
      <w:r w:rsidR="000C7DE2">
        <w:rPr>
          <w:noProof/>
        </w:rPr>
        <w:t>893</w:t>
      </w:r>
      <w:r>
        <w:fldChar w:fldCharType="end"/>
      </w:r>
    </w:p>
    <w:p w14:paraId="28BB7E6E" w14:textId="396FA2DF"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C7DE2">
        <w:t>The Psali Adam for the Apostles’ Feast</w:t>
      </w:r>
      <w:r>
        <w:fldChar w:fldCharType="end"/>
      </w:r>
      <w:r>
        <w:tab/>
      </w:r>
      <w:r>
        <w:fldChar w:fldCharType="begin"/>
      </w:r>
      <w:r>
        <w:instrText xml:space="preserve"> PAGEREF _Ref434476236 \h </w:instrText>
      </w:r>
      <w:r>
        <w:fldChar w:fldCharType="separate"/>
      </w:r>
      <w:r w:rsidR="000C7DE2">
        <w:rPr>
          <w:noProof/>
        </w:rPr>
        <w:t>908</w:t>
      </w:r>
      <w:r>
        <w:fldChar w:fldCharType="end"/>
      </w:r>
    </w:p>
    <w:p w14:paraId="3BEDFF67" w14:textId="1CFC53C2"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C7DE2">
        <w:t>The Psali Batos for the Apostles’ Feast</w:t>
      </w:r>
      <w:r>
        <w:fldChar w:fldCharType="end"/>
      </w:r>
      <w:r>
        <w:tab/>
      </w:r>
      <w:r>
        <w:fldChar w:fldCharType="begin"/>
      </w:r>
      <w:r>
        <w:instrText xml:space="preserve"> PAGEREF _Ref434476261 \h </w:instrText>
      </w:r>
      <w:r>
        <w:fldChar w:fldCharType="separate"/>
      </w:r>
      <w:r w:rsidR="000C7DE2">
        <w:rPr>
          <w:noProof/>
        </w:rPr>
        <w:t>912</w:t>
      </w:r>
      <w:r>
        <w:fldChar w:fldCharType="end"/>
      </w:r>
    </w:p>
    <w:p w14:paraId="346BEA29" w14:textId="7B7383C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C7DE2">
        <w:t>The Psali Adam for the Transfiguration</w:t>
      </w:r>
      <w:r>
        <w:fldChar w:fldCharType="end"/>
      </w:r>
      <w:r>
        <w:tab/>
      </w:r>
      <w:r>
        <w:fldChar w:fldCharType="begin"/>
      </w:r>
      <w:r>
        <w:instrText xml:space="preserve"> PAGEREF _Ref434476299 \h </w:instrText>
      </w:r>
      <w:r>
        <w:fldChar w:fldCharType="separate"/>
      </w:r>
      <w:r w:rsidR="000C7DE2">
        <w:rPr>
          <w:noProof/>
        </w:rPr>
        <w:t>933</w:t>
      </w:r>
      <w:r>
        <w:fldChar w:fldCharType="end"/>
      </w:r>
    </w:p>
    <w:p w14:paraId="2B02F545" w14:textId="73F0C87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C7DE2">
        <w:t>The Psali Batos for the Transfiguration</w:t>
      </w:r>
      <w:r>
        <w:fldChar w:fldCharType="end"/>
      </w:r>
      <w:r>
        <w:tab/>
      </w:r>
      <w:r>
        <w:fldChar w:fldCharType="begin"/>
      </w:r>
      <w:r>
        <w:instrText xml:space="preserve"> PAGEREF _Ref434476316 \h </w:instrText>
      </w:r>
      <w:r>
        <w:fldChar w:fldCharType="separate"/>
      </w:r>
      <w:r w:rsidR="000C7DE2">
        <w:rPr>
          <w:noProof/>
        </w:rPr>
        <w:t>936</w:t>
      </w:r>
      <w:r>
        <w:fldChar w:fldCharType="end"/>
      </w:r>
    </w:p>
    <w:p w14:paraId="2B8831C2" w14:textId="4435041A"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C7DE2">
        <w:t>The Psali Adam for Great Lent</w:t>
      </w:r>
      <w:r>
        <w:fldChar w:fldCharType="end"/>
      </w:r>
      <w:r>
        <w:tab/>
      </w:r>
      <w:r>
        <w:fldChar w:fldCharType="begin"/>
      </w:r>
      <w:r>
        <w:instrText xml:space="preserve"> PAGEREF _Ref434476347 \h </w:instrText>
      </w:r>
      <w:r>
        <w:fldChar w:fldCharType="separate"/>
      </w:r>
      <w:r w:rsidR="000C7DE2">
        <w:rPr>
          <w:noProof/>
        </w:rPr>
        <w:t>970</w:t>
      </w:r>
      <w:r>
        <w:fldChar w:fldCharType="end"/>
      </w:r>
    </w:p>
    <w:p w14:paraId="22E9A337" w14:textId="0A3DD1B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C7DE2">
        <w:t>The Psali Batos for Great Lent</w:t>
      </w:r>
      <w:r>
        <w:fldChar w:fldCharType="end"/>
      </w:r>
      <w:r>
        <w:tab/>
      </w:r>
      <w:r>
        <w:fldChar w:fldCharType="begin"/>
      </w:r>
      <w:r>
        <w:instrText xml:space="preserve"> PAGEREF _Ref434476369 \h </w:instrText>
      </w:r>
      <w:r>
        <w:fldChar w:fldCharType="separate"/>
      </w:r>
      <w:r w:rsidR="000C7DE2">
        <w:rPr>
          <w:noProof/>
        </w:rPr>
        <w:t>974</w:t>
      </w:r>
      <w:r>
        <w:fldChar w:fldCharType="end"/>
      </w:r>
    </w:p>
    <w:p w14:paraId="7827303F" w14:textId="78FDE6B0"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C7DE2">
        <w:t>The Psali Batos for Lazarus Saturday</w:t>
      </w:r>
      <w:r>
        <w:fldChar w:fldCharType="end"/>
      </w:r>
      <w:r>
        <w:tab/>
      </w:r>
      <w:r>
        <w:fldChar w:fldCharType="begin"/>
      </w:r>
      <w:r>
        <w:instrText xml:space="preserve"> PAGEREF _Ref434476394 \h </w:instrText>
      </w:r>
      <w:r>
        <w:fldChar w:fldCharType="separate"/>
      </w:r>
      <w:r w:rsidR="000C7DE2">
        <w:rPr>
          <w:noProof/>
        </w:rPr>
        <w:t>979</w:t>
      </w:r>
      <w:r>
        <w:fldChar w:fldCharType="end"/>
      </w:r>
    </w:p>
    <w:p w14:paraId="1272D4BB" w14:textId="16901A5D"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C7DE2">
        <w:t>The Psali Adam for Palm Sunday</w:t>
      </w:r>
      <w:r>
        <w:fldChar w:fldCharType="end"/>
      </w:r>
      <w:r>
        <w:tab/>
      </w:r>
      <w:r>
        <w:fldChar w:fldCharType="begin"/>
      </w:r>
      <w:r>
        <w:instrText xml:space="preserve"> PAGEREF _Ref434476417 \h </w:instrText>
      </w:r>
      <w:r>
        <w:fldChar w:fldCharType="separate"/>
      </w:r>
      <w:r w:rsidR="000C7DE2">
        <w:rPr>
          <w:noProof/>
        </w:rPr>
        <w:t>987</w:t>
      </w:r>
      <w:r>
        <w:fldChar w:fldCharType="end"/>
      </w:r>
    </w:p>
    <w:p w14:paraId="0E4E4E45" w14:textId="1224DA6B"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C7DE2">
        <w:t>The Psali Batos for the Joyous Saturday</w:t>
      </w:r>
      <w:r>
        <w:fldChar w:fldCharType="end"/>
      </w:r>
      <w:r>
        <w:tab/>
      </w:r>
      <w:r>
        <w:fldChar w:fldCharType="begin"/>
      </w:r>
      <w:r>
        <w:instrText xml:space="preserve"> PAGEREF _Ref435562018 \h </w:instrText>
      </w:r>
      <w:r>
        <w:fldChar w:fldCharType="separate"/>
      </w:r>
      <w:r w:rsidR="000C7DE2">
        <w:rPr>
          <w:noProof/>
        </w:rPr>
        <w:t>991</w:t>
      </w:r>
      <w:r>
        <w:fldChar w:fldCharType="end"/>
      </w:r>
    </w:p>
    <w:p w14:paraId="5A57B684" w14:textId="3B22851E"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C7DE2">
        <w:t>The Psali Adam for the Resurrection</w:t>
      </w:r>
      <w:r>
        <w:fldChar w:fldCharType="end"/>
      </w:r>
      <w:r>
        <w:tab/>
      </w:r>
      <w:r>
        <w:fldChar w:fldCharType="begin"/>
      </w:r>
      <w:r>
        <w:instrText xml:space="preserve"> PAGEREF _Ref434476440 \h </w:instrText>
      </w:r>
      <w:r>
        <w:fldChar w:fldCharType="separate"/>
      </w:r>
      <w:r w:rsidR="000C7DE2">
        <w:rPr>
          <w:noProof/>
        </w:rPr>
        <w:t>1003</w:t>
      </w:r>
      <w:r>
        <w:fldChar w:fldCharType="end"/>
      </w:r>
    </w:p>
    <w:p w14:paraId="7201C2B6" w14:textId="3AF1CB1D"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C7DE2">
        <w:t>The Psali Batos for the Resurrection</w:t>
      </w:r>
      <w:r>
        <w:fldChar w:fldCharType="end"/>
      </w:r>
      <w:r>
        <w:tab/>
      </w:r>
      <w:r>
        <w:fldChar w:fldCharType="begin"/>
      </w:r>
      <w:r>
        <w:instrText xml:space="preserve"> PAGEREF _Ref434476459 \h </w:instrText>
      </w:r>
      <w:r>
        <w:fldChar w:fldCharType="separate"/>
      </w:r>
      <w:r w:rsidR="000C7DE2">
        <w:rPr>
          <w:noProof/>
        </w:rPr>
        <w:t>1007</w:t>
      </w:r>
      <w:r>
        <w:fldChar w:fldCharType="end"/>
      </w:r>
    </w:p>
    <w:p w14:paraId="4897BB60" w14:textId="0FD9061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C7DE2">
        <w:t>The Psali Adam for the Ascension</w:t>
      </w:r>
      <w:r>
        <w:fldChar w:fldCharType="end"/>
      </w:r>
      <w:r>
        <w:tab/>
      </w:r>
      <w:r>
        <w:fldChar w:fldCharType="begin"/>
      </w:r>
      <w:r>
        <w:instrText xml:space="preserve"> PAGEREF _Ref434476482 \h </w:instrText>
      </w:r>
      <w:r>
        <w:fldChar w:fldCharType="separate"/>
      </w:r>
      <w:r w:rsidR="000C7DE2">
        <w:rPr>
          <w:noProof/>
        </w:rPr>
        <w:t>1014</w:t>
      </w:r>
      <w:r>
        <w:fldChar w:fldCharType="end"/>
      </w:r>
    </w:p>
    <w:p w14:paraId="7FFC2411" w14:textId="2D3B6299"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C7DE2">
        <w:t>The Psali Batos for the Ascension</w:t>
      </w:r>
      <w:r>
        <w:fldChar w:fldCharType="end"/>
      </w:r>
      <w:r>
        <w:tab/>
      </w:r>
      <w:r>
        <w:fldChar w:fldCharType="begin"/>
      </w:r>
      <w:r>
        <w:instrText xml:space="preserve"> PAGEREF _Ref434476541 \h </w:instrText>
      </w:r>
      <w:r>
        <w:fldChar w:fldCharType="separate"/>
      </w:r>
      <w:r w:rsidR="000C7DE2">
        <w:rPr>
          <w:noProof/>
        </w:rPr>
        <w:t>1018</w:t>
      </w:r>
      <w:r>
        <w:fldChar w:fldCharType="end"/>
      </w:r>
    </w:p>
    <w:p w14:paraId="0700AA59" w14:textId="4BC50CE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C7DE2">
        <w:t>The Psali Adam for Pentecost</w:t>
      </w:r>
      <w:r>
        <w:fldChar w:fldCharType="end"/>
      </w:r>
      <w:r>
        <w:tab/>
      </w:r>
      <w:r>
        <w:fldChar w:fldCharType="begin"/>
      </w:r>
      <w:r>
        <w:instrText xml:space="preserve"> PAGEREF _Ref434476566 \h </w:instrText>
      </w:r>
      <w:r>
        <w:fldChar w:fldCharType="separate"/>
      </w:r>
      <w:r w:rsidR="000C7DE2">
        <w:rPr>
          <w:noProof/>
        </w:rPr>
        <w:t>1025</w:t>
      </w:r>
      <w:r>
        <w:fldChar w:fldCharType="end"/>
      </w:r>
    </w:p>
    <w:p w14:paraId="28A2BA4F" w14:textId="553FDEAC" w:rsidR="003E106D" w:rsidRDefault="003E106D" w:rsidP="003E106D">
      <w:pPr>
        <w:pStyle w:val="Heading3"/>
      </w:pPr>
      <w:r>
        <w:t>Saints’ Psalis</w:t>
      </w:r>
    </w:p>
    <w:p w14:paraId="6DAFC3E2" w14:textId="7842E2FD"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C7DE2">
        <w:t>The Psali Adam for the Virgin</w:t>
      </w:r>
      <w:r>
        <w:fldChar w:fldCharType="end"/>
      </w:r>
      <w:r>
        <w:tab/>
      </w:r>
      <w:r>
        <w:fldChar w:fldCharType="begin"/>
      </w:r>
      <w:r>
        <w:instrText xml:space="preserve"> PAGEREF _Ref435642763 \h </w:instrText>
      </w:r>
      <w:r>
        <w:fldChar w:fldCharType="separate"/>
      </w:r>
      <w:r w:rsidR="000C7DE2">
        <w:rPr>
          <w:noProof/>
        </w:rPr>
        <w:t>940</w:t>
      </w:r>
      <w:r>
        <w:fldChar w:fldCharType="end"/>
      </w:r>
    </w:p>
    <w:p w14:paraId="609D95F6" w14:textId="5D5E5604"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C7DE2">
        <w:t>The Psali Batos for the Virgin</w:t>
      </w:r>
      <w:r>
        <w:fldChar w:fldCharType="end"/>
      </w:r>
      <w:r>
        <w:tab/>
      </w:r>
      <w:r>
        <w:fldChar w:fldCharType="begin"/>
      </w:r>
      <w:r>
        <w:instrText xml:space="preserve"> PAGEREF _Ref435734818 \h </w:instrText>
      </w:r>
      <w:r>
        <w:fldChar w:fldCharType="separate"/>
      </w:r>
      <w:r w:rsidR="000C7DE2">
        <w:rPr>
          <w:noProof/>
        </w:rPr>
        <w:t>944</w:t>
      </w:r>
      <w:r>
        <w:fldChar w:fldCharType="end"/>
      </w:r>
    </w:p>
    <w:p w14:paraId="3F93C9B6" w14:textId="77777777" w:rsidR="00B411C9" w:rsidRDefault="00B411C9" w:rsidP="00B411C9">
      <w:pPr>
        <w:pStyle w:val="Heading2"/>
      </w:pPr>
      <w:bookmarkStart w:id="1894" w:name="_Toc448696660"/>
      <w:r>
        <w:lastRenderedPageBreak/>
        <w:t>Index of Doxologies</w:t>
      </w:r>
      <w:bookmarkEnd w:id="1894"/>
    </w:p>
    <w:p w14:paraId="23AE197F" w14:textId="1F8702A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C7DE2">
        <w:t>The Introduction to the Doxologies</w:t>
      </w:r>
      <w:r>
        <w:fldChar w:fldCharType="end"/>
      </w:r>
      <w:r>
        <w:tab/>
      </w:r>
      <w:r>
        <w:fldChar w:fldCharType="begin"/>
      </w:r>
      <w:r>
        <w:instrText xml:space="preserve"> PAGEREF _Ref434477171 \h </w:instrText>
      </w:r>
      <w:r>
        <w:fldChar w:fldCharType="separate"/>
      </w:r>
      <w:r w:rsidR="000C7DE2">
        <w:rPr>
          <w:noProof/>
        </w:rPr>
        <w:t>552</w:t>
      </w:r>
      <w:r>
        <w:fldChar w:fldCharType="end"/>
      </w:r>
    </w:p>
    <w:p w14:paraId="6914D076" w14:textId="77777777" w:rsidR="00E21EA3" w:rsidRDefault="00E21EA3" w:rsidP="00E21EA3">
      <w:pPr>
        <w:pStyle w:val="Heading3"/>
      </w:pPr>
      <w:bookmarkStart w:id="1895" w:name="_Ref435642966"/>
      <w:r>
        <w:t>Seasonal Doxologies</w:t>
      </w:r>
      <w:bookmarkEnd w:id="1895"/>
    </w:p>
    <w:p w14:paraId="48C8A1C8" w14:textId="77777777" w:rsidR="000C7DE2" w:rsidRDefault="00E21EA3" w:rsidP="000C7DE2">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C7DE2">
        <w:t>The Verses of the Cymbals for Ecclesiastical New Year</w:t>
      </w:r>
    </w:p>
    <w:p w14:paraId="53F35BB5" w14:textId="77777777" w:rsidR="000C7DE2" w:rsidRDefault="000C7DE2" w:rsidP="00310979">
      <w:pPr>
        <w:pStyle w:val="Rubric"/>
      </w:pPr>
      <w:r>
        <w:t>Begin with “Amoini mar,” or “Ten oo-osht”, inserting the first verse of the Praxis Response, below, before “Shere ne Maria”, then continue as usual.</w:t>
      </w:r>
    </w:p>
    <w:p w14:paraId="5E8E28F7" w14:textId="5EBD6F87" w:rsidR="00E21EA3" w:rsidRDefault="000C7DE2" w:rsidP="00CC1CA8">
      <w:pPr>
        <w:tabs>
          <w:tab w:val="left" w:leader="dot" w:pos="8280"/>
        </w:tabs>
        <w:spacing w:after="0" w:line="240" w:lineRule="auto"/>
      </w:pPr>
      <w:r>
        <w:t>The Doxology for Ecclesiastical New Year</w:t>
      </w:r>
      <w:r w:rsidR="00E21EA3">
        <w:fldChar w:fldCharType="end"/>
      </w:r>
      <w:r w:rsidR="00E21EA3">
        <w:tab/>
      </w:r>
      <w:r w:rsidR="00E21EA3">
        <w:fldChar w:fldCharType="begin"/>
      </w:r>
      <w:r w:rsidR="00E21EA3">
        <w:instrText xml:space="preserve"> PAGEREF _Ref434477358 \h </w:instrText>
      </w:r>
      <w:r w:rsidR="00E21EA3">
        <w:fldChar w:fldCharType="separate"/>
      </w:r>
      <w:r>
        <w:rPr>
          <w:noProof/>
        </w:rPr>
        <w:t>626</w:t>
      </w:r>
      <w:r w:rsidR="00E21EA3">
        <w:fldChar w:fldCharType="end"/>
      </w:r>
    </w:p>
    <w:p w14:paraId="459D6E0B" w14:textId="77777777" w:rsidR="000C7DE2" w:rsidRDefault="00E21EA3" w:rsidP="000C7DE2">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C7DE2">
        <w:t>The Verses for the Verses of the Cymbals for the Feast of the Cross</w:t>
      </w:r>
    </w:p>
    <w:p w14:paraId="4393880B" w14:textId="77777777" w:rsidR="000C7DE2" w:rsidRPr="00296539" w:rsidRDefault="000C7DE2"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22A453A" w14:textId="77777777" w:rsidTr="00296539">
        <w:trPr>
          <w:cantSplit/>
          <w:jc w:val="center"/>
        </w:trPr>
        <w:tc>
          <w:tcPr>
            <w:tcW w:w="288" w:type="dxa"/>
          </w:tcPr>
          <w:p w14:paraId="0DD6E4FE" w14:textId="77777777" w:rsidR="000C7DE2" w:rsidRDefault="000C7DE2" w:rsidP="00296539">
            <w:pPr>
              <w:pStyle w:val="CopticCross"/>
            </w:pPr>
          </w:p>
        </w:tc>
        <w:tc>
          <w:tcPr>
            <w:tcW w:w="3960" w:type="dxa"/>
          </w:tcPr>
          <w:p w14:paraId="081B9355" w14:textId="77777777" w:rsidR="000C7DE2" w:rsidRDefault="000C7DE2" w:rsidP="00296539">
            <w:pPr>
              <w:pStyle w:val="EngHang"/>
            </w:pPr>
            <w:r>
              <w:t>We, all the children</w:t>
            </w:r>
          </w:p>
          <w:p w14:paraId="24EFDA0E" w14:textId="77777777" w:rsidR="000C7DE2" w:rsidRDefault="000C7DE2" w:rsidP="00296539">
            <w:pPr>
              <w:pStyle w:val="EngHang"/>
            </w:pPr>
            <w:r>
              <w:t>Of the Orthodox people,</w:t>
            </w:r>
          </w:p>
          <w:p w14:paraId="208D0B14" w14:textId="77777777" w:rsidR="000C7DE2" w:rsidRDefault="000C7DE2" w:rsidP="00296539">
            <w:pPr>
              <w:pStyle w:val="EngHang"/>
            </w:pPr>
            <w:r>
              <w:t>Bow down before the Cross</w:t>
            </w:r>
          </w:p>
          <w:p w14:paraId="5DEEB663" w14:textId="77777777" w:rsidR="000C7DE2" w:rsidRDefault="000C7DE2" w:rsidP="00296539">
            <w:pPr>
              <w:pStyle w:val="EngHangEnd"/>
            </w:pPr>
            <w:r>
              <w:t xml:space="preserve">Of my </w:t>
            </w:r>
            <w:r w:rsidRPr="00C140D7">
              <w:t>Lord</w:t>
            </w:r>
            <w:r>
              <w:t xml:space="preserve"> Jesus Christ.</w:t>
            </w:r>
          </w:p>
        </w:tc>
        <w:tc>
          <w:tcPr>
            <w:tcW w:w="288" w:type="dxa"/>
          </w:tcPr>
          <w:p w14:paraId="29D7CFAE" w14:textId="77777777" w:rsidR="000C7DE2" w:rsidRDefault="000C7DE2" w:rsidP="00296539"/>
        </w:tc>
        <w:tc>
          <w:tcPr>
            <w:tcW w:w="288" w:type="dxa"/>
          </w:tcPr>
          <w:p w14:paraId="57470646" w14:textId="77777777" w:rsidR="000C7DE2" w:rsidRDefault="000C7DE2" w:rsidP="00296539">
            <w:pPr>
              <w:pStyle w:val="CopticCross"/>
            </w:pPr>
          </w:p>
        </w:tc>
        <w:tc>
          <w:tcPr>
            <w:tcW w:w="3960" w:type="dxa"/>
          </w:tcPr>
          <w:p w14:paraId="5AC890E2" w14:textId="77777777" w:rsidR="000C7DE2" w:rsidRDefault="000C7DE2" w:rsidP="00296539">
            <w:pPr>
              <w:pStyle w:val="CopticVersemulti-line"/>
            </w:pPr>
            <w:r>
              <w:t>Ⲭⲉⲣⲉ ⲡⲓ̀ⲥⲧⲁⲩⲣⲟⲥ:</w:t>
            </w:r>
          </w:p>
          <w:p w14:paraId="5B6B05B1" w14:textId="77777777" w:rsidR="000C7DE2" w:rsidRDefault="000C7DE2" w:rsidP="00296539">
            <w:pPr>
              <w:pStyle w:val="CopticVersemulti-line"/>
            </w:pPr>
            <w:r>
              <w:t>ⲉ̀ⲧⲁⲩⲉϣ Ⲡⲁⲟ̄ⲥ̄ ⲉ̀ⲣⲟϥ:</w:t>
            </w:r>
          </w:p>
          <w:p w14:paraId="33C63E1A" w14:textId="77777777" w:rsidR="000C7DE2" w:rsidRDefault="000C7DE2" w:rsidP="00296539">
            <w:pPr>
              <w:pStyle w:val="CopticVersemulti-line"/>
            </w:pPr>
            <w:r>
              <w:t>ⲭⲉⲣⲉ ⲡⲓⲙ̀ϩⲁⲩ:</w:t>
            </w:r>
          </w:p>
          <w:p w14:paraId="57494D60" w14:textId="77777777" w:rsidR="000C7DE2" w:rsidRPr="00C35319" w:rsidRDefault="000C7DE2" w:rsidP="00296539">
            <w:pPr>
              <w:pStyle w:val="CopticHangingVerse"/>
            </w:pPr>
            <w:r>
              <w:t>ⲉ̀ⲧⲁⲩⲭⲱ ⲙ̀ⲡⲉϥⲥⲱⲙⲁ ⲛ̀ϧⲏⲧϥ.</w:t>
            </w:r>
          </w:p>
        </w:tc>
      </w:tr>
      <w:tr w:rsidR="000C7DE2" w14:paraId="3CC8D968" w14:textId="77777777" w:rsidTr="00296539">
        <w:trPr>
          <w:cantSplit/>
          <w:jc w:val="center"/>
        </w:trPr>
        <w:tc>
          <w:tcPr>
            <w:tcW w:w="288" w:type="dxa"/>
          </w:tcPr>
          <w:p w14:paraId="1AAE8462" w14:textId="77777777" w:rsidR="000C7DE2" w:rsidRDefault="000C7DE2" w:rsidP="00296539">
            <w:pPr>
              <w:pStyle w:val="CopticCross"/>
            </w:pPr>
            <w:r w:rsidRPr="00FB5ACB">
              <w:t>¿</w:t>
            </w:r>
          </w:p>
        </w:tc>
        <w:tc>
          <w:tcPr>
            <w:tcW w:w="3960" w:type="dxa"/>
          </w:tcPr>
          <w:p w14:paraId="341973ED" w14:textId="77777777" w:rsidR="000C7DE2" w:rsidRDefault="000C7DE2" w:rsidP="00296539">
            <w:pPr>
              <w:pStyle w:val="EngHang"/>
              <w:rPr>
                <w:rFonts w:eastAsia="Arial Unicode MS"/>
              </w:rPr>
            </w:pPr>
            <w:r>
              <w:rPr>
                <w:rFonts w:eastAsia="Arial Unicode MS"/>
              </w:rPr>
              <w:t>The Cross is our weapon,</w:t>
            </w:r>
          </w:p>
          <w:p w14:paraId="4F811A25" w14:textId="77777777" w:rsidR="000C7DE2" w:rsidRDefault="000C7DE2" w:rsidP="00296539">
            <w:pPr>
              <w:pStyle w:val="EngHang"/>
              <w:rPr>
                <w:rFonts w:eastAsia="Arial Unicode MS"/>
              </w:rPr>
            </w:pPr>
            <w:r>
              <w:rPr>
                <w:rFonts w:eastAsia="Arial Unicode MS"/>
              </w:rPr>
              <w:t>The Cross is our hope,</w:t>
            </w:r>
          </w:p>
          <w:p w14:paraId="26D4EF7C" w14:textId="77777777" w:rsidR="000C7DE2" w:rsidRDefault="000C7DE2" w:rsidP="00296539">
            <w:pPr>
              <w:pStyle w:val="EngHang"/>
              <w:rPr>
                <w:rFonts w:eastAsia="Arial Unicode MS"/>
              </w:rPr>
            </w:pPr>
            <w:r>
              <w:rPr>
                <w:rFonts w:eastAsia="Arial Unicode MS"/>
              </w:rPr>
              <w:t>The Cross is our firmness</w:t>
            </w:r>
          </w:p>
          <w:p w14:paraId="51F42D0E" w14:textId="77777777" w:rsidR="000C7DE2" w:rsidRPr="00296539" w:rsidRDefault="000C7DE2" w:rsidP="00296539">
            <w:pPr>
              <w:pStyle w:val="EngHangEnd"/>
            </w:pPr>
            <w:r>
              <w:rPr>
                <w:rFonts w:eastAsia="Arial Unicode MS"/>
              </w:rPr>
              <w:t>In our troubles and afflictions.</w:t>
            </w:r>
          </w:p>
        </w:tc>
        <w:tc>
          <w:tcPr>
            <w:tcW w:w="288" w:type="dxa"/>
          </w:tcPr>
          <w:p w14:paraId="1F715717" w14:textId="77777777" w:rsidR="000C7DE2" w:rsidRDefault="000C7DE2" w:rsidP="00296539"/>
        </w:tc>
        <w:tc>
          <w:tcPr>
            <w:tcW w:w="288" w:type="dxa"/>
          </w:tcPr>
          <w:p w14:paraId="5A26E180" w14:textId="77777777" w:rsidR="000C7DE2" w:rsidRDefault="000C7DE2" w:rsidP="00296539">
            <w:pPr>
              <w:pStyle w:val="CopticCross"/>
            </w:pPr>
            <w:r w:rsidRPr="00FB5ACB">
              <w:t>¿</w:t>
            </w:r>
          </w:p>
        </w:tc>
        <w:tc>
          <w:tcPr>
            <w:tcW w:w="3960" w:type="dxa"/>
          </w:tcPr>
          <w:p w14:paraId="20A5C4AB" w14:textId="77777777" w:rsidR="000C7DE2" w:rsidRDefault="000C7DE2" w:rsidP="00296539">
            <w:pPr>
              <w:pStyle w:val="CopticVersemulti-line"/>
            </w:pPr>
            <w:r>
              <w:t>Ⲡⲓⲥ̀ⲧⲁⲩⲣⲟⲥ ⲡⲉ ⲡⲉⲛϩⲟⲡⲗⲟⲛ:</w:t>
            </w:r>
          </w:p>
          <w:p w14:paraId="12768D72" w14:textId="77777777" w:rsidR="000C7DE2" w:rsidRDefault="000C7DE2" w:rsidP="00296539">
            <w:pPr>
              <w:pStyle w:val="CopticVersemulti-line"/>
            </w:pPr>
            <w:r>
              <w:t>ⲡⲓⲥ̀ⲧⲁⲩⲣⲟⲥ ⲡⲉ ⲧⲉⲛϩⲉⲗⲡⲓⲥ:</w:t>
            </w:r>
          </w:p>
          <w:p w14:paraId="691D002A" w14:textId="77777777" w:rsidR="000C7DE2" w:rsidRDefault="000C7DE2" w:rsidP="00296539">
            <w:pPr>
              <w:pStyle w:val="CopticVersemulti-line"/>
            </w:pPr>
            <w:r>
              <w:t>ⲡⲓⲥ̀ⲧⲁⲩⲣⲟⲥ ⲡⲉ ⲡⲉⲛⲧⲁϫⲣⲟ:</w:t>
            </w:r>
          </w:p>
          <w:p w14:paraId="189C3C7A" w14:textId="77777777" w:rsidR="000C7DE2" w:rsidRDefault="000C7DE2" w:rsidP="00296539">
            <w:pPr>
              <w:pStyle w:val="CopticHangingVerse"/>
            </w:pPr>
            <w:r>
              <w:t>ϧⲉⲛ ⲛⲉⲛϩⲟϫϩⲉϫ ⲛⲉⲙ ⲛⲉⲛⲑ̀ⲗⲓⲯⲓⲥ.</w:t>
            </w:r>
          </w:p>
        </w:tc>
      </w:tr>
    </w:tbl>
    <w:p w14:paraId="0EC66D5E" w14:textId="1DC84254" w:rsidR="00E21EA3" w:rsidRDefault="000C7DE2" w:rsidP="00CC1CA8">
      <w:pPr>
        <w:tabs>
          <w:tab w:val="left" w:leader="dot" w:pos="8280"/>
        </w:tabs>
        <w:spacing w:after="0" w:line="240" w:lineRule="auto"/>
      </w:pPr>
      <w:r>
        <w:t>The Doxology for the Feast of the Cross</w:t>
      </w:r>
      <w:r w:rsidR="00E21EA3">
        <w:fldChar w:fldCharType="end"/>
      </w:r>
      <w:r w:rsidR="00E21EA3">
        <w:tab/>
      </w:r>
      <w:r w:rsidR="00E21EA3">
        <w:fldChar w:fldCharType="begin"/>
      </w:r>
      <w:r w:rsidR="00E21EA3">
        <w:instrText xml:space="preserve"> PAGEREF _Ref434477443 \h </w:instrText>
      </w:r>
      <w:r w:rsidR="00E21EA3">
        <w:fldChar w:fldCharType="separate"/>
      </w:r>
      <w:r>
        <w:rPr>
          <w:noProof/>
        </w:rPr>
        <w:t>645</w:t>
      </w:r>
      <w:r w:rsidR="00E21EA3">
        <w:fldChar w:fldCharType="end"/>
      </w:r>
    </w:p>
    <w:p w14:paraId="6FE3E344" w14:textId="77777777" w:rsidR="000C7DE2" w:rsidRDefault="00CC1CA8" w:rsidP="009E261C">
      <w:pPr>
        <w:pStyle w:val="Rubric"/>
      </w:pPr>
      <w:r>
        <w:fldChar w:fldCharType="begin"/>
      </w:r>
      <w:r>
        <w:instrText xml:space="preserve"> REF _Ref434478837 \h </w:instrText>
      </w:r>
      <w:r>
        <w:fldChar w:fldCharType="separate"/>
      </w:r>
      <w:r w:rsidR="000C7DE2">
        <w:t xml:space="preserve"> four Sundays before the Feast.</w:t>
      </w:r>
    </w:p>
    <w:p w14:paraId="6D5E5642" w14:textId="53A4366A" w:rsidR="00CC1CA8" w:rsidRDefault="000C7DE2"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706</w:t>
      </w:r>
      <w:r w:rsidR="00CC1CA8">
        <w:fldChar w:fldCharType="end"/>
      </w:r>
    </w:p>
    <w:p w14:paraId="57201B22" w14:textId="0BCE97C0"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C7DE2">
        <w:t xml:space="preserve">The Second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C7DE2">
        <w:rPr>
          <w:noProof/>
        </w:rPr>
        <w:t>708</w:t>
      </w:r>
      <w:r>
        <w:fldChar w:fldCharType="end"/>
      </w:r>
    </w:p>
    <w:p w14:paraId="05BDDC9E" w14:textId="1BAD09AB"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C7DE2">
        <w:t xml:space="preserve">The Third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C7DE2">
        <w:rPr>
          <w:noProof/>
        </w:rPr>
        <w:t>709</w:t>
      </w:r>
      <w:r>
        <w:fldChar w:fldCharType="end"/>
      </w:r>
    </w:p>
    <w:p w14:paraId="5FC55723" w14:textId="793104F9"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C7DE2">
        <w:t xml:space="preserve">The Fourth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C7DE2">
        <w:rPr>
          <w:noProof/>
        </w:rPr>
        <w:t>711</w:t>
      </w:r>
      <w:r>
        <w:fldChar w:fldCharType="end"/>
      </w:r>
    </w:p>
    <w:p w14:paraId="30ACCD55" w14:textId="240E0F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C7DE2">
        <w:t xml:space="preserve">The Fifth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C7DE2">
        <w:rPr>
          <w:noProof/>
        </w:rPr>
        <w:t>712</w:t>
      </w:r>
      <w:r>
        <w:fldChar w:fldCharType="end"/>
      </w:r>
    </w:p>
    <w:p w14:paraId="704DF3C4" w14:textId="75A9123D"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C7DE2">
        <w:t xml:space="preserve">The Sixth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C7DE2">
        <w:rPr>
          <w:noProof/>
        </w:rPr>
        <w:t>714</w:t>
      </w:r>
      <w:r>
        <w:fldChar w:fldCharType="end"/>
      </w:r>
    </w:p>
    <w:p w14:paraId="798DA7C0" w14:textId="29BC86AB"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A697333" w14:textId="44CB3F71"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C7DE2">
        <w:t>The Doxology for the Preparation Day of Nativity</w:t>
      </w:r>
      <w:r>
        <w:fldChar w:fldCharType="end"/>
      </w:r>
      <w:r>
        <w:tab/>
      </w:r>
      <w:r>
        <w:fldChar w:fldCharType="begin"/>
      </w:r>
      <w:r>
        <w:instrText xml:space="preserve"> PAGEREF _Ref434477504 \h </w:instrText>
      </w:r>
      <w:r>
        <w:fldChar w:fldCharType="separate"/>
      </w:r>
      <w:r w:rsidR="000C7DE2">
        <w:rPr>
          <w:noProof/>
        </w:rPr>
        <w:t>729</w:t>
      </w:r>
      <w:r>
        <w:fldChar w:fldCharType="end"/>
      </w:r>
    </w:p>
    <w:p w14:paraId="4A754E82" w14:textId="439DE009"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C7DE2">
        <w:t>The First Doxology for Nativity</w:t>
      </w:r>
      <w:r>
        <w:fldChar w:fldCharType="end"/>
      </w:r>
      <w:r>
        <w:tab/>
      </w:r>
      <w:r>
        <w:fldChar w:fldCharType="begin"/>
      </w:r>
      <w:r>
        <w:instrText xml:space="preserve"> PAGEREF _Ref434477532 \h </w:instrText>
      </w:r>
      <w:r>
        <w:fldChar w:fldCharType="separate"/>
      </w:r>
      <w:r w:rsidR="000C7DE2">
        <w:rPr>
          <w:noProof/>
        </w:rPr>
        <w:t>732</w:t>
      </w:r>
      <w:r>
        <w:fldChar w:fldCharType="end"/>
      </w:r>
    </w:p>
    <w:p w14:paraId="1151A90C" w14:textId="23594793"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C7DE2">
        <w:t>The Second Doxology for Nativity</w:t>
      </w:r>
      <w:r>
        <w:fldChar w:fldCharType="end"/>
      </w:r>
      <w:r>
        <w:tab/>
      </w:r>
      <w:r>
        <w:fldChar w:fldCharType="begin"/>
      </w:r>
      <w:r>
        <w:instrText xml:space="preserve"> PAGEREF _Ref434477542 \h </w:instrText>
      </w:r>
      <w:r>
        <w:fldChar w:fldCharType="separate"/>
      </w:r>
      <w:r w:rsidR="000C7DE2">
        <w:rPr>
          <w:noProof/>
        </w:rPr>
        <w:t>734</w:t>
      </w:r>
      <w:r>
        <w:fldChar w:fldCharType="end"/>
      </w:r>
    </w:p>
    <w:p w14:paraId="04CEE058" w14:textId="4EB00D1E"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C7DE2">
        <w:t>The Third Doxology for Nativity</w:t>
      </w:r>
      <w:r>
        <w:fldChar w:fldCharType="end"/>
      </w:r>
      <w:r>
        <w:tab/>
      </w:r>
      <w:r>
        <w:fldChar w:fldCharType="begin"/>
      </w:r>
      <w:r>
        <w:instrText xml:space="preserve"> PAGEREF _Ref434477554 \h </w:instrText>
      </w:r>
      <w:r>
        <w:fldChar w:fldCharType="separate"/>
      </w:r>
      <w:r w:rsidR="000C7DE2">
        <w:rPr>
          <w:noProof/>
        </w:rPr>
        <w:t>734</w:t>
      </w:r>
      <w:r>
        <w:fldChar w:fldCharType="end"/>
      </w:r>
    </w:p>
    <w:p w14:paraId="0F813F2D" w14:textId="0945A39F" w:rsidR="00E21EA3" w:rsidRDefault="00E21EA3" w:rsidP="00CC1CA8">
      <w:pPr>
        <w:tabs>
          <w:tab w:val="left" w:leader="dot" w:pos="8280"/>
        </w:tabs>
        <w:spacing w:after="0" w:line="240" w:lineRule="auto"/>
      </w:pPr>
      <w:r>
        <w:lastRenderedPageBreak/>
        <w:fldChar w:fldCharType="begin"/>
      </w:r>
      <w:r>
        <w:instrText xml:space="preserve"> REF _Ref434477590 \h </w:instrText>
      </w:r>
      <w:r w:rsidR="00CC1CA8">
        <w:instrText xml:space="preserve"> \* MERGEFORMAT </w:instrText>
      </w:r>
      <w:r>
        <w:fldChar w:fldCharType="separate"/>
      </w:r>
      <w:r w:rsidR="000C7DE2">
        <w:t>The Doxology for the Circumcision</w:t>
      </w:r>
      <w:r>
        <w:fldChar w:fldCharType="end"/>
      </w:r>
      <w:r>
        <w:tab/>
      </w:r>
      <w:r>
        <w:fldChar w:fldCharType="begin"/>
      </w:r>
      <w:r>
        <w:instrText xml:space="preserve"> PAGEREF _Ref434477590 \h </w:instrText>
      </w:r>
      <w:r>
        <w:fldChar w:fldCharType="separate"/>
      </w:r>
      <w:r w:rsidR="000C7DE2">
        <w:rPr>
          <w:noProof/>
        </w:rPr>
        <w:t>772</w:t>
      </w:r>
      <w:r>
        <w:fldChar w:fldCharType="end"/>
      </w:r>
    </w:p>
    <w:p w14:paraId="6C616575" w14:textId="2F3B457F"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C7DE2">
        <w:t>An Abridged Doxology for Theophany</w:t>
      </w:r>
      <w:r>
        <w:fldChar w:fldCharType="end"/>
      </w:r>
      <w:r>
        <w:tab/>
      </w:r>
      <w:r>
        <w:fldChar w:fldCharType="begin"/>
      </w:r>
      <w:r>
        <w:instrText xml:space="preserve"> PAGEREF _Ref434477630 \h </w:instrText>
      </w:r>
      <w:r>
        <w:fldChar w:fldCharType="separate"/>
      </w:r>
      <w:r w:rsidR="000C7DE2">
        <w:rPr>
          <w:noProof/>
        </w:rPr>
        <w:t>781</w:t>
      </w:r>
      <w:r>
        <w:fldChar w:fldCharType="end"/>
      </w:r>
    </w:p>
    <w:p w14:paraId="6F7E179C" w14:textId="4B73429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C7DE2">
        <w:t>The First Doxology for Theophany</w:t>
      </w:r>
      <w:r>
        <w:fldChar w:fldCharType="end"/>
      </w:r>
      <w:r>
        <w:tab/>
      </w:r>
      <w:r>
        <w:fldChar w:fldCharType="begin"/>
      </w:r>
      <w:r>
        <w:instrText xml:space="preserve"> PAGEREF _Ref434477641 \h </w:instrText>
      </w:r>
      <w:r>
        <w:fldChar w:fldCharType="separate"/>
      </w:r>
      <w:r w:rsidR="000C7DE2">
        <w:rPr>
          <w:noProof/>
        </w:rPr>
        <w:t>783</w:t>
      </w:r>
      <w:r>
        <w:fldChar w:fldCharType="end"/>
      </w:r>
    </w:p>
    <w:p w14:paraId="535CC145" w14:textId="07B625F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C7DE2">
        <w:t>The Second Doxology for Theophany</w:t>
      </w:r>
      <w:r>
        <w:fldChar w:fldCharType="end"/>
      </w:r>
      <w:r>
        <w:tab/>
      </w:r>
      <w:r>
        <w:fldChar w:fldCharType="begin"/>
      </w:r>
      <w:r>
        <w:instrText xml:space="preserve"> PAGEREF _Ref434477660 \h </w:instrText>
      </w:r>
      <w:r>
        <w:fldChar w:fldCharType="separate"/>
      </w:r>
      <w:r w:rsidR="000C7DE2">
        <w:rPr>
          <w:noProof/>
        </w:rPr>
        <w:t>785</w:t>
      </w:r>
      <w:r>
        <w:fldChar w:fldCharType="end"/>
      </w:r>
    </w:p>
    <w:p w14:paraId="286F48D0" w14:textId="77B55424"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C7DE2">
        <w:t>The Doxology for the Wedding of Cana</w:t>
      </w:r>
      <w:r>
        <w:fldChar w:fldCharType="end"/>
      </w:r>
      <w:r>
        <w:tab/>
      </w:r>
      <w:r>
        <w:fldChar w:fldCharType="begin"/>
      </w:r>
      <w:r>
        <w:instrText xml:space="preserve"> PAGEREF _Ref434477774 \h </w:instrText>
      </w:r>
      <w:r>
        <w:fldChar w:fldCharType="separate"/>
      </w:r>
      <w:r w:rsidR="000C7DE2">
        <w:rPr>
          <w:noProof/>
        </w:rPr>
        <w:t>815</w:t>
      </w:r>
      <w:r>
        <w:fldChar w:fldCharType="end"/>
      </w:r>
    </w:p>
    <w:p w14:paraId="504917BF" w14:textId="701FA165"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C7DE2">
        <w:t>The Doxology for the Entrance into the Temple</w:t>
      </w:r>
      <w:r>
        <w:fldChar w:fldCharType="end"/>
      </w:r>
      <w:r>
        <w:tab/>
      </w:r>
      <w:r>
        <w:fldChar w:fldCharType="begin"/>
      </w:r>
      <w:r>
        <w:instrText xml:space="preserve"> PAGEREF _Ref434477815 \h </w:instrText>
      </w:r>
      <w:r>
        <w:fldChar w:fldCharType="separate"/>
      </w:r>
      <w:r w:rsidR="000C7DE2">
        <w:rPr>
          <w:noProof/>
        </w:rPr>
        <w:t>836</w:t>
      </w:r>
      <w:r>
        <w:fldChar w:fldCharType="end"/>
      </w:r>
    </w:p>
    <w:p w14:paraId="5770EFC7" w14:textId="77777777" w:rsidR="000C7DE2" w:rsidRDefault="00E21EA3" w:rsidP="000C7DE2">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C7DE2">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3BB16DB" w14:textId="77777777" w:rsidTr="004246C3">
        <w:trPr>
          <w:cantSplit/>
          <w:jc w:val="center"/>
        </w:trPr>
        <w:tc>
          <w:tcPr>
            <w:tcW w:w="288" w:type="dxa"/>
          </w:tcPr>
          <w:p w14:paraId="22AB9D08" w14:textId="77777777" w:rsidR="000C7DE2" w:rsidRDefault="000C7DE2" w:rsidP="004246C3">
            <w:pPr>
              <w:pStyle w:val="CopticCross"/>
            </w:pPr>
          </w:p>
        </w:tc>
        <w:tc>
          <w:tcPr>
            <w:tcW w:w="3960" w:type="dxa"/>
          </w:tcPr>
          <w:p w14:paraId="2CB3F96D" w14:textId="77777777" w:rsidR="000C7DE2" w:rsidRDefault="000C7DE2" w:rsidP="004246C3">
            <w:pPr>
              <w:pStyle w:val="EngHang"/>
            </w:pPr>
            <w:r>
              <w:t>Hail to Gabriel</w:t>
            </w:r>
          </w:p>
          <w:p w14:paraId="0F7482F2" w14:textId="77777777" w:rsidR="000C7DE2" w:rsidRDefault="000C7DE2" w:rsidP="004246C3">
            <w:pPr>
              <w:pStyle w:val="EngHang"/>
            </w:pPr>
            <w:r>
              <w:t>The Great Archangel,</w:t>
            </w:r>
          </w:p>
          <w:p w14:paraId="03D0482C" w14:textId="77777777" w:rsidR="000C7DE2" w:rsidRDefault="000C7DE2" w:rsidP="004246C3">
            <w:pPr>
              <w:pStyle w:val="EngHang"/>
            </w:pPr>
            <w:r>
              <w:t>Hail to he who brought Good News</w:t>
            </w:r>
          </w:p>
          <w:p w14:paraId="686D73AF" w14:textId="77777777" w:rsidR="000C7DE2" w:rsidRDefault="000C7DE2" w:rsidP="004246C3">
            <w:pPr>
              <w:pStyle w:val="EngHangEnd"/>
            </w:pPr>
            <w:r>
              <w:t>To the Virgin Mary.</w:t>
            </w:r>
          </w:p>
        </w:tc>
        <w:tc>
          <w:tcPr>
            <w:tcW w:w="288" w:type="dxa"/>
          </w:tcPr>
          <w:p w14:paraId="49FBE727" w14:textId="77777777" w:rsidR="000C7DE2" w:rsidRDefault="000C7DE2" w:rsidP="004246C3"/>
        </w:tc>
        <w:tc>
          <w:tcPr>
            <w:tcW w:w="288" w:type="dxa"/>
          </w:tcPr>
          <w:p w14:paraId="5FDF9031" w14:textId="77777777" w:rsidR="000C7DE2" w:rsidRDefault="000C7DE2" w:rsidP="004246C3">
            <w:pPr>
              <w:pStyle w:val="CopticCross"/>
            </w:pPr>
          </w:p>
        </w:tc>
        <w:tc>
          <w:tcPr>
            <w:tcW w:w="3960" w:type="dxa"/>
          </w:tcPr>
          <w:p w14:paraId="1EAB9D84" w14:textId="77777777" w:rsidR="000C7DE2" w:rsidRDefault="000C7DE2" w:rsidP="004246C3">
            <w:pPr>
              <w:pStyle w:val="CopticVersemulti-line"/>
            </w:pPr>
            <w:r>
              <w:t>Ⲭⲉⲣⲉ Ⲅⲁⲃⲣⲓⲏⲗ:</w:t>
            </w:r>
          </w:p>
          <w:p w14:paraId="38C69224" w14:textId="77777777" w:rsidR="000C7DE2" w:rsidRDefault="000C7DE2" w:rsidP="004246C3">
            <w:pPr>
              <w:pStyle w:val="CopticVersemulti-line"/>
            </w:pPr>
            <w:r>
              <w:t>ⲡⲓⲛⲓϣϯ ⲛ̀ⲁⲣⲭⲏⲁⲅⲅⲉⲗⲟⲥ:</w:t>
            </w:r>
          </w:p>
          <w:p w14:paraId="34E149F8" w14:textId="77777777" w:rsidR="000C7DE2" w:rsidRDefault="000C7DE2" w:rsidP="004246C3">
            <w:pPr>
              <w:pStyle w:val="CopticVersemulti-line"/>
            </w:pPr>
            <w:r>
              <w:t>ⲭⲉⲣⲉ ⲫⲏⲉⲧⲁϥϩⲓϣⲉⲛⲛⲟⲩϥⲓ:</w:t>
            </w:r>
          </w:p>
          <w:p w14:paraId="41DF6F3C" w14:textId="77777777" w:rsidR="000C7DE2" w:rsidRPr="00C35319" w:rsidRDefault="000C7DE2" w:rsidP="004246C3">
            <w:pPr>
              <w:pStyle w:val="CopticHangingVerse"/>
            </w:pPr>
            <w:r>
              <w:t>ⲙ̀Ⲙⲁⲣⲓⲁ ϯⲡⲁⲣⲑⲉⲛⲟⲥ.</w:t>
            </w:r>
          </w:p>
        </w:tc>
      </w:tr>
      <w:tr w:rsidR="000C7DE2" w14:paraId="6201EE1F" w14:textId="77777777" w:rsidTr="004246C3">
        <w:trPr>
          <w:cantSplit/>
          <w:jc w:val="center"/>
        </w:trPr>
        <w:tc>
          <w:tcPr>
            <w:tcW w:w="288" w:type="dxa"/>
          </w:tcPr>
          <w:p w14:paraId="2B68A308" w14:textId="77777777" w:rsidR="000C7DE2" w:rsidRDefault="000C7DE2" w:rsidP="004246C3">
            <w:pPr>
              <w:pStyle w:val="CopticCross"/>
            </w:pPr>
          </w:p>
        </w:tc>
        <w:tc>
          <w:tcPr>
            <w:tcW w:w="3960" w:type="dxa"/>
          </w:tcPr>
          <w:p w14:paraId="68432AB8" w14:textId="77777777" w:rsidR="000C7DE2" w:rsidRDefault="000C7DE2" w:rsidP="004246C3">
            <w:pPr>
              <w:pStyle w:val="EngHang"/>
            </w:pPr>
            <w:r>
              <w:t>Hail to you who has found grace,</w:t>
            </w:r>
          </w:p>
          <w:p w14:paraId="73CAB340" w14:textId="77777777" w:rsidR="000C7DE2" w:rsidRDefault="000C7DE2" w:rsidP="004246C3">
            <w:pPr>
              <w:pStyle w:val="EngHang"/>
            </w:pPr>
            <w:r>
              <w:t>The Lord is with you;</w:t>
            </w:r>
          </w:p>
          <w:p w14:paraId="424B995B" w14:textId="77777777" w:rsidR="000C7DE2" w:rsidRDefault="000C7DE2" w:rsidP="004246C3">
            <w:pPr>
              <w:pStyle w:val="EngHang"/>
            </w:pPr>
            <w:r>
              <w:t>Hail to you who accepted</w:t>
            </w:r>
          </w:p>
          <w:p w14:paraId="694722AE" w14:textId="77777777" w:rsidR="000C7DE2" w:rsidRDefault="000C7DE2" w:rsidP="004246C3">
            <w:pPr>
              <w:pStyle w:val="EngHangEnd"/>
            </w:pPr>
            <w:r>
              <w:t>The joy of the world from the angel.</w:t>
            </w:r>
          </w:p>
        </w:tc>
        <w:tc>
          <w:tcPr>
            <w:tcW w:w="288" w:type="dxa"/>
          </w:tcPr>
          <w:p w14:paraId="690A5941" w14:textId="77777777" w:rsidR="000C7DE2" w:rsidRDefault="000C7DE2" w:rsidP="004246C3"/>
        </w:tc>
        <w:tc>
          <w:tcPr>
            <w:tcW w:w="288" w:type="dxa"/>
          </w:tcPr>
          <w:p w14:paraId="4D0F0FF8" w14:textId="77777777" w:rsidR="000C7DE2" w:rsidRDefault="000C7DE2" w:rsidP="004246C3">
            <w:pPr>
              <w:pStyle w:val="CopticCross"/>
            </w:pPr>
          </w:p>
        </w:tc>
        <w:tc>
          <w:tcPr>
            <w:tcW w:w="3960" w:type="dxa"/>
          </w:tcPr>
          <w:p w14:paraId="55E47283" w14:textId="77777777" w:rsidR="000C7DE2" w:rsidRDefault="000C7DE2" w:rsidP="004246C3">
            <w:pPr>
              <w:pStyle w:val="CopticVersemulti-line"/>
            </w:pPr>
            <w:r>
              <w:t>Ⲭⲉⲣⲉ ⲑⲏⲉⲧⲁⲥϫⲉⲙ ϩ̀ⲙⲟⲧ Ⲡⲟⲥ ⲛⲉⲙⲉ:</w:t>
            </w:r>
          </w:p>
          <w:p w14:paraId="3809E821" w14:textId="77777777" w:rsidR="000C7DE2" w:rsidRDefault="000C7DE2" w:rsidP="004246C3">
            <w:pPr>
              <w:pStyle w:val="CopticVersemulti-line"/>
            </w:pPr>
            <w:r>
              <w:t>ⲭⲉⲣⲉ ⲑⲏⲉⲧⲁⲥϭⲓ:</w:t>
            </w:r>
          </w:p>
          <w:p w14:paraId="6F1AF9F9" w14:textId="77777777" w:rsidR="000C7DE2" w:rsidRDefault="000C7DE2" w:rsidP="004246C3">
            <w:pPr>
              <w:pStyle w:val="CopticVersemulti-line"/>
            </w:pPr>
            <w:r>
              <w:t>ⲛ̀ⲧⲉⲛ ⲛⲓⲁⲅⲅⲉⲗⲟⲥ:</w:t>
            </w:r>
          </w:p>
          <w:p w14:paraId="78F4CA4D" w14:textId="77777777" w:rsidR="000C7DE2" w:rsidRDefault="000C7DE2" w:rsidP="004246C3">
            <w:pPr>
              <w:pStyle w:val="CopticHangingVerse"/>
            </w:pPr>
            <w:r>
              <w:t>ⲙ̀ⲫ̀ⲣⲁϣⲓ ⲙ̀ⲡⲓⲕⲟⲥⲙⲟⲥ.</w:t>
            </w:r>
          </w:p>
        </w:tc>
      </w:tr>
      <w:tr w:rsidR="000C7DE2" w14:paraId="0A52AD7E" w14:textId="77777777" w:rsidTr="004246C3">
        <w:trPr>
          <w:cantSplit/>
          <w:jc w:val="center"/>
        </w:trPr>
        <w:tc>
          <w:tcPr>
            <w:tcW w:w="288" w:type="dxa"/>
          </w:tcPr>
          <w:p w14:paraId="7F1908BA" w14:textId="77777777" w:rsidR="000C7DE2" w:rsidRDefault="000C7DE2" w:rsidP="004246C3">
            <w:pPr>
              <w:pStyle w:val="CopticCross"/>
            </w:pPr>
          </w:p>
        </w:tc>
        <w:tc>
          <w:tcPr>
            <w:tcW w:w="3960" w:type="dxa"/>
          </w:tcPr>
          <w:p w14:paraId="7E70D63B" w14:textId="77777777" w:rsidR="000C7DE2" w:rsidRDefault="000C7DE2" w:rsidP="004246C3">
            <w:pPr>
              <w:pStyle w:val="EngHang"/>
            </w:pPr>
            <w:r>
              <w:t>He bowed down the heaven of heavens,</w:t>
            </w:r>
          </w:p>
          <w:p w14:paraId="49D78FA4" w14:textId="77777777" w:rsidR="000C7DE2" w:rsidRDefault="000C7DE2" w:rsidP="004246C3">
            <w:pPr>
              <w:pStyle w:val="EngHang"/>
            </w:pPr>
            <w:r>
              <w:t>He came to the womb of the virgin;</w:t>
            </w:r>
          </w:p>
          <w:p w14:paraId="6DAE6A4E" w14:textId="77777777" w:rsidR="000C7DE2" w:rsidRDefault="000C7DE2" w:rsidP="004246C3">
            <w:pPr>
              <w:pStyle w:val="EngHang"/>
            </w:pPr>
            <w:r>
              <w:t>He became man like us,</w:t>
            </w:r>
          </w:p>
          <w:p w14:paraId="57312979" w14:textId="77777777" w:rsidR="000C7DE2" w:rsidRDefault="000C7DE2" w:rsidP="004246C3">
            <w:pPr>
              <w:pStyle w:val="EngHangEnd"/>
            </w:pPr>
            <w:r>
              <w:t>Save for sin only.</w:t>
            </w:r>
          </w:p>
        </w:tc>
        <w:tc>
          <w:tcPr>
            <w:tcW w:w="288" w:type="dxa"/>
          </w:tcPr>
          <w:p w14:paraId="1410D99B" w14:textId="77777777" w:rsidR="000C7DE2" w:rsidRDefault="000C7DE2" w:rsidP="004246C3"/>
        </w:tc>
        <w:tc>
          <w:tcPr>
            <w:tcW w:w="288" w:type="dxa"/>
          </w:tcPr>
          <w:p w14:paraId="6578D032" w14:textId="77777777" w:rsidR="000C7DE2" w:rsidRDefault="000C7DE2" w:rsidP="004246C3">
            <w:pPr>
              <w:pStyle w:val="CopticCross"/>
            </w:pPr>
          </w:p>
        </w:tc>
        <w:tc>
          <w:tcPr>
            <w:tcW w:w="3960" w:type="dxa"/>
          </w:tcPr>
          <w:p w14:paraId="66D7F38A" w14:textId="77777777" w:rsidR="000C7DE2" w:rsidRDefault="000C7DE2" w:rsidP="004246C3">
            <w:pPr>
              <w:pStyle w:val="CopticVersemulti-line"/>
            </w:pPr>
            <w:r>
              <w:t>Ⲁⲣⲉⲕ ⲛⲓⲫⲏⲟⲩ̀ ⲛ̀ⲧⲉ ⲛⲓⲫⲏⲉⲟⲩⲓ̀:</w:t>
            </w:r>
          </w:p>
          <w:p w14:paraId="05A6EC1F" w14:textId="77777777" w:rsidR="000C7DE2" w:rsidRDefault="000C7DE2" w:rsidP="004246C3">
            <w:pPr>
              <w:pStyle w:val="CopticVersemulti-line"/>
            </w:pPr>
            <w:r>
              <w:t>ⲁϥⲓ̀ ⲉ̀ⲑ̀ⲙⲏⲧⲣⲁ ⲛ̀ϯⲡⲁⲣⲑⲉⲛⲟⲥ:</w:t>
            </w:r>
          </w:p>
          <w:p w14:paraId="6FBD25D2" w14:textId="77777777" w:rsidR="000C7DE2" w:rsidRDefault="000C7DE2" w:rsidP="004246C3">
            <w:pPr>
              <w:pStyle w:val="CopticVersemulti-line"/>
            </w:pPr>
            <w:r>
              <w:t>ⲁϥⲉⲣⲣⲱⲙⲓ ⲙ̀ⲡⲉⲛⲣⲏϯ:</w:t>
            </w:r>
          </w:p>
          <w:p w14:paraId="4660CAD8" w14:textId="77777777" w:rsidR="000C7DE2" w:rsidRDefault="000C7DE2" w:rsidP="004246C3">
            <w:pPr>
              <w:pStyle w:val="CopticHangingVerse"/>
            </w:pPr>
            <w:r>
              <w:t>ϣⲁⲧⲉⲛ ⲫ̀ⲛⲟⲃⲓ ⲙ̀ⲙⲁⲩⲁⲧϥ.</w:t>
            </w:r>
          </w:p>
        </w:tc>
      </w:tr>
    </w:tbl>
    <w:p w14:paraId="1F20DF78" w14:textId="441170A8" w:rsidR="00E21EA3" w:rsidRDefault="000C7DE2" w:rsidP="00CC1CA8">
      <w:pPr>
        <w:tabs>
          <w:tab w:val="left" w:leader="dot" w:pos="8280"/>
        </w:tabs>
        <w:spacing w:after="0" w:line="240" w:lineRule="auto"/>
      </w:pPr>
      <w:r>
        <w:t>The Doxology for the Annunciation</w:t>
      </w:r>
      <w:r w:rsidR="00E21EA3">
        <w:fldChar w:fldCharType="end"/>
      </w:r>
      <w:r w:rsidR="00E21EA3">
        <w:tab/>
      </w:r>
      <w:r w:rsidR="00E21EA3">
        <w:fldChar w:fldCharType="begin"/>
      </w:r>
      <w:r w:rsidR="00E21EA3">
        <w:instrText xml:space="preserve"> PAGEREF _Ref434477856 \h </w:instrText>
      </w:r>
      <w:r w:rsidR="00E21EA3">
        <w:fldChar w:fldCharType="separate"/>
      </w:r>
      <w:r>
        <w:rPr>
          <w:noProof/>
        </w:rPr>
        <w:t>848</w:t>
      </w:r>
      <w:r w:rsidR="00E21EA3">
        <w:fldChar w:fldCharType="end"/>
      </w:r>
    </w:p>
    <w:p w14:paraId="4B29B358" w14:textId="3DD14DE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C7DE2">
        <w:t>The Doxology for the Entrance into Egypt</w:t>
      </w:r>
      <w:r>
        <w:fldChar w:fldCharType="end"/>
      </w:r>
      <w:r>
        <w:tab/>
      </w:r>
      <w:r>
        <w:fldChar w:fldCharType="begin"/>
      </w:r>
      <w:r>
        <w:instrText xml:space="preserve"> PAGEREF _Ref434477906 \h </w:instrText>
      </w:r>
      <w:r>
        <w:fldChar w:fldCharType="separate"/>
      </w:r>
      <w:r w:rsidR="000C7DE2">
        <w:rPr>
          <w:noProof/>
        </w:rPr>
        <w:t>874</w:t>
      </w:r>
      <w:r>
        <w:fldChar w:fldCharType="end"/>
      </w:r>
    </w:p>
    <w:p w14:paraId="19D20C04" w14:textId="6442E46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2A23AF26" w14:textId="2B546B31"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C7DE2">
        <w:t>The Doxology of the Transfiguration</w:t>
      </w:r>
      <w:r>
        <w:fldChar w:fldCharType="end"/>
      </w:r>
      <w:r>
        <w:tab/>
      </w:r>
      <w:r>
        <w:fldChar w:fldCharType="begin"/>
      </w:r>
      <w:r>
        <w:instrText xml:space="preserve"> PAGEREF _Ref434478012 \h </w:instrText>
      </w:r>
      <w:r>
        <w:fldChar w:fldCharType="separate"/>
      </w:r>
      <w:r w:rsidR="000C7DE2">
        <w:rPr>
          <w:noProof/>
        </w:rPr>
        <w:t>931</w:t>
      </w:r>
      <w:r>
        <w:fldChar w:fldCharType="end"/>
      </w:r>
    </w:p>
    <w:p w14:paraId="36031966" w14:textId="659C0E0F"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C7DE2">
        <w:t>The Doxology of Jonah’s Fast</w:t>
      </w:r>
      <w:r>
        <w:fldChar w:fldCharType="end"/>
      </w:r>
      <w:r>
        <w:tab/>
      </w:r>
      <w:r>
        <w:fldChar w:fldCharType="begin"/>
      </w:r>
      <w:r>
        <w:instrText xml:space="preserve"> PAGEREF _Ref434478053 \h </w:instrText>
      </w:r>
      <w:r>
        <w:fldChar w:fldCharType="separate"/>
      </w:r>
      <w:r w:rsidR="000C7DE2">
        <w:rPr>
          <w:noProof/>
        </w:rPr>
        <w:t>956</w:t>
      </w:r>
      <w:r>
        <w:fldChar w:fldCharType="end"/>
      </w:r>
    </w:p>
    <w:p w14:paraId="2FF23AAB" w14:textId="7EC222E6"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C7DE2">
        <w:t>The Doxology for Saturday and Sunday in Great Lent</w:t>
      </w:r>
      <w:r>
        <w:fldChar w:fldCharType="end"/>
      </w:r>
      <w:r>
        <w:tab/>
      </w:r>
      <w:r>
        <w:fldChar w:fldCharType="begin"/>
      </w:r>
      <w:r>
        <w:instrText xml:space="preserve"> PAGEREF _Ref434478080 \h </w:instrText>
      </w:r>
      <w:r>
        <w:fldChar w:fldCharType="separate"/>
      </w:r>
      <w:r w:rsidR="000C7DE2">
        <w:rPr>
          <w:noProof/>
        </w:rPr>
        <w:t>957</w:t>
      </w:r>
      <w:r>
        <w:fldChar w:fldCharType="end"/>
      </w:r>
    </w:p>
    <w:p w14:paraId="7AC17913" w14:textId="5C674DC8"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C7DE2">
        <w:t>The Doxology for Weekdays in Great Lent</w:t>
      </w:r>
      <w:r>
        <w:fldChar w:fldCharType="end"/>
      </w:r>
      <w:r>
        <w:tab/>
      </w:r>
      <w:r>
        <w:fldChar w:fldCharType="begin"/>
      </w:r>
      <w:r>
        <w:instrText xml:space="preserve"> PAGEREF _Ref434478104 \h </w:instrText>
      </w:r>
      <w:r>
        <w:fldChar w:fldCharType="separate"/>
      </w:r>
      <w:r w:rsidR="000C7DE2">
        <w:rPr>
          <w:noProof/>
        </w:rPr>
        <w:t>960</w:t>
      </w:r>
      <w:r>
        <w:fldChar w:fldCharType="end"/>
      </w:r>
    </w:p>
    <w:p w14:paraId="6B4ECEA0" w14:textId="2A6102A5"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C7DE2">
        <w:t>A Second Doxology for Weekdays in Great Lent</w:t>
      </w:r>
      <w:r>
        <w:fldChar w:fldCharType="end"/>
      </w:r>
      <w:r>
        <w:tab/>
      </w:r>
      <w:r>
        <w:fldChar w:fldCharType="begin"/>
      </w:r>
      <w:r>
        <w:instrText xml:space="preserve"> PAGEREF _Ref434478128 \h </w:instrText>
      </w:r>
      <w:r>
        <w:fldChar w:fldCharType="separate"/>
      </w:r>
      <w:r w:rsidR="000C7DE2">
        <w:rPr>
          <w:noProof/>
        </w:rPr>
        <w:t>961</w:t>
      </w:r>
      <w:r>
        <w:fldChar w:fldCharType="end"/>
      </w:r>
    </w:p>
    <w:p w14:paraId="4959D2BA" w14:textId="68E370B6"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C7DE2">
        <w:t>A Third Doxology for Weekdays in Great Lent</w:t>
      </w:r>
      <w:r>
        <w:fldChar w:fldCharType="end"/>
      </w:r>
      <w:r>
        <w:tab/>
      </w:r>
      <w:r>
        <w:fldChar w:fldCharType="begin"/>
      </w:r>
      <w:r>
        <w:instrText xml:space="preserve"> PAGEREF _Ref434478147 \h </w:instrText>
      </w:r>
      <w:r>
        <w:fldChar w:fldCharType="separate"/>
      </w:r>
      <w:r w:rsidR="000C7DE2">
        <w:rPr>
          <w:noProof/>
        </w:rPr>
        <w:t>963</w:t>
      </w:r>
      <w:r>
        <w:fldChar w:fldCharType="end"/>
      </w:r>
    </w:p>
    <w:p w14:paraId="15F5F420" w14:textId="66BF48F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C7DE2">
        <w:t>The Fourth Doxology for Great Lent</w:t>
      </w:r>
      <w:r>
        <w:fldChar w:fldCharType="end"/>
      </w:r>
      <w:r>
        <w:tab/>
      </w:r>
      <w:r>
        <w:fldChar w:fldCharType="begin"/>
      </w:r>
      <w:r>
        <w:instrText xml:space="preserve"> PAGEREF _Ref434478172 \h </w:instrText>
      </w:r>
      <w:r>
        <w:fldChar w:fldCharType="separate"/>
      </w:r>
      <w:r w:rsidR="000C7DE2">
        <w:rPr>
          <w:noProof/>
        </w:rPr>
        <w:t>965</w:t>
      </w:r>
      <w:r>
        <w:fldChar w:fldCharType="end"/>
      </w:r>
    </w:p>
    <w:p w14:paraId="17A33F34" w14:textId="6E30E94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6CBC5D9E" w14:textId="02E72D0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C7DE2">
        <w:t>The First Doxology for Palm Sunday</w:t>
      </w:r>
      <w:r>
        <w:fldChar w:fldCharType="end"/>
      </w:r>
      <w:r>
        <w:tab/>
      </w:r>
      <w:r>
        <w:fldChar w:fldCharType="begin"/>
      </w:r>
      <w:r>
        <w:instrText xml:space="preserve"> PAGEREF _Ref434478217 \h </w:instrText>
      </w:r>
      <w:r>
        <w:fldChar w:fldCharType="separate"/>
      </w:r>
      <w:r w:rsidR="000C7DE2">
        <w:rPr>
          <w:noProof/>
        </w:rPr>
        <w:t>983</w:t>
      </w:r>
      <w:r>
        <w:fldChar w:fldCharType="end"/>
      </w:r>
    </w:p>
    <w:p w14:paraId="11606B4A" w14:textId="34048F79"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C7DE2">
        <w:t>The Second Doxology for Palm Sunday</w:t>
      </w:r>
      <w:r>
        <w:fldChar w:fldCharType="end"/>
      </w:r>
      <w:r>
        <w:tab/>
      </w:r>
      <w:r>
        <w:fldChar w:fldCharType="begin"/>
      </w:r>
      <w:r>
        <w:instrText xml:space="preserve"> PAGEREF _Ref434478234 \h </w:instrText>
      </w:r>
      <w:r>
        <w:fldChar w:fldCharType="separate"/>
      </w:r>
      <w:r w:rsidR="000C7DE2">
        <w:rPr>
          <w:noProof/>
        </w:rPr>
        <w:t>984</w:t>
      </w:r>
      <w:r>
        <w:fldChar w:fldCharType="end"/>
      </w:r>
    </w:p>
    <w:p w14:paraId="3B00B725" w14:textId="53C6994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C7DE2">
        <w:t>The Third Doxology for Palm Sunday</w:t>
      </w:r>
      <w:r>
        <w:fldChar w:fldCharType="end"/>
      </w:r>
      <w:r>
        <w:tab/>
      </w:r>
      <w:r>
        <w:fldChar w:fldCharType="begin"/>
      </w:r>
      <w:r>
        <w:instrText xml:space="preserve"> PAGEREF _Ref434478255 \h </w:instrText>
      </w:r>
      <w:r>
        <w:fldChar w:fldCharType="separate"/>
      </w:r>
      <w:r w:rsidR="000C7DE2">
        <w:rPr>
          <w:noProof/>
        </w:rPr>
        <w:t>986</w:t>
      </w:r>
      <w:r>
        <w:fldChar w:fldCharType="end"/>
      </w:r>
    </w:p>
    <w:p w14:paraId="257EE84D" w14:textId="12599A25"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C7DE2">
        <w:t>The Doxology for the Resurrection</w:t>
      </w:r>
      <w:r>
        <w:fldChar w:fldCharType="end"/>
      </w:r>
      <w:r>
        <w:tab/>
      </w:r>
      <w:r>
        <w:fldChar w:fldCharType="begin"/>
      </w:r>
      <w:r>
        <w:instrText xml:space="preserve"> PAGEREF _Ref434478294 \h </w:instrText>
      </w:r>
      <w:r>
        <w:fldChar w:fldCharType="separate"/>
      </w:r>
      <w:r w:rsidR="000C7DE2">
        <w:rPr>
          <w:noProof/>
        </w:rPr>
        <w:t>999</w:t>
      </w:r>
      <w:r>
        <w:fldChar w:fldCharType="end"/>
      </w:r>
    </w:p>
    <w:p w14:paraId="10A28DFE" w14:textId="0D8C237B"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C7DE2">
        <w:t>Another Doxology for the Resurrection</w:t>
      </w:r>
      <w:r>
        <w:fldChar w:fldCharType="end"/>
      </w:r>
      <w:r>
        <w:tab/>
      </w:r>
      <w:r>
        <w:fldChar w:fldCharType="begin"/>
      </w:r>
      <w:r>
        <w:instrText xml:space="preserve"> PAGEREF _Ref434478317 \h </w:instrText>
      </w:r>
      <w:r>
        <w:fldChar w:fldCharType="separate"/>
      </w:r>
      <w:r w:rsidR="000C7DE2">
        <w:rPr>
          <w:noProof/>
        </w:rPr>
        <w:t>1001</w:t>
      </w:r>
      <w:r>
        <w:fldChar w:fldCharType="end"/>
      </w:r>
    </w:p>
    <w:p w14:paraId="472E0FB5" w14:textId="42D1730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C7DE2">
        <w:t>A Doxology for Archangel Michael for the Resurrection</w:t>
      </w:r>
      <w:r>
        <w:fldChar w:fldCharType="end"/>
      </w:r>
      <w:r>
        <w:tab/>
      </w:r>
      <w:r>
        <w:fldChar w:fldCharType="begin"/>
      </w:r>
      <w:r>
        <w:instrText xml:space="preserve"> PAGEREF _Ref434478347 \h </w:instrText>
      </w:r>
      <w:r>
        <w:fldChar w:fldCharType="separate"/>
      </w:r>
      <w:r w:rsidR="000C7DE2">
        <w:rPr>
          <w:noProof/>
        </w:rPr>
        <w:t>1002</w:t>
      </w:r>
      <w:r>
        <w:fldChar w:fldCharType="end"/>
      </w:r>
    </w:p>
    <w:p w14:paraId="4D1D62B4" w14:textId="7ACFBD0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C7DE2">
        <w:t>The Doxology for Thomas Sunday</w:t>
      </w:r>
      <w:r>
        <w:fldChar w:fldCharType="end"/>
      </w:r>
      <w:r>
        <w:tab/>
      </w:r>
      <w:r>
        <w:fldChar w:fldCharType="begin"/>
      </w:r>
      <w:r>
        <w:instrText xml:space="preserve"> PAGEREF _Ref434478375 \h </w:instrText>
      </w:r>
      <w:r>
        <w:fldChar w:fldCharType="separate"/>
      </w:r>
      <w:r w:rsidR="000C7DE2">
        <w:rPr>
          <w:noProof/>
        </w:rPr>
        <w:t>1010</w:t>
      </w:r>
      <w:r>
        <w:fldChar w:fldCharType="end"/>
      </w:r>
      <w:r>
        <w:tab/>
      </w:r>
    </w:p>
    <w:p w14:paraId="7B6065F5" w14:textId="5194395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C7DE2">
        <w:t>The Doxology for the Ascension</w:t>
      </w:r>
      <w:r>
        <w:fldChar w:fldCharType="end"/>
      </w:r>
      <w:r>
        <w:tab/>
      </w:r>
      <w:r>
        <w:fldChar w:fldCharType="begin"/>
      </w:r>
      <w:r>
        <w:instrText xml:space="preserve"> PAGEREF _Ref434478556 \h </w:instrText>
      </w:r>
      <w:r>
        <w:fldChar w:fldCharType="separate"/>
      </w:r>
      <w:r w:rsidR="000C7DE2">
        <w:rPr>
          <w:noProof/>
        </w:rPr>
        <w:t>1012</w:t>
      </w:r>
      <w:r>
        <w:fldChar w:fldCharType="end"/>
      </w:r>
    </w:p>
    <w:p w14:paraId="3C346EA7" w14:textId="516C426F"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C7DE2">
        <w:t>The Doxology for Pentecost</w:t>
      </w:r>
      <w:r>
        <w:fldChar w:fldCharType="end"/>
      </w:r>
      <w:r>
        <w:tab/>
      </w:r>
      <w:r>
        <w:fldChar w:fldCharType="begin"/>
      </w:r>
      <w:r>
        <w:instrText xml:space="preserve"> PAGEREF _Ref434478581 \h </w:instrText>
      </w:r>
      <w:r>
        <w:fldChar w:fldCharType="separate"/>
      </w:r>
      <w:r w:rsidR="000C7DE2">
        <w:rPr>
          <w:noProof/>
        </w:rPr>
        <w:t>1022</w:t>
      </w:r>
      <w:r>
        <w:fldChar w:fldCharType="end"/>
      </w:r>
    </w:p>
    <w:p w14:paraId="4285BFE1" w14:textId="77777777" w:rsidR="00E21EA3" w:rsidRDefault="00E21EA3" w:rsidP="00E21EA3">
      <w:pPr>
        <w:pStyle w:val="Heading3"/>
      </w:pPr>
      <w:bookmarkStart w:id="1896" w:name="_Ref435643009"/>
      <w:r>
        <w:t>Saints’ Doxologies</w:t>
      </w:r>
      <w:bookmarkEnd w:id="1896"/>
    </w:p>
    <w:p w14:paraId="201EF1F5" w14:textId="56FA8201"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C7DE2">
        <w:t>The Evening Doxology of the Virgin</w:t>
      </w:r>
      <w:r>
        <w:fldChar w:fldCharType="end"/>
      </w:r>
      <w:r>
        <w:tab/>
      </w:r>
      <w:r>
        <w:fldChar w:fldCharType="begin"/>
      </w:r>
      <w:r>
        <w:instrText xml:space="preserve"> PAGEREF _Ref434487836 \h </w:instrText>
      </w:r>
      <w:r>
        <w:fldChar w:fldCharType="separate"/>
      </w:r>
      <w:r w:rsidR="000C7DE2">
        <w:rPr>
          <w:noProof/>
        </w:rPr>
        <w:t>552</w:t>
      </w:r>
      <w:r>
        <w:fldChar w:fldCharType="end"/>
      </w:r>
    </w:p>
    <w:p w14:paraId="5E3507F6" w14:textId="1E57F871"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C7DE2" w:rsidRPr="000C7DE2">
        <w:t>The Doxology of the Virgin for Midnight Praise</w:t>
      </w:r>
      <w:r>
        <w:fldChar w:fldCharType="end"/>
      </w:r>
      <w:r>
        <w:tab/>
      </w:r>
      <w:r>
        <w:fldChar w:fldCharType="begin"/>
      </w:r>
      <w:r>
        <w:instrText xml:space="preserve"> PAGEREF _Ref434487891 \h </w:instrText>
      </w:r>
      <w:r>
        <w:fldChar w:fldCharType="separate"/>
      </w:r>
      <w:r w:rsidR="000C7DE2">
        <w:rPr>
          <w:noProof/>
        </w:rPr>
        <w:t>401</w:t>
      </w:r>
      <w:r>
        <w:fldChar w:fldCharType="end"/>
      </w:r>
    </w:p>
    <w:p w14:paraId="337F5EE8" w14:textId="3B277938"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C7DE2">
        <w:t>The Morning Doxology of the Virgin</w:t>
      </w:r>
      <w:r>
        <w:fldChar w:fldCharType="end"/>
      </w:r>
      <w:r>
        <w:tab/>
      </w:r>
      <w:r>
        <w:fldChar w:fldCharType="begin"/>
      </w:r>
      <w:r>
        <w:instrText xml:space="preserve"> PAGEREF _Ref434487846 \h </w:instrText>
      </w:r>
      <w:r>
        <w:fldChar w:fldCharType="separate"/>
      </w:r>
      <w:r w:rsidR="000C7DE2">
        <w:rPr>
          <w:noProof/>
        </w:rPr>
        <w:t>553</w:t>
      </w:r>
      <w:r>
        <w:fldChar w:fldCharType="end"/>
      </w:r>
    </w:p>
    <w:p w14:paraId="3868AB65" w14:textId="1CB9152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C7DE2">
        <w:t>The Doxology for Archangel Michael</w:t>
      </w:r>
      <w:r>
        <w:fldChar w:fldCharType="end"/>
      </w:r>
      <w:r>
        <w:tab/>
      </w:r>
      <w:r>
        <w:fldChar w:fldCharType="begin"/>
      </w:r>
      <w:r>
        <w:instrText xml:space="preserve"> PAGEREF _Ref434487967 \h </w:instrText>
      </w:r>
      <w:r>
        <w:fldChar w:fldCharType="separate"/>
      </w:r>
      <w:r w:rsidR="000C7DE2">
        <w:rPr>
          <w:noProof/>
        </w:rPr>
        <w:t>688</w:t>
      </w:r>
      <w:r>
        <w:fldChar w:fldCharType="end"/>
      </w:r>
    </w:p>
    <w:p w14:paraId="2284159D" w14:textId="34F5D4B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03DEC4C" w14:textId="1CA3BBBD"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C7DE2">
        <w:t>The Doxology for Archangel Gabriel, the Evangelist of Daniel</w:t>
      </w:r>
      <w:r>
        <w:fldChar w:fldCharType="end"/>
      </w:r>
      <w:r>
        <w:tab/>
      </w:r>
      <w:r>
        <w:fldChar w:fldCharType="begin"/>
      </w:r>
      <w:r>
        <w:instrText xml:space="preserve"> PAGEREF _Ref434488149 \h </w:instrText>
      </w:r>
      <w:r>
        <w:fldChar w:fldCharType="separate"/>
      </w:r>
      <w:r w:rsidR="000C7DE2">
        <w:rPr>
          <w:noProof/>
        </w:rPr>
        <w:t>898</w:t>
      </w:r>
      <w:r>
        <w:fldChar w:fldCharType="end"/>
      </w:r>
    </w:p>
    <w:p w14:paraId="229EE54B" w14:textId="142EE33F"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C7DE2">
        <w:t>The Doxology for Michael and Gabriel</w:t>
      </w:r>
      <w:r>
        <w:fldChar w:fldCharType="end"/>
      </w:r>
      <w:r>
        <w:tab/>
      </w:r>
      <w:r>
        <w:fldChar w:fldCharType="begin"/>
      </w:r>
      <w:r>
        <w:instrText xml:space="preserve"> PAGEREF _Ref434487984 \h </w:instrText>
      </w:r>
      <w:r>
        <w:fldChar w:fldCharType="separate"/>
      </w:r>
      <w:r w:rsidR="000C7DE2">
        <w:rPr>
          <w:noProof/>
        </w:rPr>
        <w:t>689</w:t>
      </w:r>
      <w:r>
        <w:fldChar w:fldCharType="end"/>
      </w:r>
    </w:p>
    <w:p w14:paraId="44CF453D" w14:textId="54F06466"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C7DE2">
        <w:t>The Doxology for Archangel Raphael</w:t>
      </w:r>
      <w:r>
        <w:fldChar w:fldCharType="end"/>
      </w:r>
      <w:r>
        <w:tab/>
      </w:r>
      <w:r>
        <w:fldChar w:fldCharType="begin"/>
      </w:r>
      <w:r>
        <w:instrText xml:space="preserve"> PAGEREF _Ref434488208 \h </w:instrText>
      </w:r>
      <w:r>
        <w:fldChar w:fldCharType="separate"/>
      </w:r>
      <w:r w:rsidR="000C7DE2">
        <w:rPr>
          <w:noProof/>
        </w:rPr>
        <w:t>951</w:t>
      </w:r>
      <w:r>
        <w:fldChar w:fldCharType="end"/>
      </w:r>
    </w:p>
    <w:p w14:paraId="5EA00A94" w14:textId="799B294B"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C7DE2">
        <w:t>The Doxology for Archangel Suriel</w:t>
      </w:r>
      <w:r>
        <w:fldChar w:fldCharType="end"/>
      </w:r>
      <w:r>
        <w:tab/>
      </w:r>
      <w:r>
        <w:fldChar w:fldCharType="begin"/>
      </w:r>
      <w:r>
        <w:instrText xml:space="preserve"> PAGEREF _Ref434488250 \h </w:instrText>
      </w:r>
      <w:r>
        <w:fldChar w:fldCharType="separate"/>
      </w:r>
      <w:r w:rsidR="000C7DE2">
        <w:rPr>
          <w:noProof/>
        </w:rPr>
        <w:t>831</w:t>
      </w:r>
      <w:r>
        <w:fldChar w:fldCharType="end"/>
      </w:r>
    </w:p>
    <w:p w14:paraId="0A996B0B" w14:textId="77777777" w:rsidR="000C7DE2" w:rsidRDefault="00B46E6E" w:rsidP="000C7DE2">
      <w:pPr>
        <w:tabs>
          <w:tab w:val="left" w:leader="dot" w:pos="8280"/>
        </w:tabs>
        <w:spacing w:after="0" w:line="240" w:lineRule="auto"/>
      </w:pPr>
      <w:r>
        <w:fldChar w:fldCharType="begin"/>
      </w:r>
      <w:r>
        <w:instrText xml:space="preserve"> REF _Ref434488301 \h  \* MERGEFORMAT </w:instrText>
      </w:r>
      <w:r>
        <w:fldChar w:fldCharType="separate"/>
      </w:r>
      <w:r w:rsidR="000C7DE2">
        <w:t>The Verse of the Cymbals for the Four Incorporeal Beasts</w:t>
      </w:r>
    </w:p>
    <w:p w14:paraId="3AAC4A28" w14:textId="77777777" w:rsidR="000C7DE2" w:rsidRPr="00C14556" w:rsidRDefault="000C7DE2" w:rsidP="00C14556">
      <w:pPr>
        <w:pStyle w:val="Rubric"/>
      </w:pPr>
      <w:r>
        <w:t>See the Praxis Response below.</w:t>
      </w:r>
    </w:p>
    <w:p w14:paraId="3CC2AC4D" w14:textId="11908371" w:rsidR="00B46E6E" w:rsidRDefault="000C7DE2" w:rsidP="00B46E6E">
      <w:pPr>
        <w:tabs>
          <w:tab w:val="left" w:leader="dot" w:pos="8280"/>
        </w:tabs>
        <w:spacing w:after="0" w:line="240" w:lineRule="auto"/>
      </w:pPr>
      <w:r>
        <w:t>The Doxology for the Four Incorporeal Beasts</w:t>
      </w:r>
      <w:r w:rsidR="00B46E6E">
        <w:fldChar w:fldCharType="end"/>
      </w:r>
      <w:r w:rsidR="00B46E6E">
        <w:tab/>
      </w:r>
      <w:r w:rsidR="00B46E6E">
        <w:fldChar w:fldCharType="begin"/>
      </w:r>
      <w:r w:rsidR="00B46E6E">
        <w:instrText xml:space="preserve"> PAGEREF _Ref434488301 \h </w:instrText>
      </w:r>
      <w:r w:rsidR="00B46E6E">
        <w:fldChar w:fldCharType="separate"/>
      </w:r>
      <w:r>
        <w:rPr>
          <w:noProof/>
        </w:rPr>
        <w:t>686</w:t>
      </w:r>
      <w:r w:rsidR="00B46E6E">
        <w:fldChar w:fldCharType="end"/>
      </w:r>
    </w:p>
    <w:p w14:paraId="34F2D3E4" w14:textId="77777777" w:rsidR="000C7DE2" w:rsidRDefault="00B46E6E" w:rsidP="000C7DE2">
      <w:pPr>
        <w:tabs>
          <w:tab w:val="left" w:leader="dot" w:pos="8280"/>
        </w:tabs>
        <w:spacing w:after="0" w:line="240" w:lineRule="auto"/>
      </w:pPr>
      <w:r>
        <w:fldChar w:fldCharType="begin"/>
      </w:r>
      <w:r>
        <w:instrText xml:space="preserve"> REF _Ref434488339 \h  \* MERGEFORMAT </w:instrText>
      </w:r>
      <w:r>
        <w:fldChar w:fldCharType="separate"/>
      </w:r>
      <w:r w:rsidR="000C7DE2">
        <w:t>The</w:t>
      </w:r>
      <w:r w:rsidR="000C7DE2" w:rsidRPr="000C7DE2">
        <w:t xml:space="preserve"> Verses of the Cymbals</w:t>
      </w:r>
      <w:r w:rsidR="000C7DE2">
        <w:t xml:space="preserve"> for the Twenty Four Presbyters</w:t>
      </w:r>
    </w:p>
    <w:p w14:paraId="62B7AA3E" w14:textId="77777777" w:rsidR="000C7DE2" w:rsidRDefault="000C7DE2" w:rsidP="00935F13">
      <w:pPr>
        <w:pStyle w:val="Rubric"/>
      </w:pPr>
      <w:r>
        <w:t>See the Praxis Response, below.</w:t>
      </w:r>
    </w:p>
    <w:p w14:paraId="1358EC54" w14:textId="7349464A" w:rsidR="00B46E6E" w:rsidRDefault="000C7DE2" w:rsidP="00B46E6E">
      <w:pPr>
        <w:tabs>
          <w:tab w:val="left" w:leader="dot" w:pos="8280"/>
        </w:tabs>
        <w:spacing w:after="0" w:line="240" w:lineRule="auto"/>
      </w:pPr>
      <w:r>
        <w:t>The Doxology for the Twenty Four Presbyters</w:t>
      </w:r>
      <w:r w:rsidR="00B46E6E">
        <w:fldChar w:fldCharType="end"/>
      </w:r>
      <w:r w:rsidR="00B46E6E">
        <w:tab/>
      </w:r>
      <w:r w:rsidR="00B46E6E">
        <w:fldChar w:fldCharType="begin"/>
      </w:r>
      <w:r w:rsidR="00B46E6E">
        <w:instrText xml:space="preserve"> PAGEREF _Ref434488339 \h </w:instrText>
      </w:r>
      <w:r w:rsidR="00B46E6E">
        <w:fldChar w:fldCharType="separate"/>
      </w:r>
      <w:r>
        <w:rPr>
          <w:noProof/>
        </w:rPr>
        <w:t>698</w:t>
      </w:r>
      <w:r w:rsidR="00B46E6E">
        <w:fldChar w:fldCharType="end"/>
      </w:r>
    </w:p>
    <w:p w14:paraId="556F0AA3" w14:textId="7A45413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C7DE2">
        <w:t>The Doxology of the Heavenly</w:t>
      </w:r>
      <w:r>
        <w:fldChar w:fldCharType="end"/>
      </w:r>
      <w:r>
        <w:tab/>
      </w:r>
      <w:r>
        <w:fldChar w:fldCharType="begin"/>
      </w:r>
      <w:r>
        <w:instrText xml:space="preserve"> PAGEREF _Ref434488390 \h </w:instrText>
      </w:r>
      <w:r>
        <w:fldChar w:fldCharType="separate"/>
      </w:r>
      <w:r w:rsidR="000C7DE2">
        <w:rPr>
          <w:noProof/>
        </w:rPr>
        <w:t>604</w:t>
      </w:r>
      <w:r>
        <w:fldChar w:fldCharType="end"/>
      </w:r>
    </w:p>
    <w:p w14:paraId="1FF7EAEE" w14:textId="02285B6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C7DE2">
        <w:t>The Doxology of St. John the Baptist</w:t>
      </w:r>
      <w:r>
        <w:fldChar w:fldCharType="end"/>
      </w:r>
      <w:r>
        <w:tab/>
      </w:r>
      <w:r>
        <w:fldChar w:fldCharType="begin"/>
      </w:r>
      <w:r>
        <w:instrText xml:space="preserve"> PAGEREF _Ref434488524 \h </w:instrText>
      </w:r>
      <w:r>
        <w:fldChar w:fldCharType="separate"/>
      </w:r>
      <w:r w:rsidR="000C7DE2">
        <w:rPr>
          <w:noProof/>
        </w:rPr>
        <w:t>605</w:t>
      </w:r>
      <w:r>
        <w:fldChar w:fldCharType="end"/>
      </w:r>
    </w:p>
    <w:p w14:paraId="04FC6C87" w14:textId="3D66EC6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C7DE2">
        <w:t>Another Doxology of St. John the Baptist</w:t>
      </w:r>
      <w:r>
        <w:fldChar w:fldCharType="end"/>
      </w:r>
      <w:r>
        <w:tab/>
      </w:r>
      <w:r>
        <w:fldChar w:fldCharType="begin"/>
      </w:r>
      <w:r>
        <w:instrText xml:space="preserve"> PAGEREF _Ref434488546 \h </w:instrText>
      </w:r>
      <w:r>
        <w:fldChar w:fldCharType="separate"/>
      </w:r>
      <w:r w:rsidR="000C7DE2">
        <w:rPr>
          <w:noProof/>
        </w:rPr>
        <w:t>606</w:t>
      </w:r>
      <w:r>
        <w:fldChar w:fldCharType="end"/>
      </w:r>
    </w:p>
    <w:p w14:paraId="62DC3621" w14:textId="78AEC35E"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C7DE2">
        <w:t>The Doxology for the One Hundred and Forty Four Thousand</w:t>
      </w:r>
      <w:r>
        <w:fldChar w:fldCharType="end"/>
      </w:r>
      <w:r>
        <w:tab/>
      </w:r>
      <w:r>
        <w:fldChar w:fldCharType="begin"/>
      </w:r>
      <w:r>
        <w:instrText xml:space="preserve"> PAGEREF _Ref434488616 \h </w:instrText>
      </w:r>
      <w:r>
        <w:fldChar w:fldCharType="separate"/>
      </w:r>
      <w:r w:rsidR="000C7DE2">
        <w:rPr>
          <w:noProof/>
        </w:rPr>
        <w:t>768</w:t>
      </w:r>
      <w:r>
        <w:fldChar w:fldCharType="end"/>
      </w:r>
    </w:p>
    <w:p w14:paraId="35158DF2" w14:textId="46FDDB0E"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C7DE2">
        <w:t>A Doxology for the Apostles</w:t>
      </w:r>
      <w:r>
        <w:fldChar w:fldCharType="end"/>
      </w:r>
      <w:r>
        <w:tab/>
      </w:r>
      <w:r>
        <w:fldChar w:fldCharType="begin"/>
      </w:r>
      <w:r>
        <w:instrText xml:space="preserve"> PAGEREF _Ref434488644 \h </w:instrText>
      </w:r>
      <w:r>
        <w:fldChar w:fldCharType="separate"/>
      </w:r>
      <w:r w:rsidR="000C7DE2">
        <w:rPr>
          <w:noProof/>
        </w:rPr>
        <w:t>607</w:t>
      </w:r>
      <w:r>
        <w:fldChar w:fldCharType="end"/>
      </w:r>
    </w:p>
    <w:p w14:paraId="16F33D5B" w14:textId="298531B3"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C7DE2">
        <w:t>Another Doxology for the Apostles</w:t>
      </w:r>
      <w:r>
        <w:fldChar w:fldCharType="end"/>
      </w:r>
      <w:r>
        <w:tab/>
      </w:r>
      <w:r>
        <w:fldChar w:fldCharType="begin"/>
      </w:r>
      <w:r>
        <w:instrText xml:space="preserve"> PAGEREF _Ref434488657 \h </w:instrText>
      </w:r>
      <w:r>
        <w:fldChar w:fldCharType="separate"/>
      </w:r>
      <w:r w:rsidR="000C7DE2">
        <w:rPr>
          <w:noProof/>
        </w:rPr>
        <w:t>607</w:t>
      </w:r>
      <w:r>
        <w:fldChar w:fldCharType="end"/>
      </w:r>
    </w:p>
    <w:p w14:paraId="0C8587A1" w14:textId="44460B21"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79B0EE79" w14:textId="691EBD6C"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C7DE2">
        <w:t>The Doxology of St. Paul</w:t>
      </w:r>
      <w:r>
        <w:fldChar w:fldCharType="end"/>
      </w:r>
      <w:r>
        <w:tab/>
      </w:r>
      <w:r>
        <w:fldChar w:fldCharType="begin"/>
      </w:r>
      <w:r>
        <w:instrText xml:space="preserve"> PAGEREF _Ref434488724 \h </w:instrText>
      </w:r>
      <w:r>
        <w:fldChar w:fldCharType="separate"/>
      </w:r>
      <w:r w:rsidR="000C7DE2">
        <w:rPr>
          <w:noProof/>
        </w:rPr>
        <w:t>906</w:t>
      </w:r>
      <w:r>
        <w:fldChar w:fldCharType="end"/>
      </w:r>
    </w:p>
    <w:p w14:paraId="13B980A3" w14:textId="1A8C6946"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C7DE2">
        <w:t>The Doxology for St. John the Evangelist</w:t>
      </w:r>
      <w:r>
        <w:fldChar w:fldCharType="end"/>
      </w:r>
      <w:r>
        <w:tab/>
      </w:r>
      <w:r>
        <w:fldChar w:fldCharType="begin"/>
      </w:r>
      <w:r>
        <w:instrText xml:space="preserve"> PAGEREF _Ref434488768 \h </w:instrText>
      </w:r>
      <w:r>
        <w:fldChar w:fldCharType="separate"/>
      </w:r>
      <w:r w:rsidR="000C7DE2">
        <w:rPr>
          <w:noProof/>
        </w:rPr>
        <w:t>769</w:t>
      </w:r>
      <w:r>
        <w:fldChar w:fldCharType="end"/>
      </w:r>
    </w:p>
    <w:p w14:paraId="4E889740" w14:textId="703170D6"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C7DE2">
        <w:t>The Doxology of St. Mark</w:t>
      </w:r>
      <w:r>
        <w:fldChar w:fldCharType="end"/>
      </w:r>
      <w:r>
        <w:tab/>
      </w:r>
      <w:r>
        <w:fldChar w:fldCharType="begin"/>
      </w:r>
      <w:r>
        <w:instrText xml:space="preserve"> PAGEREF _Ref434488814 \h </w:instrText>
      </w:r>
      <w:r>
        <w:fldChar w:fldCharType="separate"/>
      </w:r>
      <w:r w:rsidR="000C7DE2">
        <w:rPr>
          <w:noProof/>
        </w:rPr>
        <w:t>608</w:t>
      </w:r>
      <w:r>
        <w:fldChar w:fldCharType="end"/>
      </w:r>
    </w:p>
    <w:p w14:paraId="691F4844" w14:textId="656E7A4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C7DE2">
        <w:t>Another Doxology of St. Mark</w:t>
      </w:r>
      <w:r>
        <w:fldChar w:fldCharType="end"/>
      </w:r>
      <w:r>
        <w:tab/>
      </w:r>
      <w:r>
        <w:fldChar w:fldCharType="begin"/>
      </w:r>
      <w:r>
        <w:instrText xml:space="preserve"> PAGEREF _Ref434488936 \h </w:instrText>
      </w:r>
      <w:r>
        <w:fldChar w:fldCharType="separate"/>
      </w:r>
      <w:r w:rsidR="000C7DE2">
        <w:rPr>
          <w:noProof/>
        </w:rPr>
        <w:t>863</w:t>
      </w:r>
      <w:r>
        <w:fldChar w:fldCharType="end"/>
      </w:r>
    </w:p>
    <w:p w14:paraId="7024469F" w14:textId="535C85D6"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C7DE2">
        <w:t>The Doxology of Any Apostle</w:t>
      </w:r>
      <w:r>
        <w:fldChar w:fldCharType="end"/>
      </w:r>
      <w:r>
        <w:tab/>
      </w:r>
      <w:r>
        <w:fldChar w:fldCharType="begin"/>
      </w:r>
      <w:r>
        <w:instrText xml:space="preserve"> PAGEREF _Ref434488992 \h </w:instrText>
      </w:r>
      <w:r>
        <w:fldChar w:fldCharType="separate"/>
      </w:r>
      <w:r w:rsidR="000C7DE2">
        <w:rPr>
          <w:noProof/>
        </w:rPr>
        <w:t>609</w:t>
      </w:r>
      <w:r>
        <w:fldChar w:fldCharType="end"/>
      </w:r>
    </w:p>
    <w:p w14:paraId="3AB62D82" w14:textId="6D8EF436"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C7DE2">
        <w:t>The Doxology of St. Stephen</w:t>
      </w:r>
      <w:r>
        <w:fldChar w:fldCharType="end"/>
      </w:r>
      <w:r>
        <w:tab/>
      </w:r>
      <w:r>
        <w:fldChar w:fldCharType="begin"/>
      </w:r>
      <w:r>
        <w:instrText xml:space="preserve"> PAGEREF _Ref434489014 \h </w:instrText>
      </w:r>
      <w:r>
        <w:fldChar w:fldCharType="separate"/>
      </w:r>
      <w:r w:rsidR="000C7DE2">
        <w:rPr>
          <w:noProof/>
        </w:rPr>
        <w:t>610</w:t>
      </w:r>
      <w:r>
        <w:fldChar w:fldCharType="end"/>
      </w:r>
    </w:p>
    <w:p w14:paraId="79FCB5DB" w14:textId="609AFA5D"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C7DE2">
        <w:t>The Doxology for St. Joseph the Carpenter</w:t>
      </w:r>
      <w:r>
        <w:fldChar w:fldCharType="end"/>
      </w:r>
      <w:r>
        <w:tab/>
      </w:r>
      <w:r>
        <w:fldChar w:fldCharType="begin"/>
      </w:r>
      <w:r>
        <w:instrText xml:space="preserve"> PAGEREF _Ref434488476 \h </w:instrText>
      </w:r>
      <w:r>
        <w:fldChar w:fldCharType="separate"/>
      </w:r>
      <w:r w:rsidR="000C7DE2">
        <w:rPr>
          <w:noProof/>
        </w:rPr>
        <w:t>926</w:t>
      </w:r>
      <w:r>
        <w:fldChar w:fldCharType="end"/>
      </w:r>
    </w:p>
    <w:p w14:paraId="6ED98665" w14:textId="1AC8959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C7DE2">
        <w:t>The Doxology for St. Mary Magdalene</w:t>
      </w:r>
      <w:r>
        <w:fldChar w:fldCharType="end"/>
      </w:r>
      <w:r>
        <w:tab/>
      </w:r>
      <w:r>
        <w:fldChar w:fldCharType="begin"/>
      </w:r>
      <w:r>
        <w:instrText xml:space="preserve"> PAGEREF _Ref434489077 \h </w:instrText>
      </w:r>
      <w:r>
        <w:fldChar w:fldCharType="separate"/>
      </w:r>
      <w:r w:rsidR="000C7DE2">
        <w:rPr>
          <w:noProof/>
        </w:rPr>
        <w:t>928</w:t>
      </w:r>
      <w:r>
        <w:fldChar w:fldCharType="end"/>
      </w:r>
    </w:p>
    <w:p w14:paraId="2A05CA01" w14:textId="74EFA8E4"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3B233ED6" w14:textId="23D37F3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C7DE2">
        <w:t>The Doxology of St. George</w:t>
      </w:r>
      <w:r>
        <w:fldChar w:fldCharType="end"/>
      </w:r>
      <w:r>
        <w:tab/>
      </w:r>
      <w:r>
        <w:fldChar w:fldCharType="begin"/>
      </w:r>
      <w:r>
        <w:instrText xml:space="preserve"> PAGEREF _Ref434489170 \h </w:instrText>
      </w:r>
      <w:r>
        <w:fldChar w:fldCharType="separate"/>
      </w:r>
      <w:r w:rsidR="000C7DE2">
        <w:rPr>
          <w:noProof/>
        </w:rPr>
        <w:t>612</w:t>
      </w:r>
      <w:r>
        <w:fldChar w:fldCharType="end"/>
      </w:r>
    </w:p>
    <w:p w14:paraId="522E739A" w14:textId="1DFF6C34"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C7DE2">
        <w:t>Another Doxology of St. George</w:t>
      </w:r>
      <w:r>
        <w:fldChar w:fldCharType="end"/>
      </w:r>
      <w:r>
        <w:tab/>
      </w:r>
      <w:r>
        <w:fldChar w:fldCharType="begin"/>
      </w:r>
      <w:r>
        <w:instrText xml:space="preserve"> PAGEREF _Ref434489211 \h </w:instrText>
      </w:r>
      <w:r>
        <w:fldChar w:fldCharType="separate"/>
      </w:r>
      <w:r w:rsidR="000C7DE2">
        <w:rPr>
          <w:noProof/>
        </w:rPr>
        <w:t>862</w:t>
      </w:r>
      <w:r>
        <w:fldChar w:fldCharType="end"/>
      </w:r>
    </w:p>
    <w:p w14:paraId="5B15CF4F" w14:textId="499F23D4"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C7DE2">
        <w:t>The Doxology of St. Theodore of Shotep, the General</w:t>
      </w:r>
      <w:r>
        <w:fldChar w:fldCharType="end"/>
      </w:r>
      <w:r>
        <w:tab/>
      </w:r>
      <w:r>
        <w:fldChar w:fldCharType="begin"/>
      </w:r>
      <w:r>
        <w:instrText xml:space="preserve"> PAGEREF _Ref434489277 \h </w:instrText>
      </w:r>
      <w:r>
        <w:fldChar w:fldCharType="separate"/>
      </w:r>
      <w:r w:rsidR="000C7DE2">
        <w:rPr>
          <w:noProof/>
        </w:rPr>
        <w:t>922</w:t>
      </w:r>
      <w:r>
        <w:fldChar w:fldCharType="end"/>
      </w:r>
    </w:p>
    <w:p w14:paraId="6EBEE6E8" w14:textId="5BD4AFD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C7DE2">
        <w:t>Another Doxology of St. Theodore of Shotep, the General</w:t>
      </w:r>
      <w:r>
        <w:fldChar w:fldCharType="end"/>
      </w:r>
      <w:r>
        <w:tab/>
      </w:r>
      <w:r>
        <w:fldChar w:fldCharType="begin"/>
      </w:r>
      <w:r>
        <w:instrText xml:space="preserve"> PAGEREF _Ref434489296 \h </w:instrText>
      </w:r>
      <w:r>
        <w:fldChar w:fldCharType="separate"/>
      </w:r>
      <w:r w:rsidR="000C7DE2">
        <w:rPr>
          <w:noProof/>
        </w:rPr>
        <w:t>922</w:t>
      </w:r>
      <w:r>
        <w:fldChar w:fldCharType="end"/>
      </w:r>
    </w:p>
    <w:p w14:paraId="2CAD50FD" w14:textId="183FE0D5"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C7DE2">
        <w:t>The Doxology for St. Theodore Anatoly</w:t>
      </w:r>
      <w:r>
        <w:fldChar w:fldCharType="end"/>
      </w:r>
      <w:r>
        <w:tab/>
      </w:r>
      <w:r>
        <w:fldChar w:fldCharType="begin"/>
      </w:r>
      <w:r>
        <w:instrText xml:space="preserve"> PAGEREF _Ref434489376 \h </w:instrText>
      </w:r>
      <w:r>
        <w:fldChar w:fldCharType="separate"/>
      </w:r>
      <w:r w:rsidR="000C7DE2">
        <w:rPr>
          <w:noProof/>
        </w:rPr>
        <w:t>814</w:t>
      </w:r>
      <w:r>
        <w:fldChar w:fldCharType="end"/>
      </w:r>
      <w:r>
        <w:tab/>
      </w:r>
    </w:p>
    <w:p w14:paraId="238DF2EA" w14:textId="77777777" w:rsidR="000C7DE2" w:rsidRPr="000C7DE2"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5757A4A" w14:textId="77777777" w:rsidTr="00F76CFB">
        <w:trPr>
          <w:cantSplit/>
          <w:jc w:val="center"/>
        </w:trPr>
        <w:tc>
          <w:tcPr>
            <w:tcW w:w="288" w:type="dxa"/>
          </w:tcPr>
          <w:p w14:paraId="3B32A776" w14:textId="7D0E2AD4" w:rsidR="000C7DE2" w:rsidRDefault="000C7DE2" w:rsidP="000C7DE2"/>
        </w:tc>
        <w:tc>
          <w:tcPr>
            <w:tcW w:w="3960" w:type="dxa"/>
          </w:tcPr>
          <w:p w14:paraId="214F221A" w14:textId="77777777" w:rsidR="000C7DE2" w:rsidRDefault="000C7DE2" w:rsidP="00F76CFB">
            <w:pPr>
              <w:pStyle w:val="EngHang"/>
            </w:pPr>
            <w:r>
              <w:rPr>
                <w:rFonts w:hint="eastAsia"/>
              </w:rPr>
              <w:t>Hail to you, O martyr.</w:t>
            </w:r>
          </w:p>
          <w:p w14:paraId="73DBF6D1" w14:textId="77777777" w:rsidR="000C7DE2" w:rsidRDefault="000C7DE2" w:rsidP="00F76CFB">
            <w:pPr>
              <w:pStyle w:val="EngHang"/>
            </w:pPr>
            <w:r>
              <w:rPr>
                <w:rFonts w:hint="eastAsia"/>
              </w:rPr>
              <w:t>Hail to the noble athlete,</w:t>
            </w:r>
          </w:p>
          <w:p w14:paraId="589892AE" w14:textId="77777777" w:rsidR="000C7DE2" w:rsidRDefault="000C7DE2" w:rsidP="00F76CFB">
            <w:pPr>
              <w:pStyle w:val="EngHang"/>
            </w:pPr>
            <w:r>
              <w:rPr>
                <w:rFonts w:hint="eastAsia"/>
              </w:rPr>
              <w:t>Hail to the struggle-bearer,</w:t>
            </w:r>
          </w:p>
          <w:p w14:paraId="704006A2" w14:textId="77777777" w:rsidR="000C7DE2" w:rsidRDefault="000C7DE2" w:rsidP="00F76CFB">
            <w:pPr>
              <w:pStyle w:val="EngHangEnd"/>
            </w:pPr>
            <w:r>
              <w:t>Philopater Mercurius.</w:t>
            </w:r>
          </w:p>
        </w:tc>
        <w:tc>
          <w:tcPr>
            <w:tcW w:w="288" w:type="dxa"/>
          </w:tcPr>
          <w:p w14:paraId="634B647E" w14:textId="77777777" w:rsidR="000C7DE2" w:rsidRDefault="000C7DE2" w:rsidP="00F76CFB"/>
        </w:tc>
        <w:tc>
          <w:tcPr>
            <w:tcW w:w="288" w:type="dxa"/>
          </w:tcPr>
          <w:p w14:paraId="5E5B287D" w14:textId="77777777" w:rsidR="000C7DE2" w:rsidRDefault="000C7DE2" w:rsidP="00F76CFB">
            <w:pPr>
              <w:pStyle w:val="CopticCross"/>
            </w:pPr>
          </w:p>
        </w:tc>
        <w:tc>
          <w:tcPr>
            <w:tcW w:w="3960" w:type="dxa"/>
          </w:tcPr>
          <w:p w14:paraId="6A2D20C5" w14:textId="77777777" w:rsidR="000C7DE2" w:rsidRDefault="000C7DE2" w:rsidP="00F76CFB">
            <w:pPr>
              <w:pStyle w:val="CopticVersemulti-line"/>
            </w:pPr>
            <w:r>
              <w:t>Ⲭⲉⲣⲉ ⲛⲁⲕ ⲱ̀ ⲡⲓⲙⲁⲣⲧⲩⲣⲟⲥ:</w:t>
            </w:r>
          </w:p>
          <w:p w14:paraId="604F0BD8" w14:textId="77777777" w:rsidR="000C7DE2" w:rsidRDefault="000C7DE2" w:rsidP="00F76CFB">
            <w:pPr>
              <w:pStyle w:val="CopticVersemulti-line"/>
            </w:pPr>
            <w:r>
              <w:t>ⲭⲉⲣⲉ ⲡⲓϣⲱⲓϫ ⲛ̀ⲅⲉⲛⲛⲉⲟⲥ:</w:t>
            </w:r>
          </w:p>
          <w:p w14:paraId="538634FC" w14:textId="77777777" w:rsidR="000C7DE2" w:rsidRDefault="000C7DE2" w:rsidP="00F76CFB">
            <w:pPr>
              <w:pStyle w:val="CopticVersemulti-line"/>
            </w:pPr>
            <w:r>
              <w:t>ⲭⲉⲣⲉ ⲡⲓⲁ̀ⲑⲗⲟⲫⲟⲣⲟⲥ:</w:t>
            </w:r>
          </w:p>
          <w:p w14:paraId="5EAB8761" w14:textId="77777777" w:rsidR="000C7DE2" w:rsidRDefault="000C7DE2" w:rsidP="00F76CFB">
            <w:pPr>
              <w:pStyle w:val="CopticHangingVerse"/>
            </w:pPr>
            <w:r>
              <w:t>Ⲫⲓⲗⲟⲡⲁⲧⲏⲣ Ⲙⲉⲣⲕⲟⲩⲣⲓⲟⲥ.</w:t>
            </w:r>
          </w:p>
        </w:tc>
      </w:tr>
    </w:tbl>
    <w:p w14:paraId="1008B362" w14:textId="12F638BF" w:rsidR="00B46E6E" w:rsidRDefault="000C7DE2" w:rsidP="00B46E6E">
      <w:pPr>
        <w:tabs>
          <w:tab w:val="left" w:leader="dot" w:pos="8280"/>
        </w:tabs>
        <w:spacing w:after="0" w:line="240" w:lineRule="auto"/>
      </w:pPr>
      <w:r>
        <w:t>The Doxology for St. Philopater Mercurius</w:t>
      </w:r>
      <w:r w:rsidR="00B46E6E">
        <w:fldChar w:fldCharType="end"/>
      </w:r>
      <w:r w:rsidR="00B46E6E">
        <w:tab/>
      </w:r>
      <w:r w:rsidR="00B46E6E">
        <w:fldChar w:fldCharType="begin"/>
      </w:r>
      <w:r w:rsidR="00B46E6E">
        <w:instrText xml:space="preserve"> PAGEREF _Ref434489457 \h </w:instrText>
      </w:r>
      <w:r w:rsidR="00B46E6E">
        <w:fldChar w:fldCharType="separate"/>
      </w:r>
      <w:r>
        <w:rPr>
          <w:noProof/>
        </w:rPr>
        <w:t>700</w:t>
      </w:r>
      <w:r w:rsidR="00B46E6E">
        <w:fldChar w:fldCharType="end"/>
      </w:r>
    </w:p>
    <w:p w14:paraId="20954B6F" w14:textId="77777777" w:rsidR="000C7DE2" w:rsidRDefault="00B46E6E" w:rsidP="000C7DE2">
      <w:pPr>
        <w:tabs>
          <w:tab w:val="left" w:leader="dot" w:pos="8280"/>
        </w:tabs>
        <w:spacing w:after="0" w:line="240" w:lineRule="auto"/>
      </w:pPr>
      <w:r>
        <w:fldChar w:fldCharType="begin"/>
      </w:r>
      <w:r>
        <w:instrText xml:space="preserve"> REF _Ref434489493 \h  \* MERGEFORMAT </w:instrText>
      </w:r>
      <w:r>
        <w:fldChar w:fldCharType="separate"/>
      </w:r>
      <w:r w:rsidR="000C7DE2">
        <w:t>The Verses of the Cymbals for St. Mena</w:t>
      </w:r>
    </w:p>
    <w:p w14:paraId="1A7BA630" w14:textId="77777777" w:rsidR="000C7DE2" w:rsidRDefault="000C7DE2" w:rsidP="00E102A0">
      <w:pPr>
        <w:pStyle w:val="Rubric"/>
      </w:pPr>
      <w:r>
        <w:t>See the Praxis Response, below.</w:t>
      </w:r>
    </w:p>
    <w:p w14:paraId="38D6764B" w14:textId="31FA72AB" w:rsidR="00B46E6E" w:rsidRDefault="000C7DE2" w:rsidP="00B46E6E">
      <w:pPr>
        <w:tabs>
          <w:tab w:val="left" w:leader="dot" w:pos="8280"/>
        </w:tabs>
        <w:spacing w:after="0" w:line="240" w:lineRule="auto"/>
      </w:pPr>
      <w:r>
        <w:t>The Doxology for St. Mena</w:t>
      </w:r>
      <w:r w:rsidR="00B46E6E">
        <w:fldChar w:fldCharType="end"/>
      </w:r>
      <w:r w:rsidR="00B46E6E">
        <w:tab/>
      </w:r>
      <w:r w:rsidR="00B46E6E">
        <w:fldChar w:fldCharType="begin"/>
      </w:r>
      <w:r w:rsidR="00B46E6E">
        <w:instrText xml:space="preserve"> PAGEREF _Ref434489493 \h </w:instrText>
      </w:r>
      <w:r w:rsidR="00B46E6E">
        <w:fldChar w:fldCharType="separate"/>
      </w:r>
      <w:r>
        <w:rPr>
          <w:noProof/>
        </w:rPr>
        <w:t>694</w:t>
      </w:r>
      <w:r w:rsidR="00B46E6E">
        <w:fldChar w:fldCharType="end"/>
      </w:r>
    </w:p>
    <w:p w14:paraId="1684DDDC" w14:textId="761EE39E"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C7DE2">
        <w:t>The Doxology for Abba Noub</w:t>
      </w:r>
      <w:r>
        <w:fldChar w:fldCharType="end"/>
      </w:r>
      <w:r>
        <w:tab/>
      </w:r>
      <w:r>
        <w:fldChar w:fldCharType="begin"/>
      </w:r>
      <w:r>
        <w:instrText xml:space="preserve"> PAGEREF _Ref434489534 \h </w:instrText>
      </w:r>
      <w:r>
        <w:fldChar w:fldCharType="separate"/>
      </w:r>
      <w:r w:rsidR="000C7DE2">
        <w:rPr>
          <w:noProof/>
        </w:rPr>
        <w:t>925</w:t>
      </w:r>
      <w:r>
        <w:fldChar w:fldCharType="end"/>
      </w:r>
    </w:p>
    <w:p w14:paraId="024006C2" w14:textId="7D62670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C7DE2">
        <w:t>The Doxology for St. Victor</w:t>
      </w:r>
      <w:r>
        <w:fldChar w:fldCharType="end"/>
      </w:r>
      <w:r>
        <w:tab/>
      </w:r>
      <w:r>
        <w:fldChar w:fldCharType="begin"/>
      </w:r>
      <w:r>
        <w:instrText xml:space="preserve"> PAGEREF _Ref434489590 \h </w:instrText>
      </w:r>
      <w:r>
        <w:fldChar w:fldCharType="separate"/>
      </w:r>
      <w:r w:rsidR="000C7DE2">
        <w:rPr>
          <w:noProof/>
        </w:rPr>
        <w:t>721</w:t>
      </w:r>
      <w:r>
        <w:fldChar w:fldCharType="end"/>
      </w:r>
    </w:p>
    <w:p w14:paraId="1C865D11" w14:textId="77777777" w:rsidR="000C7DE2" w:rsidRDefault="00B46E6E" w:rsidP="000C7DE2">
      <w:pPr>
        <w:tabs>
          <w:tab w:val="left" w:leader="dot" w:pos="8280"/>
        </w:tabs>
        <w:spacing w:after="0" w:line="240" w:lineRule="auto"/>
      </w:pPr>
      <w:r>
        <w:fldChar w:fldCharType="begin"/>
      </w:r>
      <w:r>
        <w:instrText xml:space="preserve"> REF _Ref434489638 \h  \* MERGEFORMAT </w:instrText>
      </w:r>
      <w:r>
        <w:fldChar w:fldCharType="separate"/>
      </w:r>
      <w:r w:rsidR="000C7DE2">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368B723" w14:textId="77777777" w:rsidTr="003037B8">
        <w:trPr>
          <w:cantSplit/>
          <w:jc w:val="center"/>
        </w:trPr>
        <w:tc>
          <w:tcPr>
            <w:tcW w:w="288" w:type="dxa"/>
          </w:tcPr>
          <w:p w14:paraId="69AD0EF1" w14:textId="77777777" w:rsidR="000C7DE2" w:rsidRDefault="000C7DE2" w:rsidP="003037B8">
            <w:pPr>
              <w:pStyle w:val="CopticCross"/>
            </w:pPr>
          </w:p>
        </w:tc>
        <w:tc>
          <w:tcPr>
            <w:tcW w:w="3960" w:type="dxa"/>
          </w:tcPr>
          <w:p w14:paraId="2F23357A" w14:textId="77777777" w:rsidR="000C7DE2" w:rsidRDefault="000C7DE2" w:rsidP="0056261A">
            <w:pPr>
              <w:pStyle w:val="EngHang"/>
            </w:pPr>
            <w:r>
              <w:t>Hail to the martyrs,</w:t>
            </w:r>
          </w:p>
          <w:p w14:paraId="74C761CF" w14:textId="77777777" w:rsidR="000C7DE2" w:rsidRDefault="000C7DE2" w:rsidP="0056261A">
            <w:pPr>
              <w:pStyle w:val="EngHang"/>
            </w:pPr>
            <w:r>
              <w:t>Hail to the noble athletes,</w:t>
            </w:r>
          </w:p>
          <w:p w14:paraId="20002FE6" w14:textId="77777777" w:rsidR="000C7DE2" w:rsidRDefault="000C7DE2" w:rsidP="0056261A">
            <w:pPr>
              <w:pStyle w:val="EngHang"/>
            </w:pPr>
            <w:r>
              <w:t>Hail to the struggle bearers,</w:t>
            </w:r>
          </w:p>
          <w:p w14:paraId="423A3B09" w14:textId="77777777" w:rsidR="000C7DE2" w:rsidRDefault="000C7DE2" w:rsidP="003037B8">
            <w:pPr>
              <w:pStyle w:val="EngHangEnd"/>
            </w:pPr>
            <w:r>
              <w:t>Sergius and Bacchus.</w:t>
            </w:r>
          </w:p>
        </w:tc>
        <w:tc>
          <w:tcPr>
            <w:tcW w:w="288" w:type="dxa"/>
          </w:tcPr>
          <w:p w14:paraId="4EF78FC0" w14:textId="77777777" w:rsidR="000C7DE2" w:rsidRDefault="000C7DE2" w:rsidP="003037B8"/>
        </w:tc>
        <w:tc>
          <w:tcPr>
            <w:tcW w:w="288" w:type="dxa"/>
          </w:tcPr>
          <w:p w14:paraId="0A529D88" w14:textId="77777777" w:rsidR="000C7DE2" w:rsidRDefault="000C7DE2" w:rsidP="003037B8">
            <w:pPr>
              <w:pStyle w:val="CopticCross"/>
            </w:pPr>
          </w:p>
        </w:tc>
        <w:tc>
          <w:tcPr>
            <w:tcW w:w="3960" w:type="dxa"/>
          </w:tcPr>
          <w:p w14:paraId="1E7229A6" w14:textId="77777777" w:rsidR="000C7DE2" w:rsidRDefault="000C7DE2" w:rsidP="003037B8">
            <w:pPr>
              <w:pStyle w:val="CopticVersemulti-line"/>
            </w:pPr>
            <w:r>
              <w:t>Ⲭⲉⲣⲉ ⲛⲱⲧⲉⲛ ⲱ̀ ⲛⲓⲙⲁⲣⲧⲩⲣⲟⲥ:</w:t>
            </w:r>
          </w:p>
          <w:p w14:paraId="1CB48479" w14:textId="77777777" w:rsidR="000C7DE2" w:rsidRDefault="000C7DE2" w:rsidP="003037B8">
            <w:pPr>
              <w:pStyle w:val="CopticVersemulti-line"/>
            </w:pPr>
            <w:r>
              <w:t>ⲭⲉⲣⲉ ⲛⲓϣⲱⲓϫ ⲛ̀ⲅⲉⲛⲛⲉⲟⲥ:</w:t>
            </w:r>
          </w:p>
          <w:p w14:paraId="544ACE27" w14:textId="77777777" w:rsidR="000C7DE2" w:rsidRDefault="000C7DE2" w:rsidP="003037B8">
            <w:pPr>
              <w:pStyle w:val="CopticVersemulti-line"/>
            </w:pPr>
            <w:r>
              <w:t>ⲭⲉⲣⲉ ⲛⲓⲁⲑⲗⲟⲫⲟⲣⲟⲥ:</w:t>
            </w:r>
          </w:p>
          <w:p w14:paraId="54D390D9" w14:textId="77777777" w:rsidR="000C7DE2" w:rsidRDefault="000C7DE2" w:rsidP="003037B8">
            <w:pPr>
              <w:pStyle w:val="CopticHangingVerse"/>
            </w:pPr>
            <w:r>
              <w:t>ⲛⲓⲁ̀ⲅⲓⲟⲥ Ⲥⲉⲣⲅⲓⲟⲥ ⲛⲉⲙ Ⲃⲁⲭⲟⲥ.</w:t>
            </w:r>
          </w:p>
        </w:tc>
      </w:tr>
    </w:tbl>
    <w:p w14:paraId="6D4FFF0A" w14:textId="0F96EDA3" w:rsidR="00B46E6E" w:rsidRDefault="000C7DE2" w:rsidP="00B46E6E">
      <w:pPr>
        <w:tabs>
          <w:tab w:val="left" w:leader="dot" w:pos="8280"/>
        </w:tabs>
        <w:spacing w:after="0" w:line="240" w:lineRule="auto"/>
      </w:pPr>
      <w:r>
        <w:t>The Doxology for Sts. Sergius and Bacchus</w:t>
      </w:r>
      <w:r w:rsidR="00B46E6E">
        <w:fldChar w:fldCharType="end"/>
      </w:r>
      <w:r w:rsidR="00B46E6E">
        <w:tab/>
      </w:r>
      <w:r w:rsidR="00B46E6E">
        <w:fldChar w:fldCharType="begin"/>
      </w:r>
      <w:r w:rsidR="00B46E6E">
        <w:instrText xml:space="preserve"> PAGEREF _Ref434489638 \h </w:instrText>
      </w:r>
      <w:r w:rsidR="00B46E6E">
        <w:fldChar w:fldCharType="separate"/>
      </w:r>
      <w:r>
        <w:rPr>
          <w:noProof/>
        </w:rPr>
        <w:t>676</w:t>
      </w:r>
      <w:r w:rsidR="00B46E6E">
        <w:fldChar w:fldCharType="end"/>
      </w:r>
    </w:p>
    <w:p w14:paraId="2A32F579" w14:textId="77777777" w:rsidR="000C7DE2" w:rsidRDefault="00B46E6E" w:rsidP="000C7DE2">
      <w:pPr>
        <w:tabs>
          <w:tab w:val="left" w:leader="dot" w:pos="8280"/>
        </w:tabs>
        <w:spacing w:after="0" w:line="240" w:lineRule="auto"/>
      </w:pPr>
      <w:r>
        <w:fldChar w:fldCharType="begin"/>
      </w:r>
      <w:r>
        <w:instrText xml:space="preserve"> REF _Ref434489688 \h  \* MERGEFORMAT </w:instrText>
      </w:r>
      <w:r>
        <w:fldChar w:fldCharType="separate"/>
      </w:r>
      <w:r w:rsidR="000C7DE2">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1A2C07" w14:textId="77777777" w:rsidTr="00935F13">
        <w:trPr>
          <w:cantSplit/>
          <w:jc w:val="center"/>
        </w:trPr>
        <w:tc>
          <w:tcPr>
            <w:tcW w:w="288" w:type="dxa"/>
          </w:tcPr>
          <w:p w14:paraId="7FFFFB98" w14:textId="77777777" w:rsidR="000C7DE2" w:rsidRDefault="000C7DE2" w:rsidP="00935F13">
            <w:pPr>
              <w:pStyle w:val="CopticCross"/>
            </w:pPr>
          </w:p>
        </w:tc>
        <w:tc>
          <w:tcPr>
            <w:tcW w:w="3960" w:type="dxa"/>
          </w:tcPr>
          <w:p w14:paraId="1A63F1DA" w14:textId="77777777" w:rsidR="000C7DE2" w:rsidRDefault="000C7DE2" w:rsidP="00935F13">
            <w:pPr>
              <w:pStyle w:val="EngHang"/>
            </w:pPr>
            <w:r>
              <w:t>Hail to the martyrs;</w:t>
            </w:r>
          </w:p>
          <w:p w14:paraId="074206F3" w14:textId="77777777" w:rsidR="000C7DE2" w:rsidRDefault="000C7DE2" w:rsidP="00935F13">
            <w:pPr>
              <w:pStyle w:val="EngHang"/>
            </w:pPr>
            <w:r>
              <w:t>Hail to the noble athletes;</w:t>
            </w:r>
          </w:p>
          <w:p w14:paraId="0B114816" w14:textId="77777777" w:rsidR="000C7DE2" w:rsidRDefault="000C7DE2" w:rsidP="00935F13">
            <w:pPr>
              <w:pStyle w:val="EngHang"/>
            </w:pPr>
            <w:r>
              <w:t>Hail to the struggle-bearers,</w:t>
            </w:r>
          </w:p>
          <w:p w14:paraId="31072320" w14:textId="77777777" w:rsidR="000C7DE2" w:rsidRDefault="000C7DE2" w:rsidP="00935F13">
            <w:pPr>
              <w:pStyle w:val="EngHangEnd"/>
            </w:pPr>
            <w:r>
              <w:t>Cosmas, his brothers, and their mother.</w:t>
            </w:r>
          </w:p>
        </w:tc>
        <w:tc>
          <w:tcPr>
            <w:tcW w:w="288" w:type="dxa"/>
          </w:tcPr>
          <w:p w14:paraId="79DB3FC3" w14:textId="77777777" w:rsidR="000C7DE2" w:rsidRDefault="000C7DE2" w:rsidP="00935F13"/>
        </w:tc>
        <w:tc>
          <w:tcPr>
            <w:tcW w:w="288" w:type="dxa"/>
          </w:tcPr>
          <w:p w14:paraId="6B2A246F" w14:textId="77777777" w:rsidR="000C7DE2" w:rsidRDefault="000C7DE2" w:rsidP="00935F13">
            <w:pPr>
              <w:pStyle w:val="CopticCross"/>
            </w:pPr>
          </w:p>
        </w:tc>
        <w:tc>
          <w:tcPr>
            <w:tcW w:w="3960" w:type="dxa"/>
          </w:tcPr>
          <w:p w14:paraId="4AC49542" w14:textId="77777777" w:rsidR="000C7DE2" w:rsidRDefault="000C7DE2" w:rsidP="00935F13">
            <w:pPr>
              <w:pStyle w:val="CopticVersemulti-line"/>
            </w:pPr>
            <w:r>
              <w:t>Ⲭⲉⲣⲉ ⲛⲱⲧⲉⲛ ⲱ̀ ⲛⲓⲙⲁⲣⲧⲩⲣⲟⲥ:</w:t>
            </w:r>
          </w:p>
          <w:p w14:paraId="729EE435" w14:textId="77777777" w:rsidR="000C7DE2" w:rsidRDefault="000C7DE2" w:rsidP="00935F13">
            <w:pPr>
              <w:pStyle w:val="CopticVersemulti-line"/>
            </w:pPr>
            <w:r>
              <w:t>ⲭⲉⲣⲉ ⲛⲓϣⲱⲓϫ ⲛ̀ⲅⲉⲛⲛⲉⲟⲥ:</w:t>
            </w:r>
          </w:p>
          <w:p w14:paraId="54A5C049" w14:textId="77777777" w:rsidR="000C7DE2" w:rsidRDefault="000C7DE2" w:rsidP="00935F13">
            <w:pPr>
              <w:pStyle w:val="CopticVersemulti-line"/>
            </w:pPr>
            <w:r>
              <w:t>ⲭⲉⲣⲉ ⲛⲓⲁⲑⲗⲟⲫⲟⲣⲟⲥ:</w:t>
            </w:r>
          </w:p>
          <w:p w14:paraId="75CE943F" w14:textId="77777777" w:rsidR="000C7DE2" w:rsidRDefault="000C7DE2" w:rsidP="00935F13">
            <w:pPr>
              <w:pStyle w:val="CopticHangingVerse"/>
            </w:pPr>
            <w:r>
              <w:t>Ⲕⲟⲥⲙⲁⲥ ⲛⲉⲙ ⲛⲉϥⲥ̀ⲛⲏⲟⲩ ⲛⲉⲙ ⲧⲟⲩⲙⲁⲩ.</w:t>
            </w:r>
          </w:p>
        </w:tc>
      </w:tr>
    </w:tbl>
    <w:p w14:paraId="30F8162D" w14:textId="5D08BC3B" w:rsidR="00B46E6E" w:rsidRDefault="000C7DE2" w:rsidP="00B46E6E">
      <w:pPr>
        <w:tabs>
          <w:tab w:val="left" w:leader="dot" w:pos="8280"/>
        </w:tabs>
        <w:spacing w:after="0" w:line="240" w:lineRule="auto"/>
      </w:pPr>
      <w:r>
        <w:t>The Doxology for Sts. Cosmas, Damian, their Brothers and their Mother</w:t>
      </w:r>
      <w:r w:rsidR="00B46E6E">
        <w:fldChar w:fldCharType="end"/>
      </w:r>
      <w:r w:rsidR="00B46E6E">
        <w:tab/>
      </w:r>
      <w:r w:rsidR="00B46E6E">
        <w:fldChar w:fldCharType="begin"/>
      </w:r>
      <w:r w:rsidR="00B46E6E">
        <w:instrText xml:space="preserve"> PAGEREF _Ref434489688 \h </w:instrText>
      </w:r>
      <w:r w:rsidR="00B46E6E">
        <w:fldChar w:fldCharType="separate"/>
      </w:r>
      <w:r>
        <w:rPr>
          <w:noProof/>
        </w:rPr>
        <w:t>696</w:t>
      </w:r>
      <w:r w:rsidR="00B46E6E">
        <w:fldChar w:fldCharType="end"/>
      </w:r>
    </w:p>
    <w:p w14:paraId="38778A59" w14:textId="6628D75E"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C7DE2">
        <w:t>The Doxology for Sts. Apakir and John</w:t>
      </w:r>
      <w:r>
        <w:fldChar w:fldCharType="end"/>
      </w:r>
      <w:r>
        <w:tab/>
      </w:r>
      <w:r>
        <w:fldChar w:fldCharType="begin"/>
      </w:r>
      <w:r>
        <w:instrText xml:space="preserve"> PAGEREF _Ref434489722 \h </w:instrText>
      </w:r>
      <w:r>
        <w:fldChar w:fldCharType="separate"/>
      </w:r>
      <w:r w:rsidR="000C7DE2">
        <w:rPr>
          <w:noProof/>
        </w:rPr>
        <w:t>899</w:t>
      </w:r>
      <w:r>
        <w:fldChar w:fldCharType="end"/>
      </w:r>
    </w:p>
    <w:p w14:paraId="18AF8A15" w14:textId="77777777" w:rsidR="000C7DE2" w:rsidRPr="00F76CFB" w:rsidRDefault="00B46E6E" w:rsidP="000C7DE2">
      <w:pPr>
        <w:tabs>
          <w:tab w:val="left" w:leader="dot" w:pos="8280"/>
        </w:tabs>
        <w:spacing w:after="0" w:line="240" w:lineRule="auto"/>
      </w:pPr>
      <w:r>
        <w:fldChar w:fldCharType="begin"/>
      </w:r>
      <w:r>
        <w:instrText xml:space="preserve"> REF _Ref434489794 \h  \* MERGEFORMAT </w:instrText>
      </w:r>
      <w:r>
        <w:fldChar w:fldCharType="separate"/>
      </w:r>
      <w:r w:rsidR="000C7DE2">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8E9FD3F" w14:textId="77777777" w:rsidTr="00F76CFB">
        <w:trPr>
          <w:cantSplit/>
          <w:jc w:val="center"/>
        </w:trPr>
        <w:tc>
          <w:tcPr>
            <w:tcW w:w="288" w:type="dxa"/>
          </w:tcPr>
          <w:p w14:paraId="2150FFFA" w14:textId="77777777" w:rsidR="000C7DE2" w:rsidRDefault="000C7DE2" w:rsidP="00F76CFB">
            <w:pPr>
              <w:pStyle w:val="CopticCross"/>
            </w:pPr>
          </w:p>
        </w:tc>
        <w:tc>
          <w:tcPr>
            <w:tcW w:w="3960" w:type="dxa"/>
          </w:tcPr>
          <w:p w14:paraId="3B78E413" w14:textId="77777777" w:rsidR="000C7DE2" w:rsidRDefault="000C7DE2" w:rsidP="00F76CFB">
            <w:pPr>
              <w:pStyle w:val="EngHang"/>
            </w:pPr>
            <w:r>
              <w:rPr>
                <w:rFonts w:hint="eastAsia"/>
              </w:rPr>
              <w:t>Hail to you, O martyr.</w:t>
            </w:r>
          </w:p>
          <w:p w14:paraId="27D286F8" w14:textId="77777777" w:rsidR="000C7DE2" w:rsidRDefault="000C7DE2" w:rsidP="00F76CFB">
            <w:pPr>
              <w:pStyle w:val="EngHang"/>
            </w:pPr>
            <w:r>
              <w:rPr>
                <w:rFonts w:hint="eastAsia"/>
              </w:rPr>
              <w:t>Hail to the noble athlete,</w:t>
            </w:r>
          </w:p>
          <w:p w14:paraId="5290984E" w14:textId="77777777" w:rsidR="000C7DE2" w:rsidRDefault="000C7DE2" w:rsidP="00F76CFB">
            <w:pPr>
              <w:pStyle w:val="EngHang"/>
            </w:pPr>
            <w:r>
              <w:rPr>
                <w:rFonts w:hint="eastAsia"/>
              </w:rPr>
              <w:t>Hail to the struggle-bearer,</w:t>
            </w:r>
          </w:p>
          <w:p w14:paraId="102FDBBB" w14:textId="77777777" w:rsidR="000C7DE2" w:rsidRDefault="000C7DE2" w:rsidP="00F76CFB">
            <w:pPr>
              <w:pStyle w:val="EngHangEnd"/>
            </w:pPr>
            <w:r>
              <w:t>Abba Searapamon the Bishop.</w:t>
            </w:r>
          </w:p>
        </w:tc>
        <w:tc>
          <w:tcPr>
            <w:tcW w:w="288" w:type="dxa"/>
          </w:tcPr>
          <w:p w14:paraId="170D3DEC" w14:textId="77777777" w:rsidR="000C7DE2" w:rsidRDefault="000C7DE2" w:rsidP="00F76CFB"/>
        </w:tc>
        <w:tc>
          <w:tcPr>
            <w:tcW w:w="288" w:type="dxa"/>
          </w:tcPr>
          <w:p w14:paraId="720D47EB" w14:textId="77777777" w:rsidR="000C7DE2" w:rsidRDefault="000C7DE2" w:rsidP="00F76CFB">
            <w:pPr>
              <w:pStyle w:val="CopticCross"/>
            </w:pPr>
          </w:p>
        </w:tc>
        <w:tc>
          <w:tcPr>
            <w:tcW w:w="3960" w:type="dxa"/>
          </w:tcPr>
          <w:p w14:paraId="028D03A0" w14:textId="77777777" w:rsidR="000C7DE2" w:rsidRDefault="000C7DE2" w:rsidP="00F76CFB">
            <w:pPr>
              <w:pStyle w:val="CopticVersemulti-line"/>
            </w:pPr>
            <w:r>
              <w:t>Ⲭⲉⲣⲉ ⲛⲁⲕ ⲱ̀ ⲡⲓⲙⲁⲣⲧⲩⲣⲟⲥ:</w:t>
            </w:r>
          </w:p>
          <w:p w14:paraId="76D0D156" w14:textId="77777777" w:rsidR="000C7DE2" w:rsidRDefault="000C7DE2" w:rsidP="00F76CFB">
            <w:pPr>
              <w:pStyle w:val="CopticVersemulti-line"/>
            </w:pPr>
            <w:r>
              <w:t>ⲭⲉⲣⲉ ⲡⲓϣⲱⲓϫ ⲛ̀ⲅⲉⲛⲛⲉⲟⲥ:</w:t>
            </w:r>
          </w:p>
          <w:p w14:paraId="43FBC3A2" w14:textId="77777777" w:rsidR="000C7DE2" w:rsidRDefault="000C7DE2" w:rsidP="00F76CFB">
            <w:pPr>
              <w:pStyle w:val="CopticVersemulti-line"/>
            </w:pPr>
            <w:r>
              <w:t>ⲭⲉⲣⲉ ⲡⲓⲁ̀ⲑⲗⲟⲫⲟⲣⲟⲥ:</w:t>
            </w:r>
          </w:p>
          <w:p w14:paraId="2C8D0448" w14:textId="77777777" w:rsidR="000C7DE2" w:rsidRDefault="000C7DE2" w:rsidP="00F76CFB">
            <w:pPr>
              <w:pStyle w:val="CopticHangingVerse"/>
            </w:pPr>
            <w:r>
              <w:t>ⲁⲃⲃⲁ Ⲥⲁⲣⲁⲡⲁⲙⲱⲛ ⲡⲓⲉ̀ⲡⲓⲥⲕⲟⲡⲟⲥ.</w:t>
            </w:r>
          </w:p>
        </w:tc>
      </w:tr>
    </w:tbl>
    <w:p w14:paraId="5D03558B" w14:textId="702D2839" w:rsidR="00B46E6E" w:rsidRDefault="000C7DE2" w:rsidP="00B46E6E">
      <w:pPr>
        <w:tabs>
          <w:tab w:val="left" w:leader="dot" w:pos="8280"/>
        </w:tabs>
        <w:spacing w:after="0" w:line="240" w:lineRule="auto"/>
      </w:pPr>
      <w:r>
        <w:t>The Doxology for St. Serapamon</w:t>
      </w:r>
      <w:r w:rsidR="00B46E6E">
        <w:fldChar w:fldCharType="end"/>
      </w:r>
      <w:r w:rsidR="00B46E6E">
        <w:tab/>
      </w:r>
      <w:r w:rsidR="00B46E6E">
        <w:fldChar w:fldCharType="begin"/>
      </w:r>
      <w:r w:rsidR="00B46E6E">
        <w:instrText xml:space="preserve"> PAGEREF _Ref434489794 \h </w:instrText>
      </w:r>
      <w:r w:rsidR="00B46E6E">
        <w:fldChar w:fldCharType="separate"/>
      </w:r>
      <w:r>
        <w:rPr>
          <w:noProof/>
        </w:rPr>
        <w:t>702</w:t>
      </w:r>
      <w:r w:rsidR="00B46E6E">
        <w:fldChar w:fldCharType="end"/>
      </w:r>
    </w:p>
    <w:p w14:paraId="63F58DD6" w14:textId="1156EAA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C7DE2">
        <w:t>The Doxology for St. Maurice and the Theban Legion</w:t>
      </w:r>
      <w:r>
        <w:fldChar w:fldCharType="end"/>
      </w:r>
      <w:r>
        <w:tab/>
      </w:r>
      <w:r>
        <w:fldChar w:fldCharType="begin"/>
      </w:r>
      <w:r>
        <w:instrText xml:space="preserve"> PAGEREF _Ref434489859 \h </w:instrText>
      </w:r>
      <w:r>
        <w:fldChar w:fldCharType="separate"/>
      </w:r>
      <w:r w:rsidR="000C7DE2">
        <w:rPr>
          <w:noProof/>
        </w:rPr>
        <w:t>660</w:t>
      </w:r>
      <w:r>
        <w:fldChar w:fldCharType="end"/>
      </w:r>
    </w:p>
    <w:p w14:paraId="5E4F2A80" w14:textId="5643C13C"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C7DE2">
        <w:t>Another Doxology of St. Maurice</w:t>
      </w:r>
      <w:r>
        <w:fldChar w:fldCharType="end"/>
      </w:r>
      <w:r>
        <w:tab/>
      </w:r>
      <w:r>
        <w:fldChar w:fldCharType="begin"/>
      </w:r>
      <w:r>
        <w:instrText xml:space="preserve"> PAGEREF _Ref434489873 \h </w:instrText>
      </w:r>
      <w:r>
        <w:fldChar w:fldCharType="separate"/>
      </w:r>
      <w:r w:rsidR="000C7DE2">
        <w:rPr>
          <w:noProof/>
        </w:rPr>
        <w:t>662</w:t>
      </w:r>
      <w:r>
        <w:fldChar w:fldCharType="end"/>
      </w:r>
    </w:p>
    <w:p w14:paraId="1E1E4F96" w14:textId="55E644B9"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C7DE2">
        <w:t>The Doxology for St. George of Zahim</w:t>
      </w:r>
      <w:r>
        <w:fldChar w:fldCharType="end"/>
      </w:r>
      <w:r>
        <w:tab/>
      </w:r>
      <w:r>
        <w:fldChar w:fldCharType="begin"/>
      </w:r>
      <w:r>
        <w:instrText xml:space="preserve"> PAGEREF _Ref434489925 \h </w:instrText>
      </w:r>
      <w:r>
        <w:fldChar w:fldCharType="separate"/>
      </w:r>
      <w:r w:rsidR="000C7DE2">
        <w:rPr>
          <w:noProof/>
        </w:rPr>
        <w:t>900</w:t>
      </w:r>
      <w:r>
        <w:fldChar w:fldCharType="end"/>
      </w:r>
    </w:p>
    <w:p w14:paraId="0BDFF43A" w14:textId="10273B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C7DE2">
        <w:t>The Doxology of St. Demiana</w:t>
      </w:r>
      <w:r>
        <w:fldChar w:fldCharType="end"/>
      </w:r>
      <w:r>
        <w:tab/>
      </w:r>
      <w:r>
        <w:fldChar w:fldCharType="begin"/>
      </w:r>
      <w:r>
        <w:instrText xml:space="preserve"> PAGEREF _Ref434490082 \h </w:instrText>
      </w:r>
      <w:r>
        <w:fldChar w:fldCharType="separate"/>
      </w:r>
      <w:r w:rsidR="000C7DE2">
        <w:rPr>
          <w:noProof/>
        </w:rPr>
        <w:t>613</w:t>
      </w:r>
      <w:r>
        <w:fldChar w:fldCharType="end"/>
      </w:r>
    </w:p>
    <w:p w14:paraId="29A91A88" w14:textId="14412500" w:rsidR="00B46E6E" w:rsidRDefault="00B46E6E" w:rsidP="00B46E6E">
      <w:pPr>
        <w:tabs>
          <w:tab w:val="left" w:leader="dot" w:pos="8280"/>
        </w:tabs>
        <w:spacing w:after="0" w:line="240" w:lineRule="auto"/>
      </w:pPr>
      <w:r>
        <w:lastRenderedPageBreak/>
        <w:fldChar w:fldCharType="begin"/>
      </w:r>
      <w:r>
        <w:instrText xml:space="preserve"> REF _Ref434490124 \h </w:instrText>
      </w:r>
      <w:r>
        <w:fldChar w:fldCharType="separate"/>
      </w:r>
      <w:r w:rsidR="000C7DE2">
        <w:t>Another Doxology of St. Demiana</w:t>
      </w:r>
      <w:r>
        <w:fldChar w:fldCharType="end"/>
      </w:r>
      <w:r>
        <w:tab/>
      </w:r>
      <w:r>
        <w:fldChar w:fldCharType="begin"/>
      </w:r>
      <w:r>
        <w:instrText xml:space="preserve"> PAGEREF _Ref434490124 \h </w:instrText>
      </w:r>
      <w:r>
        <w:fldChar w:fldCharType="separate"/>
      </w:r>
      <w:r w:rsidR="000C7DE2">
        <w:rPr>
          <w:noProof/>
        </w:rPr>
        <w:t>824</w:t>
      </w:r>
      <w:r>
        <w:fldChar w:fldCharType="end"/>
      </w:r>
    </w:p>
    <w:p w14:paraId="245DE565" w14:textId="77777777" w:rsidR="000C7DE2" w:rsidRDefault="00B46E6E" w:rsidP="003663F9">
      <w:pPr>
        <w:pStyle w:val="Heading4"/>
      </w:pPr>
      <w:r>
        <w:fldChar w:fldCharType="begin"/>
      </w:r>
      <w:r>
        <w:instrText xml:space="preserve"> REF _Ref434490169 \h </w:instrText>
      </w:r>
      <w:r>
        <w:fldChar w:fldCharType="separate"/>
      </w:r>
      <w:r w:rsidR="000C7DE2">
        <w:t>The Verses of the Cymbals for Sts. Barbara and Juliana</w:t>
      </w:r>
    </w:p>
    <w:p w14:paraId="41360DFC" w14:textId="77777777" w:rsidR="000C7DE2" w:rsidRPr="003663F9" w:rsidRDefault="000C7DE2"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A3F994" w14:textId="77777777" w:rsidTr="003663F9">
        <w:trPr>
          <w:cantSplit/>
          <w:jc w:val="center"/>
        </w:trPr>
        <w:tc>
          <w:tcPr>
            <w:tcW w:w="288" w:type="dxa"/>
          </w:tcPr>
          <w:p w14:paraId="51C36286" w14:textId="77777777" w:rsidR="000C7DE2" w:rsidRDefault="000C7DE2" w:rsidP="003663F9">
            <w:pPr>
              <w:pStyle w:val="CopticCross"/>
            </w:pPr>
          </w:p>
        </w:tc>
        <w:tc>
          <w:tcPr>
            <w:tcW w:w="3960" w:type="dxa"/>
          </w:tcPr>
          <w:p w14:paraId="4FA790AF" w14:textId="77777777" w:rsidR="000C7DE2" w:rsidRDefault="000C7DE2" w:rsidP="003663F9">
            <w:pPr>
              <w:pStyle w:val="EngHangEnd"/>
            </w:pPr>
            <w:r>
              <w:t>Saint Barbara.</w:t>
            </w:r>
          </w:p>
        </w:tc>
        <w:tc>
          <w:tcPr>
            <w:tcW w:w="288" w:type="dxa"/>
          </w:tcPr>
          <w:p w14:paraId="6A6679E4" w14:textId="77777777" w:rsidR="000C7DE2" w:rsidRDefault="000C7DE2" w:rsidP="003663F9"/>
        </w:tc>
        <w:tc>
          <w:tcPr>
            <w:tcW w:w="288" w:type="dxa"/>
          </w:tcPr>
          <w:p w14:paraId="785F0461" w14:textId="77777777" w:rsidR="000C7DE2" w:rsidRDefault="000C7DE2" w:rsidP="003663F9">
            <w:pPr>
              <w:pStyle w:val="CopticCross"/>
            </w:pPr>
          </w:p>
        </w:tc>
        <w:tc>
          <w:tcPr>
            <w:tcW w:w="3960" w:type="dxa"/>
          </w:tcPr>
          <w:p w14:paraId="7037F44C" w14:textId="77777777" w:rsidR="000C7DE2" w:rsidRDefault="000C7DE2" w:rsidP="003663F9">
            <w:pPr>
              <w:pStyle w:val="CopticHangingVerse"/>
            </w:pPr>
            <w:r>
              <w:t>ϯⲁ̀ⲅⲓⲁ Ⲃⲁⲣⲃⲁⲣⲁ.</w:t>
            </w:r>
          </w:p>
        </w:tc>
      </w:tr>
      <w:tr w:rsidR="000C7DE2" w14:paraId="2540711F" w14:textId="77777777" w:rsidTr="003663F9">
        <w:trPr>
          <w:cantSplit/>
          <w:jc w:val="center"/>
        </w:trPr>
        <w:tc>
          <w:tcPr>
            <w:tcW w:w="288" w:type="dxa"/>
          </w:tcPr>
          <w:p w14:paraId="06AA60E3" w14:textId="77777777" w:rsidR="000C7DE2" w:rsidRDefault="000C7DE2" w:rsidP="003663F9">
            <w:pPr>
              <w:pStyle w:val="CopticCross"/>
            </w:pPr>
          </w:p>
        </w:tc>
        <w:tc>
          <w:tcPr>
            <w:tcW w:w="3960" w:type="dxa"/>
          </w:tcPr>
          <w:p w14:paraId="515387D5" w14:textId="77777777" w:rsidR="000C7DE2" w:rsidRPr="003663F9" w:rsidRDefault="000C7DE2" w:rsidP="003663F9">
            <w:pPr>
              <w:pStyle w:val="EngHangEnd"/>
              <w:rPr>
                <w:rFonts w:eastAsia="Arial Unicode MS"/>
              </w:rPr>
            </w:pPr>
            <w:r>
              <w:rPr>
                <w:rFonts w:eastAsia="Arial Unicode MS"/>
              </w:rPr>
              <w:t>Saint Juliana.</w:t>
            </w:r>
          </w:p>
        </w:tc>
        <w:tc>
          <w:tcPr>
            <w:tcW w:w="288" w:type="dxa"/>
          </w:tcPr>
          <w:p w14:paraId="0C8EC608" w14:textId="77777777" w:rsidR="000C7DE2" w:rsidRDefault="000C7DE2" w:rsidP="003663F9"/>
        </w:tc>
        <w:tc>
          <w:tcPr>
            <w:tcW w:w="288" w:type="dxa"/>
          </w:tcPr>
          <w:p w14:paraId="5C4FD79A" w14:textId="77777777" w:rsidR="000C7DE2" w:rsidRDefault="000C7DE2" w:rsidP="003663F9">
            <w:pPr>
              <w:pStyle w:val="CopticCross"/>
            </w:pPr>
          </w:p>
        </w:tc>
        <w:tc>
          <w:tcPr>
            <w:tcW w:w="3960" w:type="dxa"/>
          </w:tcPr>
          <w:p w14:paraId="7E0F1FB5" w14:textId="77777777" w:rsidR="000C7DE2" w:rsidRDefault="000C7DE2" w:rsidP="003663F9">
            <w:pPr>
              <w:pStyle w:val="CopticHangingVerse"/>
            </w:pPr>
            <w:r>
              <w:t>ϯⲁ̀ⲅⲓⲁ Ⲓⲟⲩⲗⲓⲁ̀ⲛⲏ.</w:t>
            </w:r>
          </w:p>
        </w:tc>
      </w:tr>
    </w:tbl>
    <w:p w14:paraId="576B957E" w14:textId="2794AC76" w:rsidR="00B46E6E" w:rsidRDefault="000C7DE2" w:rsidP="00B46E6E">
      <w:pPr>
        <w:tabs>
          <w:tab w:val="left" w:leader="dot" w:pos="8280"/>
        </w:tabs>
        <w:spacing w:after="0" w:line="240" w:lineRule="auto"/>
      </w:pPr>
      <w:r>
        <w:t>The Doxology for Sts. Barbara and Juliana</w:t>
      </w:r>
      <w:r w:rsidR="00B46E6E">
        <w:fldChar w:fldCharType="end"/>
      </w:r>
      <w:r w:rsidR="00B46E6E">
        <w:tab/>
      </w:r>
      <w:r w:rsidR="00B46E6E">
        <w:fldChar w:fldCharType="begin"/>
      </w:r>
      <w:r w:rsidR="00B46E6E">
        <w:instrText xml:space="preserve"> PAGEREF _Ref434490169 \h </w:instrText>
      </w:r>
      <w:r w:rsidR="00B46E6E">
        <w:fldChar w:fldCharType="separate"/>
      </w:r>
      <w:r>
        <w:rPr>
          <w:noProof/>
        </w:rPr>
        <w:t>723</w:t>
      </w:r>
      <w:r w:rsidR="00B46E6E">
        <w:fldChar w:fldCharType="end"/>
      </w:r>
    </w:p>
    <w:p w14:paraId="5552E48E" w14:textId="175B267D"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C7DE2">
        <w:t>The Doxology for St. Marina</w:t>
      </w:r>
      <w:r>
        <w:fldChar w:fldCharType="end"/>
      </w:r>
      <w:r>
        <w:tab/>
      </w:r>
      <w:r>
        <w:fldChar w:fldCharType="begin"/>
      </w:r>
      <w:r>
        <w:instrText xml:space="preserve"> PAGEREF _Ref434490204 \h </w:instrText>
      </w:r>
      <w:r>
        <w:fldChar w:fldCharType="separate"/>
      </w:r>
      <w:r w:rsidR="000C7DE2">
        <w:rPr>
          <w:noProof/>
        </w:rPr>
        <w:t>924</w:t>
      </w:r>
      <w:r>
        <w:fldChar w:fldCharType="end"/>
      </w:r>
    </w:p>
    <w:p w14:paraId="7B0A4552" w14:textId="77777777" w:rsidR="000C7DE2" w:rsidRDefault="00B46E6E" w:rsidP="00BD6485">
      <w:pPr>
        <w:pStyle w:val="Heading4"/>
      </w:pPr>
      <w:r>
        <w:fldChar w:fldCharType="begin"/>
      </w:r>
      <w:r>
        <w:instrText xml:space="preserve"> REF _Ref434490258 \h </w:instrText>
      </w:r>
      <w:r>
        <w:fldChar w:fldCharType="separate"/>
      </w:r>
      <w:r w:rsidR="000C7DE2">
        <w:t>A Verse for the Verses of Cymbals for St. Rebecca and her Children</w:t>
      </w:r>
    </w:p>
    <w:p w14:paraId="54125273" w14:textId="77777777" w:rsidR="000C7DE2" w:rsidRPr="004B7EF3" w:rsidRDefault="000C7DE2" w:rsidP="004B7EF3">
      <w:pPr>
        <w:pStyle w:val="Rubric"/>
      </w:pPr>
      <w:r>
        <w:t>See the Praxis Response below.</w:t>
      </w:r>
    </w:p>
    <w:p w14:paraId="6816F6FF" w14:textId="64593233" w:rsidR="00B46E6E" w:rsidRDefault="000C7DE2" w:rsidP="00B46E6E">
      <w:pPr>
        <w:tabs>
          <w:tab w:val="left" w:leader="dot" w:pos="8280"/>
        </w:tabs>
        <w:spacing w:after="0" w:line="240" w:lineRule="auto"/>
      </w:pPr>
      <w:r>
        <w:t>The Doxology for St. Rebecca and her Children</w:t>
      </w:r>
      <w:r w:rsidR="00B46E6E">
        <w:fldChar w:fldCharType="end"/>
      </w:r>
      <w:r w:rsidR="00B46E6E">
        <w:tab/>
      </w:r>
      <w:r w:rsidR="00B46E6E">
        <w:fldChar w:fldCharType="begin"/>
      </w:r>
      <w:r w:rsidR="00B46E6E">
        <w:instrText xml:space="preserve"> PAGEREF _Ref434490258 \h </w:instrText>
      </w:r>
      <w:r w:rsidR="00B46E6E">
        <w:fldChar w:fldCharType="separate"/>
      </w:r>
      <w:r>
        <w:rPr>
          <w:noProof/>
        </w:rPr>
        <w:t>642</w:t>
      </w:r>
      <w:r w:rsidR="00B46E6E">
        <w:fldChar w:fldCharType="end"/>
      </w:r>
    </w:p>
    <w:p w14:paraId="540E858E" w14:textId="7A9E4AA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C7DE2">
        <w:t>The Doxology of the Martyrs</w:t>
      </w:r>
      <w:r>
        <w:fldChar w:fldCharType="end"/>
      </w:r>
      <w:r>
        <w:tab/>
      </w:r>
      <w:r>
        <w:fldChar w:fldCharType="begin"/>
      </w:r>
      <w:r>
        <w:instrText xml:space="preserve"> PAGEREF _Ref434489950 \h </w:instrText>
      </w:r>
      <w:r>
        <w:fldChar w:fldCharType="separate"/>
      </w:r>
      <w:r w:rsidR="000C7DE2">
        <w:rPr>
          <w:noProof/>
        </w:rPr>
        <w:t>614</w:t>
      </w:r>
      <w:r>
        <w:fldChar w:fldCharType="end"/>
      </w:r>
    </w:p>
    <w:p w14:paraId="4C266829" w14:textId="21272F49"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C7DE2">
        <w:t>The Doxology for St. Anthony the Great</w:t>
      </w:r>
      <w:r>
        <w:fldChar w:fldCharType="end"/>
      </w:r>
      <w:r>
        <w:tab/>
      </w:r>
      <w:r>
        <w:fldChar w:fldCharType="begin"/>
      </w:r>
      <w:r>
        <w:instrText xml:space="preserve"> PAGEREF _Ref434490340 \h </w:instrText>
      </w:r>
      <w:r>
        <w:fldChar w:fldCharType="separate"/>
      </w:r>
      <w:r w:rsidR="000C7DE2">
        <w:rPr>
          <w:noProof/>
        </w:rPr>
        <w:t>830</w:t>
      </w:r>
      <w:r>
        <w:fldChar w:fldCharType="end"/>
      </w:r>
    </w:p>
    <w:p w14:paraId="7876C2FC" w14:textId="6815C27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C7DE2">
        <w:t>The Doxology for St. Paul the Anchorite</w:t>
      </w:r>
      <w:r>
        <w:fldChar w:fldCharType="end"/>
      </w:r>
      <w:r>
        <w:tab/>
      </w:r>
      <w:r>
        <w:fldChar w:fldCharType="begin"/>
      </w:r>
      <w:r>
        <w:instrText xml:space="preserve"> PAGEREF _Ref434490368 \h </w:instrText>
      </w:r>
      <w:r>
        <w:fldChar w:fldCharType="separate"/>
      </w:r>
      <w:r w:rsidR="000C7DE2">
        <w:rPr>
          <w:noProof/>
        </w:rPr>
        <w:t>832</w:t>
      </w:r>
      <w:r>
        <w:fldChar w:fldCharType="end"/>
      </w:r>
    </w:p>
    <w:p w14:paraId="7F23326E" w14:textId="49F63E71"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C7DE2">
        <w:t>The Doxology of St. Anthony and St. Paul</w:t>
      </w:r>
      <w:r>
        <w:fldChar w:fldCharType="end"/>
      </w:r>
      <w:r>
        <w:tab/>
      </w:r>
      <w:r>
        <w:fldChar w:fldCharType="begin"/>
      </w:r>
      <w:r>
        <w:instrText xml:space="preserve"> PAGEREF _Ref434490311 \h </w:instrText>
      </w:r>
      <w:r>
        <w:fldChar w:fldCharType="separate"/>
      </w:r>
      <w:r w:rsidR="000C7DE2">
        <w:rPr>
          <w:noProof/>
        </w:rPr>
        <w:t>619</w:t>
      </w:r>
      <w:r>
        <w:fldChar w:fldCharType="end"/>
      </w:r>
    </w:p>
    <w:p w14:paraId="0452B3F4" w14:textId="5C612E9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C7DE2">
        <w:rPr>
          <w:lang w:val="en-US"/>
        </w:rPr>
        <w:t>The Doxology for St. Pishoy</w:t>
      </w:r>
      <w:r>
        <w:fldChar w:fldCharType="end"/>
      </w:r>
      <w:r>
        <w:tab/>
      </w:r>
      <w:r>
        <w:fldChar w:fldCharType="begin"/>
      </w:r>
      <w:r>
        <w:instrText xml:space="preserve"> PAGEREF _Ref434490783 \h </w:instrText>
      </w:r>
      <w:r>
        <w:fldChar w:fldCharType="separate"/>
      </w:r>
      <w:r w:rsidR="000C7DE2">
        <w:rPr>
          <w:noProof/>
        </w:rPr>
        <w:t>919</w:t>
      </w:r>
      <w:r>
        <w:fldChar w:fldCharType="end"/>
      </w:r>
    </w:p>
    <w:p w14:paraId="73CE5335" w14:textId="637B9B9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C7DE2">
        <w:t>The Doxology of St. Pishoy and St. Paul of Tammah</w:t>
      </w:r>
      <w:r>
        <w:fldChar w:fldCharType="end"/>
      </w:r>
      <w:r>
        <w:tab/>
      </w:r>
      <w:r>
        <w:fldChar w:fldCharType="begin"/>
      </w:r>
      <w:r>
        <w:instrText xml:space="preserve"> PAGEREF _Ref434490826 \h </w:instrText>
      </w:r>
      <w:r>
        <w:fldChar w:fldCharType="separate"/>
      </w:r>
      <w:r w:rsidR="000C7DE2">
        <w:rPr>
          <w:noProof/>
        </w:rPr>
        <w:t>621</w:t>
      </w:r>
      <w:r>
        <w:fldChar w:fldCharType="end"/>
      </w:r>
    </w:p>
    <w:p w14:paraId="4D5B019A" w14:textId="19D9FCD1"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C7DE2">
        <w:t>The Doxology of St. Macarius the Great</w:t>
      </w:r>
      <w:r>
        <w:fldChar w:fldCharType="end"/>
      </w:r>
      <w:r>
        <w:tab/>
      </w:r>
      <w:r>
        <w:fldChar w:fldCharType="begin"/>
      </w:r>
      <w:r>
        <w:instrText xml:space="preserve"> PAGEREF _Ref434490507 \h </w:instrText>
      </w:r>
      <w:r>
        <w:fldChar w:fldCharType="separate"/>
      </w:r>
      <w:r w:rsidR="000C7DE2">
        <w:rPr>
          <w:noProof/>
        </w:rPr>
        <w:t>844</w:t>
      </w:r>
      <w:r>
        <w:fldChar w:fldCharType="end"/>
      </w:r>
    </w:p>
    <w:p w14:paraId="375959C5" w14:textId="2D27D582"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C7DE2">
        <w:t>Another Doxology of St. Macarius the Great</w:t>
      </w:r>
      <w:r>
        <w:fldChar w:fldCharType="end"/>
      </w:r>
      <w:r>
        <w:tab/>
      </w:r>
      <w:r>
        <w:fldChar w:fldCharType="begin"/>
      </w:r>
      <w:r>
        <w:instrText xml:space="preserve"> PAGEREF _Ref434490525 \h </w:instrText>
      </w:r>
      <w:r>
        <w:fldChar w:fldCharType="separate"/>
      </w:r>
      <w:r w:rsidR="000C7DE2">
        <w:rPr>
          <w:noProof/>
        </w:rPr>
        <w:t>846</w:t>
      </w:r>
      <w:r>
        <w:fldChar w:fldCharType="end"/>
      </w:r>
    </w:p>
    <w:p w14:paraId="79D5B8D3" w14:textId="35056486"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C7DE2">
        <w:t>Another Doxology of St. Macarius the Great</w:t>
      </w:r>
      <w:r>
        <w:fldChar w:fldCharType="end"/>
      </w:r>
      <w:r>
        <w:tab/>
      </w:r>
      <w:r>
        <w:fldChar w:fldCharType="begin"/>
      </w:r>
      <w:r>
        <w:instrText xml:space="preserve"> PAGEREF _Ref434490542 \h </w:instrText>
      </w:r>
      <w:r>
        <w:fldChar w:fldCharType="separate"/>
      </w:r>
      <w:r w:rsidR="000C7DE2">
        <w:rPr>
          <w:noProof/>
        </w:rPr>
        <w:t>847</w:t>
      </w:r>
      <w:r>
        <w:fldChar w:fldCharType="end"/>
      </w:r>
    </w:p>
    <w:p w14:paraId="172063D3" w14:textId="39FCF150"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C7DE2">
        <w:t>The Doxology for St. Macarius of Alexandria, the Presbyter</w:t>
      </w:r>
      <w:r>
        <w:fldChar w:fldCharType="end"/>
      </w:r>
      <w:r>
        <w:tab/>
      </w:r>
      <w:r>
        <w:fldChar w:fldCharType="begin"/>
      </w:r>
      <w:r>
        <w:instrText xml:space="preserve"> PAGEREF _Ref434490596 \h </w:instrText>
      </w:r>
      <w:r>
        <w:fldChar w:fldCharType="separate"/>
      </w:r>
      <w:r w:rsidR="000C7DE2">
        <w:rPr>
          <w:noProof/>
        </w:rPr>
        <w:t>867</w:t>
      </w:r>
      <w:r>
        <w:fldChar w:fldCharType="end"/>
      </w:r>
    </w:p>
    <w:p w14:paraId="50A26227" w14:textId="57BE904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C7DE2">
        <w:t>The Doxology for St. Macarius the Bishop of Edkow</w:t>
      </w:r>
      <w:r>
        <w:fldChar w:fldCharType="end"/>
      </w:r>
      <w:r>
        <w:tab/>
      </w:r>
      <w:r>
        <w:fldChar w:fldCharType="begin"/>
      </w:r>
      <w:r>
        <w:instrText xml:space="preserve"> PAGEREF _Ref434490474 \h </w:instrText>
      </w:r>
      <w:r>
        <w:fldChar w:fldCharType="separate"/>
      </w:r>
      <w:r w:rsidR="000C7DE2">
        <w:rPr>
          <w:noProof/>
        </w:rPr>
        <w:t>684</w:t>
      </w:r>
      <w:r>
        <w:fldChar w:fldCharType="end"/>
      </w:r>
    </w:p>
    <w:p w14:paraId="3097F23C" w14:textId="77777777" w:rsidR="000C7DE2" w:rsidRDefault="00B46E6E" w:rsidP="0056261A">
      <w:pPr>
        <w:pStyle w:val="Heading4"/>
      </w:pPr>
      <w:r>
        <w:fldChar w:fldCharType="begin"/>
      </w:r>
      <w:r>
        <w:instrText xml:space="preserve"> REF _Ref434490715 \h </w:instrText>
      </w:r>
      <w:r>
        <w:fldChar w:fldCharType="separate"/>
      </w:r>
      <w:r w:rsidR="000C7DE2">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924E30C" w14:textId="77777777" w:rsidTr="0056261A">
        <w:trPr>
          <w:cantSplit/>
          <w:jc w:val="center"/>
        </w:trPr>
        <w:tc>
          <w:tcPr>
            <w:tcW w:w="288" w:type="dxa"/>
          </w:tcPr>
          <w:p w14:paraId="5034B293" w14:textId="77777777" w:rsidR="000C7DE2" w:rsidRDefault="000C7DE2" w:rsidP="0056261A">
            <w:pPr>
              <w:pStyle w:val="CopticCross"/>
            </w:pPr>
          </w:p>
        </w:tc>
        <w:tc>
          <w:tcPr>
            <w:tcW w:w="3960" w:type="dxa"/>
          </w:tcPr>
          <w:p w14:paraId="10B395E2" w14:textId="77777777" w:rsidR="000C7DE2" w:rsidRDefault="000C7DE2" w:rsidP="00855550">
            <w:pPr>
              <w:pStyle w:val="EngHang"/>
            </w:pPr>
            <w:r>
              <w:t>You are truly blessed,</w:t>
            </w:r>
          </w:p>
          <w:p w14:paraId="5489C8D4" w14:textId="77777777" w:rsidR="000C7DE2" w:rsidRDefault="000C7DE2" w:rsidP="00855550">
            <w:pPr>
              <w:pStyle w:val="EngHang"/>
            </w:pPr>
            <w:r>
              <w:t>Our saintly and righteous father,</w:t>
            </w:r>
          </w:p>
          <w:p w14:paraId="44EA6307" w14:textId="77777777" w:rsidR="000C7DE2" w:rsidRDefault="000C7DE2" w:rsidP="00855550">
            <w:pPr>
              <w:pStyle w:val="EngHang"/>
            </w:pPr>
            <w:r>
              <w:t>Abba John the Short,</w:t>
            </w:r>
          </w:p>
          <w:p w14:paraId="6EE5E09A" w14:textId="77777777" w:rsidR="000C7DE2" w:rsidRDefault="000C7DE2" w:rsidP="0056261A">
            <w:pPr>
              <w:pStyle w:val="EngHangEnd"/>
            </w:pPr>
            <w:r>
              <w:t>The beloved of Christ.</w:t>
            </w:r>
          </w:p>
        </w:tc>
        <w:tc>
          <w:tcPr>
            <w:tcW w:w="288" w:type="dxa"/>
          </w:tcPr>
          <w:p w14:paraId="03E664B7" w14:textId="77777777" w:rsidR="000C7DE2" w:rsidRDefault="000C7DE2" w:rsidP="0056261A"/>
        </w:tc>
        <w:tc>
          <w:tcPr>
            <w:tcW w:w="288" w:type="dxa"/>
          </w:tcPr>
          <w:p w14:paraId="38B28231" w14:textId="77777777" w:rsidR="000C7DE2" w:rsidRDefault="000C7DE2" w:rsidP="0056261A">
            <w:pPr>
              <w:pStyle w:val="CopticCross"/>
            </w:pPr>
          </w:p>
        </w:tc>
        <w:tc>
          <w:tcPr>
            <w:tcW w:w="3960" w:type="dxa"/>
          </w:tcPr>
          <w:p w14:paraId="3339771B" w14:textId="77777777" w:rsidR="000C7DE2" w:rsidRDefault="000C7DE2" w:rsidP="00855550">
            <w:pPr>
              <w:pStyle w:val="CopticVersemulti-line"/>
            </w:pPr>
            <w:r>
              <w:t>Ⲱⲟⲩⲛⲁⲓⲁⲧⲕ ϧⲉⲛ ⲟⲩⲙⲉⲑⲙⲏⲓ:</w:t>
            </w:r>
          </w:p>
          <w:p w14:paraId="3E9B1077" w14:textId="77777777" w:rsidR="000C7DE2" w:rsidRDefault="000C7DE2" w:rsidP="00855550">
            <w:pPr>
              <w:pStyle w:val="CopticVersemulti-line"/>
            </w:pPr>
            <w:r>
              <w:t>ⲡⲉⲛⲓⲱⲧ ⲉⲑⲟⲩⲁⲃ ⲛ̀ⲇⲓⲕⲉⲟⲥ:</w:t>
            </w:r>
          </w:p>
          <w:p w14:paraId="5DD36DE9" w14:textId="77777777" w:rsidR="000C7DE2" w:rsidRDefault="000C7DE2" w:rsidP="00855550">
            <w:pPr>
              <w:pStyle w:val="CopticVersemulti-line"/>
            </w:pPr>
            <w:r>
              <w:t>ⲁⲃⲃⲁ Ⲓⲱⲁⲛⲛⲏⲥ ⲡⲓⲕⲟⲗⲟⲃⲟⲥ:</w:t>
            </w:r>
          </w:p>
          <w:p w14:paraId="132C64D4" w14:textId="77777777" w:rsidR="000C7DE2" w:rsidRPr="00C35319" w:rsidRDefault="000C7DE2" w:rsidP="0056261A">
            <w:pPr>
              <w:pStyle w:val="CopticHangingVerse"/>
            </w:pPr>
            <w:r>
              <w:t>ⲡⲓⲙⲉⲛⲣⲓⲧ ⲛ̀ⲧⲉ Ⲡⲭ̄ⲥ̄.</w:t>
            </w:r>
          </w:p>
        </w:tc>
      </w:tr>
    </w:tbl>
    <w:p w14:paraId="009C5D78" w14:textId="6F832DB4" w:rsidR="00810F04" w:rsidRDefault="000C7DE2" w:rsidP="00B46E6E">
      <w:pPr>
        <w:tabs>
          <w:tab w:val="left" w:leader="dot" w:pos="8280"/>
        </w:tabs>
        <w:spacing w:after="0" w:line="240" w:lineRule="auto"/>
      </w:pPr>
      <w:r>
        <w:t>The Doxology for St. John the Short</w:t>
      </w:r>
      <w:r w:rsidR="00B46E6E">
        <w:fldChar w:fldCharType="end"/>
      </w:r>
      <w:r w:rsidR="00B46E6E">
        <w:tab/>
      </w:r>
      <w:r w:rsidR="00B46E6E">
        <w:fldChar w:fldCharType="begin"/>
      </w:r>
      <w:r w:rsidR="00B46E6E">
        <w:instrText xml:space="preserve"> PAGEREF _Ref434490715 \h </w:instrText>
      </w:r>
      <w:r w:rsidR="00B46E6E">
        <w:fldChar w:fldCharType="separate"/>
      </w:r>
      <w:r>
        <w:rPr>
          <w:noProof/>
        </w:rPr>
        <w:t>679</w:t>
      </w:r>
      <w:r w:rsidR="00B46E6E">
        <w:fldChar w:fldCharType="end"/>
      </w:r>
    </w:p>
    <w:p w14:paraId="09BA7C45" w14:textId="3A1B2B85"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C7DE2">
        <w:t>The Doxology for St. Thomas the Anchorite</w:t>
      </w:r>
      <w:r>
        <w:fldChar w:fldCharType="end"/>
      </w:r>
      <w:r>
        <w:tab/>
      </w:r>
      <w:r>
        <w:fldChar w:fldCharType="begin"/>
      </w:r>
      <w:r>
        <w:instrText xml:space="preserve"> PAGEREF _Ref434490403 \h </w:instrText>
      </w:r>
      <w:r>
        <w:fldChar w:fldCharType="separate"/>
      </w:r>
      <w:r w:rsidR="000C7DE2">
        <w:rPr>
          <w:noProof/>
        </w:rPr>
        <w:t>884</w:t>
      </w:r>
      <w:r>
        <w:fldChar w:fldCharType="end"/>
      </w:r>
    </w:p>
    <w:p w14:paraId="523E14F8" w14:textId="23E440C0"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C7DE2">
        <w:t>The Doxology for St. Arsenius</w:t>
      </w:r>
      <w:r>
        <w:fldChar w:fldCharType="end"/>
      </w:r>
      <w:r>
        <w:tab/>
      </w:r>
      <w:r>
        <w:fldChar w:fldCharType="begin"/>
      </w:r>
      <w:r>
        <w:instrText xml:space="preserve"> PAGEREF _Ref434490892 \h </w:instrText>
      </w:r>
      <w:r>
        <w:fldChar w:fldCharType="separate"/>
      </w:r>
      <w:r w:rsidR="000C7DE2">
        <w:rPr>
          <w:noProof/>
        </w:rPr>
        <w:t>871</w:t>
      </w:r>
      <w:r>
        <w:fldChar w:fldCharType="end"/>
      </w:r>
    </w:p>
    <w:p w14:paraId="32B75263" w14:textId="717D9DCD"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C7DE2">
        <w:t>The Doxology for Sts. Maximus and Dometius</w:t>
      </w:r>
      <w:r>
        <w:fldChar w:fldCharType="end"/>
      </w:r>
      <w:r>
        <w:tab/>
      </w:r>
      <w:r>
        <w:fldChar w:fldCharType="begin"/>
      </w:r>
      <w:r>
        <w:instrText xml:space="preserve"> PAGEREF _Ref434490957 \h </w:instrText>
      </w:r>
      <w:r>
        <w:fldChar w:fldCharType="separate"/>
      </w:r>
      <w:r w:rsidR="000C7DE2">
        <w:rPr>
          <w:noProof/>
        </w:rPr>
        <w:t>826</w:t>
      </w:r>
      <w:r>
        <w:fldChar w:fldCharType="end"/>
      </w:r>
    </w:p>
    <w:p w14:paraId="3DE06B7E" w14:textId="6AE09ACE"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C7DE2" w:rsidRPr="000C7DE2">
        <w:t>The Doxology for the Strong St. Moses</w:t>
      </w:r>
      <w:r>
        <w:fldChar w:fldCharType="end"/>
      </w:r>
      <w:r>
        <w:tab/>
      </w:r>
      <w:r>
        <w:fldChar w:fldCharType="begin"/>
      </w:r>
      <w:r>
        <w:instrText xml:space="preserve"> PAGEREF _Ref434491006 \h </w:instrText>
      </w:r>
      <w:r>
        <w:fldChar w:fldCharType="separate"/>
      </w:r>
      <w:r w:rsidR="000C7DE2">
        <w:rPr>
          <w:noProof/>
        </w:rPr>
        <w:t>901</w:t>
      </w:r>
      <w:r>
        <w:fldChar w:fldCharType="end"/>
      </w:r>
    </w:p>
    <w:p w14:paraId="65889E35" w14:textId="340B7458"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C7DE2">
        <w:t>The Doxology for St. John Kami</w:t>
      </w:r>
      <w:r>
        <w:fldChar w:fldCharType="end"/>
      </w:r>
      <w:r>
        <w:tab/>
      </w:r>
      <w:r>
        <w:fldChar w:fldCharType="begin"/>
      </w:r>
      <w:r>
        <w:instrText xml:space="preserve"> PAGEREF _Ref434491108 \h </w:instrText>
      </w:r>
      <w:r>
        <w:fldChar w:fldCharType="separate"/>
      </w:r>
      <w:r w:rsidR="000C7DE2">
        <w:rPr>
          <w:noProof/>
        </w:rPr>
        <w:t>728</w:t>
      </w:r>
      <w:r>
        <w:fldChar w:fldCharType="end"/>
      </w:r>
    </w:p>
    <w:p w14:paraId="452A4480" w14:textId="1FB91FA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C7DE2">
        <w:t>The Doxology for St. Pachomius</w:t>
      </w:r>
      <w:r>
        <w:fldChar w:fldCharType="end"/>
      </w:r>
      <w:r>
        <w:tab/>
      </w:r>
      <w:r>
        <w:fldChar w:fldCharType="begin"/>
      </w:r>
      <w:r>
        <w:instrText xml:space="preserve"> PAGEREF _Ref434491150 \h </w:instrText>
      </w:r>
      <w:r>
        <w:fldChar w:fldCharType="separate"/>
      </w:r>
      <w:r w:rsidR="000C7DE2">
        <w:rPr>
          <w:noProof/>
        </w:rPr>
        <w:t>872</w:t>
      </w:r>
      <w:r>
        <w:fldChar w:fldCharType="end"/>
      </w:r>
    </w:p>
    <w:p w14:paraId="0192B5E6" w14:textId="173A7E47" w:rsidR="00810F04" w:rsidRDefault="00810F04" w:rsidP="00810F04">
      <w:pPr>
        <w:tabs>
          <w:tab w:val="left" w:leader="dot" w:pos="8280"/>
        </w:tabs>
        <w:spacing w:after="0" w:line="240" w:lineRule="auto"/>
      </w:pPr>
      <w:r>
        <w:lastRenderedPageBreak/>
        <w:fldChar w:fldCharType="begin"/>
      </w:r>
      <w:r>
        <w:instrText xml:space="preserve"> REF _Ref434491186 \h </w:instrText>
      </w:r>
      <w:r>
        <w:fldChar w:fldCharType="separate"/>
      </w:r>
      <w:r w:rsidR="000C7DE2">
        <w:rPr>
          <w:lang w:val="en-US"/>
        </w:rPr>
        <w:t>The Doxology for St. Shenoute</w:t>
      </w:r>
      <w:r>
        <w:fldChar w:fldCharType="end"/>
      </w:r>
      <w:r>
        <w:tab/>
      </w:r>
      <w:r>
        <w:fldChar w:fldCharType="begin"/>
      </w:r>
      <w:r>
        <w:instrText xml:space="preserve"> PAGEREF _Ref434491186 \h </w:instrText>
      </w:r>
      <w:r>
        <w:fldChar w:fldCharType="separate"/>
      </w:r>
      <w:r w:rsidR="000C7DE2">
        <w:rPr>
          <w:noProof/>
        </w:rPr>
        <w:t>917</w:t>
      </w:r>
      <w:r>
        <w:fldChar w:fldCharType="end"/>
      </w:r>
    </w:p>
    <w:p w14:paraId="7458F265" w14:textId="297AB15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C7DE2">
        <w:rPr>
          <w:lang w:val="en-US"/>
        </w:rPr>
        <w:t>A Doxology for St. Besa</w:t>
      </w:r>
      <w:r>
        <w:fldChar w:fldCharType="end"/>
      </w:r>
      <w:r>
        <w:tab/>
      </w:r>
      <w:r>
        <w:fldChar w:fldCharType="begin"/>
      </w:r>
      <w:r>
        <w:instrText xml:space="preserve"> PAGEREF _Ref434491207 \h </w:instrText>
      </w:r>
      <w:r>
        <w:fldChar w:fldCharType="separate"/>
      </w:r>
      <w:r w:rsidR="000C7DE2">
        <w:rPr>
          <w:noProof/>
        </w:rPr>
        <w:t>918</w:t>
      </w:r>
      <w:r>
        <w:fldChar w:fldCharType="end"/>
      </w:r>
    </w:p>
    <w:p w14:paraId="13581597" w14:textId="0B5C5F3C"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C7DE2">
        <w:t>The Doxology for Sts. Apollo and Apip</w:t>
      </w:r>
      <w:r>
        <w:fldChar w:fldCharType="end"/>
      </w:r>
      <w:r>
        <w:tab/>
      </w:r>
      <w:r>
        <w:fldChar w:fldCharType="begin"/>
      </w:r>
      <w:r>
        <w:instrText xml:space="preserve"> PAGEREF _Ref434492837 \h </w:instrText>
      </w:r>
      <w:r>
        <w:fldChar w:fldCharType="separate"/>
      </w:r>
      <w:r w:rsidR="000C7DE2">
        <w:rPr>
          <w:noProof/>
        </w:rPr>
        <w:t>683</w:t>
      </w:r>
      <w:r>
        <w:fldChar w:fldCharType="end"/>
      </w:r>
    </w:p>
    <w:p w14:paraId="3540FB7A" w14:textId="40A4C3BF"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C7DE2">
        <w:t>The Doxology for St. Samuel the Confessor</w:t>
      </w:r>
      <w:r>
        <w:fldChar w:fldCharType="end"/>
      </w:r>
      <w:r>
        <w:tab/>
      </w:r>
      <w:r>
        <w:fldChar w:fldCharType="begin"/>
      </w:r>
      <w:r>
        <w:instrText xml:space="preserve"> PAGEREF _Ref434491260 \h </w:instrText>
      </w:r>
      <w:r>
        <w:fldChar w:fldCharType="separate"/>
      </w:r>
      <w:r w:rsidR="000C7DE2">
        <w:rPr>
          <w:noProof/>
        </w:rPr>
        <w:t>725</w:t>
      </w:r>
      <w:r>
        <w:fldChar w:fldCharType="end"/>
      </w:r>
    </w:p>
    <w:p w14:paraId="18FC44F3" w14:textId="11C91C7F"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C7DE2">
        <w:t>The Doxology for St. Parsouma</w:t>
      </w:r>
      <w:r>
        <w:fldChar w:fldCharType="end"/>
      </w:r>
      <w:r>
        <w:tab/>
      </w:r>
      <w:r>
        <w:fldChar w:fldCharType="begin"/>
      </w:r>
      <w:r>
        <w:instrText xml:space="preserve"> PAGEREF _Ref434491294 \h </w:instrText>
      </w:r>
      <w:r>
        <w:fldChar w:fldCharType="separate"/>
      </w:r>
      <w:r w:rsidR="000C7DE2">
        <w:rPr>
          <w:noProof/>
        </w:rPr>
        <w:t>953</w:t>
      </w:r>
      <w:r>
        <w:fldChar w:fldCharType="end"/>
      </w:r>
    </w:p>
    <w:p w14:paraId="20EDD8A6" w14:textId="3E0B2C8D"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C7DE2">
        <w:t>The Doxology for St. Teji (Reweiss)</w:t>
      </w:r>
      <w:r>
        <w:fldChar w:fldCharType="end"/>
      </w:r>
      <w:r>
        <w:tab/>
      </w:r>
      <w:r>
        <w:fldChar w:fldCharType="begin"/>
      </w:r>
      <w:r>
        <w:instrText xml:space="preserve"> PAGEREF _Ref434491337 \h </w:instrText>
      </w:r>
      <w:r>
        <w:fldChar w:fldCharType="separate"/>
      </w:r>
      <w:r w:rsidR="000C7DE2">
        <w:rPr>
          <w:noProof/>
        </w:rPr>
        <w:t>681</w:t>
      </w:r>
      <w:r>
        <w:fldChar w:fldCharType="end"/>
      </w:r>
    </w:p>
    <w:p w14:paraId="5F9D1EE3" w14:textId="00637DC3"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C7DE2">
        <w:t>The Doxology for St. Pashnouni</w:t>
      </w:r>
      <w:r>
        <w:fldChar w:fldCharType="end"/>
      </w:r>
      <w:r>
        <w:tab/>
      </w:r>
      <w:r>
        <w:fldChar w:fldCharType="begin"/>
      </w:r>
      <w:r>
        <w:instrText xml:space="preserve"> PAGEREF _Ref434491429 \h </w:instrText>
      </w:r>
      <w:r>
        <w:fldChar w:fldCharType="separate"/>
      </w:r>
      <w:r w:rsidR="000C7DE2">
        <w:rPr>
          <w:noProof/>
        </w:rPr>
        <w:t>882</w:t>
      </w:r>
      <w:r>
        <w:fldChar w:fldCharType="end"/>
      </w:r>
    </w:p>
    <w:p w14:paraId="6FC9654C" w14:textId="4D97BAC9"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C7DE2">
        <w:t>The Doxology for St. Simeon the Stylite</w:t>
      </w:r>
      <w:r>
        <w:fldChar w:fldCharType="end"/>
      </w:r>
      <w:r>
        <w:tab/>
      </w:r>
      <w:r>
        <w:fldChar w:fldCharType="begin"/>
      </w:r>
      <w:r>
        <w:instrText xml:space="preserve"> PAGEREF _Ref439328220 \h </w:instrText>
      </w:r>
      <w:r>
        <w:fldChar w:fldCharType="separate"/>
      </w:r>
      <w:r w:rsidR="000C7DE2">
        <w:rPr>
          <w:noProof/>
        </w:rPr>
        <w:t>885</w:t>
      </w:r>
      <w:r>
        <w:fldChar w:fldCharType="end"/>
      </w:r>
    </w:p>
    <w:p w14:paraId="3C24E046" w14:textId="77777777" w:rsidR="000C7DE2" w:rsidRDefault="00810F04" w:rsidP="00DB5470">
      <w:pPr>
        <w:pStyle w:val="Heading4"/>
      </w:pPr>
      <w:r>
        <w:fldChar w:fldCharType="begin"/>
      </w:r>
      <w:r>
        <w:instrText xml:space="preserve"> REF _Ref434490285 \h </w:instrText>
      </w:r>
      <w:r>
        <w:fldChar w:fldCharType="separate"/>
      </w:r>
      <w:r w:rsidR="000C7DE2">
        <w:t>A Verse for the Verses of Cymbals for St. Verena</w:t>
      </w:r>
    </w:p>
    <w:p w14:paraId="6DBCADE6" w14:textId="77777777" w:rsidR="000C7DE2" w:rsidRPr="005114E8" w:rsidRDefault="000C7DE2"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BCD523F" w14:textId="77777777" w:rsidTr="00DB5470">
        <w:trPr>
          <w:cantSplit/>
          <w:jc w:val="center"/>
        </w:trPr>
        <w:tc>
          <w:tcPr>
            <w:tcW w:w="288" w:type="dxa"/>
          </w:tcPr>
          <w:p w14:paraId="7A6853E7" w14:textId="77777777" w:rsidR="000C7DE2" w:rsidRDefault="000C7DE2" w:rsidP="00DB5470">
            <w:pPr>
              <w:pStyle w:val="CopticCross"/>
            </w:pPr>
          </w:p>
        </w:tc>
        <w:tc>
          <w:tcPr>
            <w:tcW w:w="3960" w:type="dxa"/>
          </w:tcPr>
          <w:p w14:paraId="0F67AECC" w14:textId="77777777" w:rsidR="000C7DE2" w:rsidRDefault="000C7DE2" w:rsidP="00DB5470">
            <w:pPr>
              <w:pStyle w:val="EngHangEnd"/>
            </w:pPr>
            <w:r>
              <w:t>Saint Verena.</w:t>
            </w:r>
          </w:p>
        </w:tc>
        <w:tc>
          <w:tcPr>
            <w:tcW w:w="288" w:type="dxa"/>
          </w:tcPr>
          <w:p w14:paraId="17A96E8D" w14:textId="77777777" w:rsidR="000C7DE2" w:rsidRDefault="000C7DE2" w:rsidP="00DB5470"/>
        </w:tc>
        <w:tc>
          <w:tcPr>
            <w:tcW w:w="288" w:type="dxa"/>
          </w:tcPr>
          <w:p w14:paraId="5A02D1AA" w14:textId="77777777" w:rsidR="000C7DE2" w:rsidRDefault="000C7DE2" w:rsidP="00DB5470">
            <w:pPr>
              <w:pStyle w:val="CopticCross"/>
            </w:pPr>
          </w:p>
        </w:tc>
        <w:tc>
          <w:tcPr>
            <w:tcW w:w="3960" w:type="dxa"/>
          </w:tcPr>
          <w:p w14:paraId="39325AAC" w14:textId="77777777" w:rsidR="000C7DE2" w:rsidRPr="00C35319" w:rsidRDefault="000C7DE2" w:rsidP="00DB5470">
            <w:pPr>
              <w:pStyle w:val="CopticHangingVerse"/>
            </w:pPr>
            <w:r>
              <w:t>ϯⲁ̀ⲅⲓⲁ Ⲃⲓⲣⲏⲛⲁ.</w:t>
            </w:r>
          </w:p>
        </w:tc>
      </w:tr>
    </w:tbl>
    <w:p w14:paraId="29B6C85A" w14:textId="64531217" w:rsidR="00810F04" w:rsidRDefault="000C7DE2" w:rsidP="00810F04">
      <w:pPr>
        <w:tabs>
          <w:tab w:val="left" w:leader="dot" w:pos="8280"/>
        </w:tabs>
        <w:spacing w:after="0" w:line="240" w:lineRule="auto"/>
      </w:pPr>
      <w:r>
        <w:t>The Doxology for St. Verena</w:t>
      </w:r>
      <w:r w:rsidR="00810F04">
        <w:fldChar w:fldCharType="end"/>
      </w:r>
      <w:r w:rsidR="00810F04">
        <w:tab/>
      </w:r>
      <w:r w:rsidR="00810F04">
        <w:fldChar w:fldCharType="begin"/>
      </w:r>
      <w:r w:rsidR="00810F04">
        <w:instrText xml:space="preserve"> PAGEREF _Ref434490285 \h </w:instrText>
      </w:r>
      <w:r w:rsidR="00810F04">
        <w:fldChar w:fldCharType="separate"/>
      </w:r>
      <w:r>
        <w:rPr>
          <w:noProof/>
        </w:rPr>
        <w:t>640</w:t>
      </w:r>
      <w:r w:rsidR="00810F04">
        <w:fldChar w:fldCharType="end"/>
      </w:r>
    </w:p>
    <w:p w14:paraId="6430EF06" w14:textId="78137E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C7DE2">
        <w:t>The Doxology for St. Mary of Egypt</w:t>
      </w:r>
      <w:r>
        <w:fldChar w:fldCharType="end"/>
      </w:r>
      <w:r>
        <w:tab/>
      </w:r>
      <w:r>
        <w:fldChar w:fldCharType="begin"/>
      </w:r>
      <w:r>
        <w:instrText xml:space="preserve"> PAGEREF _Ref434491512 \h </w:instrText>
      </w:r>
      <w:r>
        <w:fldChar w:fldCharType="separate"/>
      </w:r>
      <w:r w:rsidR="000C7DE2">
        <w:rPr>
          <w:noProof/>
        </w:rPr>
        <w:t>860</w:t>
      </w:r>
      <w:r>
        <w:fldChar w:fldCharType="end"/>
      </w:r>
    </w:p>
    <w:p w14:paraId="444E9A36" w14:textId="3C1409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C7DE2">
        <w:t>The Doxology of St. Athanasius the Apostolic</w:t>
      </w:r>
      <w:r>
        <w:fldChar w:fldCharType="end"/>
      </w:r>
      <w:r>
        <w:tab/>
      </w:r>
      <w:r>
        <w:fldChar w:fldCharType="begin"/>
      </w:r>
      <w:r>
        <w:instrText xml:space="preserve"> PAGEREF _Ref434492161 \h </w:instrText>
      </w:r>
      <w:r>
        <w:fldChar w:fldCharType="separate"/>
      </w:r>
      <w:r w:rsidR="000C7DE2">
        <w:rPr>
          <w:noProof/>
        </w:rPr>
        <w:t>622</w:t>
      </w:r>
      <w:r>
        <w:fldChar w:fldCharType="end"/>
      </w:r>
    </w:p>
    <w:p w14:paraId="167EEC13" w14:textId="356D6079"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C7DE2">
        <w:t>The Doxology for St. Athanasius the Apostolic</w:t>
      </w:r>
      <w:r>
        <w:fldChar w:fldCharType="end"/>
      </w:r>
      <w:r>
        <w:tab/>
      </w:r>
      <w:r>
        <w:fldChar w:fldCharType="begin"/>
      </w:r>
      <w:r>
        <w:instrText xml:space="preserve"> PAGEREF _Ref434492183 \h </w:instrText>
      </w:r>
      <w:r>
        <w:fldChar w:fldCharType="separate"/>
      </w:r>
      <w:r w:rsidR="000C7DE2">
        <w:rPr>
          <w:noProof/>
        </w:rPr>
        <w:t>867</w:t>
      </w:r>
      <w:r>
        <w:fldChar w:fldCharType="end"/>
      </w:r>
    </w:p>
    <w:p w14:paraId="1E33624E" w14:textId="42A02F2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C7DE2">
        <w:t>Another Doxology for St. Athanasius the Apostolic</w:t>
      </w:r>
      <w:r>
        <w:fldChar w:fldCharType="end"/>
      </w:r>
      <w:r>
        <w:tab/>
      </w:r>
      <w:r>
        <w:fldChar w:fldCharType="begin"/>
      </w:r>
      <w:r>
        <w:instrText xml:space="preserve"> PAGEREF _Ref434492196 \h </w:instrText>
      </w:r>
      <w:r>
        <w:fldChar w:fldCharType="separate"/>
      </w:r>
      <w:r w:rsidR="000C7DE2">
        <w:rPr>
          <w:noProof/>
        </w:rPr>
        <w:t>869</w:t>
      </w:r>
      <w:r>
        <w:fldChar w:fldCharType="end"/>
      </w:r>
    </w:p>
    <w:p w14:paraId="344F162A" w14:textId="5FEA41F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C7DE2">
        <w:t>The Doxology for St. Severus</w:t>
      </w:r>
      <w:r>
        <w:fldChar w:fldCharType="end"/>
      </w:r>
      <w:r>
        <w:tab/>
      </w:r>
      <w:r>
        <w:fldChar w:fldCharType="begin"/>
      </w:r>
      <w:r>
        <w:instrText xml:space="preserve"> PAGEREF _Ref434492249 \h </w:instrText>
      </w:r>
      <w:r>
        <w:fldChar w:fldCharType="separate"/>
      </w:r>
      <w:r w:rsidR="000C7DE2">
        <w:rPr>
          <w:noProof/>
        </w:rPr>
        <w:t>673</w:t>
      </w:r>
      <w:r>
        <w:fldChar w:fldCharType="end"/>
      </w:r>
    </w:p>
    <w:p w14:paraId="59121C34" w14:textId="1D541D4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C7DE2">
        <w:t>The Doxology for St. Takle Haymanot</w:t>
      </w:r>
      <w:r>
        <w:fldChar w:fldCharType="end"/>
      </w:r>
      <w:r>
        <w:tab/>
      </w:r>
      <w:r>
        <w:fldChar w:fldCharType="begin"/>
      </w:r>
      <w:r>
        <w:instrText xml:space="preserve"> PAGEREF _Ref434492302 \h </w:instrText>
      </w:r>
      <w:r>
        <w:fldChar w:fldCharType="separate"/>
      </w:r>
      <w:r w:rsidR="000C7DE2">
        <w:rPr>
          <w:noProof/>
        </w:rPr>
        <w:t>948</w:t>
      </w:r>
      <w:r>
        <w:fldChar w:fldCharType="end"/>
      </w:r>
    </w:p>
    <w:p w14:paraId="26D0D3A7" w14:textId="4AE54C6C"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C7DE2">
        <w:t>The Doxology of St. Simon the Tanner</w:t>
      </w:r>
      <w:r>
        <w:fldChar w:fldCharType="end"/>
      </w:r>
      <w:r>
        <w:tab/>
      </w:r>
      <w:r>
        <w:fldChar w:fldCharType="begin"/>
      </w:r>
      <w:r>
        <w:instrText xml:space="preserve"> PAGEREF _Ref434492343 \h </w:instrText>
      </w:r>
      <w:r>
        <w:fldChar w:fldCharType="separate"/>
      </w:r>
      <w:r w:rsidR="000C7DE2">
        <w:rPr>
          <w:noProof/>
        </w:rPr>
        <w:t>722</w:t>
      </w:r>
      <w:r>
        <w:fldChar w:fldCharType="end"/>
      </w:r>
    </w:p>
    <w:p w14:paraId="34548290" w14:textId="3F67A948"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C7DE2">
        <w:t>The Doxology for St. Cyril VI</w:t>
      </w:r>
      <w:r>
        <w:fldChar w:fldCharType="end"/>
      </w:r>
      <w:r>
        <w:tab/>
      </w:r>
      <w:r>
        <w:fldChar w:fldCharType="begin"/>
      </w:r>
      <w:r>
        <w:instrText xml:space="preserve"> PAGEREF _Ref434492506 \h </w:instrText>
      </w:r>
      <w:r>
        <w:fldChar w:fldCharType="separate"/>
      </w:r>
      <w:r w:rsidR="000C7DE2">
        <w:rPr>
          <w:noProof/>
        </w:rPr>
        <w:t>838</w:t>
      </w:r>
      <w:r>
        <w:fldChar w:fldCharType="end"/>
      </w:r>
    </w:p>
    <w:p w14:paraId="2921A070" w14:textId="6C7518D2"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C7DE2">
        <w:t>The Doxology for St. Abraam of Fayyoum</w:t>
      </w:r>
      <w:r>
        <w:fldChar w:fldCharType="end"/>
      </w:r>
      <w:r>
        <w:tab/>
      </w:r>
      <w:r>
        <w:fldChar w:fldCharType="begin"/>
      </w:r>
      <w:r>
        <w:instrText xml:space="preserve"> PAGEREF _Ref434492469 \h </w:instrText>
      </w:r>
      <w:r>
        <w:fldChar w:fldCharType="separate"/>
      </w:r>
      <w:r w:rsidR="000C7DE2">
        <w:rPr>
          <w:noProof/>
        </w:rPr>
        <w:t>887</w:t>
      </w:r>
      <w:r>
        <w:fldChar w:fldCharType="end"/>
      </w:r>
    </w:p>
    <w:p w14:paraId="73E36234" w14:textId="2E02EFEA"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C7DE2">
        <w:t>The Doxology for St. Martin of Tours</w:t>
      </w:r>
      <w:r>
        <w:fldChar w:fldCharType="end"/>
      </w:r>
      <w:r>
        <w:tab/>
      </w:r>
      <w:r>
        <w:fldChar w:fldCharType="begin"/>
      </w:r>
      <w:r>
        <w:instrText xml:space="preserve"> PAGEREF _Ref439518461 \h </w:instrText>
      </w:r>
      <w:r>
        <w:fldChar w:fldCharType="separate"/>
      </w:r>
      <w:r w:rsidR="000C7DE2">
        <w:rPr>
          <w:noProof/>
        </w:rPr>
        <w:t>692</w:t>
      </w:r>
      <w:r>
        <w:fldChar w:fldCharType="end"/>
      </w:r>
    </w:p>
    <w:p w14:paraId="0A149F2A" w14:textId="65FC1E66"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C7DE2">
        <w:t>The Doxology for St. Chad of Mercia</w:t>
      </w:r>
      <w:r>
        <w:fldChar w:fldCharType="end"/>
      </w:r>
      <w:r>
        <w:tab/>
      </w:r>
      <w:r>
        <w:fldChar w:fldCharType="begin"/>
      </w:r>
      <w:r>
        <w:instrText xml:space="preserve"> PAGEREF _Ref434492702 \h </w:instrText>
      </w:r>
      <w:r>
        <w:fldChar w:fldCharType="separate"/>
      </w:r>
      <w:r w:rsidR="000C7DE2">
        <w:rPr>
          <w:noProof/>
        </w:rPr>
        <w:t>842</w:t>
      </w:r>
      <w:r>
        <w:fldChar w:fldCharType="end"/>
      </w:r>
    </w:p>
    <w:p w14:paraId="542AC3C1" w14:textId="7899F3E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C7DE2">
        <w:t>The Doxology for the Patriarchs: Abraham, Isaac, and Jacob</w:t>
      </w:r>
      <w:r>
        <w:fldChar w:fldCharType="end"/>
      </w:r>
      <w:r>
        <w:tab/>
      </w:r>
      <w:r>
        <w:fldChar w:fldCharType="begin"/>
      </w:r>
      <w:r>
        <w:instrText xml:space="preserve"> PAGEREF _Ref434492413 \h </w:instrText>
      </w:r>
      <w:r>
        <w:fldChar w:fldCharType="separate"/>
      </w:r>
      <w:r w:rsidR="000C7DE2">
        <w:rPr>
          <w:noProof/>
        </w:rPr>
        <w:t>950</w:t>
      </w:r>
      <w:r>
        <w:fldChar w:fldCharType="end"/>
      </w:r>
    </w:p>
    <w:p w14:paraId="07A4B77B" w14:textId="2C0CA10D"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C7DE2">
        <w:t>The Doxology of the Cross Bearers</w:t>
      </w:r>
      <w:r>
        <w:fldChar w:fldCharType="end"/>
      </w:r>
      <w:r>
        <w:tab/>
      </w:r>
      <w:r>
        <w:fldChar w:fldCharType="begin"/>
      </w:r>
      <w:r>
        <w:instrText xml:space="preserve"> PAGEREF _Ref434492536 \h </w:instrText>
      </w:r>
      <w:r>
        <w:fldChar w:fldCharType="separate"/>
      </w:r>
      <w:r w:rsidR="000C7DE2">
        <w:rPr>
          <w:noProof/>
        </w:rPr>
        <w:t>622</w:t>
      </w:r>
      <w:r>
        <w:fldChar w:fldCharType="end"/>
      </w:r>
    </w:p>
    <w:p w14:paraId="551FA088" w14:textId="75846949"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C7DE2">
        <w:t>The Doxology for a Hierarch Who is Present</w:t>
      </w:r>
      <w:r>
        <w:fldChar w:fldCharType="end"/>
      </w:r>
      <w:r>
        <w:tab/>
      </w:r>
      <w:r>
        <w:fldChar w:fldCharType="begin"/>
      </w:r>
      <w:r>
        <w:instrText xml:space="preserve"> PAGEREF _Ref434492645 \h </w:instrText>
      </w:r>
      <w:r>
        <w:fldChar w:fldCharType="separate"/>
      </w:r>
      <w:r w:rsidR="000C7DE2">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 w:author="Windows User" w:date="2015-11-27T20:09:00Z" w:initials="WU">
    <w:p w14:paraId="03405E79" w14:textId="77777777" w:rsidR="00423B80" w:rsidRDefault="00423B80"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423B80" w:rsidRDefault="00423B80">
      <w:pPr>
        <w:pStyle w:val="CommentText"/>
      </w:pPr>
      <w:r>
        <w:rPr>
          <w:rStyle w:val="CommentReference"/>
        </w:rPr>
        <w:annotationRef/>
      </w:r>
      <w:r>
        <w:t>Compare to various translations</w:t>
      </w:r>
    </w:p>
  </w:comment>
  <w:comment w:id="94" w:author="Windows User" w:date="2015-10-30T12:37:00Z" w:initials="WU">
    <w:p w14:paraId="00B9961B" w14:textId="77777777" w:rsidR="00423B80" w:rsidRDefault="00423B80">
      <w:pPr>
        <w:pStyle w:val="CommentText"/>
      </w:pPr>
      <w:r>
        <w:rPr>
          <w:rStyle w:val="CommentReference"/>
        </w:rPr>
        <w:annotationRef/>
      </w:r>
      <w:r>
        <w:t>Is this supposed to be doubled?</w:t>
      </w:r>
    </w:p>
  </w:comment>
  <w:comment w:id="95" w:author="Windows User" w:date="2015-11-27T20:09:00Z" w:initials="WU">
    <w:p w14:paraId="218998C8" w14:textId="77777777" w:rsidR="00423B80" w:rsidRDefault="00423B80"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423B80" w:rsidRDefault="00423B80">
      <w:pPr>
        <w:pStyle w:val="CommentText"/>
      </w:pPr>
      <w:r>
        <w:rPr>
          <w:rStyle w:val="CommentReference"/>
        </w:rPr>
        <w:annotationRef/>
      </w:r>
      <w:r>
        <w:t>Does this go before Creed?</w:t>
      </w:r>
    </w:p>
  </w:comment>
  <w:comment w:id="99" w:author="Windows User" w:date="2015-11-06T13:03:00Z" w:initials="WU">
    <w:p w14:paraId="6B9D0F75" w14:textId="77777777" w:rsidR="00423B80" w:rsidRDefault="00423B80">
      <w:pPr>
        <w:pStyle w:val="CommentText"/>
      </w:pPr>
      <w:r>
        <w:rPr>
          <w:rStyle w:val="CommentReference"/>
        </w:rPr>
        <w:annotationRef/>
      </w:r>
      <w:r>
        <w:t>Coptic reader has Ps 3 here!</w:t>
      </w:r>
    </w:p>
  </w:comment>
  <w:comment w:id="116" w:author="Windows User" w:date="2015-11-02T08:54:00Z" w:initials="WU">
    <w:p w14:paraId="0366F544" w14:textId="77777777" w:rsidR="00423B80" w:rsidRDefault="00423B80">
      <w:pPr>
        <w:pStyle w:val="CommentText"/>
      </w:pPr>
      <w:r>
        <w:rPr>
          <w:rStyle w:val="CommentReference"/>
        </w:rPr>
        <w:annotationRef/>
      </w:r>
      <w:r>
        <w:t>Is there a phrase missing here?</w:t>
      </w:r>
    </w:p>
  </w:comment>
  <w:comment w:id="122" w:author="Windows User" w:date="2015-10-30T08:56:00Z" w:initials="WU">
    <w:p w14:paraId="1FDBEBA0" w14:textId="77777777" w:rsidR="00423B80" w:rsidRDefault="00423B80">
      <w:pPr>
        <w:pStyle w:val="CommentText"/>
      </w:pPr>
      <w:r>
        <w:rPr>
          <w:rStyle w:val="CommentReference"/>
        </w:rPr>
        <w:annotationRef/>
      </w:r>
      <w:r>
        <w:t>Should Glory be be here?</w:t>
      </w:r>
    </w:p>
  </w:comment>
  <w:comment w:id="127" w:author="Brett Slote" w:date="2016-05-02T12:37:00Z" w:initials="BS">
    <w:p w14:paraId="6A57FE90" w14:textId="269377C2" w:rsidR="00423B80" w:rsidRDefault="00423B80">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423B80" w:rsidRDefault="00423B80"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423B80" w:rsidRDefault="00423B80" w:rsidP="000C38C3">
      <w:pPr>
        <w:pStyle w:val="CommentText"/>
      </w:pPr>
      <w:r>
        <w:rPr>
          <w:rStyle w:val="CommentReference"/>
        </w:rPr>
        <w:annotationRef/>
      </w:r>
      <w:r>
        <w:t>works or deeds?</w:t>
      </w:r>
    </w:p>
  </w:comment>
  <w:comment w:id="130" w:author="Windows User" w:date="2015-11-21T13:24:00Z" w:initials="WU">
    <w:p w14:paraId="00EA2A44" w14:textId="77777777" w:rsidR="00423B80" w:rsidRDefault="00423B80" w:rsidP="000C38C3">
      <w:pPr>
        <w:pStyle w:val="CommentText"/>
      </w:pPr>
      <w:r>
        <w:rPr>
          <w:rStyle w:val="CommentReference"/>
        </w:rPr>
        <w:annotationRef/>
      </w:r>
      <w:r>
        <w:t>review</w:t>
      </w:r>
    </w:p>
  </w:comment>
  <w:comment w:id="131" w:author="Windows User" w:date="2015-10-30T08:56:00Z" w:initials="BS">
    <w:p w14:paraId="326418FE" w14:textId="77777777" w:rsidR="00423B80" w:rsidRDefault="00423B80" w:rsidP="000C38C3">
      <w:pPr>
        <w:pStyle w:val="CommentText"/>
      </w:pPr>
      <w:r>
        <w:rPr>
          <w:rStyle w:val="CommentReference"/>
        </w:rPr>
        <w:annotationRef/>
      </w:r>
      <w:r>
        <w:t>does Coptic have 'high'?</w:t>
      </w:r>
    </w:p>
  </w:comment>
  <w:comment w:id="132" w:author="Windows User" w:date="2015-11-21T13:24:00Z" w:initials="WU">
    <w:p w14:paraId="451F9B25" w14:textId="77777777" w:rsidR="00423B80" w:rsidRDefault="00423B80" w:rsidP="000C38C3">
      <w:pPr>
        <w:pStyle w:val="CommentText"/>
      </w:pPr>
      <w:r>
        <w:rPr>
          <w:rStyle w:val="CommentReference"/>
        </w:rPr>
        <w:annotationRef/>
      </w:r>
      <w:r>
        <w:t>review, add variant</w:t>
      </w:r>
    </w:p>
  </w:comment>
  <w:comment w:id="133" w:author="Windows User" w:date="2015-10-30T08:56:00Z" w:initials="BS">
    <w:p w14:paraId="688FBBBC" w14:textId="77777777" w:rsidR="00423B80" w:rsidRDefault="00423B80"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423B80" w:rsidRDefault="00423B80">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423B80" w:rsidRDefault="00423B80" w:rsidP="000278EC">
      <w:pPr>
        <w:pStyle w:val="CommentText"/>
      </w:pPr>
      <w:r>
        <w:rPr>
          <w:rStyle w:val="CommentReference"/>
        </w:rPr>
        <w:annotationRef/>
      </w:r>
      <w:r>
        <w:t>Gives light? Enlightens?</w:t>
      </w:r>
    </w:p>
  </w:comment>
  <w:comment w:id="171" w:author="Windows User" w:date="2015-10-30T08:56:00Z" w:initials="WU">
    <w:p w14:paraId="274DD96D" w14:textId="77777777" w:rsidR="00423B80" w:rsidRDefault="00423B80">
      <w:pPr>
        <w:pStyle w:val="CommentText"/>
      </w:pPr>
      <w:r>
        <w:rPr>
          <w:rStyle w:val="CommentReference"/>
        </w:rPr>
        <w:annotationRef/>
      </w:r>
      <w:r>
        <w:t>split after this vs?</w:t>
      </w:r>
    </w:p>
  </w:comment>
  <w:comment w:id="206" w:author="Windows User" w:date="2015-11-04T08:53:00Z" w:initials="WU">
    <w:p w14:paraId="057654D4" w14:textId="77777777" w:rsidR="00423B80" w:rsidRDefault="00423B80">
      <w:pPr>
        <w:pStyle w:val="CommentText"/>
      </w:pPr>
      <w:r>
        <w:rPr>
          <w:rStyle w:val="CommentReference"/>
        </w:rPr>
        <w:annotationRef/>
      </w:r>
      <w:r>
        <w:t>Life giver or giver of life?</w:t>
      </w:r>
    </w:p>
  </w:comment>
  <w:comment w:id="207" w:author="Windows User" w:date="2015-11-04T08:54:00Z" w:initials="WU">
    <w:p w14:paraId="27A10A48" w14:textId="77777777" w:rsidR="00423B80" w:rsidRDefault="00423B80">
      <w:pPr>
        <w:pStyle w:val="CommentText"/>
      </w:pPr>
      <w:r>
        <w:rPr>
          <w:rStyle w:val="CommentReference"/>
        </w:rPr>
        <w:annotationRef/>
      </w:r>
      <w:r>
        <w:t>Fix. Middle of this got deleted.</w:t>
      </w:r>
    </w:p>
  </w:comment>
  <w:comment w:id="218" w:author="Windows User" w:date="2015-10-30T08:56:00Z" w:initials="BS">
    <w:p w14:paraId="681427A6" w14:textId="77777777" w:rsidR="00423B80" w:rsidRDefault="00423B80">
      <w:pPr>
        <w:pStyle w:val="CommentText"/>
      </w:pPr>
      <w:r>
        <w:rPr>
          <w:rStyle w:val="CommentReference"/>
        </w:rPr>
        <w:annotationRef/>
      </w:r>
      <w:r>
        <w:t>coptic has confess</w:t>
      </w:r>
    </w:p>
  </w:comment>
  <w:comment w:id="242" w:author="Microsoft Office User" w:date="2015-12-11T19:51:00Z" w:initials="Office">
    <w:p w14:paraId="37A50849" w14:textId="7A27E5BD" w:rsidR="00423B80" w:rsidRDefault="00423B80">
      <w:pPr>
        <w:pStyle w:val="CommentText"/>
      </w:pPr>
      <w:r>
        <w:rPr>
          <w:rStyle w:val="CommentReference"/>
        </w:rPr>
        <w:annotationRef/>
      </w:r>
      <w:r>
        <w:t>this one needs rewording</w:t>
      </w:r>
    </w:p>
  </w:comment>
  <w:comment w:id="336" w:author="Windows User" w:date="2015-11-02T12:45:00Z" w:initials="WU">
    <w:p w14:paraId="7D99A743" w14:textId="77777777" w:rsidR="00423B80" w:rsidRDefault="00423B80"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423B80" w:rsidRDefault="00423B80" w:rsidP="00D31F38">
      <w:pPr>
        <w:pStyle w:val="CommentText"/>
      </w:pPr>
      <w:r>
        <w:rPr>
          <w:rStyle w:val="CommentReference"/>
        </w:rPr>
        <w:annotationRef/>
      </w:r>
      <w:r>
        <w:t>flesh or body?</w:t>
      </w:r>
    </w:p>
  </w:comment>
  <w:comment w:id="338" w:author="Windows User" w:date="2015-10-30T08:56:00Z" w:initials="WU">
    <w:p w14:paraId="0375B80F" w14:textId="77777777" w:rsidR="00423B80" w:rsidRDefault="00423B80" w:rsidP="00D31F38">
      <w:pPr>
        <w:pStyle w:val="CommentText"/>
      </w:pPr>
      <w:r>
        <w:rPr>
          <w:rStyle w:val="CommentReference"/>
        </w:rPr>
        <w:annotationRef/>
      </w:r>
      <w:r>
        <w:t>Send up, or ascribe?</w:t>
      </w:r>
    </w:p>
  </w:comment>
  <w:comment w:id="339" w:author="Windows User" w:date="2015-10-30T08:56:00Z" w:initials="WU">
    <w:p w14:paraId="5622D018" w14:textId="77777777" w:rsidR="00423B80" w:rsidRDefault="00423B80" w:rsidP="00D31F38">
      <w:pPr>
        <w:pStyle w:val="CommentText"/>
      </w:pPr>
      <w:r>
        <w:rPr>
          <w:rStyle w:val="CommentReference"/>
        </w:rPr>
        <w:annotationRef/>
      </w:r>
      <w:r>
        <w:t>doxology or glorification?</w:t>
      </w:r>
    </w:p>
  </w:comment>
  <w:comment w:id="340" w:author="Windows User" w:date="2015-10-30T08:56:00Z" w:initials="WU">
    <w:p w14:paraId="10960ED9" w14:textId="77777777" w:rsidR="00423B80" w:rsidRDefault="00423B80"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423B80" w:rsidRDefault="00423B80" w:rsidP="00D31F38">
      <w:pPr>
        <w:pStyle w:val="CommentText"/>
      </w:pPr>
      <w:r>
        <w:rPr>
          <w:rStyle w:val="CommentReference"/>
        </w:rPr>
        <w:annotationRef/>
      </w:r>
      <w:r>
        <w:t>You?</w:t>
      </w:r>
    </w:p>
  </w:comment>
  <w:comment w:id="342" w:author="Windows User" w:date="2015-10-30T08:56:00Z" w:initials="WU">
    <w:p w14:paraId="744CF838" w14:textId="77777777" w:rsidR="00423B80" w:rsidRDefault="00423B80" w:rsidP="00D31F38">
      <w:pPr>
        <w:pStyle w:val="CommentText"/>
      </w:pPr>
      <w:r>
        <w:rPr>
          <w:rStyle w:val="CommentReference"/>
        </w:rPr>
        <w:annotationRef/>
      </w:r>
      <w:r>
        <w:t>To the Sanctuary or O you saints???</w:t>
      </w:r>
    </w:p>
  </w:comment>
  <w:comment w:id="343" w:author="Windows User" w:date="2015-10-30T08:56:00Z" w:initials="WU">
    <w:p w14:paraId="47DB61A6" w14:textId="77777777" w:rsidR="00423B80" w:rsidRDefault="00423B80"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423B80" w:rsidRDefault="00423B80" w:rsidP="00D31F38">
      <w:pPr>
        <w:pStyle w:val="CommentText"/>
      </w:pPr>
      <w:r>
        <w:rPr>
          <w:rStyle w:val="CommentReference"/>
        </w:rPr>
        <w:annotationRef/>
      </w:r>
      <w:r>
        <w:t>supplication or cry?</w:t>
      </w:r>
    </w:p>
  </w:comment>
  <w:comment w:id="345" w:author="Windows User" w:date="2015-10-30T08:56:00Z" w:initials="WU">
    <w:p w14:paraId="4FD2340C" w14:textId="77777777" w:rsidR="00423B80" w:rsidRDefault="00423B80"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423B80" w:rsidRDefault="00423B80" w:rsidP="00D31F38">
      <w:pPr>
        <w:pStyle w:val="CommentText"/>
      </w:pPr>
      <w:r>
        <w:rPr>
          <w:rStyle w:val="CommentReference"/>
        </w:rPr>
        <w:annotationRef/>
      </w:r>
      <w:r>
        <w:t>revive or deliver?</w:t>
      </w:r>
    </w:p>
  </w:comment>
  <w:comment w:id="347" w:author="Windows User" w:date="2015-10-30T08:56:00Z" w:initials="WU">
    <w:p w14:paraId="45934B86" w14:textId="77777777" w:rsidR="00423B80" w:rsidRDefault="00423B80"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423B80" w:rsidRDefault="00423B80" w:rsidP="00D31F38">
      <w:pPr>
        <w:pStyle w:val="CommentText"/>
      </w:pPr>
      <w:r>
        <w:rPr>
          <w:rStyle w:val="CommentReference"/>
        </w:rPr>
        <w:annotationRef/>
      </w:r>
      <w:r>
        <w:t>blessing or praise?</w:t>
      </w:r>
    </w:p>
  </w:comment>
  <w:comment w:id="349" w:author="Windows User" w:date="2015-10-30T08:56:00Z" w:initials="WU">
    <w:p w14:paraId="30167A78" w14:textId="77777777" w:rsidR="00423B80" w:rsidRDefault="00423B80"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423B80" w:rsidRDefault="00423B80" w:rsidP="00D31F38">
      <w:pPr>
        <w:pStyle w:val="CommentText"/>
      </w:pPr>
      <w:r>
        <w:rPr>
          <w:rStyle w:val="CommentReference"/>
        </w:rPr>
        <w:annotationRef/>
      </w:r>
      <w:r>
        <w:t>rightous, true, or truth?</w:t>
      </w:r>
    </w:p>
  </w:comment>
  <w:comment w:id="351" w:author="Windows User" w:date="2015-10-30T08:56:00Z" w:initials="WU">
    <w:p w14:paraId="668FF70C" w14:textId="77777777" w:rsidR="00423B80" w:rsidRDefault="00423B80" w:rsidP="00D31F38">
      <w:pPr>
        <w:pStyle w:val="CommentText"/>
      </w:pPr>
      <w:r>
        <w:rPr>
          <w:rStyle w:val="CommentReference"/>
        </w:rPr>
        <w:annotationRef/>
      </w:r>
      <w:r>
        <w:t>meditation, or delight?</w:t>
      </w:r>
    </w:p>
  </w:comment>
  <w:comment w:id="352" w:author="Windows User" w:date="2015-10-30T08:56:00Z" w:initials="WU">
    <w:p w14:paraId="3C05865D" w14:textId="77777777" w:rsidR="00423B80" w:rsidRDefault="00423B80" w:rsidP="00D31F38">
      <w:pPr>
        <w:pStyle w:val="CommentText"/>
      </w:pPr>
      <w:r>
        <w:rPr>
          <w:rStyle w:val="CommentReference"/>
        </w:rPr>
        <w:annotationRef/>
      </w:r>
      <w:r>
        <w:t>forever or always?</w:t>
      </w:r>
    </w:p>
  </w:comment>
  <w:comment w:id="353" w:author="Windows User" w:date="2015-10-30T08:56:00Z" w:initials="WU">
    <w:p w14:paraId="3B00730E" w14:textId="77777777" w:rsidR="00423B80" w:rsidRDefault="00423B80" w:rsidP="00D31F38">
      <w:pPr>
        <w:pStyle w:val="CommentText"/>
      </w:pPr>
      <w:r>
        <w:rPr>
          <w:rStyle w:val="CommentReference"/>
        </w:rPr>
        <w:annotationRef/>
      </w:r>
      <w:r>
        <w:t>and forever?</w:t>
      </w:r>
    </w:p>
  </w:comment>
  <w:comment w:id="354" w:author="Windows User" w:date="2015-10-30T08:56:00Z" w:initials="WU">
    <w:p w14:paraId="1B4AAEB0" w14:textId="77777777" w:rsidR="00423B80" w:rsidRDefault="00423B80" w:rsidP="00D31F38">
      <w:pPr>
        <w:pStyle w:val="CommentText"/>
      </w:pPr>
      <w:r>
        <w:rPr>
          <w:rStyle w:val="CommentReference"/>
        </w:rPr>
        <w:annotationRef/>
      </w:r>
      <w:r>
        <w:t>be?</w:t>
      </w:r>
    </w:p>
  </w:comment>
  <w:comment w:id="355" w:author="Windows User" w:date="2015-10-30T08:56:00Z" w:initials="WU">
    <w:p w14:paraId="1B1C5E2C" w14:textId="77777777" w:rsidR="00423B80" w:rsidRDefault="00423B80" w:rsidP="00D31F38">
      <w:pPr>
        <w:pStyle w:val="CommentText"/>
      </w:pPr>
      <w:r>
        <w:rPr>
          <w:rStyle w:val="CommentReference"/>
        </w:rPr>
        <w:annotationRef/>
      </w:r>
      <w:r>
        <w:t>be?</w:t>
      </w:r>
    </w:p>
  </w:comment>
  <w:comment w:id="356" w:author="Windows User" w:date="2015-10-30T08:56:00Z" w:initials="WU">
    <w:p w14:paraId="2A55755C" w14:textId="77777777" w:rsidR="00423B80" w:rsidRDefault="00423B80"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423B80" w:rsidRDefault="00423B80" w:rsidP="00D31F38">
      <w:pPr>
        <w:pStyle w:val="CommentText"/>
      </w:pPr>
      <w:r>
        <w:rPr>
          <w:rStyle w:val="CommentReference"/>
        </w:rPr>
        <w:annotationRef/>
      </w:r>
      <w:r>
        <w:t>utter or declare?</w:t>
      </w:r>
    </w:p>
  </w:comment>
  <w:comment w:id="365" w:author="Windows User" w:date="2015-10-30T08:56:00Z" w:initials="BS">
    <w:p w14:paraId="5E20C97F" w14:textId="77777777" w:rsidR="00423B80" w:rsidRDefault="00423B80" w:rsidP="00D31F38">
      <w:pPr>
        <w:pStyle w:val="CommentText"/>
      </w:pPr>
      <w:r>
        <w:rPr>
          <w:rStyle w:val="CommentReference"/>
        </w:rPr>
        <w:annotationRef/>
      </w:r>
      <w:r>
        <w:t>look at? look upon? regard?</w:t>
      </w:r>
    </w:p>
  </w:comment>
  <w:comment w:id="366" w:author="Windows User" w:date="2015-10-30T08:56:00Z" w:initials="BS">
    <w:p w14:paraId="2ADF0207" w14:textId="77777777" w:rsidR="00423B80" w:rsidRDefault="00423B80" w:rsidP="00D31F38">
      <w:pPr>
        <w:pStyle w:val="CommentText"/>
      </w:pPr>
      <w:r>
        <w:rPr>
          <w:rStyle w:val="CommentReference"/>
        </w:rPr>
        <w:annotationRef/>
      </w:r>
      <w:r>
        <w:t>no one?</w:t>
      </w:r>
    </w:p>
  </w:comment>
  <w:comment w:id="367" w:author="Windows User" w:date="2015-10-30T08:56:00Z" w:initials="BS">
    <w:p w14:paraId="485D87CE" w14:textId="77777777" w:rsidR="00423B80" w:rsidRDefault="00423B80" w:rsidP="00D31F38">
      <w:pPr>
        <w:pStyle w:val="CommentText"/>
      </w:pPr>
      <w:r>
        <w:rPr>
          <w:rStyle w:val="CommentReference"/>
        </w:rPr>
        <w:annotationRef/>
      </w:r>
      <w:r>
        <w:t>in?</w:t>
      </w:r>
    </w:p>
    <w:p w14:paraId="472FCBB1" w14:textId="77777777" w:rsidR="00423B80" w:rsidRDefault="00423B80" w:rsidP="00D31F38">
      <w:pPr>
        <w:pStyle w:val="CommentText"/>
      </w:pPr>
    </w:p>
  </w:comment>
  <w:comment w:id="368" w:author="Windows User" w:date="2015-10-30T08:56:00Z" w:initials="BS">
    <w:p w14:paraId="0FA627AF" w14:textId="77777777" w:rsidR="00423B80" w:rsidRDefault="00423B80" w:rsidP="00D31F38">
      <w:pPr>
        <w:pStyle w:val="CommentText"/>
      </w:pPr>
      <w:r>
        <w:rPr>
          <w:rStyle w:val="CommentReference"/>
        </w:rPr>
        <w:annotationRef/>
      </w:r>
      <w:r>
        <w:t>before?</w:t>
      </w:r>
    </w:p>
  </w:comment>
  <w:comment w:id="369" w:author="Windows User" w:date="2015-10-30T08:56:00Z" w:initials="BS">
    <w:p w14:paraId="744D2B01" w14:textId="77777777" w:rsidR="00423B80" w:rsidRDefault="00423B80"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423B80" w:rsidRDefault="00423B80"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423B80" w:rsidRDefault="00423B80"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423B80" w:rsidRDefault="00423B80"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423B80" w:rsidRDefault="00423B80" w:rsidP="00D31F38">
      <w:pPr>
        <w:pStyle w:val="CommentText"/>
      </w:pPr>
      <w:r>
        <w:rPr>
          <w:rStyle w:val="CommentReference"/>
        </w:rPr>
        <w:annotationRef/>
      </w:r>
      <w:r>
        <w:t>spices or ointment</w:t>
      </w:r>
    </w:p>
  </w:comment>
  <w:comment w:id="374" w:author="Windows User" w:date="2015-10-30T08:56:00Z" w:initials="BS">
    <w:p w14:paraId="5C973492" w14:textId="77777777" w:rsidR="00423B80" w:rsidRDefault="00423B80" w:rsidP="00D31F38">
      <w:pPr>
        <w:pStyle w:val="CommentText"/>
      </w:pPr>
      <w:r>
        <w:rPr>
          <w:rStyle w:val="CommentReference"/>
        </w:rPr>
        <w:annotationRef/>
      </w:r>
      <w:r>
        <w:t>Is risen or has risen?</w:t>
      </w:r>
    </w:p>
  </w:comment>
  <w:comment w:id="375" w:author="Windows User" w:date="2015-10-30T08:56:00Z" w:initials="BS">
    <w:p w14:paraId="2FC8AFF7" w14:textId="77777777" w:rsidR="00423B80" w:rsidRDefault="00423B80"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423B80" w:rsidRDefault="00423B80"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423B80" w:rsidRDefault="00423B80" w:rsidP="00D31F38">
      <w:pPr>
        <w:pStyle w:val="CommentText"/>
      </w:pPr>
      <w:r>
        <w:rPr>
          <w:rStyle w:val="CommentReference"/>
        </w:rPr>
        <w:annotationRef/>
      </w:r>
      <w:r>
        <w:t xml:space="preserve">decay? </w:t>
      </w:r>
    </w:p>
  </w:comment>
  <w:comment w:id="379" w:author="Windows User" w:date="2015-10-30T08:56:00Z" w:initials="WU">
    <w:p w14:paraId="70A28C39" w14:textId="77777777" w:rsidR="00423B80" w:rsidRDefault="00423B80"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423B80" w:rsidRDefault="00423B80"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423B80" w:rsidRDefault="00423B80"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423B80" w:rsidRDefault="00423B80"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423B80" w:rsidRDefault="00423B80"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423B80" w:rsidRDefault="00423B80" w:rsidP="00D31F38">
      <w:pPr>
        <w:pStyle w:val="CommentText"/>
      </w:pPr>
      <w:r>
        <w:rPr>
          <w:rStyle w:val="CommentReference"/>
        </w:rPr>
        <w:annotationRef/>
      </w:r>
      <w:r>
        <w:t>crushed or destroyed?</w:t>
      </w:r>
    </w:p>
  </w:comment>
  <w:comment w:id="385" w:author="Windows User" w:date="2015-10-30T08:56:00Z" w:initials="WU">
    <w:p w14:paraId="2D37744E" w14:textId="77777777" w:rsidR="00423B80" w:rsidRDefault="00423B80"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423B80" w:rsidRDefault="00423B80" w:rsidP="00D31F38">
      <w:pPr>
        <w:pStyle w:val="CommentText"/>
      </w:pPr>
      <w:r>
        <w:rPr>
          <w:rStyle w:val="CommentReference"/>
        </w:rPr>
        <w:annotationRef/>
      </w:r>
      <w:r>
        <w:t>sent or sent forth?</w:t>
      </w:r>
    </w:p>
  </w:comment>
  <w:comment w:id="387" w:author="Windows User" w:date="2015-10-30T08:56:00Z" w:initials="WU">
    <w:p w14:paraId="6E78BA80" w14:textId="77777777" w:rsidR="00423B80" w:rsidRDefault="00423B80" w:rsidP="00D31F38">
      <w:pPr>
        <w:pStyle w:val="CommentText"/>
      </w:pPr>
      <w:r>
        <w:rPr>
          <w:rStyle w:val="CommentReference"/>
        </w:rPr>
        <w:annotationRef/>
      </w:r>
      <w:r>
        <w:t>or saints? ft note?</w:t>
      </w:r>
    </w:p>
  </w:comment>
  <w:comment w:id="388" w:author="Windows User" w:date="2015-10-30T08:56:00Z" w:initials="WU">
    <w:p w14:paraId="2897BA2F" w14:textId="77777777" w:rsidR="00423B80" w:rsidRDefault="00423B80"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423B80" w:rsidRDefault="00423B80" w:rsidP="00D31F38">
      <w:pPr>
        <w:pStyle w:val="CommentText"/>
      </w:pPr>
      <w:r>
        <w:rPr>
          <w:rStyle w:val="CommentReference"/>
        </w:rPr>
        <w:annotationRef/>
      </w:r>
      <w:r>
        <w:t>redeemed? or chose?</w:t>
      </w:r>
    </w:p>
  </w:comment>
  <w:comment w:id="390" w:author="Windows User" w:date="2015-10-30T08:56:00Z" w:initials="WU">
    <w:p w14:paraId="0E9DC1B8" w14:textId="77777777" w:rsidR="00423B80" w:rsidRDefault="00423B80"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423B80" w:rsidRDefault="00423B80" w:rsidP="00D31F38">
      <w:pPr>
        <w:pStyle w:val="CommentText"/>
      </w:pPr>
      <w:r>
        <w:rPr>
          <w:rStyle w:val="CommentReference"/>
        </w:rPr>
        <w:annotationRef/>
      </w:r>
      <w:r>
        <w:t>Nets has pangs.</w:t>
      </w:r>
    </w:p>
  </w:comment>
  <w:comment w:id="392" w:author="Windows User" w:date="2015-10-30T08:56:00Z" w:initials="WU">
    <w:p w14:paraId="6297DC8C" w14:textId="77777777" w:rsidR="00423B80" w:rsidRDefault="00423B80"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423B80" w:rsidRDefault="00423B80"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423B80" w:rsidRDefault="00423B80"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423B80" w:rsidRDefault="00423B80" w:rsidP="00D31F38">
      <w:pPr>
        <w:pStyle w:val="CommentText"/>
      </w:pPr>
      <w:r>
        <w:rPr>
          <w:rStyle w:val="CommentReference"/>
        </w:rPr>
        <w:annotationRef/>
      </w:r>
      <w:r>
        <w:t>For? or Since?</w:t>
      </w:r>
    </w:p>
  </w:comment>
  <w:comment w:id="396" w:author="Windows User" w:date="2015-10-30T08:56:00Z" w:initials="WU">
    <w:p w14:paraId="031A7CF6" w14:textId="77777777" w:rsidR="00423B80" w:rsidRDefault="00423B80"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423B80" w:rsidRDefault="00423B80">
      <w:pPr>
        <w:pStyle w:val="CommentText"/>
      </w:pPr>
      <w:r>
        <w:rPr>
          <w:rStyle w:val="CommentReference"/>
        </w:rPr>
        <w:annotationRef/>
      </w:r>
      <w:r>
        <w:t>Or “he has greatly glorified Himself, as NETS?</w:t>
      </w:r>
    </w:p>
  </w:comment>
  <w:comment w:id="398" w:author="Windows User" w:date="2015-10-30T08:56:00Z" w:initials="WU">
    <w:p w14:paraId="2A38A2FD" w14:textId="77777777" w:rsidR="00423B80" w:rsidRDefault="00423B80"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423B80" w:rsidRDefault="00423B80"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423B80" w:rsidRDefault="00423B80" w:rsidP="00D31F38">
      <w:pPr>
        <w:pStyle w:val="CommentText"/>
      </w:pPr>
      <w:r>
        <w:rPr>
          <w:rStyle w:val="CommentReference"/>
        </w:rPr>
        <w:annotationRef/>
      </w:r>
      <w:r>
        <w:t>path or walkway?</w:t>
      </w:r>
    </w:p>
  </w:comment>
  <w:comment w:id="407" w:author="Brett Slote" w:date="2015-10-30T08:56:00Z" w:initials="BS">
    <w:p w14:paraId="049D3BBD" w14:textId="77777777" w:rsidR="00423B80" w:rsidRDefault="00423B80" w:rsidP="00D31F38">
      <w:pPr>
        <w:pStyle w:val="CommentText"/>
      </w:pPr>
      <w:r>
        <w:rPr>
          <w:rStyle w:val="CommentReference"/>
        </w:rPr>
        <w:annotationRef/>
      </w:r>
      <w:r>
        <w:t>needs : at least to indicate breaks in tune</w:t>
      </w:r>
    </w:p>
  </w:comment>
  <w:comment w:id="408" w:author="Windows User" w:date="2015-10-30T08:56:00Z" w:initials="WU">
    <w:p w14:paraId="1F09658E" w14:textId="77777777" w:rsidR="00423B80" w:rsidRDefault="00423B80"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423B80" w:rsidRDefault="00423B80"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423B80" w:rsidRDefault="00423B80" w:rsidP="00D31F38">
      <w:pPr>
        <w:pStyle w:val="CommentText"/>
      </w:pPr>
      <w:r>
        <w:rPr>
          <w:rStyle w:val="CommentReference"/>
        </w:rPr>
        <w:annotationRef/>
      </w:r>
      <w:r>
        <w:t>praising or singing?</w:t>
      </w:r>
    </w:p>
  </w:comment>
  <w:comment w:id="411" w:author="Windows User" w:date="2015-10-30T08:56:00Z" w:initials="WU">
    <w:p w14:paraId="56B7B31B" w14:textId="77777777" w:rsidR="00423B80" w:rsidRDefault="00423B80"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423B80" w:rsidRDefault="00423B80" w:rsidP="00344A59">
      <w:pPr>
        <w:pStyle w:val="CommentText"/>
      </w:pPr>
      <w:r>
        <w:rPr>
          <w:rStyle w:val="CommentReference"/>
        </w:rPr>
        <w:annotationRef/>
      </w:r>
      <w:r>
        <w:t>check</w:t>
      </w:r>
    </w:p>
  </w:comment>
  <w:comment w:id="432" w:author="Windows User" w:date="2015-10-30T08:56:00Z" w:initials="BS">
    <w:p w14:paraId="396316C8" w14:textId="77777777" w:rsidR="00423B80" w:rsidRDefault="00423B80"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423B80" w:rsidRDefault="00423B80"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423B80" w:rsidRDefault="00423B80" w:rsidP="00D31F38">
      <w:pPr>
        <w:pStyle w:val="CommentText"/>
      </w:pPr>
      <w:r>
        <w:rPr>
          <w:rStyle w:val="CommentReference"/>
        </w:rPr>
        <w:annotationRef/>
      </w:r>
      <w:r>
        <w:t>heavens?</w:t>
      </w:r>
    </w:p>
  </w:comment>
  <w:comment w:id="446" w:author="Windows User" w:date="2015-10-30T08:56:00Z" w:initials="BS">
    <w:p w14:paraId="57E2DDC4" w14:textId="77777777" w:rsidR="00423B80" w:rsidRDefault="00423B80" w:rsidP="00D31F38">
      <w:pPr>
        <w:pStyle w:val="CommentText"/>
      </w:pPr>
      <w:r>
        <w:rPr>
          <w:rStyle w:val="CommentReference"/>
        </w:rPr>
        <w:annotationRef/>
      </w:r>
      <w:r>
        <w:t>NETS omits clouds</w:t>
      </w:r>
    </w:p>
  </w:comment>
  <w:comment w:id="447" w:author="Windows User" w:date="2015-10-30T08:56:00Z" w:initials="BS">
    <w:p w14:paraId="35628364" w14:textId="77777777" w:rsidR="00423B80" w:rsidRDefault="00423B80" w:rsidP="00D31F38">
      <w:pPr>
        <w:pStyle w:val="CommentText"/>
      </w:pPr>
      <w:r>
        <w:rPr>
          <w:rStyle w:val="CommentReference"/>
        </w:rPr>
        <w:annotationRef/>
      </w:r>
      <w:r>
        <w:t>NETS omits this vs</w:t>
      </w:r>
    </w:p>
  </w:comment>
  <w:comment w:id="448" w:author="Windows User" w:date="2015-10-30T08:56:00Z" w:initials="BS">
    <w:p w14:paraId="1F576F58" w14:textId="77777777" w:rsidR="00423B80" w:rsidRDefault="00423B80"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423B80" w:rsidRDefault="00423B80"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423B80" w:rsidRDefault="00423B80"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423B80" w:rsidRDefault="00423B80" w:rsidP="00D31F38">
      <w:pPr>
        <w:pStyle w:val="CommentText"/>
      </w:pPr>
      <w:r>
        <w:rPr>
          <w:rStyle w:val="CommentReference"/>
        </w:rPr>
        <w:annotationRef/>
      </w:r>
      <w:r>
        <w:t>Get rid of ye’s!</w:t>
      </w:r>
    </w:p>
  </w:comment>
  <w:comment w:id="452" w:author="Windows User" w:date="2015-10-30T08:56:00Z" w:initials="BS">
    <w:p w14:paraId="66BEE13E" w14:textId="77777777" w:rsidR="00423B80" w:rsidRDefault="00423B80" w:rsidP="00D31F38">
      <w:pPr>
        <w:pStyle w:val="CommentText"/>
      </w:pPr>
      <w:r>
        <w:rPr>
          <w:rStyle w:val="CommentReference"/>
        </w:rPr>
        <w:annotationRef/>
      </w:r>
      <w:r>
        <w:t>NETS has sea-monsters</w:t>
      </w:r>
    </w:p>
  </w:comment>
  <w:comment w:id="453" w:author="Windows User" w:date="2015-10-30T08:56:00Z" w:initials="BS">
    <w:p w14:paraId="43D401E2" w14:textId="77777777" w:rsidR="00423B80" w:rsidRDefault="00423B80"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423B80" w:rsidRDefault="00423B80" w:rsidP="00D31F38">
      <w:pPr>
        <w:pStyle w:val="CommentText"/>
      </w:pPr>
      <w:r>
        <w:rPr>
          <w:rStyle w:val="CommentReference"/>
        </w:rPr>
        <w:annotationRef/>
      </w:r>
      <w:r>
        <w:t>NETS has all humans on earth</w:t>
      </w:r>
    </w:p>
  </w:comment>
  <w:comment w:id="455" w:author="Windows User" w:date="2015-10-30T08:56:00Z" w:initials="BS">
    <w:p w14:paraId="6D54AC70" w14:textId="77777777" w:rsidR="00423B80" w:rsidRDefault="00423B80"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423B80" w:rsidRDefault="00423B80" w:rsidP="00D31F38">
      <w:pPr>
        <w:pStyle w:val="CommentText"/>
      </w:pPr>
      <w:r>
        <w:rPr>
          <w:rStyle w:val="CommentReference"/>
        </w:rPr>
        <w:annotationRef/>
      </w:r>
      <w:r>
        <w:t>NETS ends quite differently</w:t>
      </w:r>
    </w:p>
  </w:comment>
  <w:comment w:id="462" w:author="Windows User" w:date="2015-10-30T08:56:00Z" w:initials="BS">
    <w:p w14:paraId="72C14B6E" w14:textId="77777777" w:rsidR="00423B80" w:rsidRDefault="00423B80"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423B80" w:rsidRDefault="00423B80" w:rsidP="003758F4">
      <w:pPr>
        <w:pStyle w:val="CommentText"/>
      </w:pPr>
      <w:r>
        <w:rPr>
          <w:rStyle w:val="CommentReference"/>
        </w:rPr>
        <w:annotationRef/>
      </w:r>
      <w:r>
        <w:t>heavens?</w:t>
      </w:r>
    </w:p>
  </w:comment>
  <w:comment w:id="464" w:author="Windows User" w:date="2015-10-30T08:56:00Z" w:initials="BS">
    <w:p w14:paraId="18B419AF" w14:textId="77777777" w:rsidR="00423B80" w:rsidRDefault="00423B80"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423B80" w:rsidRDefault="00423B80"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423B80" w:rsidRDefault="00423B80"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423B80" w:rsidRDefault="00423B80" w:rsidP="003758F4">
      <w:pPr>
        <w:pStyle w:val="CommentText"/>
      </w:pPr>
      <w:r>
        <w:rPr>
          <w:rStyle w:val="CommentReference"/>
        </w:rPr>
        <w:annotationRef/>
      </w:r>
      <w:r>
        <w:t>NETS has all humans on earth</w:t>
      </w:r>
    </w:p>
  </w:comment>
  <w:comment w:id="468" w:author="Windows User" w:date="2015-10-30T08:56:00Z" w:initials="BS">
    <w:p w14:paraId="4CB6D1D8" w14:textId="77777777" w:rsidR="00423B80" w:rsidRDefault="00423B80"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423B80" w:rsidRDefault="00423B80" w:rsidP="003758F4">
      <w:pPr>
        <w:pStyle w:val="CommentText"/>
      </w:pPr>
      <w:r>
        <w:rPr>
          <w:rStyle w:val="CommentReference"/>
        </w:rPr>
        <w:annotationRef/>
      </w:r>
      <w:r>
        <w:t>NETS ends quite differently</w:t>
      </w:r>
    </w:p>
  </w:comment>
  <w:comment w:id="471" w:author="Windows User" w:date="2015-10-30T08:56:00Z" w:initials="BS">
    <w:p w14:paraId="499D113D" w14:textId="77777777" w:rsidR="00423B80" w:rsidRDefault="00423B80" w:rsidP="00D31F38">
      <w:pPr>
        <w:pStyle w:val="CommentText"/>
      </w:pPr>
      <w:r>
        <w:rPr>
          <w:rStyle w:val="CommentReference"/>
        </w:rPr>
        <w:annotationRef/>
      </w:r>
      <w:r>
        <w:t>giver, or maker?</w:t>
      </w:r>
    </w:p>
  </w:comment>
  <w:comment w:id="472" w:author="Windows User" w:date="2015-10-30T08:56:00Z" w:initials="BS">
    <w:p w14:paraId="29AB3125" w14:textId="77777777" w:rsidR="00423B80" w:rsidRDefault="00423B80" w:rsidP="00D31F38">
      <w:pPr>
        <w:pStyle w:val="CommentText"/>
      </w:pPr>
      <w:r>
        <w:rPr>
          <w:rStyle w:val="CommentReference"/>
        </w:rPr>
        <w:annotationRef/>
      </w:r>
      <w:r>
        <w:t>even NETS has Hananias</w:t>
      </w:r>
    </w:p>
  </w:comment>
  <w:comment w:id="473" w:author="Windows User" w:date="2015-10-30T08:56:00Z" w:initials="BS">
    <w:p w14:paraId="27892612" w14:textId="77777777" w:rsidR="00423B80" w:rsidRDefault="00423B80"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423B80" w:rsidRDefault="00423B80" w:rsidP="00D31F38">
      <w:pPr>
        <w:pStyle w:val="CommentText"/>
      </w:pPr>
      <w:r>
        <w:rPr>
          <w:rStyle w:val="CommentReference"/>
        </w:rPr>
        <w:annotationRef/>
      </w:r>
      <w:r>
        <w:t>Coptic doesn't have "Our God"</w:t>
      </w:r>
    </w:p>
  </w:comment>
  <w:comment w:id="475" w:author="Windows User" w:date="2015-10-30T08:56:00Z" w:initials="BS">
    <w:p w14:paraId="5F8EC33A" w14:textId="77777777" w:rsidR="00423B80" w:rsidRDefault="00423B80" w:rsidP="00D31F38">
      <w:pPr>
        <w:pStyle w:val="CommentText"/>
      </w:pPr>
      <w:r>
        <w:rPr>
          <w:rStyle w:val="CommentReference"/>
        </w:rPr>
        <w:annotationRef/>
      </w:r>
      <w:r>
        <w:t>celebrate or proclaim?</w:t>
      </w:r>
    </w:p>
  </w:comment>
  <w:comment w:id="476" w:author="Windows User" w:date="2015-10-30T08:56:00Z" w:initials="BS">
    <w:p w14:paraId="02E465F6" w14:textId="77777777" w:rsidR="00423B80" w:rsidRDefault="00423B80" w:rsidP="00D31F38">
      <w:pPr>
        <w:pStyle w:val="CommentText"/>
      </w:pPr>
      <w:r>
        <w:rPr>
          <w:rStyle w:val="CommentReference"/>
        </w:rPr>
        <w:annotationRef/>
      </w:r>
      <w:r>
        <w:t>persevere or be sober?</w:t>
      </w:r>
    </w:p>
  </w:comment>
  <w:comment w:id="477" w:author="Windows User" w:date="2015-10-30T08:56:00Z" w:initials="BS">
    <w:p w14:paraId="0F283256" w14:textId="77777777" w:rsidR="00423B80" w:rsidRDefault="00423B80"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423B80" w:rsidRDefault="00423B80" w:rsidP="00D31F38">
      <w:pPr>
        <w:pStyle w:val="CommentText"/>
      </w:pPr>
      <w:r>
        <w:rPr>
          <w:rStyle w:val="CommentReference"/>
        </w:rPr>
        <w:annotationRef/>
      </w:r>
      <w:r>
        <w:t>esmo is bless, not praise...</w:t>
      </w:r>
    </w:p>
  </w:comment>
  <w:comment w:id="479" w:author="Windows User" w:date="2015-10-30T08:56:00Z" w:initials="BS">
    <w:p w14:paraId="22452F1B" w14:textId="77777777" w:rsidR="00423B80" w:rsidRDefault="00423B80"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423B80" w:rsidRDefault="00423B80"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423B80" w:rsidRDefault="00423B80"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423B80" w:rsidRDefault="00423B80"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423B80" w:rsidRDefault="00423B80" w:rsidP="00D31F38">
      <w:pPr>
        <w:pStyle w:val="CommentText"/>
      </w:pPr>
      <w:r>
        <w:rPr>
          <w:rStyle w:val="CommentReference"/>
        </w:rPr>
        <w:annotationRef/>
      </w:r>
      <w:r>
        <w:t>disobedient? heretics?</w:t>
      </w:r>
    </w:p>
  </w:comment>
  <w:comment w:id="484" w:author="Windows User" w:date="2015-10-30T08:56:00Z" w:initials="BS">
    <w:p w14:paraId="298A6523" w14:textId="77777777" w:rsidR="00423B80" w:rsidRDefault="00423B80" w:rsidP="00D31F38">
      <w:pPr>
        <w:pStyle w:val="CommentText"/>
      </w:pPr>
      <w:r>
        <w:rPr>
          <w:rStyle w:val="CommentReference"/>
        </w:rPr>
        <w:annotationRef/>
      </w:r>
      <w:r>
        <w:t>souls or spirits?</w:t>
      </w:r>
    </w:p>
  </w:comment>
  <w:comment w:id="485" w:author="Windows User" w:date="2015-10-30T08:56:00Z" w:initials="BS">
    <w:p w14:paraId="3D56C030" w14:textId="77777777" w:rsidR="00423B80" w:rsidRDefault="00423B80" w:rsidP="00D31F38">
      <w:pPr>
        <w:pStyle w:val="CommentText"/>
      </w:pPr>
      <w:r>
        <w:rPr>
          <w:rStyle w:val="CommentReference"/>
        </w:rPr>
        <w:annotationRef/>
      </w:r>
      <w:r>
        <w:t>humble or contrite?</w:t>
      </w:r>
    </w:p>
  </w:comment>
  <w:comment w:id="486" w:author="Windows User" w:date="2015-10-30T08:56:00Z" w:initials="BS">
    <w:p w14:paraId="4417CE6C" w14:textId="77777777" w:rsidR="00423B80" w:rsidRDefault="00423B80" w:rsidP="00D31F38">
      <w:pPr>
        <w:pStyle w:val="CommentText"/>
      </w:pPr>
      <w:r>
        <w:rPr>
          <w:rStyle w:val="CommentReference"/>
        </w:rPr>
        <w:annotationRef/>
      </w:r>
      <w:r>
        <w:t>hearts?</w:t>
      </w:r>
    </w:p>
  </w:comment>
  <w:comment w:id="487" w:author="Windows User" w:date="2015-10-30T08:56:00Z" w:initials="BS">
    <w:p w14:paraId="6056EF08" w14:textId="77777777" w:rsidR="00423B80" w:rsidRDefault="00423B80" w:rsidP="00D31F38">
      <w:pPr>
        <w:pStyle w:val="CommentText"/>
      </w:pPr>
      <w:r>
        <w:rPr>
          <w:rStyle w:val="CommentReference"/>
        </w:rPr>
        <w:annotationRef/>
      </w:r>
      <w:r>
        <w:t>this or LA?</w:t>
      </w:r>
    </w:p>
  </w:comment>
  <w:comment w:id="488" w:author="Windows User" w:date="2015-10-30T08:56:00Z" w:initials="BS">
    <w:p w14:paraId="021CF208" w14:textId="77777777" w:rsidR="00423B80" w:rsidRDefault="00423B80" w:rsidP="00D31F38">
      <w:pPr>
        <w:pStyle w:val="CommentText"/>
      </w:pPr>
      <w:r>
        <w:rPr>
          <w:rStyle w:val="CommentReference"/>
        </w:rPr>
        <w:annotationRef/>
      </w:r>
      <w:r>
        <w:t>righteous of, or who revere</w:t>
      </w:r>
    </w:p>
  </w:comment>
  <w:comment w:id="489" w:author="Windows User" w:date="2015-10-30T08:56:00Z" w:initials="BS">
    <w:p w14:paraId="2B7DD481" w14:textId="77777777" w:rsidR="00423B80" w:rsidRDefault="00423B80"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423B80" w:rsidRDefault="00423B80" w:rsidP="00D31F38">
      <w:pPr>
        <w:pStyle w:val="CommentText"/>
      </w:pPr>
      <w:r>
        <w:rPr>
          <w:rStyle w:val="CommentReference"/>
        </w:rPr>
        <w:annotationRef/>
      </w:r>
      <w:r>
        <w:t>that he may praise and say?</w:t>
      </w:r>
    </w:p>
  </w:comment>
  <w:comment w:id="508" w:author="Windows User" w:date="2015-11-21T13:00:00Z" w:initials="WU">
    <w:p w14:paraId="72B45ACE" w14:textId="77777777" w:rsidR="00423B80" w:rsidRDefault="00423B80" w:rsidP="00D31F38">
      <w:pPr>
        <w:pStyle w:val="CommentText"/>
      </w:pPr>
      <w:r>
        <w:rPr>
          <w:rStyle w:val="CommentReference"/>
        </w:rPr>
        <w:annotationRef/>
      </w:r>
      <w:r>
        <w:t>Check, and 2 above.</w:t>
      </w:r>
    </w:p>
  </w:comment>
  <w:comment w:id="509" w:author="Brett Slote" w:date="2015-10-30T08:56:00Z" w:initials="BS">
    <w:p w14:paraId="0C0C90F8" w14:textId="77777777" w:rsidR="00423B80" w:rsidRDefault="00423B80"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423B80" w:rsidRDefault="00423B80" w:rsidP="00D31F38">
      <w:pPr>
        <w:pStyle w:val="CommentText"/>
      </w:pPr>
      <w:r>
        <w:rPr>
          <w:rStyle w:val="CommentReference"/>
        </w:rPr>
        <w:annotationRef/>
      </w:r>
      <w:r>
        <w:t>check</w:t>
      </w:r>
    </w:p>
  </w:comment>
  <w:comment w:id="511" w:author="Windows User" w:date="2015-11-21T13:00:00Z" w:initials="WU">
    <w:p w14:paraId="0CFC2594" w14:textId="77777777" w:rsidR="00423B80" w:rsidRDefault="00423B80" w:rsidP="00D31F38">
      <w:pPr>
        <w:pStyle w:val="CommentText"/>
      </w:pPr>
      <w:r>
        <w:rPr>
          <w:rStyle w:val="CommentReference"/>
        </w:rPr>
        <w:annotationRef/>
      </w:r>
      <w:r>
        <w:t>check</w:t>
      </w:r>
    </w:p>
  </w:comment>
  <w:comment w:id="512" w:author="Windows User" w:date="2015-11-21T13:01:00Z" w:initials="WU">
    <w:p w14:paraId="403A6460" w14:textId="77777777" w:rsidR="00423B80" w:rsidRDefault="00423B80" w:rsidP="00D31F38">
      <w:pPr>
        <w:pStyle w:val="CommentText"/>
      </w:pPr>
      <w:r>
        <w:rPr>
          <w:rStyle w:val="CommentReference"/>
        </w:rPr>
        <w:annotationRef/>
      </w:r>
      <w:r>
        <w:t>check, find Copitic</w:t>
      </w:r>
    </w:p>
  </w:comment>
  <w:comment w:id="513" w:author="Windows User" w:date="2015-10-30T08:56:00Z" w:initials="BS">
    <w:p w14:paraId="1B2986E7" w14:textId="77777777" w:rsidR="00423B80" w:rsidRDefault="00423B80"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423B80" w:rsidRDefault="00423B80" w:rsidP="00D31F38">
      <w:pPr>
        <w:pStyle w:val="CommentText"/>
      </w:pPr>
      <w:r>
        <w:rPr>
          <w:rStyle w:val="CommentReference"/>
        </w:rPr>
        <w:annotationRef/>
      </w:r>
      <w:r>
        <w:t>add</w:t>
      </w:r>
    </w:p>
  </w:comment>
  <w:comment w:id="517" w:author="Windows User" w:date="2015-10-30T08:56:00Z" w:initials="BS">
    <w:p w14:paraId="76CF17E1" w14:textId="77777777" w:rsidR="00423B80" w:rsidRDefault="00423B80"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423B80" w:rsidRDefault="00423B80" w:rsidP="00D31F38">
      <w:pPr>
        <w:pStyle w:val="CommentText"/>
      </w:pPr>
      <w:r>
        <w:rPr>
          <w:rStyle w:val="CommentReference"/>
        </w:rPr>
        <w:annotationRef/>
      </w:r>
      <w:r>
        <w:t>Communion or commemoration?</w:t>
      </w:r>
    </w:p>
  </w:comment>
  <w:comment w:id="519" w:author="Windows User" w:date="2015-11-21T13:01:00Z" w:initials="WU">
    <w:p w14:paraId="3C8EDFD6" w14:textId="77777777" w:rsidR="00423B80" w:rsidRDefault="00423B80" w:rsidP="00D31F38">
      <w:pPr>
        <w:pStyle w:val="CommentText"/>
      </w:pPr>
      <w:r>
        <w:rPr>
          <w:rStyle w:val="CommentReference"/>
        </w:rPr>
        <w:annotationRef/>
      </w:r>
      <w:r>
        <w:t>Check, and 2 above</w:t>
      </w:r>
    </w:p>
  </w:comment>
  <w:comment w:id="520" w:author="Brett Slote" w:date="2015-10-30T08:56:00Z" w:initials="BS">
    <w:p w14:paraId="502DF58D" w14:textId="77777777" w:rsidR="00423B80" w:rsidRDefault="00423B80"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423B80" w:rsidRDefault="00423B80" w:rsidP="00D31F38">
      <w:pPr>
        <w:pStyle w:val="CommentText"/>
      </w:pPr>
      <w:r>
        <w:rPr>
          <w:rStyle w:val="CommentReference"/>
        </w:rPr>
        <w:annotationRef/>
      </w:r>
      <w:r>
        <w:t>check</w:t>
      </w:r>
    </w:p>
  </w:comment>
  <w:comment w:id="522" w:author="Windows User" w:date="2015-10-30T08:56:00Z" w:initials="BS">
    <w:p w14:paraId="303AD0FE" w14:textId="77777777" w:rsidR="00423B80" w:rsidRDefault="00423B80"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423B80" w:rsidRDefault="00423B80" w:rsidP="00D31F38">
      <w:pPr>
        <w:pStyle w:val="CommentText"/>
      </w:pPr>
      <w:r>
        <w:rPr>
          <w:rStyle w:val="CommentReference"/>
        </w:rPr>
        <w:annotationRef/>
      </w:r>
      <w:r>
        <w:t>check.  Add Coptic</w:t>
      </w:r>
    </w:p>
  </w:comment>
  <w:comment w:id="529" w:author="Windows User" w:date="2015-11-02T12:45:00Z" w:initials="BS">
    <w:p w14:paraId="02E474EA" w14:textId="77777777" w:rsidR="00423B80" w:rsidRDefault="00423B80" w:rsidP="00D31F38">
      <w:pPr>
        <w:pStyle w:val="CommentText"/>
      </w:pPr>
      <w:r>
        <w:rPr>
          <w:rStyle w:val="CommentReference"/>
        </w:rPr>
        <w:annotationRef/>
      </w:r>
      <w:r>
        <w:t>Godhead or Divinity?</w:t>
      </w:r>
    </w:p>
  </w:comment>
  <w:comment w:id="530" w:author="Windows User" w:date="2015-10-30T08:56:00Z" w:initials="BS">
    <w:p w14:paraId="1165D588" w14:textId="77777777" w:rsidR="00423B80" w:rsidRDefault="00423B80"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423B80" w:rsidRDefault="00423B80"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423B80" w:rsidRDefault="00423B80"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423B80" w:rsidRDefault="00423B80" w:rsidP="00D31F38">
      <w:pPr>
        <w:pStyle w:val="CommentText"/>
      </w:pPr>
      <w:r>
        <w:rPr>
          <w:rStyle w:val="CommentReference"/>
        </w:rPr>
        <w:annotationRef/>
      </w:r>
      <w:r>
        <w:t>check</w:t>
      </w:r>
    </w:p>
  </w:comment>
  <w:comment w:id="546" w:author="Windows User" w:date="2015-11-21T13:03:00Z" w:initials="WU">
    <w:p w14:paraId="2CFCDBC4" w14:textId="77777777" w:rsidR="00423B80" w:rsidRDefault="00423B80" w:rsidP="00D31F38">
      <w:pPr>
        <w:pStyle w:val="CommentText"/>
      </w:pPr>
      <w:r>
        <w:rPr>
          <w:rStyle w:val="CommentReference"/>
        </w:rPr>
        <w:annotationRef/>
      </w:r>
      <w:r>
        <w:t>check</w:t>
      </w:r>
    </w:p>
  </w:comment>
  <w:comment w:id="547" w:author="Windows User" w:date="2015-11-21T13:04:00Z" w:initials="WU">
    <w:p w14:paraId="7B87BF1F" w14:textId="77777777" w:rsidR="00423B80" w:rsidRDefault="00423B80" w:rsidP="00D31F38">
      <w:pPr>
        <w:pStyle w:val="CommentText"/>
      </w:pPr>
      <w:r>
        <w:rPr>
          <w:rStyle w:val="CommentReference"/>
        </w:rPr>
        <w:annotationRef/>
      </w:r>
      <w:r>
        <w:t>check</w:t>
      </w:r>
    </w:p>
  </w:comment>
  <w:comment w:id="548" w:author="Windows User" w:date="2015-10-30T08:56:00Z" w:initials="BS">
    <w:p w14:paraId="469A8399" w14:textId="77777777" w:rsidR="00423B80" w:rsidRDefault="00423B80"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423B80" w:rsidRDefault="00423B80"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423B80" w:rsidRDefault="00423B80"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423B80" w:rsidRDefault="00423B80" w:rsidP="00D31F38">
      <w:pPr>
        <w:pStyle w:val="CommentText"/>
      </w:pPr>
      <w:r>
        <w:rPr>
          <w:rStyle w:val="CommentReference"/>
        </w:rPr>
        <w:annotationRef/>
      </w:r>
      <w:r>
        <w:t>NETS has rejoice. Coptis looks to me like glorify... Sing aloud? Rejoice?</w:t>
      </w:r>
    </w:p>
  </w:comment>
  <w:comment w:id="557" w:author="Windows User" w:date="2015-10-30T08:56:00Z" w:initials="BS">
    <w:p w14:paraId="10510650" w14:textId="77777777" w:rsidR="00423B80" w:rsidRDefault="00423B80"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423B80" w:rsidRDefault="00423B80" w:rsidP="00D31F38">
      <w:pPr>
        <w:pStyle w:val="CommentText"/>
      </w:pPr>
      <w:r>
        <w:rPr>
          <w:rStyle w:val="CommentReference"/>
        </w:rPr>
        <w:annotationRef/>
      </w:r>
      <w:r>
        <w:t>NETS has rebukes. punishments?</w:t>
      </w:r>
    </w:p>
  </w:comment>
  <w:comment w:id="564" w:author="Windows User" w:date="2015-10-30T08:56:00Z" w:initials="BS">
    <w:p w14:paraId="37F1C98E" w14:textId="77777777" w:rsidR="00423B80" w:rsidRDefault="00423B80" w:rsidP="00D31F38">
      <w:pPr>
        <w:pStyle w:val="CommentText"/>
      </w:pPr>
      <w:r>
        <w:rPr>
          <w:rStyle w:val="CommentReference"/>
        </w:rPr>
        <w:annotationRef/>
      </w:r>
      <w:r>
        <w:t>psaltry? or lyre?</w:t>
      </w:r>
    </w:p>
  </w:comment>
  <w:comment w:id="565" w:author="Windows User" w:date="2015-10-30T08:56:00Z" w:initials="BS">
    <w:p w14:paraId="51CE2A65" w14:textId="77777777" w:rsidR="00423B80" w:rsidRDefault="00423B80" w:rsidP="00D31F38">
      <w:pPr>
        <w:pStyle w:val="CommentText"/>
      </w:pPr>
      <w:r>
        <w:rPr>
          <w:rStyle w:val="CommentReference"/>
        </w:rPr>
        <w:annotationRef/>
      </w:r>
      <w:r>
        <w:t>NETS has drum and dance.</w:t>
      </w:r>
    </w:p>
  </w:comment>
  <w:comment w:id="578" w:author="Windows User" w:date="2015-11-21T13:04:00Z" w:initials="WU">
    <w:p w14:paraId="43A5D1B1" w14:textId="77777777" w:rsidR="00423B80" w:rsidRDefault="00423B80" w:rsidP="00E35F1F">
      <w:pPr>
        <w:pStyle w:val="CommentText"/>
      </w:pPr>
      <w:r>
        <w:rPr>
          <w:rStyle w:val="CommentReference"/>
        </w:rPr>
        <w:annotationRef/>
      </w:r>
      <w:r>
        <w:t>check</w:t>
      </w:r>
    </w:p>
  </w:comment>
  <w:comment w:id="579" w:author="Windows User" w:date="2015-11-21T13:04:00Z" w:initials="WU">
    <w:p w14:paraId="4B6A4DE4" w14:textId="77777777" w:rsidR="00423B80" w:rsidRDefault="00423B80" w:rsidP="00E35F1F">
      <w:pPr>
        <w:pStyle w:val="CommentText"/>
      </w:pPr>
      <w:r>
        <w:rPr>
          <w:rStyle w:val="CommentReference"/>
        </w:rPr>
        <w:annotationRef/>
      </w:r>
      <w:r>
        <w:t>check</w:t>
      </w:r>
    </w:p>
  </w:comment>
  <w:comment w:id="580" w:author="Windows User" w:date="2015-10-30T08:56:00Z" w:initials="BS">
    <w:p w14:paraId="483AEE75" w14:textId="77777777" w:rsidR="00423B80" w:rsidRDefault="00423B80" w:rsidP="00E35F1F">
      <w:pPr>
        <w:pStyle w:val="CommentText"/>
      </w:pPr>
      <w:r>
        <w:rPr>
          <w:rStyle w:val="CommentReference"/>
        </w:rPr>
        <w:annotationRef/>
      </w:r>
      <w:r>
        <w:t>tense? praise or will praise?</w:t>
      </w:r>
    </w:p>
  </w:comment>
  <w:comment w:id="581" w:author="Windows User" w:date="2015-10-30T08:56:00Z" w:initials="BS">
    <w:p w14:paraId="17DAD50D" w14:textId="77777777" w:rsidR="00423B80" w:rsidRDefault="00423B80" w:rsidP="00E35F1F">
      <w:pPr>
        <w:pStyle w:val="CommentText"/>
      </w:pPr>
      <w:r>
        <w:rPr>
          <w:rStyle w:val="CommentReference"/>
        </w:rPr>
        <w:annotationRef/>
      </w:r>
      <w:r>
        <w:t>earth? land? creation?</w:t>
      </w:r>
    </w:p>
  </w:comment>
  <w:comment w:id="582" w:author="Windows User" w:date="2015-11-21T13:05:00Z" w:initials="WU">
    <w:p w14:paraId="412BFF55" w14:textId="77777777" w:rsidR="00423B80" w:rsidRDefault="00423B80" w:rsidP="00E35F1F">
      <w:pPr>
        <w:pStyle w:val="CommentText"/>
      </w:pPr>
      <w:r>
        <w:rPr>
          <w:rStyle w:val="CommentReference"/>
        </w:rPr>
        <w:annotationRef/>
      </w:r>
      <w:r>
        <w:t>check</w:t>
      </w:r>
    </w:p>
  </w:comment>
  <w:comment w:id="583" w:author="Windows User" w:date="2015-10-30T08:56:00Z" w:initials="BS">
    <w:p w14:paraId="4FEF2EC7" w14:textId="77777777" w:rsidR="00423B80" w:rsidRDefault="00423B80"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423B80" w:rsidRDefault="00423B80"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423B80" w:rsidRDefault="00423B80"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423B80" w:rsidRDefault="00423B80" w:rsidP="00E35F1F">
      <w:pPr>
        <w:pStyle w:val="CommentText"/>
      </w:pPr>
      <w:r>
        <w:rPr>
          <w:rStyle w:val="CommentReference"/>
        </w:rPr>
        <w:annotationRef/>
      </w:r>
      <w:r>
        <w:t>patience or longsuffering?</w:t>
      </w:r>
    </w:p>
  </w:comment>
  <w:comment w:id="587" w:author="Windows User" w:date="2015-10-30T08:56:00Z" w:initials="BS">
    <w:p w14:paraId="2E20A232" w14:textId="77777777" w:rsidR="00423B80" w:rsidRDefault="00423B80" w:rsidP="00E35F1F">
      <w:pPr>
        <w:pStyle w:val="CommentText"/>
      </w:pPr>
      <w:r>
        <w:rPr>
          <w:rStyle w:val="CommentReference"/>
        </w:rPr>
        <w:annotationRef/>
      </w:r>
      <w:r>
        <w:t>just "at the first watch"?</w:t>
      </w:r>
    </w:p>
  </w:comment>
  <w:comment w:id="588" w:author="Windows User" w:date="2015-10-30T08:56:00Z" w:initials="BS">
    <w:p w14:paraId="34FB1BC0" w14:textId="77777777" w:rsidR="00423B80" w:rsidRDefault="00423B80" w:rsidP="00E35F1F">
      <w:pPr>
        <w:pStyle w:val="CommentText"/>
      </w:pPr>
      <w:r>
        <w:rPr>
          <w:rStyle w:val="CommentReference"/>
        </w:rPr>
        <w:annotationRef/>
      </w:r>
      <w:r>
        <w:t>sweet, or easy?</w:t>
      </w:r>
    </w:p>
  </w:comment>
  <w:comment w:id="589" w:author="Windows User" w:date="2015-10-30T08:56:00Z" w:initials="BS">
    <w:p w14:paraId="20646872" w14:textId="77777777" w:rsidR="00423B80" w:rsidRDefault="00423B80" w:rsidP="00E35F1F">
      <w:pPr>
        <w:pStyle w:val="CommentText"/>
      </w:pPr>
      <w:r>
        <w:rPr>
          <w:rStyle w:val="CommentReference"/>
        </w:rPr>
        <w:annotationRef/>
      </w:r>
      <w:r>
        <w:t>less accurate than beloved, but sounds a lot better..</w:t>
      </w:r>
    </w:p>
  </w:comment>
  <w:comment w:id="590" w:author="Windows User" w:date="2015-10-30T08:56:00Z" w:initials="BS">
    <w:p w14:paraId="4707B322" w14:textId="77777777" w:rsidR="00423B80" w:rsidRDefault="00423B80" w:rsidP="00E35F1F">
      <w:pPr>
        <w:pStyle w:val="CommentText"/>
      </w:pPr>
      <w:r>
        <w:rPr>
          <w:rStyle w:val="CommentReference"/>
        </w:rPr>
        <w:annotationRef/>
      </w:r>
      <w:r>
        <w:t>sound better if omit of?</w:t>
      </w:r>
    </w:p>
  </w:comment>
  <w:comment w:id="591" w:author="Windows User" w:date="2015-10-30T08:56:00Z" w:initials="BS">
    <w:p w14:paraId="0D6FF167" w14:textId="77777777" w:rsidR="00423B80" w:rsidRDefault="00423B80" w:rsidP="00E35F1F">
      <w:pPr>
        <w:pStyle w:val="CommentText"/>
      </w:pPr>
      <w:r>
        <w:rPr>
          <w:rStyle w:val="CommentReference"/>
        </w:rPr>
        <w:annotationRef/>
      </w:r>
      <w:r>
        <w:t>truth, or righteousness?</w:t>
      </w:r>
    </w:p>
  </w:comment>
  <w:comment w:id="592" w:author="Windows User" w:date="2015-10-30T08:56:00Z" w:initials="BS">
    <w:p w14:paraId="1A8CABED" w14:textId="77777777" w:rsidR="00423B80" w:rsidRDefault="00423B80" w:rsidP="00E35F1F">
      <w:pPr>
        <w:pStyle w:val="CommentText"/>
      </w:pPr>
      <w:r>
        <w:rPr>
          <w:rStyle w:val="CommentReference"/>
        </w:rPr>
        <w:annotationRef/>
      </w:r>
      <w:r>
        <w:t>true, or perfecvt?</w:t>
      </w:r>
    </w:p>
  </w:comment>
  <w:comment w:id="593" w:author="Windows User" w:date="2015-10-30T08:56:00Z" w:initials="BS">
    <w:p w14:paraId="21AC5CB8" w14:textId="77777777" w:rsidR="00423B80" w:rsidRDefault="00423B80" w:rsidP="00E35F1F">
      <w:pPr>
        <w:pStyle w:val="CommentText"/>
      </w:pPr>
      <w:r>
        <w:rPr>
          <w:rStyle w:val="CommentReference"/>
        </w:rPr>
        <w:annotationRef/>
      </w:r>
      <w:r>
        <w:t>and?</w:t>
      </w:r>
    </w:p>
  </w:comment>
  <w:comment w:id="594" w:author="Windows User" w:date="2015-10-30T08:56:00Z" w:initials="BS">
    <w:p w14:paraId="6C6DCC78" w14:textId="77777777" w:rsidR="00423B80" w:rsidRDefault="00423B80" w:rsidP="00E35F1F">
      <w:pPr>
        <w:pStyle w:val="CommentText"/>
      </w:pPr>
      <w:r>
        <w:rPr>
          <w:rStyle w:val="CommentReference"/>
        </w:rPr>
        <w:annotationRef/>
      </w:r>
      <w:r>
        <w:t>gather is in first line in Coptic, but tune flows better here..</w:t>
      </w:r>
    </w:p>
  </w:comment>
  <w:comment w:id="595" w:author="Windows User" w:date="2015-10-30T08:56:00Z" w:initials="BS">
    <w:p w14:paraId="4B49F853" w14:textId="77777777" w:rsidR="00423B80" w:rsidRDefault="00423B80" w:rsidP="00E35F1F">
      <w:pPr>
        <w:pStyle w:val="CommentText"/>
      </w:pPr>
      <w:r>
        <w:rPr>
          <w:rStyle w:val="CommentReference"/>
        </w:rPr>
        <w:annotationRef/>
      </w:r>
      <w:r>
        <w:t>will?</w:t>
      </w:r>
    </w:p>
  </w:comment>
  <w:comment w:id="596" w:author="Windows User" w:date="2015-10-30T08:56:00Z" w:initials="BS">
    <w:p w14:paraId="6FC8752C" w14:textId="77777777" w:rsidR="00423B80" w:rsidRDefault="00423B80" w:rsidP="00E35F1F">
      <w:pPr>
        <w:pStyle w:val="CommentText"/>
      </w:pPr>
      <w:r>
        <w:rPr>
          <w:rStyle w:val="CommentReference"/>
        </w:rPr>
        <w:annotationRef/>
      </w:r>
      <w:r>
        <w:t>save? keep? deliver?</w:t>
      </w:r>
    </w:p>
  </w:comment>
  <w:comment w:id="597" w:author="Windows User" w:date="2015-10-30T08:56:00Z" w:initials="BS">
    <w:p w14:paraId="7843FDD6" w14:textId="77777777" w:rsidR="00423B80" w:rsidRDefault="00423B80"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423B80" w:rsidRDefault="00423B80"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423B80" w:rsidRDefault="00423B80"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423B80" w:rsidRDefault="00423B80"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423B80" w:rsidRDefault="00423B80" w:rsidP="00E35F1F">
      <w:pPr>
        <w:pStyle w:val="CommentText"/>
      </w:pPr>
      <w:r>
        <w:rPr>
          <w:rStyle w:val="CommentReference"/>
        </w:rPr>
        <w:annotationRef/>
      </w:r>
      <w:r>
        <w:t>tense?</w:t>
      </w:r>
    </w:p>
  </w:comment>
  <w:comment w:id="613" w:author="Windows User" w:date="2015-10-30T08:56:00Z" w:initials="BS">
    <w:p w14:paraId="5C472088" w14:textId="77777777" w:rsidR="00423B80" w:rsidRDefault="00423B80" w:rsidP="00E35F1F">
      <w:pPr>
        <w:pStyle w:val="CommentText"/>
      </w:pPr>
      <w:r>
        <w:rPr>
          <w:rStyle w:val="CommentReference"/>
        </w:rPr>
        <w:annotationRef/>
      </w:r>
      <w:r>
        <w:t>exalt or magnify?</w:t>
      </w:r>
    </w:p>
  </w:comment>
  <w:comment w:id="614" w:author="Windows User" w:date="2015-10-30T08:56:00Z" w:initials="BS">
    <w:p w14:paraId="2FB7E2BD" w14:textId="77777777" w:rsidR="00423B80" w:rsidRDefault="00423B80" w:rsidP="00E35F1F">
      <w:pPr>
        <w:pStyle w:val="CommentText"/>
      </w:pPr>
      <w:r>
        <w:rPr>
          <w:rStyle w:val="CommentReference"/>
        </w:rPr>
        <w:annotationRef/>
      </w:r>
      <w:r>
        <w:t>or iwn?</w:t>
      </w:r>
    </w:p>
  </w:comment>
  <w:comment w:id="618" w:author="Windows User" w:date="2015-10-30T08:56:00Z" w:initials="BS">
    <w:p w14:paraId="3C8244A0" w14:textId="77777777" w:rsidR="00423B80" w:rsidRDefault="00423B80"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423B80" w:rsidRDefault="00423B80"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423B80" w:rsidRDefault="00423B80"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423B80" w:rsidRDefault="00423B80"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423B80" w:rsidRDefault="00423B80" w:rsidP="00E35F1F">
      <w:pPr>
        <w:pStyle w:val="CommentText"/>
      </w:pPr>
      <w:r>
        <w:rPr>
          <w:rStyle w:val="CommentReference"/>
        </w:rPr>
        <w:annotationRef/>
      </w:r>
      <w:r>
        <w:t>coessential or consubstantial?</w:t>
      </w:r>
    </w:p>
  </w:comment>
  <w:comment w:id="623" w:author="Windows User" w:date="2015-10-30T08:56:00Z" w:initials="BS">
    <w:p w14:paraId="66C0B0D7" w14:textId="77777777" w:rsidR="00423B80" w:rsidRDefault="00423B80" w:rsidP="00E35F1F">
      <w:pPr>
        <w:pStyle w:val="CommentText"/>
      </w:pPr>
      <w:r>
        <w:rPr>
          <w:rStyle w:val="CommentReference"/>
        </w:rPr>
        <w:annotationRef/>
      </w:r>
      <w:r>
        <w:t>made one or joined?</w:t>
      </w:r>
    </w:p>
  </w:comment>
  <w:comment w:id="624" w:author="Windows User" w:date="2015-10-30T08:56:00Z" w:initials="BS">
    <w:p w14:paraId="094D26E3" w14:textId="77777777" w:rsidR="00423B80" w:rsidRDefault="00423B80" w:rsidP="00E35F1F">
      <w:pPr>
        <w:pStyle w:val="CommentText"/>
      </w:pPr>
      <w:r>
        <w:rPr>
          <w:rStyle w:val="CommentReference"/>
        </w:rPr>
        <w:annotationRef/>
      </w:r>
      <w:r>
        <w:t>does this rephrasing capture it ok?</w:t>
      </w:r>
    </w:p>
  </w:comment>
  <w:comment w:id="625" w:author="Windows User" w:date="2015-10-30T08:56:00Z" w:initials="BS">
    <w:p w14:paraId="6FD992D3" w14:textId="77777777" w:rsidR="00423B80" w:rsidRDefault="00423B80"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423B80" w:rsidRDefault="00423B80" w:rsidP="00E35F1F">
      <w:pPr>
        <w:pStyle w:val="CommentText"/>
      </w:pPr>
      <w:r>
        <w:rPr>
          <w:rStyle w:val="CommentReference"/>
        </w:rPr>
        <w:annotationRef/>
      </w:r>
      <w:r>
        <w:t>woven or fine?</w:t>
      </w:r>
    </w:p>
  </w:comment>
  <w:comment w:id="627" w:author="Windows User" w:date="2015-10-30T08:56:00Z" w:initials="BS">
    <w:p w14:paraId="7A9FC970" w14:textId="77777777" w:rsidR="00423B80" w:rsidRDefault="00423B80" w:rsidP="00E35F1F">
      <w:pPr>
        <w:pStyle w:val="CommentText"/>
      </w:pPr>
      <w:r>
        <w:rPr>
          <w:rStyle w:val="CommentReference"/>
        </w:rPr>
        <w:annotationRef/>
      </w:r>
      <w:r>
        <w:t>palin</w:t>
      </w:r>
    </w:p>
  </w:comment>
  <w:comment w:id="628" w:author="Windows User" w:date="2015-10-30T08:56:00Z" w:initials="BS">
    <w:p w14:paraId="5EFFC3EC" w14:textId="77777777" w:rsidR="00423B80" w:rsidRDefault="00423B80" w:rsidP="00E35F1F">
      <w:pPr>
        <w:pStyle w:val="CommentText"/>
      </w:pPr>
      <w:r>
        <w:rPr>
          <w:rStyle w:val="CommentReference"/>
        </w:rPr>
        <w:annotationRef/>
      </w:r>
      <w:r>
        <w:t>exalt or magnify?</w:t>
      </w:r>
    </w:p>
  </w:comment>
  <w:comment w:id="629" w:author="Windows User" w:date="2015-10-30T08:56:00Z" w:initials="BS">
    <w:p w14:paraId="150C26DA" w14:textId="77777777" w:rsidR="00423B80" w:rsidRDefault="00423B80" w:rsidP="00E35F1F">
      <w:pPr>
        <w:pStyle w:val="CommentText"/>
      </w:pPr>
      <w:r>
        <w:rPr>
          <w:rStyle w:val="CommentReference"/>
        </w:rPr>
        <w:annotationRef/>
      </w:r>
      <w:r>
        <w:t>or iwn?</w:t>
      </w:r>
    </w:p>
  </w:comment>
  <w:comment w:id="633" w:author="Windows User" w:date="2015-10-30T08:56:00Z" w:initials="BS">
    <w:p w14:paraId="0E3B452D" w14:textId="77777777" w:rsidR="00423B80" w:rsidRDefault="00423B80"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4" w:author="Windows User" w:date="2015-10-30T08:56:00Z" w:initials="BS">
    <w:p w14:paraId="12D989DF" w14:textId="77777777" w:rsidR="00423B80" w:rsidRDefault="00423B80" w:rsidP="00E35F1F">
      <w:pPr>
        <w:pStyle w:val="CommentText"/>
      </w:pPr>
      <w:r>
        <w:rPr>
          <w:rStyle w:val="CommentReference"/>
        </w:rPr>
        <w:annotationRef/>
      </w:r>
      <w:r>
        <w:t>forged or beaten?</w:t>
      </w:r>
    </w:p>
  </w:comment>
  <w:comment w:id="635" w:author="Windows User" w:date="2015-10-30T08:56:00Z" w:initials="BS">
    <w:p w14:paraId="3E8ADE2B" w14:textId="77777777" w:rsidR="00423B80" w:rsidRDefault="00423B80"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423B80" w:rsidRDefault="00423B80"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423B80" w:rsidRDefault="00423B80" w:rsidP="00E35F1F">
      <w:pPr>
        <w:pStyle w:val="CommentText"/>
      </w:pPr>
      <w:r>
        <w:rPr>
          <w:rStyle w:val="CommentReference"/>
        </w:rPr>
        <w:annotationRef/>
      </w:r>
      <w:r>
        <w:t>why does Abouna omit sin?</w:t>
      </w:r>
    </w:p>
  </w:comment>
  <w:comment w:id="638" w:author="Windows User" w:date="2015-10-30T08:56:00Z" w:initials="BS">
    <w:p w14:paraId="027A16CD" w14:textId="77777777" w:rsidR="00423B80" w:rsidRDefault="00423B80" w:rsidP="00E35F1F">
      <w:pPr>
        <w:pStyle w:val="CommentText"/>
      </w:pPr>
      <w:r>
        <w:rPr>
          <w:rStyle w:val="CommentReference"/>
        </w:rPr>
        <w:annotationRef/>
      </w:r>
      <w:r>
        <w:t>exalt or magnify?</w:t>
      </w:r>
    </w:p>
  </w:comment>
  <w:comment w:id="639" w:author="Windows User" w:date="2015-10-30T08:56:00Z" w:initials="BS">
    <w:p w14:paraId="20C9574B" w14:textId="77777777" w:rsidR="00423B80" w:rsidRDefault="00423B80" w:rsidP="00E35F1F">
      <w:pPr>
        <w:pStyle w:val="CommentText"/>
      </w:pPr>
      <w:r>
        <w:rPr>
          <w:rStyle w:val="CommentReference"/>
        </w:rPr>
        <w:annotationRef/>
      </w:r>
      <w:r>
        <w:t>or iwn?</w:t>
      </w:r>
    </w:p>
  </w:comment>
  <w:comment w:id="643" w:author="Windows User" w:date="2015-10-30T08:56:00Z" w:initials="BS">
    <w:p w14:paraId="6726A127" w14:textId="77777777" w:rsidR="00423B80" w:rsidRDefault="00423B80"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423B80" w:rsidRDefault="00423B80"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423B80" w:rsidRDefault="00423B80" w:rsidP="00E35F1F">
      <w:pPr>
        <w:pStyle w:val="CommentText"/>
      </w:pPr>
      <w:r>
        <w:rPr>
          <w:rStyle w:val="CommentReference"/>
        </w:rPr>
        <w:annotationRef/>
      </w:r>
      <w:r>
        <w:t>exalt or magnify?</w:t>
      </w:r>
    </w:p>
  </w:comment>
  <w:comment w:id="646" w:author="Windows User" w:date="2015-10-30T08:56:00Z" w:initials="BS">
    <w:p w14:paraId="3A4414A4" w14:textId="77777777" w:rsidR="00423B80" w:rsidRDefault="00423B80" w:rsidP="00E35F1F">
      <w:pPr>
        <w:pStyle w:val="CommentText"/>
      </w:pPr>
      <w:r>
        <w:rPr>
          <w:rStyle w:val="CommentReference"/>
        </w:rPr>
        <w:annotationRef/>
      </w:r>
      <w:r>
        <w:t>or iwn?</w:t>
      </w:r>
    </w:p>
  </w:comment>
  <w:comment w:id="650" w:author="Windows User" w:date="2015-10-30T08:56:00Z" w:initials="BS">
    <w:p w14:paraId="60D89983" w14:textId="77777777" w:rsidR="00423B80" w:rsidRDefault="00423B80" w:rsidP="00E35F1F">
      <w:pPr>
        <w:pStyle w:val="CommentText"/>
      </w:pPr>
      <w:r>
        <w:rPr>
          <w:rStyle w:val="CommentReference"/>
        </w:rPr>
        <w:annotationRef/>
      </w:r>
      <w:r>
        <w:t>perpetual lamp?</w:t>
      </w:r>
    </w:p>
  </w:comment>
  <w:comment w:id="651" w:author="Windows User" w:date="2015-10-30T08:56:00Z" w:initials="BS">
    <w:p w14:paraId="708630CC" w14:textId="77777777" w:rsidR="00423B80" w:rsidRDefault="00423B80" w:rsidP="00E35F1F">
      <w:pPr>
        <w:pStyle w:val="CommentText"/>
      </w:pPr>
      <w:r>
        <w:rPr>
          <w:rStyle w:val="CommentReference"/>
        </w:rPr>
        <w:annotationRef/>
      </w:r>
      <w:r>
        <w:t>parousia?</w:t>
      </w:r>
    </w:p>
  </w:comment>
  <w:comment w:id="652" w:author="Windows User" w:date="2015-10-30T08:56:00Z" w:initials="BS">
    <w:p w14:paraId="670AE5C3" w14:textId="77777777" w:rsidR="00423B80" w:rsidRDefault="00423B80" w:rsidP="00E35F1F">
      <w:pPr>
        <w:pStyle w:val="CommentText"/>
      </w:pPr>
      <w:r>
        <w:rPr>
          <w:rStyle w:val="CommentReference"/>
        </w:rPr>
        <w:annotationRef/>
      </w:r>
      <w:r>
        <w:t>tense?</w:t>
      </w:r>
    </w:p>
  </w:comment>
  <w:comment w:id="653" w:author="Windows User" w:date="2015-10-30T08:56:00Z" w:initials="BS">
    <w:p w14:paraId="281D5A29" w14:textId="77777777" w:rsidR="00423B80" w:rsidRDefault="00423B80" w:rsidP="00E35F1F">
      <w:pPr>
        <w:pStyle w:val="CommentText"/>
      </w:pPr>
      <w:r>
        <w:rPr>
          <w:rStyle w:val="CommentReference"/>
        </w:rPr>
        <w:annotationRef/>
      </w:r>
      <w:r>
        <w:t>enlightens?</w:t>
      </w:r>
    </w:p>
  </w:comment>
  <w:comment w:id="654" w:author="Windows User" w:date="2015-10-30T08:56:00Z" w:initials="BS">
    <w:p w14:paraId="09189517" w14:textId="77777777" w:rsidR="00423B80" w:rsidRDefault="00423B80" w:rsidP="00E35F1F">
      <w:pPr>
        <w:pStyle w:val="CommentText"/>
      </w:pPr>
      <w:r>
        <w:rPr>
          <w:rStyle w:val="CommentReference"/>
        </w:rPr>
        <w:annotationRef/>
      </w:r>
      <w:r>
        <w:t>exalt or magnify?</w:t>
      </w:r>
    </w:p>
  </w:comment>
  <w:comment w:id="655" w:author="Windows User" w:date="2015-10-30T08:56:00Z" w:initials="BS">
    <w:p w14:paraId="0F1C3DB1" w14:textId="77777777" w:rsidR="00423B80" w:rsidRDefault="00423B80" w:rsidP="00E35F1F">
      <w:pPr>
        <w:pStyle w:val="CommentText"/>
      </w:pPr>
      <w:r>
        <w:rPr>
          <w:rStyle w:val="CommentReference"/>
        </w:rPr>
        <w:annotationRef/>
      </w:r>
      <w:r>
        <w:t>or iwn?</w:t>
      </w:r>
    </w:p>
  </w:comment>
  <w:comment w:id="659" w:author="Windows User" w:date="2015-10-30T08:56:00Z" w:initials="BS">
    <w:p w14:paraId="49777AD4" w14:textId="77777777" w:rsidR="00423B80" w:rsidRDefault="00423B80" w:rsidP="00E35F1F">
      <w:pPr>
        <w:pStyle w:val="CommentText"/>
      </w:pPr>
      <w:r>
        <w:rPr>
          <w:rStyle w:val="CommentReference"/>
        </w:rPr>
        <w:annotationRef/>
      </w:r>
      <w:r>
        <w:t>this order better or worse?</w:t>
      </w:r>
    </w:p>
  </w:comment>
  <w:comment w:id="660" w:author="Windows User" w:date="2015-10-30T08:56:00Z" w:initials="BS">
    <w:p w14:paraId="07AFF474" w14:textId="77777777" w:rsidR="00423B80" w:rsidRDefault="00423B80" w:rsidP="00E35F1F">
      <w:pPr>
        <w:pStyle w:val="CommentText"/>
      </w:pPr>
      <w:r>
        <w:rPr>
          <w:rStyle w:val="CommentReference"/>
        </w:rPr>
        <w:annotationRef/>
      </w:r>
      <w:r>
        <w:t>I think upon should stay here</w:t>
      </w:r>
    </w:p>
  </w:comment>
  <w:comment w:id="661" w:author="Windows User" w:date="2015-10-30T08:56:00Z" w:initials="BS">
    <w:p w14:paraId="0441CD07" w14:textId="77777777" w:rsidR="00423B80" w:rsidRDefault="00423B80" w:rsidP="00E35F1F">
      <w:pPr>
        <w:pStyle w:val="CommentText"/>
      </w:pPr>
      <w:r>
        <w:rPr>
          <w:rStyle w:val="CommentReference"/>
        </w:rPr>
        <w:annotationRef/>
      </w:r>
      <w:r>
        <w:t>exalt or magnify?</w:t>
      </w:r>
    </w:p>
  </w:comment>
  <w:comment w:id="662" w:author="Windows User" w:date="2015-10-30T08:56:00Z" w:initials="BS">
    <w:p w14:paraId="6B633293" w14:textId="77777777" w:rsidR="00423B80" w:rsidRDefault="00423B80" w:rsidP="00E35F1F">
      <w:pPr>
        <w:pStyle w:val="CommentText"/>
      </w:pPr>
      <w:r>
        <w:rPr>
          <w:rStyle w:val="CommentReference"/>
        </w:rPr>
        <w:annotationRef/>
      </w:r>
      <w:r>
        <w:t>or iwn?</w:t>
      </w:r>
    </w:p>
  </w:comment>
  <w:comment w:id="670" w:author="Windows User" w:date="2015-10-30T08:56:00Z" w:initials="BS">
    <w:p w14:paraId="5798119C" w14:textId="77777777" w:rsidR="00423B80" w:rsidRDefault="00423B80" w:rsidP="00E35F1F">
      <w:pPr>
        <w:pStyle w:val="CommentText"/>
      </w:pPr>
      <w:r>
        <w:rPr>
          <w:rStyle w:val="CommentReference"/>
        </w:rPr>
        <w:annotationRef/>
      </w:r>
      <w:r>
        <w:t>The phrase is "Our God in truth". Placing a coma before "in truth" makis it sound like "in truth withotu the seed of man"</w:t>
      </w:r>
    </w:p>
  </w:comment>
  <w:comment w:id="671" w:author="Windows User" w:date="2015-10-30T08:56:00Z" w:initials="BS">
    <w:p w14:paraId="7FE87033" w14:textId="77777777" w:rsidR="00423B80" w:rsidRDefault="00423B80"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423B80" w:rsidRDefault="00423B80"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423B80" w:rsidRDefault="00423B80"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423B80" w:rsidRDefault="00423B80" w:rsidP="00E35F1F">
      <w:pPr>
        <w:pStyle w:val="CommentText"/>
      </w:pPr>
      <w:r>
        <w:rPr>
          <w:rStyle w:val="CommentReference"/>
        </w:rPr>
        <w:annotationRef/>
      </w:r>
      <w:r>
        <w:t>exalt or magnify?</w:t>
      </w:r>
    </w:p>
  </w:comment>
  <w:comment w:id="675" w:author="Windows User" w:date="2015-10-30T08:56:00Z" w:initials="BS">
    <w:p w14:paraId="6604F03B" w14:textId="77777777" w:rsidR="00423B80" w:rsidRDefault="00423B80" w:rsidP="00E35F1F">
      <w:pPr>
        <w:pStyle w:val="CommentText"/>
      </w:pPr>
      <w:r>
        <w:rPr>
          <w:rStyle w:val="CommentReference"/>
        </w:rPr>
        <w:annotationRef/>
      </w:r>
      <w:r>
        <w:t>or iwn?</w:t>
      </w:r>
    </w:p>
  </w:comment>
  <w:comment w:id="679" w:author="Windows User" w:date="2015-10-30T08:56:00Z" w:initials="BS">
    <w:p w14:paraId="6680EED5" w14:textId="77777777" w:rsidR="00423B80" w:rsidRDefault="00423B80" w:rsidP="00E35F1F">
      <w:pPr>
        <w:pStyle w:val="CommentText"/>
      </w:pPr>
      <w:r>
        <w:rPr>
          <w:rStyle w:val="CommentReference"/>
        </w:rPr>
        <w:annotationRef/>
      </w:r>
      <w:r>
        <w:t>does this work?</w:t>
      </w:r>
    </w:p>
  </w:comment>
  <w:comment w:id="680" w:author="Windows User" w:date="2015-10-30T08:56:00Z" w:initials="BS">
    <w:p w14:paraId="7B5754B1" w14:textId="77777777" w:rsidR="00423B80" w:rsidRDefault="00423B80" w:rsidP="00E35F1F">
      <w:pPr>
        <w:pStyle w:val="CommentText"/>
      </w:pPr>
      <w:r>
        <w:rPr>
          <w:rStyle w:val="CommentReference"/>
        </w:rPr>
        <w:annotationRef/>
      </w:r>
      <w:r>
        <w:t>is this right?</w:t>
      </w:r>
    </w:p>
  </w:comment>
  <w:comment w:id="681" w:author="Windows User" w:date="2015-10-30T08:56:00Z" w:initials="BS">
    <w:p w14:paraId="6058F90B" w14:textId="77777777" w:rsidR="00423B80" w:rsidRDefault="00423B80" w:rsidP="00E35F1F">
      <w:pPr>
        <w:pStyle w:val="CommentText"/>
      </w:pPr>
      <w:r>
        <w:rPr>
          <w:rStyle w:val="CommentReference"/>
        </w:rPr>
        <w:annotationRef/>
      </w:r>
      <w:r>
        <w:t>?</w:t>
      </w:r>
    </w:p>
  </w:comment>
  <w:comment w:id="682" w:author="Windows User" w:date="2015-10-30T08:56:00Z" w:initials="BS">
    <w:p w14:paraId="505706D1" w14:textId="77777777" w:rsidR="00423B80" w:rsidRDefault="00423B80" w:rsidP="00E35F1F">
      <w:pPr>
        <w:pStyle w:val="CommentText"/>
      </w:pPr>
      <w:r>
        <w:rPr>
          <w:rStyle w:val="CommentReference"/>
        </w:rPr>
        <w:annotationRef/>
      </w:r>
      <w:r>
        <w:t>about or to?</w:t>
      </w:r>
    </w:p>
  </w:comment>
  <w:comment w:id="683" w:author="Windows User" w:date="2015-10-30T08:56:00Z" w:initials="BS">
    <w:p w14:paraId="35AD6860" w14:textId="77777777" w:rsidR="00423B80" w:rsidRDefault="00423B80" w:rsidP="00E35F1F">
      <w:pPr>
        <w:pStyle w:val="CommentText"/>
      </w:pPr>
      <w:r>
        <w:rPr>
          <w:rStyle w:val="CommentReference"/>
        </w:rPr>
        <w:annotationRef/>
      </w:r>
      <w:r>
        <w:t>proclaim or cry?</w:t>
      </w:r>
    </w:p>
  </w:comment>
  <w:comment w:id="684" w:author="Windows User" w:date="2015-10-30T08:56:00Z" w:initials="BS">
    <w:p w14:paraId="588A0CA8" w14:textId="77777777" w:rsidR="00423B80" w:rsidRDefault="00423B80" w:rsidP="00E35F1F">
      <w:pPr>
        <w:pStyle w:val="CommentText"/>
      </w:pPr>
      <w:r>
        <w:rPr>
          <w:rStyle w:val="CommentReference"/>
        </w:rPr>
        <w:annotationRef/>
      </w:r>
      <w:r>
        <w:t>??</w:t>
      </w:r>
    </w:p>
  </w:comment>
  <w:comment w:id="685" w:author="Windows User" w:date="2015-10-30T08:56:00Z" w:initials="BS">
    <w:p w14:paraId="43146472" w14:textId="77777777" w:rsidR="00423B80" w:rsidRDefault="00423B80" w:rsidP="00E35F1F">
      <w:pPr>
        <w:pStyle w:val="CommentText"/>
      </w:pPr>
      <w:r>
        <w:rPr>
          <w:rStyle w:val="CommentReference"/>
        </w:rPr>
        <w:annotationRef/>
      </w:r>
      <w:r>
        <w:t>just?</w:t>
      </w:r>
    </w:p>
  </w:comment>
  <w:comment w:id="686" w:author="Windows User" w:date="2015-10-30T08:56:00Z" w:initials="BS">
    <w:p w14:paraId="005E33F9" w14:textId="77777777" w:rsidR="00423B80" w:rsidRDefault="00423B80" w:rsidP="00E35F1F">
      <w:pPr>
        <w:pStyle w:val="CommentText"/>
      </w:pPr>
      <w:r>
        <w:rPr>
          <w:rStyle w:val="CommentReference"/>
        </w:rPr>
        <w:annotationRef/>
      </w:r>
      <w:r>
        <w:t>chaste or meek?</w:t>
      </w:r>
    </w:p>
  </w:comment>
  <w:comment w:id="687" w:author="Windows User" w:date="2015-10-30T08:56:00Z" w:initials="BS">
    <w:p w14:paraId="38FC80AB" w14:textId="77777777" w:rsidR="00423B80" w:rsidRDefault="00423B80" w:rsidP="00E35F1F">
      <w:pPr>
        <w:pStyle w:val="CommentText"/>
      </w:pPr>
      <w:r>
        <w:rPr>
          <w:rStyle w:val="CommentReference"/>
        </w:rPr>
        <w:annotationRef/>
      </w:r>
      <w:r>
        <w:t>St. Isaac? Holy issac?</w:t>
      </w:r>
    </w:p>
  </w:comment>
  <w:comment w:id="688" w:author="Windows User" w:date="2015-10-30T08:56:00Z" w:initials="BS">
    <w:p w14:paraId="49E0F637" w14:textId="77777777" w:rsidR="00423B80" w:rsidRDefault="00423B80" w:rsidP="00E35F1F">
      <w:pPr>
        <w:pStyle w:val="CommentText"/>
      </w:pPr>
      <w:r>
        <w:rPr>
          <w:rStyle w:val="CommentReference"/>
        </w:rPr>
        <w:annotationRef/>
      </w:r>
      <w:r>
        <w:t>ten thousand time?</w:t>
      </w:r>
    </w:p>
  </w:comment>
  <w:comment w:id="689" w:author="Windows User" w:date="2015-10-30T08:56:00Z" w:initials="BS">
    <w:p w14:paraId="565278E4" w14:textId="77777777" w:rsidR="00423B80" w:rsidRDefault="00423B80"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423B80" w:rsidRDefault="00423B80" w:rsidP="00E35F1F">
      <w:pPr>
        <w:pStyle w:val="CommentText"/>
      </w:pPr>
      <w:r>
        <w:rPr>
          <w:rStyle w:val="CommentReference"/>
        </w:rPr>
        <w:annotationRef/>
      </w:r>
      <w:r>
        <w:t>honour or pride?</w:t>
      </w:r>
    </w:p>
  </w:comment>
  <w:comment w:id="691" w:author="Windows User" w:date="2015-10-30T08:56:00Z" w:initials="BS">
    <w:p w14:paraId="28840E47" w14:textId="77777777" w:rsidR="00423B80" w:rsidRDefault="00423B80" w:rsidP="00E35F1F">
      <w:pPr>
        <w:pStyle w:val="CommentText"/>
      </w:pPr>
      <w:r>
        <w:rPr>
          <w:rStyle w:val="CommentReference"/>
        </w:rPr>
        <w:annotationRef/>
      </w:r>
      <w:r>
        <w:t>spouse or friend???</w:t>
      </w:r>
    </w:p>
  </w:comment>
  <w:comment w:id="692" w:author="Windows User" w:date="2015-10-30T08:56:00Z" w:initials="BS">
    <w:p w14:paraId="6D247103" w14:textId="77777777" w:rsidR="00423B80" w:rsidRDefault="00423B80"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423B80" w:rsidRDefault="00423B80"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423B80" w:rsidRDefault="00423B80"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423B80" w:rsidRDefault="00423B80"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423B80" w:rsidRDefault="00423B80"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423B80" w:rsidRDefault="00423B80" w:rsidP="00E35F1F">
      <w:pPr>
        <w:pStyle w:val="CommentText"/>
      </w:pPr>
      <w:r>
        <w:rPr>
          <w:rStyle w:val="CommentReference"/>
        </w:rPr>
        <w:annotationRef/>
      </w:r>
      <w:r>
        <w:t>Are more honoured?</w:t>
      </w:r>
    </w:p>
  </w:comment>
  <w:comment w:id="704" w:author="Windows User" w:date="2015-10-30T08:56:00Z" w:initials="WU">
    <w:p w14:paraId="38104BB5" w14:textId="77777777" w:rsidR="00423B80" w:rsidRDefault="00423B80"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423B80" w:rsidRDefault="00423B80"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423B80" w:rsidRDefault="00423B80"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423B80" w:rsidRDefault="00423B80" w:rsidP="00E35F1F">
      <w:pPr>
        <w:pStyle w:val="CommentText"/>
      </w:pPr>
      <w:r>
        <w:rPr>
          <w:rStyle w:val="CommentReference"/>
        </w:rPr>
        <w:annotationRef/>
      </w:r>
      <w:r>
        <w:t>The Virgin Mary?</w:t>
      </w:r>
    </w:p>
  </w:comment>
  <w:comment w:id="717" w:author="Windows User" w:date="2015-10-30T08:56:00Z" w:initials="WU">
    <w:p w14:paraId="104BFD73" w14:textId="77777777" w:rsidR="00423B80" w:rsidRDefault="00423B80"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423B80" w:rsidRDefault="00423B80"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423B80" w:rsidRDefault="00423B80" w:rsidP="00E35F1F">
      <w:pPr>
        <w:pStyle w:val="CommentText"/>
      </w:pPr>
      <w:r>
        <w:rPr>
          <w:rStyle w:val="CommentReference"/>
        </w:rPr>
        <w:annotationRef/>
      </w:r>
      <w:r>
        <w:t>Not lampstand?</w:t>
      </w:r>
    </w:p>
  </w:comment>
  <w:comment w:id="723" w:author="Windows User" w:date="2015-10-30T08:56:00Z" w:initials="WU">
    <w:p w14:paraId="71035455" w14:textId="77777777" w:rsidR="00423B80" w:rsidRDefault="00423B80"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423B80" w:rsidRDefault="00423B80"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423B80" w:rsidRDefault="00423B80" w:rsidP="00E35F1F">
      <w:pPr>
        <w:pStyle w:val="CommentText"/>
      </w:pPr>
      <w:r>
        <w:rPr>
          <w:rStyle w:val="CommentReference"/>
        </w:rPr>
        <w:annotationRef/>
      </w:r>
      <w:r>
        <w:t>Tense(s) of this vs?</w:t>
      </w:r>
    </w:p>
  </w:comment>
  <w:comment w:id="729" w:author="Windows User" w:date="2015-10-30T08:56:00Z" w:initials="WU">
    <w:p w14:paraId="596EE3A5" w14:textId="77777777" w:rsidR="00423B80" w:rsidRDefault="00423B80"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423B80" w:rsidRPr="00FA5B8C" w:rsidRDefault="00423B80"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423B80" w:rsidRDefault="00423B80"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423B80" w:rsidRDefault="00423B80"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423B80" w:rsidRDefault="00423B80" w:rsidP="00E35F1F">
      <w:pPr>
        <w:pStyle w:val="CommentText"/>
      </w:pPr>
      <w:r>
        <w:rPr>
          <w:rStyle w:val="CommentReference"/>
        </w:rPr>
        <w:annotationRef/>
      </w:r>
      <w:r>
        <w:t>Care or concern?</w:t>
      </w:r>
    </w:p>
  </w:comment>
  <w:comment w:id="743" w:author="Windows User" w:date="2015-10-30T08:56:00Z" w:initials="WU">
    <w:p w14:paraId="78E58888" w14:textId="77777777" w:rsidR="00423B80" w:rsidRDefault="00423B80" w:rsidP="00E35F1F">
      <w:pPr>
        <w:pStyle w:val="CommentText"/>
      </w:pPr>
      <w:r>
        <w:rPr>
          <w:rStyle w:val="CommentReference"/>
        </w:rPr>
        <w:annotationRef/>
      </w:r>
      <w:r>
        <w:t>Uhm…. ? Coptic clearly says Sabbaton…. But wasn’t it the first day?</w:t>
      </w:r>
    </w:p>
  </w:comment>
  <w:comment w:id="752" w:author="Windows User" w:date="2015-10-30T08:56:00Z" w:initials="WU">
    <w:p w14:paraId="18B3CB42" w14:textId="77777777" w:rsidR="00423B80" w:rsidRDefault="00423B80" w:rsidP="00E35F1F">
      <w:pPr>
        <w:pStyle w:val="CommentText"/>
      </w:pPr>
      <w:r>
        <w:rPr>
          <w:rStyle w:val="CommentReference"/>
        </w:rPr>
        <w:annotationRef/>
      </w:r>
      <w:r>
        <w:t>Exceedingly? Too? So?</w:t>
      </w:r>
    </w:p>
  </w:comment>
  <w:comment w:id="753" w:author="Windows User" w:date="2015-10-30T08:56:00Z" w:initials="WU">
    <w:p w14:paraId="44897493" w14:textId="77777777" w:rsidR="00423B80" w:rsidRDefault="00423B80" w:rsidP="00E35F1F">
      <w:pPr>
        <w:pStyle w:val="CommentText"/>
      </w:pPr>
      <w:r>
        <w:rPr>
          <w:rStyle w:val="CommentReference"/>
        </w:rPr>
        <w:annotationRef/>
      </w:r>
      <w:r>
        <w:t>Count or heed?</w:t>
      </w:r>
    </w:p>
  </w:comment>
  <w:comment w:id="754" w:author="Windows User" w:date="2015-10-30T08:56:00Z" w:initials="WU">
    <w:p w14:paraId="6849FDD2" w14:textId="77777777" w:rsidR="00423B80" w:rsidRDefault="00423B80" w:rsidP="00E35F1F">
      <w:pPr>
        <w:pStyle w:val="CommentText"/>
      </w:pPr>
      <w:r>
        <w:rPr>
          <w:rStyle w:val="CommentReference"/>
        </w:rPr>
        <w:annotationRef/>
      </w:r>
      <w:r>
        <w:t>Ramez, I or me?</w:t>
      </w:r>
    </w:p>
  </w:comment>
  <w:comment w:id="755" w:author="Windows User" w:date="2015-10-30T08:56:00Z" w:initials="WU">
    <w:p w14:paraId="799B59FF" w14:textId="77777777" w:rsidR="00423B80" w:rsidRDefault="00423B80"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423B80" w:rsidRDefault="00423B80"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423B80" w:rsidRDefault="00423B80" w:rsidP="00E35F1F">
      <w:pPr>
        <w:pStyle w:val="CommentText"/>
      </w:pPr>
      <w:r>
        <w:rPr>
          <w:rStyle w:val="CommentReference"/>
        </w:rPr>
        <w:annotationRef/>
      </w:r>
      <w:r>
        <w:t>Kind-hearted or merciful?</w:t>
      </w:r>
    </w:p>
  </w:comment>
  <w:comment w:id="758" w:author="Windows User" w:date="2015-10-30T08:56:00Z" w:initials="WU">
    <w:p w14:paraId="1370FE87" w14:textId="77777777" w:rsidR="00423B80" w:rsidRDefault="00423B80" w:rsidP="00E35F1F">
      <w:pPr>
        <w:pStyle w:val="CommentText"/>
      </w:pPr>
      <w:r>
        <w:rPr>
          <w:rStyle w:val="CommentReference"/>
        </w:rPr>
        <w:annotationRef/>
      </w:r>
      <w:r>
        <w:t>Compassions or tender mercies?</w:t>
      </w:r>
    </w:p>
  </w:comment>
  <w:comment w:id="759" w:author="Windows User" w:date="2015-10-30T08:56:00Z" w:initials="WU">
    <w:p w14:paraId="70E14B72" w14:textId="77777777" w:rsidR="00423B80" w:rsidRDefault="00423B80" w:rsidP="00E35F1F">
      <w:pPr>
        <w:pStyle w:val="CommentText"/>
      </w:pPr>
      <w:r>
        <w:rPr>
          <w:rStyle w:val="CommentReference"/>
        </w:rPr>
        <w:annotationRef/>
      </w:r>
      <w:r>
        <w:t>May He or that He may</w:t>
      </w:r>
    </w:p>
  </w:comment>
  <w:comment w:id="771" w:author="Windows User" w:date="2015-10-30T08:56:00Z" w:initials="BS">
    <w:p w14:paraId="1CD83694" w14:textId="77777777" w:rsidR="00423B80" w:rsidRDefault="00423B80" w:rsidP="00E35F1F">
      <w:pPr>
        <w:pStyle w:val="CommentText"/>
      </w:pPr>
      <w:r>
        <w:rPr>
          <w:rStyle w:val="CommentReference"/>
        </w:rPr>
        <w:annotationRef/>
      </w:r>
      <w:r>
        <w:t>very greatly is redundant...</w:t>
      </w:r>
    </w:p>
  </w:comment>
  <w:comment w:id="772" w:author="Windows User" w:date="2015-10-30T08:56:00Z" w:initials="BS">
    <w:p w14:paraId="2DB29619" w14:textId="77777777" w:rsidR="00423B80" w:rsidRDefault="00423B80" w:rsidP="00E35F1F">
      <w:pPr>
        <w:pStyle w:val="CommentText"/>
      </w:pPr>
      <w:r>
        <w:rPr>
          <w:rStyle w:val="CommentReference"/>
        </w:rPr>
        <w:annotationRef/>
      </w:r>
      <w:r>
        <w:t>above? in?</w:t>
      </w:r>
    </w:p>
  </w:comment>
  <w:comment w:id="773" w:author="Windows User" w:date="2015-10-30T08:56:00Z" w:initials="BS">
    <w:p w14:paraId="3734F7C0" w14:textId="77777777" w:rsidR="00423B80" w:rsidRDefault="00423B80"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423B80" w:rsidRDefault="00423B80" w:rsidP="00E35F1F">
      <w:pPr>
        <w:pStyle w:val="CommentText"/>
      </w:pPr>
      <w:r>
        <w:rPr>
          <w:rStyle w:val="CommentReference"/>
        </w:rPr>
        <w:annotationRef/>
      </w:r>
      <w:r>
        <w:t>mediated or put into practice?</w:t>
      </w:r>
    </w:p>
  </w:comment>
  <w:comment w:id="775" w:author="Windows User" w:date="2015-10-30T08:56:00Z" w:initials="BS">
    <w:p w14:paraId="6417B5A7" w14:textId="77777777" w:rsidR="00423B80" w:rsidRDefault="00423B80"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423B80" w:rsidRDefault="00423B80"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423B80" w:rsidRDefault="00423B80" w:rsidP="00E35F1F">
      <w:pPr>
        <w:pStyle w:val="CommentText"/>
      </w:pPr>
      <w:r>
        <w:rPr>
          <w:rStyle w:val="CommentReference"/>
        </w:rPr>
        <w:annotationRef/>
      </w:r>
      <w:r>
        <w:t>thoughts or senses?</w:t>
      </w:r>
    </w:p>
  </w:comment>
  <w:comment w:id="778" w:author="Windows User" w:date="2015-10-30T08:56:00Z" w:initials="BS">
    <w:p w14:paraId="5092C47C" w14:textId="77777777" w:rsidR="00423B80" w:rsidRDefault="00423B80" w:rsidP="00E35F1F">
      <w:pPr>
        <w:pStyle w:val="CommentText"/>
      </w:pPr>
      <w:r>
        <w:rPr>
          <w:rStyle w:val="CommentReference"/>
        </w:rPr>
        <w:annotationRef/>
      </w:r>
      <w:r>
        <w:t>lay? set? cast?</w:t>
      </w:r>
    </w:p>
  </w:comment>
  <w:comment w:id="779" w:author="Windows User" w:date="2015-10-30T08:56:00Z" w:initials="BS">
    <w:p w14:paraId="2988A4E9" w14:textId="77777777" w:rsidR="00423B80" w:rsidRDefault="00423B80"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423B80" w:rsidRDefault="00423B80" w:rsidP="00E35F1F">
      <w:pPr>
        <w:pStyle w:val="CommentText"/>
      </w:pPr>
      <w:r>
        <w:rPr>
          <w:rStyle w:val="CommentReference"/>
        </w:rPr>
        <w:annotationRef/>
      </w:r>
      <w:r>
        <w:t>types?</w:t>
      </w:r>
    </w:p>
  </w:comment>
  <w:comment w:id="789" w:author="Windows User" w:date="2015-10-30T08:56:00Z" w:initials="BS">
    <w:p w14:paraId="6A283326" w14:textId="77777777" w:rsidR="00423B80" w:rsidRDefault="00423B80"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423B80" w:rsidRDefault="00423B80" w:rsidP="00E35F1F">
      <w:pPr>
        <w:pStyle w:val="CommentText"/>
      </w:pPr>
      <w:r>
        <w:rPr>
          <w:rStyle w:val="CommentReference"/>
        </w:rPr>
        <w:annotationRef/>
      </w:r>
      <w:r>
        <w:t>risen, or shone?</w:t>
      </w:r>
    </w:p>
  </w:comment>
  <w:comment w:id="797" w:author="Windows User" w:date="2015-10-30T08:56:00Z" w:initials="BS">
    <w:p w14:paraId="4B4155FC" w14:textId="77777777" w:rsidR="00423B80" w:rsidRDefault="00423B80" w:rsidP="00E35F1F">
      <w:pPr>
        <w:pStyle w:val="CommentText"/>
      </w:pPr>
      <w:r>
        <w:rPr>
          <w:rStyle w:val="CommentReference"/>
        </w:rPr>
        <w:annotationRef/>
      </w:r>
      <w:r>
        <w:t>cap?</w:t>
      </w:r>
    </w:p>
  </w:comment>
  <w:comment w:id="798" w:author="Windows User" w:date="2015-10-30T08:56:00Z" w:initials="BS">
    <w:p w14:paraId="248C83A2" w14:textId="77777777" w:rsidR="00423B80" w:rsidRDefault="00423B80" w:rsidP="00E35F1F">
      <w:pPr>
        <w:pStyle w:val="CommentText"/>
      </w:pPr>
      <w:r>
        <w:rPr>
          <w:rStyle w:val="CommentReference"/>
        </w:rPr>
        <w:annotationRef/>
      </w:r>
      <w:r>
        <w:t>save? redeem?</w:t>
      </w:r>
    </w:p>
  </w:comment>
  <w:comment w:id="802" w:author="Windows User" w:date="2015-11-02T09:17:00Z" w:initials="BS">
    <w:p w14:paraId="3DA2A496" w14:textId="77777777" w:rsidR="00423B80" w:rsidRDefault="00423B80"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423B80" w:rsidRDefault="00423B80" w:rsidP="00E35F1F">
      <w:pPr>
        <w:pStyle w:val="CommentText"/>
      </w:pPr>
      <w:r>
        <w:rPr>
          <w:rStyle w:val="CommentReference"/>
        </w:rPr>
        <w:annotationRef/>
      </w:r>
      <w:r>
        <w:t>or should " be down here</w:t>
      </w:r>
    </w:p>
  </w:comment>
  <w:comment w:id="807" w:author="Windows User" w:date="2015-10-30T08:56:00Z" w:initials="BS">
    <w:p w14:paraId="061FF9BB" w14:textId="77777777" w:rsidR="00423B80" w:rsidRDefault="00423B80"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423B80" w:rsidRDefault="00423B80"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423B80" w:rsidRDefault="00423B80"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423B80" w:rsidRDefault="00423B80"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423B80" w:rsidRDefault="00423B80" w:rsidP="00E35F1F">
      <w:pPr>
        <w:pStyle w:val="CommentText"/>
      </w:pPr>
      <w:r>
        <w:rPr>
          <w:rStyle w:val="CommentReference"/>
        </w:rPr>
        <w:annotationRef/>
      </w:r>
      <w:r>
        <w:t>dividing wall?</w:t>
      </w:r>
    </w:p>
  </w:comment>
  <w:comment w:id="824" w:author="Windows User" w:date="2015-10-30T08:56:00Z" w:initials="BS">
    <w:p w14:paraId="0BDB9E8A" w14:textId="77777777" w:rsidR="00423B80" w:rsidRDefault="00423B80"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423B80" w:rsidRDefault="00423B80"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423B80" w:rsidRDefault="00423B80"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423B80" w:rsidRDefault="00423B80"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423B80" w:rsidRDefault="00423B80"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423B80" w:rsidRDefault="00423B80" w:rsidP="00E35F1F">
      <w:pPr>
        <w:pStyle w:val="CommentText"/>
      </w:pPr>
      <w:r>
        <w:rPr>
          <w:rStyle w:val="CommentReference"/>
        </w:rPr>
        <w:annotationRef/>
      </w:r>
      <w:r>
        <w:t>or "sining"?</w:t>
      </w:r>
    </w:p>
  </w:comment>
  <w:comment w:id="834" w:author="Windows User" w:date="2015-10-30T08:56:00Z" w:initials="BS">
    <w:p w14:paraId="1CF8EF29" w14:textId="77777777" w:rsidR="00423B80" w:rsidRDefault="00423B80"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423B80" w:rsidRDefault="00423B80"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423B80" w:rsidRDefault="00423B80"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423B80" w:rsidRDefault="00423B80"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423B80" w:rsidRDefault="00423B80"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423B80" w:rsidRDefault="00423B80"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423B80" w:rsidRDefault="00423B80" w:rsidP="00E35F1F">
      <w:pPr>
        <w:pStyle w:val="CommentText"/>
      </w:pPr>
      <w:r>
        <w:rPr>
          <w:rStyle w:val="CommentReference"/>
        </w:rPr>
        <w:annotationRef/>
      </w:r>
      <w:r>
        <w:t>Received or bought?</w:t>
      </w:r>
    </w:p>
  </w:comment>
  <w:comment w:id="872" w:author="Brett Slote" w:date="2015-10-30T08:56:00Z" w:initials="BS">
    <w:p w14:paraId="705AFE6E" w14:textId="77777777" w:rsidR="00423B80" w:rsidRDefault="00423B80"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423B80" w:rsidRDefault="00423B80" w:rsidP="00E35F1F">
      <w:pPr>
        <w:pStyle w:val="CommentText"/>
      </w:pPr>
      <w:r>
        <w:rPr>
          <w:rStyle w:val="CommentReference"/>
        </w:rPr>
        <w:annotationRef/>
      </w:r>
      <w:r>
        <w:t>Uncircumscript?</w:t>
      </w:r>
    </w:p>
  </w:comment>
  <w:comment w:id="878" w:author="Brett Slote" w:date="2015-10-30T08:56:00Z" w:initials="BS">
    <w:p w14:paraId="39A4B3F9" w14:textId="77777777" w:rsidR="00423B80" w:rsidRDefault="00423B80" w:rsidP="00E35F1F">
      <w:pPr>
        <w:pStyle w:val="CommentText"/>
      </w:pPr>
      <w:r>
        <w:rPr>
          <w:rStyle w:val="CommentReference"/>
        </w:rPr>
        <w:annotationRef/>
      </w:r>
      <w:r>
        <w:t>Orthodox?</w:t>
      </w:r>
    </w:p>
  </w:comment>
  <w:comment w:id="879" w:author="Brett Slote" w:date="2015-10-30T08:56:00Z" w:initials="BS">
    <w:p w14:paraId="7E993A49" w14:textId="77777777" w:rsidR="00423B80" w:rsidRDefault="00423B80" w:rsidP="00E35F1F">
      <w:pPr>
        <w:pStyle w:val="CommentText"/>
      </w:pPr>
      <w:r>
        <w:rPr>
          <w:rStyle w:val="CommentReference"/>
        </w:rPr>
        <w:annotationRef/>
      </w:r>
      <w:r>
        <w:t>Faith?</w:t>
      </w:r>
    </w:p>
  </w:comment>
  <w:comment w:id="882" w:author="Brett Slote" w:date="2015-10-30T08:56:00Z" w:initials="BS">
    <w:p w14:paraId="575DF2C3" w14:textId="77777777" w:rsidR="00423B80" w:rsidRDefault="00423B80" w:rsidP="00E35F1F">
      <w:pPr>
        <w:pStyle w:val="CommentText"/>
      </w:pPr>
      <w:r>
        <w:rPr>
          <w:rStyle w:val="CommentReference"/>
        </w:rPr>
        <w:annotationRef/>
      </w:r>
      <w:r>
        <w:t>Need a consistent policy</w:t>
      </w:r>
    </w:p>
  </w:comment>
  <w:comment w:id="886" w:author="Brett Slote" w:date="2015-10-30T08:56:00Z" w:initials="BS">
    <w:p w14:paraId="4A370093" w14:textId="77777777" w:rsidR="00423B80" w:rsidRDefault="00423B80" w:rsidP="00E35F1F">
      <w:pPr>
        <w:pStyle w:val="CommentText"/>
      </w:pPr>
      <w:r>
        <w:rPr>
          <w:rStyle w:val="CommentReference"/>
        </w:rPr>
        <w:annotationRef/>
      </w:r>
      <w:r>
        <w:t>Ramez, He or Him?</w:t>
      </w:r>
    </w:p>
  </w:comment>
  <w:comment w:id="887" w:author="Brett Slote" w:date="2015-10-30T08:56:00Z" w:initials="BS">
    <w:p w14:paraId="3B1DEA29" w14:textId="77777777" w:rsidR="00423B80" w:rsidRDefault="00423B80" w:rsidP="00E35F1F">
      <w:pPr>
        <w:pStyle w:val="CommentText"/>
      </w:pPr>
      <w:r>
        <w:rPr>
          <w:rStyle w:val="CommentReference"/>
        </w:rPr>
        <w:annotationRef/>
      </w:r>
      <w:r>
        <w:t>On? By?</w:t>
      </w:r>
    </w:p>
  </w:comment>
  <w:comment w:id="888" w:author="Windows User" w:date="2015-11-21T13:15:00Z" w:initials="WU">
    <w:p w14:paraId="05ACE9CF" w14:textId="77777777" w:rsidR="00423B80" w:rsidRDefault="00423B80" w:rsidP="00E35F1F">
      <w:pPr>
        <w:pStyle w:val="CommentText"/>
      </w:pPr>
      <w:r>
        <w:rPr>
          <w:rStyle w:val="CommentReference"/>
        </w:rPr>
        <w:annotationRef/>
      </w:r>
      <w:r>
        <w:t>check</w:t>
      </w:r>
    </w:p>
  </w:comment>
  <w:comment w:id="896" w:author="Windows User" w:date="2015-10-30T08:56:00Z" w:initials="BS">
    <w:p w14:paraId="5592658B" w14:textId="77777777" w:rsidR="00423B80" w:rsidRDefault="00423B80"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423B80" w:rsidRDefault="00423B80"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423B80" w:rsidRDefault="00423B80" w:rsidP="00E35F1F">
      <w:pPr>
        <w:pStyle w:val="CommentText"/>
      </w:pPr>
      <w:r>
        <w:rPr>
          <w:rStyle w:val="CommentReference"/>
        </w:rPr>
        <w:annotationRef/>
      </w:r>
      <w:r>
        <w:t>adjective? severe?</w:t>
      </w:r>
    </w:p>
  </w:comment>
  <w:comment w:id="907" w:author="Windows User" w:date="2015-11-21T13:15:00Z" w:initials="WU">
    <w:p w14:paraId="071C1D6C" w14:textId="77777777" w:rsidR="00423B80" w:rsidRDefault="00423B80" w:rsidP="00E35F1F">
      <w:pPr>
        <w:pStyle w:val="CommentText"/>
      </w:pPr>
      <w:r>
        <w:rPr>
          <w:rStyle w:val="CommentReference"/>
        </w:rPr>
        <w:annotationRef/>
      </w:r>
      <w:r>
        <w:t>check</w:t>
      </w:r>
    </w:p>
  </w:comment>
  <w:comment w:id="909" w:author="Windows User" w:date="2015-10-30T08:56:00Z" w:initials="BS">
    <w:p w14:paraId="5CA1796C" w14:textId="77777777" w:rsidR="00423B80" w:rsidRDefault="00423B80" w:rsidP="00E35F1F">
      <w:pPr>
        <w:pStyle w:val="CommentText"/>
      </w:pPr>
      <w:r>
        <w:rPr>
          <w:rStyle w:val="CommentReference"/>
        </w:rPr>
        <w:annotationRef/>
      </w:r>
      <w:r>
        <w:t>too literal?</w:t>
      </w:r>
    </w:p>
  </w:comment>
  <w:comment w:id="912" w:author="Windows User" w:date="2015-10-30T08:56:00Z" w:initials="BS">
    <w:p w14:paraId="39BBFF20" w14:textId="77777777" w:rsidR="00423B80" w:rsidRDefault="00423B80" w:rsidP="00E35F1F">
      <w:pPr>
        <w:pStyle w:val="CommentText"/>
      </w:pPr>
      <w:r>
        <w:rPr>
          <w:rStyle w:val="CommentReference"/>
        </w:rPr>
        <w:annotationRef/>
      </w:r>
      <w:r>
        <w:t>awkward</w:t>
      </w:r>
    </w:p>
  </w:comment>
  <w:comment w:id="913" w:author="Windows User" w:date="2015-10-30T08:56:00Z" w:initials="BS">
    <w:p w14:paraId="7C372EC3" w14:textId="77777777" w:rsidR="00423B80" w:rsidRDefault="00423B80"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423B80" w:rsidRDefault="00423B80" w:rsidP="00E35F1F">
      <w:pPr>
        <w:pStyle w:val="CommentText"/>
      </w:pPr>
      <w:r>
        <w:rPr>
          <w:rStyle w:val="CommentReference"/>
        </w:rPr>
        <w:annotationRef/>
      </w:r>
      <w:r>
        <w:t>awkward</w:t>
      </w:r>
    </w:p>
  </w:comment>
  <w:comment w:id="916" w:author="Windows User" w:date="2015-10-30T08:56:00Z" w:initials="BS">
    <w:p w14:paraId="512D6CE2" w14:textId="77777777" w:rsidR="00423B80" w:rsidRDefault="00423B80" w:rsidP="00E35F1F">
      <w:pPr>
        <w:pStyle w:val="CommentText"/>
      </w:pPr>
      <w:r>
        <w:rPr>
          <w:rStyle w:val="CommentReference"/>
        </w:rPr>
        <w:annotationRef/>
      </w:r>
      <w:r>
        <w:t>terribly awkward</w:t>
      </w:r>
    </w:p>
  </w:comment>
  <w:comment w:id="917" w:author="Windows User" w:date="2015-11-21T13:16:00Z" w:initials="WU">
    <w:p w14:paraId="56B70852" w14:textId="77777777" w:rsidR="00423B80" w:rsidRDefault="00423B80" w:rsidP="00E35F1F">
      <w:pPr>
        <w:pStyle w:val="CommentText"/>
      </w:pPr>
      <w:r>
        <w:rPr>
          <w:rStyle w:val="CommentReference"/>
        </w:rPr>
        <w:annotationRef/>
      </w:r>
      <w:r>
        <w:t>check</w:t>
      </w:r>
    </w:p>
  </w:comment>
  <w:comment w:id="918" w:author="Windows User" w:date="2015-11-21T13:16:00Z" w:initials="WU">
    <w:p w14:paraId="46C7130C" w14:textId="77777777" w:rsidR="00423B80" w:rsidRDefault="00423B80" w:rsidP="00E35F1F">
      <w:pPr>
        <w:pStyle w:val="CommentText"/>
      </w:pPr>
      <w:r>
        <w:rPr>
          <w:rStyle w:val="CommentReference"/>
        </w:rPr>
        <w:annotationRef/>
      </w:r>
      <w:r>
        <w:t>check</w:t>
      </w:r>
    </w:p>
  </w:comment>
  <w:comment w:id="919" w:author="Windows User" w:date="2015-11-21T13:16:00Z" w:initials="WU">
    <w:p w14:paraId="5E32845B" w14:textId="77777777" w:rsidR="00423B80" w:rsidRDefault="00423B80" w:rsidP="00E35F1F">
      <w:pPr>
        <w:pStyle w:val="CommentText"/>
      </w:pPr>
      <w:r>
        <w:rPr>
          <w:rStyle w:val="CommentReference"/>
        </w:rPr>
        <w:annotationRef/>
      </w:r>
      <w:r>
        <w:t>check</w:t>
      </w:r>
    </w:p>
  </w:comment>
  <w:comment w:id="920" w:author="Windows User" w:date="2015-11-21T13:16:00Z" w:initials="WU">
    <w:p w14:paraId="530C7E75" w14:textId="77777777" w:rsidR="00423B80" w:rsidRDefault="00423B80" w:rsidP="00E35F1F">
      <w:pPr>
        <w:pStyle w:val="CommentText"/>
      </w:pPr>
      <w:r>
        <w:rPr>
          <w:rStyle w:val="CommentReference"/>
        </w:rPr>
        <w:annotationRef/>
      </w:r>
      <w:r>
        <w:t>check</w:t>
      </w:r>
    </w:p>
  </w:comment>
  <w:comment w:id="922" w:author="Windows User" w:date="2015-10-30T08:56:00Z" w:initials="BS">
    <w:p w14:paraId="215C41D2" w14:textId="77777777" w:rsidR="00423B80" w:rsidRDefault="00423B80" w:rsidP="00E35F1F">
      <w:pPr>
        <w:pStyle w:val="CommentText"/>
      </w:pPr>
      <w:r>
        <w:rPr>
          <w:rStyle w:val="CommentReference"/>
        </w:rPr>
        <w:annotationRef/>
      </w:r>
      <w:r>
        <w:t>sat?</w:t>
      </w:r>
    </w:p>
  </w:comment>
  <w:comment w:id="923" w:author="Windows User" w:date="2015-11-21T13:17:00Z" w:initials="WU">
    <w:p w14:paraId="6B55DDAB" w14:textId="77777777" w:rsidR="00423B80" w:rsidRDefault="00423B80" w:rsidP="00E35F1F">
      <w:pPr>
        <w:pStyle w:val="CommentText"/>
      </w:pPr>
      <w:r>
        <w:rPr>
          <w:rStyle w:val="CommentReference"/>
        </w:rPr>
        <w:annotationRef/>
      </w:r>
      <w:r>
        <w:t>check</w:t>
      </w:r>
    </w:p>
  </w:comment>
  <w:comment w:id="924" w:author="Windows User" w:date="2015-11-21T13:17:00Z" w:initials="WU">
    <w:p w14:paraId="5825D4CB" w14:textId="77777777" w:rsidR="00423B80" w:rsidRDefault="00423B80" w:rsidP="00E35F1F">
      <w:pPr>
        <w:pStyle w:val="CommentText"/>
      </w:pPr>
      <w:r>
        <w:rPr>
          <w:rStyle w:val="CommentReference"/>
        </w:rPr>
        <w:annotationRef/>
      </w:r>
      <w:r>
        <w:t>check</w:t>
      </w:r>
    </w:p>
  </w:comment>
  <w:comment w:id="927" w:author="Windows User" w:date="2015-10-30T08:56:00Z" w:initials="BS">
    <w:p w14:paraId="3E614A56" w14:textId="77777777" w:rsidR="00423B80" w:rsidRDefault="00423B80"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423B80" w:rsidRDefault="00423B80" w:rsidP="00E35F1F">
      <w:pPr>
        <w:pStyle w:val="CommentText"/>
      </w:pPr>
      <w:r>
        <w:rPr>
          <w:rStyle w:val="CommentReference"/>
        </w:rPr>
        <w:annotationRef/>
      </w:r>
      <w:r>
        <w:t>appearing?</w:t>
      </w:r>
    </w:p>
  </w:comment>
  <w:comment w:id="929" w:author="Windows User" w:date="2015-10-30T08:56:00Z" w:initials="BS">
    <w:p w14:paraId="4735348E" w14:textId="77777777" w:rsidR="00423B80" w:rsidRDefault="00423B80" w:rsidP="00E35F1F">
      <w:pPr>
        <w:pStyle w:val="CommentText"/>
      </w:pPr>
      <w:r>
        <w:rPr>
          <w:rStyle w:val="CommentReference"/>
        </w:rPr>
        <w:annotationRef/>
      </w:r>
      <w:r>
        <w:t>He</w:t>
      </w:r>
    </w:p>
  </w:comment>
  <w:comment w:id="936" w:author="Windows User" w:date="2015-10-30T08:56:00Z" w:initials="BS">
    <w:p w14:paraId="5F2DFD8E" w14:textId="77777777" w:rsidR="00423B80" w:rsidRDefault="00423B80"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423B80" w:rsidRDefault="00423B80" w:rsidP="00E35F1F">
      <w:pPr>
        <w:pStyle w:val="CommentText"/>
      </w:pPr>
      <w:r>
        <w:rPr>
          <w:rStyle w:val="CommentReference"/>
        </w:rPr>
        <w:annotationRef/>
      </w:r>
      <w:r>
        <w:t>For forty days</w:t>
      </w:r>
    </w:p>
  </w:comment>
  <w:comment w:id="938" w:author="Windows User" w:date="2015-10-30T08:56:00Z" w:initials="BS">
    <w:p w14:paraId="7D69D9EF" w14:textId="77777777" w:rsidR="00423B80" w:rsidRDefault="00423B80"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423B80" w:rsidRDefault="00423B80"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423B80" w:rsidRDefault="00423B80"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423B80" w:rsidRDefault="00423B80"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423B80" w:rsidRDefault="00423B80"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423B80" w:rsidRDefault="00423B80" w:rsidP="00E35F1F">
      <w:pPr>
        <w:pStyle w:val="CommentText"/>
      </w:pPr>
      <w:r>
        <w:rPr>
          <w:rStyle w:val="CommentReference"/>
        </w:rPr>
        <w:annotationRef/>
      </w:r>
      <w:r>
        <w:t>repeat quotes or contiguious?</w:t>
      </w:r>
    </w:p>
  </w:comment>
  <w:comment w:id="954" w:author="Windows User" w:date="2015-10-30T08:56:00Z" w:initials="BS">
    <w:p w14:paraId="29400B5B" w14:textId="77777777" w:rsidR="00423B80" w:rsidRDefault="00423B80" w:rsidP="00E35F1F">
      <w:pPr>
        <w:pStyle w:val="CommentText"/>
      </w:pPr>
      <w:r>
        <w:rPr>
          <w:rStyle w:val="CommentReference"/>
        </w:rPr>
        <w:annotationRef/>
      </w:r>
      <w:r>
        <w:t>in strength?</w:t>
      </w:r>
    </w:p>
  </w:comment>
  <w:comment w:id="955" w:author="Windows User" w:date="2015-10-30T08:56:00Z" w:initials="BS">
    <w:p w14:paraId="19007B27" w14:textId="77777777" w:rsidR="00423B80" w:rsidRDefault="00423B80"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423B80" w:rsidRDefault="00423B80" w:rsidP="00E35F1F">
      <w:pPr>
        <w:pStyle w:val="CommentText"/>
      </w:pPr>
      <w:r>
        <w:rPr>
          <w:rStyle w:val="CommentReference"/>
        </w:rPr>
        <w:annotationRef/>
      </w:r>
      <w:r>
        <w:t>theotokos, not mav em ef Nooti</w:t>
      </w:r>
    </w:p>
  </w:comment>
  <w:comment w:id="958" w:author="Windows User" w:date="2015-10-30T08:56:00Z" w:initials="BS">
    <w:p w14:paraId="72887F8D" w14:textId="77777777" w:rsidR="00423B80" w:rsidRDefault="00423B80" w:rsidP="00E35F1F">
      <w:pPr>
        <w:pStyle w:val="CommentText"/>
      </w:pPr>
      <w:r>
        <w:rPr>
          <w:rStyle w:val="CommentReference"/>
        </w:rPr>
        <w:annotationRef/>
      </w:r>
      <w:r>
        <w:t>in?</w:t>
      </w:r>
    </w:p>
  </w:comment>
  <w:comment w:id="960" w:author="Windows User" w:date="2015-10-30T08:56:00Z" w:initials="BS">
    <w:p w14:paraId="79923510" w14:textId="77777777" w:rsidR="00423B80" w:rsidRDefault="00423B80"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423B80" w:rsidRDefault="00423B80" w:rsidP="00E35F1F">
      <w:pPr>
        <w:pStyle w:val="CommentText"/>
      </w:pPr>
      <w:r>
        <w:rPr>
          <w:rStyle w:val="CommentReference"/>
        </w:rPr>
        <w:annotationRef/>
      </w:r>
      <w:r>
        <w:t>tense?</w:t>
      </w:r>
    </w:p>
  </w:comment>
  <w:comment w:id="963" w:author="Windows User" w:date="2015-10-30T08:56:00Z" w:initials="BS">
    <w:p w14:paraId="2626B3B0" w14:textId="77777777" w:rsidR="00423B80" w:rsidRDefault="00423B80" w:rsidP="00E35F1F">
      <w:pPr>
        <w:pStyle w:val="CommentText"/>
      </w:pPr>
      <w:r>
        <w:rPr>
          <w:rStyle w:val="CommentReference"/>
        </w:rPr>
        <w:annotationRef/>
      </w:r>
      <w:r>
        <w:t>too far for a pronoun</w:t>
      </w:r>
    </w:p>
  </w:comment>
  <w:comment w:id="964" w:author="Windows User" w:date="2015-10-30T08:56:00Z" w:initials="BS">
    <w:p w14:paraId="35C833E4" w14:textId="77777777" w:rsidR="00423B80" w:rsidRDefault="00423B80" w:rsidP="00E35F1F">
      <w:pPr>
        <w:pStyle w:val="CommentText"/>
      </w:pPr>
      <w:r>
        <w:rPr>
          <w:rStyle w:val="CommentReference"/>
        </w:rPr>
        <w:annotationRef/>
      </w:r>
      <w:r>
        <w:t>deemed or made?</w:t>
      </w:r>
    </w:p>
  </w:comment>
  <w:comment w:id="966" w:author="Windows User" w:date="2015-10-30T08:56:00Z" w:initials="BS">
    <w:p w14:paraId="5C7B7A35" w14:textId="77777777" w:rsidR="00423B80" w:rsidRDefault="00423B80"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423B80" w:rsidRDefault="00423B80" w:rsidP="00E35F1F">
      <w:pPr>
        <w:pStyle w:val="CommentText"/>
      </w:pPr>
      <w:r>
        <w:rPr>
          <w:rStyle w:val="CommentReference"/>
        </w:rPr>
        <w:annotationRef/>
      </w:r>
      <w:r>
        <w:t>rises or shines?</w:t>
      </w:r>
    </w:p>
  </w:comment>
  <w:comment w:id="971" w:author="Windows User" w:date="2015-10-30T08:56:00Z" w:initials="BS">
    <w:p w14:paraId="5671149C" w14:textId="77777777" w:rsidR="00423B80" w:rsidRDefault="00423B80" w:rsidP="00E35F1F">
      <w:pPr>
        <w:pStyle w:val="CommentText"/>
      </w:pPr>
      <w:r>
        <w:rPr>
          <w:rStyle w:val="CommentReference"/>
        </w:rPr>
        <w:annotationRef/>
      </w:r>
      <w:r>
        <w:t>destroyed or damaged?</w:t>
      </w:r>
    </w:p>
  </w:comment>
  <w:comment w:id="979" w:author="Windows User" w:date="2015-10-30T08:56:00Z" w:initials="BS">
    <w:p w14:paraId="4B308EB2" w14:textId="77777777" w:rsidR="00423B80" w:rsidRDefault="00423B80" w:rsidP="00E35F1F">
      <w:pPr>
        <w:pStyle w:val="CommentText"/>
      </w:pPr>
      <w:r>
        <w:rPr>
          <w:rStyle w:val="CommentReference"/>
        </w:rPr>
        <w:annotationRef/>
      </w:r>
      <w:r>
        <w:t>servant, or slave?</w:t>
      </w:r>
    </w:p>
  </w:comment>
  <w:comment w:id="980" w:author="Windows User" w:date="2015-10-30T08:56:00Z" w:initials="BS">
    <w:p w14:paraId="20DF1D54" w14:textId="77777777" w:rsidR="00423B80" w:rsidRDefault="00423B80" w:rsidP="00E35F1F">
      <w:pPr>
        <w:pStyle w:val="CommentText"/>
      </w:pPr>
      <w:r>
        <w:rPr>
          <w:rStyle w:val="CommentReference"/>
        </w:rPr>
        <w:annotationRef/>
      </w:r>
      <w:r>
        <w:t>Feels way too literal</w:t>
      </w:r>
    </w:p>
  </w:comment>
  <w:comment w:id="981" w:author="Windows User" w:date="2015-11-21T13:18:00Z" w:initials="WU">
    <w:p w14:paraId="2A74F11D" w14:textId="77777777" w:rsidR="00423B80" w:rsidRDefault="00423B80" w:rsidP="00E35F1F">
      <w:pPr>
        <w:pStyle w:val="CommentText"/>
      </w:pPr>
      <w:r>
        <w:rPr>
          <w:rStyle w:val="CommentReference"/>
        </w:rPr>
        <w:annotationRef/>
      </w:r>
      <w:r>
        <w:t>check</w:t>
      </w:r>
    </w:p>
  </w:comment>
  <w:comment w:id="989" w:author="Windows User" w:date="2015-10-30T08:56:00Z" w:initials="BS">
    <w:p w14:paraId="6352B7F4" w14:textId="77777777" w:rsidR="00423B80" w:rsidRDefault="00423B80"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423B80" w:rsidRDefault="00423B80"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423B80" w:rsidRDefault="00423B80"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423B80" w:rsidRDefault="00423B80"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423B80" w:rsidRDefault="00423B80"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423B80" w:rsidRDefault="00423B80" w:rsidP="00E35F1F">
      <w:pPr>
        <w:pStyle w:val="CommentText"/>
      </w:pPr>
      <w:r>
        <w:rPr>
          <w:rStyle w:val="CommentReference"/>
        </w:rPr>
        <w:annotationRef/>
      </w:r>
      <w:r>
        <w:t>net or hook?</w:t>
      </w:r>
    </w:p>
  </w:comment>
  <w:comment w:id="1003" w:author="Windows User" w:date="2015-10-30T08:56:00Z" w:initials="BS">
    <w:p w14:paraId="631E73A0" w14:textId="77777777" w:rsidR="00423B80" w:rsidRDefault="00423B80"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423B80" w:rsidRDefault="00423B80" w:rsidP="00E35F1F">
      <w:pPr>
        <w:pStyle w:val="CommentText"/>
      </w:pPr>
      <w:r>
        <w:rPr>
          <w:rStyle w:val="CommentReference"/>
        </w:rPr>
        <w:annotationRef/>
      </w:r>
      <w:r>
        <w:t>what does this mean?</w:t>
      </w:r>
    </w:p>
  </w:comment>
  <w:comment w:id="1005" w:author="Windows User" w:date="2015-10-30T08:56:00Z" w:initials="BS">
    <w:p w14:paraId="0A6E9F00" w14:textId="77777777" w:rsidR="00423B80" w:rsidRDefault="00423B80" w:rsidP="00E35F1F">
      <w:pPr>
        <w:pStyle w:val="CommentText"/>
      </w:pPr>
      <w:r>
        <w:rPr>
          <w:rStyle w:val="CommentReference"/>
        </w:rPr>
        <w:annotationRef/>
      </w:r>
      <w:r>
        <w:t>Path? Or Way? i.e. Christ?</w:t>
      </w:r>
    </w:p>
  </w:comment>
  <w:comment w:id="1006" w:author="Windows User" w:date="2015-10-30T08:56:00Z" w:initials="BS">
    <w:p w14:paraId="50D676B3" w14:textId="77777777" w:rsidR="00423B80" w:rsidRDefault="00423B80" w:rsidP="00E35F1F">
      <w:pPr>
        <w:pStyle w:val="CommentText"/>
      </w:pPr>
      <w:r>
        <w:rPr>
          <w:rStyle w:val="CommentReference"/>
        </w:rPr>
        <w:annotationRef/>
      </w:r>
      <w:r>
        <w:t>forward to? Or towards?</w:t>
      </w:r>
    </w:p>
  </w:comment>
  <w:comment w:id="1007" w:author="Windows User" w:date="2015-10-30T08:56:00Z" w:initials="BS">
    <w:p w14:paraId="4E94979B" w14:textId="77777777" w:rsidR="00423B80" w:rsidRDefault="00423B80" w:rsidP="00E35F1F">
      <w:pPr>
        <w:pStyle w:val="CommentText"/>
      </w:pPr>
      <w:r>
        <w:rPr>
          <w:rStyle w:val="CommentReference"/>
        </w:rPr>
        <w:annotationRef/>
      </w:r>
      <w:r>
        <w:t>gladness</w:t>
      </w:r>
    </w:p>
  </w:comment>
  <w:comment w:id="1015" w:author="Windows User" w:date="2015-10-30T08:56:00Z" w:initials="BS">
    <w:p w14:paraId="3588E256" w14:textId="77777777" w:rsidR="00423B80" w:rsidRDefault="00423B80"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423B80" w:rsidRDefault="00423B80" w:rsidP="00E35F1F">
      <w:pPr>
        <w:pStyle w:val="CommentText"/>
      </w:pPr>
      <w:r>
        <w:rPr>
          <w:rStyle w:val="CommentReference"/>
        </w:rPr>
        <w:annotationRef/>
      </w:r>
      <w:r>
        <w:t>Everyday or a day?</w:t>
      </w:r>
    </w:p>
  </w:comment>
  <w:comment w:id="1017" w:author="Windows User" w:date="2015-10-30T08:56:00Z" w:initials="BS">
    <w:p w14:paraId="7938A467" w14:textId="77777777" w:rsidR="00423B80" w:rsidRDefault="00423B80"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423B80" w:rsidRDefault="00423B80" w:rsidP="00E35F1F">
      <w:pPr>
        <w:pStyle w:val="CommentText"/>
      </w:pPr>
      <w:r>
        <w:rPr>
          <w:rStyle w:val="CommentReference"/>
        </w:rPr>
        <w:annotationRef/>
      </w:r>
      <w:r>
        <w:t>glory, splendor or beauty?</w:t>
      </w:r>
    </w:p>
  </w:comment>
  <w:comment w:id="1019" w:author="Windows User" w:date="2015-10-30T08:56:00Z" w:initials="BS">
    <w:p w14:paraId="07A7FAB4" w14:textId="77777777" w:rsidR="00423B80" w:rsidRDefault="00423B80" w:rsidP="00E35F1F">
      <w:pPr>
        <w:pStyle w:val="CommentText"/>
      </w:pPr>
      <w:r>
        <w:rPr>
          <w:rStyle w:val="CommentReference"/>
        </w:rPr>
        <w:annotationRef/>
      </w:r>
      <w:r>
        <w:t>from or and?</w:t>
      </w:r>
    </w:p>
  </w:comment>
  <w:comment w:id="1020" w:author="Windows User" w:date="2015-10-30T08:56:00Z" w:initials="BS">
    <w:p w14:paraId="5249720E" w14:textId="77777777" w:rsidR="00423B80" w:rsidRDefault="00423B80"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423B80" w:rsidRDefault="00423B80"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423B80" w:rsidRDefault="00423B80" w:rsidP="00E35F1F">
      <w:pPr>
        <w:pStyle w:val="CommentText"/>
      </w:pPr>
      <w:r>
        <w:rPr>
          <w:rStyle w:val="CommentReference"/>
        </w:rPr>
        <w:annotationRef/>
      </w:r>
      <w:r>
        <w:t>is this right?</w:t>
      </w:r>
    </w:p>
  </w:comment>
  <w:comment w:id="1023" w:author="Windows User" w:date="2015-10-30T08:56:00Z" w:initials="BS">
    <w:p w14:paraId="21BA9344" w14:textId="77777777" w:rsidR="00423B80" w:rsidRDefault="00423B80" w:rsidP="00E35F1F">
      <w:pPr>
        <w:pStyle w:val="CommentText"/>
      </w:pPr>
      <w:r>
        <w:rPr>
          <w:rStyle w:val="CommentReference"/>
        </w:rPr>
        <w:annotationRef/>
      </w:r>
      <w:r>
        <w:t>isn't it of?</w:t>
      </w:r>
    </w:p>
  </w:comment>
  <w:comment w:id="1024" w:author="Windows User" w:date="2015-10-30T08:56:00Z" w:initials="BS">
    <w:p w14:paraId="0DB057D8" w14:textId="77777777" w:rsidR="00423B80" w:rsidRDefault="00423B80" w:rsidP="00E35F1F">
      <w:pPr>
        <w:pStyle w:val="CommentText"/>
      </w:pPr>
      <w:r>
        <w:rPr>
          <w:rStyle w:val="CommentReference"/>
        </w:rPr>
        <w:annotationRef/>
      </w:r>
      <w:r>
        <w:t>isn't it blesses?</w:t>
      </w:r>
    </w:p>
  </w:comment>
  <w:comment w:id="1025" w:author="Windows User" w:date="2015-10-30T08:56:00Z" w:initials="BS">
    <w:p w14:paraId="4126BF87" w14:textId="77777777" w:rsidR="00423B80" w:rsidRDefault="00423B80" w:rsidP="00E35F1F">
      <w:pPr>
        <w:pStyle w:val="CommentText"/>
      </w:pPr>
      <w:r>
        <w:rPr>
          <w:rStyle w:val="CommentReference"/>
        </w:rPr>
        <w:annotationRef/>
      </w:r>
      <w:r>
        <w:t>blessing or blessing?</w:t>
      </w:r>
    </w:p>
  </w:comment>
  <w:comment w:id="1026" w:author="Windows User" w:date="2015-10-30T08:56:00Z" w:initials="BS">
    <w:p w14:paraId="068E7184" w14:textId="77777777" w:rsidR="00423B80" w:rsidRDefault="00423B80"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423B80" w:rsidRDefault="00423B80" w:rsidP="00E35F1F">
      <w:pPr>
        <w:pStyle w:val="CommentText"/>
      </w:pPr>
      <w:r>
        <w:rPr>
          <w:rStyle w:val="CommentReference"/>
        </w:rPr>
        <w:annotationRef/>
      </w:r>
      <w:r>
        <w:t>perfect or true?</w:t>
      </w:r>
    </w:p>
  </w:comment>
  <w:comment w:id="1030" w:author="Windows User" w:date="2015-11-21T13:21:00Z" w:initials="WU">
    <w:p w14:paraId="686F5E9C" w14:textId="77777777" w:rsidR="00423B80" w:rsidRDefault="00423B80" w:rsidP="00E35F1F">
      <w:pPr>
        <w:pStyle w:val="CommentText"/>
      </w:pPr>
      <w:r>
        <w:rPr>
          <w:rStyle w:val="CommentReference"/>
        </w:rPr>
        <w:annotationRef/>
      </w:r>
    </w:p>
  </w:comment>
  <w:comment w:id="1037" w:author="Windows User" w:date="2015-10-30T08:56:00Z" w:initials="BS">
    <w:p w14:paraId="138D81C8" w14:textId="77777777" w:rsidR="00423B80" w:rsidRDefault="00423B80" w:rsidP="00E35F1F">
      <w:pPr>
        <w:pStyle w:val="CommentText"/>
      </w:pPr>
      <w:r>
        <w:rPr>
          <w:rStyle w:val="CommentReference"/>
        </w:rPr>
        <w:annotationRef/>
      </w:r>
      <w:r>
        <w:t>which word is right?</w:t>
      </w:r>
    </w:p>
  </w:comment>
  <w:comment w:id="1038" w:author="Windows User" w:date="2015-10-30T08:56:00Z" w:initials="BS">
    <w:p w14:paraId="36B899D8" w14:textId="77777777" w:rsidR="00423B80" w:rsidRDefault="00423B80" w:rsidP="00E35F1F">
      <w:pPr>
        <w:pStyle w:val="CommentText"/>
      </w:pPr>
      <w:r>
        <w:rPr>
          <w:rStyle w:val="CommentReference"/>
        </w:rPr>
        <w:annotationRef/>
      </w:r>
      <w:r>
        <w:t>wise?</w:t>
      </w:r>
    </w:p>
  </w:comment>
  <w:comment w:id="1040" w:author="Windows User" w:date="2015-10-30T08:56:00Z" w:initials="BS">
    <w:p w14:paraId="62F2B22F" w14:textId="77777777" w:rsidR="00423B80" w:rsidRDefault="00423B80" w:rsidP="00E35F1F">
      <w:pPr>
        <w:pStyle w:val="CommentText"/>
      </w:pPr>
      <w:r>
        <w:rPr>
          <w:rStyle w:val="CommentReference"/>
        </w:rPr>
        <w:annotationRef/>
      </w:r>
      <w:r>
        <w:t>bride, or bridal chamber?</w:t>
      </w:r>
    </w:p>
  </w:comment>
  <w:comment w:id="1041" w:author="Windows User" w:date="2015-10-30T08:56:00Z" w:initials="BS">
    <w:p w14:paraId="13AA9031" w14:textId="77777777" w:rsidR="00423B80" w:rsidRDefault="00423B80" w:rsidP="00E35F1F">
      <w:pPr>
        <w:pStyle w:val="CommentText"/>
      </w:pPr>
      <w:r>
        <w:rPr>
          <w:rStyle w:val="CommentReference"/>
        </w:rPr>
        <w:annotationRef/>
      </w:r>
      <w:r>
        <w:t>truth, logos, or true logos?</w:t>
      </w:r>
    </w:p>
  </w:comment>
  <w:comment w:id="1042" w:author="Windows User" w:date="2015-10-30T08:56:00Z" w:initials="BS">
    <w:p w14:paraId="116A567C" w14:textId="77777777" w:rsidR="00423B80" w:rsidRDefault="00423B80" w:rsidP="00E35F1F">
      <w:pPr>
        <w:pStyle w:val="CommentText"/>
      </w:pPr>
      <w:r>
        <w:rPr>
          <w:rStyle w:val="CommentReference"/>
        </w:rPr>
        <w:annotationRef/>
      </w:r>
      <w:r>
        <w:t>redeemed or saved?</w:t>
      </w:r>
    </w:p>
  </w:comment>
  <w:comment w:id="1044" w:author="Windows User" w:date="2015-10-30T08:56:00Z" w:initials="BS">
    <w:p w14:paraId="37848CBE" w14:textId="77777777" w:rsidR="00423B80" w:rsidRDefault="00423B80" w:rsidP="00E35F1F">
      <w:pPr>
        <w:pStyle w:val="CommentText"/>
      </w:pPr>
      <w:r>
        <w:rPr>
          <w:rStyle w:val="CommentReference"/>
        </w:rPr>
        <w:annotationRef/>
      </w:r>
      <w:r>
        <w:t>for us or unto us?</w:t>
      </w:r>
    </w:p>
  </w:comment>
  <w:comment w:id="1047" w:author="Windows User" w:date="2015-10-30T08:56:00Z" w:initials="BS">
    <w:p w14:paraId="7318299D" w14:textId="77777777" w:rsidR="00423B80" w:rsidRDefault="00423B80" w:rsidP="00E35F1F">
      <w:pPr>
        <w:pStyle w:val="CommentText"/>
      </w:pPr>
      <w:r>
        <w:rPr>
          <w:rStyle w:val="CommentReference"/>
        </w:rPr>
        <w:annotationRef/>
      </w:r>
      <w:r>
        <w:t>what does eshleelooi mean?</w:t>
      </w:r>
    </w:p>
  </w:comment>
  <w:comment w:id="1048" w:author="Windows User" w:date="2015-10-30T08:56:00Z" w:initials="BS">
    <w:p w14:paraId="01016F04" w14:textId="77777777" w:rsidR="00423B80" w:rsidRDefault="00423B80" w:rsidP="00E35F1F">
      <w:pPr>
        <w:pStyle w:val="CommentText"/>
      </w:pPr>
      <w:r>
        <w:rPr>
          <w:rStyle w:val="CommentReference"/>
        </w:rPr>
        <w:annotationRef/>
      </w:r>
      <w:r>
        <w:t>save or redeem?</w:t>
      </w:r>
    </w:p>
  </w:comment>
  <w:comment w:id="1050" w:author="Windows User" w:date="2015-10-30T08:56:00Z" w:initials="BS">
    <w:p w14:paraId="2F0C8D0C" w14:textId="77777777" w:rsidR="00423B80" w:rsidRDefault="00423B80"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423B80" w:rsidRDefault="00423B80"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423B80" w:rsidRDefault="00423B80"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423B80" w:rsidRDefault="00423B80" w:rsidP="00E35F1F">
      <w:pPr>
        <w:pStyle w:val="CommentText"/>
      </w:pPr>
      <w:r>
        <w:rPr>
          <w:rStyle w:val="CommentReference"/>
        </w:rPr>
        <w:annotationRef/>
      </w:r>
      <w:r>
        <w:t>Saviour or redeemer?</w:t>
      </w:r>
    </w:p>
  </w:comment>
  <w:comment w:id="1056" w:author="Windows User" w:date="2015-10-30T08:56:00Z" w:initials="BS">
    <w:p w14:paraId="7BA01F3B" w14:textId="77777777" w:rsidR="00423B80" w:rsidRDefault="00423B80"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423B80" w:rsidRDefault="00423B80"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423B80" w:rsidRDefault="00423B80"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423B80" w:rsidRDefault="00423B80"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423B80" w:rsidRDefault="00423B80"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423B80" w:rsidRDefault="00423B80"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423B80" w:rsidRDefault="00423B80"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423B80" w:rsidRDefault="00423B80"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423B80" w:rsidRDefault="00423B80"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423B80" w:rsidRDefault="00423B80"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423B80" w:rsidRDefault="00423B80" w:rsidP="00E35F1F">
      <w:pPr>
        <w:pStyle w:val="CommentText"/>
      </w:pPr>
      <w:r>
        <w:rPr>
          <w:rStyle w:val="CommentReference"/>
        </w:rPr>
        <w:annotationRef/>
      </w:r>
      <w:r>
        <w:t>review</w:t>
      </w:r>
    </w:p>
  </w:comment>
  <w:comment w:id="1079" w:author="Windows User" w:date="2015-10-30T08:56:00Z" w:initials="BS">
    <w:p w14:paraId="5D50DB65" w14:textId="77777777" w:rsidR="00423B80" w:rsidRDefault="00423B80"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423B80" w:rsidRDefault="00423B80" w:rsidP="00E35F1F">
      <w:pPr>
        <w:pStyle w:val="CommentText"/>
      </w:pPr>
      <w:r>
        <w:rPr>
          <w:rStyle w:val="CommentReference"/>
        </w:rPr>
        <w:annotationRef/>
      </w:r>
      <w:r>
        <w:t>works or deeds?</w:t>
      </w:r>
    </w:p>
  </w:comment>
  <w:comment w:id="1081" w:author="Windows User" w:date="2015-11-21T13:24:00Z" w:initials="WU">
    <w:p w14:paraId="7A990723" w14:textId="77777777" w:rsidR="00423B80" w:rsidRDefault="00423B80" w:rsidP="00E35F1F">
      <w:pPr>
        <w:pStyle w:val="CommentText"/>
      </w:pPr>
      <w:r>
        <w:rPr>
          <w:rStyle w:val="CommentReference"/>
        </w:rPr>
        <w:annotationRef/>
      </w:r>
      <w:r>
        <w:t>review</w:t>
      </w:r>
    </w:p>
  </w:comment>
  <w:comment w:id="1082" w:author="Windows User" w:date="2015-10-30T08:56:00Z" w:initials="BS">
    <w:p w14:paraId="5BB3D65B" w14:textId="77777777" w:rsidR="00423B80" w:rsidRDefault="00423B80" w:rsidP="00E35F1F">
      <w:pPr>
        <w:pStyle w:val="CommentText"/>
      </w:pPr>
      <w:r>
        <w:rPr>
          <w:rStyle w:val="CommentReference"/>
        </w:rPr>
        <w:annotationRef/>
      </w:r>
      <w:r>
        <w:t>does Coptic have 'high'?</w:t>
      </w:r>
    </w:p>
  </w:comment>
  <w:comment w:id="1083" w:author="Windows User" w:date="2015-11-21T13:24:00Z" w:initials="WU">
    <w:p w14:paraId="1D334F95" w14:textId="77777777" w:rsidR="00423B80" w:rsidRDefault="00423B80" w:rsidP="00E35F1F">
      <w:pPr>
        <w:pStyle w:val="CommentText"/>
      </w:pPr>
      <w:r>
        <w:rPr>
          <w:rStyle w:val="CommentReference"/>
        </w:rPr>
        <w:annotationRef/>
      </w:r>
      <w:r>
        <w:t>review, add variant</w:t>
      </w:r>
    </w:p>
  </w:comment>
  <w:comment w:id="1084" w:author="Windows User" w:date="2015-10-30T08:56:00Z" w:initials="BS">
    <w:p w14:paraId="5480B788" w14:textId="77777777" w:rsidR="00423B80" w:rsidRDefault="00423B80"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423B80" w:rsidRDefault="00423B80"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423B80" w:rsidRDefault="00423B80" w:rsidP="006869EE">
      <w:pPr>
        <w:pStyle w:val="CommentText"/>
      </w:pPr>
      <w:r>
        <w:rPr>
          <w:rStyle w:val="CommentReference"/>
        </w:rPr>
        <w:annotationRef/>
      </w:r>
      <w:r>
        <w:t>May He or that He may</w:t>
      </w:r>
    </w:p>
  </w:comment>
  <w:comment w:id="1095" w:author="Windows User" w:date="2015-10-30T08:56:00Z" w:initials="BS">
    <w:p w14:paraId="5BE9E7DF" w14:textId="77777777" w:rsidR="00423B80" w:rsidRDefault="00423B80" w:rsidP="006869EE">
      <w:pPr>
        <w:pStyle w:val="CommentText"/>
      </w:pPr>
      <w:r>
        <w:rPr>
          <w:rStyle w:val="CommentReference"/>
        </w:rPr>
        <w:annotationRef/>
      </w:r>
      <w:r>
        <w:t>protopresbyters?</w:t>
      </w:r>
    </w:p>
  </w:comment>
  <w:comment w:id="1096" w:author="Windows User" w:date="2015-10-30T08:56:00Z" w:initials="BS">
    <w:p w14:paraId="37712CA1" w14:textId="77777777" w:rsidR="00423B80" w:rsidRDefault="00423B80" w:rsidP="006869EE">
      <w:pPr>
        <w:pStyle w:val="CommentText"/>
      </w:pPr>
      <w:r>
        <w:rPr>
          <w:rStyle w:val="CommentReference"/>
        </w:rPr>
        <w:annotationRef/>
      </w:r>
      <w:r>
        <w:t>those who?</w:t>
      </w:r>
    </w:p>
  </w:comment>
  <w:comment w:id="1097" w:author="Windows User" w:date="2015-10-30T08:56:00Z" w:initials="BS">
    <w:p w14:paraId="0BC9F56F" w14:textId="77777777" w:rsidR="00423B80" w:rsidRDefault="00423B80" w:rsidP="006869EE">
      <w:pPr>
        <w:pStyle w:val="CommentText"/>
      </w:pPr>
      <w:r>
        <w:rPr>
          <w:rStyle w:val="CommentReference"/>
        </w:rPr>
        <w:annotationRef/>
      </w:r>
      <w:r>
        <w:t>Yourself?</w:t>
      </w:r>
    </w:p>
  </w:comment>
  <w:comment w:id="1101" w:author="Windows User" w:date="2015-11-27T20:09:00Z" w:initials="WU">
    <w:p w14:paraId="5DD947BD" w14:textId="77777777" w:rsidR="00423B80" w:rsidRDefault="00423B80"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423B80" w:rsidRDefault="00423B80"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423B80" w:rsidRDefault="00423B80" w:rsidP="006869EE">
      <w:pPr>
        <w:pStyle w:val="CommentText"/>
      </w:pPr>
      <w:r>
        <w:rPr>
          <w:rStyle w:val="CommentReference"/>
        </w:rPr>
        <w:annotationRef/>
      </w:r>
      <w:r>
        <w:t>Good News or Glad Tidings?</w:t>
      </w:r>
    </w:p>
  </w:comment>
  <w:comment w:id="1112" w:author="Windows User" w:date="2015-10-30T08:56:00Z" w:initials="WU">
    <w:p w14:paraId="07481CDA" w14:textId="77777777" w:rsidR="00423B80" w:rsidRDefault="00423B80"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423B80" w:rsidRDefault="00423B80"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423B80" w:rsidRDefault="00423B80" w:rsidP="006869EE">
      <w:pPr>
        <w:pStyle w:val="CommentText"/>
      </w:pPr>
      <w:r>
        <w:rPr>
          <w:rStyle w:val="CommentReference"/>
        </w:rPr>
        <w:annotationRef/>
      </w:r>
      <w:r>
        <w:t>Add footnote of what this is</w:t>
      </w:r>
    </w:p>
  </w:comment>
  <w:comment w:id="1123" w:author="Windows User" w:date="2016-02-10T12:41:00Z" w:initials="WU">
    <w:p w14:paraId="67A8D0BB" w14:textId="77777777" w:rsidR="00423B80" w:rsidRDefault="00423B80" w:rsidP="00CA3D47">
      <w:pPr>
        <w:pStyle w:val="CommentText"/>
      </w:pPr>
      <w:r>
        <w:rPr>
          <w:rStyle w:val="CommentReference"/>
        </w:rPr>
        <w:annotationRef/>
      </w:r>
      <w:r>
        <w:t>May He or that He may</w:t>
      </w:r>
    </w:p>
  </w:comment>
  <w:comment w:id="1133" w:author="Windows User" w:date="2015-10-30T08:56:00Z" w:initials="WU">
    <w:p w14:paraId="6841EDAF" w14:textId="77777777" w:rsidR="00423B80" w:rsidRDefault="00423B80">
      <w:pPr>
        <w:pStyle w:val="CommentText"/>
      </w:pPr>
      <w:r>
        <w:rPr>
          <w:rStyle w:val="CommentReference"/>
        </w:rPr>
        <w:annotationRef/>
      </w:r>
      <w:r>
        <w:t>Isn’t this one more faithful?</w:t>
      </w:r>
    </w:p>
  </w:comment>
  <w:comment w:id="1134" w:author="Windows User" w:date="2015-10-30T08:56:00Z" w:initials="WU">
    <w:p w14:paraId="44483F5F" w14:textId="77777777" w:rsidR="00423B80" w:rsidRDefault="00423B80">
      <w:pPr>
        <w:pStyle w:val="CommentText"/>
      </w:pPr>
      <w:r>
        <w:rPr>
          <w:rStyle w:val="CommentReference"/>
        </w:rPr>
        <w:annotationRef/>
      </w:r>
      <w:r>
        <w:t>Which one(s) are/is right?</w:t>
      </w:r>
    </w:p>
  </w:comment>
  <w:comment w:id="1135" w:author="Windows User" w:date="2015-10-30T08:56:00Z" w:initials="WU">
    <w:p w14:paraId="22B3EF76" w14:textId="77777777" w:rsidR="00423B80" w:rsidRDefault="00423B80">
      <w:pPr>
        <w:pStyle w:val="CommentText"/>
      </w:pPr>
      <w:r>
        <w:rPr>
          <w:rStyle w:val="CommentReference"/>
        </w:rPr>
        <w:annotationRef/>
      </w:r>
      <w:r>
        <w:t>Coptic doesn’t seem to have “O Lord”</w:t>
      </w:r>
    </w:p>
  </w:comment>
  <w:comment w:id="1139" w:author="Windows User" w:date="2015-10-30T08:56:00Z" w:initials="WU">
    <w:p w14:paraId="6BF65470" w14:textId="77777777" w:rsidR="00423B80" w:rsidRDefault="00423B80">
      <w:pPr>
        <w:pStyle w:val="CommentText"/>
      </w:pPr>
      <w:r>
        <w:rPr>
          <w:rStyle w:val="CommentReference"/>
        </w:rPr>
        <w:annotationRef/>
      </w:r>
      <w:r>
        <w:t>Called or named?</w:t>
      </w:r>
    </w:p>
  </w:comment>
  <w:comment w:id="1140" w:author="Windows User" w:date="2015-10-30T08:56:00Z" w:initials="WU">
    <w:p w14:paraId="64122CF8" w14:textId="77777777" w:rsidR="00423B80" w:rsidRDefault="00423B80">
      <w:pPr>
        <w:pStyle w:val="CommentText"/>
      </w:pPr>
      <w:r>
        <w:rPr>
          <w:rStyle w:val="CommentReference"/>
        </w:rPr>
        <w:annotationRef/>
      </w:r>
      <w:r>
        <w:t>John loved the Lord, or the Lord loved John?</w:t>
      </w:r>
    </w:p>
  </w:comment>
  <w:comment w:id="1142" w:author="Windows User" w:date="2015-10-30T08:56:00Z" w:initials="WU">
    <w:p w14:paraId="28540FAB" w14:textId="77777777" w:rsidR="00423B80" w:rsidRDefault="00423B80">
      <w:pPr>
        <w:pStyle w:val="CommentText"/>
      </w:pPr>
      <w:r>
        <w:rPr>
          <w:rStyle w:val="CommentReference"/>
        </w:rPr>
        <w:annotationRef/>
      </w:r>
      <w:r>
        <w:t>Not the Lord?</w:t>
      </w:r>
    </w:p>
  </w:comment>
  <w:comment w:id="1143" w:author="Windows User" w:date="2015-10-30T08:56:00Z" w:initials="WU">
    <w:p w14:paraId="3BE9EA57" w14:textId="77777777" w:rsidR="00423B80" w:rsidRDefault="00423B80">
      <w:pPr>
        <w:pStyle w:val="CommentText"/>
      </w:pPr>
      <w:r>
        <w:rPr>
          <w:rStyle w:val="CommentReference"/>
        </w:rPr>
        <w:annotationRef/>
      </w:r>
      <w:r>
        <w:t>The rest missing?</w:t>
      </w:r>
    </w:p>
  </w:comment>
  <w:comment w:id="1144" w:author="Windows User" w:date="2015-10-30T08:56:00Z" w:initials="WU">
    <w:p w14:paraId="17CFCF91" w14:textId="77777777" w:rsidR="00423B80" w:rsidRDefault="00423B80">
      <w:pPr>
        <w:pStyle w:val="CommentText"/>
      </w:pPr>
      <w:r>
        <w:rPr>
          <w:rStyle w:val="CommentReference"/>
        </w:rPr>
        <w:annotationRef/>
      </w:r>
      <w:r>
        <w:t>Completely different…</w:t>
      </w:r>
    </w:p>
  </w:comment>
  <w:comment w:id="1145" w:author="Windows User" w:date="2015-10-30T08:56:00Z" w:initials="WU">
    <w:p w14:paraId="1A5ABDDA" w14:textId="77777777" w:rsidR="00423B80" w:rsidRDefault="00423B80">
      <w:pPr>
        <w:pStyle w:val="CommentText"/>
      </w:pPr>
      <w:r>
        <w:rPr>
          <w:rStyle w:val="CommentReference"/>
        </w:rPr>
        <w:annotationRef/>
      </w:r>
      <w:r>
        <w:t>Sound or voices?</w:t>
      </w:r>
    </w:p>
  </w:comment>
  <w:comment w:id="1147" w:author="Windows User" w:date="2015-10-30T08:56:00Z" w:initials="WU">
    <w:p w14:paraId="2632154F" w14:textId="77777777" w:rsidR="00423B80" w:rsidRDefault="00423B80">
      <w:pPr>
        <w:pStyle w:val="CommentText"/>
      </w:pPr>
      <w:r>
        <w:rPr>
          <w:rStyle w:val="CommentReference"/>
        </w:rPr>
        <w:annotationRef/>
      </w:r>
      <w:r>
        <w:t>AAP has divinely inspired.</w:t>
      </w:r>
    </w:p>
  </w:comment>
  <w:comment w:id="1149" w:author="Windows User" w:date="2015-10-30T08:56:00Z" w:initials="WU">
    <w:p w14:paraId="6A684B9E" w14:textId="77777777" w:rsidR="00423B80" w:rsidRDefault="00423B80">
      <w:pPr>
        <w:pStyle w:val="CommentText"/>
      </w:pPr>
      <w:r>
        <w:rPr>
          <w:rStyle w:val="CommentReference"/>
        </w:rPr>
        <w:annotationRef/>
      </w:r>
      <w:r>
        <w:t>This one needs looking at.</w:t>
      </w:r>
    </w:p>
  </w:comment>
  <w:comment w:id="1150" w:author="Windows User" w:date="2015-10-30T08:56:00Z" w:initials="WU">
    <w:p w14:paraId="3E29D706" w14:textId="77777777" w:rsidR="00423B80" w:rsidRDefault="00423B80">
      <w:pPr>
        <w:pStyle w:val="CommentText"/>
      </w:pPr>
      <w:r>
        <w:rPr>
          <w:rStyle w:val="CommentReference"/>
        </w:rPr>
        <w:annotationRef/>
      </w:r>
      <w:r>
        <w:t>Partners?</w:t>
      </w:r>
    </w:p>
  </w:comment>
  <w:comment w:id="1155" w:author="Windows User" w:date="2015-10-30T08:56:00Z" w:initials="WU">
    <w:p w14:paraId="662AC6DC" w14:textId="77777777" w:rsidR="00423B80" w:rsidRDefault="00423B80">
      <w:pPr>
        <w:pStyle w:val="CommentText"/>
      </w:pPr>
      <w:r>
        <w:rPr>
          <w:rStyle w:val="CommentReference"/>
        </w:rPr>
        <w:annotationRef/>
      </w:r>
      <w:r>
        <w:t>What land?</w:t>
      </w:r>
    </w:p>
  </w:comment>
  <w:comment w:id="1157" w:author="Windows User" w:date="2015-10-30T08:56:00Z" w:initials="WU">
    <w:p w14:paraId="121BE348" w14:textId="77777777" w:rsidR="00423B80" w:rsidRDefault="00423B80">
      <w:pPr>
        <w:pStyle w:val="CommentText"/>
      </w:pPr>
      <w:r>
        <w:rPr>
          <w:rStyle w:val="CommentReference"/>
        </w:rPr>
        <w:annotationRef/>
      </w:r>
      <w:r>
        <w:t>Or englighten?</w:t>
      </w:r>
    </w:p>
  </w:comment>
  <w:comment w:id="1171" w:author="Windows User" w:date="2015-10-30T08:56:00Z" w:initials="WU">
    <w:p w14:paraId="52EAF036" w14:textId="77777777" w:rsidR="00423B80" w:rsidRDefault="00423B80">
      <w:pPr>
        <w:pStyle w:val="CommentText"/>
      </w:pPr>
      <w:r>
        <w:rPr>
          <w:rStyle w:val="CommentReference"/>
        </w:rPr>
        <w:annotationRef/>
      </w:r>
      <w:r>
        <w:t>What should this verse be?</w:t>
      </w:r>
    </w:p>
  </w:comment>
  <w:comment w:id="1182" w:author="Windows User" w:date="2015-10-30T08:56:00Z" w:initials="BS">
    <w:p w14:paraId="1A0E2428" w14:textId="77777777" w:rsidR="00423B80" w:rsidRDefault="00423B80">
      <w:pPr>
        <w:pStyle w:val="CommentText"/>
      </w:pPr>
      <w:r>
        <w:rPr>
          <w:rStyle w:val="CommentReference"/>
        </w:rPr>
        <w:annotationRef/>
      </w:r>
      <w:r>
        <w:t>wiles or snares?</w:t>
      </w:r>
    </w:p>
  </w:comment>
  <w:comment w:id="1184" w:author="Windows User" w:date="2015-10-30T08:56:00Z" w:initials="BS">
    <w:p w14:paraId="2B8DD286" w14:textId="77777777" w:rsidR="00423B80" w:rsidRDefault="00423B80">
      <w:pPr>
        <w:pStyle w:val="CommentText"/>
      </w:pPr>
      <w:r>
        <w:rPr>
          <w:rStyle w:val="CommentReference"/>
        </w:rPr>
        <w:annotationRef/>
      </w:r>
      <w:r>
        <w:t>I typed this Coptic... so it will have typos..</w:t>
      </w:r>
    </w:p>
  </w:comment>
  <w:comment w:id="1185" w:author="Windows User" w:date="2015-10-30T08:56:00Z" w:initials="WU">
    <w:p w14:paraId="7AD216CC" w14:textId="77777777" w:rsidR="00423B80" w:rsidRDefault="00423B80">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423B80" w:rsidRDefault="00423B80">
      <w:pPr>
        <w:pStyle w:val="CommentText"/>
      </w:pPr>
      <w:r>
        <w:rPr>
          <w:rStyle w:val="CommentReference"/>
        </w:rPr>
        <w:annotationRef/>
      </w:r>
      <w:r>
        <w:t>omit 'be' in contemporary?</w:t>
      </w:r>
    </w:p>
  </w:comment>
  <w:comment w:id="1188" w:author="Windows User" w:date="2015-10-30T08:56:00Z" w:initials="BS">
    <w:p w14:paraId="6511FB80" w14:textId="77777777" w:rsidR="00423B80" w:rsidRDefault="00423B80">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423B80" w:rsidRDefault="00423B80">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423B80" w:rsidRDefault="00423B80">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423B80" w:rsidRDefault="00423B80">
      <w:pPr>
        <w:pStyle w:val="CommentText"/>
      </w:pPr>
      <w:r>
        <w:rPr>
          <w:rStyle w:val="CommentReference"/>
        </w:rPr>
        <w:annotationRef/>
      </w:r>
      <w:r>
        <w:t>Needs work.</w:t>
      </w:r>
    </w:p>
  </w:comment>
  <w:comment w:id="1214" w:author="Windows User" w:date="2015-10-30T08:56:00Z" w:initials="WU">
    <w:p w14:paraId="76E8B799" w14:textId="77777777" w:rsidR="00423B80" w:rsidRDefault="00423B80">
      <w:pPr>
        <w:pStyle w:val="CommentText"/>
      </w:pPr>
      <w:r>
        <w:rPr>
          <w:rStyle w:val="CommentReference"/>
        </w:rPr>
        <w:annotationRef/>
      </w:r>
      <w:r>
        <w:t>Should this be tho-out 5? Or 25?</w:t>
      </w:r>
    </w:p>
  </w:comment>
  <w:comment w:id="1221" w:author="Windows User" w:date="2015-11-11T11:06:00Z" w:initials="WU">
    <w:p w14:paraId="58D84DCF" w14:textId="77777777" w:rsidR="00423B80" w:rsidRDefault="00423B80">
      <w:pPr>
        <w:pStyle w:val="CommentText"/>
      </w:pPr>
      <w:r>
        <w:rPr>
          <w:rStyle w:val="CommentReference"/>
        </w:rPr>
        <w:annotationRef/>
      </w:r>
      <w:r>
        <w:t>Should this be last age or something?</w:t>
      </w:r>
    </w:p>
  </w:comment>
  <w:comment w:id="1223" w:author="Windows User" w:date="2015-11-11T11:00:00Z" w:initials="WU">
    <w:p w14:paraId="7D2DE752" w14:textId="77777777" w:rsidR="00423B80" w:rsidRDefault="00423B80">
      <w:pPr>
        <w:pStyle w:val="CommentText"/>
      </w:pPr>
      <w:r>
        <w:rPr>
          <w:rStyle w:val="CommentReference"/>
        </w:rPr>
        <w:annotationRef/>
      </w:r>
      <w:r>
        <w:t>This needs reviewing!</w:t>
      </w:r>
    </w:p>
  </w:comment>
  <w:comment w:id="1224" w:author="Windows User" w:date="2015-11-11T11:00:00Z" w:initials="WU">
    <w:p w14:paraId="65102EEC" w14:textId="77777777" w:rsidR="00423B80" w:rsidRDefault="00423B80">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423B80" w:rsidRDefault="00423B80">
      <w:pPr>
        <w:pStyle w:val="CommentText"/>
      </w:pPr>
      <w:r>
        <w:rPr>
          <w:rStyle w:val="CommentReference"/>
        </w:rPr>
        <w:annotationRef/>
      </w:r>
      <w:r>
        <w:t>Confirmed?</w:t>
      </w:r>
    </w:p>
  </w:comment>
  <w:comment w:id="1240" w:author="Windows User" w:date="2015-10-30T08:56:00Z" w:initials="WU">
    <w:p w14:paraId="41EDECE7" w14:textId="77777777" w:rsidR="00423B80" w:rsidRDefault="00423B80">
      <w:pPr>
        <w:pStyle w:val="CommentText"/>
      </w:pPr>
      <w:r>
        <w:rPr>
          <w:rStyle w:val="CommentReference"/>
        </w:rPr>
        <w:annotationRef/>
      </w:r>
      <w:r>
        <w:t>Heroes, or athletes?</w:t>
      </w:r>
    </w:p>
  </w:comment>
  <w:comment w:id="1267" w:author="Windows User" w:date="2015-10-30T08:56:00Z" w:initials="WU">
    <w:p w14:paraId="5FA627EB" w14:textId="77777777" w:rsidR="00423B80" w:rsidRDefault="00423B80">
      <w:pPr>
        <w:pStyle w:val="CommentText"/>
      </w:pPr>
      <w:r>
        <w:rPr>
          <w:rStyle w:val="CommentReference"/>
        </w:rPr>
        <w:annotationRef/>
      </w:r>
      <w:r>
        <w:t>Beasts or creatures?</w:t>
      </w:r>
    </w:p>
  </w:comment>
  <w:comment w:id="1268" w:author="Windows User" w:date="2015-10-30T08:56:00Z" w:initials="WU">
    <w:p w14:paraId="04563F96" w14:textId="77777777" w:rsidR="00423B80" w:rsidRDefault="00423B80">
      <w:pPr>
        <w:pStyle w:val="CommentText"/>
      </w:pPr>
      <w:r>
        <w:rPr>
          <w:rStyle w:val="CommentReference"/>
        </w:rPr>
        <w:annotationRef/>
      </w:r>
      <w:r>
        <w:t>Incessant? Or unceasing?</w:t>
      </w:r>
    </w:p>
  </w:comment>
  <w:comment w:id="1269" w:author="Windows User" w:date="2015-10-30T08:56:00Z" w:initials="WU">
    <w:p w14:paraId="7BD20F77" w14:textId="77777777" w:rsidR="00423B80" w:rsidRDefault="00423B80">
      <w:pPr>
        <w:pStyle w:val="CommentText"/>
      </w:pPr>
      <w:r>
        <w:rPr>
          <w:rStyle w:val="CommentReference"/>
        </w:rPr>
        <w:annotationRef/>
      </w:r>
      <w:r>
        <w:t>Flames of fire or fervent as fire?</w:t>
      </w:r>
    </w:p>
  </w:comment>
  <w:comment w:id="1273" w:author="Windows User" w:date="2015-10-30T08:56:00Z" w:initials="WU">
    <w:p w14:paraId="44A84E5A" w14:textId="77777777" w:rsidR="00423B80" w:rsidRDefault="00423B80">
      <w:pPr>
        <w:pStyle w:val="CommentText"/>
      </w:pPr>
      <w:r>
        <w:rPr>
          <w:rStyle w:val="CommentReference"/>
        </w:rPr>
        <w:annotationRef/>
      </w:r>
      <w:r>
        <w:t>Serving the Lord, or serving before the Lord?</w:t>
      </w:r>
    </w:p>
  </w:comment>
  <w:comment w:id="1287" w:author="Windows User" w:date="2015-10-30T08:56:00Z" w:initials="WU">
    <w:p w14:paraId="07D2B1EF" w14:textId="77777777" w:rsidR="00423B80" w:rsidRDefault="00423B80">
      <w:pPr>
        <w:pStyle w:val="CommentText"/>
      </w:pPr>
      <w:r>
        <w:rPr>
          <w:rStyle w:val="CommentReference"/>
        </w:rPr>
        <w:annotationRef/>
      </w:r>
      <w:r>
        <w:t>Or voice of God?</w:t>
      </w:r>
    </w:p>
  </w:comment>
  <w:comment w:id="1288" w:author="Windows User" w:date="2015-10-30T08:56:00Z" w:initials="WU">
    <w:p w14:paraId="3900CC21" w14:textId="77777777" w:rsidR="00423B80" w:rsidRDefault="00423B80">
      <w:pPr>
        <w:pStyle w:val="CommentText"/>
      </w:pPr>
      <w:r>
        <w:rPr>
          <w:rStyle w:val="CommentReference"/>
        </w:rPr>
        <w:annotationRef/>
      </w:r>
      <w:r>
        <w:t>Received or accepted?</w:t>
      </w:r>
    </w:p>
  </w:comment>
  <w:comment w:id="1293" w:author="Windows User" w:date="2015-11-06T08:39:00Z" w:initials="WU">
    <w:p w14:paraId="6EA3F191" w14:textId="77777777" w:rsidR="00423B80" w:rsidRDefault="00423B80">
      <w:pPr>
        <w:pStyle w:val="CommentText"/>
      </w:pPr>
      <w:r>
        <w:rPr>
          <w:rStyle w:val="CommentReference"/>
        </w:rPr>
        <w:annotationRef/>
      </w:r>
      <w:r>
        <w:t>Is this the right St. Theodore?</w:t>
      </w:r>
    </w:p>
  </w:comment>
  <w:comment w:id="1298" w:author="Windows User" w:date="2015-10-30T08:56:00Z" w:initials="WU">
    <w:p w14:paraId="227730E1" w14:textId="77777777" w:rsidR="00423B80" w:rsidRDefault="00423B80">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423B80" w:rsidRDefault="00423B80">
      <w:pPr>
        <w:pStyle w:val="CommentText"/>
      </w:pPr>
      <w:r>
        <w:rPr>
          <w:rStyle w:val="CommentReference"/>
        </w:rPr>
        <w:annotationRef/>
      </w:r>
      <w:r>
        <w:t>Building them upon the Name?</w:t>
      </w:r>
    </w:p>
  </w:comment>
  <w:comment w:id="1309" w:author="Windows User" w:date="2015-10-30T08:56:00Z" w:initials="WU">
    <w:p w14:paraId="3CFB1D1A" w14:textId="77777777" w:rsidR="00423B80" w:rsidRDefault="00423B80">
      <w:pPr>
        <w:pStyle w:val="CommentText"/>
      </w:pPr>
      <w:r>
        <w:rPr>
          <w:rStyle w:val="CommentReference"/>
        </w:rPr>
        <w:annotationRef/>
      </w:r>
      <w:r>
        <w:t>Placed or established?</w:t>
      </w:r>
    </w:p>
  </w:comment>
  <w:comment w:id="1310" w:author="Windows User" w:date="2015-10-30T08:56:00Z" w:initials="WU">
    <w:p w14:paraId="08983CC0" w14:textId="77777777" w:rsidR="00423B80" w:rsidRDefault="00423B80">
      <w:pPr>
        <w:pStyle w:val="CommentText"/>
      </w:pPr>
      <w:r>
        <w:rPr>
          <w:rStyle w:val="CommentReference"/>
        </w:rPr>
        <w:annotationRef/>
      </w:r>
      <w:r>
        <w:t>Or refused?</w:t>
      </w:r>
    </w:p>
  </w:comment>
  <w:comment w:id="1316" w:author="Windows User" w:date="2015-10-30T08:56:00Z" w:initials="WU">
    <w:p w14:paraId="535F3E1B" w14:textId="77777777" w:rsidR="00423B80" w:rsidRDefault="00423B80">
      <w:pPr>
        <w:pStyle w:val="CommentText"/>
      </w:pPr>
      <w:r>
        <w:rPr>
          <w:rStyle w:val="CommentReference"/>
        </w:rPr>
        <w:annotationRef/>
      </w:r>
      <w:r>
        <w:t>Sprung forth? Came forth? Blossomed?</w:t>
      </w:r>
    </w:p>
  </w:comment>
  <w:comment w:id="1328" w:author="Windows User" w:date="2015-10-30T08:56:00Z" w:initials="BS">
    <w:p w14:paraId="07DE8008" w14:textId="77777777" w:rsidR="00423B80" w:rsidRDefault="00423B80">
      <w:pPr>
        <w:pStyle w:val="CommentText"/>
      </w:pPr>
      <w:r>
        <w:rPr>
          <w:rStyle w:val="CommentReference"/>
        </w:rPr>
        <w:annotationRef/>
      </w:r>
      <w:r>
        <w:t>what does this mean?</w:t>
      </w:r>
    </w:p>
  </w:comment>
  <w:comment w:id="1329" w:author="Windows User" w:date="2015-10-30T08:56:00Z" w:initials="BS">
    <w:p w14:paraId="7DE26DCC" w14:textId="77777777" w:rsidR="00423B80" w:rsidRDefault="00423B80">
      <w:pPr>
        <w:pStyle w:val="CommentText"/>
      </w:pPr>
      <w:r>
        <w:rPr>
          <w:rStyle w:val="CommentReference"/>
        </w:rPr>
        <w:annotationRef/>
      </w:r>
      <w:r>
        <w:t>announced or proclaimed?</w:t>
      </w:r>
    </w:p>
  </w:comment>
  <w:comment w:id="1333" w:author="Windows User" w:date="2015-10-30T08:56:00Z" w:initials="WU">
    <w:p w14:paraId="729B2278" w14:textId="77777777" w:rsidR="00423B80" w:rsidRDefault="00423B80">
      <w:pPr>
        <w:pStyle w:val="CommentText"/>
      </w:pPr>
      <w:r>
        <w:rPr>
          <w:rStyle w:val="CommentReference"/>
        </w:rPr>
        <w:annotationRef/>
      </w:r>
      <w:r>
        <w:t>?</w:t>
      </w:r>
    </w:p>
  </w:comment>
  <w:comment w:id="1334" w:author="Windows User" w:date="2015-10-30T08:56:00Z" w:initials="WU">
    <w:p w14:paraId="44863D12" w14:textId="77777777" w:rsidR="00423B80" w:rsidRDefault="00423B80">
      <w:pPr>
        <w:pStyle w:val="CommentText"/>
      </w:pPr>
      <w:r>
        <w:rPr>
          <w:rStyle w:val="CommentReference"/>
        </w:rPr>
        <w:annotationRef/>
      </w:r>
      <w:r>
        <w:t>Bride, no, not bridegroom?</w:t>
      </w:r>
    </w:p>
  </w:comment>
  <w:comment w:id="1337" w:author="Windows User" w:date="2015-10-30T08:56:00Z" w:initials="WU">
    <w:p w14:paraId="6CE1AF88" w14:textId="77777777" w:rsidR="00423B80" w:rsidRDefault="00423B80">
      <w:pPr>
        <w:pStyle w:val="CommentText"/>
      </w:pPr>
      <w:r>
        <w:rPr>
          <w:rStyle w:val="CommentReference"/>
        </w:rPr>
        <w:annotationRef/>
      </w:r>
      <w:r>
        <w:t>Return?</w:t>
      </w:r>
    </w:p>
  </w:comment>
  <w:comment w:id="1338" w:author="Windows User" w:date="2015-10-30T08:56:00Z" w:initials="WU">
    <w:p w14:paraId="2917E600" w14:textId="77777777" w:rsidR="00423B80" w:rsidRDefault="00423B80">
      <w:pPr>
        <w:pStyle w:val="CommentText"/>
      </w:pPr>
      <w:r>
        <w:rPr>
          <w:rStyle w:val="CommentReference"/>
        </w:rPr>
        <w:annotationRef/>
      </w:r>
      <w:r>
        <w:t>Establishment? Building up?</w:t>
      </w:r>
    </w:p>
  </w:comment>
  <w:comment w:id="1340" w:author="Windows User" w:date="2015-10-30T08:56:00Z" w:initials="WU">
    <w:p w14:paraId="14DF4F91" w14:textId="77777777" w:rsidR="00423B80" w:rsidRDefault="00423B80">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423B80" w:rsidRDefault="00423B80">
      <w:pPr>
        <w:pStyle w:val="CommentText"/>
      </w:pPr>
      <w:r>
        <w:rPr>
          <w:rStyle w:val="CommentReference"/>
        </w:rPr>
        <w:annotationRef/>
      </w:r>
      <w:r>
        <w:t>I don’t see “the Lord is with you” in the Coptic</w:t>
      </w:r>
    </w:p>
    <w:p w14:paraId="4431CB1C" w14:textId="77777777" w:rsidR="00423B80" w:rsidRDefault="00423B80">
      <w:pPr>
        <w:pStyle w:val="CommentText"/>
      </w:pPr>
    </w:p>
  </w:comment>
  <w:comment w:id="1342" w:author="Windows User" w:date="2015-10-30T08:56:00Z" w:initials="WU">
    <w:p w14:paraId="4549B91A" w14:textId="77777777" w:rsidR="00423B80" w:rsidRDefault="00423B80">
      <w:pPr>
        <w:pStyle w:val="CommentText"/>
      </w:pPr>
      <w:r>
        <w:rPr>
          <w:rStyle w:val="CommentReference"/>
        </w:rPr>
        <w:annotationRef/>
      </w:r>
      <w:r>
        <w:t>Heavenly herald of Good News?</w:t>
      </w:r>
    </w:p>
    <w:p w14:paraId="384F02AC" w14:textId="77777777" w:rsidR="00423B80" w:rsidRDefault="00423B80">
      <w:pPr>
        <w:pStyle w:val="CommentText"/>
      </w:pPr>
    </w:p>
  </w:comment>
  <w:comment w:id="1349" w:author="Windows User" w:date="2015-10-30T08:56:00Z" w:initials="WU">
    <w:p w14:paraId="4A264D5C" w14:textId="77777777" w:rsidR="00423B80" w:rsidRDefault="00423B80">
      <w:pPr>
        <w:pStyle w:val="CommentText"/>
      </w:pPr>
      <w:r>
        <w:rPr>
          <w:rStyle w:val="CommentReference"/>
        </w:rPr>
        <w:annotationRef/>
      </w:r>
      <w:r>
        <w:t>I think we’re doing holy for ethowab, but saint for agios… open to discussion though.</w:t>
      </w:r>
    </w:p>
  </w:comment>
  <w:comment w:id="1371" w:author="Windows User" w:date="2015-10-30T08:56:00Z" w:initials="BS">
    <w:p w14:paraId="20FFD670" w14:textId="77777777" w:rsidR="00423B80" w:rsidRDefault="00423B80" w:rsidP="006A0382">
      <w:pPr>
        <w:pStyle w:val="CommentText"/>
      </w:pPr>
      <w:r>
        <w:rPr>
          <w:rStyle w:val="CommentReference"/>
        </w:rPr>
        <w:annotationRef/>
      </w:r>
      <w:r>
        <w:t>theotokos, not mav em ef Nooti</w:t>
      </w:r>
    </w:p>
  </w:comment>
  <w:comment w:id="1374" w:author="Windows User" w:date="2015-10-30T08:56:00Z" w:initials="WU">
    <w:p w14:paraId="3A72AA33" w14:textId="77777777" w:rsidR="00423B80" w:rsidRDefault="00423B80">
      <w:pPr>
        <w:pStyle w:val="CommentText"/>
      </w:pPr>
      <w:r>
        <w:rPr>
          <w:rStyle w:val="CommentReference"/>
        </w:rPr>
        <w:annotationRef/>
      </w:r>
      <w:r>
        <w:t>Redeemed?</w:t>
      </w:r>
    </w:p>
  </w:comment>
  <w:comment w:id="1375" w:author="Windows User" w:date="2015-10-30T08:56:00Z" w:initials="WU">
    <w:p w14:paraId="5BF82FF5" w14:textId="77777777" w:rsidR="00423B80" w:rsidRDefault="00423B80">
      <w:pPr>
        <w:pStyle w:val="CommentText"/>
      </w:pPr>
      <w:r>
        <w:rPr>
          <w:rStyle w:val="CommentReference"/>
        </w:rPr>
        <w:annotationRef/>
      </w:r>
      <w:r>
        <w:t>For? So?</w:t>
      </w:r>
    </w:p>
  </w:comment>
  <w:comment w:id="1380" w:author="Windows User" w:date="2015-10-30T08:56:00Z" w:initials="WU">
    <w:p w14:paraId="5B54A424" w14:textId="77777777" w:rsidR="00423B80" w:rsidRDefault="00423B80">
      <w:pPr>
        <w:pStyle w:val="CommentText"/>
      </w:pPr>
      <w:r>
        <w:rPr>
          <w:rStyle w:val="CommentReference"/>
        </w:rPr>
        <w:annotationRef/>
      </w:r>
      <w:r>
        <w:t>Or did shine and did illuminate</w:t>
      </w:r>
    </w:p>
  </w:comment>
  <w:comment w:id="1381" w:author="Windows User" w:date="2015-10-30T08:56:00Z" w:initials="WU">
    <w:p w14:paraId="5929E69F" w14:textId="77777777" w:rsidR="00423B80" w:rsidRDefault="00423B80">
      <w:pPr>
        <w:pStyle w:val="CommentText"/>
      </w:pPr>
      <w:r>
        <w:rPr>
          <w:rStyle w:val="CommentReference"/>
        </w:rPr>
        <w:annotationRef/>
      </w:r>
      <w:r>
        <w:t>What should this verse be?</w:t>
      </w:r>
    </w:p>
  </w:comment>
  <w:comment w:id="1382" w:author="Windows User" w:date="2015-10-30T08:56:00Z" w:initials="WU">
    <w:p w14:paraId="37815108" w14:textId="77777777" w:rsidR="00423B80" w:rsidRDefault="00423B80">
      <w:pPr>
        <w:pStyle w:val="CommentText"/>
      </w:pPr>
      <w:r>
        <w:rPr>
          <w:rStyle w:val="CommentReference"/>
        </w:rPr>
        <w:annotationRef/>
      </w:r>
      <w:r>
        <w:t>Uhm… does this mean something else, because saying the seal of the door Ezekiel saw was raised seems really bad …</w:t>
      </w:r>
    </w:p>
  </w:comment>
  <w:comment w:id="1383" w:author="Windows User" w:date="2015-10-30T08:56:00Z" w:initials="WU">
    <w:p w14:paraId="770E6FA0" w14:textId="77777777" w:rsidR="00423B80" w:rsidRDefault="00423B80">
      <w:pPr>
        <w:pStyle w:val="CommentText"/>
      </w:pPr>
      <w:r>
        <w:rPr>
          <w:rStyle w:val="CommentReference"/>
        </w:rPr>
        <w:annotationRef/>
      </w:r>
      <w:r>
        <w:t>Who?</w:t>
      </w:r>
    </w:p>
  </w:comment>
  <w:comment w:id="1384" w:author="Windows User" w:date="2015-10-30T08:56:00Z" w:initials="WU">
    <w:p w14:paraId="7FDD5784" w14:textId="77777777" w:rsidR="00423B80" w:rsidRDefault="00423B80">
      <w:pPr>
        <w:pStyle w:val="CommentText"/>
      </w:pPr>
      <w:r>
        <w:rPr>
          <w:rStyle w:val="CommentReference"/>
        </w:rPr>
        <w:annotationRef/>
      </w:r>
      <w:r>
        <w:t>Different adjective</w:t>
      </w:r>
    </w:p>
  </w:comment>
  <w:comment w:id="1385" w:author="Windows User" w:date="2015-10-30T08:56:00Z" w:initials="WU">
    <w:p w14:paraId="69734FAC" w14:textId="77777777" w:rsidR="00423B80" w:rsidRDefault="00423B80">
      <w:pPr>
        <w:pStyle w:val="CommentText"/>
      </w:pPr>
      <w:r>
        <w:rPr>
          <w:rStyle w:val="CommentReference"/>
        </w:rPr>
        <w:annotationRef/>
      </w:r>
      <w:r>
        <w:t>Sickness?</w:t>
      </w:r>
    </w:p>
  </w:comment>
  <w:comment w:id="1388" w:author="Windows User" w:date="2015-10-30T08:56:00Z" w:initials="BS">
    <w:p w14:paraId="07C468E8" w14:textId="77777777" w:rsidR="00423B80" w:rsidRDefault="00423B80">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1" w:author="Windows User" w:date="2015-10-30T08:56:00Z" w:initials="WU">
    <w:p w14:paraId="14F94395" w14:textId="77777777" w:rsidR="00423B80" w:rsidRDefault="00423B80">
      <w:pPr>
        <w:pStyle w:val="CommentText"/>
      </w:pPr>
      <w:r>
        <w:rPr>
          <w:rStyle w:val="CommentReference"/>
        </w:rPr>
        <w:annotationRef/>
      </w:r>
      <w:r>
        <w:t>What?</w:t>
      </w:r>
    </w:p>
  </w:comment>
  <w:comment w:id="1400" w:author="Windows User" w:date="2015-10-30T08:56:00Z" w:initials="WU">
    <w:p w14:paraId="39A2608E" w14:textId="77777777" w:rsidR="00423B80" w:rsidRDefault="00423B80">
      <w:pPr>
        <w:pStyle w:val="CommentText"/>
      </w:pPr>
      <w:r>
        <w:rPr>
          <w:rStyle w:val="CommentReference"/>
        </w:rPr>
        <w:annotationRef/>
      </w:r>
    </w:p>
  </w:comment>
  <w:comment w:id="1411" w:author="Windows User" w:date="2015-10-30T08:56:00Z" w:initials="WU">
    <w:p w14:paraId="255EEE9F" w14:textId="77777777" w:rsidR="00423B80" w:rsidRDefault="00423B80">
      <w:pPr>
        <w:pStyle w:val="CommentText"/>
      </w:pPr>
      <w:r>
        <w:rPr>
          <w:rStyle w:val="CommentReference"/>
        </w:rPr>
        <w:annotationRef/>
      </w:r>
      <w:r>
        <w:t>Is abouna going by a different version of the Coptic?</w:t>
      </w:r>
    </w:p>
    <w:p w14:paraId="45F504BB" w14:textId="77777777" w:rsidR="00423B80" w:rsidRDefault="00423B80">
      <w:pPr>
        <w:pStyle w:val="CommentText"/>
      </w:pPr>
    </w:p>
  </w:comment>
  <w:comment w:id="1413" w:author="Windows User" w:date="2015-10-30T08:56:00Z" w:initials="WU">
    <w:p w14:paraId="63C351E6" w14:textId="77777777" w:rsidR="00423B80" w:rsidRDefault="00423B80">
      <w:pPr>
        <w:pStyle w:val="CommentText"/>
      </w:pPr>
      <w:r>
        <w:rPr>
          <w:rStyle w:val="CommentReference"/>
        </w:rPr>
        <w:annotationRef/>
      </w:r>
      <w:r>
        <w:t>Praise and victory doesn’t make sense.</w:t>
      </w:r>
    </w:p>
  </w:comment>
  <w:comment w:id="1415" w:author="Windows User" w:date="2015-10-30T08:56:00Z" w:initials="WU">
    <w:p w14:paraId="5729C7D5" w14:textId="77777777" w:rsidR="00423B80" w:rsidRDefault="00423B80">
      <w:pPr>
        <w:pStyle w:val="CommentText"/>
      </w:pPr>
      <w:r>
        <w:rPr>
          <w:rStyle w:val="CommentReference"/>
        </w:rPr>
        <w:annotationRef/>
      </w:r>
      <w:r>
        <w:t>Godhead?</w:t>
      </w:r>
    </w:p>
  </w:comment>
  <w:comment w:id="1424" w:author="Windows User" w:date="2015-10-30T08:56:00Z" w:initials="WU">
    <w:p w14:paraId="78E42A11" w14:textId="77777777" w:rsidR="00423B80" w:rsidRDefault="00423B80">
      <w:pPr>
        <w:pStyle w:val="CommentText"/>
      </w:pPr>
      <w:r>
        <w:rPr>
          <w:rStyle w:val="CommentReference"/>
        </w:rPr>
        <w:annotationRef/>
      </w:r>
      <w:r>
        <w:t>Establish?</w:t>
      </w:r>
    </w:p>
  </w:comment>
  <w:comment w:id="1425" w:author="Windows User" w:date="2015-10-30T08:56:00Z" w:initials="WU">
    <w:p w14:paraId="642EB965" w14:textId="77777777" w:rsidR="00423B80" w:rsidRDefault="00423B80">
      <w:pPr>
        <w:pStyle w:val="CommentText"/>
      </w:pPr>
      <w:r>
        <w:rPr>
          <w:rStyle w:val="CommentReference"/>
        </w:rPr>
        <w:annotationRef/>
      </w:r>
      <w:r>
        <w:t>Check another source… missing puncuation</w:t>
      </w:r>
    </w:p>
  </w:comment>
  <w:comment w:id="1426" w:author="Windows User" w:date="2015-10-30T08:56:00Z" w:initials="WU">
    <w:p w14:paraId="6F8B5532" w14:textId="77777777" w:rsidR="00423B80" w:rsidRDefault="00423B80">
      <w:pPr>
        <w:pStyle w:val="CommentText"/>
      </w:pPr>
      <w:r>
        <w:rPr>
          <w:rStyle w:val="CommentReference"/>
        </w:rPr>
        <w:annotationRef/>
      </w:r>
      <w:r>
        <w:t>Worked?</w:t>
      </w:r>
    </w:p>
  </w:comment>
  <w:comment w:id="1427" w:author="Windows User" w:date="2015-10-30T08:56:00Z" w:initials="WU">
    <w:p w14:paraId="4F504285" w14:textId="77777777" w:rsidR="00423B80" w:rsidRDefault="00423B80">
      <w:pPr>
        <w:pStyle w:val="CommentText"/>
      </w:pPr>
      <w:r>
        <w:rPr>
          <w:rStyle w:val="CommentReference"/>
        </w:rPr>
        <w:annotationRef/>
      </w:r>
      <w:r>
        <w:t>Thrice holy or Trisagion?</w:t>
      </w:r>
    </w:p>
  </w:comment>
  <w:comment w:id="1429" w:author="Windows User" w:date="2015-10-30T08:56:00Z" w:initials="WU">
    <w:p w14:paraId="5514BCC2" w14:textId="77777777" w:rsidR="00423B80" w:rsidRPr="00936DE7" w:rsidRDefault="00423B8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0" w:author="Windows User" w:date="2015-10-30T08:56:00Z" w:initials="WU">
    <w:p w14:paraId="179A5384" w14:textId="77777777" w:rsidR="00423B80" w:rsidRDefault="00423B80">
      <w:pPr>
        <w:pStyle w:val="CommentText"/>
      </w:pPr>
      <w:r>
        <w:rPr>
          <w:rStyle w:val="CommentReference"/>
        </w:rPr>
        <w:annotationRef/>
      </w:r>
      <w:r>
        <w:t>Right translation?</w:t>
      </w:r>
    </w:p>
  </w:comment>
  <w:comment w:id="1432" w:author="Windows User" w:date="2015-10-30T08:56:00Z" w:initials="WU">
    <w:p w14:paraId="1682BE28" w14:textId="77777777" w:rsidR="00423B80" w:rsidRDefault="00423B80">
      <w:pPr>
        <w:pStyle w:val="CommentText"/>
      </w:pPr>
      <w:r>
        <w:rPr>
          <w:rStyle w:val="CommentReference"/>
        </w:rPr>
        <w:annotationRef/>
      </w:r>
      <w:r>
        <w:t>What does this mean?</w:t>
      </w:r>
    </w:p>
  </w:comment>
  <w:comment w:id="1433" w:author="Windows User" w:date="2015-10-30T08:56:00Z" w:initials="WU">
    <w:p w14:paraId="30C5B7C9" w14:textId="77777777" w:rsidR="00423B80" w:rsidRDefault="00423B80">
      <w:pPr>
        <w:pStyle w:val="CommentText"/>
      </w:pPr>
      <w:r>
        <w:rPr>
          <w:rStyle w:val="CommentReference"/>
        </w:rPr>
        <w:annotationRef/>
      </w:r>
      <w:r>
        <w:t>To the end?</w:t>
      </w:r>
    </w:p>
  </w:comment>
  <w:comment w:id="1438" w:author="Windows User" w:date="2015-10-30T08:56:00Z" w:initials="WU">
    <w:p w14:paraId="2C2856CA" w14:textId="77777777" w:rsidR="00423B80" w:rsidRDefault="00423B80">
      <w:pPr>
        <w:pStyle w:val="CommentText"/>
      </w:pPr>
      <w:r>
        <w:rPr>
          <w:rStyle w:val="CommentReference"/>
        </w:rPr>
        <w:annotationRef/>
      </w:r>
      <w:r>
        <w:t>Or freedom?</w:t>
      </w:r>
    </w:p>
  </w:comment>
  <w:comment w:id="1439" w:author="Windows User" w:date="2015-10-30T08:56:00Z" w:initials="WU">
    <w:p w14:paraId="229642C6" w14:textId="77777777" w:rsidR="00423B80" w:rsidRDefault="00423B80">
      <w:pPr>
        <w:pStyle w:val="CommentText"/>
      </w:pPr>
      <w:r>
        <w:rPr>
          <w:rStyle w:val="CommentReference"/>
        </w:rPr>
        <w:annotationRef/>
      </w:r>
      <w:r>
        <w:t>Or establish?</w:t>
      </w:r>
    </w:p>
  </w:comment>
  <w:comment w:id="1447" w:author="Windows User" w:date="2015-10-30T08:56:00Z" w:initials="WU">
    <w:p w14:paraId="798C7307" w14:textId="77777777" w:rsidR="00423B80" w:rsidRDefault="00423B80">
      <w:pPr>
        <w:pStyle w:val="CommentText"/>
      </w:pPr>
      <w:r>
        <w:rPr>
          <w:rStyle w:val="CommentReference"/>
        </w:rPr>
        <w:annotationRef/>
      </w:r>
      <w:r>
        <w:t>Is this the correct date?</w:t>
      </w:r>
    </w:p>
  </w:comment>
  <w:comment w:id="1539" w:author="Windows User" w:date="2015-10-30T08:56:00Z" w:initials="WU">
    <w:p w14:paraId="1C25D03A" w14:textId="77777777" w:rsidR="00423B80" w:rsidRDefault="00423B80">
      <w:pPr>
        <w:pStyle w:val="CommentText"/>
      </w:pPr>
      <w:r>
        <w:rPr>
          <w:rStyle w:val="CommentReference"/>
        </w:rPr>
        <w:annotationRef/>
      </w:r>
      <w:r>
        <w:t>Can this be reworded?</w:t>
      </w:r>
    </w:p>
  </w:comment>
  <w:comment w:id="1541" w:author="Windows User" w:date="2015-10-30T08:56:00Z" w:initials="WU">
    <w:p w14:paraId="71B1FE22" w14:textId="77777777" w:rsidR="00423B80" w:rsidRDefault="00423B80">
      <w:pPr>
        <w:pStyle w:val="CommentText"/>
      </w:pPr>
      <w:r>
        <w:rPr>
          <w:rStyle w:val="CommentReference"/>
        </w:rPr>
        <w:annotationRef/>
      </w:r>
      <w:r>
        <w:t>Check other books for alternate word here.</w:t>
      </w:r>
    </w:p>
  </w:comment>
  <w:comment w:id="1542" w:author="Windows User" w:date="2015-10-30T08:56:00Z" w:initials="WU">
    <w:p w14:paraId="546F5FFA" w14:textId="77777777" w:rsidR="00423B80" w:rsidRDefault="00423B80">
      <w:pPr>
        <w:pStyle w:val="CommentText"/>
      </w:pPr>
      <w:r>
        <w:rPr>
          <w:rStyle w:val="CommentReference"/>
        </w:rPr>
        <w:annotationRef/>
      </w:r>
      <w:r>
        <w:t>Nations or peoples?</w:t>
      </w:r>
    </w:p>
  </w:comment>
  <w:comment w:id="1543" w:author="Windows User" w:date="2015-10-30T08:56:00Z" w:initials="WU">
    <w:p w14:paraId="4FC1DCF3" w14:textId="77777777" w:rsidR="00423B80" w:rsidRDefault="00423B80">
      <w:pPr>
        <w:pStyle w:val="CommentText"/>
      </w:pPr>
      <w:r>
        <w:rPr>
          <w:rStyle w:val="CommentReference"/>
        </w:rPr>
        <w:annotationRef/>
      </w:r>
      <w:r>
        <w:t>Burned or consumed?</w:t>
      </w:r>
    </w:p>
  </w:comment>
  <w:comment w:id="1544" w:author="Windows User" w:date="2015-10-30T08:56:00Z" w:initials="WU">
    <w:p w14:paraId="5B463C07" w14:textId="77777777" w:rsidR="00423B80" w:rsidRDefault="00423B80">
      <w:pPr>
        <w:pStyle w:val="CommentText"/>
      </w:pPr>
      <w:r>
        <w:rPr>
          <w:rStyle w:val="CommentReference"/>
        </w:rPr>
        <w:annotationRef/>
      </w:r>
      <w:r>
        <w:t>?</w:t>
      </w:r>
    </w:p>
  </w:comment>
  <w:comment w:id="1545" w:author="Windows User" w:date="2015-10-30T08:56:00Z" w:initials="WU">
    <w:p w14:paraId="3079CC02" w14:textId="77777777" w:rsidR="00423B80" w:rsidRPr="0098028B" w:rsidRDefault="00423B8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6" w:author="Windows User" w:date="2015-10-30T08:56:00Z" w:initials="WU">
    <w:p w14:paraId="4B943F0B" w14:textId="77777777" w:rsidR="00423B80" w:rsidRDefault="00423B80">
      <w:pPr>
        <w:pStyle w:val="CommentText"/>
      </w:pPr>
      <w:r>
        <w:rPr>
          <w:rStyle w:val="CommentReference"/>
        </w:rPr>
        <w:annotationRef/>
      </w:r>
      <w:r>
        <w:t>Synaxarium has St. James dying twice… likely one of them should be St. John!</w:t>
      </w:r>
    </w:p>
  </w:comment>
  <w:comment w:id="1589" w:author="Windows User" w:date="2015-10-30T08:56:00Z" w:initials="WU">
    <w:p w14:paraId="11436C6E" w14:textId="77777777" w:rsidR="00423B80" w:rsidRDefault="00423B80">
      <w:pPr>
        <w:pStyle w:val="CommentText"/>
      </w:pPr>
      <w:r>
        <w:rPr>
          <w:rStyle w:val="CommentReference"/>
        </w:rPr>
        <w:annotationRef/>
      </w:r>
      <w:r>
        <w:t>Ramez says print synacarium may have him in july</w:t>
      </w:r>
    </w:p>
  </w:comment>
  <w:comment w:id="1600" w:author="Windows User" w:date="2015-10-30T08:56:00Z" w:initials="WU">
    <w:p w14:paraId="62A36CDC" w14:textId="77777777" w:rsidR="00423B80" w:rsidRDefault="00423B80">
      <w:pPr>
        <w:pStyle w:val="CommentText"/>
      </w:pPr>
      <w:r>
        <w:rPr>
          <w:rStyle w:val="CommentReference"/>
        </w:rPr>
        <w:annotationRef/>
      </w:r>
      <w:r>
        <w:t>Approached? What does this vs mean?</w:t>
      </w:r>
    </w:p>
  </w:comment>
  <w:comment w:id="1601" w:author="Windows User" w:date="2015-10-30T08:56:00Z" w:initials="WU">
    <w:p w14:paraId="329416E7" w14:textId="77777777" w:rsidR="00423B80" w:rsidRPr="00035775" w:rsidRDefault="00423B8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7" w:author="Windows User" w:date="2015-10-30T08:56:00Z" w:initials="WU">
    <w:p w14:paraId="763F73BB" w14:textId="77777777" w:rsidR="00423B80" w:rsidRDefault="00423B80">
      <w:pPr>
        <w:pStyle w:val="CommentText"/>
      </w:pPr>
      <w:r>
        <w:rPr>
          <w:rStyle w:val="CommentReference"/>
        </w:rPr>
        <w:annotationRef/>
      </w:r>
      <w:r>
        <w:t>Thoughts?</w:t>
      </w:r>
    </w:p>
  </w:comment>
  <w:comment w:id="1628" w:author="Windows User" w:date="2015-10-30T08:56:00Z" w:initials="WU">
    <w:p w14:paraId="7B47C8A3" w14:textId="77777777" w:rsidR="00423B80" w:rsidRDefault="00423B80">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3" w:author="Windows User" w:date="2015-10-30T08:56:00Z" w:initials="WU">
    <w:p w14:paraId="0BE9113A" w14:textId="77777777" w:rsidR="00423B80" w:rsidRDefault="00423B80">
      <w:pPr>
        <w:pStyle w:val="CommentText"/>
      </w:pPr>
      <w:r>
        <w:rPr>
          <w:rStyle w:val="CommentReference"/>
        </w:rPr>
        <w:annotationRef/>
      </w:r>
      <w:r>
        <w:t>Completely different.</w:t>
      </w:r>
    </w:p>
  </w:comment>
  <w:comment w:id="1664" w:author="Windows User" w:date="2015-10-30T08:56:00Z" w:initials="WU">
    <w:p w14:paraId="074682DD" w14:textId="77777777" w:rsidR="00423B80" w:rsidRDefault="00423B80">
      <w:pPr>
        <w:pStyle w:val="CommentText"/>
      </w:pPr>
      <w:r>
        <w:rPr>
          <w:rStyle w:val="CommentReference"/>
        </w:rPr>
        <w:annotationRef/>
      </w:r>
      <w:r>
        <w:t>With or in?</w:t>
      </w:r>
    </w:p>
  </w:comment>
  <w:comment w:id="1665" w:author="Windows User" w:date="2015-10-30T08:56:00Z" w:initials="WU">
    <w:p w14:paraId="371712E1" w14:textId="77777777" w:rsidR="00423B80" w:rsidRDefault="00423B80">
      <w:pPr>
        <w:pStyle w:val="CommentText"/>
      </w:pPr>
      <w:r>
        <w:rPr>
          <w:rStyle w:val="CommentReference"/>
        </w:rPr>
        <w:annotationRef/>
      </w:r>
    </w:p>
  </w:comment>
  <w:comment w:id="1666" w:author="Windows User" w:date="2015-10-30T08:56:00Z" w:initials="WU">
    <w:p w14:paraId="0B3C1D3B" w14:textId="77777777" w:rsidR="00423B80" w:rsidRDefault="00423B80">
      <w:pPr>
        <w:pStyle w:val="CommentText"/>
      </w:pPr>
      <w:r>
        <w:rPr>
          <w:rStyle w:val="CommentReference"/>
        </w:rPr>
        <w:annotationRef/>
      </w:r>
      <w:r>
        <w:t>Sound or voice?</w:t>
      </w:r>
    </w:p>
  </w:comment>
  <w:comment w:id="1668" w:author="Windows User" w:date="2015-10-30T08:56:00Z" w:initials="WU">
    <w:p w14:paraId="1C3A0B98" w14:textId="77777777" w:rsidR="00423B80" w:rsidRDefault="00423B80">
      <w:pPr>
        <w:pStyle w:val="CommentText"/>
      </w:pPr>
      <w:r>
        <w:rPr>
          <w:rStyle w:val="CommentReference"/>
        </w:rPr>
        <w:annotationRef/>
      </w:r>
      <w:r>
        <w:t>Open to suggetions.</w:t>
      </w:r>
    </w:p>
  </w:comment>
  <w:comment w:id="1669" w:author="Windows User" w:date="2015-10-30T08:56:00Z" w:initials="WU">
    <w:p w14:paraId="79DB91AB" w14:textId="77777777" w:rsidR="00423B80" w:rsidRDefault="00423B80">
      <w:pPr>
        <w:pStyle w:val="CommentText"/>
      </w:pPr>
      <w:r>
        <w:rPr>
          <w:rStyle w:val="CommentReference"/>
        </w:rPr>
        <w:annotationRef/>
      </w:r>
      <w:r>
        <w:t>Before?</w:t>
      </w:r>
    </w:p>
  </w:comment>
  <w:comment w:id="1670" w:author="Windows User" w:date="2015-10-30T08:56:00Z" w:initials="WU">
    <w:p w14:paraId="777049F3" w14:textId="77777777" w:rsidR="00423B80" w:rsidRDefault="00423B80">
      <w:pPr>
        <w:pStyle w:val="CommentText"/>
      </w:pPr>
      <w:r>
        <w:rPr>
          <w:rStyle w:val="CommentReference"/>
        </w:rPr>
        <w:annotationRef/>
      </w:r>
      <w:r>
        <w:t>Nations?</w:t>
      </w:r>
    </w:p>
  </w:comment>
  <w:comment w:id="1671" w:author="Windows User" w:date="2015-10-30T08:56:00Z" w:initials="WU">
    <w:p w14:paraId="29D1E0CC" w14:textId="77777777" w:rsidR="00423B80" w:rsidRDefault="00423B80">
      <w:pPr>
        <w:pStyle w:val="CommentText"/>
      </w:pPr>
      <w:r>
        <w:rPr>
          <w:rStyle w:val="CommentReference"/>
        </w:rPr>
        <w:annotationRef/>
      </w:r>
      <w:r>
        <w:t>?</w:t>
      </w:r>
    </w:p>
  </w:comment>
  <w:comment w:id="1712" w:author="Windows User" w:date="2015-10-30T08:56:00Z" w:initials="WU">
    <w:p w14:paraId="73A9ACC7" w14:textId="77777777" w:rsidR="00423B80" w:rsidRDefault="00423B80">
      <w:pPr>
        <w:pStyle w:val="CommentText"/>
      </w:pPr>
      <w:r>
        <w:rPr>
          <w:rStyle w:val="CommentReference"/>
        </w:rPr>
        <w:annotationRef/>
      </w:r>
      <w:r>
        <w:t>?</w:t>
      </w:r>
    </w:p>
  </w:comment>
  <w:comment w:id="1719" w:author="Windows User" w:date="2015-10-30T08:56:00Z" w:initials="WU">
    <w:p w14:paraId="4F5630C0" w14:textId="77777777" w:rsidR="00423B80" w:rsidRDefault="00423B80">
      <w:pPr>
        <w:pStyle w:val="CommentText"/>
      </w:pPr>
      <w:r>
        <w:rPr>
          <w:rStyle w:val="CommentReference"/>
        </w:rPr>
        <w:annotationRef/>
      </w:r>
      <w:r>
        <w:t>Abba Noub, abanoub, Apa Noub, Apnoub?</w:t>
      </w:r>
    </w:p>
  </w:comment>
  <w:comment w:id="1720" w:author="Windows User" w:date="2015-10-30T08:56:00Z" w:initials="WU">
    <w:p w14:paraId="3899034D" w14:textId="77777777" w:rsidR="00423B80" w:rsidRDefault="00423B80">
      <w:pPr>
        <w:pStyle w:val="CommentText"/>
      </w:pPr>
      <w:r>
        <w:rPr>
          <w:rStyle w:val="CommentReference"/>
        </w:rPr>
        <w:annotationRef/>
      </w:r>
      <w:r>
        <w:t>Upright, or orthodox?</w:t>
      </w:r>
    </w:p>
  </w:comment>
  <w:comment w:id="1729" w:author="Windows User" w:date="2015-10-30T08:56:00Z" w:initials="WU">
    <w:p w14:paraId="61207ABC" w14:textId="77777777" w:rsidR="00423B80" w:rsidRDefault="00423B80">
      <w:pPr>
        <w:pStyle w:val="CommentText"/>
      </w:pPr>
      <w:r>
        <w:rPr>
          <w:rStyle w:val="CommentReference"/>
        </w:rPr>
        <w:annotationRef/>
      </w:r>
      <w:r>
        <w:t>Are we going with ti agia = saint and ti ethowab = the holy?</w:t>
      </w:r>
    </w:p>
  </w:comment>
  <w:comment w:id="1751" w:author="Windows User" w:date="2015-11-18T20:43:00Z" w:initials="WU">
    <w:p w14:paraId="08613E46" w14:textId="00F90E8C" w:rsidR="00423B80" w:rsidRDefault="00423B80">
      <w:pPr>
        <w:pStyle w:val="CommentText"/>
      </w:pPr>
      <w:r>
        <w:rPr>
          <w:rStyle w:val="CommentReference"/>
        </w:rPr>
        <w:annotationRef/>
      </w:r>
      <w:r>
        <w:t>Is this for Adam days? Or just Sundays?</w:t>
      </w:r>
    </w:p>
  </w:comment>
  <w:comment w:id="1752" w:author="Windows User" w:date="2015-11-18T20:38:00Z" w:initials="WU">
    <w:p w14:paraId="43F9C3B7" w14:textId="77777777" w:rsidR="00423B80" w:rsidRDefault="00423B80">
      <w:pPr>
        <w:pStyle w:val="CommentText"/>
      </w:pPr>
      <w:r>
        <w:rPr>
          <w:rStyle w:val="CommentReference"/>
        </w:rPr>
        <w:annotationRef/>
      </w:r>
      <w:r>
        <w:t>What does this mean? I feel like we put something else somewhere else</w:t>
      </w:r>
    </w:p>
  </w:comment>
  <w:comment w:id="1754" w:author="Windows User" w:date="2015-11-19T22:12:00Z" w:initials="WU">
    <w:p w14:paraId="79F037D4" w14:textId="77777777" w:rsidR="00423B80" w:rsidRDefault="00423B80">
      <w:pPr>
        <w:pStyle w:val="CommentText"/>
      </w:pPr>
      <w:r>
        <w:rPr>
          <w:rStyle w:val="CommentReference"/>
        </w:rPr>
        <w:annotationRef/>
      </w:r>
      <w:r>
        <w:t>Theotokos forever, or ever-Theotokos?</w:t>
      </w:r>
    </w:p>
  </w:comment>
  <w:comment w:id="1755" w:author="Windows User" w:date="2015-11-19T22:12:00Z" w:initials="WU">
    <w:p w14:paraId="7E2C6DDB" w14:textId="77777777" w:rsidR="00423B80" w:rsidRDefault="00423B80">
      <w:pPr>
        <w:pStyle w:val="CommentText"/>
      </w:pPr>
      <w:r>
        <w:rPr>
          <w:rStyle w:val="CommentReference"/>
        </w:rPr>
        <w:annotationRef/>
      </w:r>
      <w:r>
        <w:t>What does this mean?</w:t>
      </w:r>
    </w:p>
  </w:comment>
  <w:comment w:id="1756" w:author="Windows User" w:date="2015-11-19T22:12:00Z" w:initials="WU">
    <w:p w14:paraId="71146019" w14:textId="77777777" w:rsidR="00423B80" w:rsidRDefault="00423B80">
      <w:pPr>
        <w:pStyle w:val="CommentText"/>
      </w:pPr>
      <w:r>
        <w:rPr>
          <w:rStyle w:val="CommentReference"/>
        </w:rPr>
        <w:annotationRef/>
      </w:r>
      <w:r>
        <w:t>What does this mean?</w:t>
      </w:r>
    </w:p>
  </w:comment>
  <w:comment w:id="1757" w:author="Windows User" w:date="2015-11-19T22:12:00Z" w:initials="WU">
    <w:p w14:paraId="24E4F57A" w14:textId="77777777" w:rsidR="00423B80" w:rsidRDefault="00423B80">
      <w:pPr>
        <w:pStyle w:val="CommentText"/>
      </w:pPr>
      <w:r>
        <w:rPr>
          <w:rStyle w:val="CommentReference"/>
        </w:rPr>
        <w:annotationRef/>
      </w:r>
      <w:r>
        <w:t>Praying or interceding?</w:t>
      </w:r>
    </w:p>
  </w:comment>
  <w:comment w:id="1775" w:author="Windows User" w:date="2015-10-30T08:56:00Z" w:initials="WU">
    <w:p w14:paraId="36116F5D" w14:textId="77777777" w:rsidR="00423B80" w:rsidRPr="00F905FE" w:rsidRDefault="00423B8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6" w:author="Windows User" w:date="2015-10-30T08:56:00Z" w:initials="WU">
    <w:p w14:paraId="55EA204B" w14:textId="77777777" w:rsidR="00423B80" w:rsidRDefault="00423B80">
      <w:pPr>
        <w:pStyle w:val="CommentText"/>
      </w:pPr>
      <w:r>
        <w:rPr>
          <w:rStyle w:val="CommentReference"/>
        </w:rPr>
        <w:annotationRef/>
      </w:r>
      <w:r>
        <w:t>Typo?</w:t>
      </w:r>
    </w:p>
  </w:comment>
  <w:comment w:id="1797" w:author="Windows User" w:date="2015-10-30T08:56:00Z" w:initials="WU">
    <w:p w14:paraId="11E5D177" w14:textId="77777777" w:rsidR="00423B80" w:rsidRPr="00DD5DBC" w:rsidRDefault="00423B8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9" w:author="Windows User" w:date="2015-10-30T08:56:00Z" w:initials="WU">
    <w:p w14:paraId="38A16B24" w14:textId="77777777" w:rsidR="00423B80" w:rsidRDefault="00423B80">
      <w:pPr>
        <w:pStyle w:val="CommentText"/>
      </w:pPr>
      <w:r>
        <w:rPr>
          <w:rStyle w:val="CommentReference"/>
        </w:rPr>
        <w:annotationRef/>
      </w:r>
      <w:r>
        <w:t>What does the Coptic say?</w:t>
      </w:r>
    </w:p>
  </w:comment>
  <w:comment w:id="1800" w:author="Windows User" w:date="2015-10-30T08:56:00Z" w:initials="WU">
    <w:p w14:paraId="239824AA" w14:textId="77777777" w:rsidR="00423B80" w:rsidRDefault="00423B80">
      <w:pPr>
        <w:pStyle w:val="CommentText"/>
      </w:pPr>
      <w:r>
        <w:rPr>
          <w:rStyle w:val="CommentReference"/>
        </w:rPr>
        <w:annotationRef/>
      </w:r>
      <w:r>
        <w:t>What is being quoted? 2Cor 5?</w:t>
      </w:r>
    </w:p>
  </w:comment>
  <w:comment w:id="1803" w:author="Windows User" w:date="2015-10-30T08:56:00Z" w:initials="WU">
    <w:p w14:paraId="1EC34668" w14:textId="77777777" w:rsidR="00423B80" w:rsidRDefault="00423B80">
      <w:pPr>
        <w:pStyle w:val="CommentText"/>
      </w:pPr>
      <w:r>
        <w:rPr>
          <w:rStyle w:val="CommentReference"/>
        </w:rPr>
        <w:annotationRef/>
      </w:r>
      <w:r>
        <w:t>This is clearly a late composition, bastardizing other hymns. “our father in heaven, the sinless one, with your good father…” right.</w:t>
      </w:r>
    </w:p>
  </w:comment>
  <w:comment w:id="1804" w:author="Windows User" w:date="2015-10-30T08:56:00Z" w:initials="WU">
    <w:p w14:paraId="4470C38C" w14:textId="77777777" w:rsidR="00423B80" w:rsidRDefault="00423B80">
      <w:pPr>
        <w:pStyle w:val="CommentText"/>
      </w:pPr>
      <w:r>
        <w:rPr>
          <w:rStyle w:val="CommentReference"/>
        </w:rPr>
        <w:annotationRef/>
      </w:r>
      <w:r>
        <w:t>Coptic is different from previous verse. What should English be?</w:t>
      </w:r>
    </w:p>
  </w:comment>
  <w:comment w:id="1805" w:author="Windows User" w:date="2015-10-30T08:56:00Z" w:initials="WU">
    <w:p w14:paraId="350A9B71" w14:textId="77777777" w:rsidR="00423B80" w:rsidRDefault="00423B80">
      <w:pPr>
        <w:pStyle w:val="CommentText"/>
      </w:pPr>
      <w:r>
        <w:rPr>
          <w:rStyle w:val="CommentReference"/>
        </w:rPr>
        <w:annotationRef/>
      </w:r>
      <w:r>
        <w:t>Or athletes? Or athletic martyrs?</w:t>
      </w:r>
    </w:p>
  </w:comment>
  <w:comment w:id="1806" w:author="Windows User" w:date="2015-10-30T08:56:00Z" w:initials="WU">
    <w:p w14:paraId="72F9FFC3" w14:textId="77777777" w:rsidR="00423B80" w:rsidRDefault="00423B80">
      <w:pPr>
        <w:pStyle w:val="CommentText"/>
      </w:pPr>
      <w:r>
        <w:rPr>
          <w:rStyle w:val="CommentReference"/>
        </w:rPr>
        <w:annotationRef/>
      </w:r>
      <w:r>
        <w:t>Or of the martyrs?</w:t>
      </w:r>
    </w:p>
  </w:comment>
  <w:comment w:id="1807" w:author="Windows User" w:date="2015-10-30T08:56:00Z" w:initials="WU">
    <w:p w14:paraId="7BD5C124" w14:textId="77777777" w:rsidR="00423B80" w:rsidRDefault="00423B80">
      <w:pPr>
        <w:pStyle w:val="CommentText"/>
      </w:pPr>
      <w:r>
        <w:rPr>
          <w:rStyle w:val="CommentReference"/>
        </w:rPr>
        <w:annotationRef/>
      </w:r>
      <w:r>
        <w:t>Carries or lifts?</w:t>
      </w:r>
    </w:p>
  </w:comment>
  <w:comment w:id="1808" w:author="Windows User" w:date="2015-10-30T08:56:00Z" w:initials="WU">
    <w:p w14:paraId="525F7218" w14:textId="77777777" w:rsidR="00423B80" w:rsidRDefault="00423B80">
      <w:pPr>
        <w:pStyle w:val="CommentText"/>
      </w:pPr>
      <w:r>
        <w:rPr>
          <w:rStyle w:val="CommentReference"/>
        </w:rPr>
        <w:annotationRef/>
      </w:r>
      <w:r>
        <w:t>Churches?</w:t>
      </w:r>
    </w:p>
    <w:p w14:paraId="32A8F1D7" w14:textId="77777777" w:rsidR="00423B80" w:rsidRDefault="00423B80">
      <w:pPr>
        <w:pStyle w:val="CommentText"/>
      </w:pPr>
    </w:p>
  </w:comment>
  <w:comment w:id="1809" w:author="Windows User" w:date="2015-10-30T08:56:00Z" w:initials="WU">
    <w:p w14:paraId="165286E5" w14:textId="77777777" w:rsidR="00423B80" w:rsidRDefault="00423B80">
      <w:pPr>
        <w:pStyle w:val="CommentText"/>
      </w:pPr>
      <w:r>
        <w:rPr>
          <w:rStyle w:val="CommentReference"/>
        </w:rPr>
        <w:annotationRef/>
      </w:r>
      <w:r>
        <w:t>End?</w:t>
      </w:r>
    </w:p>
  </w:comment>
  <w:comment w:id="1818" w:author="Windows User" w:date="2015-10-30T08:56:00Z" w:initials="WU">
    <w:p w14:paraId="770DC519" w14:textId="77777777" w:rsidR="00423B80" w:rsidRDefault="00423B80">
      <w:pPr>
        <w:pStyle w:val="CommentText"/>
      </w:pPr>
      <w:r>
        <w:rPr>
          <w:rStyle w:val="CommentReference"/>
        </w:rPr>
        <w:annotationRef/>
      </w:r>
      <w:r>
        <w:t>Or full stop. You are worthy of the glory,</w:t>
      </w:r>
    </w:p>
  </w:comment>
  <w:comment w:id="1824" w:author="Windows User" w:date="2015-10-30T08:56:00Z" w:initials="WU">
    <w:p w14:paraId="664F3BFA" w14:textId="77777777" w:rsidR="00423B80" w:rsidRDefault="00423B80">
      <w:pPr>
        <w:pStyle w:val="CommentText"/>
      </w:pPr>
      <w:r>
        <w:rPr>
          <w:rStyle w:val="CommentReference"/>
        </w:rPr>
        <w:annotationRef/>
      </w:r>
      <w:r>
        <w:t>?</w:t>
      </w:r>
    </w:p>
  </w:comment>
  <w:comment w:id="1827" w:author="Windows User" w:date="2015-10-30T08:56:00Z" w:initials="WU">
    <w:p w14:paraId="08BCD53E" w14:textId="77777777" w:rsidR="00423B80" w:rsidRDefault="00423B80">
      <w:pPr>
        <w:pStyle w:val="CommentText"/>
      </w:pPr>
      <w:r>
        <w:rPr>
          <w:rStyle w:val="CommentReference"/>
        </w:rPr>
        <w:annotationRef/>
      </w:r>
      <w:r>
        <w:t>Is? Or will be? Exalted, or highly exalted?</w:t>
      </w:r>
    </w:p>
  </w:comment>
  <w:comment w:id="1829" w:author="Windows User" w:date="2015-10-30T08:56:00Z" w:initials="WU">
    <w:p w14:paraId="4F4D62D2" w14:textId="77777777" w:rsidR="00423B80" w:rsidRDefault="00423B80">
      <w:pPr>
        <w:pStyle w:val="CommentText"/>
      </w:pPr>
      <w:r>
        <w:rPr>
          <w:rStyle w:val="CommentReference"/>
        </w:rPr>
        <w:annotationRef/>
      </w:r>
      <w:r>
        <w:t>Bring or offer</w:t>
      </w:r>
    </w:p>
  </w:comment>
  <w:comment w:id="1830" w:author="Windows User" w:date="2015-10-30T08:56:00Z" w:initials="WU">
    <w:p w14:paraId="66D4EE13" w14:textId="77777777" w:rsidR="00423B80" w:rsidRDefault="00423B80">
      <w:pPr>
        <w:pStyle w:val="CommentText"/>
      </w:pPr>
      <w:r>
        <w:rPr>
          <w:rStyle w:val="CommentReference"/>
        </w:rPr>
        <w:annotationRef/>
      </w:r>
      <w:r>
        <w:t>Spelling?</w:t>
      </w:r>
    </w:p>
  </w:comment>
  <w:comment w:id="1836" w:author="Windows User" w:date="2015-11-17T22:12:00Z" w:initials="WU">
    <w:p w14:paraId="412F0631" w14:textId="77777777" w:rsidR="00423B80" w:rsidRDefault="00423B80">
      <w:pPr>
        <w:pStyle w:val="CommentText"/>
      </w:pPr>
      <w:r>
        <w:rPr>
          <w:rStyle w:val="CommentReference"/>
        </w:rPr>
        <w:annotationRef/>
      </w:r>
      <w:r>
        <w:t>Literally trampled, right? Or crushed?</w:t>
      </w:r>
    </w:p>
  </w:comment>
  <w:comment w:id="1837" w:author="Windows User" w:date="2015-11-17T22:12:00Z" w:initials="WU">
    <w:p w14:paraId="135DCC31" w14:textId="77777777" w:rsidR="00423B80" w:rsidRDefault="00423B80">
      <w:pPr>
        <w:pStyle w:val="CommentText"/>
      </w:pPr>
      <w:r>
        <w:rPr>
          <w:rStyle w:val="CommentReference"/>
        </w:rPr>
        <w:annotationRef/>
      </w:r>
      <w:r>
        <w:t>Authority? Might? Reign?</w:t>
      </w:r>
    </w:p>
  </w:comment>
  <w:comment w:id="1840" w:author="Windows User" w:date="2015-10-30T08:56:00Z" w:initials="WU">
    <w:p w14:paraId="11BE3C4D" w14:textId="77777777" w:rsidR="00423B80" w:rsidRDefault="00423B80">
      <w:pPr>
        <w:pStyle w:val="CommentText"/>
      </w:pPr>
      <w:r>
        <w:rPr>
          <w:rStyle w:val="CommentReference"/>
        </w:rPr>
        <w:annotationRef/>
      </w:r>
      <w:r>
        <w:t>Name or Holy Name?</w:t>
      </w:r>
    </w:p>
  </w:comment>
  <w:comment w:id="1850" w:author="Windows User" w:date="2015-10-30T08:56:00Z" w:initials="WU">
    <w:p w14:paraId="4A1C10F1" w14:textId="77777777" w:rsidR="00423B80" w:rsidRDefault="00423B80">
      <w:pPr>
        <w:pStyle w:val="CommentText"/>
      </w:pPr>
      <w:r>
        <w:rPr>
          <w:rStyle w:val="CommentReference"/>
        </w:rPr>
        <w:annotationRef/>
      </w:r>
      <w:r>
        <w:t>Christ or Jesus Christ?</w:t>
      </w:r>
    </w:p>
  </w:comment>
  <w:comment w:id="1856" w:author="Windows User" w:date="2015-10-30T08:56:00Z" w:initials="WU">
    <w:p w14:paraId="31C2C585" w14:textId="77777777" w:rsidR="00423B80" w:rsidRDefault="00423B80">
      <w:pPr>
        <w:pStyle w:val="CommentText"/>
      </w:pPr>
      <w:r>
        <w:rPr>
          <w:rStyle w:val="CommentReference"/>
        </w:rPr>
        <w:annotationRef/>
      </w:r>
      <w:r>
        <w:t>Name or Holy Name?</w:t>
      </w:r>
    </w:p>
  </w:comment>
  <w:comment w:id="1857" w:author="Windows User" w:date="2015-10-30T08:56:00Z" w:initials="WU">
    <w:p w14:paraId="18203C3C" w14:textId="77777777" w:rsidR="00423B80" w:rsidRDefault="00423B80">
      <w:pPr>
        <w:pStyle w:val="CommentText"/>
      </w:pPr>
      <w:r>
        <w:rPr>
          <w:rStyle w:val="CommentReference"/>
        </w:rPr>
        <w:annotationRef/>
      </w:r>
      <w:r>
        <w:t>To Him? Or by His might/power?</w:t>
      </w:r>
    </w:p>
  </w:comment>
  <w:comment w:id="1858" w:author="Windows User" w:date="2015-10-30T08:56:00Z" w:initials="WU">
    <w:p w14:paraId="27B39720" w14:textId="77777777" w:rsidR="00423B80" w:rsidRDefault="00423B80">
      <w:pPr>
        <w:pStyle w:val="CommentText"/>
      </w:pPr>
      <w:r>
        <w:rPr>
          <w:rStyle w:val="CommentReference"/>
        </w:rPr>
        <w:annotationRef/>
      </w:r>
      <w:r>
        <w:t>Might, or may?</w:t>
      </w:r>
    </w:p>
  </w:comment>
  <w:comment w:id="1859" w:author="Windows User" w:date="2015-10-30T08:56:00Z" w:initials="WU">
    <w:p w14:paraId="2FB96B7C" w14:textId="77777777" w:rsidR="00423B80" w:rsidRDefault="00423B80" w:rsidP="00F77A5B">
      <w:pPr>
        <w:pStyle w:val="CommentText"/>
      </w:pPr>
      <w:r>
        <w:rPr>
          <w:rStyle w:val="CommentReference"/>
        </w:rPr>
        <w:annotationRef/>
      </w:r>
      <w:r>
        <w:t>Christ or Jesus Christ?</w:t>
      </w:r>
    </w:p>
  </w:comment>
  <w:comment w:id="1862" w:author="Windows User" w:date="2015-10-30T08:56:00Z" w:initials="WU">
    <w:p w14:paraId="775D4B1C" w14:textId="77777777" w:rsidR="00423B80" w:rsidRDefault="00423B80">
      <w:pPr>
        <w:pStyle w:val="CommentText"/>
      </w:pPr>
      <w:r>
        <w:rPr>
          <w:rStyle w:val="CommentReference"/>
        </w:rPr>
        <w:annotationRef/>
      </w:r>
      <w:r>
        <w:t>Miracles?</w:t>
      </w:r>
    </w:p>
  </w:comment>
  <w:comment w:id="1868" w:author="Windows User" w:date="2015-10-30T08:56:00Z" w:initials="WU">
    <w:p w14:paraId="511773EC" w14:textId="77777777" w:rsidR="00423B80" w:rsidRDefault="00423B80">
      <w:pPr>
        <w:pStyle w:val="CommentText"/>
      </w:pPr>
      <w:r>
        <w:rPr>
          <w:rStyle w:val="CommentReference"/>
        </w:rPr>
        <w:annotationRef/>
      </w:r>
      <w:r>
        <w:t>Name or Holy Name?</w:t>
      </w:r>
    </w:p>
  </w:comment>
  <w:comment w:id="1869" w:author="Windows User" w:date="2015-10-30T08:56:00Z" w:initials="WU">
    <w:p w14:paraId="0BC6FD3A" w14:textId="77777777" w:rsidR="00423B80" w:rsidRDefault="00423B80">
      <w:pPr>
        <w:pStyle w:val="CommentText"/>
      </w:pPr>
      <w:r>
        <w:rPr>
          <w:rStyle w:val="CommentReference"/>
        </w:rPr>
        <w:annotationRef/>
      </w:r>
      <w:r>
        <w:t>To Him? Or by His might/power?</w:t>
      </w:r>
    </w:p>
  </w:comment>
  <w:comment w:id="1870" w:author="Windows User" w:date="2015-10-30T08:56:00Z" w:initials="WU">
    <w:p w14:paraId="6BED6166" w14:textId="77777777" w:rsidR="00423B80" w:rsidRDefault="00423B80">
      <w:pPr>
        <w:pStyle w:val="CommentText"/>
      </w:pPr>
      <w:r>
        <w:rPr>
          <w:rStyle w:val="CommentReference"/>
        </w:rPr>
        <w:annotationRef/>
      </w:r>
      <w:r>
        <w:t>Might, or may?</w:t>
      </w:r>
    </w:p>
  </w:comment>
  <w:comment w:id="1875" w:author="Brett Slote" w:date="2016-05-06T20:19:00Z" w:initials="BS">
    <w:p w14:paraId="184BF56F" w14:textId="0C1ED1E8" w:rsidR="00423B80" w:rsidRDefault="00423B80">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5E5EFE" w14:textId="77777777" w:rsidR="004D6E1E" w:rsidRDefault="004D6E1E" w:rsidP="006D61CA">
      <w:pPr>
        <w:spacing w:after="0" w:line="240" w:lineRule="auto"/>
      </w:pPr>
      <w:r>
        <w:separator/>
      </w:r>
    </w:p>
  </w:endnote>
  <w:endnote w:type="continuationSeparator" w:id="0">
    <w:p w14:paraId="72FDB7E0" w14:textId="77777777" w:rsidR="004D6E1E" w:rsidRDefault="004D6E1E"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0B87F5BE" w:rsidR="00423B80" w:rsidRPr="004D6538" w:rsidRDefault="00423B80"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B22C0D">
      <w:rPr>
        <w:noProof/>
        <w:lang w:val="en-US"/>
      </w:rPr>
      <w:t>178</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423B80" w:rsidRPr="009654EE" w:rsidRDefault="00423B80"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338BD2CC" w:rsidR="00423B80" w:rsidRPr="009654EE" w:rsidRDefault="00423B80"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B22C0D">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33BFECF9" w:rsidR="00423B80" w:rsidRPr="006D61CA" w:rsidRDefault="00423B80"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B22C0D">
      <w:rPr>
        <w:noProof/>
        <w:lang w:val="en-US"/>
      </w:rPr>
      <w:t>179</w:t>
    </w:r>
    <w:r w:rsidRPr="006D61CA">
      <w:rPr>
        <w:lang w:val="en-US"/>
      </w:rPr>
      <w:fldChar w:fldCharType="end"/>
    </w:r>
  </w:p>
  <w:p w14:paraId="1546C8BA" w14:textId="77777777" w:rsidR="00423B80" w:rsidRDefault="00423B80"/>
  <w:p w14:paraId="578F45FC" w14:textId="77777777" w:rsidR="00423B80" w:rsidRDefault="00423B80"/>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505808E3" w:rsidR="00423B80" w:rsidRPr="006D61CA" w:rsidRDefault="00423B80"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B22C0D">
      <w:rPr>
        <w:noProof/>
        <w:lang w:val="en-US"/>
      </w:rPr>
      <w:t>1135</w:t>
    </w:r>
    <w:r w:rsidRPr="006D61CA">
      <w:rPr>
        <w:lang w:val="en-US"/>
      </w:rPr>
      <w:fldChar w:fldCharType="end"/>
    </w:r>
  </w:p>
  <w:p w14:paraId="6E3E0469" w14:textId="77777777" w:rsidR="00423B80" w:rsidRDefault="00423B80"/>
  <w:p w14:paraId="5C3C24E2" w14:textId="77777777" w:rsidR="00423B80" w:rsidRDefault="00423B80"/>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7CD843A0" w:rsidR="00423B80" w:rsidRPr="004D6538" w:rsidRDefault="00423B80"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B22C0D">
      <w:rPr>
        <w:noProof/>
        <w:lang w:val="en-US"/>
      </w:rPr>
      <w:t>1134</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158F1F" w14:textId="77777777" w:rsidR="004D6E1E" w:rsidRDefault="004D6E1E" w:rsidP="006D61CA">
      <w:pPr>
        <w:spacing w:after="0" w:line="240" w:lineRule="auto"/>
      </w:pPr>
      <w:r>
        <w:separator/>
      </w:r>
    </w:p>
  </w:footnote>
  <w:footnote w:type="continuationSeparator" w:id="0">
    <w:p w14:paraId="1D2A9115" w14:textId="77777777" w:rsidR="004D6E1E" w:rsidRDefault="004D6E1E" w:rsidP="006D61CA">
      <w:pPr>
        <w:spacing w:after="0" w:line="240" w:lineRule="auto"/>
      </w:pPr>
      <w:r>
        <w:continuationSeparator/>
      </w:r>
    </w:p>
  </w:footnote>
  <w:footnote w:id="1">
    <w:p w14:paraId="1854ACC6" w14:textId="57C6305A" w:rsidR="00423B80" w:rsidRDefault="00423B80"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423B80" w:rsidRDefault="00423B80" w:rsidP="00F94412">
      <w:pPr>
        <w:pStyle w:val="footnote"/>
      </w:pPr>
      <w:r>
        <w:rPr>
          <w:rStyle w:val="FootnoteReference"/>
        </w:rPr>
        <w:footnoteRef/>
      </w:r>
      <w:r>
        <w:t xml:space="preserve"> [JS] or “assemblies”</w:t>
      </w:r>
    </w:p>
  </w:footnote>
  <w:footnote w:id="3">
    <w:p w14:paraId="5E4DFE5E" w14:textId="69B73039" w:rsidR="00423B80" w:rsidRPr="00926B87" w:rsidRDefault="00423B80"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423B80" w:rsidRDefault="00423B80" w:rsidP="00031314">
      <w:pPr>
        <w:pStyle w:val="footnote"/>
      </w:pPr>
    </w:p>
  </w:footnote>
  <w:footnote w:id="4">
    <w:p w14:paraId="5EDE2D3A" w14:textId="77777777" w:rsidR="00423B80" w:rsidRDefault="00423B80"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423B80" w:rsidRDefault="00423B80" w:rsidP="00323889">
      <w:pPr>
        <w:pStyle w:val="footnote"/>
      </w:pPr>
      <w:r>
        <w:rPr>
          <w:rStyle w:val="FootnoteReference"/>
        </w:rPr>
        <w:footnoteRef/>
      </w:r>
      <w:r>
        <w:t xml:space="preserve"> Or “The Lord’s Annointed”</w:t>
      </w:r>
    </w:p>
  </w:footnote>
  <w:footnote w:id="6">
    <w:p w14:paraId="31BBF667" w14:textId="77777777" w:rsidR="00423B80" w:rsidRPr="00926B87" w:rsidRDefault="00423B80"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423B80" w:rsidRDefault="00423B80" w:rsidP="00441BAC">
      <w:pPr>
        <w:pStyle w:val="footnote"/>
      </w:pPr>
    </w:p>
  </w:footnote>
  <w:footnote w:id="7">
    <w:p w14:paraId="580FAEDD" w14:textId="77777777" w:rsidR="00423B80" w:rsidRDefault="00423B80" w:rsidP="00130E47">
      <w:pPr>
        <w:pStyle w:val="footnote"/>
      </w:pPr>
      <w:r>
        <w:rPr>
          <w:rStyle w:val="FootnoteReference"/>
        </w:rPr>
        <w:footnoteRef/>
      </w:r>
      <w:r>
        <w:t xml:space="preserve"> Or “The Lord’s Annointed”</w:t>
      </w:r>
    </w:p>
  </w:footnote>
  <w:footnote w:id="8">
    <w:p w14:paraId="74D64774" w14:textId="4A8F239B" w:rsidR="00423B80" w:rsidRDefault="00423B80"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423B80" w:rsidRDefault="00423B80"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5720D5E2" w14:textId="77777777" w:rsidR="00423B80" w:rsidRDefault="00423B80"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423B80" w:rsidRDefault="00423B80" w:rsidP="00485E0C">
      <w:pPr>
        <w:pStyle w:val="footnote"/>
      </w:pPr>
      <w:r>
        <w:rPr>
          <w:rStyle w:val="FootnoteReference"/>
          <w:rFonts w:cs="@MingLiU"/>
          <w:szCs w:val="18"/>
        </w:rPr>
        <w:footnoteRef/>
      </w:r>
      <w:r w:rsidRPr="003C6041">
        <w:t>Literally, unbroken fence</w:t>
      </w:r>
    </w:p>
  </w:footnote>
  <w:footnote w:id="12">
    <w:p w14:paraId="7C2A9DE8" w14:textId="15E62972" w:rsidR="00423B80" w:rsidRDefault="00423B80"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09F8D73A" w14:textId="16300F8E" w:rsidR="00423B80" w:rsidRDefault="00423B80"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2A658EFC" w14:textId="19BD2A62" w:rsidR="00423B80" w:rsidRDefault="00423B80"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152B14E5" w14:textId="77777777" w:rsidR="00423B80" w:rsidRDefault="00423B80"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423B80" w:rsidRDefault="00423B80" w:rsidP="006800D4">
      <w:pPr>
        <w:pStyle w:val="footnote"/>
      </w:pPr>
      <w:r>
        <w:rPr>
          <w:rStyle w:val="FootnoteReference"/>
        </w:rPr>
        <w:footnoteRef/>
      </w:r>
      <w:r>
        <w:t xml:space="preserve"> Or ‘Unique’</w:t>
      </w:r>
    </w:p>
  </w:footnote>
  <w:footnote w:id="17">
    <w:p w14:paraId="4D9AA31B" w14:textId="77777777" w:rsidR="00423B80" w:rsidRDefault="00423B80"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423B80" w:rsidRDefault="00423B80"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55E6A2D2" w14:textId="54BBD7DD" w:rsidR="00423B80" w:rsidRDefault="00423B80"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423B80" w:rsidRDefault="00423B80"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423B80" w:rsidRDefault="00423B80"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2">
    <w:p w14:paraId="52EF2EE1" w14:textId="5A872874" w:rsidR="00423B80" w:rsidRDefault="00423B80"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423B80" w:rsidRDefault="00423B80"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3F3CFE0D" w14:textId="2B4C27CA" w:rsidR="00423B80" w:rsidRDefault="00423B80"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21EB05D3" w14:textId="3E0DE2CA" w:rsidR="00423B80" w:rsidRPr="004A3E27" w:rsidRDefault="00423B80"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423B80" w:rsidRPr="004A3E27" w:rsidRDefault="00423B80"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423B80" w:rsidRPr="004A3E27" w:rsidRDefault="00423B80"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423B80" w:rsidRPr="004A3E27" w:rsidRDefault="00423B80"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423B80" w:rsidRDefault="00423B80"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423B80" w:rsidRPr="004A3E27" w:rsidRDefault="00423B80"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423B80" w:rsidRPr="004A3E27" w:rsidRDefault="00423B80"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423B80" w:rsidRPr="004A3E27" w:rsidRDefault="00423B80"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423B80" w:rsidRDefault="00423B80" w:rsidP="00AC01E8">
      <w:pPr>
        <w:pStyle w:val="footnote"/>
      </w:pPr>
      <w:r>
        <w:rPr>
          <w:rStyle w:val="FootnoteReference"/>
        </w:rPr>
        <w:footnoteRef/>
      </w:r>
      <w:r>
        <w:t xml:space="preserve"> [JS] or “enlarged me”</w:t>
      </w:r>
    </w:p>
  </w:footnote>
  <w:footnote w:id="34">
    <w:p w14:paraId="369566FF" w14:textId="769E6598" w:rsidR="00423B80" w:rsidRPr="004A3E27" w:rsidRDefault="00423B80"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423B80" w:rsidRPr="004A3E27" w:rsidRDefault="00423B80"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423B80" w:rsidRPr="004A3E27" w:rsidRDefault="00423B80"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423B80" w:rsidRPr="004A3E27" w:rsidRDefault="00423B80"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423B80" w:rsidRDefault="00423B80" w:rsidP="00AC01E8">
      <w:pPr>
        <w:pStyle w:val="footnote"/>
      </w:pPr>
      <w:r>
        <w:rPr>
          <w:rStyle w:val="FootnoteReference"/>
        </w:rPr>
        <w:footnoteRef/>
      </w:r>
      <w:r>
        <w:t xml:space="preserve"> [JS] literally, “face”</w:t>
      </w:r>
    </w:p>
  </w:footnote>
  <w:footnote w:id="39">
    <w:p w14:paraId="4A85A605" w14:textId="3B66CCF4" w:rsidR="00423B80" w:rsidRDefault="00423B80"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423B80" w:rsidRPr="004A3E27" w:rsidRDefault="00423B80"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423B80" w:rsidRPr="004A3E27" w:rsidRDefault="00423B80"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423B80" w:rsidRDefault="00423B80" w:rsidP="00FE33CB">
      <w:pPr>
        <w:pStyle w:val="footnote"/>
      </w:pPr>
      <w:r>
        <w:rPr>
          <w:rStyle w:val="FootnoteReference"/>
        </w:rPr>
        <w:footnoteRef/>
      </w:r>
      <w:r>
        <w:t xml:space="preserve"> [JS] or “and You will see me.”</w:t>
      </w:r>
    </w:p>
  </w:footnote>
  <w:footnote w:id="43">
    <w:p w14:paraId="2738F1D2" w14:textId="121829F4" w:rsidR="00423B80" w:rsidRDefault="00423B80" w:rsidP="00DC2AAA">
      <w:pPr>
        <w:pStyle w:val="footnote"/>
      </w:pPr>
      <w:r>
        <w:rPr>
          <w:rStyle w:val="FootnoteReference"/>
        </w:rPr>
        <w:footnoteRef/>
      </w:r>
      <w:r>
        <w:t xml:space="preserve"> [JS] or lawlessness</w:t>
      </w:r>
    </w:p>
  </w:footnote>
  <w:footnote w:id="44">
    <w:p w14:paraId="0C722E17" w14:textId="0C245CCD" w:rsidR="00423B80" w:rsidRDefault="00423B80" w:rsidP="00423962">
      <w:pPr>
        <w:pStyle w:val="footnote"/>
      </w:pPr>
      <w:r>
        <w:rPr>
          <w:rStyle w:val="FootnoteReference"/>
        </w:rPr>
        <w:footnoteRef/>
      </w:r>
      <w:r>
        <w:t xml:space="preserve"> [JS] “do obeisance”, “worship”, referring to the physical act</w:t>
      </w:r>
    </w:p>
  </w:footnote>
  <w:footnote w:id="45">
    <w:p w14:paraId="673FFF4D" w14:textId="4AC67C07" w:rsidR="00423B80" w:rsidRPr="004A3E27" w:rsidRDefault="00423B80"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423B80" w:rsidRDefault="00423B80"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423B80" w:rsidRPr="004A3E27" w:rsidRDefault="00423B80"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423B80" w:rsidRPr="004A3E27" w:rsidRDefault="00423B80"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423B80" w:rsidRDefault="00423B80" w:rsidP="00530F84">
      <w:pPr>
        <w:pStyle w:val="footnote"/>
      </w:pPr>
      <w:r>
        <w:rPr>
          <w:rStyle w:val="FootnoteReference"/>
        </w:rPr>
        <w:footnoteRef/>
      </w:r>
      <w:r>
        <w:t xml:space="preserve"> [JS] or “give thanks”. The word conveys “thankfully confess with praise”</w:t>
      </w:r>
    </w:p>
  </w:footnote>
  <w:footnote w:id="50">
    <w:p w14:paraId="3C274CF7" w14:textId="753C99BC" w:rsidR="00423B80" w:rsidRPr="004A3E27" w:rsidRDefault="00423B80"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423B80" w:rsidRDefault="00423B80" w:rsidP="00530F84">
      <w:pPr>
        <w:pStyle w:val="footnote"/>
      </w:pPr>
      <w:r>
        <w:rPr>
          <w:rStyle w:val="FootnoteReference"/>
        </w:rPr>
        <w:footnoteRef/>
      </w:r>
      <w:r>
        <w:t xml:space="preserve"> [JS] Fr. Lazarus and Brenton interpolate “my enemy”</w:t>
      </w:r>
    </w:p>
  </w:footnote>
  <w:footnote w:id="52">
    <w:p w14:paraId="4AC07AFE" w14:textId="206B4893" w:rsidR="00423B80" w:rsidRPr="004A3E27" w:rsidRDefault="00423B80"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423B80" w:rsidRPr="004A3E27" w:rsidRDefault="00423B80" w:rsidP="00C06875">
      <w:pPr>
        <w:pStyle w:val="footnote"/>
      </w:pPr>
      <w:r w:rsidRPr="004A3E27">
        <w:rPr>
          <w:rStyle w:val="FootnoteReference"/>
        </w:rPr>
        <w:footnoteRef/>
      </w:r>
      <w:r w:rsidRPr="004A3E27">
        <w:t xml:space="preserve"> Empties fall (Ephes. 5:18).</w:t>
      </w:r>
    </w:p>
  </w:footnote>
  <w:footnote w:id="54">
    <w:p w14:paraId="5DDCA66E" w14:textId="77777777" w:rsidR="00423B80" w:rsidRPr="004A3E27" w:rsidRDefault="00423B80"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26E4EA7C" w14:textId="3620D0FC" w:rsidR="00423B80" w:rsidRDefault="00423B80" w:rsidP="008D6B7B">
      <w:pPr>
        <w:pStyle w:val="footnote"/>
      </w:pPr>
      <w:r>
        <w:rPr>
          <w:rStyle w:val="FootnoteReference"/>
        </w:rPr>
        <w:footnoteRef/>
      </w:r>
      <w:r>
        <w:t xml:space="preserve"> [JS] Fr. Athanasius has “therefore I will return on high.”</w:t>
      </w:r>
    </w:p>
  </w:footnote>
  <w:footnote w:id="56">
    <w:p w14:paraId="3FBE71C1" w14:textId="749D259D" w:rsidR="00423B80" w:rsidRDefault="00423B80" w:rsidP="00741EF6">
      <w:pPr>
        <w:pStyle w:val="footnote"/>
      </w:pPr>
      <w:r>
        <w:rPr>
          <w:rStyle w:val="FootnoteReference"/>
        </w:rPr>
        <w:footnoteRef/>
      </w:r>
      <w:r>
        <w:t xml:space="preserve"> [JS] or “give thanks to”, or “thankfully confess the Lord with Praise”</w:t>
      </w:r>
    </w:p>
  </w:footnote>
  <w:footnote w:id="57">
    <w:p w14:paraId="74E99F4D" w14:textId="77777777" w:rsidR="00423B80" w:rsidRPr="004A3E27" w:rsidRDefault="00423B80"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423B80" w:rsidRPr="004A3E27" w:rsidRDefault="00423B80" w:rsidP="00C06875">
      <w:pPr>
        <w:pStyle w:val="footnote"/>
      </w:pPr>
      <w:r w:rsidRPr="004A3E27">
        <w:rPr>
          <w:rStyle w:val="FootnoteReference"/>
        </w:rPr>
        <w:footnoteRef/>
      </w:r>
      <w:r w:rsidRPr="004A3E27">
        <w:t xml:space="preserve"> Mt. 21:16.</w:t>
      </w:r>
    </w:p>
  </w:footnote>
  <w:footnote w:id="59">
    <w:p w14:paraId="263154A0" w14:textId="77777777" w:rsidR="00423B80" w:rsidRPr="004A3E27" w:rsidRDefault="00423B80"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423B80" w:rsidRPr="004A3E27" w:rsidRDefault="00423B80" w:rsidP="00C06875">
      <w:pPr>
        <w:pStyle w:val="footnote"/>
      </w:pPr>
      <w:r w:rsidRPr="004A3E27">
        <w:rPr>
          <w:rStyle w:val="FootnoteReference"/>
        </w:rPr>
        <w:footnoteRef/>
      </w:r>
      <w:r w:rsidRPr="004A3E27">
        <w:t xml:space="preserve"> Heb. 2:6-8. The Sovereignty of the Son of Man (Messiah).</w:t>
      </w:r>
    </w:p>
  </w:footnote>
  <w:footnote w:id="61">
    <w:p w14:paraId="04C11CE1" w14:textId="67416AE0" w:rsidR="00423B80" w:rsidRDefault="00423B80" w:rsidP="00741EF6">
      <w:pPr>
        <w:pStyle w:val="footnote"/>
      </w:pPr>
      <w:r>
        <w:rPr>
          <w:rStyle w:val="FootnoteReference"/>
        </w:rPr>
        <w:footnoteRef/>
      </w:r>
      <w:r>
        <w:t xml:space="preserve"> [JS] or “thank”, “I will thankfully confess You with praise”</w:t>
      </w:r>
    </w:p>
  </w:footnote>
  <w:footnote w:id="62">
    <w:p w14:paraId="4A64FA1B" w14:textId="245FE10B" w:rsidR="00423B80" w:rsidRDefault="00423B80" w:rsidP="005C7C41">
      <w:pPr>
        <w:pStyle w:val="footnote"/>
      </w:pPr>
      <w:r>
        <w:rPr>
          <w:rStyle w:val="FootnoteReference"/>
        </w:rPr>
        <w:footnoteRef/>
      </w:r>
      <w:r>
        <w:t xml:space="preserve"> [JS] Or, “I will confess You with thanksgiving”</w:t>
      </w:r>
    </w:p>
  </w:footnote>
  <w:footnote w:id="63">
    <w:p w14:paraId="70996BAC" w14:textId="67EDD120" w:rsidR="00423B80" w:rsidRDefault="00423B80" w:rsidP="00741EF6">
      <w:pPr>
        <w:pStyle w:val="footnote"/>
      </w:pPr>
      <w:r>
        <w:rPr>
          <w:rStyle w:val="FootnoteReference"/>
        </w:rPr>
        <w:footnoteRef/>
      </w:r>
      <w:r>
        <w:t xml:space="preserve"> [JS] literally, “from before Your face”</w:t>
      </w:r>
    </w:p>
  </w:footnote>
  <w:footnote w:id="64">
    <w:p w14:paraId="1EEFD7A1" w14:textId="55BF803F" w:rsidR="00423B80" w:rsidRPr="004A3E27" w:rsidRDefault="00423B80"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5">
    <w:p w14:paraId="722FF076" w14:textId="77777777" w:rsidR="00423B80" w:rsidRPr="004A3E27" w:rsidRDefault="00423B80"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6">
    <w:p w14:paraId="3428C8D1" w14:textId="77777777" w:rsidR="00423B80" w:rsidRPr="004A3E27" w:rsidRDefault="00423B80"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7">
    <w:p w14:paraId="1BACCDC6" w14:textId="77777777" w:rsidR="00423B80" w:rsidRPr="004A3E27" w:rsidRDefault="00423B80"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8">
    <w:p w14:paraId="35D4643B" w14:textId="1AD327CF" w:rsidR="00423B80" w:rsidRDefault="00423B80" w:rsidP="00AF711D">
      <w:pPr>
        <w:pStyle w:val="footnote"/>
      </w:pPr>
      <w:r>
        <w:rPr>
          <w:rStyle w:val="FootnoteReference"/>
        </w:rPr>
        <w:footnoteRef/>
      </w:r>
      <w:r>
        <w:t xml:space="preserve"> [JS] literally, “arm”</w:t>
      </w:r>
    </w:p>
  </w:footnote>
  <w:footnote w:id="69">
    <w:p w14:paraId="4F5EE238" w14:textId="67FB8443" w:rsidR="00423B80" w:rsidRPr="004A3E27" w:rsidRDefault="00423B80" w:rsidP="00BD5BBE">
      <w:pPr>
        <w:pStyle w:val="footnote"/>
      </w:pPr>
      <w:r w:rsidRPr="004A3E27">
        <w:rPr>
          <w:rStyle w:val="FootnoteReference"/>
        </w:rPr>
        <w:footnoteRef/>
      </w:r>
      <w:r w:rsidRPr="004A3E27">
        <w:t xml:space="preserve"> </w:t>
      </w:r>
      <w:r>
        <w:t>cf</w:t>
      </w:r>
      <w:r w:rsidRPr="004A3E27">
        <w:t>. 2 Cor. 6:16; 1 Cor. 6:19.</w:t>
      </w:r>
    </w:p>
  </w:footnote>
  <w:footnote w:id="70">
    <w:p w14:paraId="06196E84" w14:textId="25C20E1B" w:rsidR="00423B80" w:rsidRPr="004A3E27" w:rsidRDefault="00423B80" w:rsidP="00BD5BBE">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1">
    <w:p w14:paraId="18B16E36" w14:textId="67403665" w:rsidR="00423B80" w:rsidRPr="004A3E27" w:rsidRDefault="00423B80"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2">
    <w:p w14:paraId="11679EA7" w14:textId="08137300" w:rsidR="00423B80" w:rsidRDefault="00423B80"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3">
    <w:p w14:paraId="6D7546C6" w14:textId="173E810C" w:rsidR="00423B80" w:rsidRDefault="00423B80" w:rsidP="003F1DDB">
      <w:pPr>
        <w:pStyle w:val="footnote"/>
      </w:pPr>
      <w:r>
        <w:rPr>
          <w:rStyle w:val="FootnoteReference"/>
        </w:rPr>
        <w:footnoteRef/>
      </w:r>
      <w:r>
        <w:t xml:space="preserve"> [JS] from Fr. Athanasius</w:t>
      </w:r>
    </w:p>
  </w:footnote>
  <w:footnote w:id="74">
    <w:p w14:paraId="69DDC031" w14:textId="072B35A0" w:rsidR="00423B80" w:rsidRPr="004A3E27" w:rsidRDefault="00423B80"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5">
    <w:p w14:paraId="7B2308F0" w14:textId="163ED086" w:rsidR="00423B80" w:rsidRPr="004A3E27" w:rsidRDefault="00423B80"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6">
    <w:p w14:paraId="0A1AEA09" w14:textId="719947E0" w:rsidR="00423B80" w:rsidRPr="004A3E27" w:rsidRDefault="00423B80"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7">
    <w:p w14:paraId="4590FEB6" w14:textId="77777777" w:rsidR="00423B80" w:rsidRPr="004A3E27" w:rsidRDefault="00423B80" w:rsidP="00BD5BBE">
      <w:pPr>
        <w:pStyle w:val="footnote"/>
      </w:pPr>
      <w:r w:rsidRPr="004A3E27">
        <w:rPr>
          <w:rStyle w:val="FootnoteReference"/>
        </w:rPr>
        <w:footnoteRef/>
      </w:r>
      <w:r w:rsidRPr="004A3E27">
        <w:t xml:space="preserve"> At: </w:t>
      </w:r>
      <w:r w:rsidRPr="004A3E27">
        <w:rPr>
          <w:i/>
        </w:rPr>
        <w:t>or</w:t>
      </w:r>
      <w:r w:rsidRPr="004A3E27">
        <w:t>, In.</w:t>
      </w:r>
    </w:p>
  </w:footnote>
  <w:footnote w:id="78">
    <w:p w14:paraId="668862BB" w14:textId="77777777" w:rsidR="00423B80" w:rsidRPr="004A3E27" w:rsidRDefault="00423B80" w:rsidP="00BD5BBE">
      <w:pPr>
        <w:pStyle w:val="footnote"/>
      </w:pPr>
      <w:r w:rsidRPr="004A3E27">
        <w:rPr>
          <w:rStyle w:val="FootnoteReference"/>
        </w:rPr>
        <w:footnoteRef/>
      </w:r>
      <w:r w:rsidRPr="004A3E27">
        <w:t xml:space="preserve"> i.e. Hear Christ who intercedes on our behalf (1 Cor. 1:30; Rom. 8: 34).</w:t>
      </w:r>
    </w:p>
  </w:footnote>
  <w:footnote w:id="79">
    <w:p w14:paraId="6CFE3221" w14:textId="05261702" w:rsidR="00423B80" w:rsidRPr="004A3E27" w:rsidRDefault="00423B80" w:rsidP="007C28F0">
      <w:pPr>
        <w:pStyle w:val="footnote"/>
      </w:pPr>
      <w:r w:rsidRPr="004A3E27">
        <w:rPr>
          <w:rStyle w:val="FootnoteReference"/>
        </w:rPr>
        <w:footnoteRef/>
      </w:r>
      <w:r w:rsidRPr="004A3E27">
        <w:t xml:space="preserve"> </w:t>
      </w:r>
      <w:r>
        <w:t>cf</w:t>
      </w:r>
      <w:r w:rsidRPr="004A3E27">
        <w:t>. 2 Tim. 2:3, 12.</w:t>
      </w:r>
    </w:p>
  </w:footnote>
  <w:footnote w:id="80">
    <w:p w14:paraId="5F29B1F0" w14:textId="77777777" w:rsidR="00423B80" w:rsidRPr="004A3E27" w:rsidRDefault="00423B80"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1">
    <w:p w14:paraId="5D9C28AA" w14:textId="77777777" w:rsidR="00423B80" w:rsidRPr="004A3E27" w:rsidRDefault="00423B80" w:rsidP="00BD5BBE">
      <w:pPr>
        <w:pStyle w:val="footnote"/>
      </w:pPr>
      <w:r w:rsidRPr="004A3E27">
        <w:rPr>
          <w:rStyle w:val="FootnoteReference"/>
        </w:rPr>
        <w:footnoteRef/>
      </w:r>
      <w:r w:rsidRPr="004A3E27">
        <w:t xml:space="preserve"> ‘They cast Me out of their city and now surround Me on the cross’ (St. Augustine).</w:t>
      </w:r>
    </w:p>
  </w:footnote>
  <w:footnote w:id="82">
    <w:p w14:paraId="664E4599" w14:textId="27F6D76B" w:rsidR="00423B80" w:rsidRDefault="00423B80"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3">
    <w:p w14:paraId="4AD0F1DA" w14:textId="77777777" w:rsidR="00423B80" w:rsidRPr="004A3E27" w:rsidRDefault="00423B80"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4">
    <w:p w14:paraId="1D6BB5F1" w14:textId="7BEDD296" w:rsidR="00423B80" w:rsidRDefault="00423B80" w:rsidP="00D47452">
      <w:pPr>
        <w:pStyle w:val="footnote"/>
      </w:pPr>
      <w:r>
        <w:rPr>
          <w:rStyle w:val="FootnoteReference"/>
        </w:rPr>
        <w:footnoteRef/>
      </w:r>
      <w:r>
        <w:t xml:space="preserve"> [JS] or “foundation”</w:t>
      </w:r>
    </w:p>
  </w:footnote>
  <w:footnote w:id="85">
    <w:p w14:paraId="3C5663F2" w14:textId="2A9D9C12" w:rsidR="00423B80" w:rsidRDefault="00423B80" w:rsidP="00D47452">
      <w:pPr>
        <w:pStyle w:val="footnote"/>
      </w:pPr>
      <w:r>
        <w:rPr>
          <w:rStyle w:val="FootnoteReference"/>
        </w:rPr>
        <w:footnoteRef/>
      </w:r>
      <w:r>
        <w:t xml:space="preserve"> [JS] Fr. Lazarus has “my saviour”. I.e. the power of my salvation, or the One with power to save me.</w:t>
      </w:r>
    </w:p>
  </w:footnote>
  <w:footnote w:id="86">
    <w:p w14:paraId="4CDB07D8" w14:textId="14188044" w:rsidR="00423B80" w:rsidRPr="004A3E27" w:rsidRDefault="00423B80" w:rsidP="00BD5BBE">
      <w:pPr>
        <w:pStyle w:val="footnote"/>
      </w:pPr>
      <w:r w:rsidRPr="004A3E27">
        <w:rPr>
          <w:rStyle w:val="FootnoteReference"/>
        </w:rPr>
        <w:footnoteRef/>
      </w:r>
      <w:r w:rsidRPr="004A3E27">
        <w:t xml:space="preserve"> </w:t>
      </w:r>
      <w:r>
        <w:t>Cf</w:t>
      </w:r>
      <w:r w:rsidRPr="004A3E27">
        <w:t>. Acts 2:24.</w:t>
      </w:r>
    </w:p>
  </w:footnote>
  <w:footnote w:id="87">
    <w:p w14:paraId="09C8C689" w14:textId="5B1E38B7" w:rsidR="00423B80" w:rsidRPr="004A3E27" w:rsidRDefault="00423B80" w:rsidP="00BD5BBE">
      <w:pPr>
        <w:pStyle w:val="footnote"/>
      </w:pPr>
      <w:r w:rsidRPr="004A3E27">
        <w:rPr>
          <w:rStyle w:val="FootnoteReference"/>
        </w:rPr>
        <w:footnoteRef/>
      </w:r>
      <w:r w:rsidRPr="004A3E27">
        <w:t xml:space="preserve"> </w:t>
      </w:r>
      <w:r>
        <w:t>cf</w:t>
      </w:r>
      <w:r w:rsidRPr="004A3E27">
        <w:t>. Exodus 9:23.</w:t>
      </w:r>
    </w:p>
  </w:footnote>
  <w:footnote w:id="88">
    <w:p w14:paraId="1AF95C05" w14:textId="4DAED5F3" w:rsidR="00423B80" w:rsidRDefault="00423B80" w:rsidP="00D47452">
      <w:pPr>
        <w:pStyle w:val="footnote"/>
      </w:pPr>
      <w:r>
        <w:rPr>
          <w:rStyle w:val="FootnoteReference"/>
        </w:rPr>
        <w:footnoteRef/>
      </w:r>
      <w:r>
        <w:t xml:space="preserve"> [JS] literally, “then the sptrings of water were seen/appeared”</w:t>
      </w:r>
    </w:p>
  </w:footnote>
  <w:footnote w:id="89">
    <w:p w14:paraId="767519CF" w14:textId="3A0C4171" w:rsidR="00423B80" w:rsidRPr="004A3E27" w:rsidRDefault="00423B80"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0">
    <w:p w14:paraId="056C0234" w14:textId="77777777" w:rsidR="00423B80" w:rsidRPr="004A3E27" w:rsidRDefault="00423B80" w:rsidP="00BD5BBE">
      <w:pPr>
        <w:pStyle w:val="footnote"/>
      </w:pPr>
      <w:r w:rsidRPr="004A3E27">
        <w:rPr>
          <w:rStyle w:val="FootnoteReference"/>
        </w:rPr>
        <w:footnoteRef/>
      </w:r>
      <w:r w:rsidRPr="004A3E27">
        <w:t xml:space="preserve"> Twist and wrestle (Gen. 32: 4). And he will untwist the twister and the twisted (144:15).</w:t>
      </w:r>
    </w:p>
  </w:footnote>
  <w:footnote w:id="91">
    <w:p w14:paraId="1B9D3CDD" w14:textId="1592BE4E" w:rsidR="00423B80" w:rsidRPr="004A3E27" w:rsidRDefault="00423B80" w:rsidP="00BD5BBE">
      <w:pPr>
        <w:pStyle w:val="footnote"/>
      </w:pPr>
      <w:r w:rsidRPr="004A3E27">
        <w:rPr>
          <w:rStyle w:val="FootnoteReference"/>
        </w:rPr>
        <w:footnoteRef/>
      </w:r>
      <w:r w:rsidRPr="004A3E27">
        <w:t xml:space="preserve"> </w:t>
      </w:r>
      <w:r>
        <w:t>cf</w:t>
      </w:r>
      <w:r w:rsidRPr="004A3E27">
        <w:t>. Rev. 21:23.</w:t>
      </w:r>
    </w:p>
  </w:footnote>
  <w:footnote w:id="92">
    <w:p w14:paraId="7A34B80F" w14:textId="77777777" w:rsidR="00423B80" w:rsidRPr="004A3E27" w:rsidRDefault="00423B80"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3">
    <w:p w14:paraId="5386061E" w14:textId="77777777" w:rsidR="00423B80" w:rsidRPr="004A3E27" w:rsidRDefault="00423B80"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4">
    <w:p w14:paraId="7F859200" w14:textId="0E8BB508" w:rsidR="00423B80" w:rsidRDefault="00423B80" w:rsidP="006303CE">
      <w:pPr>
        <w:pStyle w:val="footnote"/>
      </w:pPr>
      <w:r>
        <w:rPr>
          <w:rStyle w:val="FootnoteReference"/>
        </w:rPr>
        <w:footnoteRef/>
      </w:r>
      <w:r>
        <w:t xml:space="preserve"> [JS] or “give thanks to You”, or “thankfully confess You with praise”</w:t>
      </w:r>
    </w:p>
  </w:footnote>
  <w:footnote w:id="95">
    <w:p w14:paraId="57A591AD" w14:textId="5B4F539E" w:rsidR="00423B80" w:rsidRPr="004A3E27" w:rsidRDefault="00423B80"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6">
    <w:p w14:paraId="05D27F74" w14:textId="77777777" w:rsidR="00423B80" w:rsidRPr="004A3E27" w:rsidRDefault="00423B80"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7">
    <w:p w14:paraId="07D44CE8" w14:textId="682DE898" w:rsidR="00423B80" w:rsidRDefault="00423B80" w:rsidP="00D019CA">
      <w:pPr>
        <w:pStyle w:val="footnote"/>
      </w:pPr>
      <w:r>
        <w:rPr>
          <w:rStyle w:val="FootnoteReference"/>
        </w:rPr>
        <w:footnoteRef/>
      </w:r>
      <w:r>
        <w:t xml:space="preserve"> [JS] lit. day to day</w:t>
      </w:r>
    </w:p>
  </w:footnote>
  <w:footnote w:id="98">
    <w:p w14:paraId="4D739E0B" w14:textId="0FB443F5" w:rsidR="00423B80" w:rsidRDefault="00423B80" w:rsidP="00D019CA">
      <w:pPr>
        <w:pStyle w:val="footnote"/>
      </w:pPr>
      <w:r>
        <w:rPr>
          <w:rStyle w:val="FootnoteReference"/>
        </w:rPr>
        <w:footnoteRef/>
      </w:r>
      <w:r>
        <w:t xml:space="preserve"> [JS] Fr. Lazarus has “and no sound of them is heard.” And then prepends “yet” to the next vs.</w:t>
      </w:r>
    </w:p>
  </w:footnote>
  <w:footnote w:id="99">
    <w:p w14:paraId="7770444D" w14:textId="77777777" w:rsidR="00423B80" w:rsidRPr="004A3E27" w:rsidRDefault="00423B80" w:rsidP="00BD5BBE">
      <w:pPr>
        <w:pStyle w:val="footnote"/>
      </w:pPr>
      <w:r w:rsidRPr="004A3E27">
        <w:rPr>
          <w:rStyle w:val="FootnoteReference"/>
        </w:rPr>
        <w:footnoteRef/>
      </w:r>
      <w:r w:rsidRPr="004A3E27">
        <w:t xml:space="preserve"> Rom. 10:18.</w:t>
      </w:r>
    </w:p>
  </w:footnote>
  <w:footnote w:id="100">
    <w:p w14:paraId="774F183E" w14:textId="35452E5D" w:rsidR="00423B80" w:rsidRDefault="00423B80" w:rsidP="005E2409">
      <w:pPr>
        <w:pStyle w:val="footnote"/>
      </w:pPr>
      <w:r>
        <w:rPr>
          <w:rStyle w:val="FootnoteReference"/>
        </w:rPr>
        <w:footnoteRef/>
      </w:r>
      <w:r>
        <w:t xml:space="preserve"> [JS] Fr. Lazarus has “sanctuary”</w:t>
      </w:r>
    </w:p>
  </w:footnote>
  <w:footnote w:id="101">
    <w:p w14:paraId="28F942E6" w14:textId="353F357B" w:rsidR="00423B80" w:rsidRPr="004A3E27" w:rsidRDefault="00423B80" w:rsidP="00BD5BBE">
      <w:pPr>
        <w:pStyle w:val="footnote"/>
      </w:pPr>
      <w:r w:rsidRPr="004A3E27">
        <w:rPr>
          <w:rStyle w:val="FootnoteReference"/>
        </w:rPr>
        <w:footnoteRef/>
      </w:r>
      <w:r w:rsidRPr="004A3E27">
        <w:t xml:space="preserve"> </w:t>
      </w:r>
      <w:r>
        <w:t>cf</w:t>
      </w:r>
      <w:r w:rsidRPr="004A3E27">
        <w:t>. Ps. 88:38.</w:t>
      </w:r>
    </w:p>
  </w:footnote>
  <w:footnote w:id="102">
    <w:p w14:paraId="2DBF8356" w14:textId="76DCF8DE" w:rsidR="00423B80" w:rsidRDefault="00423B80" w:rsidP="005E2409">
      <w:pPr>
        <w:pStyle w:val="footnote"/>
      </w:pPr>
      <w:r>
        <w:rPr>
          <w:rStyle w:val="FootnoteReference"/>
        </w:rPr>
        <w:footnoteRef/>
      </w:r>
      <w:r>
        <w:t xml:space="preserve"> [JS] literally “giant”</w:t>
      </w:r>
    </w:p>
  </w:footnote>
  <w:footnote w:id="103">
    <w:p w14:paraId="4D5F61F1" w14:textId="397EFA8A" w:rsidR="00423B80" w:rsidRDefault="00423B80" w:rsidP="005E2409">
      <w:pPr>
        <w:pStyle w:val="footnote"/>
      </w:pPr>
      <w:r>
        <w:rPr>
          <w:rStyle w:val="FootnoteReference"/>
        </w:rPr>
        <w:footnoteRef/>
      </w:r>
      <w:r>
        <w:t xml:space="preserve"> [JS] or “it”</w:t>
      </w:r>
    </w:p>
  </w:footnote>
  <w:footnote w:id="104">
    <w:p w14:paraId="7D882E05" w14:textId="2F32DF97" w:rsidR="00423B80" w:rsidRPr="004A3E27" w:rsidRDefault="00423B80" w:rsidP="00BD5BBE">
      <w:pPr>
        <w:pStyle w:val="footnote"/>
      </w:pPr>
      <w:r w:rsidRPr="004A3E27">
        <w:rPr>
          <w:rStyle w:val="FootnoteReference"/>
        </w:rPr>
        <w:footnoteRef/>
      </w:r>
      <w:r w:rsidRPr="004A3E27">
        <w:t xml:space="preserve"> </w:t>
      </w:r>
      <w:r>
        <w:t>cf</w:t>
      </w:r>
      <w:r w:rsidRPr="004A3E27">
        <w:t>. Ps. 118:72.</w:t>
      </w:r>
    </w:p>
  </w:footnote>
  <w:footnote w:id="105">
    <w:p w14:paraId="6C5A660E" w14:textId="77777777" w:rsidR="00423B80" w:rsidRPr="004A3E27" w:rsidRDefault="00423B80"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6">
    <w:p w14:paraId="630A2B2F" w14:textId="0471B728" w:rsidR="00423B80" w:rsidRPr="004A3E27" w:rsidRDefault="00423B80"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7">
    <w:p w14:paraId="5268EBEE" w14:textId="2E7234AE" w:rsidR="00423B80" w:rsidRDefault="00423B80" w:rsidP="00223CB5">
      <w:pPr>
        <w:pStyle w:val="footnote"/>
      </w:pPr>
      <w:r>
        <w:rPr>
          <w:rStyle w:val="FootnoteReference"/>
        </w:rPr>
        <w:footnoteRef/>
      </w:r>
      <w:r>
        <w:t xml:space="preserve"> [JS] literally “holy place”.</w:t>
      </w:r>
    </w:p>
  </w:footnote>
  <w:footnote w:id="108">
    <w:p w14:paraId="383B4369" w14:textId="77D437E1" w:rsidR="00423B80" w:rsidRDefault="00423B80"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9">
    <w:p w14:paraId="18278CE8" w14:textId="798A67A6" w:rsidR="00423B80" w:rsidRPr="004A3E27" w:rsidRDefault="00423B80"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0">
    <w:p w14:paraId="0EFF903C" w14:textId="6B531BF6" w:rsidR="00423B80" w:rsidRDefault="00423B80" w:rsidP="002E647A">
      <w:pPr>
        <w:pStyle w:val="footnote"/>
      </w:pPr>
      <w:r>
        <w:rPr>
          <w:rStyle w:val="FootnoteReference"/>
        </w:rPr>
        <w:footnoteRef/>
      </w:r>
      <w:r>
        <w:t xml:space="preserve"> [JS] or “gone before him”, Fr. Athanasius has “overtaken him” (Liturgy of Tobi 1)</w:t>
      </w:r>
    </w:p>
  </w:footnote>
  <w:footnote w:id="111">
    <w:p w14:paraId="1559CF30" w14:textId="345B8878" w:rsidR="00423B80" w:rsidRDefault="00423B80" w:rsidP="00A10A86">
      <w:pPr>
        <w:pStyle w:val="footnote"/>
      </w:pPr>
      <w:r>
        <w:rPr>
          <w:rStyle w:val="FootnoteReference"/>
        </w:rPr>
        <w:footnoteRef/>
      </w:r>
      <w:r>
        <w:t xml:space="preserve"> [JS] or “his glory is great by your salvation/deliverance”</w:t>
      </w:r>
    </w:p>
  </w:footnote>
  <w:footnote w:id="112">
    <w:p w14:paraId="40556A29" w14:textId="77777777" w:rsidR="00423B80" w:rsidRPr="004A3E27" w:rsidRDefault="00423B80"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3">
    <w:p w14:paraId="27D6847B" w14:textId="77777777" w:rsidR="00423B80" w:rsidRPr="004A3E27" w:rsidRDefault="00423B80" w:rsidP="00BD5BBE">
      <w:pPr>
        <w:pStyle w:val="footnote"/>
      </w:pPr>
      <w:r w:rsidRPr="004A3E27">
        <w:rPr>
          <w:rStyle w:val="FootnoteReference"/>
        </w:rPr>
        <w:footnoteRef/>
      </w:r>
      <w:r w:rsidRPr="004A3E27">
        <w:t xml:space="preserve"> ‘Christ died that we might live’ (1 Thess. 5:10; 1 Pet. 2:24).</w:t>
      </w:r>
    </w:p>
  </w:footnote>
  <w:footnote w:id="114">
    <w:p w14:paraId="6BA53780" w14:textId="3A4D561C" w:rsidR="00423B80" w:rsidRPr="004A3E27" w:rsidRDefault="00423B80"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5">
    <w:p w14:paraId="3C4F1B04" w14:textId="0B824CBF" w:rsidR="00423B80" w:rsidRPr="004A3E27" w:rsidRDefault="00423B80"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6">
    <w:p w14:paraId="49AF07F8" w14:textId="1ADD3608" w:rsidR="00423B80" w:rsidRDefault="00423B80" w:rsidP="00614947">
      <w:pPr>
        <w:pStyle w:val="footnote"/>
      </w:pPr>
      <w:r>
        <w:rPr>
          <w:rStyle w:val="FootnoteReference"/>
        </w:rPr>
        <w:footnoteRef/>
      </w:r>
      <w:r>
        <w:t xml:space="preserve"> [JS] Fr. Lazarus has “dwell in the holy place”.</w:t>
      </w:r>
    </w:p>
  </w:footnote>
  <w:footnote w:id="117">
    <w:p w14:paraId="41CC497C" w14:textId="77777777" w:rsidR="00423B80" w:rsidRPr="004A3E27" w:rsidRDefault="00423B80" w:rsidP="00BD5BBE">
      <w:pPr>
        <w:pStyle w:val="footnote"/>
      </w:pPr>
      <w:r w:rsidRPr="004A3E27">
        <w:rPr>
          <w:rStyle w:val="FootnoteReference"/>
        </w:rPr>
        <w:footnoteRef/>
      </w:r>
      <w:r w:rsidRPr="004A3E27">
        <w:t xml:space="preserve"> Mt. 27:39,43; Wis. 2:12-20.</w:t>
      </w:r>
    </w:p>
  </w:footnote>
  <w:footnote w:id="118">
    <w:p w14:paraId="552BFC80" w14:textId="77777777" w:rsidR="00423B80" w:rsidRPr="004A3E27" w:rsidRDefault="00423B80" w:rsidP="00BD5BBE">
      <w:pPr>
        <w:pStyle w:val="footnote"/>
      </w:pPr>
      <w:r w:rsidRPr="004A3E27">
        <w:rPr>
          <w:rStyle w:val="FootnoteReference"/>
        </w:rPr>
        <w:footnoteRef/>
      </w:r>
      <w:r w:rsidRPr="004A3E27">
        <w:t xml:space="preserve"> Lam. 2:16; 3:46.</w:t>
      </w:r>
    </w:p>
  </w:footnote>
  <w:footnote w:id="119">
    <w:p w14:paraId="1382AE44" w14:textId="77777777" w:rsidR="00423B80" w:rsidRPr="004A3E27" w:rsidRDefault="00423B80" w:rsidP="00BD5BBE">
      <w:pPr>
        <w:pStyle w:val="footnote"/>
      </w:pPr>
      <w:r w:rsidRPr="004A3E27">
        <w:rPr>
          <w:rStyle w:val="FootnoteReference"/>
        </w:rPr>
        <w:footnoteRef/>
      </w:r>
      <w:r w:rsidRPr="004A3E27">
        <w:t xml:space="preserve"> Jn. 19:37.</w:t>
      </w:r>
    </w:p>
  </w:footnote>
  <w:footnote w:id="120">
    <w:p w14:paraId="17643289" w14:textId="77777777" w:rsidR="00423B80" w:rsidRPr="004A3E27" w:rsidRDefault="00423B80" w:rsidP="00BD5BBE">
      <w:pPr>
        <w:pStyle w:val="footnote"/>
      </w:pPr>
      <w:r w:rsidRPr="004A3E27">
        <w:rPr>
          <w:rStyle w:val="FootnoteReference"/>
        </w:rPr>
        <w:footnoteRef/>
      </w:r>
      <w:r w:rsidRPr="004A3E27">
        <w:t xml:space="preserve"> Jn. 19:24.</w:t>
      </w:r>
    </w:p>
  </w:footnote>
  <w:footnote w:id="121">
    <w:p w14:paraId="79F35E59" w14:textId="3371DADA" w:rsidR="00423B80" w:rsidRPr="004A3E27" w:rsidRDefault="00423B80"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2">
    <w:p w14:paraId="17B5651D" w14:textId="24ADEBC4" w:rsidR="00423B80" w:rsidRDefault="00423B80" w:rsidP="00ED0D70">
      <w:pPr>
        <w:pStyle w:val="footnote"/>
      </w:pPr>
      <w:r>
        <w:rPr>
          <w:rStyle w:val="FootnoteReference"/>
        </w:rPr>
        <w:footnoteRef/>
      </w:r>
      <w:r>
        <w:t xml:space="preserve"> [JS]Others have “and my only-begotten from the hand of the dog.”</w:t>
      </w:r>
    </w:p>
  </w:footnote>
  <w:footnote w:id="123">
    <w:p w14:paraId="18C385E9" w14:textId="2415B4A3" w:rsidR="00423B80" w:rsidRDefault="00423B80" w:rsidP="00ED0D70">
      <w:pPr>
        <w:pStyle w:val="footnote"/>
      </w:pPr>
      <w:r>
        <w:rPr>
          <w:rStyle w:val="FootnoteReference"/>
        </w:rPr>
        <w:footnoteRef/>
      </w:r>
      <w:r>
        <w:t xml:space="preserve"> [JS] Fr. Lazarus has “the rhinoceros.”</w:t>
      </w:r>
    </w:p>
  </w:footnote>
  <w:footnote w:id="124">
    <w:p w14:paraId="08777F76" w14:textId="77777777" w:rsidR="00423B80" w:rsidRPr="004A3E27" w:rsidRDefault="00423B80" w:rsidP="00BD5BBE">
      <w:pPr>
        <w:pStyle w:val="footnote"/>
      </w:pPr>
      <w:r w:rsidRPr="004A3E27">
        <w:rPr>
          <w:rStyle w:val="FootnoteReference"/>
        </w:rPr>
        <w:footnoteRef/>
      </w:r>
      <w:r w:rsidRPr="004A3E27">
        <w:t xml:space="preserve"> Hebrews 2:12.</w:t>
      </w:r>
    </w:p>
  </w:footnote>
  <w:footnote w:id="125">
    <w:p w14:paraId="1C395EA2" w14:textId="6F37561F" w:rsidR="00423B80" w:rsidRDefault="00423B80" w:rsidP="000651AA">
      <w:pPr>
        <w:pStyle w:val="footnote"/>
      </w:pPr>
      <w:r>
        <w:rPr>
          <w:rStyle w:val="FootnoteReference"/>
        </w:rPr>
        <w:footnoteRef/>
      </w:r>
      <w:r>
        <w:t xml:space="preserve"> [JS] literally “all you seed of Jacob”</w:t>
      </w:r>
    </w:p>
  </w:footnote>
  <w:footnote w:id="126">
    <w:p w14:paraId="077193E5" w14:textId="6727B2C9" w:rsidR="00423B80" w:rsidRDefault="00423B80" w:rsidP="007A2D16">
      <w:pPr>
        <w:pStyle w:val="footnote"/>
      </w:pPr>
      <w:r>
        <w:rPr>
          <w:rStyle w:val="FootnoteReference"/>
        </w:rPr>
        <w:footnoteRef/>
      </w:r>
      <w:r>
        <w:t xml:space="preserve"> [JS] Congregation or assembly, not building.</w:t>
      </w:r>
    </w:p>
  </w:footnote>
  <w:footnote w:id="127">
    <w:p w14:paraId="332BD906" w14:textId="38FB3FF8" w:rsidR="00423B80" w:rsidRDefault="00423B80" w:rsidP="007A2D16">
      <w:pPr>
        <w:pStyle w:val="footnote"/>
      </w:pPr>
      <w:r>
        <w:rPr>
          <w:rStyle w:val="FootnoteReference"/>
        </w:rPr>
        <w:footnoteRef/>
      </w:r>
      <w:r>
        <w:t xml:space="preserve"> [JS] or “give thanks to”</w:t>
      </w:r>
    </w:p>
  </w:footnote>
  <w:footnote w:id="128">
    <w:p w14:paraId="5B6174F4" w14:textId="35F5BA44" w:rsidR="00423B80" w:rsidRDefault="00423B80" w:rsidP="000651AA">
      <w:pPr>
        <w:pStyle w:val="footnote"/>
      </w:pPr>
      <w:r>
        <w:rPr>
          <w:rStyle w:val="FootnoteReference"/>
        </w:rPr>
        <w:footnoteRef/>
      </w:r>
      <w:r>
        <w:t xml:space="preserve"> [JS] did obeisance, i.e. the physical act of bowing down.</w:t>
      </w:r>
    </w:p>
  </w:footnote>
  <w:footnote w:id="129">
    <w:p w14:paraId="6B61808C" w14:textId="77777777" w:rsidR="00423B80" w:rsidRPr="004A3E27" w:rsidRDefault="00423B80"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0">
    <w:p w14:paraId="168D5AEC" w14:textId="77777777" w:rsidR="00423B80" w:rsidRPr="004A3E27" w:rsidRDefault="00423B80" w:rsidP="00BD5BBE">
      <w:pPr>
        <w:pStyle w:val="footnote"/>
      </w:pPr>
      <w:r w:rsidRPr="004A3E27">
        <w:rPr>
          <w:rStyle w:val="FootnoteReference"/>
        </w:rPr>
        <w:footnoteRef/>
      </w:r>
      <w:r w:rsidRPr="004A3E27">
        <w:t xml:space="preserve"> Romans 3:24-26; John 17:4; 19:30.</w:t>
      </w:r>
    </w:p>
  </w:footnote>
  <w:footnote w:id="131">
    <w:p w14:paraId="47E5BE1D" w14:textId="6D6B1127" w:rsidR="00423B80" w:rsidRPr="004A3E27" w:rsidRDefault="00423B80"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2">
    <w:p w14:paraId="53BB4915" w14:textId="013E80AC" w:rsidR="00423B80" w:rsidRPr="004A3E27" w:rsidRDefault="00423B80"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3">
    <w:p w14:paraId="52EF8FB5" w14:textId="7D5C89FB" w:rsidR="00423B80" w:rsidRPr="004A3E27" w:rsidRDefault="00423B80" w:rsidP="00BD5BBE">
      <w:pPr>
        <w:pStyle w:val="footnote"/>
      </w:pPr>
      <w:r w:rsidRPr="004A3E27">
        <w:rPr>
          <w:rStyle w:val="FootnoteReference"/>
        </w:rPr>
        <w:footnoteRef/>
      </w:r>
      <w:r w:rsidRPr="004A3E27">
        <w:t xml:space="preserve"> </w:t>
      </w:r>
      <w:r>
        <w:t>cf</w:t>
      </w:r>
      <w:r w:rsidRPr="004A3E27">
        <w:t>. Ps. 26:4.</w:t>
      </w:r>
    </w:p>
  </w:footnote>
  <w:footnote w:id="134">
    <w:p w14:paraId="4B68EDDE" w14:textId="12EE5F02" w:rsidR="00423B80" w:rsidRPr="004A3E27" w:rsidRDefault="00423B80" w:rsidP="00BD5BBE">
      <w:pPr>
        <w:pStyle w:val="footnote"/>
      </w:pPr>
      <w:r w:rsidRPr="004A3E27">
        <w:rPr>
          <w:rStyle w:val="FootnoteReference"/>
        </w:rPr>
        <w:footnoteRef/>
      </w:r>
      <w:r w:rsidRPr="004A3E27">
        <w:t xml:space="preserve"> 1 Cor. 10:26-28; </w:t>
      </w:r>
      <w:r>
        <w:t>cf</w:t>
      </w:r>
      <w:r w:rsidRPr="004A3E27">
        <w:t>. Psalm 49:12.</w:t>
      </w:r>
    </w:p>
  </w:footnote>
  <w:footnote w:id="135">
    <w:p w14:paraId="137A32B2" w14:textId="77777777" w:rsidR="00423B80" w:rsidRPr="004A3E27" w:rsidRDefault="00423B80" w:rsidP="00BD5BBE">
      <w:pPr>
        <w:pStyle w:val="footnote"/>
      </w:pPr>
      <w:r w:rsidRPr="004A3E27">
        <w:rPr>
          <w:rStyle w:val="FootnoteReference"/>
        </w:rPr>
        <w:footnoteRef/>
      </w:r>
      <w:r w:rsidRPr="004A3E27">
        <w:t xml:space="preserve"> Is. 2:2; Dan. 2:35; 1 Cor. 10:4.</w:t>
      </w:r>
    </w:p>
  </w:footnote>
  <w:footnote w:id="136">
    <w:p w14:paraId="51F7905C" w14:textId="09ECCFBD" w:rsidR="00423B80" w:rsidRPr="004A3E27" w:rsidRDefault="00423B80"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7">
    <w:p w14:paraId="0F1013A6" w14:textId="0E2531F6" w:rsidR="00423B80" w:rsidRDefault="00423B80" w:rsidP="006B605B">
      <w:pPr>
        <w:pStyle w:val="footnote"/>
      </w:pPr>
      <w:r>
        <w:rPr>
          <w:rStyle w:val="FootnoteReference"/>
        </w:rPr>
        <w:footnoteRef/>
      </w:r>
      <w:r>
        <w:t xml:space="preserve"> [JS] [] found in Coptic. See the Ninth Hour of Tuesday of Holy Week.</w:t>
      </w:r>
    </w:p>
  </w:footnote>
  <w:footnote w:id="138">
    <w:p w14:paraId="7B989AF7" w14:textId="411DE777" w:rsidR="00423B80" w:rsidRDefault="00423B80" w:rsidP="005A5E13">
      <w:pPr>
        <w:pStyle w:val="footnote"/>
      </w:pPr>
      <w:r>
        <w:rPr>
          <w:rStyle w:val="FootnoteReference"/>
        </w:rPr>
        <w:footnoteRef/>
      </w:r>
      <w:r>
        <w:t xml:space="preserve"> [JS] literally: “because they are from of old”.</w:t>
      </w:r>
    </w:p>
  </w:footnote>
  <w:footnote w:id="139">
    <w:p w14:paraId="78816607" w14:textId="60AD0FEA" w:rsidR="00423B80" w:rsidRDefault="00423B80" w:rsidP="00055722">
      <w:pPr>
        <w:pStyle w:val="footnote"/>
      </w:pPr>
      <w:r>
        <w:rPr>
          <w:rStyle w:val="FootnoteReference"/>
        </w:rPr>
        <w:footnoteRef/>
      </w:r>
      <w:r>
        <w:t xml:space="preserve"> [JS] literally, “so He sets a law for those who sin in the way.”</w:t>
      </w:r>
    </w:p>
  </w:footnote>
  <w:footnote w:id="140">
    <w:p w14:paraId="2169EE05" w14:textId="77777777" w:rsidR="00423B80" w:rsidRPr="004A3E27" w:rsidRDefault="00423B80" w:rsidP="00BD5BBE">
      <w:pPr>
        <w:pStyle w:val="footnote"/>
      </w:pPr>
      <w:r w:rsidRPr="004A3E27">
        <w:rPr>
          <w:rStyle w:val="FootnoteReference"/>
        </w:rPr>
        <w:footnoteRef/>
      </w:r>
      <w:r w:rsidRPr="004A3E27">
        <w:t xml:space="preserve"> seek: </w:t>
      </w:r>
      <w:r w:rsidRPr="004A3E27">
        <w:rPr>
          <w:i/>
        </w:rPr>
        <w:t>Heb</w:t>
      </w:r>
      <w:r w:rsidRPr="004A3E27">
        <w:t>. keep</w:t>
      </w:r>
    </w:p>
  </w:footnote>
  <w:footnote w:id="141">
    <w:p w14:paraId="77DCEC10" w14:textId="465E547A" w:rsidR="00423B80" w:rsidRPr="004A3E27" w:rsidRDefault="00423B80"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2">
    <w:p w14:paraId="10589304" w14:textId="75C5928C" w:rsidR="00423B80" w:rsidRDefault="00423B80" w:rsidP="00055722">
      <w:pPr>
        <w:pStyle w:val="footnote"/>
      </w:pPr>
      <w:r>
        <w:rPr>
          <w:rStyle w:val="FootnoteReference"/>
        </w:rPr>
        <w:footnoteRef/>
      </w:r>
      <w:r>
        <w:t xml:space="preserve"> [JS] NETS and Fr. Athanasius have “You will”</w:t>
      </w:r>
    </w:p>
  </w:footnote>
  <w:footnote w:id="143">
    <w:p w14:paraId="71590F21" w14:textId="77777777" w:rsidR="00423B80" w:rsidRPr="004A3E27" w:rsidRDefault="00423B80"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4">
    <w:p w14:paraId="42C6F902" w14:textId="27671EF5" w:rsidR="00423B80" w:rsidRDefault="00423B80" w:rsidP="003B7D97">
      <w:pPr>
        <w:pStyle w:val="footnote"/>
      </w:pPr>
      <w:r>
        <w:rPr>
          <w:rStyle w:val="FootnoteReference"/>
        </w:rPr>
        <w:footnoteRef/>
      </w:r>
      <w:r>
        <w:t xml:space="preserve"> Present in Fr. Athanasius and OSB.</w:t>
      </w:r>
    </w:p>
  </w:footnote>
  <w:footnote w:id="145">
    <w:p w14:paraId="00A665CB" w14:textId="42EDEB47" w:rsidR="00423B80" w:rsidRPr="004A3E27" w:rsidRDefault="00423B80"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6">
    <w:p w14:paraId="3EE7CB91" w14:textId="1CBB3112" w:rsidR="00423B80" w:rsidRDefault="00423B80" w:rsidP="003B7D97">
      <w:pPr>
        <w:pStyle w:val="footnote"/>
      </w:pPr>
      <w:r>
        <w:rPr>
          <w:rStyle w:val="FootnoteReference"/>
        </w:rPr>
        <w:footnoteRef/>
      </w:r>
      <w:r>
        <w:t xml:space="preserve"> Fr. Lazarus has “lonely and poor”. Fr. Athanasius has “an only son”. Others have “only-begotten and poor”</w:t>
      </w:r>
    </w:p>
  </w:footnote>
  <w:footnote w:id="147">
    <w:p w14:paraId="0A9BD984" w14:textId="77777777" w:rsidR="00423B80" w:rsidRPr="004A3E27" w:rsidRDefault="00423B80"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8">
    <w:p w14:paraId="17F45C59" w14:textId="65DF2916" w:rsidR="00423B80" w:rsidRPr="004A3E27" w:rsidRDefault="00423B80"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9">
    <w:p w14:paraId="14877493" w14:textId="77777777" w:rsidR="00423B80" w:rsidRPr="004A3E27" w:rsidRDefault="00423B80"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0">
    <w:p w14:paraId="489B5950" w14:textId="37592C41" w:rsidR="00423B80" w:rsidRDefault="00423B80" w:rsidP="00550F3A">
      <w:pPr>
        <w:pStyle w:val="footnote"/>
      </w:pPr>
      <w:r>
        <w:rPr>
          <w:rStyle w:val="FootnoteReference"/>
        </w:rPr>
        <w:footnoteRef/>
      </w:r>
      <w:r>
        <w:t xml:space="preserve"> [JS] literally, “place”</w:t>
      </w:r>
    </w:p>
  </w:footnote>
  <w:footnote w:id="151">
    <w:p w14:paraId="2B8FEA02" w14:textId="77777777" w:rsidR="00423B80" w:rsidRPr="004A3E27" w:rsidRDefault="00423B80" w:rsidP="00BD5BBE">
      <w:pPr>
        <w:pStyle w:val="footnote"/>
      </w:pPr>
      <w:r w:rsidRPr="004A3E27">
        <w:rPr>
          <w:rStyle w:val="FootnoteReference"/>
        </w:rPr>
        <w:footnoteRef/>
      </w:r>
      <w:r w:rsidRPr="004A3E27">
        <w:t xml:space="preserve"> churches: assemblies, gatherings, congregations (not buildings).</w:t>
      </w:r>
    </w:p>
  </w:footnote>
  <w:footnote w:id="152">
    <w:p w14:paraId="4B110C34" w14:textId="6E0E41E0" w:rsidR="00423B80" w:rsidRPr="004A3E27" w:rsidRDefault="00423B80"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3">
    <w:p w14:paraId="680E154C" w14:textId="77777777" w:rsidR="00423B80" w:rsidRPr="004A3E27" w:rsidRDefault="00423B80"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423B80" w:rsidRPr="004A3E27" w:rsidRDefault="00423B80" w:rsidP="00BD5BBE">
      <w:pPr>
        <w:pStyle w:val="footnote"/>
      </w:pPr>
      <w:r w:rsidRPr="004A3E27">
        <w:tab/>
        <w:t>‘No sweeter fragrance than to follow Christ,</w:t>
      </w:r>
    </w:p>
    <w:p w14:paraId="506149C0" w14:textId="77777777" w:rsidR="00423B80" w:rsidRPr="004A3E27" w:rsidRDefault="00423B80" w:rsidP="00BD5BBE">
      <w:pPr>
        <w:pStyle w:val="footnote"/>
      </w:pPr>
      <w:r w:rsidRPr="004A3E27">
        <w:tab/>
        <w:t>when man makes offerings of a holy life,</w:t>
      </w:r>
    </w:p>
    <w:p w14:paraId="3F57220B" w14:textId="77777777" w:rsidR="00423B80" w:rsidRPr="004A3E27" w:rsidRDefault="00423B80" w:rsidP="00BD5BBE">
      <w:pPr>
        <w:pStyle w:val="footnote"/>
      </w:pPr>
      <w:r w:rsidRPr="004A3E27">
        <w:tab/>
        <w:t>and offers golden deeds in sacrifice’ (St. Prosper).</w:t>
      </w:r>
    </w:p>
  </w:footnote>
  <w:footnote w:id="154">
    <w:p w14:paraId="0CC1CAEE" w14:textId="1E5BC75B" w:rsidR="00423B80" w:rsidRPr="004A3E27" w:rsidRDefault="00423B80" w:rsidP="00BD5BBE">
      <w:pPr>
        <w:pStyle w:val="footnote"/>
      </w:pPr>
      <w:r w:rsidRPr="004A3E27">
        <w:rPr>
          <w:rStyle w:val="FootnoteReference"/>
        </w:rPr>
        <w:footnoteRef/>
      </w:r>
      <w:r w:rsidRPr="004A3E27">
        <w:t xml:space="preserve"> </w:t>
      </w:r>
      <w:r>
        <w:t>cf</w:t>
      </w:r>
      <w:r w:rsidRPr="004A3E27">
        <w:t>. Psalm 21:11.</w:t>
      </w:r>
    </w:p>
  </w:footnote>
  <w:footnote w:id="155">
    <w:p w14:paraId="0192B227" w14:textId="50425B88" w:rsidR="00423B80" w:rsidRPr="004A3E27" w:rsidRDefault="00423B80" w:rsidP="00BD5BBE">
      <w:pPr>
        <w:pStyle w:val="footnote"/>
      </w:pPr>
      <w:r w:rsidRPr="004A3E27">
        <w:rPr>
          <w:rStyle w:val="FootnoteReference"/>
        </w:rPr>
        <w:footnoteRef/>
      </w:r>
      <w:r w:rsidRPr="004A3E27">
        <w:t xml:space="preserve"> </w:t>
      </w:r>
      <w:r>
        <w:t>cf</w:t>
      </w:r>
      <w:r w:rsidRPr="004A3E27">
        <w:t>. Isaiah 5:12.</w:t>
      </w:r>
    </w:p>
  </w:footnote>
  <w:footnote w:id="156">
    <w:p w14:paraId="20F0DD6B" w14:textId="4B10F54B" w:rsidR="00423B80" w:rsidRDefault="00423B80" w:rsidP="005922FD">
      <w:pPr>
        <w:pStyle w:val="footnote"/>
      </w:pPr>
      <w:r>
        <w:rPr>
          <w:rStyle w:val="FootnoteReference"/>
        </w:rPr>
        <w:footnoteRef/>
      </w:r>
      <w:r>
        <w:t xml:space="preserve"> [JS] confess: or “give thanks to”, or “thankfully confess”</w:t>
      </w:r>
    </w:p>
  </w:footnote>
  <w:footnote w:id="157">
    <w:p w14:paraId="73C943A7" w14:textId="0F5D3F1A" w:rsidR="00423B80" w:rsidRPr="004A3E27" w:rsidRDefault="00423B80" w:rsidP="00BD5BBE">
      <w:pPr>
        <w:pStyle w:val="footnote"/>
      </w:pPr>
      <w:r w:rsidRPr="004A3E27">
        <w:rPr>
          <w:rStyle w:val="FootnoteReference"/>
        </w:rPr>
        <w:footnoteRef/>
      </w:r>
      <w:r w:rsidRPr="004A3E27">
        <w:t xml:space="preserve"> </w:t>
      </w:r>
      <w:r>
        <w:t>Cf</w:t>
      </w:r>
      <w:r w:rsidRPr="004A3E27">
        <w:t>. Isaiah 40:11; John 10:11.</w:t>
      </w:r>
    </w:p>
  </w:footnote>
  <w:footnote w:id="158">
    <w:p w14:paraId="73195CDE" w14:textId="44A40FB8" w:rsidR="00423B80" w:rsidRDefault="00423B80" w:rsidP="008A40DF">
      <w:pPr>
        <w:pStyle w:val="footnote"/>
      </w:pPr>
      <w:r>
        <w:rPr>
          <w:rStyle w:val="FootnoteReference"/>
        </w:rPr>
        <w:footnoteRef/>
      </w:r>
      <w:r>
        <w:t xml:space="preserve"> [JS] “do obeisance”, i.e. a physical act.</w:t>
      </w:r>
    </w:p>
  </w:footnote>
  <w:footnote w:id="159">
    <w:p w14:paraId="0B35546F" w14:textId="519CF713" w:rsidR="00423B80" w:rsidRPr="004A3E27" w:rsidRDefault="00423B80"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0">
    <w:p w14:paraId="17F4E198" w14:textId="77777777" w:rsidR="00423B80" w:rsidRPr="004A3E27" w:rsidRDefault="00423B80"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1">
    <w:p w14:paraId="287F51B2" w14:textId="77777777" w:rsidR="00423B80" w:rsidRPr="004A3E27" w:rsidRDefault="00423B80"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2">
    <w:p w14:paraId="2176FBEA" w14:textId="6410B03B" w:rsidR="00423B80" w:rsidRDefault="00423B80" w:rsidP="00BF6550">
      <w:pPr>
        <w:pStyle w:val="footnote"/>
      </w:pPr>
      <w:r>
        <w:rPr>
          <w:rStyle w:val="FootnoteReference"/>
        </w:rPr>
        <w:footnoteRef/>
      </w:r>
      <w:r>
        <w:t xml:space="preserve"> [JS] or “You have granted”</w:t>
      </w:r>
    </w:p>
  </w:footnote>
  <w:footnote w:id="163">
    <w:p w14:paraId="376DEC76" w14:textId="77777777" w:rsidR="00423B80" w:rsidRPr="004A3E27" w:rsidRDefault="00423B80"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4">
    <w:p w14:paraId="0F1539B2" w14:textId="75077CCC" w:rsidR="00423B80" w:rsidRPr="004A3E27" w:rsidRDefault="00423B80" w:rsidP="00BD5BBE">
      <w:pPr>
        <w:pStyle w:val="footnote"/>
      </w:pPr>
      <w:r w:rsidRPr="004A3E27">
        <w:rPr>
          <w:rStyle w:val="FootnoteReference"/>
        </w:rPr>
        <w:footnoteRef/>
      </w:r>
      <w:r w:rsidRPr="004A3E27">
        <w:t xml:space="preserve"> Blood signifies death (</w:t>
      </w:r>
      <w:r>
        <w:t>cf</w:t>
      </w:r>
      <w:r w:rsidRPr="004A3E27">
        <w:t>. Lev. 17:14).</w:t>
      </w:r>
    </w:p>
  </w:footnote>
  <w:footnote w:id="165">
    <w:p w14:paraId="3C531870" w14:textId="77777777" w:rsidR="00423B80" w:rsidRPr="004A3E27" w:rsidRDefault="00423B80"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6">
    <w:p w14:paraId="14F5D59E" w14:textId="2CBEB04C" w:rsidR="00423B80" w:rsidRDefault="00423B80" w:rsidP="00643BB8">
      <w:pPr>
        <w:pStyle w:val="footnote"/>
      </w:pPr>
      <w:r>
        <w:rPr>
          <w:rStyle w:val="FootnoteReference"/>
        </w:rPr>
        <w:footnoteRef/>
      </w:r>
      <w:r>
        <w:t xml:space="preserve"> [JS] or “give thanks to You”, or “thankfully confess You with praise”</w:t>
      </w:r>
    </w:p>
  </w:footnote>
  <w:footnote w:id="167">
    <w:p w14:paraId="5ADD520F" w14:textId="77777777" w:rsidR="00423B80" w:rsidRPr="004A3E27" w:rsidRDefault="00423B80"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8">
    <w:p w14:paraId="77A1ED53" w14:textId="77777777" w:rsidR="00423B80" w:rsidRPr="004A3E27" w:rsidRDefault="00423B80" w:rsidP="00BD5BBE">
      <w:pPr>
        <w:pStyle w:val="footnote"/>
      </w:pPr>
      <w:r w:rsidRPr="004A3E27">
        <w:rPr>
          <w:rStyle w:val="FootnoteReference"/>
        </w:rPr>
        <w:footnoteRef/>
      </w:r>
      <w:r w:rsidRPr="004A3E27">
        <w:t xml:space="preserve"> Luke 23:46.</w:t>
      </w:r>
    </w:p>
  </w:footnote>
  <w:footnote w:id="169">
    <w:p w14:paraId="1A1A8E3A" w14:textId="6D5B65DB" w:rsidR="00423B80" w:rsidRPr="004A3E27" w:rsidRDefault="00423B80"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0">
    <w:p w14:paraId="563369D6" w14:textId="1BFB942F" w:rsidR="00423B80" w:rsidRDefault="00423B80" w:rsidP="00237BCB">
      <w:pPr>
        <w:pStyle w:val="footnote"/>
      </w:pPr>
      <w:r>
        <w:rPr>
          <w:rStyle w:val="FootnoteReference"/>
        </w:rPr>
        <w:footnoteRef/>
      </w:r>
      <w:r>
        <w:t xml:space="preserve"> [JS] Fr. Athanasius has “slander”. See the Sixth Hour of Maundy Thursday.</w:t>
      </w:r>
    </w:p>
  </w:footnote>
  <w:footnote w:id="171">
    <w:p w14:paraId="07CF1154" w14:textId="0A7B732E" w:rsidR="00423B80" w:rsidRPr="004A3E27" w:rsidRDefault="00423B80"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2">
    <w:p w14:paraId="5BAFF231" w14:textId="34FCFC7D" w:rsidR="00423B80" w:rsidRDefault="00423B80"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3">
    <w:p w14:paraId="2DD87738" w14:textId="77777777" w:rsidR="00423B80" w:rsidRPr="004A3E27" w:rsidRDefault="00423B80" w:rsidP="00BD5BBE">
      <w:pPr>
        <w:pStyle w:val="footnote"/>
      </w:pPr>
      <w:r w:rsidRPr="004A3E27">
        <w:rPr>
          <w:rStyle w:val="FootnoteReference"/>
        </w:rPr>
        <w:footnoteRef/>
      </w:r>
      <w:r w:rsidRPr="004A3E27">
        <w:t xml:space="preserve"> The sense of separation from God is the great illusion and madness.</w:t>
      </w:r>
    </w:p>
  </w:footnote>
  <w:footnote w:id="174">
    <w:p w14:paraId="585E1DF2" w14:textId="7DBE80A8" w:rsidR="00423B80" w:rsidRDefault="00423B80" w:rsidP="00E87C17">
      <w:pPr>
        <w:pStyle w:val="footnote"/>
      </w:pPr>
      <w:r>
        <w:rPr>
          <w:rStyle w:val="FootnoteReference"/>
        </w:rPr>
        <w:footnoteRef/>
      </w:r>
      <w:r>
        <w:t xml:space="preserve"> [JS] or “seeks out”</w:t>
      </w:r>
    </w:p>
  </w:footnote>
  <w:footnote w:id="175">
    <w:p w14:paraId="33F185A4" w14:textId="0A48A721" w:rsidR="00423B80" w:rsidRDefault="00423B80"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6">
    <w:p w14:paraId="64625F8E" w14:textId="77777777" w:rsidR="00423B80" w:rsidRPr="004A3E27" w:rsidRDefault="00423B80"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7">
    <w:p w14:paraId="2CF8BDFA" w14:textId="519D5556" w:rsidR="00423B80" w:rsidRPr="004A3E27" w:rsidRDefault="00423B80"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8">
    <w:p w14:paraId="5D9CEF2B" w14:textId="77777777" w:rsidR="00423B80" w:rsidRPr="004A3E27" w:rsidRDefault="00423B80"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9">
    <w:p w14:paraId="7E0CD043" w14:textId="6EF6BE7F" w:rsidR="00423B80" w:rsidRDefault="00423B80"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0">
    <w:p w14:paraId="6173F75B" w14:textId="6720A6F1" w:rsidR="00423B80" w:rsidRDefault="00423B80" w:rsidP="00E87C17">
      <w:pPr>
        <w:pStyle w:val="footnote"/>
      </w:pPr>
      <w:r>
        <w:rPr>
          <w:rStyle w:val="FootnoteReference"/>
        </w:rPr>
        <w:footnoteRef/>
      </w:r>
      <w:r>
        <w:t xml:space="preserve"> [JS] or, “boast”</w:t>
      </w:r>
    </w:p>
  </w:footnote>
  <w:footnote w:id="181">
    <w:p w14:paraId="68902C2B" w14:textId="73BB21C7" w:rsidR="00423B80" w:rsidRPr="004A3E27" w:rsidRDefault="00423B80"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2">
    <w:p w14:paraId="556A07DE" w14:textId="42C5306E" w:rsidR="00423B80" w:rsidRDefault="00423B80" w:rsidP="00E87C17">
      <w:pPr>
        <w:pStyle w:val="footnote"/>
      </w:pPr>
      <w:r>
        <w:rPr>
          <w:rStyle w:val="FootnoteReference"/>
        </w:rPr>
        <w:footnoteRef/>
      </w:r>
      <w:r>
        <w:t xml:space="preserve"> [JS] or “give thanks to”, or “thankfully confess the Lord with praise with the lyre”</w:t>
      </w:r>
    </w:p>
  </w:footnote>
  <w:footnote w:id="183">
    <w:p w14:paraId="2DE8E71A" w14:textId="43288821" w:rsidR="00423B80" w:rsidRDefault="00423B80" w:rsidP="00643986">
      <w:pPr>
        <w:pStyle w:val="footnote"/>
      </w:pPr>
      <w:r>
        <w:rPr>
          <w:rStyle w:val="FootnoteReference"/>
        </w:rPr>
        <w:footnoteRef/>
      </w:r>
      <w:r>
        <w:t xml:space="preserve"> [JS] or “Confess the Lord with the harp.</w:t>
      </w:r>
    </w:p>
  </w:footnote>
  <w:footnote w:id="184">
    <w:p w14:paraId="7DFB6EDE" w14:textId="2BE29A55" w:rsidR="00423B80" w:rsidRPr="004A3E27" w:rsidRDefault="00423B80"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5">
    <w:p w14:paraId="31D94784" w14:textId="1209EEE8" w:rsidR="00423B80" w:rsidRPr="004A3E27" w:rsidRDefault="00423B80"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6">
    <w:p w14:paraId="77995902" w14:textId="77777777" w:rsidR="00423B80" w:rsidRPr="004A3E27" w:rsidRDefault="00423B80" w:rsidP="00BD5BBE">
      <w:pPr>
        <w:pStyle w:val="footnote"/>
      </w:pPr>
      <w:r w:rsidRPr="004A3E27">
        <w:rPr>
          <w:rStyle w:val="FootnoteReference"/>
        </w:rPr>
        <w:footnoteRef/>
      </w:r>
      <w:r w:rsidRPr="004A3E27">
        <w:t xml:space="preserve"> Naturally and spiritually (Jn. 3:3-6).</w:t>
      </w:r>
    </w:p>
  </w:footnote>
  <w:footnote w:id="187">
    <w:p w14:paraId="21961A60" w14:textId="0C801544" w:rsidR="00423B80" w:rsidRDefault="00423B80" w:rsidP="002C27B3">
      <w:pPr>
        <w:pStyle w:val="footnote"/>
      </w:pPr>
      <w:r>
        <w:rPr>
          <w:rStyle w:val="FootnoteReference"/>
        </w:rPr>
        <w:footnoteRef/>
      </w:r>
      <w:r>
        <w:t xml:space="preserve"> [JS] Fr. Lazarus has “plans”</w:t>
      </w:r>
    </w:p>
  </w:footnote>
  <w:footnote w:id="188">
    <w:p w14:paraId="13FB143C" w14:textId="0A8A9BB8" w:rsidR="00423B80" w:rsidRDefault="00423B80" w:rsidP="00831460">
      <w:pPr>
        <w:pStyle w:val="footnote"/>
      </w:pPr>
      <w:r>
        <w:rPr>
          <w:rStyle w:val="FootnoteReference"/>
        </w:rPr>
        <w:footnoteRef/>
      </w:r>
      <w:r>
        <w:t xml:space="preserve"> [JS] or “fashioned”</w:t>
      </w:r>
    </w:p>
  </w:footnote>
  <w:footnote w:id="189">
    <w:p w14:paraId="1CA3C8B8" w14:textId="7384D6BF" w:rsidR="00423B80" w:rsidRDefault="00423B80" w:rsidP="00366380">
      <w:pPr>
        <w:pStyle w:val="footnote"/>
      </w:pPr>
      <w:r>
        <w:rPr>
          <w:rStyle w:val="FootnoteReference"/>
        </w:rPr>
        <w:footnoteRef/>
      </w:r>
      <w:r>
        <w:t xml:space="preserve"> Fr. Athanasius has “My soul shall make her boast in the Lord”</w:t>
      </w:r>
    </w:p>
  </w:footnote>
  <w:footnote w:id="190">
    <w:p w14:paraId="50F89B8F" w14:textId="77777777" w:rsidR="00423B80" w:rsidRPr="004A3E27" w:rsidRDefault="00423B80"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1">
    <w:p w14:paraId="6C74A446" w14:textId="6A369907" w:rsidR="00423B80" w:rsidRPr="004A3E27" w:rsidRDefault="00423B80" w:rsidP="00BD5BBE">
      <w:pPr>
        <w:pStyle w:val="footnote"/>
      </w:pPr>
      <w:r w:rsidRPr="004A3E27">
        <w:rPr>
          <w:rStyle w:val="FootnoteReference"/>
        </w:rPr>
        <w:footnoteRef/>
      </w:r>
      <w:r w:rsidRPr="004A3E27">
        <w:t xml:space="preserve"> ‘The land of the living.’</w:t>
      </w:r>
      <w:r>
        <w:t xml:space="preserve"> [JS] Others have “earth”</w:t>
      </w:r>
    </w:p>
  </w:footnote>
  <w:footnote w:id="192">
    <w:p w14:paraId="2D88893B" w14:textId="5E64FA88" w:rsidR="00423B80" w:rsidRDefault="00423B80" w:rsidP="00E42174">
      <w:pPr>
        <w:pStyle w:val="footnote"/>
      </w:pPr>
      <w:r>
        <w:rPr>
          <w:rStyle w:val="FootnoteReference"/>
        </w:rPr>
        <w:footnoteRef/>
      </w:r>
      <w:r>
        <w:t xml:space="preserve"> [JS] or “contrite in heart”</w:t>
      </w:r>
    </w:p>
  </w:footnote>
  <w:footnote w:id="193">
    <w:p w14:paraId="7E58A13C" w14:textId="1AC06A85" w:rsidR="00423B80" w:rsidRDefault="00423B80" w:rsidP="00F803AB">
      <w:pPr>
        <w:pStyle w:val="footnote"/>
      </w:pPr>
      <w:r>
        <w:rPr>
          <w:rStyle w:val="FootnoteReference"/>
        </w:rPr>
        <w:footnoteRef/>
      </w:r>
      <w:r>
        <w:t xml:space="preserve"> [JS] Coptic has “eat their hearts”, which Fr. Athanasius renders, “regret”</w:t>
      </w:r>
    </w:p>
  </w:footnote>
  <w:footnote w:id="194">
    <w:p w14:paraId="54D93979" w14:textId="34E7EB30" w:rsidR="00423B80" w:rsidRDefault="00423B80" w:rsidP="00F803AB">
      <w:pPr>
        <w:pStyle w:val="footnote"/>
      </w:pPr>
      <w:r>
        <w:rPr>
          <w:rStyle w:val="FootnoteReference"/>
        </w:rPr>
        <w:footnoteRef/>
      </w:r>
      <w:r>
        <w:t xml:space="preserve"> [JS] or regret.</w:t>
      </w:r>
    </w:p>
  </w:footnote>
  <w:footnote w:id="195">
    <w:p w14:paraId="51CEFDC6" w14:textId="77777777" w:rsidR="00423B80" w:rsidRPr="004A3E27" w:rsidRDefault="00423B80"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6">
    <w:p w14:paraId="703EC24D" w14:textId="0A8D7841" w:rsidR="00423B80" w:rsidRDefault="00423B80" w:rsidP="00442FE7">
      <w:pPr>
        <w:pStyle w:val="footnote"/>
      </w:pPr>
      <w:r>
        <w:rPr>
          <w:rStyle w:val="FootnoteReference"/>
        </w:rPr>
        <w:footnoteRef/>
      </w:r>
      <w:r>
        <w:t xml:space="preserve"> [JS] literally “and my soul with barrenness/childlessness.”</w:t>
      </w:r>
    </w:p>
  </w:footnote>
  <w:footnote w:id="197">
    <w:p w14:paraId="0CEA87F3" w14:textId="77777777" w:rsidR="00423B80" w:rsidRPr="004A3E27" w:rsidRDefault="00423B80" w:rsidP="00BD5BBE">
      <w:pPr>
        <w:pStyle w:val="footnote"/>
      </w:pPr>
      <w:r w:rsidRPr="004A3E27">
        <w:rPr>
          <w:rStyle w:val="FootnoteReference"/>
        </w:rPr>
        <w:footnoteRef/>
      </w:r>
      <w:r w:rsidRPr="004A3E27">
        <w:t xml:space="preserve"> John 19:1; Mt. 27:26.</w:t>
      </w:r>
    </w:p>
  </w:footnote>
  <w:footnote w:id="198">
    <w:p w14:paraId="1C6E21CA" w14:textId="4A1BFD04" w:rsidR="00423B80" w:rsidRPr="004A3E27" w:rsidRDefault="00423B80" w:rsidP="00BD5BBE">
      <w:pPr>
        <w:pStyle w:val="footnote"/>
      </w:pPr>
      <w:r w:rsidRPr="004A3E27">
        <w:rPr>
          <w:rStyle w:val="FootnoteReference"/>
        </w:rPr>
        <w:footnoteRef/>
      </w:r>
      <w:r w:rsidRPr="004A3E27">
        <w:t xml:space="preserve"> </w:t>
      </w:r>
      <w:r>
        <w:t>cf</w:t>
      </w:r>
      <w:r w:rsidRPr="004A3E27">
        <w:t>. Psalm 21:21.</w:t>
      </w:r>
    </w:p>
  </w:footnote>
  <w:footnote w:id="199">
    <w:p w14:paraId="7BC55212" w14:textId="5213FE4B" w:rsidR="00423B80" w:rsidRDefault="00423B80" w:rsidP="004E0429">
      <w:pPr>
        <w:pStyle w:val="footnote"/>
      </w:pPr>
      <w:r>
        <w:rPr>
          <w:rStyle w:val="FootnoteReference"/>
        </w:rPr>
        <w:footnoteRef/>
      </w:r>
      <w:r>
        <w:t xml:space="preserve"> [JS] or “give thanks to You,” or “thankfully confess You with praise in the great Church”</w:t>
      </w:r>
    </w:p>
  </w:footnote>
  <w:footnote w:id="200">
    <w:p w14:paraId="5E06AF48" w14:textId="4CED25A0" w:rsidR="00423B80" w:rsidRDefault="00423B80" w:rsidP="00E14083">
      <w:pPr>
        <w:pStyle w:val="footnote"/>
      </w:pPr>
      <w:r>
        <w:rPr>
          <w:rStyle w:val="FootnoteReference"/>
        </w:rPr>
        <w:footnoteRef/>
      </w:r>
      <w:r>
        <w:t xml:space="preserve"> [JS] [] found in Coptic</w:t>
      </w:r>
    </w:p>
  </w:footnote>
  <w:footnote w:id="201">
    <w:p w14:paraId="4812F1D0" w14:textId="6C4603E2" w:rsidR="00423B80" w:rsidRPr="004A3E27" w:rsidRDefault="00423B80" w:rsidP="00BD5BBE">
      <w:pPr>
        <w:pStyle w:val="footnote"/>
      </w:pPr>
      <w:r w:rsidRPr="004A3E27">
        <w:rPr>
          <w:rStyle w:val="FootnoteReference"/>
        </w:rPr>
        <w:footnoteRef/>
      </w:r>
      <w:r w:rsidRPr="004A3E27">
        <w:t xml:space="preserve"> </w:t>
      </w:r>
      <w:r>
        <w:t>cf</w:t>
      </w:r>
      <w:r w:rsidRPr="004A3E27">
        <w:t>. John 15:25.</w:t>
      </w:r>
    </w:p>
  </w:footnote>
  <w:footnote w:id="202">
    <w:p w14:paraId="2072EB12" w14:textId="0F03BC61" w:rsidR="00423B80" w:rsidRDefault="00423B80" w:rsidP="004E0429">
      <w:pPr>
        <w:pStyle w:val="footnote"/>
      </w:pPr>
      <w:r>
        <w:rPr>
          <w:rStyle w:val="FootnoteReference"/>
        </w:rPr>
        <w:footnoteRef/>
      </w:r>
      <w:r>
        <w:t xml:space="preserve"> [JS] or “Aha! Aha!” Or “Well done! Well done!”</w:t>
      </w:r>
    </w:p>
  </w:footnote>
  <w:footnote w:id="203">
    <w:p w14:paraId="55852630" w14:textId="48050399" w:rsidR="00423B80" w:rsidRDefault="00423B80"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4">
    <w:p w14:paraId="5AE758E3" w14:textId="591B2CD9" w:rsidR="00423B80" w:rsidRDefault="00423B80" w:rsidP="004E0429">
      <w:pPr>
        <w:pStyle w:val="footnote"/>
      </w:pPr>
      <w:r>
        <w:rPr>
          <w:rStyle w:val="FootnoteReference"/>
        </w:rPr>
        <w:footnoteRef/>
      </w:r>
      <w:r>
        <w:t xml:space="preserve"> [JS] Fr. Lazarus has, “towering mountains”</w:t>
      </w:r>
    </w:p>
  </w:footnote>
  <w:footnote w:id="205">
    <w:p w14:paraId="6484AC83" w14:textId="6D53CC8C" w:rsidR="00423B80" w:rsidRPr="004A3E27" w:rsidRDefault="00423B80" w:rsidP="00BD5BBE">
      <w:pPr>
        <w:pStyle w:val="footnote"/>
      </w:pPr>
      <w:r w:rsidRPr="004A3E27">
        <w:rPr>
          <w:rStyle w:val="FootnoteReference"/>
        </w:rPr>
        <w:footnoteRef/>
      </w:r>
      <w:r w:rsidRPr="004A3E27">
        <w:t xml:space="preserve"> </w:t>
      </w:r>
      <w:r>
        <w:t>cf</w:t>
      </w:r>
      <w:r w:rsidRPr="004A3E27">
        <w:t>. Psalm 109:7.</w:t>
      </w:r>
    </w:p>
  </w:footnote>
  <w:footnote w:id="206">
    <w:p w14:paraId="4449FD0E" w14:textId="7B6566B0" w:rsidR="00423B80" w:rsidRDefault="00423B80" w:rsidP="00090695">
      <w:pPr>
        <w:pStyle w:val="footnote"/>
      </w:pPr>
      <w:r>
        <w:rPr>
          <w:rStyle w:val="FootnoteReference"/>
        </w:rPr>
        <w:footnoteRef/>
      </w:r>
      <w:r>
        <w:t xml:space="preserve"> [JS] OSB has “many waters”</w:t>
      </w:r>
    </w:p>
  </w:footnote>
  <w:footnote w:id="207">
    <w:p w14:paraId="50DAFDF2" w14:textId="77777777" w:rsidR="00423B80" w:rsidRPr="004A3E27" w:rsidRDefault="00423B80"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8">
    <w:p w14:paraId="7C4D1D61" w14:textId="77777777" w:rsidR="00423B80" w:rsidRPr="004A3E27" w:rsidRDefault="00423B80" w:rsidP="00BD5BBE">
      <w:pPr>
        <w:pStyle w:val="footnote"/>
      </w:pPr>
      <w:r w:rsidRPr="004A3E27">
        <w:rPr>
          <w:rStyle w:val="FootnoteReference"/>
        </w:rPr>
        <w:footnoteRef/>
      </w:r>
      <w:r w:rsidRPr="004A3E27">
        <w:t xml:space="preserve"> ‘The Prophet asks to be free from passion’ (St. Athanasius).</w:t>
      </w:r>
    </w:p>
  </w:footnote>
  <w:footnote w:id="209">
    <w:p w14:paraId="356D04BB" w14:textId="77777777" w:rsidR="00423B80" w:rsidRPr="004A3E27" w:rsidRDefault="00423B80" w:rsidP="00BD5BBE">
      <w:pPr>
        <w:pStyle w:val="footnote"/>
      </w:pPr>
      <w:r w:rsidRPr="004A3E27">
        <w:rPr>
          <w:rStyle w:val="FootnoteReference"/>
        </w:rPr>
        <w:footnoteRef/>
      </w:r>
      <w:r w:rsidRPr="004A3E27">
        <w:t xml:space="preserve"> Prov. 24:19.</w:t>
      </w:r>
    </w:p>
  </w:footnote>
  <w:footnote w:id="210">
    <w:p w14:paraId="325B4264" w14:textId="77777777" w:rsidR="00423B80" w:rsidRPr="004A3E27" w:rsidRDefault="00423B80"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1">
    <w:p w14:paraId="720EC29A" w14:textId="0B7E8B17" w:rsidR="00423B80" w:rsidRPr="004A3E27" w:rsidRDefault="00423B80"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2">
    <w:p w14:paraId="3B4C8AB4" w14:textId="77777777" w:rsidR="00423B80" w:rsidRPr="004A3E27" w:rsidRDefault="00423B80"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3">
    <w:p w14:paraId="6BB4D62E" w14:textId="6D468D83" w:rsidR="00423B80" w:rsidRDefault="00423B80" w:rsidP="00402CB0">
      <w:pPr>
        <w:pStyle w:val="footnote"/>
      </w:pPr>
      <w:r>
        <w:rPr>
          <w:rStyle w:val="FootnoteReference"/>
        </w:rPr>
        <w:footnoteRef/>
      </w:r>
      <w:r>
        <w:t xml:space="preserve"> [JS] or “judgment”</w:t>
      </w:r>
    </w:p>
  </w:footnote>
  <w:footnote w:id="214">
    <w:p w14:paraId="0271DF81" w14:textId="5DFB25DB" w:rsidR="00423B80" w:rsidRPr="004A3E27" w:rsidRDefault="00423B80"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5">
    <w:p w14:paraId="20ECCFFC" w14:textId="001E9B2E" w:rsidR="00423B80" w:rsidRDefault="00423B80" w:rsidP="00402CB0">
      <w:pPr>
        <w:pStyle w:val="footnote"/>
      </w:pPr>
      <w:r>
        <w:rPr>
          <w:rStyle w:val="FootnoteReference"/>
        </w:rPr>
        <w:footnoteRef/>
      </w:r>
      <w:r>
        <w:t xml:space="preserve"> [JS] or “fret”</w:t>
      </w:r>
    </w:p>
  </w:footnote>
  <w:footnote w:id="216">
    <w:p w14:paraId="0F35B29D" w14:textId="57DF774F" w:rsidR="00423B80" w:rsidRDefault="00423B80" w:rsidP="00414006">
      <w:pPr>
        <w:pStyle w:val="footnote"/>
      </w:pPr>
      <w:r>
        <w:rPr>
          <w:rStyle w:val="FootnoteReference"/>
        </w:rPr>
        <w:footnoteRef/>
      </w:r>
      <w:r>
        <w:t xml:space="preserve"> [JS] or “land”</w:t>
      </w:r>
    </w:p>
  </w:footnote>
  <w:footnote w:id="217">
    <w:p w14:paraId="65980F9C" w14:textId="79143A5A" w:rsidR="00423B80" w:rsidRPr="004A3E27" w:rsidRDefault="00423B80"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8">
    <w:p w14:paraId="159BB2E9" w14:textId="77777777" w:rsidR="00423B80" w:rsidRPr="004A3E27" w:rsidRDefault="00423B80"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9">
    <w:p w14:paraId="031AB7AD" w14:textId="155ED80A" w:rsidR="00423B80" w:rsidRDefault="00423B80" w:rsidP="00090695">
      <w:pPr>
        <w:pStyle w:val="footnote"/>
      </w:pPr>
      <w:r>
        <w:rPr>
          <w:rStyle w:val="FootnoteReference"/>
        </w:rPr>
        <w:footnoteRef/>
      </w:r>
      <w:r>
        <w:t xml:space="preserve"> [JS] literally, “seed”, here and throughout</w:t>
      </w:r>
    </w:p>
  </w:footnote>
  <w:footnote w:id="220">
    <w:p w14:paraId="112B59F5" w14:textId="77777777" w:rsidR="00423B80" w:rsidRPr="004A3E27" w:rsidRDefault="00423B80" w:rsidP="00BD5BBE">
      <w:pPr>
        <w:pStyle w:val="footnote"/>
      </w:pPr>
      <w:r w:rsidRPr="004A3E27">
        <w:rPr>
          <w:rStyle w:val="FootnoteReference"/>
        </w:rPr>
        <w:footnoteRef/>
      </w:r>
      <w:r w:rsidRPr="004A3E27">
        <w:t xml:space="preserve"> ‘Remove sin, and then whatever you see in man is of God’ (St. Augustine)</w:t>
      </w:r>
    </w:p>
  </w:footnote>
  <w:footnote w:id="221">
    <w:p w14:paraId="4726C027" w14:textId="77777777" w:rsidR="00423B80" w:rsidRPr="004A3E27" w:rsidRDefault="00423B80" w:rsidP="00BD5BBE">
      <w:pPr>
        <w:pStyle w:val="footnote"/>
      </w:pPr>
      <w:r w:rsidRPr="004A3E27">
        <w:rPr>
          <w:rStyle w:val="FootnoteReference"/>
        </w:rPr>
        <w:footnoteRef/>
      </w:r>
      <w:r w:rsidRPr="004A3E27">
        <w:t xml:space="preserve"> Compare Ps. 36:1, 37 with Proverbs 24: 19-20 (RSV) and Mt. 5:5-9.</w:t>
      </w:r>
    </w:p>
  </w:footnote>
  <w:footnote w:id="222">
    <w:p w14:paraId="34A68231" w14:textId="7DBC6A92" w:rsidR="00423B80" w:rsidRPr="004A3E27" w:rsidRDefault="00423B80" w:rsidP="00BD5BBE">
      <w:pPr>
        <w:pStyle w:val="footnote"/>
      </w:pPr>
      <w:r w:rsidRPr="004A3E27">
        <w:rPr>
          <w:rStyle w:val="FootnoteReference"/>
        </w:rPr>
        <w:footnoteRef/>
      </w:r>
      <w:r w:rsidRPr="004A3E27">
        <w:t xml:space="preserve"> </w:t>
      </w:r>
      <w:r>
        <w:t>cf</w:t>
      </w:r>
      <w:r w:rsidRPr="004A3E27">
        <w:t>. Heb. 12:5-13. Psalm 6:2 is identical with 37:2.</w:t>
      </w:r>
    </w:p>
  </w:footnote>
  <w:footnote w:id="223">
    <w:p w14:paraId="247EFE9B" w14:textId="072BF8DF" w:rsidR="00423B80" w:rsidRDefault="00423B80" w:rsidP="003F50A7">
      <w:pPr>
        <w:pStyle w:val="footnote"/>
      </w:pPr>
      <w:r>
        <w:rPr>
          <w:rStyle w:val="FootnoteReference"/>
        </w:rPr>
        <w:footnoteRef/>
      </w:r>
      <w:r>
        <w:t xml:space="preserve"> [JS] literally “with a sad face”</w:t>
      </w:r>
    </w:p>
  </w:footnote>
  <w:footnote w:id="224">
    <w:p w14:paraId="18445857" w14:textId="0B799012" w:rsidR="00423B80" w:rsidRDefault="00423B80" w:rsidP="003F50A7">
      <w:pPr>
        <w:pStyle w:val="footnote"/>
      </w:pPr>
      <w:r>
        <w:rPr>
          <w:rStyle w:val="FootnoteReference"/>
        </w:rPr>
        <w:footnoteRef/>
      </w:r>
      <w:r>
        <w:t xml:space="preserve"> [JS] literally “loins”</w:t>
      </w:r>
    </w:p>
  </w:footnote>
  <w:footnote w:id="225">
    <w:p w14:paraId="2C58A5A6" w14:textId="65232F52" w:rsidR="00423B80" w:rsidRDefault="00423B80" w:rsidP="0017625A">
      <w:pPr>
        <w:pStyle w:val="footnote"/>
      </w:pPr>
      <w:r>
        <w:rPr>
          <w:rStyle w:val="FootnoteReference"/>
        </w:rPr>
        <w:footnoteRef/>
      </w:r>
      <w:r>
        <w:t xml:space="preserve"> [JS] [] from the Sixth Hour of Great and Holy Friday.</w:t>
      </w:r>
    </w:p>
  </w:footnote>
  <w:footnote w:id="226">
    <w:p w14:paraId="72DD6C76" w14:textId="7D200E30" w:rsidR="00423B80" w:rsidRPr="004A3E27" w:rsidRDefault="00423B80" w:rsidP="00BD5BBE">
      <w:pPr>
        <w:pStyle w:val="footnote"/>
      </w:pPr>
      <w:r w:rsidRPr="004A3E27">
        <w:rPr>
          <w:rStyle w:val="FootnoteReference"/>
        </w:rPr>
        <w:footnoteRef/>
      </w:r>
      <w:r w:rsidRPr="004A3E27">
        <w:t xml:space="preserve"> </w:t>
      </w:r>
      <w:r>
        <w:t>cf</w:t>
      </w:r>
      <w:r w:rsidRPr="004A3E27">
        <w:t>. Mt. 19:20. ‘One thing you lack’ (Mk. 10:21).</w:t>
      </w:r>
    </w:p>
  </w:footnote>
  <w:footnote w:id="227">
    <w:p w14:paraId="78445EFB" w14:textId="5C9ECAC5" w:rsidR="00423B80" w:rsidRDefault="00423B80" w:rsidP="002538F7">
      <w:pPr>
        <w:pStyle w:val="footnote"/>
      </w:pPr>
      <w:r>
        <w:rPr>
          <w:rStyle w:val="FootnoteReference"/>
        </w:rPr>
        <w:footnoteRef/>
      </w:r>
      <w:r>
        <w:t xml:space="preserve"> [JS] or “walks about like a phantom”</w:t>
      </w:r>
    </w:p>
  </w:footnote>
  <w:footnote w:id="228">
    <w:p w14:paraId="3396E2D4" w14:textId="4AC28F88" w:rsidR="00423B80" w:rsidRPr="004A3E27" w:rsidRDefault="00423B80"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9">
    <w:p w14:paraId="3E88B183" w14:textId="77777777" w:rsidR="00423B80" w:rsidRPr="004A3E27" w:rsidRDefault="00423B80"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0">
    <w:p w14:paraId="1D0EC7E8" w14:textId="072DDC66" w:rsidR="00423B80" w:rsidRPr="004A3E27" w:rsidRDefault="00423B80"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1">
    <w:p w14:paraId="5B17D689" w14:textId="77777777" w:rsidR="00423B80" w:rsidRPr="004A3E27" w:rsidRDefault="00423B80"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2">
    <w:p w14:paraId="3C8E3C02" w14:textId="38940012" w:rsidR="00423B80" w:rsidRPr="004A3E27" w:rsidRDefault="00423B80" w:rsidP="00BD5BBE">
      <w:pPr>
        <w:pStyle w:val="footnote"/>
      </w:pPr>
      <w:r w:rsidRPr="004A3E27">
        <w:rPr>
          <w:rStyle w:val="FootnoteReference"/>
        </w:rPr>
        <w:footnoteRef/>
      </w:r>
      <w:r w:rsidRPr="004A3E27">
        <w:t xml:space="preserve"> The great universal Church (</w:t>
      </w:r>
      <w:r>
        <w:t>cf</w:t>
      </w:r>
      <w:r w:rsidRPr="004A3E27">
        <w:t>. St. Athanasius).</w:t>
      </w:r>
    </w:p>
  </w:footnote>
  <w:footnote w:id="233">
    <w:p w14:paraId="33B520D7" w14:textId="67F93C2C" w:rsidR="00423B80" w:rsidRDefault="00423B80" w:rsidP="000F12A5">
      <w:pPr>
        <w:pStyle w:val="footnote"/>
      </w:pPr>
      <w:r>
        <w:rPr>
          <w:rStyle w:val="FootnoteReference"/>
        </w:rPr>
        <w:footnoteRef/>
      </w:r>
      <w:r>
        <w:t xml:space="preserve"> Fr. Athanasius adds here “my truth”. See Matins of the 12 Day of Paopi.</w:t>
      </w:r>
    </w:p>
  </w:footnote>
  <w:footnote w:id="234">
    <w:p w14:paraId="215A183B" w14:textId="1FC8DE97" w:rsidR="00423B80" w:rsidRDefault="00423B80" w:rsidP="005B3452">
      <w:pPr>
        <w:pStyle w:val="footnote"/>
      </w:pPr>
      <w:r>
        <w:rPr>
          <w:rStyle w:val="FootnoteReference"/>
        </w:rPr>
        <w:footnoteRef/>
      </w:r>
      <w:r>
        <w:t xml:space="preserve"> [JS] or “Aha! Aha!” or “Well done! Well done!”</w:t>
      </w:r>
    </w:p>
  </w:footnote>
  <w:footnote w:id="235">
    <w:p w14:paraId="37A0E454" w14:textId="77777777" w:rsidR="00423B80" w:rsidRPr="004A3E27" w:rsidRDefault="00423B80" w:rsidP="00BD5BBE">
      <w:pPr>
        <w:pStyle w:val="footnote"/>
      </w:pPr>
      <w:r w:rsidRPr="004A3E27">
        <w:rPr>
          <w:rStyle w:val="FootnoteReference"/>
        </w:rPr>
        <w:footnoteRef/>
      </w:r>
      <w:r w:rsidRPr="004A3E27">
        <w:t xml:space="preserve"> John 13:30.</w:t>
      </w:r>
    </w:p>
  </w:footnote>
  <w:footnote w:id="236">
    <w:p w14:paraId="32644EEC" w14:textId="77777777" w:rsidR="00423B80" w:rsidRPr="004A3E27" w:rsidRDefault="00423B80"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7">
    <w:p w14:paraId="4D34767F" w14:textId="77777777" w:rsidR="00423B80" w:rsidRPr="004A3E27" w:rsidRDefault="00423B80"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8">
    <w:p w14:paraId="70B2B9E7" w14:textId="77777777" w:rsidR="00423B80" w:rsidRPr="004A3E27" w:rsidRDefault="00423B80" w:rsidP="00BD5BBE">
      <w:pPr>
        <w:pStyle w:val="footnote"/>
      </w:pPr>
      <w:r w:rsidRPr="004A3E27">
        <w:rPr>
          <w:rStyle w:val="FootnoteReference"/>
        </w:rPr>
        <w:footnoteRef/>
      </w:r>
      <w:r w:rsidRPr="004A3E27">
        <w:t xml:space="preserve"> With the Gospel of forgiveness (1 Sam. 24:17-20; Lk. 23:34).</w:t>
      </w:r>
    </w:p>
  </w:footnote>
  <w:footnote w:id="239">
    <w:p w14:paraId="276D5CC0" w14:textId="69BE5264" w:rsidR="00423B80" w:rsidRDefault="00423B80" w:rsidP="008612F3">
      <w:pPr>
        <w:pStyle w:val="footnote"/>
      </w:pPr>
      <w:r>
        <w:rPr>
          <w:rStyle w:val="FootnoteReference"/>
        </w:rPr>
        <w:footnoteRef/>
      </w:r>
      <w:r>
        <w:t xml:space="preserve"> [JS] or “from age to age. So be it! So be it!”</w:t>
      </w:r>
    </w:p>
  </w:footnote>
  <w:footnote w:id="240">
    <w:p w14:paraId="2B9F5A56" w14:textId="77777777" w:rsidR="00423B80" w:rsidRPr="004A3E27" w:rsidRDefault="00423B80"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1">
    <w:p w14:paraId="7C55B28F" w14:textId="7EC58CB5" w:rsidR="00423B80" w:rsidRDefault="00423B80" w:rsidP="005B3452">
      <w:pPr>
        <w:pStyle w:val="footnote"/>
      </w:pPr>
      <w:r>
        <w:rPr>
          <w:rStyle w:val="FootnoteReference"/>
        </w:rPr>
        <w:footnoteRef/>
      </w:r>
      <w:r>
        <w:t xml:space="preserve"> [JS] or “thanksgiving”, or “thankful confession with praise”</w:t>
      </w:r>
    </w:p>
  </w:footnote>
  <w:footnote w:id="242">
    <w:p w14:paraId="53A5AE10" w14:textId="0674C819" w:rsidR="00423B80" w:rsidRDefault="00423B80" w:rsidP="008A1194">
      <w:pPr>
        <w:pStyle w:val="footnote"/>
      </w:pPr>
      <w:r>
        <w:rPr>
          <w:rStyle w:val="FootnoteReference"/>
        </w:rPr>
        <w:footnoteRef/>
      </w:r>
      <w:r>
        <w:t xml:space="preserve"> [JS] or “for I will give thanks to Him,” or “I will thankfully confess Him with praise”</w:t>
      </w:r>
    </w:p>
  </w:footnote>
  <w:footnote w:id="243">
    <w:p w14:paraId="34C9AACB" w14:textId="3DBD9C6A" w:rsidR="00423B80" w:rsidRDefault="00423B80" w:rsidP="00423B80">
      <w:pPr>
        <w:pStyle w:val="footnote"/>
      </w:pPr>
      <w:r>
        <w:rPr>
          <w:rStyle w:val="FootnoteReference"/>
        </w:rPr>
        <w:footnoteRef/>
      </w:r>
      <w:r>
        <w:t xml:space="preserve"> [JS] Fr. Athanasius has “and in the night He will manifest it”. See Vespers of Friday of the Seventh week of Paschaltide.</w:t>
      </w:r>
    </w:p>
  </w:footnote>
  <w:footnote w:id="244">
    <w:p w14:paraId="2A3805B8" w14:textId="42A42089" w:rsidR="00423B80" w:rsidRDefault="00423B80" w:rsidP="0054429F">
      <w:pPr>
        <w:pStyle w:val="footnote"/>
      </w:pPr>
      <w:r>
        <w:rPr>
          <w:rStyle w:val="FootnoteReference"/>
        </w:rPr>
        <w:footnoteRef/>
      </w:r>
      <w:r>
        <w:t xml:space="preserve"> [JS] literally confess to Him, i.e. give thankful prase to Him by confessing Him.</w:t>
      </w:r>
    </w:p>
  </w:footnote>
  <w:footnote w:id="245">
    <w:p w14:paraId="3BCC68DE" w14:textId="1191DE34" w:rsidR="00423B80" w:rsidRDefault="00423B80" w:rsidP="00AD1AC9">
      <w:pPr>
        <w:pStyle w:val="footnote"/>
      </w:pPr>
      <w:r>
        <w:rPr>
          <w:rStyle w:val="FootnoteReference"/>
        </w:rPr>
        <w:footnoteRef/>
      </w:r>
      <w:r>
        <w:t xml:space="preserve"> [JS] Fr. Lazarus has “dwelling”</w:t>
      </w:r>
    </w:p>
  </w:footnote>
  <w:footnote w:id="246">
    <w:p w14:paraId="03275919" w14:textId="77777777" w:rsidR="00423B80" w:rsidRPr="004A3E27" w:rsidRDefault="00423B80"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7">
    <w:p w14:paraId="6E7F4F1E" w14:textId="416FA7A8" w:rsidR="00423B80" w:rsidRDefault="00423B80" w:rsidP="005B3452">
      <w:pPr>
        <w:pStyle w:val="footnote"/>
      </w:pPr>
      <w:r>
        <w:rPr>
          <w:rStyle w:val="FootnoteReference"/>
        </w:rPr>
        <w:footnoteRef/>
      </w:r>
      <w:r>
        <w:t xml:space="preserve"> [JS] “I will give thanks to You on the lyre”, or “I will thankfully confess You with praise with the lyre”</w:t>
      </w:r>
    </w:p>
  </w:footnote>
  <w:footnote w:id="248">
    <w:p w14:paraId="0FDCCB36" w14:textId="0CCB7207" w:rsidR="00423B80" w:rsidRDefault="00423B80" w:rsidP="006C1793">
      <w:pPr>
        <w:pStyle w:val="footnote"/>
      </w:pPr>
      <w:r>
        <w:rPr>
          <w:rStyle w:val="FootnoteReference"/>
        </w:rPr>
        <w:footnoteRef/>
      </w:r>
      <w:r>
        <w:t xml:space="preserve"> [JS] or “I will give thanks to Him,” or “I will thankfully confess Him with praies”</w:t>
      </w:r>
    </w:p>
  </w:footnote>
  <w:footnote w:id="249">
    <w:p w14:paraId="1791CAEF" w14:textId="44F0ADBF" w:rsidR="00423B80" w:rsidRPr="004A3E27" w:rsidRDefault="00423B80"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0">
    <w:p w14:paraId="75A6D655" w14:textId="0B7DAC2D" w:rsidR="00423B80" w:rsidRDefault="00423B80" w:rsidP="006C1793">
      <w:pPr>
        <w:pStyle w:val="footnote"/>
      </w:pPr>
      <w:r>
        <w:rPr>
          <w:rStyle w:val="FootnoteReference"/>
        </w:rPr>
        <w:footnoteRef/>
      </w:r>
      <w:r>
        <w:t xml:space="preserve"> [JS] or “presence”</w:t>
      </w:r>
    </w:p>
  </w:footnote>
  <w:footnote w:id="251">
    <w:p w14:paraId="14C8DE9A" w14:textId="1AF2328A" w:rsidR="00423B80" w:rsidRDefault="00423B80" w:rsidP="006C1793">
      <w:pPr>
        <w:pStyle w:val="footnote"/>
      </w:pPr>
      <w:r>
        <w:rPr>
          <w:rStyle w:val="FootnoteReference"/>
        </w:rPr>
        <w:footnoteRef/>
      </w:r>
      <w:r>
        <w:t xml:space="preserve"> [JS] or “boast in” or “praise”</w:t>
      </w:r>
    </w:p>
  </w:footnote>
  <w:footnote w:id="252">
    <w:p w14:paraId="66A26B87" w14:textId="54FC310A" w:rsidR="00423B80" w:rsidRDefault="00423B80" w:rsidP="006C1793">
      <w:pPr>
        <w:pStyle w:val="footnote"/>
      </w:pPr>
      <w:r>
        <w:rPr>
          <w:rStyle w:val="FootnoteReference"/>
        </w:rPr>
        <w:footnoteRef/>
      </w:r>
      <w:r>
        <w:t xml:space="preserve"> [JS] or “give thanks to”, or “thankfully confess Your Name with praise”</w:t>
      </w:r>
    </w:p>
  </w:footnote>
  <w:footnote w:id="253">
    <w:p w14:paraId="4F22E4CE" w14:textId="77777777" w:rsidR="00423B80" w:rsidRPr="004A3E27" w:rsidRDefault="00423B80"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4">
    <w:p w14:paraId="08B0833D" w14:textId="77777777" w:rsidR="00423B80" w:rsidRPr="004A3E27" w:rsidRDefault="00423B80"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5">
    <w:p w14:paraId="76A76AD0" w14:textId="77777777" w:rsidR="00423B80" w:rsidRPr="004A3E27" w:rsidRDefault="00423B80"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6">
    <w:p w14:paraId="1CFC6A89" w14:textId="0F4C8BEE" w:rsidR="00423B80" w:rsidRDefault="00423B80" w:rsidP="00676E6A">
      <w:pPr>
        <w:pStyle w:val="footnote"/>
      </w:pPr>
      <w:r>
        <w:rPr>
          <w:rStyle w:val="FootnoteReference"/>
        </w:rPr>
        <w:footnoteRef/>
      </w:r>
      <w:r>
        <w:t xml:space="preserve"> [JS] or “grace was poured out on Your lips”</w:t>
      </w:r>
    </w:p>
  </w:footnote>
  <w:footnote w:id="257">
    <w:p w14:paraId="0FB99B7C" w14:textId="516B1CB2" w:rsidR="00423B80" w:rsidRPr="004A3E27" w:rsidRDefault="00423B80" w:rsidP="00BD5BBE">
      <w:pPr>
        <w:pStyle w:val="footnote"/>
      </w:pPr>
      <w:r w:rsidRPr="004A3E27">
        <w:rPr>
          <w:rStyle w:val="FootnoteReference"/>
        </w:rPr>
        <w:footnoteRef/>
      </w:r>
      <w:r w:rsidRPr="004A3E27">
        <w:t xml:space="preserve"> </w:t>
      </w:r>
      <w:r>
        <w:t>cf</w:t>
      </w:r>
      <w:r w:rsidRPr="004A3E27">
        <w:t>. Rev. 19:11-16.</w:t>
      </w:r>
    </w:p>
  </w:footnote>
  <w:footnote w:id="258">
    <w:p w14:paraId="5E8EA981" w14:textId="77777777" w:rsidR="00423B80" w:rsidRPr="004A3E27" w:rsidRDefault="00423B80"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9">
    <w:p w14:paraId="2209A251" w14:textId="77777777" w:rsidR="00423B80" w:rsidRPr="004A3E27" w:rsidRDefault="00423B80"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60">
    <w:p w14:paraId="1503C91E" w14:textId="77777777" w:rsidR="00423B80" w:rsidRDefault="00423B80" w:rsidP="005E56A9">
      <w:pPr>
        <w:pStyle w:val="footnote"/>
      </w:pPr>
      <w:r>
        <w:rPr>
          <w:rStyle w:val="FootnoteReference"/>
        </w:rPr>
        <w:footnoteRef/>
      </w:r>
      <w:r>
        <w:t xml:space="preserve"> [JS] myrrh: resin for incense; stacte: a component of the Temple incense; cassia: cinnamon.</w:t>
      </w:r>
    </w:p>
  </w:footnote>
  <w:footnote w:id="261">
    <w:p w14:paraId="5BF4F4E3" w14:textId="0D86ACD7" w:rsidR="00423B80" w:rsidRDefault="00423B80" w:rsidP="00E10FAF">
      <w:pPr>
        <w:pStyle w:val="footnote"/>
      </w:pPr>
      <w:r>
        <w:rPr>
          <w:rStyle w:val="FootnoteReference"/>
        </w:rPr>
        <w:footnoteRef/>
      </w:r>
      <w:r>
        <w:t xml:space="preserve"> [JS] literally “do obeisance”, i.e. “bow down to”</w:t>
      </w:r>
    </w:p>
  </w:footnote>
  <w:footnote w:id="262">
    <w:p w14:paraId="66A4B8D8" w14:textId="2A1C62C8" w:rsidR="00423B80" w:rsidRPr="004A3E27" w:rsidRDefault="00423B80"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3">
    <w:p w14:paraId="3B2B6F3D" w14:textId="77777777" w:rsidR="00423B80" w:rsidRPr="004A3E27" w:rsidRDefault="00423B80" w:rsidP="00714A98">
      <w:pPr>
        <w:pStyle w:val="footnote"/>
      </w:pPr>
      <w:r w:rsidRPr="004A3E27">
        <w:rPr>
          <w:rStyle w:val="FootnoteReference"/>
        </w:rPr>
        <w:footnoteRef/>
      </w:r>
      <w:r w:rsidRPr="004A3E27">
        <w:t xml:space="preserve"> Rev. 22:1.</w:t>
      </w:r>
    </w:p>
  </w:footnote>
  <w:footnote w:id="264">
    <w:p w14:paraId="0C57446A" w14:textId="77777777" w:rsidR="00423B80" w:rsidRDefault="00423B80" w:rsidP="00714A98">
      <w:pPr>
        <w:pStyle w:val="footnote"/>
      </w:pPr>
      <w:r>
        <w:rPr>
          <w:rStyle w:val="FootnoteReference"/>
        </w:rPr>
        <w:footnoteRef/>
      </w:r>
      <w:r>
        <w:t xml:space="preserve"> Fr. Lazarus has “dwelling-place”</w:t>
      </w:r>
    </w:p>
  </w:footnote>
  <w:footnote w:id="265">
    <w:p w14:paraId="77903F63" w14:textId="77777777" w:rsidR="00423B80" w:rsidRDefault="00423B80" w:rsidP="00714A98">
      <w:pPr>
        <w:pStyle w:val="footnote"/>
      </w:pPr>
      <w:r>
        <w:rPr>
          <w:rStyle w:val="FootnoteReference"/>
        </w:rPr>
        <w:footnoteRef/>
      </w:r>
      <w:r>
        <w:t xml:space="preserve"> [JS] the city’s</w:t>
      </w:r>
    </w:p>
  </w:footnote>
  <w:footnote w:id="266">
    <w:p w14:paraId="73DCC24E" w14:textId="7E226D89" w:rsidR="00423B80" w:rsidRPr="004A3E27" w:rsidRDefault="00423B80"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7">
    <w:p w14:paraId="0D6388ED" w14:textId="683F8CF0" w:rsidR="00423B80" w:rsidRPr="004A3E27" w:rsidRDefault="00423B80" w:rsidP="00714A98">
      <w:pPr>
        <w:pStyle w:val="footnote"/>
      </w:pPr>
      <w:r w:rsidRPr="004A3E27">
        <w:rPr>
          <w:rStyle w:val="FootnoteReference"/>
        </w:rPr>
        <w:footnoteRef/>
      </w:r>
      <w:r w:rsidRPr="004A3E27">
        <w:t xml:space="preserve"> </w:t>
      </w:r>
      <w:r>
        <w:t>cf</w:t>
      </w:r>
      <w:r w:rsidRPr="004A3E27">
        <w:t>. 75:4; Is. 2:4; 11:9; 65:25; Hos. 2:18; Zac. 9:10.</w:t>
      </w:r>
    </w:p>
  </w:footnote>
  <w:footnote w:id="268">
    <w:p w14:paraId="739DF71C" w14:textId="7B9E3A9D" w:rsidR="00423B80" w:rsidRPr="004A3E27" w:rsidRDefault="00423B80"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9">
    <w:p w14:paraId="341712F2" w14:textId="77777777" w:rsidR="00423B80" w:rsidRPr="004A3E27" w:rsidRDefault="00423B80" w:rsidP="00BD5BBE">
      <w:pPr>
        <w:pStyle w:val="footnote"/>
      </w:pPr>
      <w:r w:rsidRPr="004A3E27">
        <w:rPr>
          <w:rStyle w:val="FootnoteReference"/>
        </w:rPr>
        <w:footnoteRef/>
      </w:r>
      <w:r w:rsidRPr="004A3E27">
        <w:t xml:space="preserve"> ‘The calling of the Gentiles is to be understood, as in 71:9’ (St. Athanasius).</w:t>
      </w:r>
    </w:p>
  </w:footnote>
  <w:footnote w:id="270">
    <w:p w14:paraId="743E9AAD" w14:textId="55C8741B" w:rsidR="00423B80" w:rsidRPr="004A3E27" w:rsidRDefault="00423B80"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71">
    <w:p w14:paraId="20C0CF5B" w14:textId="605C1673" w:rsidR="00423B80" w:rsidRPr="004A3E27" w:rsidRDefault="00423B80" w:rsidP="00BD5BBE">
      <w:pPr>
        <w:pStyle w:val="footnote"/>
      </w:pPr>
      <w:r w:rsidRPr="004A3E27">
        <w:rPr>
          <w:rStyle w:val="FootnoteReference"/>
        </w:rPr>
        <w:footnoteRef/>
      </w:r>
      <w:r w:rsidRPr="004A3E27">
        <w:t xml:space="preserve"> </w:t>
      </w:r>
      <w:r>
        <w:t>Cf</w:t>
      </w:r>
      <w:r w:rsidRPr="004A3E27">
        <w:t>. Ex. 15:17; Is. 58:14: I Pet. 1:4.</w:t>
      </w:r>
    </w:p>
  </w:footnote>
  <w:footnote w:id="272">
    <w:p w14:paraId="1FDF9287" w14:textId="77777777" w:rsidR="00423B80" w:rsidRPr="004A3E27" w:rsidRDefault="00423B80"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3">
    <w:p w14:paraId="3490B998" w14:textId="1EB3F17C" w:rsidR="00423B80" w:rsidRDefault="00423B80" w:rsidP="008C19B4">
      <w:pPr>
        <w:pStyle w:val="footnote"/>
      </w:pPr>
      <w:r>
        <w:rPr>
          <w:rStyle w:val="FootnoteReference"/>
        </w:rPr>
        <w:footnoteRef/>
      </w:r>
      <w:r>
        <w:t xml:space="preserve"> [JS] or “beautifully situated”</w:t>
      </w:r>
    </w:p>
  </w:footnote>
  <w:footnote w:id="274">
    <w:p w14:paraId="5F050EEC" w14:textId="7F9EDEA1" w:rsidR="00423B80" w:rsidRPr="004A3E27" w:rsidRDefault="00423B80"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75">
    <w:p w14:paraId="51B5ACBD" w14:textId="77777777" w:rsidR="00423B80" w:rsidRPr="004A3E27" w:rsidRDefault="00423B80"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6">
    <w:p w14:paraId="6CAE8B9B" w14:textId="5A8E6334" w:rsidR="00423B80" w:rsidRPr="004A3E27" w:rsidRDefault="00423B80"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7">
    <w:p w14:paraId="1586EC07" w14:textId="381B84AF" w:rsidR="00423B80" w:rsidRDefault="00423B80" w:rsidP="00183599">
      <w:pPr>
        <w:pStyle w:val="footnote"/>
      </w:pPr>
      <w:r>
        <w:rPr>
          <w:rStyle w:val="FootnoteReference"/>
        </w:rPr>
        <w:footnoteRef/>
      </w:r>
      <w:r>
        <w:t xml:space="preserve"> [JS] Fr. Lazarus adds “justice and right judgment” to “righteousness”</w:t>
      </w:r>
    </w:p>
  </w:footnote>
  <w:footnote w:id="278">
    <w:p w14:paraId="7F2EAAD2" w14:textId="77777777" w:rsidR="00423B80" w:rsidRPr="004A3E27" w:rsidRDefault="00423B80"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9">
    <w:p w14:paraId="3C5C41AF" w14:textId="77777777" w:rsidR="00423B80" w:rsidRPr="004A3E27" w:rsidRDefault="00423B80"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0">
    <w:p w14:paraId="55E3C647" w14:textId="417C46F1" w:rsidR="00423B80" w:rsidRDefault="00423B80" w:rsidP="00183599">
      <w:pPr>
        <w:pStyle w:val="footnote"/>
      </w:pPr>
      <w:r>
        <w:rPr>
          <w:rStyle w:val="FootnoteReference"/>
        </w:rPr>
        <w:footnoteRef/>
      </w:r>
      <w:r>
        <w:t xml:space="preserve"> [JS] or “eternally”</w:t>
      </w:r>
    </w:p>
  </w:footnote>
  <w:footnote w:id="281">
    <w:p w14:paraId="398A65D2" w14:textId="3A913DFE" w:rsidR="00423B80" w:rsidRDefault="00423B80"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2">
    <w:p w14:paraId="2DAC0755" w14:textId="21183A3B" w:rsidR="00423B80" w:rsidRDefault="00423B80" w:rsidP="00183599">
      <w:pPr>
        <w:pStyle w:val="footnote"/>
      </w:pPr>
      <w:r>
        <w:rPr>
          <w:rStyle w:val="FootnoteReference"/>
        </w:rPr>
        <w:footnoteRef/>
      </w:r>
      <w:r>
        <w:t xml:space="preserve"> [JS] or “workers of iniquity”</w:t>
      </w:r>
    </w:p>
  </w:footnote>
  <w:footnote w:id="283">
    <w:p w14:paraId="3A50B91B" w14:textId="77777777" w:rsidR="00423B80" w:rsidRPr="004A3E27" w:rsidRDefault="00423B80"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4">
    <w:p w14:paraId="4E4A30D1" w14:textId="62ED497C" w:rsidR="00423B80" w:rsidRDefault="00423B80" w:rsidP="00183599">
      <w:pPr>
        <w:pStyle w:val="footnote"/>
      </w:pPr>
      <w:r>
        <w:rPr>
          <w:rStyle w:val="FootnoteReference"/>
        </w:rPr>
        <w:footnoteRef/>
      </w:r>
      <w:r>
        <w:t xml:space="preserve"> [JS] or “ransom”</w:t>
      </w:r>
    </w:p>
  </w:footnote>
  <w:footnote w:id="285">
    <w:p w14:paraId="058ED3C9" w14:textId="6776EDA1" w:rsidR="00423B80" w:rsidRDefault="00423B80" w:rsidP="001B710E">
      <w:pPr>
        <w:pStyle w:val="footnote"/>
      </w:pPr>
      <w:r>
        <w:rPr>
          <w:rStyle w:val="FootnoteReference"/>
        </w:rPr>
        <w:footnoteRef/>
      </w:r>
      <w:r>
        <w:t xml:space="preserve"> [JS] or tabernacles.</w:t>
      </w:r>
    </w:p>
  </w:footnote>
  <w:footnote w:id="286">
    <w:p w14:paraId="329608F2" w14:textId="7CC39845" w:rsidR="00423B80" w:rsidRDefault="00423B80" w:rsidP="00183599">
      <w:pPr>
        <w:pStyle w:val="footnote"/>
      </w:pPr>
      <w:r>
        <w:rPr>
          <w:rStyle w:val="FootnoteReference"/>
        </w:rPr>
        <w:footnoteRef/>
      </w:r>
      <w:r>
        <w:t xml:space="preserve"> [JS] or “acknowledge,” or “thank,” or “thankfully confess You with praise when…”</w:t>
      </w:r>
    </w:p>
  </w:footnote>
  <w:footnote w:id="287">
    <w:p w14:paraId="25D034C3" w14:textId="2662C64E" w:rsidR="00423B80" w:rsidRDefault="00423B80" w:rsidP="005E4259">
      <w:pPr>
        <w:pStyle w:val="footnote"/>
      </w:pPr>
      <w:r>
        <w:rPr>
          <w:rStyle w:val="FootnoteReference"/>
        </w:rPr>
        <w:footnoteRef/>
      </w:r>
      <w:r>
        <w:t xml:space="preserve"> [JS] or “I will not find fault with your sacrifices”</w:t>
      </w:r>
    </w:p>
  </w:footnote>
  <w:footnote w:id="288">
    <w:p w14:paraId="45DA152E" w14:textId="77777777" w:rsidR="00423B80" w:rsidRPr="004A3E27" w:rsidRDefault="00423B80"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9">
    <w:p w14:paraId="43CC2ABF" w14:textId="536DD164" w:rsidR="00423B80" w:rsidRDefault="00423B80" w:rsidP="007E0330">
      <w:pPr>
        <w:pStyle w:val="footnote"/>
      </w:pPr>
      <w:r>
        <w:rPr>
          <w:rStyle w:val="FootnoteReference"/>
        </w:rPr>
        <w:footnoteRef/>
      </w:r>
      <w:r>
        <w:t xml:space="preserve"> [JS] [] found in Coptic</w:t>
      </w:r>
    </w:p>
  </w:footnote>
  <w:footnote w:id="290">
    <w:p w14:paraId="5A6B4D6B" w14:textId="65293C06" w:rsidR="00423B80" w:rsidRPr="004A3E27" w:rsidRDefault="00423B80"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1">
    <w:p w14:paraId="7D7FC96A" w14:textId="1FA8AB7E" w:rsidR="00423B80" w:rsidRDefault="00423B80" w:rsidP="007E0330">
      <w:pPr>
        <w:pStyle w:val="footnote"/>
      </w:pPr>
      <w:r>
        <w:rPr>
          <w:rStyle w:val="FootnoteReference"/>
        </w:rPr>
        <w:footnoteRef/>
      </w:r>
      <w:r>
        <w:t xml:space="preserve"> [JS] “showed me” or “made known to me”</w:t>
      </w:r>
    </w:p>
  </w:footnote>
  <w:footnote w:id="292">
    <w:p w14:paraId="6185D531" w14:textId="77777777" w:rsidR="00423B80" w:rsidRPr="004A3E27" w:rsidRDefault="00423B80" w:rsidP="00BD5BBE">
      <w:pPr>
        <w:pStyle w:val="footnote"/>
      </w:pPr>
      <w:r w:rsidRPr="004A3E27">
        <w:rPr>
          <w:rStyle w:val="FootnoteReference"/>
        </w:rPr>
        <w:footnoteRef/>
      </w:r>
      <w:r w:rsidRPr="004A3E27">
        <w:t xml:space="preserve"> Exodus 12:22; John 19:29; Hebrews 9:19.</w:t>
      </w:r>
    </w:p>
  </w:footnote>
  <w:footnote w:id="293">
    <w:p w14:paraId="3533F1BB" w14:textId="71B96EA6" w:rsidR="00423B80" w:rsidRDefault="00423B80" w:rsidP="007E0330">
      <w:pPr>
        <w:pStyle w:val="footnote"/>
      </w:pPr>
      <w:r>
        <w:rPr>
          <w:rStyle w:val="FootnoteReference"/>
        </w:rPr>
        <w:footnoteRef/>
      </w:r>
      <w:r>
        <w:t xml:space="preserve"> [JS] literally “face”.</w:t>
      </w:r>
    </w:p>
  </w:footnote>
  <w:footnote w:id="294">
    <w:p w14:paraId="1F9FC60F" w14:textId="3E919970" w:rsidR="00423B80" w:rsidRDefault="00423B80" w:rsidP="005E4259">
      <w:pPr>
        <w:pStyle w:val="footnote"/>
      </w:pPr>
      <w:r>
        <w:rPr>
          <w:rStyle w:val="FootnoteReference"/>
        </w:rPr>
        <w:footnoteRef/>
      </w:r>
      <w:r>
        <w:t xml:space="preserve"> [JS] or “blood-guiltiness”</w:t>
      </w:r>
    </w:p>
  </w:footnote>
  <w:footnote w:id="295">
    <w:p w14:paraId="202128F8" w14:textId="4DFF74D6" w:rsidR="00423B80" w:rsidRDefault="00423B80" w:rsidP="00284568">
      <w:pPr>
        <w:pStyle w:val="footnote"/>
      </w:pPr>
      <w:r>
        <w:rPr>
          <w:rStyle w:val="FootnoteReference"/>
        </w:rPr>
        <w:footnoteRef/>
      </w:r>
      <w:r>
        <w:t xml:space="preserve"> [JS] or “gives thanks to,” or “thankfully confess You with praise”</w:t>
      </w:r>
    </w:p>
  </w:footnote>
  <w:footnote w:id="296">
    <w:p w14:paraId="6650920A" w14:textId="4D441CB0" w:rsidR="00423B80" w:rsidRPr="004A3E27" w:rsidRDefault="00423B80"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7">
    <w:p w14:paraId="3BFF7049" w14:textId="77777777" w:rsidR="00423B80" w:rsidRPr="004A3E27" w:rsidRDefault="00423B80"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8">
    <w:p w14:paraId="45B1AA56" w14:textId="765C7C37" w:rsidR="00423B80" w:rsidRDefault="00423B80" w:rsidP="00284568">
      <w:pPr>
        <w:pStyle w:val="footnote"/>
      </w:pPr>
      <w:r>
        <w:rPr>
          <w:rStyle w:val="FootnoteReference"/>
        </w:rPr>
        <w:footnoteRef/>
      </w:r>
      <w:r>
        <w:t xml:space="preserve"> [JS] or “give thanks to You,” or “thankfully confess You with praise”</w:t>
      </w:r>
    </w:p>
  </w:footnote>
  <w:footnote w:id="299">
    <w:p w14:paraId="51837483" w14:textId="77777777" w:rsidR="00423B80" w:rsidRPr="004A3E27" w:rsidRDefault="00423B80" w:rsidP="00BD5BBE">
      <w:pPr>
        <w:pStyle w:val="footnote"/>
      </w:pPr>
      <w:r w:rsidRPr="004A3E27">
        <w:rPr>
          <w:rStyle w:val="FootnoteReference"/>
        </w:rPr>
        <w:footnoteRef/>
      </w:r>
      <w:r w:rsidRPr="004A3E27">
        <w:t xml:space="preserve"> We rejoice in praising God because God is our joy and to praise Him is itself a joy.</w:t>
      </w:r>
    </w:p>
  </w:footnote>
  <w:footnote w:id="300">
    <w:p w14:paraId="3B19B72F" w14:textId="77777777" w:rsidR="00423B80" w:rsidRPr="004A3E27" w:rsidRDefault="00423B80" w:rsidP="00BD5BBE">
      <w:pPr>
        <w:pStyle w:val="footnote"/>
      </w:pPr>
      <w:r w:rsidRPr="004A3E27">
        <w:rPr>
          <w:rStyle w:val="FootnoteReference"/>
        </w:rPr>
        <w:footnoteRef/>
      </w:r>
      <w:r w:rsidRPr="004A3E27">
        <w:t xml:space="preserve"> Lk. 10:18; 2 Thess. 1:6.</w:t>
      </w:r>
    </w:p>
  </w:footnote>
  <w:footnote w:id="301">
    <w:p w14:paraId="649547A2" w14:textId="77777777" w:rsidR="00423B80" w:rsidRPr="004A3E27" w:rsidRDefault="00423B80"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302">
    <w:p w14:paraId="4184D201" w14:textId="3A3901AE" w:rsidR="00423B80" w:rsidRDefault="00423B80" w:rsidP="00125EB7">
      <w:pPr>
        <w:pStyle w:val="footnote"/>
      </w:pPr>
      <w:r>
        <w:rPr>
          <w:rStyle w:val="FootnoteReference"/>
        </w:rPr>
        <w:footnoteRef/>
      </w:r>
      <w:r>
        <w:t xml:space="preserve"> [JS] “it” refers to the iniquity and strife.</w:t>
      </w:r>
    </w:p>
  </w:footnote>
  <w:footnote w:id="303">
    <w:p w14:paraId="4DEA0F95" w14:textId="27D8C248" w:rsidR="00423B80" w:rsidRPr="004A3E27" w:rsidRDefault="00423B80" w:rsidP="00BD5BBE">
      <w:pPr>
        <w:pStyle w:val="footnote"/>
      </w:pPr>
      <w:r w:rsidRPr="004A3E27">
        <w:rPr>
          <w:rStyle w:val="FootnoteReference"/>
        </w:rPr>
        <w:footnoteRef/>
      </w:r>
      <w:r w:rsidRPr="004A3E27">
        <w:t xml:space="preserve"> </w:t>
      </w:r>
      <w:r>
        <w:t>cf</w:t>
      </w:r>
      <w:r w:rsidRPr="004A3E27">
        <w:t>. 1 Peter 5:7.</w:t>
      </w:r>
    </w:p>
  </w:footnote>
  <w:footnote w:id="304">
    <w:p w14:paraId="27649907" w14:textId="3BE538AE" w:rsidR="00423B80" w:rsidRPr="004A3E27" w:rsidRDefault="00423B80" w:rsidP="00BD5BBE">
      <w:pPr>
        <w:pStyle w:val="footnote"/>
      </w:pPr>
      <w:r w:rsidRPr="004A3E27">
        <w:rPr>
          <w:rStyle w:val="FootnoteReference"/>
        </w:rPr>
        <w:footnoteRef/>
      </w:r>
      <w:r w:rsidRPr="004A3E27">
        <w:t xml:space="preserve"> </w:t>
      </w:r>
      <w:r>
        <w:t>cf</w:t>
      </w:r>
      <w:r w:rsidRPr="004A3E27">
        <w:t>. Ephes 6:12; 1 Tim 4:1; Rev. 16:14.</w:t>
      </w:r>
    </w:p>
  </w:footnote>
  <w:footnote w:id="305">
    <w:p w14:paraId="2999B88D" w14:textId="4A88AAD6" w:rsidR="00423B80" w:rsidRDefault="00423B80" w:rsidP="00A8553A">
      <w:pPr>
        <w:pStyle w:val="footnote"/>
      </w:pPr>
      <w:r>
        <w:rPr>
          <w:rStyle w:val="FootnoteReference"/>
        </w:rPr>
        <w:footnoteRef/>
      </w:r>
      <w:r>
        <w:t xml:space="preserve"> [JS] NETS omits “not”</w:t>
      </w:r>
    </w:p>
  </w:footnote>
  <w:footnote w:id="306">
    <w:p w14:paraId="594F6979" w14:textId="77777777" w:rsidR="00423B80" w:rsidRPr="004A3E27" w:rsidRDefault="00423B80"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7">
    <w:p w14:paraId="568E2F2E" w14:textId="77777777" w:rsidR="00423B80" w:rsidRPr="004A3E27" w:rsidRDefault="00423B80"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8">
    <w:p w14:paraId="6DBE026F" w14:textId="65E17A50" w:rsidR="00423B80" w:rsidRDefault="00423B80" w:rsidP="003E4AFE">
      <w:pPr>
        <w:pStyle w:val="footnote"/>
      </w:pPr>
      <w:r>
        <w:rPr>
          <w:rStyle w:val="FootnoteReference"/>
        </w:rPr>
        <w:footnoteRef/>
      </w:r>
      <w:r>
        <w:t xml:space="preserve"> [JS] or “I will sing and praise,” or “I will sing and make music”</w:t>
      </w:r>
    </w:p>
  </w:footnote>
  <w:footnote w:id="309">
    <w:p w14:paraId="5EA08A63" w14:textId="7ED730C0" w:rsidR="00423B80" w:rsidRDefault="00423B80" w:rsidP="003E4AFE">
      <w:pPr>
        <w:pStyle w:val="footnote"/>
      </w:pPr>
      <w:r>
        <w:rPr>
          <w:rStyle w:val="FootnoteReference"/>
        </w:rPr>
        <w:footnoteRef/>
      </w:r>
      <w:r>
        <w:t xml:space="preserve"> [JS] or “I will give thanks to You,” or “I will thankfully confess You with praise”</w:t>
      </w:r>
    </w:p>
  </w:footnote>
  <w:footnote w:id="310">
    <w:p w14:paraId="2EF83620" w14:textId="1732A893" w:rsidR="00423B80" w:rsidRDefault="00423B80" w:rsidP="005C1F97">
      <w:pPr>
        <w:pStyle w:val="footnote"/>
      </w:pPr>
      <w:r>
        <w:rPr>
          <w:rStyle w:val="FootnoteReference"/>
        </w:rPr>
        <w:footnoteRef/>
      </w:r>
      <w:r>
        <w:t xml:space="preserve"> [JS] Coptic has “Name” in place of “mercy”.</w:t>
      </w:r>
    </w:p>
  </w:footnote>
  <w:footnote w:id="311">
    <w:p w14:paraId="62A6540D" w14:textId="77777777" w:rsidR="00423B80" w:rsidRPr="004A3E27" w:rsidRDefault="00423B80" w:rsidP="00BD5BBE">
      <w:pPr>
        <w:pStyle w:val="footnote"/>
      </w:pPr>
      <w:r w:rsidRPr="004A3E27">
        <w:rPr>
          <w:rStyle w:val="FootnoteReference"/>
        </w:rPr>
        <w:footnoteRef/>
      </w:r>
      <w:r w:rsidRPr="004A3E27">
        <w:t xml:space="preserve"> Verses 8-12 are repeated almost verbatim in Ps. 107:2-6.</w:t>
      </w:r>
    </w:p>
  </w:footnote>
  <w:footnote w:id="312">
    <w:p w14:paraId="3A60B5BF" w14:textId="4103FFA5" w:rsidR="00423B80" w:rsidRDefault="00423B80" w:rsidP="0080248C">
      <w:pPr>
        <w:pStyle w:val="footnote"/>
      </w:pPr>
      <w:r>
        <w:rPr>
          <w:rStyle w:val="FootnoteReference"/>
        </w:rPr>
        <w:footnoteRef/>
      </w:r>
      <w:r>
        <w:t xml:space="preserve"> [JS] or “the lawless,” or “those that do wickedness”</w:t>
      </w:r>
    </w:p>
  </w:footnote>
  <w:footnote w:id="313">
    <w:p w14:paraId="21F36685" w14:textId="77777777" w:rsidR="00423B80" w:rsidRPr="004A3E27" w:rsidRDefault="00423B80" w:rsidP="00BD5BBE">
      <w:pPr>
        <w:pStyle w:val="footnote"/>
      </w:pPr>
      <w:r w:rsidRPr="004A3E27">
        <w:rPr>
          <w:rStyle w:val="FootnoteReference"/>
        </w:rPr>
        <w:footnoteRef/>
      </w:r>
      <w:r w:rsidRPr="004A3E27">
        <w:t xml:space="preserve"> Mercy: love (Luke 10:37).</w:t>
      </w:r>
    </w:p>
  </w:footnote>
  <w:footnote w:id="314">
    <w:p w14:paraId="6EFF888C" w14:textId="1261A193" w:rsidR="00423B80" w:rsidRPr="004A3E27" w:rsidRDefault="00423B80"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5">
    <w:p w14:paraId="42604FE7" w14:textId="77777777" w:rsidR="00423B80" w:rsidRPr="004A3E27" w:rsidRDefault="00423B80" w:rsidP="00BD5BBE">
      <w:pPr>
        <w:pStyle w:val="footnote"/>
      </w:pPr>
      <w:r w:rsidRPr="004A3E27">
        <w:rPr>
          <w:rStyle w:val="FootnoteReference"/>
        </w:rPr>
        <w:footnoteRef/>
      </w:r>
      <w:r w:rsidRPr="004A3E27">
        <w:t xml:space="preserve"> Washbowl: i.e. reduced to the most menial servitude.</w:t>
      </w:r>
    </w:p>
  </w:footnote>
  <w:footnote w:id="316">
    <w:p w14:paraId="03E619D4" w14:textId="1339E3A3" w:rsidR="00423B80" w:rsidRPr="004A3E27" w:rsidRDefault="00423B80"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7">
    <w:p w14:paraId="2D798361" w14:textId="77777777" w:rsidR="00423B80" w:rsidRPr="004A3E27" w:rsidRDefault="00423B80"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8">
    <w:p w14:paraId="7F655844" w14:textId="452019EB" w:rsidR="00423B80" w:rsidRDefault="00423B80" w:rsidP="002820F7">
      <w:pPr>
        <w:pStyle w:val="footnote"/>
      </w:pPr>
      <w:r>
        <w:rPr>
          <w:rStyle w:val="FootnoteReference"/>
        </w:rPr>
        <w:footnoteRef/>
      </w:r>
      <w:r>
        <w:t xml:space="preserve"> [JS] Coptic has “I will never be shaken”. See the First Hour of the Eve of Tuesday of Holy Week. Though this may be confused with verse 7.</w:t>
      </w:r>
    </w:p>
  </w:footnote>
  <w:footnote w:id="319">
    <w:p w14:paraId="29B1DDE8" w14:textId="45FA342F" w:rsidR="00423B80" w:rsidRPr="004A3E27" w:rsidRDefault="00423B80"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20">
    <w:p w14:paraId="279AD391" w14:textId="274C1C9A" w:rsidR="00423B80" w:rsidRPr="004A3E27" w:rsidRDefault="00423B80"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1">
    <w:p w14:paraId="7753865A" w14:textId="3B559F98" w:rsidR="00423B80" w:rsidRDefault="00423B80" w:rsidP="009C1AC4">
      <w:pPr>
        <w:pStyle w:val="footnote"/>
      </w:pPr>
      <w:r>
        <w:rPr>
          <w:rStyle w:val="FootnoteReference"/>
        </w:rPr>
        <w:footnoteRef/>
      </w:r>
      <w:r>
        <w:t xml:space="preserve"> [JS] OSB has, “they are altogether useless.” NETS has “they together derive from vanity.</w:t>
      </w:r>
    </w:p>
  </w:footnote>
  <w:footnote w:id="322">
    <w:p w14:paraId="20ED6838" w14:textId="77777777" w:rsidR="00423B80" w:rsidRPr="004A3E27" w:rsidRDefault="00423B80" w:rsidP="009C1AC4">
      <w:pPr>
        <w:pStyle w:val="footnote"/>
      </w:pPr>
      <w:r w:rsidRPr="004A3E27">
        <w:rPr>
          <w:rStyle w:val="FootnoteReference"/>
        </w:rPr>
        <w:footnoteRef/>
      </w:r>
      <w:r w:rsidRPr="004A3E27">
        <w:t xml:space="preserve"> Job. 33:14.</w:t>
      </w:r>
    </w:p>
  </w:footnote>
  <w:footnote w:id="323">
    <w:p w14:paraId="08AF7E67" w14:textId="06320022" w:rsidR="00423B80" w:rsidRDefault="00423B80"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4">
    <w:p w14:paraId="3F4DF601" w14:textId="362CF8F1" w:rsidR="00423B80" w:rsidRDefault="00423B80" w:rsidP="004F49CE">
      <w:pPr>
        <w:pStyle w:val="footnote"/>
      </w:pPr>
      <w:r>
        <w:rPr>
          <w:rStyle w:val="FootnoteReference"/>
        </w:rPr>
        <w:footnoteRef/>
      </w:r>
      <w:r>
        <w:t xml:space="preserve"> [JS] literally, “holy place”</w:t>
      </w:r>
    </w:p>
  </w:footnote>
  <w:footnote w:id="325">
    <w:p w14:paraId="686CF1C0" w14:textId="1BBF228C" w:rsidR="00423B80" w:rsidRPr="004A3E27" w:rsidRDefault="00423B80"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6">
    <w:p w14:paraId="4BD1F676" w14:textId="28A76380" w:rsidR="00423B80" w:rsidRDefault="00423B80" w:rsidP="00C0729B">
      <w:pPr>
        <w:pStyle w:val="footnote"/>
      </w:pPr>
      <w:r>
        <w:rPr>
          <w:rStyle w:val="FootnoteReference"/>
        </w:rPr>
        <w:footnoteRef/>
      </w:r>
      <w:r>
        <w:t xml:space="preserve"> [JS] Fr. Athanasius’ translation from the Coptic has “shall glory”</w:t>
      </w:r>
    </w:p>
  </w:footnote>
  <w:footnote w:id="327">
    <w:p w14:paraId="33DDB994" w14:textId="5E62FF5E" w:rsidR="00423B80" w:rsidRDefault="00423B80" w:rsidP="00627006">
      <w:pPr>
        <w:pStyle w:val="footnote"/>
      </w:pPr>
      <w:r>
        <w:rPr>
          <w:rStyle w:val="FootnoteReference"/>
        </w:rPr>
        <w:footnoteRef/>
      </w:r>
      <w:r>
        <w:t xml:space="preserve"> All but Fr. Athanasius’ translation from the Coptic have “and a vow will be paid to You in Jerusalem”</w:t>
      </w:r>
    </w:p>
  </w:footnote>
  <w:footnote w:id="328">
    <w:p w14:paraId="7806F1DC" w14:textId="6D5F9E7B" w:rsidR="00423B80" w:rsidRDefault="00423B80" w:rsidP="00722B95">
      <w:pPr>
        <w:pStyle w:val="footnote"/>
      </w:pPr>
      <w:r>
        <w:rPr>
          <w:rStyle w:val="FootnoteReference"/>
        </w:rPr>
        <w:footnoteRef/>
      </w:r>
      <w:r>
        <w:t xml:space="preserve"> [] Found in Fr. Athanasius’ translation from the Coptic</w:t>
      </w:r>
    </w:p>
  </w:footnote>
  <w:footnote w:id="329">
    <w:p w14:paraId="7625453A" w14:textId="042835EA" w:rsidR="00423B80" w:rsidRDefault="00423B80" w:rsidP="005E733D">
      <w:pPr>
        <w:pStyle w:val="footnote"/>
      </w:pPr>
      <w:r>
        <w:rPr>
          <w:rStyle w:val="FootnoteReference"/>
        </w:rPr>
        <w:footnoteRef/>
      </w:r>
      <w:r>
        <w:t xml:space="preserve"> [JS] [] found in Coptic, see Vespers of Pashons 20.</w:t>
      </w:r>
    </w:p>
  </w:footnote>
  <w:footnote w:id="330">
    <w:p w14:paraId="36833249" w14:textId="34120CF1" w:rsidR="00423B80" w:rsidRPr="004A3E27" w:rsidRDefault="00423B80"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1">
    <w:p w14:paraId="622CE4B2" w14:textId="77777777" w:rsidR="00423B80" w:rsidRPr="004A3E27" w:rsidRDefault="00423B80" w:rsidP="00BD5BBE">
      <w:pPr>
        <w:pStyle w:val="footnote"/>
      </w:pPr>
      <w:r w:rsidRPr="004A3E27">
        <w:rPr>
          <w:rStyle w:val="FootnoteReference"/>
        </w:rPr>
        <w:footnoteRef/>
      </w:r>
      <w:r w:rsidRPr="004A3E27">
        <w:t xml:space="preserve"> So the Slavonic (Greek often omits ‘stillest’).</w:t>
      </w:r>
    </w:p>
  </w:footnote>
  <w:footnote w:id="332">
    <w:p w14:paraId="0BA13A66" w14:textId="54830EC5" w:rsidR="00423B80" w:rsidRDefault="00423B80" w:rsidP="005438BF">
      <w:pPr>
        <w:pStyle w:val="footnote"/>
      </w:pPr>
      <w:r>
        <w:rPr>
          <w:rStyle w:val="FootnoteReference"/>
        </w:rPr>
        <w:footnoteRef/>
      </w:r>
      <w:r>
        <w:t xml:space="preserve"> [JS] lit, “filled with fatness.”</w:t>
      </w:r>
    </w:p>
  </w:footnote>
  <w:footnote w:id="333">
    <w:p w14:paraId="6F4E7A1F" w14:textId="704DC134" w:rsidR="00423B80" w:rsidRPr="004A3E27" w:rsidRDefault="00423B80"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4">
    <w:p w14:paraId="30AFE1F6" w14:textId="77777777" w:rsidR="00423B80" w:rsidRPr="004A3E27" w:rsidRDefault="00423B80"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5">
    <w:p w14:paraId="667C6704" w14:textId="77777777" w:rsidR="00423B80" w:rsidRPr="004A3E27" w:rsidRDefault="00423B80"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6">
    <w:p w14:paraId="4D88FDB0" w14:textId="77777777" w:rsidR="00423B80" w:rsidRPr="004A3E27" w:rsidRDefault="00423B80" w:rsidP="00BD5BBE">
      <w:pPr>
        <w:pStyle w:val="footnote"/>
      </w:pPr>
      <w:r w:rsidRPr="004A3E27">
        <w:rPr>
          <w:rStyle w:val="FootnoteReference"/>
        </w:rPr>
        <w:footnoteRef/>
      </w:r>
      <w:r w:rsidRPr="004A3E27">
        <w:t xml:space="preserve"> See footnote 62. &lt;2 previously&gt;</w:t>
      </w:r>
    </w:p>
  </w:footnote>
  <w:footnote w:id="337">
    <w:p w14:paraId="520E1D4D" w14:textId="70DD6036" w:rsidR="00423B80" w:rsidRDefault="00423B80" w:rsidP="000E01D1">
      <w:pPr>
        <w:pStyle w:val="footnote"/>
      </w:pPr>
      <w:r>
        <w:rPr>
          <w:rStyle w:val="FootnoteReference"/>
        </w:rPr>
        <w:footnoteRef/>
      </w:r>
      <w:r>
        <w:t xml:space="preserve"> [JS], “do obeisance”, i.e. prostrate, not just an attitude, but an act</w:t>
      </w:r>
    </w:p>
  </w:footnote>
  <w:footnote w:id="338">
    <w:p w14:paraId="1B791EBC" w14:textId="77777777" w:rsidR="00423B80" w:rsidRPr="004A3E27" w:rsidRDefault="00423B80"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39">
    <w:p w14:paraId="109CC4F4" w14:textId="77777777" w:rsidR="00423B80" w:rsidRPr="004A3E27" w:rsidRDefault="00423B80" w:rsidP="00BD5BBE">
      <w:pPr>
        <w:pStyle w:val="footnote"/>
      </w:pPr>
      <w:r w:rsidRPr="004A3E27">
        <w:rPr>
          <w:rStyle w:val="FootnoteReference"/>
        </w:rPr>
        <w:footnoteRef/>
      </w:r>
      <w:r w:rsidRPr="004A3E27">
        <w:t xml:space="preserve"> ‘What God has planned for His lovers’ (1 Cor. 2:9).</w:t>
      </w:r>
    </w:p>
  </w:footnote>
  <w:footnote w:id="340">
    <w:p w14:paraId="096C8EE6" w14:textId="40879E1D" w:rsidR="00423B80" w:rsidRDefault="00423B80" w:rsidP="000E01D1">
      <w:pPr>
        <w:pStyle w:val="footnote"/>
      </w:pPr>
      <w:r>
        <w:rPr>
          <w:rStyle w:val="FootnoteReference"/>
        </w:rPr>
        <w:footnoteRef/>
      </w:r>
      <w:r>
        <w:t xml:space="preserve"> [JS] Fr. Lazarus has, “for”</w:t>
      </w:r>
    </w:p>
  </w:footnote>
  <w:footnote w:id="341">
    <w:p w14:paraId="693C7006" w14:textId="4BAA4AB8" w:rsidR="00423B80" w:rsidRPr="004A3E27" w:rsidRDefault="00423B80"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2">
    <w:p w14:paraId="4EA27689" w14:textId="41C52921" w:rsidR="00423B80" w:rsidRPr="004A3E27" w:rsidRDefault="00423B80"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3">
    <w:p w14:paraId="49AA563D" w14:textId="77777777" w:rsidR="00423B80" w:rsidRPr="004A3E27" w:rsidRDefault="00423B80"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4">
    <w:p w14:paraId="26BB2E4A" w14:textId="256060DE" w:rsidR="00423B80" w:rsidRPr="004A3E27" w:rsidRDefault="00423B80"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5">
    <w:p w14:paraId="7DEE92CE" w14:textId="409EAD51" w:rsidR="00423B80" w:rsidRDefault="00423B80" w:rsidP="00F81502">
      <w:pPr>
        <w:pStyle w:val="footnote"/>
      </w:pPr>
      <w:r>
        <w:rPr>
          <w:rStyle w:val="FootnoteReference"/>
        </w:rPr>
        <w:footnoteRef/>
      </w:r>
      <w:r>
        <w:t xml:space="preserve"> [JS] or “give thanks to You” or “thankfully confess You with praise”</w:t>
      </w:r>
    </w:p>
  </w:footnote>
  <w:footnote w:id="346">
    <w:p w14:paraId="29F3A7DD" w14:textId="66A81F41" w:rsidR="00423B80" w:rsidRDefault="00423B80" w:rsidP="00F81502">
      <w:pPr>
        <w:pStyle w:val="footnote"/>
      </w:pPr>
      <w:r>
        <w:rPr>
          <w:rStyle w:val="FootnoteReference"/>
        </w:rPr>
        <w:footnoteRef/>
      </w:r>
      <w:r>
        <w:t xml:space="preserve"> [JS] or “praise You” or “give thanks to You” or “thankfully confess You with praise”</w:t>
      </w:r>
    </w:p>
  </w:footnote>
  <w:footnote w:id="347">
    <w:p w14:paraId="75EB9556" w14:textId="77777777" w:rsidR="00423B80" w:rsidRPr="004A3E27" w:rsidRDefault="00423B80"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8">
    <w:p w14:paraId="69CCF6E1" w14:textId="734C2AF2" w:rsidR="00423B80" w:rsidRPr="004A3E27" w:rsidRDefault="00423B80" w:rsidP="00BD5BBE">
      <w:pPr>
        <w:pStyle w:val="footnote"/>
      </w:pPr>
      <w:r w:rsidRPr="004A3E27">
        <w:rPr>
          <w:rStyle w:val="FootnoteReference"/>
        </w:rPr>
        <w:footnoteRef/>
      </w:r>
      <w:r w:rsidRPr="004A3E27">
        <w:t xml:space="preserve"> Numbers 10:35. </w:t>
      </w:r>
      <w:r>
        <w:t>Cf</w:t>
      </w:r>
      <w:r w:rsidRPr="004A3E27">
        <w:t>. Exodus 14.</w:t>
      </w:r>
    </w:p>
  </w:footnote>
  <w:footnote w:id="349">
    <w:p w14:paraId="772812A4" w14:textId="77777777" w:rsidR="00423B80" w:rsidRPr="004A3E27" w:rsidRDefault="00423B80"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0">
    <w:p w14:paraId="648336FE" w14:textId="679542B0" w:rsidR="00423B80" w:rsidRDefault="00423B80" w:rsidP="00A66BCD">
      <w:pPr>
        <w:pStyle w:val="footnote"/>
      </w:pPr>
      <w:r>
        <w:rPr>
          <w:rStyle w:val="FootnoteReference"/>
        </w:rPr>
        <w:footnoteRef/>
      </w:r>
      <w:r>
        <w:t xml:space="preserve"> [JS] literally, “before the face of”</w:t>
      </w:r>
    </w:p>
  </w:footnote>
  <w:footnote w:id="351">
    <w:p w14:paraId="576015E9" w14:textId="7C434A30" w:rsidR="00423B80" w:rsidRPr="004A3E27" w:rsidRDefault="00423B80"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52">
    <w:p w14:paraId="528CA841" w14:textId="6B333BD0" w:rsidR="00423B80" w:rsidRDefault="00423B80" w:rsidP="003863C1">
      <w:pPr>
        <w:pStyle w:val="footnote"/>
      </w:pPr>
      <w:r>
        <w:rPr>
          <w:rStyle w:val="FootnoteReference"/>
        </w:rPr>
        <w:footnoteRef/>
      </w:r>
      <w:r>
        <w:t xml:space="preserve"> [JS] literally “hosts”</w:t>
      </w:r>
    </w:p>
  </w:footnote>
  <w:footnote w:id="353">
    <w:p w14:paraId="65E1E4C5" w14:textId="144C5288" w:rsidR="00423B80" w:rsidRDefault="00423B80"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54">
    <w:p w14:paraId="1C35810F" w14:textId="7EDB3A13" w:rsidR="00423B80" w:rsidRPr="004A3E27" w:rsidRDefault="00423B80"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5">
    <w:p w14:paraId="182BF5C1" w14:textId="77B0A7B7" w:rsidR="00423B80" w:rsidRDefault="00423B80" w:rsidP="0080282E">
      <w:pPr>
        <w:pStyle w:val="footnote"/>
      </w:pPr>
      <w:r>
        <w:rPr>
          <w:rStyle w:val="FootnoteReference"/>
        </w:rPr>
        <w:footnoteRef/>
      </w:r>
      <w:r>
        <w:t xml:space="preserve"> [JS] literally, “ten-thousand fold”</w:t>
      </w:r>
    </w:p>
  </w:footnote>
  <w:footnote w:id="356">
    <w:p w14:paraId="1238C848" w14:textId="7921E5DF" w:rsidR="00423B80" w:rsidRDefault="00423B80" w:rsidP="0008590B">
      <w:pPr>
        <w:pStyle w:val="footnote"/>
      </w:pPr>
      <w:r>
        <w:rPr>
          <w:rStyle w:val="FootnoteReference"/>
        </w:rPr>
        <w:footnoteRef/>
      </w:r>
      <w:r>
        <w:t xml:space="preserve"> [JS] [] found in the Vespers Psalm for Athor 8, and then “God” is in place of “the Lord” in this next line.</w:t>
      </w:r>
    </w:p>
  </w:footnote>
  <w:footnote w:id="357">
    <w:p w14:paraId="4BA4E820" w14:textId="27CCDFBE" w:rsidR="00423B80" w:rsidRPr="004A3E27" w:rsidRDefault="00423B80" w:rsidP="00BD5BBE">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8">
    <w:p w14:paraId="27BEB11F" w14:textId="620450D8" w:rsidR="00423B80" w:rsidRDefault="00423B80" w:rsidP="004F47C2">
      <w:pPr>
        <w:pStyle w:val="footnote"/>
      </w:pPr>
      <w:r>
        <w:rPr>
          <w:rStyle w:val="FootnoteReference"/>
        </w:rPr>
        <w:footnoteRef/>
      </w:r>
      <w:r>
        <w:t xml:space="preserve"> [JS] Coptic has “will prepare our way for us.” See the Liturgy of Mesori 29.</w:t>
      </w:r>
    </w:p>
  </w:footnote>
  <w:footnote w:id="359">
    <w:p w14:paraId="6F7FE73D" w14:textId="3ED6EBEB" w:rsidR="00423B80" w:rsidRDefault="00423B80" w:rsidP="00AC3180">
      <w:pPr>
        <w:pStyle w:val="footnote"/>
      </w:pPr>
      <w:r>
        <w:rPr>
          <w:rStyle w:val="FootnoteReference"/>
        </w:rPr>
        <w:footnoteRef/>
      </w:r>
      <w:r>
        <w:t xml:space="preserve"> [JS] “assemblies” or “congregations”</w:t>
      </w:r>
    </w:p>
  </w:footnote>
  <w:footnote w:id="360">
    <w:p w14:paraId="1069FF00" w14:textId="77777777" w:rsidR="00423B80" w:rsidRPr="004A3E27" w:rsidRDefault="00423B80"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1">
    <w:p w14:paraId="2A529781" w14:textId="28A9C63A" w:rsidR="00423B80" w:rsidRDefault="00423B80" w:rsidP="00E7566E">
      <w:pPr>
        <w:pStyle w:val="footnote"/>
      </w:pPr>
      <w:r>
        <w:rPr>
          <w:rStyle w:val="FootnoteReference"/>
        </w:rPr>
        <w:footnoteRef/>
      </w:r>
      <w:r>
        <w:t xml:space="preserve"> Greek has “rides,” but Coptic has, “ascended”. See Vespers of the Feast of the Ascension.</w:t>
      </w:r>
    </w:p>
  </w:footnote>
  <w:footnote w:id="362">
    <w:p w14:paraId="4D6861A4" w14:textId="02C1FF85" w:rsidR="00423B80" w:rsidRPr="004A3E27" w:rsidRDefault="00423B80"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3">
    <w:p w14:paraId="41F9D5E1" w14:textId="215B8BCD" w:rsidR="00423B80" w:rsidRDefault="00423B80" w:rsidP="00B045F9">
      <w:pPr>
        <w:pStyle w:val="footnote"/>
      </w:pPr>
      <w:r>
        <w:rPr>
          <w:rStyle w:val="FootnoteReference"/>
        </w:rPr>
        <w:footnoteRef/>
      </w:r>
      <w:r>
        <w:t xml:space="preserve"> [JS] Coptic has “mire of death”. See the Ninth Hour of Great Friday.</w:t>
      </w:r>
    </w:p>
  </w:footnote>
  <w:footnote w:id="364">
    <w:p w14:paraId="3876A4B9" w14:textId="77777777" w:rsidR="00423B80" w:rsidRPr="004A3E27" w:rsidRDefault="00423B80"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5">
    <w:p w14:paraId="3A9A265F" w14:textId="622FDAFA" w:rsidR="00423B80" w:rsidRPr="004A3E27" w:rsidRDefault="00423B80"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6">
    <w:p w14:paraId="46BEEA32" w14:textId="77777777" w:rsidR="00423B80" w:rsidRPr="004A3E27" w:rsidRDefault="00423B80" w:rsidP="00BD5BBE">
      <w:pPr>
        <w:pStyle w:val="footnote"/>
      </w:pPr>
      <w:r w:rsidRPr="004A3E27">
        <w:rPr>
          <w:rStyle w:val="FootnoteReference"/>
        </w:rPr>
        <w:footnoteRef/>
      </w:r>
      <w:r w:rsidRPr="004A3E27">
        <w:t xml:space="preserve"> Mk. 15:29; Jn. 2:17; Rom. 15:3.</w:t>
      </w:r>
    </w:p>
  </w:footnote>
  <w:footnote w:id="367">
    <w:p w14:paraId="252B5848" w14:textId="77777777" w:rsidR="00423B80" w:rsidRPr="004A3E27" w:rsidRDefault="00423B80" w:rsidP="00BD5BBE">
      <w:pPr>
        <w:pStyle w:val="footnote"/>
      </w:pPr>
      <w:r w:rsidRPr="004A3E27">
        <w:rPr>
          <w:rStyle w:val="FootnoteReference"/>
        </w:rPr>
        <w:footnoteRef/>
      </w:r>
      <w:r w:rsidRPr="004A3E27">
        <w:t xml:space="preserve"> The elders and chief priests.</w:t>
      </w:r>
    </w:p>
  </w:footnote>
  <w:footnote w:id="368">
    <w:p w14:paraId="0AE68D03" w14:textId="77777777" w:rsidR="00423B80" w:rsidRPr="004A3E27" w:rsidRDefault="00423B80"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69">
    <w:p w14:paraId="16B42B6B" w14:textId="7782C183" w:rsidR="00423B80" w:rsidRDefault="00423B80" w:rsidP="00E77B85">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0">
    <w:p w14:paraId="49BC712C" w14:textId="77777777" w:rsidR="00423B80" w:rsidRPr="004A3E27" w:rsidRDefault="00423B80" w:rsidP="00BD5BBE">
      <w:pPr>
        <w:pStyle w:val="footnote"/>
      </w:pPr>
      <w:r w:rsidRPr="004A3E27">
        <w:rPr>
          <w:rStyle w:val="FootnoteReference"/>
        </w:rPr>
        <w:footnoteRef/>
      </w:r>
      <w:r w:rsidRPr="004A3E27">
        <w:t xml:space="preserve"> Mt. 16:21; Mk. 8:31.</w:t>
      </w:r>
    </w:p>
  </w:footnote>
  <w:footnote w:id="371">
    <w:p w14:paraId="5D4E90F4" w14:textId="77777777" w:rsidR="00423B80" w:rsidRPr="004A3E27" w:rsidRDefault="00423B80" w:rsidP="00BD5BBE">
      <w:pPr>
        <w:pStyle w:val="footnote"/>
      </w:pPr>
      <w:r w:rsidRPr="004A3E27">
        <w:rPr>
          <w:rStyle w:val="FootnoteReference"/>
        </w:rPr>
        <w:footnoteRef/>
      </w:r>
      <w:r w:rsidRPr="004A3E27">
        <w:t xml:space="preserve"> Mt. 27:34.</w:t>
      </w:r>
    </w:p>
  </w:footnote>
  <w:footnote w:id="372">
    <w:p w14:paraId="2A1BD707" w14:textId="2E0A380E" w:rsidR="00423B80" w:rsidRPr="004A3E27" w:rsidRDefault="00423B80" w:rsidP="00BD5BBE">
      <w:pPr>
        <w:pStyle w:val="footnote"/>
      </w:pPr>
      <w:r w:rsidRPr="004A3E27">
        <w:rPr>
          <w:rStyle w:val="FootnoteReference"/>
        </w:rPr>
        <w:footnoteRef/>
      </w:r>
      <w:r w:rsidRPr="004A3E27">
        <w:t xml:space="preserve"> </w:t>
      </w:r>
      <w:r>
        <w:t>Cf</w:t>
      </w:r>
      <w:r w:rsidRPr="004A3E27">
        <w:t>. Rom. 11:9,10.</w:t>
      </w:r>
    </w:p>
  </w:footnote>
  <w:footnote w:id="373">
    <w:p w14:paraId="09150116" w14:textId="70A37D6F" w:rsidR="00423B80" w:rsidRPr="004A3E27" w:rsidRDefault="00423B80"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4">
    <w:p w14:paraId="0A1143C8" w14:textId="4C2F960A" w:rsidR="00423B80" w:rsidRDefault="00423B80" w:rsidP="000618CE">
      <w:pPr>
        <w:pStyle w:val="footnote"/>
      </w:pPr>
      <w:r>
        <w:rPr>
          <w:rStyle w:val="FootnoteReference"/>
        </w:rPr>
        <w:footnoteRef/>
      </w:r>
      <w:r>
        <w:t xml:space="preserve"> [JS] [] found in Matins and Vespers of Friday of the Fourth Week of Paschaltide.</w:t>
      </w:r>
    </w:p>
  </w:footnote>
  <w:footnote w:id="375">
    <w:p w14:paraId="05D75ECB" w14:textId="77777777" w:rsidR="00423B80" w:rsidRPr="004A3E27" w:rsidRDefault="00423B80" w:rsidP="00BD5BBE">
      <w:pPr>
        <w:pStyle w:val="footnote"/>
      </w:pPr>
      <w:r w:rsidRPr="004A3E27">
        <w:rPr>
          <w:rStyle w:val="FootnoteReference"/>
        </w:rPr>
        <w:footnoteRef/>
      </w:r>
      <w:r w:rsidRPr="004A3E27">
        <w:t xml:space="preserve"> Ps. 69:3-7 differs only slightly from Ps. 39:15-18.</w:t>
      </w:r>
    </w:p>
  </w:footnote>
  <w:footnote w:id="376">
    <w:p w14:paraId="3C5E1D6F" w14:textId="58735F32" w:rsidR="00423B80" w:rsidRDefault="00423B80" w:rsidP="004F3DCD">
      <w:pPr>
        <w:pStyle w:val="footnote"/>
      </w:pPr>
      <w:r>
        <w:rPr>
          <w:rStyle w:val="FootnoteReference"/>
        </w:rPr>
        <w:footnoteRef/>
      </w:r>
      <w:r>
        <w:t xml:space="preserve"> [JS] “Good! Good!”, or “Aha! Aha!”, or “Well done! Well done!” what one says when they think they have beaten their opponent.</w:t>
      </w:r>
    </w:p>
  </w:footnote>
  <w:footnote w:id="377">
    <w:p w14:paraId="325C5542" w14:textId="77777777" w:rsidR="00423B80" w:rsidRPr="004A3E27" w:rsidRDefault="00423B80" w:rsidP="00BD5BBE">
      <w:pPr>
        <w:pStyle w:val="footnote"/>
      </w:pPr>
      <w:r w:rsidRPr="004A3E27">
        <w:rPr>
          <w:rStyle w:val="FootnoteReference"/>
        </w:rPr>
        <w:footnoteRef/>
      </w:r>
      <w:r w:rsidRPr="004A3E27">
        <w:t xml:space="preserve"> The first three lines of Psalms 70 and 30 are identical. See footnote there.</w:t>
      </w:r>
    </w:p>
  </w:footnote>
  <w:footnote w:id="378">
    <w:p w14:paraId="1B3F91B5" w14:textId="58F71B16" w:rsidR="00423B80" w:rsidRPr="004A3E27" w:rsidRDefault="00423B80"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79">
    <w:p w14:paraId="1479583A" w14:textId="0156B220" w:rsidR="00423B80" w:rsidRDefault="00423B80" w:rsidP="00C614C7">
      <w:pPr>
        <w:pStyle w:val="footnote"/>
      </w:pPr>
      <w:r>
        <w:rPr>
          <w:rStyle w:val="FootnoteReference"/>
        </w:rPr>
        <w:footnoteRef/>
      </w:r>
      <w:r>
        <w:t xml:space="preserve"> [JS] literally, “arm”.</w:t>
      </w:r>
    </w:p>
  </w:footnote>
  <w:footnote w:id="380">
    <w:p w14:paraId="523E76EA" w14:textId="77777777" w:rsidR="00423B80" w:rsidRPr="004A3E27" w:rsidRDefault="00423B80" w:rsidP="00C614C7">
      <w:pPr>
        <w:pStyle w:val="footnote"/>
      </w:pPr>
      <w:r w:rsidRPr="004A3E27">
        <w:rPr>
          <w:rStyle w:val="FootnoteReference"/>
        </w:rPr>
        <w:footnoteRef/>
      </w:r>
      <w:r w:rsidRPr="004A3E27">
        <w:t xml:space="preserve"> Ephes. 3:10; 4:8.</w:t>
      </w:r>
    </w:p>
  </w:footnote>
  <w:footnote w:id="381">
    <w:p w14:paraId="65732174" w14:textId="7AFAEA7C" w:rsidR="00423B80" w:rsidRDefault="00423B80" w:rsidP="00E269C1">
      <w:pPr>
        <w:pStyle w:val="footnote"/>
      </w:pPr>
      <w:r>
        <w:rPr>
          <w:rStyle w:val="FootnoteReference"/>
        </w:rPr>
        <w:footnoteRef/>
      </w:r>
      <w:r>
        <w:t xml:space="preserve"> [JS] or “praise Your” or “acknowledge You”, or “thankfully confess with praise [for Your]”</w:t>
      </w:r>
    </w:p>
  </w:footnote>
  <w:footnote w:id="382">
    <w:p w14:paraId="63D5291B" w14:textId="120CBC18" w:rsidR="00423B80" w:rsidRPr="004A3E27" w:rsidRDefault="00423B80"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3">
    <w:p w14:paraId="0396CA5A" w14:textId="2DEA52B7" w:rsidR="00423B80" w:rsidRPr="004A3E27" w:rsidRDefault="00423B80"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4">
    <w:p w14:paraId="145DE01A" w14:textId="6D6C89A5" w:rsidR="00423B80" w:rsidRDefault="00423B80" w:rsidP="00733705">
      <w:pPr>
        <w:pStyle w:val="footnote"/>
      </w:pPr>
      <w:r>
        <w:rPr>
          <w:rStyle w:val="FootnoteReference"/>
        </w:rPr>
        <w:footnoteRef/>
      </w:r>
      <w:r>
        <w:t xml:space="preserve"> [JS] literally “He will judge the poor of the people.”</w:t>
      </w:r>
    </w:p>
  </w:footnote>
  <w:footnote w:id="385">
    <w:p w14:paraId="4ADD947E" w14:textId="3381547D" w:rsidR="00423B80" w:rsidRPr="004A3E27" w:rsidRDefault="00423B80"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6">
    <w:p w14:paraId="31968FA6" w14:textId="77777777" w:rsidR="00423B80" w:rsidRPr="004A3E27" w:rsidRDefault="00423B80" w:rsidP="00BD5BBE">
      <w:pPr>
        <w:pStyle w:val="footnote"/>
      </w:pPr>
      <w:r w:rsidRPr="004A3E27">
        <w:rPr>
          <w:rStyle w:val="FootnoteReference"/>
        </w:rPr>
        <w:footnoteRef/>
      </w:r>
      <w:r w:rsidRPr="004A3E27">
        <w:t xml:space="preserve"> Rivers: Tigris and Euphrates.</w:t>
      </w:r>
    </w:p>
  </w:footnote>
  <w:footnote w:id="387">
    <w:p w14:paraId="7811A007" w14:textId="64EFDFFD" w:rsidR="00423B80" w:rsidRPr="004A3E27" w:rsidRDefault="00423B80" w:rsidP="00BD5BBE">
      <w:pPr>
        <w:pStyle w:val="footnote"/>
      </w:pPr>
      <w:r w:rsidRPr="004A3E27">
        <w:rPr>
          <w:rStyle w:val="FootnoteReference"/>
        </w:rPr>
        <w:footnoteRef/>
      </w:r>
      <w:r w:rsidRPr="004A3E27">
        <w:t xml:space="preserve"> </w:t>
      </w:r>
      <w:r>
        <w:t>Cf</w:t>
      </w:r>
      <w:r w:rsidRPr="004A3E27">
        <w:t>. Ps. 47:8.</w:t>
      </w:r>
    </w:p>
  </w:footnote>
  <w:footnote w:id="388">
    <w:p w14:paraId="34781B0F" w14:textId="1A0B612C" w:rsidR="00423B80" w:rsidRDefault="00423B80" w:rsidP="00E269C1">
      <w:pPr>
        <w:pStyle w:val="footnote"/>
      </w:pPr>
      <w:r>
        <w:rPr>
          <w:rStyle w:val="FootnoteReference"/>
        </w:rPr>
        <w:footnoteRef/>
      </w:r>
      <w:r>
        <w:t xml:space="preserve"> [JS] literally “do obeisance to”, i.e. the physical act of prostrating or bowing down.</w:t>
      </w:r>
    </w:p>
  </w:footnote>
  <w:footnote w:id="389">
    <w:p w14:paraId="57352CBF" w14:textId="0D12012F" w:rsidR="00423B80" w:rsidRPr="004A3E27" w:rsidRDefault="00423B80" w:rsidP="00BD5BBE">
      <w:pPr>
        <w:pStyle w:val="footnote"/>
      </w:pPr>
      <w:r w:rsidRPr="004A3E27">
        <w:rPr>
          <w:rStyle w:val="FootnoteReference"/>
        </w:rPr>
        <w:footnoteRef/>
      </w:r>
      <w:r w:rsidRPr="004A3E27">
        <w:t xml:space="preserve"> </w:t>
      </w:r>
      <w:r>
        <w:t>Cf</w:t>
      </w:r>
      <w:r w:rsidRPr="004A3E27">
        <w:t>. Rev. 1:18; Heb. 7:25; Num. 14:28.</w:t>
      </w:r>
    </w:p>
  </w:footnote>
  <w:footnote w:id="390">
    <w:p w14:paraId="2E026D23" w14:textId="77777777" w:rsidR="00423B80" w:rsidRPr="004A3E27" w:rsidRDefault="00423B80"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1">
    <w:p w14:paraId="549B615A" w14:textId="3D5483AF" w:rsidR="00423B80" w:rsidRDefault="00423B80" w:rsidP="004B572C">
      <w:pPr>
        <w:pStyle w:val="footnote"/>
      </w:pPr>
      <w:r>
        <w:rPr>
          <w:rStyle w:val="FootnoteReference"/>
        </w:rPr>
        <w:footnoteRef/>
      </w:r>
      <w:r>
        <w:t xml:space="preserve"> [JS] Fr. Athanasius has, “all nations shall glorify Him.</w:t>
      </w:r>
    </w:p>
  </w:footnote>
  <w:footnote w:id="392">
    <w:p w14:paraId="135F0D5A" w14:textId="315C03B7" w:rsidR="00423B80" w:rsidRDefault="00423B80" w:rsidP="0003418A">
      <w:pPr>
        <w:pStyle w:val="footnote"/>
      </w:pPr>
      <w:r>
        <w:rPr>
          <w:rStyle w:val="FootnoteReference"/>
        </w:rPr>
        <w:footnoteRef/>
      </w:r>
      <w:r>
        <w:t xml:space="preserve"> [JS] found in Copitc. See the First Hour of Monday of Holy Week.</w:t>
      </w:r>
    </w:p>
  </w:footnote>
  <w:footnote w:id="393">
    <w:p w14:paraId="550199CE" w14:textId="322C0FE5" w:rsidR="00423B80" w:rsidRDefault="00423B80" w:rsidP="005B5466">
      <w:pPr>
        <w:pStyle w:val="footnote"/>
      </w:pPr>
      <w:r>
        <w:rPr>
          <w:rStyle w:val="FootnoteReference"/>
        </w:rPr>
        <w:footnoteRef/>
      </w:r>
      <w:r>
        <w:t xml:space="preserve"> [JS] or, “So be it! So be it!”</w:t>
      </w:r>
    </w:p>
  </w:footnote>
  <w:footnote w:id="394">
    <w:p w14:paraId="2E2191B6" w14:textId="77777777" w:rsidR="00423B80" w:rsidRPr="004A3E27" w:rsidRDefault="00423B80"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5">
    <w:p w14:paraId="58DFBD38" w14:textId="77777777" w:rsidR="00423B80" w:rsidRPr="004A3E27" w:rsidRDefault="00423B80"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423B80" w:rsidRPr="004A3E27" w:rsidRDefault="00423B80" w:rsidP="00BD5BBE">
      <w:pPr>
        <w:pStyle w:val="footnote"/>
      </w:pPr>
      <w:r w:rsidRPr="004A3E27">
        <w:tab/>
        <w:t>For them there are no pains;</w:t>
      </w:r>
    </w:p>
    <w:p w14:paraId="15E57D33" w14:textId="77777777" w:rsidR="00423B80" w:rsidRPr="004A3E27" w:rsidRDefault="00423B80" w:rsidP="00BD5BBE">
      <w:pPr>
        <w:pStyle w:val="footnote"/>
      </w:pPr>
      <w:r w:rsidRPr="004A3E27">
        <w:tab/>
        <w:t>fit and strong are their bodies.</w:t>
      </w:r>
    </w:p>
  </w:footnote>
  <w:footnote w:id="396">
    <w:p w14:paraId="2000D9CE" w14:textId="77777777" w:rsidR="00423B80" w:rsidRPr="004A3E27" w:rsidRDefault="00423B80" w:rsidP="00BD5BBE">
      <w:pPr>
        <w:pStyle w:val="footnote"/>
      </w:pPr>
      <w:r w:rsidRPr="004A3E27">
        <w:rPr>
          <w:rStyle w:val="FootnoteReference"/>
        </w:rPr>
        <w:footnoteRef/>
      </w:r>
      <w:r w:rsidRPr="004A3E27">
        <w:t xml:space="preserve"> The apparent success and prosperity of the godless is transitory and short-lived.</w:t>
      </w:r>
    </w:p>
  </w:footnote>
  <w:footnote w:id="397">
    <w:p w14:paraId="5BB08A3A" w14:textId="77777777" w:rsidR="00423B80" w:rsidRPr="004A3E27" w:rsidRDefault="00423B80"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98">
    <w:p w14:paraId="1EB3BD79" w14:textId="77777777" w:rsidR="00423B80" w:rsidRPr="004A3E27" w:rsidRDefault="00423B80"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99">
    <w:p w14:paraId="70787BBC" w14:textId="7DA1EC54" w:rsidR="00423B80" w:rsidRPr="004A3E27" w:rsidRDefault="00423B80"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0">
    <w:p w14:paraId="592FBEA7" w14:textId="77777777" w:rsidR="00423B80" w:rsidRPr="004A3E27" w:rsidRDefault="00423B80"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1">
    <w:p w14:paraId="17B1E11D" w14:textId="77777777" w:rsidR="00423B80" w:rsidRPr="004A3E27" w:rsidRDefault="00423B80"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2">
    <w:p w14:paraId="1E15E436" w14:textId="77777777" w:rsidR="00423B80" w:rsidRPr="004A3E27" w:rsidRDefault="00423B80"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3">
    <w:p w14:paraId="52B2065B" w14:textId="28E7781C" w:rsidR="00423B80" w:rsidRDefault="00423B80" w:rsidP="004B0577">
      <w:pPr>
        <w:pStyle w:val="footnote"/>
      </w:pPr>
      <w:r>
        <w:rPr>
          <w:rStyle w:val="FootnoteReference"/>
        </w:rPr>
        <w:footnoteRef/>
      </w:r>
      <w:r>
        <w:t xml:space="preserve"> [JS] holy places, could refer to a place, or people, i.e. “among Your saints”.</w:t>
      </w:r>
    </w:p>
  </w:footnote>
  <w:footnote w:id="404">
    <w:p w14:paraId="3D3DC9BD" w14:textId="4BA8FE39" w:rsidR="00423B80" w:rsidRDefault="00423B80" w:rsidP="004B0577">
      <w:pPr>
        <w:pStyle w:val="footnote"/>
      </w:pPr>
      <w:r>
        <w:rPr>
          <w:rStyle w:val="FootnoteReference"/>
        </w:rPr>
        <w:footnoteRef/>
      </w:r>
      <w:r>
        <w:t xml:space="preserve"> [JS] or emblems.</w:t>
      </w:r>
    </w:p>
  </w:footnote>
  <w:footnote w:id="405">
    <w:p w14:paraId="48E0BAD1" w14:textId="77777777" w:rsidR="00423B80" w:rsidRPr="004A3E27" w:rsidRDefault="00423B80" w:rsidP="00BD5BBE">
      <w:pPr>
        <w:pStyle w:val="footnote"/>
      </w:pPr>
      <w:r w:rsidRPr="004A3E27">
        <w:rPr>
          <w:rStyle w:val="FootnoteReference"/>
        </w:rPr>
        <w:footnoteRef/>
      </w:r>
      <w:r w:rsidRPr="004A3E27">
        <w:t xml:space="preserve"> Signs and miracles of God’s presence, protection and deliverance.</w:t>
      </w:r>
    </w:p>
  </w:footnote>
  <w:footnote w:id="406">
    <w:p w14:paraId="706BBD8A" w14:textId="77777777" w:rsidR="00423B80" w:rsidRPr="004A3E27" w:rsidRDefault="00423B80"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7">
    <w:p w14:paraId="70533A43" w14:textId="77777777" w:rsidR="00423B80" w:rsidRPr="004A3E27" w:rsidRDefault="00423B80"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8">
    <w:p w14:paraId="78FF1B50" w14:textId="32D86D96" w:rsidR="00423B80" w:rsidRPr="005B2E82" w:rsidRDefault="00423B80">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09">
    <w:p w14:paraId="2451EBE5" w14:textId="284A8300" w:rsidR="00423B80" w:rsidRDefault="00423B80" w:rsidP="00E269C1">
      <w:pPr>
        <w:pStyle w:val="footnote"/>
      </w:pPr>
      <w:r>
        <w:rPr>
          <w:rStyle w:val="FootnoteReference"/>
        </w:rPr>
        <w:footnoteRef/>
      </w:r>
      <w:r>
        <w:t xml:space="preserve"> [JS] or “give thanks to You” or “thankfully confess you with praise”</w:t>
      </w:r>
    </w:p>
  </w:footnote>
  <w:footnote w:id="410">
    <w:p w14:paraId="13B7F9F8" w14:textId="32B2D2FD" w:rsidR="00423B80" w:rsidRDefault="00423B80" w:rsidP="00220BA1">
      <w:pPr>
        <w:pStyle w:val="footnote"/>
      </w:pPr>
      <w:r>
        <w:rPr>
          <w:rStyle w:val="FootnoteReference"/>
        </w:rPr>
        <w:footnoteRef/>
      </w:r>
      <w:r>
        <w:t xml:space="preserve"> [JS] literally “from egress nor from setting” (NETS). OSB has “from the sunrise nor the sunset.”</w:t>
      </w:r>
    </w:p>
  </w:footnote>
  <w:footnote w:id="411">
    <w:p w14:paraId="5A7D4EBB" w14:textId="6C2E1ACC" w:rsidR="00423B80" w:rsidRDefault="00423B80" w:rsidP="00220BA1">
      <w:pPr>
        <w:pStyle w:val="footnote"/>
      </w:pPr>
      <w:r>
        <w:rPr>
          <w:rStyle w:val="FootnoteReference"/>
        </w:rPr>
        <w:footnoteRef/>
      </w:r>
      <w:r>
        <w:t xml:space="preserve"> [JS] literally “horn”, here and below.</w:t>
      </w:r>
    </w:p>
  </w:footnote>
  <w:footnote w:id="412">
    <w:p w14:paraId="43EF022B" w14:textId="270DF778" w:rsidR="00423B80" w:rsidRPr="004A3E27" w:rsidRDefault="00423B80"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3">
    <w:p w14:paraId="4332FFC4" w14:textId="6C5875B6" w:rsidR="00423B80" w:rsidRPr="004A3E27" w:rsidRDefault="00423B80" w:rsidP="00BD5BBE">
      <w:pPr>
        <w:pStyle w:val="footnote"/>
      </w:pPr>
      <w:r w:rsidRPr="004A3E27">
        <w:rPr>
          <w:rStyle w:val="FootnoteReference"/>
        </w:rPr>
        <w:footnoteRef/>
      </w:r>
      <w:r w:rsidRPr="004A3E27">
        <w:t xml:space="preserve"> </w:t>
      </w:r>
      <w:r>
        <w:t>Cf</w:t>
      </w:r>
      <w:r w:rsidRPr="004A3E27">
        <w:t>. Ps. 45:10; Is. 2:4; 11:9; 65:25; Hos. 2:18; Zac. 9:10.</w:t>
      </w:r>
    </w:p>
  </w:footnote>
  <w:footnote w:id="414">
    <w:p w14:paraId="168ADB5F" w14:textId="77777777" w:rsidR="00423B80" w:rsidRPr="004A3E27" w:rsidRDefault="00423B80" w:rsidP="00BD5BBE">
      <w:pPr>
        <w:pStyle w:val="footnote"/>
      </w:pPr>
      <w:r w:rsidRPr="004A3E27">
        <w:rPr>
          <w:rStyle w:val="FootnoteReference"/>
        </w:rPr>
        <w:footnoteRef/>
      </w:r>
      <w:r w:rsidRPr="004A3E27">
        <w:t xml:space="preserve"> Sinai and Zion, Moses and Christ, the Law and the Gospel enlighten the earth.</w:t>
      </w:r>
    </w:p>
  </w:footnote>
  <w:footnote w:id="415">
    <w:p w14:paraId="680E84D4" w14:textId="51AC975C" w:rsidR="00423B80" w:rsidRPr="004A3E27" w:rsidRDefault="00423B80"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6">
    <w:p w14:paraId="100AB77F" w14:textId="77777777" w:rsidR="00423B80" w:rsidRPr="004A3E27" w:rsidRDefault="00423B80"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7">
    <w:p w14:paraId="19D36410" w14:textId="52AB6CF1" w:rsidR="00423B80" w:rsidRDefault="00423B80"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18">
    <w:p w14:paraId="2AEE0DC8" w14:textId="2C9926C9" w:rsidR="00423B80" w:rsidRDefault="00423B80" w:rsidP="0077116C">
      <w:pPr>
        <w:pStyle w:val="footnote"/>
      </w:pPr>
      <w:r>
        <w:rPr>
          <w:rStyle w:val="FootnoteReference"/>
        </w:rPr>
        <w:footnoteRef/>
      </w:r>
      <w:r>
        <w:t xml:space="preserve"> [JS] literally, “their voice”</w:t>
      </w:r>
    </w:p>
  </w:footnote>
  <w:footnote w:id="419">
    <w:p w14:paraId="691BE305" w14:textId="638D6FB9" w:rsidR="00423B80" w:rsidRDefault="00423B80" w:rsidP="0077116C">
      <w:pPr>
        <w:pStyle w:val="footnote"/>
      </w:pPr>
      <w:r>
        <w:rPr>
          <w:rStyle w:val="FootnoteReference"/>
        </w:rPr>
        <w:footnoteRef/>
      </w:r>
      <w:r>
        <w:t xml:space="preserve"> [JS] literally, “arrows”</w:t>
      </w:r>
    </w:p>
  </w:footnote>
  <w:footnote w:id="420">
    <w:p w14:paraId="02B0A65D" w14:textId="5AC6E269" w:rsidR="00423B80" w:rsidRDefault="00423B80" w:rsidP="0077116C">
      <w:pPr>
        <w:pStyle w:val="footnote"/>
      </w:pPr>
      <w:r>
        <w:rPr>
          <w:rStyle w:val="FootnoteReference"/>
        </w:rPr>
        <w:footnoteRef/>
      </w:r>
      <w:r>
        <w:t xml:space="preserve"> [JS] literally, “voice”</w:t>
      </w:r>
    </w:p>
  </w:footnote>
  <w:footnote w:id="421">
    <w:p w14:paraId="23F3A799" w14:textId="20EBC598" w:rsidR="00423B80" w:rsidRDefault="00423B80" w:rsidP="00E21183">
      <w:pPr>
        <w:pStyle w:val="footnote"/>
      </w:pPr>
      <w:r>
        <w:rPr>
          <w:rStyle w:val="FootnoteReference"/>
        </w:rPr>
        <w:footnoteRef/>
      </w:r>
      <w:r>
        <w:t xml:space="preserve"> [JS] [] found in Coptic, in the Vespers Gospel of the Third Sunday of Tobi.</w:t>
      </w:r>
    </w:p>
  </w:footnote>
  <w:footnote w:id="422">
    <w:p w14:paraId="062E4DFE" w14:textId="77777777" w:rsidR="00423B80" w:rsidRDefault="00423B80"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423B80" w:rsidRDefault="00423B80" w:rsidP="00BD5BBE">
      <w:pPr>
        <w:pStyle w:val="footnote"/>
      </w:pPr>
      <w:r>
        <w:tab/>
        <w:t>‘I will speak My mind in parables,</w:t>
      </w:r>
    </w:p>
    <w:p w14:paraId="04636509" w14:textId="5081AB06" w:rsidR="00423B80" w:rsidRDefault="00423B80" w:rsidP="00BD5BBE">
      <w:pPr>
        <w:pStyle w:val="footnote"/>
      </w:pPr>
      <w:r>
        <w:tab/>
        <w:t>divulge secrets hidden since creation’ (cf. Rev. 3:14).</w:t>
      </w:r>
    </w:p>
  </w:footnote>
  <w:footnote w:id="423">
    <w:p w14:paraId="7427B3ED" w14:textId="77777777" w:rsidR="00423B80" w:rsidRDefault="00423B80"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24">
    <w:p w14:paraId="322E8B00" w14:textId="45C17DD9" w:rsidR="00423B80" w:rsidRDefault="00423B80" w:rsidP="00BD5BBE">
      <w:pPr>
        <w:pStyle w:val="footnote"/>
      </w:pPr>
      <w:r>
        <w:rPr>
          <w:rStyle w:val="FootnoteReference"/>
        </w:rPr>
        <w:footnoteRef/>
      </w:r>
      <w:r>
        <w:t xml:space="preserve"> Ephraim = Israel (cf. Hos. 7; Num. 14; 1 Sam. 4).</w:t>
      </w:r>
    </w:p>
  </w:footnote>
  <w:footnote w:id="425">
    <w:p w14:paraId="0E4A044E" w14:textId="4F6EBBCE" w:rsidR="00423B80" w:rsidRDefault="00423B80" w:rsidP="008A536F">
      <w:pPr>
        <w:pStyle w:val="footnote"/>
      </w:pPr>
      <w:r>
        <w:rPr>
          <w:rStyle w:val="FootnoteReference"/>
        </w:rPr>
        <w:footnoteRef/>
      </w:r>
      <w:r>
        <w:t xml:space="preserve"> [JS] literally, “a waterless land”</w:t>
      </w:r>
    </w:p>
  </w:footnote>
  <w:footnote w:id="426">
    <w:p w14:paraId="3B847EA8" w14:textId="49A093A4" w:rsidR="00423B80" w:rsidRDefault="00423B80" w:rsidP="00544441">
      <w:pPr>
        <w:pStyle w:val="footnote"/>
      </w:pPr>
      <w:r>
        <w:rPr>
          <w:rStyle w:val="FootnoteReference"/>
        </w:rPr>
        <w:footnoteRef/>
      </w:r>
      <w:r>
        <w:t xml:space="preserve"> [JS] Fr. Athanasius has “and the valleys flowed with water.” “wadis” is probably accurate.</w:t>
      </w:r>
    </w:p>
  </w:footnote>
  <w:footnote w:id="427">
    <w:p w14:paraId="3E975B3D" w14:textId="77777777" w:rsidR="00423B80" w:rsidRDefault="00423B80" w:rsidP="00BD5BBE">
      <w:pPr>
        <w:pStyle w:val="footnote"/>
      </w:pPr>
      <w:r>
        <w:rPr>
          <w:rStyle w:val="FootnoteReference"/>
        </w:rPr>
        <w:footnoteRef/>
      </w:r>
      <w:r>
        <w:t xml:space="preserve"> He deferred giving them the promised food and the Promised Land.</w:t>
      </w:r>
    </w:p>
  </w:footnote>
  <w:footnote w:id="428">
    <w:p w14:paraId="0FFCC018" w14:textId="5FB43138" w:rsidR="00423B80" w:rsidRDefault="00423B80"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29">
    <w:p w14:paraId="7932D42F" w14:textId="0C4D29DA" w:rsidR="00423B80" w:rsidRDefault="00423B80" w:rsidP="00287CDE">
      <w:pPr>
        <w:pStyle w:val="footnote"/>
      </w:pPr>
      <w:r>
        <w:rPr>
          <w:rStyle w:val="FootnoteReference"/>
        </w:rPr>
        <w:footnoteRef/>
      </w:r>
      <w:r>
        <w:t xml:space="preserve"> [JS] Fr. Lazarus has “recovered from wine”</w:t>
      </w:r>
    </w:p>
  </w:footnote>
  <w:footnote w:id="430">
    <w:p w14:paraId="4F93FDA3" w14:textId="658833C3" w:rsidR="00423B80" w:rsidRDefault="00423B80" w:rsidP="00BD5BBE">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1">
    <w:p w14:paraId="7B76452E" w14:textId="635C6B00" w:rsidR="00423B80" w:rsidRDefault="00423B80" w:rsidP="00BD5BBE">
      <w:pPr>
        <w:pStyle w:val="footnote"/>
      </w:pPr>
      <w:r>
        <w:rPr>
          <w:rStyle w:val="FootnoteReference"/>
        </w:rPr>
        <w:footnoteRef/>
      </w:r>
      <w:r>
        <w:t xml:space="preserve"> sanctuary: </w:t>
      </w:r>
      <w:r w:rsidRPr="00636EF6">
        <w:rPr>
          <w:i/>
        </w:rPr>
        <w:t>lit</w:t>
      </w:r>
      <w:r>
        <w:t>. place. Cf. Psalm 131:5 and footnote there.</w:t>
      </w:r>
    </w:p>
  </w:footnote>
  <w:footnote w:id="432">
    <w:p w14:paraId="0348F64B" w14:textId="77777777" w:rsidR="00423B80" w:rsidRDefault="00423B80" w:rsidP="00BD5BBE">
      <w:pPr>
        <w:pStyle w:val="footnote"/>
      </w:pPr>
      <w:r>
        <w:rPr>
          <w:rStyle w:val="FootnoteReference"/>
        </w:rPr>
        <w:footnoteRef/>
      </w:r>
      <w:r>
        <w:t xml:space="preserve"> John 15.</w:t>
      </w:r>
    </w:p>
  </w:footnote>
  <w:footnote w:id="433">
    <w:p w14:paraId="211D4309" w14:textId="77777777" w:rsidR="00423B80" w:rsidRDefault="00423B80" w:rsidP="00BD5BBE">
      <w:pPr>
        <w:pStyle w:val="footnote"/>
      </w:pPr>
      <w:r>
        <w:rPr>
          <w:rStyle w:val="FootnoteReference"/>
        </w:rPr>
        <w:footnoteRef/>
      </w:r>
      <w:r>
        <w:t xml:space="preserve"> Joseph = Israel (Gen. 40:23; 48:15; Amos 6:6).</w:t>
      </w:r>
    </w:p>
  </w:footnote>
  <w:footnote w:id="434">
    <w:p w14:paraId="7AA1750E" w14:textId="77777777" w:rsidR="00423B80" w:rsidRDefault="00423B80" w:rsidP="00BD5BBE">
      <w:pPr>
        <w:pStyle w:val="footnote"/>
      </w:pPr>
      <w:r>
        <w:rPr>
          <w:rStyle w:val="FootnoteReference"/>
        </w:rPr>
        <w:footnoteRef/>
      </w:r>
      <w:r>
        <w:t xml:space="preserve"> 2 Sam. 6:2 (LXX).</w:t>
      </w:r>
    </w:p>
  </w:footnote>
  <w:footnote w:id="435">
    <w:p w14:paraId="4A2B3530" w14:textId="5B5CF4B9" w:rsidR="00423B80" w:rsidRDefault="00423B80" w:rsidP="006B0A9B">
      <w:pPr>
        <w:pStyle w:val="footnote"/>
      </w:pPr>
      <w:r>
        <w:rPr>
          <w:rStyle w:val="FootnoteReference"/>
        </w:rPr>
        <w:footnoteRef/>
      </w:r>
      <w:r>
        <w:t xml:space="preserve"> [JS] or “appear” or “reveal Yourself”</w:t>
      </w:r>
    </w:p>
  </w:footnote>
  <w:footnote w:id="436">
    <w:p w14:paraId="502F316B" w14:textId="0CF056C9" w:rsidR="00423B80" w:rsidRDefault="00423B80" w:rsidP="00542B9B">
      <w:pPr>
        <w:pStyle w:val="footnote"/>
      </w:pPr>
      <w:r>
        <w:rPr>
          <w:rStyle w:val="FootnoteReference"/>
        </w:rPr>
        <w:footnoteRef/>
      </w:r>
      <w:r>
        <w:t xml:space="preserve"> [JS] or “reveal Your face”.</w:t>
      </w:r>
    </w:p>
  </w:footnote>
  <w:footnote w:id="437">
    <w:p w14:paraId="7E586EB7" w14:textId="12BBDF20" w:rsidR="00423B80" w:rsidRDefault="00423B80"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8">
    <w:p w14:paraId="1F148131" w14:textId="7C16470D" w:rsidR="00423B80" w:rsidRDefault="00423B80"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39">
    <w:p w14:paraId="70ACE5E0" w14:textId="77777777" w:rsidR="00423B80" w:rsidRDefault="00423B80" w:rsidP="00BD5BBE">
      <w:pPr>
        <w:pStyle w:val="footnote"/>
      </w:pPr>
      <w:r>
        <w:rPr>
          <w:rStyle w:val="FootnoteReference"/>
        </w:rPr>
        <w:footnoteRef/>
      </w:r>
      <w:r>
        <w:t xml:space="preserve"> ‘What tongue? The voice of God’ (St Athanasius).</w:t>
      </w:r>
    </w:p>
  </w:footnote>
  <w:footnote w:id="440">
    <w:p w14:paraId="33FBC19B" w14:textId="77777777" w:rsidR="00423B80" w:rsidRDefault="00423B80" w:rsidP="00BD5BBE">
      <w:pPr>
        <w:pStyle w:val="footnote"/>
      </w:pPr>
      <w:r>
        <w:rPr>
          <w:rStyle w:val="FootnoteReference"/>
        </w:rPr>
        <w:footnoteRef/>
      </w:r>
      <w:r>
        <w:t xml:space="preserve"> Exodus 9:23; 19:16.</w:t>
      </w:r>
    </w:p>
  </w:footnote>
  <w:footnote w:id="441">
    <w:p w14:paraId="5C3F1B44" w14:textId="608ECC60" w:rsidR="00423B80" w:rsidRDefault="00423B80" w:rsidP="00BD5BBE">
      <w:pPr>
        <w:pStyle w:val="footnote"/>
      </w:pPr>
      <w:r>
        <w:rPr>
          <w:rStyle w:val="FootnoteReference"/>
        </w:rPr>
        <w:footnoteRef/>
      </w:r>
      <w:r>
        <w:t xml:space="preserve"> ‘You have always been deaf to His voice, blind to the vision of Him’ (Jn. 5:37; cf. Deut. 18:16; Isaiah 48:18).</w:t>
      </w:r>
    </w:p>
  </w:footnote>
  <w:footnote w:id="442">
    <w:p w14:paraId="7C05F63D" w14:textId="2961204D" w:rsidR="00423B80" w:rsidRDefault="00423B80"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3">
    <w:p w14:paraId="0BC469A4" w14:textId="77777777" w:rsidR="00423B80" w:rsidRDefault="00423B80" w:rsidP="00BD5BBE">
      <w:pPr>
        <w:pStyle w:val="footnote"/>
      </w:pPr>
      <w:r>
        <w:rPr>
          <w:rStyle w:val="FootnoteReference"/>
        </w:rPr>
        <w:footnoteRef/>
      </w:r>
      <w:r>
        <w:t xml:space="preserve"> </w:t>
      </w:r>
      <w:r>
        <w:rPr>
          <w:i/>
        </w:rPr>
        <w:t>See the previous footnote</w:t>
      </w:r>
      <w:r>
        <w:t>.</w:t>
      </w:r>
    </w:p>
  </w:footnote>
  <w:footnote w:id="444">
    <w:p w14:paraId="09156637" w14:textId="44D0701B" w:rsidR="00423B80" w:rsidRDefault="00423B80" w:rsidP="00BD5BBE">
      <w:pPr>
        <w:pStyle w:val="footnote"/>
      </w:pPr>
      <w:r>
        <w:rPr>
          <w:rStyle w:val="FootnoteReference"/>
        </w:rPr>
        <w:footnoteRef/>
      </w:r>
      <w:r>
        <w:t xml:space="preserve"> Cf. Isaiah 36:6; 2 Chron. 32:8; 1 Tim. 6:17; Ps. 74:4; Gal. 2:9; 1 Sam. 2:8.</w:t>
      </w:r>
    </w:p>
  </w:footnote>
  <w:footnote w:id="445">
    <w:p w14:paraId="14FEF0D9" w14:textId="77777777" w:rsidR="00423B80" w:rsidRDefault="00423B80" w:rsidP="00BD5BBE">
      <w:pPr>
        <w:pStyle w:val="footnote"/>
      </w:pPr>
      <w:r>
        <w:rPr>
          <w:rStyle w:val="FootnoteReference"/>
        </w:rPr>
        <w:footnoteRef/>
      </w:r>
      <w:r>
        <w:t xml:space="preserve"> John 10:34-36.</w:t>
      </w:r>
    </w:p>
  </w:footnote>
  <w:footnote w:id="446">
    <w:p w14:paraId="136A7666" w14:textId="77777777" w:rsidR="00423B80" w:rsidRDefault="00423B80" w:rsidP="00BD5BBE">
      <w:pPr>
        <w:pStyle w:val="footnote"/>
      </w:pPr>
      <w:r>
        <w:rPr>
          <w:rStyle w:val="FootnoteReference"/>
        </w:rPr>
        <w:footnoteRef/>
      </w:r>
      <w:r>
        <w:t xml:space="preserve"> This prayer is already answered (John 3:18; 9:39; 12:31; Acts 17:31).</w:t>
      </w:r>
    </w:p>
  </w:footnote>
  <w:footnote w:id="447">
    <w:p w14:paraId="764CD80E" w14:textId="77777777" w:rsidR="00423B80" w:rsidRDefault="00423B80" w:rsidP="00BD5BBE">
      <w:pPr>
        <w:pStyle w:val="footnote"/>
      </w:pPr>
      <w:r>
        <w:rPr>
          <w:rStyle w:val="FootnoteReference"/>
        </w:rPr>
        <w:footnoteRef/>
      </w:r>
      <w:r>
        <w:t xml:space="preserve"> </w:t>
      </w:r>
      <w:r w:rsidRPr="003111C9">
        <w:rPr>
          <w:i/>
        </w:rPr>
        <w:t>Lit</w:t>
      </w:r>
      <w:r>
        <w:t>. ‘How beloved are Your dwellings.’</w:t>
      </w:r>
    </w:p>
  </w:footnote>
  <w:footnote w:id="448">
    <w:p w14:paraId="7D098958" w14:textId="77777777" w:rsidR="00423B80" w:rsidRDefault="00423B80" w:rsidP="00BD5BBE">
      <w:pPr>
        <w:pStyle w:val="footnote"/>
      </w:pPr>
      <w:r>
        <w:rPr>
          <w:rStyle w:val="FootnoteReference"/>
        </w:rPr>
        <w:footnoteRef/>
      </w:r>
      <w:r>
        <w:t xml:space="preserve"> Man has made a mess of the earth (Gen. 3; Isaiah 24:4-6 etc.)</w:t>
      </w:r>
    </w:p>
  </w:footnote>
  <w:footnote w:id="449">
    <w:p w14:paraId="65885EA4" w14:textId="7CFB9AA8" w:rsidR="00423B80" w:rsidRDefault="00423B80" w:rsidP="00C7094F">
      <w:pPr>
        <w:pStyle w:val="footnote"/>
      </w:pPr>
      <w:r>
        <w:rPr>
          <w:rStyle w:val="FootnoteReference"/>
        </w:rPr>
        <w:footnoteRef/>
      </w:r>
      <w:r>
        <w:t xml:space="preserve"> [JS] or “anointed”</w:t>
      </w:r>
    </w:p>
  </w:footnote>
  <w:footnote w:id="450">
    <w:p w14:paraId="71E6E356" w14:textId="3B6C4C62" w:rsidR="00423B80" w:rsidRDefault="00423B80" w:rsidP="00BD5BBE">
      <w:pPr>
        <w:pStyle w:val="footnote"/>
      </w:pPr>
      <w:r>
        <w:rPr>
          <w:rStyle w:val="FootnoteReference"/>
        </w:rPr>
        <w:footnoteRef/>
      </w:r>
      <w:r>
        <w:t xml:space="preserve"> Cf. Lk. 13:25; Mk. 4:11; Col. 4:5; Rev. 22:15.</w:t>
      </w:r>
    </w:p>
  </w:footnote>
  <w:footnote w:id="451">
    <w:p w14:paraId="39C94F4B" w14:textId="0B87A78E" w:rsidR="00423B80" w:rsidRDefault="00423B80" w:rsidP="006B0A9B">
      <w:pPr>
        <w:pStyle w:val="footnote"/>
      </w:pPr>
      <w:r>
        <w:rPr>
          <w:rStyle w:val="FootnoteReference"/>
        </w:rPr>
        <w:footnoteRef/>
      </w:r>
      <w:r>
        <w:t xml:space="preserve"> [JS] or “transgressions”</w:t>
      </w:r>
    </w:p>
  </w:footnote>
  <w:footnote w:id="452">
    <w:p w14:paraId="41AC4983" w14:textId="77777777" w:rsidR="00423B80" w:rsidRDefault="00423B80" w:rsidP="00BD5BBE">
      <w:pPr>
        <w:pStyle w:val="footnote"/>
      </w:pPr>
      <w:r>
        <w:rPr>
          <w:rStyle w:val="FootnoteReference"/>
        </w:rPr>
        <w:footnoteRef/>
      </w:r>
      <w:r>
        <w:t xml:space="preserve"> God is love. Love covers all sins (see 1 Jn. 4:16; 1 Pet. 4:8; Prov. 10:12; Jas. 5:20; Lk. 7:47).</w:t>
      </w:r>
    </w:p>
  </w:footnote>
  <w:footnote w:id="453">
    <w:p w14:paraId="3B0173D6" w14:textId="15DA3620" w:rsidR="00423B80" w:rsidRDefault="00423B80" w:rsidP="009745F6">
      <w:pPr>
        <w:pStyle w:val="footnote"/>
      </w:pPr>
      <w:r>
        <w:rPr>
          <w:rStyle w:val="FootnoteReference"/>
        </w:rPr>
        <w:footnoteRef/>
      </w:r>
      <w:r>
        <w:t xml:space="preserve"> [JS] Fr. Lazarus has, “convert us”</w:t>
      </w:r>
    </w:p>
  </w:footnote>
  <w:footnote w:id="454">
    <w:p w14:paraId="5359A239" w14:textId="2D06041F" w:rsidR="00423B80" w:rsidRDefault="00423B80" w:rsidP="009745F6">
      <w:pPr>
        <w:pStyle w:val="footnote"/>
      </w:pPr>
      <w:r>
        <w:rPr>
          <w:rStyle w:val="FootnoteReference"/>
        </w:rPr>
        <w:footnoteRef/>
      </w:r>
      <w:r>
        <w:t xml:space="preserve"> [JS] or “sprouted”</w:t>
      </w:r>
    </w:p>
  </w:footnote>
  <w:footnote w:id="455">
    <w:p w14:paraId="098CF664" w14:textId="4B2C526D" w:rsidR="00423B80" w:rsidRDefault="00423B80" w:rsidP="00BD5BBE">
      <w:pPr>
        <w:pStyle w:val="footnote"/>
      </w:pPr>
      <w:r>
        <w:rPr>
          <w:rStyle w:val="FootnoteReference"/>
        </w:rPr>
        <w:footnoteRef/>
      </w:r>
      <w:r>
        <w:t xml:space="preserve"> holy: cf. 1 Cor. 3:16,17; 6:15-19; Heb. 3:1; 12:10; 1 Pet. 1:15,16; 2 Pet. 1-4.</w:t>
      </w:r>
    </w:p>
  </w:footnote>
  <w:footnote w:id="456">
    <w:p w14:paraId="7FD51EF5" w14:textId="77777777" w:rsidR="00423B80" w:rsidRDefault="00423B80" w:rsidP="00BD5BBE">
      <w:pPr>
        <w:pStyle w:val="footnote"/>
      </w:pPr>
      <w:r>
        <w:rPr>
          <w:rStyle w:val="FootnoteReference"/>
        </w:rPr>
        <w:footnoteRef/>
      </w:r>
      <w:r>
        <w:t xml:space="preserve"> Powers of the soul are will, desire, intellect, understanding, memory, imagination.</w:t>
      </w:r>
    </w:p>
  </w:footnote>
  <w:footnote w:id="457">
    <w:p w14:paraId="5045F193" w14:textId="6C847ECE" w:rsidR="00423B80" w:rsidRDefault="00423B80" w:rsidP="00751701">
      <w:pPr>
        <w:pStyle w:val="footnote"/>
      </w:pPr>
      <w:r>
        <w:rPr>
          <w:rStyle w:val="FootnoteReference"/>
        </w:rPr>
        <w:footnoteRef/>
      </w:r>
      <w:r>
        <w:t xml:space="preserve"> [JS] literally, “voice”</w:t>
      </w:r>
    </w:p>
  </w:footnote>
  <w:footnote w:id="458">
    <w:p w14:paraId="3DAD2C70" w14:textId="080A36FD" w:rsidR="00423B80" w:rsidRDefault="00423B80" w:rsidP="00C32C04">
      <w:pPr>
        <w:pStyle w:val="footnote"/>
      </w:pPr>
      <w:r>
        <w:rPr>
          <w:rStyle w:val="FootnoteReference"/>
        </w:rPr>
        <w:footnoteRef/>
      </w:r>
      <w:r>
        <w:t xml:space="preserve"> [JS] Literally, “do obeisance”, i.e. physically bow down</w:t>
      </w:r>
    </w:p>
  </w:footnote>
  <w:footnote w:id="459">
    <w:p w14:paraId="2E11ABE5" w14:textId="77777777" w:rsidR="00423B80" w:rsidRDefault="00423B80" w:rsidP="00BD5BBE">
      <w:pPr>
        <w:pStyle w:val="footnote"/>
      </w:pPr>
      <w:r>
        <w:rPr>
          <w:rStyle w:val="FootnoteReference"/>
        </w:rPr>
        <w:footnoteRef/>
      </w:r>
      <w:r>
        <w:t xml:space="preserve"> ‘The song of the Lamb.’ (Rev. 15:3-5; John 12:32).</w:t>
      </w:r>
    </w:p>
  </w:footnote>
  <w:footnote w:id="460">
    <w:p w14:paraId="7112E84B" w14:textId="2D3BBD84" w:rsidR="00423B80" w:rsidRDefault="00423B80" w:rsidP="00C32C04">
      <w:pPr>
        <w:pStyle w:val="footnote"/>
      </w:pPr>
      <w:r>
        <w:rPr>
          <w:rStyle w:val="FootnoteReference"/>
        </w:rPr>
        <w:footnoteRef/>
      </w:r>
      <w:r>
        <w:t xml:space="preserve"> [JS] Or “I will give thanks to You,” or “I will thankfully confess You with praise”</w:t>
      </w:r>
    </w:p>
  </w:footnote>
  <w:footnote w:id="461">
    <w:p w14:paraId="108052F0" w14:textId="2ED40FDD" w:rsidR="00423B80" w:rsidRDefault="00423B80" w:rsidP="00C32C04">
      <w:pPr>
        <w:pStyle w:val="footnote"/>
      </w:pPr>
      <w:r>
        <w:rPr>
          <w:rStyle w:val="FootnoteReference"/>
        </w:rPr>
        <w:footnoteRef/>
      </w:r>
      <w:r>
        <w:t xml:space="preserve"> [JS] or “lawless”</w:t>
      </w:r>
    </w:p>
  </w:footnote>
  <w:footnote w:id="462">
    <w:p w14:paraId="76D459DC" w14:textId="1D5E39F2" w:rsidR="00423B80" w:rsidRDefault="00423B80" w:rsidP="004A5192">
      <w:pPr>
        <w:pStyle w:val="footnote"/>
      </w:pPr>
      <w:r>
        <w:rPr>
          <w:rStyle w:val="FootnoteReference"/>
        </w:rPr>
        <w:footnoteRef/>
      </w:r>
      <w:r>
        <w:t xml:space="preserve"> [JS] Or, “band”, “gathering”, or “synagogue”</w:t>
      </w:r>
    </w:p>
  </w:footnote>
  <w:footnote w:id="463">
    <w:p w14:paraId="664DD95E" w14:textId="08E445BA" w:rsidR="00423B80" w:rsidRDefault="00423B80" w:rsidP="004A5192">
      <w:pPr>
        <w:pStyle w:val="footnote"/>
      </w:pPr>
      <w:r>
        <w:rPr>
          <w:rStyle w:val="FootnoteReference"/>
        </w:rPr>
        <w:footnoteRef/>
      </w:r>
      <w:r>
        <w:t xml:space="preserve"> [JS] or “pitful”, or “full of pity”, but that has a different connotation in English today.</w:t>
      </w:r>
    </w:p>
  </w:footnote>
  <w:footnote w:id="464">
    <w:p w14:paraId="76FC32A6" w14:textId="12211DCE" w:rsidR="00423B80" w:rsidRDefault="00423B80"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5">
    <w:p w14:paraId="44300EEE" w14:textId="77777777" w:rsidR="00423B80" w:rsidRDefault="00423B80"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6">
    <w:p w14:paraId="585E74D4" w14:textId="33BA106A" w:rsidR="00423B80" w:rsidRDefault="00423B80" w:rsidP="00ED7AD3">
      <w:pPr>
        <w:pStyle w:val="footnote"/>
      </w:pPr>
      <w:r>
        <w:rPr>
          <w:rStyle w:val="FootnoteReference"/>
        </w:rPr>
        <w:footnoteRef/>
      </w:r>
      <w:r>
        <w:t xml:space="preserve"> [JS] or “Mother Zion will say,”</w:t>
      </w:r>
    </w:p>
  </w:footnote>
  <w:footnote w:id="467">
    <w:p w14:paraId="2178F99A" w14:textId="083F0AD6" w:rsidR="00423B80" w:rsidRDefault="00423B80" w:rsidP="00ED7AD3">
      <w:pPr>
        <w:pStyle w:val="footnote"/>
      </w:pPr>
      <w:r>
        <w:rPr>
          <w:rStyle w:val="FootnoteReference"/>
        </w:rPr>
        <w:footnoteRef/>
      </w:r>
      <w:r>
        <w:t xml:space="preserve"> [JS] Coptic has, “that a man and a man dwelt in her”</w:t>
      </w:r>
    </w:p>
  </w:footnote>
  <w:footnote w:id="468">
    <w:p w14:paraId="00496924" w14:textId="19753A18" w:rsidR="00423B80" w:rsidRDefault="00423B80" w:rsidP="00641372">
      <w:pPr>
        <w:pStyle w:val="footnote"/>
      </w:pPr>
      <w:r>
        <w:rPr>
          <w:rStyle w:val="FootnoteReference"/>
        </w:rPr>
        <w:footnoteRef/>
      </w:r>
      <w:r>
        <w:t xml:space="preserve"> [JS] Coptic has, “established her forever”</w:t>
      </w:r>
    </w:p>
  </w:footnote>
  <w:footnote w:id="469">
    <w:p w14:paraId="02B9876C" w14:textId="07273293" w:rsidR="00423B80" w:rsidRDefault="00423B80"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0">
    <w:p w14:paraId="6A0707A1" w14:textId="1AC8DF0B" w:rsidR="00423B80" w:rsidRDefault="00423B80" w:rsidP="004E2A9B">
      <w:pPr>
        <w:pStyle w:val="footnote"/>
      </w:pPr>
      <w:r>
        <w:rPr>
          <w:rStyle w:val="FootnoteReference"/>
        </w:rPr>
        <w:footnoteRef/>
      </w:r>
      <w:r>
        <w:t xml:space="preserve"> [JS] or, “corpses”</w:t>
      </w:r>
    </w:p>
  </w:footnote>
  <w:footnote w:id="471">
    <w:p w14:paraId="228CEE3D" w14:textId="77777777" w:rsidR="00423B80" w:rsidRDefault="00423B80"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2">
    <w:p w14:paraId="462F1208" w14:textId="4D992D60" w:rsidR="00423B80" w:rsidRDefault="00423B80" w:rsidP="004E2A9B">
      <w:pPr>
        <w:pStyle w:val="footnote"/>
      </w:pPr>
      <w:r>
        <w:rPr>
          <w:rStyle w:val="FootnoteReference"/>
        </w:rPr>
        <w:footnoteRef/>
      </w:r>
      <w:r>
        <w:t xml:space="preserve"> [JS] or “billows”</w:t>
      </w:r>
    </w:p>
  </w:footnote>
  <w:footnote w:id="473">
    <w:p w14:paraId="5ACFD856" w14:textId="14632015" w:rsidR="00423B80" w:rsidRDefault="00423B80" w:rsidP="00FF46D1">
      <w:pPr>
        <w:pStyle w:val="footnote"/>
      </w:pPr>
      <w:r>
        <w:rPr>
          <w:rStyle w:val="FootnoteReference"/>
        </w:rPr>
        <w:footnoteRef/>
      </w:r>
      <w:r>
        <w:t xml:space="preserve"> [JS] “they” refers to “the dead”, not to “physicians”</w:t>
      </w:r>
    </w:p>
  </w:footnote>
  <w:footnote w:id="474">
    <w:p w14:paraId="0E2F399B" w14:textId="26144FDB" w:rsidR="00423B80" w:rsidRDefault="00423B80" w:rsidP="00F06A9C">
      <w:pPr>
        <w:pStyle w:val="footnote"/>
      </w:pPr>
      <w:r>
        <w:rPr>
          <w:rStyle w:val="FootnoteReference"/>
        </w:rPr>
        <w:footnoteRef/>
      </w:r>
      <w:r>
        <w:t xml:space="preserve"> [JS] or “acknowledge You,” or “praise You,” or “thankfully confess You with praise”</w:t>
      </w:r>
    </w:p>
  </w:footnote>
  <w:footnote w:id="475">
    <w:p w14:paraId="73BB560B" w14:textId="3F96747B" w:rsidR="00423B80" w:rsidRDefault="00423B80" w:rsidP="00FF46D1">
      <w:pPr>
        <w:pStyle w:val="footnote"/>
      </w:pPr>
      <w:r>
        <w:rPr>
          <w:rStyle w:val="FootnoteReference"/>
        </w:rPr>
        <w:footnoteRef/>
      </w:r>
      <w:r>
        <w:t xml:space="preserve"> [JS] Fr. Lazarus has “the land of oblivion”. Being forgotten by God means death, being remembered by God means life.</w:t>
      </w:r>
    </w:p>
  </w:footnote>
  <w:footnote w:id="476">
    <w:p w14:paraId="139C4FE4" w14:textId="05D71ED0" w:rsidR="00423B80" w:rsidRDefault="00423B80" w:rsidP="00BD5BBE">
      <w:pPr>
        <w:pStyle w:val="footnote"/>
      </w:pPr>
      <w:r>
        <w:rPr>
          <w:rStyle w:val="FootnoteReference"/>
        </w:rPr>
        <w:footnoteRef/>
      </w:r>
      <w:r>
        <w:t xml:space="preserve"> ‘No eye has seen, no ear has heard... what God has planned for His lovers’ (1 Cor. 2:9).</w:t>
      </w:r>
    </w:p>
  </w:footnote>
  <w:footnote w:id="477">
    <w:p w14:paraId="6EB18B02" w14:textId="77777777" w:rsidR="00423B80" w:rsidRDefault="00423B80" w:rsidP="00BD5BBE">
      <w:pPr>
        <w:pStyle w:val="footnote"/>
      </w:pPr>
      <w:r>
        <w:rPr>
          <w:rStyle w:val="FootnoteReference"/>
        </w:rPr>
        <w:footnoteRef/>
      </w:r>
      <w:r>
        <w:t xml:space="preserve"> ‘God’s mercy is the salvation and grace granted by Christ’ (St. Athanasius).</w:t>
      </w:r>
    </w:p>
  </w:footnote>
  <w:footnote w:id="478">
    <w:p w14:paraId="2C2EB9DF" w14:textId="77777777" w:rsidR="00423B80" w:rsidRDefault="00423B80"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79">
    <w:p w14:paraId="0AA4687D" w14:textId="4D39510D" w:rsidR="00423B80" w:rsidRDefault="00423B80" w:rsidP="006D6CF8">
      <w:pPr>
        <w:pStyle w:val="footnote"/>
      </w:pPr>
      <w:r>
        <w:rPr>
          <w:rStyle w:val="FootnoteReference"/>
        </w:rPr>
        <w:footnoteRef/>
      </w:r>
      <w:r>
        <w:t xml:space="preserve"> [JS] Fr. Lazarus has, “for an eternal reign”</w:t>
      </w:r>
    </w:p>
  </w:footnote>
  <w:footnote w:id="480">
    <w:p w14:paraId="71813680" w14:textId="7D3BCF59" w:rsidR="00423B80" w:rsidRDefault="00423B80" w:rsidP="006D6CF8">
      <w:pPr>
        <w:pStyle w:val="footnote"/>
      </w:pPr>
      <w:r>
        <w:rPr>
          <w:rStyle w:val="FootnoteReference"/>
        </w:rPr>
        <w:footnoteRef/>
      </w:r>
      <w:r>
        <w:t xml:space="preserve"> [JS] Fr. Lazarus has, “for all generations.”</w:t>
      </w:r>
    </w:p>
  </w:footnote>
  <w:footnote w:id="481">
    <w:p w14:paraId="3E8CA221" w14:textId="7ED1052D" w:rsidR="00423B80" w:rsidRDefault="00423B80"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2">
    <w:p w14:paraId="033CDC5C" w14:textId="2A3450CF" w:rsidR="00423B80" w:rsidRDefault="00423B80" w:rsidP="006D6CF8">
      <w:pPr>
        <w:pStyle w:val="footnote"/>
      </w:pPr>
      <w:r>
        <w:rPr>
          <w:rStyle w:val="FootnoteReference"/>
        </w:rPr>
        <w:footnoteRef/>
      </w:r>
      <w:r>
        <w:t xml:space="preserve"> [JS] literally, “an assembly of holy ones”</w:t>
      </w:r>
    </w:p>
  </w:footnote>
  <w:footnote w:id="483">
    <w:p w14:paraId="2A65B69B" w14:textId="51CE4DFD" w:rsidR="00423B80" w:rsidRDefault="00423B80" w:rsidP="003C363D">
      <w:pPr>
        <w:pStyle w:val="footnote"/>
      </w:pPr>
      <w:r>
        <w:rPr>
          <w:rStyle w:val="FootnoteReference"/>
        </w:rPr>
        <w:footnoteRef/>
      </w:r>
      <w:r>
        <w:t xml:space="preserve"> [</w:t>
      </w:r>
      <w:r w:rsidRPr="003C363D">
        <w:t>JS] Fr. Athanasius and Fr. Lazarus have, “above”</w:t>
      </w:r>
    </w:p>
  </w:footnote>
  <w:footnote w:id="484">
    <w:p w14:paraId="6F2C2B7E" w14:textId="7E83EAF6" w:rsidR="00423B80" w:rsidRDefault="00423B80" w:rsidP="00CC373E">
      <w:pPr>
        <w:pStyle w:val="footnote"/>
      </w:pPr>
      <w:r>
        <w:rPr>
          <w:rStyle w:val="FootnoteReference"/>
        </w:rPr>
        <w:footnoteRef/>
      </w:r>
      <w:r>
        <w:t xml:space="preserve"> [JS] OSB inserts “wind” here.</w:t>
      </w:r>
    </w:p>
  </w:footnote>
  <w:footnote w:id="485">
    <w:p w14:paraId="179D7A74" w14:textId="04A38D47" w:rsidR="00423B80" w:rsidRDefault="00423B80"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6">
    <w:p w14:paraId="1EEEE9FB" w14:textId="52125690" w:rsidR="00423B80" w:rsidRDefault="00423B80" w:rsidP="001626CD">
      <w:pPr>
        <w:pStyle w:val="footnote"/>
      </w:pPr>
      <w:r>
        <w:rPr>
          <w:rStyle w:val="FootnoteReference"/>
        </w:rPr>
        <w:footnoteRef/>
      </w:r>
      <w:r>
        <w:t xml:space="preserve"> [JS] Fr. Lazarus has, “will pave the way for Your presence”</w:t>
      </w:r>
    </w:p>
  </w:footnote>
  <w:footnote w:id="487">
    <w:p w14:paraId="6DF491B9" w14:textId="2435757B" w:rsidR="00423B80" w:rsidRDefault="00423B80" w:rsidP="001626CD">
      <w:pPr>
        <w:pStyle w:val="footnote"/>
      </w:pPr>
      <w:r>
        <w:rPr>
          <w:rStyle w:val="FootnoteReference"/>
        </w:rPr>
        <w:footnoteRef/>
      </w:r>
      <w:r>
        <w:t xml:space="preserve"> [JS] or “face”</w:t>
      </w:r>
    </w:p>
  </w:footnote>
  <w:footnote w:id="488">
    <w:p w14:paraId="1815409B" w14:textId="50184218" w:rsidR="00423B80" w:rsidRDefault="00423B80" w:rsidP="00B5373A">
      <w:pPr>
        <w:pStyle w:val="footnote"/>
      </w:pPr>
      <w:r>
        <w:rPr>
          <w:rStyle w:val="FootnoteReference"/>
        </w:rPr>
        <w:footnoteRef/>
      </w:r>
      <w:r>
        <w:t xml:space="preserve"> [JS] Fr. Lazrus has “we are raised to power”</w:t>
      </w:r>
    </w:p>
  </w:footnote>
  <w:footnote w:id="489">
    <w:p w14:paraId="0F6F70D6" w14:textId="1994D705" w:rsidR="00423B80" w:rsidRDefault="00423B80" w:rsidP="00BD5BBE">
      <w:pPr>
        <w:pStyle w:val="footnote"/>
      </w:pPr>
      <w:r>
        <w:rPr>
          <w:rStyle w:val="FootnoteReference"/>
        </w:rPr>
        <w:footnoteRef/>
      </w:r>
      <w:r>
        <w:t xml:space="preserve"> Cf. 2 Samuel 7:4-17; 1 Chron. 17:3-14.</w:t>
      </w:r>
    </w:p>
  </w:footnote>
  <w:footnote w:id="490">
    <w:p w14:paraId="4FF1211C" w14:textId="57A861DB" w:rsidR="00423B80" w:rsidRDefault="00423B80" w:rsidP="00962B09">
      <w:pPr>
        <w:pStyle w:val="footnote"/>
      </w:pPr>
      <w:r>
        <w:rPr>
          <w:rStyle w:val="FootnoteReference"/>
        </w:rPr>
        <w:footnoteRef/>
      </w:r>
      <w:r>
        <w:t xml:space="preserve"> [JS] or “lawlessness,” or “transgression</w:t>
      </w:r>
    </w:p>
  </w:footnote>
  <w:footnote w:id="491">
    <w:p w14:paraId="192FE4A3" w14:textId="102CEBCC" w:rsidR="00423B80" w:rsidRDefault="00423B80" w:rsidP="00D72FDC">
      <w:pPr>
        <w:pStyle w:val="footnote"/>
      </w:pPr>
      <w:r>
        <w:rPr>
          <w:rStyle w:val="FootnoteReference"/>
        </w:rPr>
        <w:footnoteRef/>
      </w:r>
      <w:r>
        <w:t xml:space="preserve"> [JS] Coptic has “faithfulness”. See Matins of Mesori 3</w:t>
      </w:r>
    </w:p>
  </w:footnote>
  <w:footnote w:id="492">
    <w:p w14:paraId="5008AA97" w14:textId="7C635360" w:rsidR="00423B80" w:rsidRDefault="00423B80" w:rsidP="00B5373A">
      <w:pPr>
        <w:pStyle w:val="footnote"/>
      </w:pPr>
      <w:r>
        <w:rPr>
          <w:rStyle w:val="FootnoteReference"/>
        </w:rPr>
        <w:footnoteRef/>
      </w:r>
      <w:r>
        <w:t xml:space="preserve"> [JS] literally, “his horn will be exalted”</w:t>
      </w:r>
    </w:p>
  </w:footnote>
  <w:footnote w:id="493">
    <w:p w14:paraId="2D768480" w14:textId="725D7BB3" w:rsidR="00423B80" w:rsidRDefault="00423B80" w:rsidP="00B5373A">
      <w:pPr>
        <w:pStyle w:val="footnote"/>
      </w:pPr>
      <w:r>
        <w:rPr>
          <w:rStyle w:val="FootnoteReference"/>
        </w:rPr>
        <w:footnoteRef/>
      </w:r>
      <w:r>
        <w:t xml:space="preserve"> [JS] Fr. Lazarus has, “I will extend his power over the sea”</w:t>
      </w:r>
    </w:p>
  </w:footnote>
  <w:footnote w:id="494">
    <w:p w14:paraId="41487A2A" w14:textId="014FBA23" w:rsidR="00423B80" w:rsidRDefault="00423B80"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5">
    <w:p w14:paraId="73031B5F" w14:textId="4F21879A" w:rsidR="00423B80" w:rsidRDefault="00423B80" w:rsidP="00962B09">
      <w:pPr>
        <w:pStyle w:val="footnote"/>
      </w:pPr>
      <w:r>
        <w:rPr>
          <w:rStyle w:val="FootnoteReference"/>
        </w:rPr>
        <w:footnoteRef/>
      </w:r>
      <w:r>
        <w:t xml:space="preserve"> [JS] Fr. Lazarus renders this, “dynasty”</w:t>
      </w:r>
    </w:p>
  </w:footnote>
  <w:footnote w:id="496">
    <w:p w14:paraId="11323AA1" w14:textId="77777777" w:rsidR="00423B80" w:rsidRDefault="00423B80"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7">
    <w:p w14:paraId="1FBA801A" w14:textId="38FE3F54" w:rsidR="00423B80" w:rsidRDefault="00423B80" w:rsidP="00B5373A">
      <w:pPr>
        <w:pStyle w:val="footnote"/>
      </w:pPr>
      <w:r>
        <w:rPr>
          <w:rStyle w:val="FootnoteReference"/>
        </w:rPr>
        <w:footnoteRef/>
      </w:r>
      <w:r>
        <w:t xml:space="preserve"> [JS] or “in my holy place”</w:t>
      </w:r>
    </w:p>
  </w:footnote>
  <w:footnote w:id="498">
    <w:p w14:paraId="4C1D0FC5" w14:textId="77777777" w:rsidR="00423B80" w:rsidRDefault="00423B80" w:rsidP="00C544D6">
      <w:pPr>
        <w:pStyle w:val="footnote"/>
      </w:pPr>
      <w:r>
        <w:rPr>
          <w:rStyle w:val="FootnoteReference"/>
        </w:rPr>
        <w:footnoteRef/>
      </w:r>
      <w:r>
        <w:t xml:space="preserve"> Rev. 1:5; 3:14.</w:t>
      </w:r>
    </w:p>
  </w:footnote>
  <w:footnote w:id="499">
    <w:p w14:paraId="0B7D22CC" w14:textId="391FD3DE" w:rsidR="00423B80" w:rsidRDefault="00423B80" w:rsidP="00B5373A">
      <w:pPr>
        <w:pStyle w:val="footnote"/>
      </w:pPr>
      <w:r>
        <w:rPr>
          <w:rStyle w:val="FootnoteReference"/>
        </w:rPr>
        <w:footnoteRef/>
      </w:r>
      <w:r>
        <w:t xml:space="preserve"> [JS] “anointed”</w:t>
      </w:r>
    </w:p>
  </w:footnote>
  <w:footnote w:id="500">
    <w:p w14:paraId="2C6B21AE" w14:textId="0FBCD630" w:rsidR="00423B80" w:rsidRDefault="00423B80"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1">
    <w:p w14:paraId="5FCDABAE" w14:textId="06014163" w:rsidR="00423B80" w:rsidRDefault="00423B80" w:rsidP="00B5373A">
      <w:pPr>
        <w:pStyle w:val="footnote"/>
      </w:pPr>
      <w:r>
        <w:rPr>
          <w:rStyle w:val="FootnoteReference"/>
        </w:rPr>
        <w:footnoteRef/>
      </w:r>
      <w:r>
        <w:t xml:space="preserve"> [JS] “So be it! So be it!” or “May it be! May it be!”</w:t>
      </w:r>
    </w:p>
  </w:footnote>
  <w:footnote w:id="502">
    <w:p w14:paraId="33FEA89E" w14:textId="6A510F2C" w:rsidR="00423B80" w:rsidRDefault="00423B80" w:rsidP="006236CC">
      <w:pPr>
        <w:pStyle w:val="footnote"/>
      </w:pPr>
      <w:r>
        <w:rPr>
          <w:rStyle w:val="FootnoteReference"/>
        </w:rPr>
        <w:footnoteRef/>
      </w:r>
      <w:r>
        <w:t xml:space="preserve"> [JS] or “expired”</w:t>
      </w:r>
    </w:p>
  </w:footnote>
  <w:footnote w:id="503">
    <w:p w14:paraId="11F2D9AD" w14:textId="77777777" w:rsidR="00423B80" w:rsidRDefault="00423B80"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4">
    <w:p w14:paraId="7DBCCA76" w14:textId="0938027F" w:rsidR="00423B80" w:rsidRDefault="00423B80" w:rsidP="00DB082B">
      <w:pPr>
        <w:pStyle w:val="footnote"/>
      </w:pPr>
      <w:r>
        <w:rPr>
          <w:rStyle w:val="FootnoteReference"/>
        </w:rPr>
        <w:footnoteRef/>
      </w:r>
      <w:r>
        <w:t xml:space="preserve"> [JS] or “chastened”</w:t>
      </w:r>
    </w:p>
  </w:footnote>
  <w:footnote w:id="505">
    <w:p w14:paraId="2C9584E9" w14:textId="0BF57A67" w:rsidR="00423B80" w:rsidRDefault="00423B80"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6">
    <w:p w14:paraId="7F18A7EC" w14:textId="77777777" w:rsidR="00423B80" w:rsidRDefault="00423B80" w:rsidP="00C544D6">
      <w:pPr>
        <w:pStyle w:val="footnote"/>
      </w:pPr>
      <w:r>
        <w:rPr>
          <w:rStyle w:val="FootnoteReference"/>
        </w:rPr>
        <w:footnoteRef/>
      </w:r>
      <w:r>
        <w:t xml:space="preserve"> That is, in the Kingdom (1 Cor. 4:20).</w:t>
      </w:r>
    </w:p>
  </w:footnote>
  <w:footnote w:id="507">
    <w:p w14:paraId="6FEEFB4C" w14:textId="77777777" w:rsidR="00423B80" w:rsidRDefault="00423B80" w:rsidP="00C544D6">
      <w:pPr>
        <w:pStyle w:val="footnote"/>
      </w:pPr>
      <w:r>
        <w:rPr>
          <w:rStyle w:val="FootnoteReference"/>
        </w:rPr>
        <w:footnoteRef/>
      </w:r>
      <w:r>
        <w:t xml:space="preserve"> Verses 11 and 12 were quoted by Satan to tempt Christ (Matt. 4:6; Lk. 4:10).</w:t>
      </w:r>
    </w:p>
  </w:footnote>
  <w:footnote w:id="508">
    <w:p w14:paraId="48783A18" w14:textId="295C4491" w:rsidR="00423B80" w:rsidRDefault="00423B80" w:rsidP="00D72FDC">
      <w:pPr>
        <w:pStyle w:val="footnote"/>
      </w:pPr>
      <w:r>
        <w:rPr>
          <w:rStyle w:val="FootnoteReference"/>
        </w:rPr>
        <w:footnoteRef/>
      </w:r>
      <w:r>
        <w:t xml:space="preserve"> [JS] Coptic may mean “bruise” rather than “trample”</w:t>
      </w:r>
    </w:p>
  </w:footnote>
  <w:footnote w:id="509">
    <w:p w14:paraId="3E2B8879" w14:textId="77777777" w:rsidR="00423B80" w:rsidRDefault="00423B80" w:rsidP="00C544D6">
      <w:pPr>
        <w:pStyle w:val="footnote"/>
      </w:pPr>
      <w:r>
        <w:rPr>
          <w:rStyle w:val="FootnoteReference"/>
        </w:rPr>
        <w:footnoteRef/>
      </w:r>
      <w:r>
        <w:t xml:space="preserve"> dragon: </w:t>
      </w:r>
      <w:r w:rsidRPr="0090411D">
        <w:rPr>
          <w:i/>
        </w:rPr>
        <w:t>or</w:t>
      </w:r>
      <w:r>
        <w:t xml:space="preserve"> serpent.</w:t>
      </w:r>
    </w:p>
  </w:footnote>
  <w:footnote w:id="510">
    <w:p w14:paraId="26EABD4D" w14:textId="6258FE51" w:rsidR="00423B80" w:rsidRDefault="00423B80" w:rsidP="003E7D85">
      <w:pPr>
        <w:pStyle w:val="footnote"/>
      </w:pPr>
      <w:r>
        <w:rPr>
          <w:rStyle w:val="FootnoteReference"/>
        </w:rPr>
        <w:footnoteRef/>
      </w:r>
      <w:r>
        <w:t xml:space="preserve"> [JS] or “to give thanks to the Lord,” or “to thankfully confess the Lord with praise”</w:t>
      </w:r>
    </w:p>
  </w:footnote>
  <w:footnote w:id="511">
    <w:p w14:paraId="0718D3EE" w14:textId="7B8EE1BA" w:rsidR="00423B80" w:rsidRDefault="00423B80" w:rsidP="00B74D74">
      <w:pPr>
        <w:pStyle w:val="footnote"/>
      </w:pPr>
      <w:r>
        <w:rPr>
          <w:rStyle w:val="FootnoteReference"/>
        </w:rPr>
        <w:footnoteRef/>
      </w:r>
      <w:r>
        <w:t xml:space="preserve"> [JS] Or “ode”</w:t>
      </w:r>
    </w:p>
  </w:footnote>
  <w:footnote w:id="512">
    <w:p w14:paraId="4C277098" w14:textId="02C8A24D" w:rsidR="00423B80" w:rsidRDefault="00423B80" w:rsidP="00B74D74">
      <w:pPr>
        <w:pStyle w:val="footnote"/>
      </w:pPr>
      <w:r>
        <w:rPr>
          <w:rStyle w:val="FootnoteReference"/>
        </w:rPr>
        <w:footnoteRef/>
      </w:r>
      <w:r>
        <w:t xml:space="preserve"> [JS] or “forever and ever.”</w:t>
      </w:r>
    </w:p>
  </w:footnote>
  <w:footnote w:id="513">
    <w:p w14:paraId="3BE1818B" w14:textId="556FC717" w:rsidR="00423B80" w:rsidRDefault="00423B80" w:rsidP="00B74D74">
      <w:pPr>
        <w:pStyle w:val="footnote"/>
      </w:pPr>
      <w:r>
        <w:rPr>
          <w:rStyle w:val="FootnoteReference"/>
        </w:rPr>
        <w:footnoteRef/>
      </w:r>
      <w:r>
        <w:t xml:space="preserve"> [JS] literally, “And my horn will be exalted like a unicorn’s”</w:t>
      </w:r>
    </w:p>
  </w:footnote>
  <w:footnote w:id="514">
    <w:p w14:paraId="0EA8E9DE" w14:textId="575E16F4" w:rsidR="00423B80" w:rsidRDefault="00423B80"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5">
    <w:p w14:paraId="271F5928" w14:textId="77777777" w:rsidR="00423B80" w:rsidRDefault="00423B80" w:rsidP="00C544D6">
      <w:pPr>
        <w:pStyle w:val="footnote"/>
      </w:pPr>
      <w:r>
        <w:rPr>
          <w:rStyle w:val="FootnoteReference"/>
        </w:rPr>
        <w:footnoteRef/>
      </w:r>
      <w:r>
        <w:t xml:space="preserve"> House—Home, Family, Church, Kingdom: where God’s will is done (1 Tim. 3:15; Heb. 3:2-6; Lk. 2:49; Mt. 6:10).</w:t>
      </w:r>
    </w:p>
  </w:footnote>
  <w:footnote w:id="516">
    <w:p w14:paraId="646109EB" w14:textId="4D40DAE6" w:rsidR="00423B80" w:rsidRDefault="00423B80" w:rsidP="00325B16">
      <w:pPr>
        <w:pStyle w:val="footnote"/>
      </w:pPr>
      <w:r>
        <w:rPr>
          <w:rStyle w:val="FootnoteReference"/>
        </w:rPr>
        <w:footnoteRef/>
      </w:r>
      <w:r>
        <w:t xml:space="preserve"> [JS] literally “still increase”</w:t>
      </w:r>
    </w:p>
  </w:footnote>
  <w:footnote w:id="517">
    <w:p w14:paraId="5C5C66FF" w14:textId="1F74D241" w:rsidR="00423B80" w:rsidRDefault="00423B80" w:rsidP="00325B16">
      <w:pPr>
        <w:pStyle w:val="footnote"/>
      </w:pPr>
      <w:r>
        <w:rPr>
          <w:rStyle w:val="FootnoteReference"/>
        </w:rPr>
        <w:footnoteRef/>
      </w:r>
      <w:r>
        <w:t xml:space="preserve"> [JS] literally, “rich” or “prosperous”</w:t>
      </w:r>
    </w:p>
  </w:footnote>
  <w:footnote w:id="518">
    <w:p w14:paraId="78AC2D24" w14:textId="77777777" w:rsidR="00423B80" w:rsidRDefault="00423B80" w:rsidP="00C544D6">
      <w:pPr>
        <w:pStyle w:val="footnote"/>
      </w:pPr>
      <w:r>
        <w:rPr>
          <w:rStyle w:val="FootnoteReference"/>
        </w:rPr>
        <w:footnoteRef/>
      </w:r>
      <w:r>
        <w:t xml:space="preserve"> John 7:38.</w:t>
      </w:r>
    </w:p>
  </w:footnote>
  <w:footnote w:id="519">
    <w:p w14:paraId="65FE19C9" w14:textId="6CEBCB66" w:rsidR="00423B80" w:rsidRDefault="00423B80" w:rsidP="00BC5328">
      <w:pPr>
        <w:pStyle w:val="footnote"/>
      </w:pPr>
      <w:r>
        <w:rPr>
          <w:rStyle w:val="FootnoteReference"/>
        </w:rPr>
        <w:footnoteRef/>
      </w:r>
      <w:r>
        <w:t xml:space="preserve"> Coptic has “it” here, and “beauty” in place of majesty.</w:t>
      </w:r>
    </w:p>
  </w:footnote>
  <w:footnote w:id="520">
    <w:p w14:paraId="5CC1789B" w14:textId="24DCEA5C" w:rsidR="00423B80" w:rsidRDefault="00423B80"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1">
    <w:p w14:paraId="6ED6A617" w14:textId="771AAD68" w:rsidR="00423B80" w:rsidRDefault="00423B80" w:rsidP="00350BD4">
      <w:pPr>
        <w:pStyle w:val="footnote"/>
      </w:pPr>
      <w:r>
        <w:rPr>
          <w:rStyle w:val="FootnoteReference"/>
        </w:rPr>
        <w:footnoteRef/>
      </w:r>
      <w:r>
        <w:t xml:space="preserve"> [JS] or “forever”</w:t>
      </w:r>
    </w:p>
  </w:footnote>
  <w:footnote w:id="522">
    <w:p w14:paraId="004CC793" w14:textId="74A20F1B" w:rsidR="00423B80" w:rsidRDefault="00423B80"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3">
    <w:p w14:paraId="7B4C2DB0" w14:textId="39648656" w:rsidR="00423B80" w:rsidRDefault="00423B80" w:rsidP="0002098A">
      <w:pPr>
        <w:pStyle w:val="footnote"/>
      </w:pPr>
      <w:r>
        <w:rPr>
          <w:rStyle w:val="FootnoteReference"/>
        </w:rPr>
        <w:footnoteRef/>
      </w:r>
      <w:r>
        <w:t xml:space="preserve"> [JS] resident alien</w:t>
      </w:r>
    </w:p>
  </w:footnote>
  <w:footnote w:id="524">
    <w:p w14:paraId="1C9111DE" w14:textId="17A2009E" w:rsidR="00423B80" w:rsidRDefault="00423B80" w:rsidP="00C544D6">
      <w:pPr>
        <w:pStyle w:val="footnote"/>
      </w:pPr>
      <w:r>
        <w:rPr>
          <w:rStyle w:val="FootnoteReference"/>
        </w:rPr>
        <w:footnoteRef/>
      </w:r>
      <w:r>
        <w:t xml:space="preserve"> Cf. 1 Cor. 3:20, ‘The Lord knows the thoughts of the wise…’</w:t>
      </w:r>
    </w:p>
  </w:footnote>
  <w:footnote w:id="525">
    <w:p w14:paraId="63074263" w14:textId="3DCC4808" w:rsidR="00423B80" w:rsidRDefault="00423B80" w:rsidP="003E7D85">
      <w:pPr>
        <w:pStyle w:val="footnote"/>
      </w:pPr>
      <w:r>
        <w:rPr>
          <w:rStyle w:val="FootnoteReference"/>
        </w:rPr>
        <w:footnoteRef/>
      </w:r>
      <w:r>
        <w:t xml:space="preserve"> [JS] or “lawless,” or “the throne of iniquity”</w:t>
      </w:r>
    </w:p>
  </w:footnote>
  <w:footnote w:id="526">
    <w:p w14:paraId="31260F30" w14:textId="198F9DB4" w:rsidR="00423B80" w:rsidRDefault="00423B80" w:rsidP="000470D3">
      <w:pPr>
        <w:pStyle w:val="footnote"/>
      </w:pPr>
      <w:r>
        <w:rPr>
          <w:rStyle w:val="FootnoteReference"/>
        </w:rPr>
        <w:footnoteRef/>
      </w:r>
      <w:r>
        <w:t xml:space="preserve"> [JS] i.e. presence</w:t>
      </w:r>
    </w:p>
  </w:footnote>
  <w:footnote w:id="527">
    <w:p w14:paraId="3F261962" w14:textId="2EC29D9D" w:rsidR="00423B80" w:rsidRDefault="00423B80" w:rsidP="000470D3">
      <w:pPr>
        <w:pStyle w:val="footnote"/>
      </w:pPr>
      <w:r>
        <w:rPr>
          <w:rStyle w:val="FootnoteReference"/>
        </w:rPr>
        <w:footnoteRef/>
      </w:r>
      <w:r>
        <w:t xml:space="preserve"> [JS] or thanksgiving, as in “awknowledgment”. Perhaps, “let us enter His presence and thankfully confess Him,” or “praise”</w:t>
      </w:r>
    </w:p>
  </w:footnote>
  <w:footnote w:id="528">
    <w:p w14:paraId="27D55A36" w14:textId="056A9076" w:rsidR="00423B80" w:rsidRDefault="00423B80" w:rsidP="000470D3">
      <w:pPr>
        <w:pStyle w:val="footnote"/>
      </w:pPr>
      <w:r>
        <w:rPr>
          <w:rStyle w:val="FootnoteReference"/>
        </w:rPr>
        <w:footnoteRef/>
      </w:r>
      <w:r>
        <w:t xml:space="preserve"> [JS] or melody</w:t>
      </w:r>
    </w:p>
  </w:footnote>
  <w:footnote w:id="529">
    <w:p w14:paraId="6606F51D" w14:textId="294AC06E" w:rsidR="00423B80" w:rsidRDefault="00423B80" w:rsidP="002A2713">
      <w:pPr>
        <w:pStyle w:val="footnote"/>
      </w:pPr>
      <w:r>
        <w:rPr>
          <w:rStyle w:val="FootnoteReference"/>
        </w:rPr>
        <w:footnoteRef/>
      </w:r>
      <w:r>
        <w:t xml:space="preserve"> [JS] “do obeisance”</w:t>
      </w:r>
    </w:p>
  </w:footnote>
  <w:footnote w:id="530">
    <w:p w14:paraId="23B88AAA" w14:textId="4D5A6129" w:rsidR="00423B80" w:rsidRDefault="00423B80" w:rsidP="002A2713">
      <w:pPr>
        <w:pStyle w:val="footnote"/>
      </w:pPr>
      <w:r>
        <w:rPr>
          <w:rStyle w:val="FootnoteReference"/>
        </w:rPr>
        <w:footnoteRef/>
      </w:r>
      <w:r>
        <w:t xml:space="preserve"> [JS] “prostrate”</w:t>
      </w:r>
    </w:p>
  </w:footnote>
  <w:footnote w:id="531">
    <w:p w14:paraId="0242B10E" w14:textId="597B77DF" w:rsidR="00423B80" w:rsidRDefault="00423B80" w:rsidP="002A2713">
      <w:pPr>
        <w:pStyle w:val="footnote"/>
      </w:pPr>
      <w:r>
        <w:rPr>
          <w:rStyle w:val="FootnoteReference"/>
        </w:rPr>
        <w:footnoteRef/>
      </w:r>
      <w:r>
        <w:t xml:space="preserve"> [JS] OSB has, “Rebellion,” NETS has “embittering”</w:t>
      </w:r>
    </w:p>
  </w:footnote>
  <w:footnote w:id="532">
    <w:p w14:paraId="046745B9" w14:textId="77777777" w:rsidR="00423B80" w:rsidRDefault="00423B80" w:rsidP="00C544D6">
      <w:pPr>
        <w:pStyle w:val="footnote"/>
      </w:pPr>
      <w:r>
        <w:rPr>
          <w:rStyle w:val="FootnoteReference"/>
        </w:rPr>
        <w:footnoteRef/>
      </w:r>
      <w:r>
        <w:t xml:space="preserve"> Ex. 17:1-7.</w:t>
      </w:r>
    </w:p>
  </w:footnote>
  <w:footnote w:id="533">
    <w:p w14:paraId="64AAAD4A" w14:textId="25E6F9F0" w:rsidR="00423B80" w:rsidRDefault="00423B80" w:rsidP="002A2713">
      <w:pPr>
        <w:pStyle w:val="footnote"/>
      </w:pPr>
      <w:r>
        <w:rPr>
          <w:rStyle w:val="FootnoteReference"/>
        </w:rPr>
        <w:footnoteRef/>
      </w:r>
      <w:r>
        <w:t xml:space="preserve"> [JS] or “tempted”</w:t>
      </w:r>
    </w:p>
  </w:footnote>
  <w:footnote w:id="534">
    <w:p w14:paraId="08EA846E" w14:textId="77777777" w:rsidR="00423B80" w:rsidRDefault="00423B80" w:rsidP="00C544D6">
      <w:pPr>
        <w:pStyle w:val="footnote"/>
      </w:pPr>
      <w:r>
        <w:rPr>
          <w:rStyle w:val="FootnoteReference"/>
        </w:rPr>
        <w:footnoteRef/>
      </w:r>
      <w:r>
        <w:t xml:space="preserve"> Num. 14:32-34.</w:t>
      </w:r>
    </w:p>
  </w:footnote>
  <w:footnote w:id="535">
    <w:p w14:paraId="27E7289C" w14:textId="49B8D2B5" w:rsidR="00423B80" w:rsidRDefault="00423B80" w:rsidP="00C544D6">
      <w:pPr>
        <w:pStyle w:val="footnote"/>
      </w:pPr>
      <w:r>
        <w:rPr>
          <w:rStyle w:val="FootnoteReference"/>
        </w:rPr>
        <w:footnoteRef/>
      </w:r>
      <w:r>
        <w:t xml:space="preserve"> Cf. Heb.3:7-11; 4:10.</w:t>
      </w:r>
    </w:p>
  </w:footnote>
  <w:footnote w:id="536">
    <w:p w14:paraId="6A0DA86F" w14:textId="27B2622D" w:rsidR="00423B80" w:rsidRDefault="00423B80" w:rsidP="00C544D6">
      <w:pPr>
        <w:pStyle w:val="footnote"/>
      </w:pPr>
      <w:r>
        <w:rPr>
          <w:rStyle w:val="FootnoteReference"/>
        </w:rPr>
        <w:footnoteRef/>
      </w:r>
      <w:r>
        <w:t xml:space="preserve"> Cf. Deut. 32:17; 1 Cor. 10:20; Psalm 105:36-38; 1 Chron. 16:26.</w:t>
      </w:r>
    </w:p>
  </w:footnote>
  <w:footnote w:id="537">
    <w:p w14:paraId="20A46088" w14:textId="101D0C08" w:rsidR="00423B80" w:rsidRDefault="00423B80" w:rsidP="00363583">
      <w:pPr>
        <w:pStyle w:val="footnote"/>
      </w:pPr>
      <w:r>
        <w:rPr>
          <w:rStyle w:val="FootnoteReference"/>
        </w:rPr>
        <w:footnoteRef/>
      </w:r>
      <w:r>
        <w:t xml:space="preserve"> [JS] or “thanksgiving”, or “praise”. Really, “thankful confession with praise”.</w:t>
      </w:r>
    </w:p>
  </w:footnote>
  <w:footnote w:id="538">
    <w:p w14:paraId="4CE9E737" w14:textId="37ADED0C" w:rsidR="00423B80" w:rsidRDefault="00423B80" w:rsidP="00363583">
      <w:pPr>
        <w:pStyle w:val="footnote"/>
      </w:pPr>
      <w:r>
        <w:rPr>
          <w:rStyle w:val="FootnoteReference"/>
        </w:rPr>
        <w:footnoteRef/>
      </w:r>
      <w:r>
        <w:t xml:space="preserve"> [JS] literally, “holy place”</w:t>
      </w:r>
    </w:p>
  </w:footnote>
  <w:footnote w:id="539">
    <w:p w14:paraId="0D26CC38" w14:textId="563291CA" w:rsidR="00423B80" w:rsidRDefault="00423B80" w:rsidP="00363583">
      <w:pPr>
        <w:pStyle w:val="footnote"/>
      </w:pPr>
      <w:r>
        <w:rPr>
          <w:rStyle w:val="FootnoteReference"/>
        </w:rPr>
        <w:footnoteRef/>
      </w:r>
      <w:r>
        <w:t xml:space="preserve"> [JS] or, “sacrifices”</w:t>
      </w:r>
    </w:p>
  </w:footnote>
  <w:footnote w:id="540">
    <w:p w14:paraId="3B6D0020" w14:textId="12CB55F6" w:rsidR="00423B80" w:rsidRDefault="00423B80" w:rsidP="00363583">
      <w:pPr>
        <w:pStyle w:val="footnote"/>
      </w:pPr>
      <w:r>
        <w:rPr>
          <w:rStyle w:val="FootnoteReference"/>
        </w:rPr>
        <w:footnoteRef/>
      </w:r>
      <w:r>
        <w:t xml:space="preserve"> [JS] “do obeisance”</w:t>
      </w:r>
    </w:p>
  </w:footnote>
  <w:footnote w:id="541">
    <w:p w14:paraId="0223F21B" w14:textId="2545193C" w:rsidR="00423B80" w:rsidRDefault="00423B80"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2">
    <w:p w14:paraId="717DF0F4" w14:textId="601B218D" w:rsidR="00423B80" w:rsidRDefault="00423B80" w:rsidP="00445570">
      <w:pPr>
        <w:pStyle w:val="footnote"/>
      </w:pPr>
      <w:r>
        <w:rPr>
          <w:rStyle w:val="FootnoteReference"/>
        </w:rPr>
        <w:footnoteRef/>
      </w:r>
      <w:r>
        <w:t xml:space="preserve"> [JS] literally, “set right the world”.</w:t>
      </w:r>
    </w:p>
  </w:footnote>
  <w:footnote w:id="543">
    <w:p w14:paraId="29039A45" w14:textId="77777777" w:rsidR="00423B80" w:rsidRDefault="00423B80" w:rsidP="00C544D6">
      <w:pPr>
        <w:pStyle w:val="footnote"/>
      </w:pPr>
      <w:r>
        <w:rPr>
          <w:rStyle w:val="FootnoteReference"/>
        </w:rPr>
        <w:footnoteRef/>
      </w:r>
      <w:r>
        <w:t xml:space="preserve"> i.e. Let the sea dance and roar in thunderous applause as the King of Glory appears. (This line is identical with 97:7a).</w:t>
      </w:r>
    </w:p>
  </w:footnote>
  <w:footnote w:id="544">
    <w:p w14:paraId="0578D96E" w14:textId="3735D823" w:rsidR="00423B80" w:rsidRDefault="00423B80" w:rsidP="00445570">
      <w:pPr>
        <w:pStyle w:val="footnote"/>
      </w:pPr>
      <w:r>
        <w:rPr>
          <w:rStyle w:val="FootnoteReference"/>
        </w:rPr>
        <w:footnoteRef/>
      </w:r>
      <w:r>
        <w:t xml:space="preserve"> [JS] or “exult.”</w:t>
      </w:r>
    </w:p>
  </w:footnote>
  <w:footnote w:id="545">
    <w:p w14:paraId="027E6C5C" w14:textId="07849C22" w:rsidR="00423B80" w:rsidRDefault="00423B80" w:rsidP="00445570">
      <w:pPr>
        <w:pStyle w:val="footnote"/>
      </w:pPr>
      <w:r>
        <w:rPr>
          <w:rStyle w:val="FootnoteReference"/>
        </w:rPr>
        <w:footnoteRef/>
      </w:r>
      <w:r>
        <w:t xml:space="preserve"> [JS] i.e. “the the presence of the Lord”</w:t>
      </w:r>
    </w:p>
  </w:footnote>
  <w:footnote w:id="546">
    <w:p w14:paraId="502B0E29" w14:textId="363AF83B" w:rsidR="00423B80" w:rsidRDefault="00423B80" w:rsidP="00AF055B">
      <w:pPr>
        <w:pStyle w:val="footnote"/>
      </w:pPr>
      <w:r>
        <w:rPr>
          <w:rStyle w:val="FootnoteReference"/>
        </w:rPr>
        <w:footnoteRef/>
      </w:r>
      <w:r>
        <w:t xml:space="preserve"> [JS] or “keep His throne straight.”</w:t>
      </w:r>
    </w:p>
  </w:footnote>
  <w:footnote w:id="547">
    <w:p w14:paraId="0A420AC8" w14:textId="0E9B7FA2" w:rsidR="00423B80" w:rsidRDefault="00423B80" w:rsidP="00C544D6">
      <w:pPr>
        <w:pStyle w:val="footnote"/>
      </w:pPr>
      <w:r>
        <w:rPr>
          <w:rStyle w:val="FootnoteReference"/>
        </w:rPr>
        <w:footnoteRef/>
      </w:r>
      <w:r>
        <w:t xml:space="preserve"> Cf. Pss. 32:5b; 84:10b. Rom. 1:19-21; 2 Cor. 4:6; Jn. 1:14; 6:40; 17:22-24.</w:t>
      </w:r>
    </w:p>
  </w:footnote>
  <w:footnote w:id="548">
    <w:p w14:paraId="7B92C494" w14:textId="3893728C" w:rsidR="00423B80" w:rsidRDefault="00423B80" w:rsidP="00AF055B">
      <w:pPr>
        <w:pStyle w:val="footnote"/>
      </w:pPr>
      <w:r>
        <w:rPr>
          <w:rStyle w:val="FootnoteReference"/>
        </w:rPr>
        <w:footnoteRef/>
      </w:r>
      <w:r>
        <w:t xml:space="preserve"> [JS] “do obeisance to”</w:t>
      </w:r>
    </w:p>
  </w:footnote>
  <w:footnote w:id="549">
    <w:p w14:paraId="3C69AEE3" w14:textId="2FCFF9DA" w:rsidR="00423B80" w:rsidRDefault="00423B80" w:rsidP="00AF055B">
      <w:pPr>
        <w:pStyle w:val="footnote"/>
      </w:pPr>
      <w:r>
        <w:rPr>
          <w:rStyle w:val="FootnoteReference"/>
        </w:rPr>
        <w:footnoteRef/>
      </w:r>
      <w:r>
        <w:t xml:space="preserve"> [JS] “do obeisance to”</w:t>
      </w:r>
    </w:p>
  </w:footnote>
  <w:footnote w:id="550">
    <w:p w14:paraId="7E0327B2" w14:textId="516E0233" w:rsidR="00423B80" w:rsidRDefault="00423B80" w:rsidP="00AF055B">
      <w:pPr>
        <w:pStyle w:val="footnote"/>
      </w:pPr>
      <w:r>
        <w:rPr>
          <w:rStyle w:val="FootnoteReference"/>
        </w:rPr>
        <w:footnoteRef/>
      </w:r>
      <w:r>
        <w:t xml:space="preserve"> [JS] Fr. Lazarus has “lives”</w:t>
      </w:r>
    </w:p>
  </w:footnote>
  <w:footnote w:id="551">
    <w:p w14:paraId="202D3E03" w14:textId="48C7AC7B" w:rsidR="00423B80" w:rsidRDefault="00423B80"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52">
    <w:p w14:paraId="22A45999" w14:textId="660B33F2" w:rsidR="00423B80" w:rsidRDefault="00423B80"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3">
    <w:p w14:paraId="160E0C3D" w14:textId="77777777" w:rsidR="00423B80" w:rsidRDefault="00423B80" w:rsidP="00C544D6">
      <w:pPr>
        <w:pStyle w:val="footnote"/>
      </w:pPr>
      <w:r>
        <w:rPr>
          <w:rStyle w:val="FootnoteReference"/>
        </w:rPr>
        <w:footnoteRef/>
      </w:r>
      <w:r>
        <w:t xml:space="preserve"> Rev. 4:6, Ezek. 1:5-10.</w:t>
      </w:r>
    </w:p>
  </w:footnote>
  <w:footnote w:id="554">
    <w:p w14:paraId="2C987C7D" w14:textId="7DA14E0E" w:rsidR="00423B80" w:rsidRDefault="00423B80" w:rsidP="006263C2">
      <w:pPr>
        <w:pStyle w:val="footnote"/>
      </w:pPr>
      <w:r>
        <w:rPr>
          <w:rStyle w:val="FootnoteReference"/>
        </w:rPr>
        <w:footnoteRef/>
      </w:r>
      <w:r>
        <w:t xml:space="preserve"> [JS] The word conveys both confessing Him and thanking or praising Him.</w:t>
      </w:r>
    </w:p>
  </w:footnote>
  <w:footnote w:id="555">
    <w:p w14:paraId="5846482D" w14:textId="3A662ECC" w:rsidR="00423B80" w:rsidRDefault="00423B80" w:rsidP="006263C2">
      <w:pPr>
        <w:pStyle w:val="footnote"/>
      </w:pPr>
      <w:r>
        <w:rPr>
          <w:rStyle w:val="FootnoteReference"/>
        </w:rPr>
        <w:footnoteRef/>
      </w:r>
      <w:r>
        <w:t xml:space="preserve"> [JS] Fr. Lazarus has “laws”</w:t>
      </w:r>
    </w:p>
  </w:footnote>
  <w:footnote w:id="556">
    <w:p w14:paraId="2FC019B3" w14:textId="70AAB5D0" w:rsidR="00423B80" w:rsidRDefault="00423B80" w:rsidP="006263C2">
      <w:pPr>
        <w:pStyle w:val="footnote"/>
      </w:pPr>
      <w:r>
        <w:rPr>
          <w:rStyle w:val="FootnoteReference"/>
        </w:rPr>
        <w:footnoteRef/>
      </w:r>
      <w:r>
        <w:t xml:space="preserve"> [JS] “do obeisance”, commonly rendered “worship”</w:t>
      </w:r>
    </w:p>
  </w:footnote>
  <w:footnote w:id="557">
    <w:p w14:paraId="7386C0B1" w14:textId="0080D811" w:rsidR="00423B80" w:rsidRDefault="00423B80" w:rsidP="004A1997">
      <w:pPr>
        <w:pStyle w:val="footnote"/>
      </w:pPr>
      <w:r>
        <w:rPr>
          <w:rStyle w:val="FootnoteReference"/>
        </w:rPr>
        <w:footnoteRef/>
      </w:r>
      <w:r>
        <w:t xml:space="preserve"> [JS] Fr. Lazarus has “correcting”</w:t>
      </w:r>
    </w:p>
  </w:footnote>
  <w:footnote w:id="558">
    <w:p w14:paraId="273EA178" w14:textId="4DFF2FD9" w:rsidR="00423B80" w:rsidRDefault="00423B80" w:rsidP="004A1997">
      <w:pPr>
        <w:pStyle w:val="footnote"/>
      </w:pPr>
      <w:r>
        <w:rPr>
          <w:rStyle w:val="FootnoteReference"/>
        </w:rPr>
        <w:footnoteRef/>
      </w:r>
      <w:r>
        <w:t xml:space="preserve"> [JS] “do obeisance” or “fall down”</w:t>
      </w:r>
    </w:p>
  </w:footnote>
  <w:footnote w:id="559">
    <w:p w14:paraId="6E38F9F7" w14:textId="307328EF" w:rsidR="00423B80" w:rsidRDefault="00423B80" w:rsidP="0016307C">
      <w:pPr>
        <w:pStyle w:val="footnote"/>
      </w:pPr>
      <w:r>
        <w:rPr>
          <w:rStyle w:val="FootnoteReference"/>
        </w:rPr>
        <w:footnoteRef/>
      </w:r>
      <w:r>
        <w:t xml:space="preserve"> [JS] as in “acknowledging”, or “thankfully confessing Him with praise”, not “confessing sins”</w:t>
      </w:r>
    </w:p>
  </w:footnote>
  <w:footnote w:id="560">
    <w:p w14:paraId="346D7C50" w14:textId="6DED6982" w:rsidR="00423B80" w:rsidRDefault="00423B80" w:rsidP="0016307C">
      <w:pPr>
        <w:pStyle w:val="footnote"/>
      </w:pPr>
      <w:r>
        <w:rPr>
          <w:rStyle w:val="FootnoteReference"/>
        </w:rPr>
        <w:footnoteRef/>
      </w:r>
      <w:r>
        <w:t xml:space="preserve"> [JS] or, “and not we Him”</w:t>
      </w:r>
    </w:p>
  </w:footnote>
  <w:footnote w:id="561">
    <w:p w14:paraId="14022FB6" w14:textId="4CE3B2A5" w:rsidR="00423B80" w:rsidRDefault="00423B80" w:rsidP="0016307C">
      <w:pPr>
        <w:pStyle w:val="footnote"/>
      </w:pPr>
      <w:r>
        <w:rPr>
          <w:rStyle w:val="FootnoteReference"/>
        </w:rPr>
        <w:footnoteRef/>
      </w:r>
      <w:r>
        <w:t xml:space="preserve"> [JS] not confession of sins, but confessing Him, with thanksgiving and praise.</w:t>
      </w:r>
    </w:p>
  </w:footnote>
  <w:footnote w:id="562">
    <w:p w14:paraId="74BE8AB4" w14:textId="15E7B0AD" w:rsidR="00423B80" w:rsidRDefault="00423B80" w:rsidP="00C050C7">
      <w:pPr>
        <w:pStyle w:val="footnote"/>
      </w:pPr>
      <w:r>
        <w:rPr>
          <w:rStyle w:val="FootnoteReference"/>
        </w:rPr>
        <w:footnoteRef/>
      </w:r>
      <w:r>
        <w:t xml:space="preserve"> [JS] or “do wrong,” or “the workers of iniquity”</w:t>
      </w:r>
    </w:p>
  </w:footnote>
  <w:footnote w:id="563">
    <w:p w14:paraId="4E28D6F6" w14:textId="75DDD646" w:rsidR="00423B80" w:rsidRDefault="00423B80" w:rsidP="00CD361B">
      <w:pPr>
        <w:pStyle w:val="footnote"/>
      </w:pPr>
      <w:r>
        <w:rPr>
          <w:rStyle w:val="FootnoteReference"/>
        </w:rPr>
        <w:footnoteRef/>
      </w:r>
      <w:r>
        <w:t xml:space="preserve"> [JS] or proud/haughty eyes.</w:t>
      </w:r>
    </w:p>
  </w:footnote>
  <w:footnote w:id="564">
    <w:p w14:paraId="33F848D7" w14:textId="77777777" w:rsidR="00423B80" w:rsidRDefault="00423B80" w:rsidP="00C544D6">
      <w:pPr>
        <w:pStyle w:val="footnote"/>
      </w:pPr>
      <w:r>
        <w:rPr>
          <w:rStyle w:val="FootnoteReference"/>
        </w:rPr>
        <w:footnoteRef/>
      </w:r>
      <w:r>
        <w:t xml:space="preserve"> Daily I pray for the lost. Sinners are slain by conversion into believers, saints, friends and lovers.</w:t>
      </w:r>
    </w:p>
  </w:footnote>
  <w:footnote w:id="565">
    <w:p w14:paraId="570F4149" w14:textId="77777777" w:rsidR="00423B80" w:rsidRDefault="00423B80" w:rsidP="00C544D6">
      <w:pPr>
        <w:pStyle w:val="footnote"/>
      </w:pPr>
      <w:r>
        <w:rPr>
          <w:rStyle w:val="FootnoteReference"/>
        </w:rPr>
        <w:footnoteRef/>
      </w:r>
      <w:r>
        <w:t xml:space="preserve"> Peter praised and confessed Christ, yet later he swore he did not know Him (Mt. 26:74; Mk. 14:71).</w:t>
      </w:r>
    </w:p>
  </w:footnote>
  <w:footnote w:id="566">
    <w:p w14:paraId="7F487DE9" w14:textId="1D877FA2" w:rsidR="00423B80" w:rsidRDefault="00423B80" w:rsidP="00C544D6">
      <w:pPr>
        <w:pStyle w:val="footnote"/>
      </w:pPr>
      <w:r>
        <w:rPr>
          <w:rStyle w:val="FootnoteReference"/>
        </w:rPr>
        <w:footnoteRef/>
      </w:r>
      <w:r>
        <w:t xml:space="preserve"> Cf. Ps. 38:7a.</w:t>
      </w:r>
    </w:p>
  </w:footnote>
  <w:footnote w:id="567">
    <w:p w14:paraId="1B133F2B" w14:textId="56FE4EC3" w:rsidR="00423B80" w:rsidRDefault="00423B80"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8">
    <w:p w14:paraId="4C6B2146" w14:textId="77777777" w:rsidR="00423B80" w:rsidRDefault="00423B80" w:rsidP="00C544D6">
      <w:pPr>
        <w:pStyle w:val="footnote"/>
      </w:pPr>
      <w:r>
        <w:rPr>
          <w:rStyle w:val="FootnoteReference"/>
        </w:rPr>
        <w:footnoteRef/>
      </w:r>
      <w:r>
        <w:t xml:space="preserve"> descendants: </w:t>
      </w:r>
      <w:r w:rsidRPr="00A80C80">
        <w:rPr>
          <w:i/>
        </w:rPr>
        <w:t>lit</w:t>
      </w:r>
      <w:r>
        <w:t>. seed. Verses 26-28 are quoted at Heb. 1:10-12; 13:8.</w:t>
      </w:r>
    </w:p>
  </w:footnote>
  <w:footnote w:id="569">
    <w:p w14:paraId="44E84D4D" w14:textId="77777777" w:rsidR="00423B80" w:rsidRDefault="00423B80" w:rsidP="00C544D6">
      <w:pPr>
        <w:pStyle w:val="footnote"/>
      </w:pPr>
      <w:r>
        <w:rPr>
          <w:rStyle w:val="FootnoteReference"/>
        </w:rPr>
        <w:footnoteRef/>
      </w:r>
      <w:r>
        <w:t xml:space="preserve"> ‘God is love’ (1 John 4:8,16).</w:t>
      </w:r>
    </w:p>
  </w:footnote>
  <w:footnote w:id="570">
    <w:p w14:paraId="169A7896" w14:textId="77777777" w:rsidR="00423B80" w:rsidRDefault="00423B80" w:rsidP="00C37403">
      <w:pPr>
        <w:pStyle w:val="footnote"/>
      </w:pPr>
      <w:r>
        <w:rPr>
          <w:rStyle w:val="FootnoteReference"/>
        </w:rPr>
        <w:footnoteRef/>
      </w:r>
      <w:r>
        <w:t xml:space="preserve"> [JS] NETS has “who is very conciliatory towards all your acts of lawlessness”</w:t>
      </w:r>
    </w:p>
  </w:footnote>
  <w:footnote w:id="571">
    <w:p w14:paraId="1EEA58C5" w14:textId="195647BB" w:rsidR="00423B80" w:rsidRDefault="00423B80" w:rsidP="00C544D6">
      <w:pPr>
        <w:pStyle w:val="footnote"/>
      </w:pPr>
      <w:r>
        <w:rPr>
          <w:rStyle w:val="FootnoteReference"/>
        </w:rPr>
        <w:footnoteRef/>
      </w:r>
      <w:r>
        <w:t xml:space="preserve"> Cf. Ps. 147:8.</w:t>
      </w:r>
    </w:p>
  </w:footnote>
  <w:footnote w:id="572">
    <w:p w14:paraId="10DD3F1E" w14:textId="3BA67187" w:rsidR="00423B80" w:rsidRDefault="00423B80" w:rsidP="00B513C1">
      <w:pPr>
        <w:pStyle w:val="footnote"/>
      </w:pPr>
      <w:r>
        <w:rPr>
          <w:rStyle w:val="FootnoteReference"/>
        </w:rPr>
        <w:footnoteRef/>
      </w:r>
      <w:r>
        <w:t xml:space="preserve"> [JS] or “long-suffering”</w:t>
      </w:r>
    </w:p>
  </w:footnote>
  <w:footnote w:id="573">
    <w:p w14:paraId="3C4F2E7D" w14:textId="704C8BBC" w:rsidR="00423B80" w:rsidRDefault="00423B80" w:rsidP="001566BD">
      <w:pPr>
        <w:pStyle w:val="footnote"/>
      </w:pPr>
      <w:r>
        <w:rPr>
          <w:rStyle w:val="FootnoteReference"/>
        </w:rPr>
        <w:footnoteRef/>
      </w:r>
      <w:r>
        <w:t xml:space="preserve"> [JS] or “transgressions”</w:t>
      </w:r>
    </w:p>
  </w:footnote>
  <w:footnote w:id="574">
    <w:p w14:paraId="1F5C3038" w14:textId="77777777" w:rsidR="00423B80" w:rsidRDefault="00423B80" w:rsidP="00C544D6">
      <w:pPr>
        <w:pStyle w:val="footnote"/>
      </w:pPr>
      <w:r>
        <w:rPr>
          <w:rStyle w:val="FootnoteReference"/>
        </w:rPr>
        <w:footnoteRef/>
      </w:r>
      <w:r>
        <w:t xml:space="preserve"> East and West intersecting heaven and earth forms the Cross to which our sins were nailed (Col. 1:20; 2:14).</w:t>
      </w:r>
    </w:p>
  </w:footnote>
  <w:footnote w:id="575">
    <w:p w14:paraId="091111BB" w14:textId="79454437" w:rsidR="00423B80" w:rsidRDefault="00423B80" w:rsidP="00417F44">
      <w:pPr>
        <w:pStyle w:val="footnote"/>
      </w:pPr>
      <w:r>
        <w:rPr>
          <w:rStyle w:val="FootnoteReference"/>
        </w:rPr>
        <w:footnoteRef/>
      </w:r>
      <w:r>
        <w:t xml:space="preserve"> [JS] wind, or breath, spirit. The analogy is to “as the spirit passes from man, and he does not exist.”</w:t>
      </w:r>
    </w:p>
  </w:footnote>
  <w:footnote w:id="576">
    <w:p w14:paraId="2EB2A618" w14:textId="77777777" w:rsidR="00423B80" w:rsidRDefault="00423B80" w:rsidP="00C544D6">
      <w:pPr>
        <w:pStyle w:val="footnote"/>
      </w:pPr>
      <w:r>
        <w:rPr>
          <w:rStyle w:val="FootnoteReference"/>
        </w:rPr>
        <w:footnoteRef/>
      </w:r>
      <w:r>
        <w:t xml:space="preserve"> embraces all: </w:t>
      </w:r>
      <w:r w:rsidRPr="00A80C80">
        <w:rPr>
          <w:i/>
        </w:rPr>
        <w:t>or</w:t>
      </w:r>
      <w:r>
        <w:t>, ‘rules over all.’</w:t>
      </w:r>
    </w:p>
  </w:footnote>
  <w:footnote w:id="577">
    <w:p w14:paraId="74ECADBE" w14:textId="66332B8C" w:rsidR="00423B80" w:rsidRDefault="00423B80" w:rsidP="00342E73">
      <w:pPr>
        <w:pStyle w:val="footnote"/>
      </w:pPr>
      <w:r>
        <w:rPr>
          <w:rStyle w:val="FootnoteReference"/>
        </w:rPr>
        <w:footnoteRef/>
      </w:r>
      <w:r>
        <w:t xml:space="preserve"> [JS] Fr. Lazarus has “very great”</w:t>
      </w:r>
    </w:p>
  </w:footnote>
  <w:footnote w:id="578">
    <w:p w14:paraId="4F7FE92C" w14:textId="411FA40A" w:rsidR="00423B80" w:rsidRDefault="00423B80" w:rsidP="00342E73">
      <w:pPr>
        <w:pStyle w:val="footnote"/>
      </w:pPr>
      <w:r>
        <w:rPr>
          <w:rStyle w:val="FootnoteReference"/>
        </w:rPr>
        <w:footnoteRef/>
      </w:r>
      <w:r>
        <w:t xml:space="preserve"> [JS] or “thanksgiving,” or “thankful confession with praise”</w:t>
      </w:r>
    </w:p>
  </w:footnote>
  <w:footnote w:id="579">
    <w:p w14:paraId="169AA0B7" w14:textId="592F3FAF" w:rsidR="00423B80" w:rsidRDefault="00423B80"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0">
    <w:p w14:paraId="6BB1365A" w14:textId="27497F37" w:rsidR="00423B80" w:rsidRDefault="00423B80" w:rsidP="00342E73">
      <w:pPr>
        <w:pStyle w:val="footnote"/>
      </w:pPr>
      <w:r>
        <w:rPr>
          <w:rStyle w:val="FootnoteReference"/>
        </w:rPr>
        <w:footnoteRef/>
      </w:r>
      <w:r>
        <w:t xml:space="preserve"> [JS] or “makes the clouds His chariot”</w:t>
      </w:r>
    </w:p>
  </w:footnote>
  <w:footnote w:id="581">
    <w:p w14:paraId="62DF6E81" w14:textId="51054D24" w:rsidR="00423B80" w:rsidRDefault="00423B80" w:rsidP="00342E73">
      <w:pPr>
        <w:pStyle w:val="footnote"/>
      </w:pPr>
      <w:r>
        <w:rPr>
          <w:rStyle w:val="FootnoteReference"/>
        </w:rPr>
        <w:footnoteRef/>
      </w:r>
      <w:r>
        <w:t xml:space="preserve"> [JS] or “messengers”</w:t>
      </w:r>
    </w:p>
  </w:footnote>
  <w:footnote w:id="582">
    <w:p w14:paraId="168D3C90" w14:textId="7FDCEE0D" w:rsidR="00423B80" w:rsidRDefault="00423B80" w:rsidP="00342E73">
      <w:pPr>
        <w:pStyle w:val="footnote"/>
      </w:pPr>
      <w:r>
        <w:rPr>
          <w:rStyle w:val="FootnoteReference"/>
        </w:rPr>
        <w:footnoteRef/>
      </w:r>
      <w:r>
        <w:t xml:space="preserve"> [JS] Fr. Lazarus has “servants”</w:t>
      </w:r>
    </w:p>
  </w:footnote>
  <w:footnote w:id="583">
    <w:p w14:paraId="45145696" w14:textId="77777777" w:rsidR="00423B80" w:rsidRDefault="00423B80" w:rsidP="00C544D6">
      <w:pPr>
        <w:pStyle w:val="footnote"/>
      </w:pPr>
      <w:r>
        <w:rPr>
          <w:rStyle w:val="FootnoteReference"/>
        </w:rPr>
        <w:footnoteRef/>
      </w:r>
      <w:r>
        <w:t xml:space="preserve"> Heb. 1:7; Ezek. 1:14; 2 Esdras 8:22.</w:t>
      </w:r>
    </w:p>
  </w:footnote>
  <w:footnote w:id="584">
    <w:p w14:paraId="0185F645" w14:textId="47FC8356" w:rsidR="00423B80" w:rsidRDefault="00423B80" w:rsidP="00342E73">
      <w:pPr>
        <w:pStyle w:val="footnote"/>
      </w:pPr>
      <w:r>
        <w:rPr>
          <w:rStyle w:val="FootnoteReference"/>
        </w:rPr>
        <w:footnoteRef/>
      </w:r>
      <w:r>
        <w:t xml:space="preserve"> [JS] Fr. Lazarus has “axis”</w:t>
      </w:r>
    </w:p>
  </w:footnote>
  <w:footnote w:id="585">
    <w:p w14:paraId="62442F76" w14:textId="4CE61300" w:rsidR="00423B80" w:rsidRDefault="00423B80" w:rsidP="00342E73">
      <w:pPr>
        <w:pStyle w:val="footnote"/>
      </w:pPr>
      <w:r>
        <w:rPr>
          <w:rStyle w:val="FootnoteReference"/>
        </w:rPr>
        <w:footnoteRef/>
      </w:r>
      <w:r>
        <w:t xml:space="preserve"> [JS] Fr. Lazarus has “wander”. NETS has “be tilted”</w:t>
      </w:r>
    </w:p>
  </w:footnote>
  <w:footnote w:id="586">
    <w:p w14:paraId="1733D904" w14:textId="3B68C5C6" w:rsidR="00423B80" w:rsidRDefault="00423B80" w:rsidP="006A0F54">
      <w:pPr>
        <w:pStyle w:val="footnote"/>
      </w:pPr>
      <w:r>
        <w:rPr>
          <w:rStyle w:val="FootnoteReference"/>
        </w:rPr>
        <w:footnoteRef/>
      </w:r>
      <w:r>
        <w:t xml:space="preserve"> [JS] literally, “founded”</w:t>
      </w:r>
    </w:p>
  </w:footnote>
  <w:footnote w:id="587">
    <w:p w14:paraId="2075EA79" w14:textId="5E6B474F" w:rsidR="00423B80" w:rsidRDefault="00423B80" w:rsidP="006A0F54">
      <w:pPr>
        <w:pStyle w:val="footnote"/>
      </w:pPr>
      <w:r>
        <w:rPr>
          <w:rStyle w:val="FootnoteReference"/>
        </w:rPr>
        <w:footnoteRef/>
      </w:r>
      <w:r>
        <w:t xml:space="preserve"> [JS] or “takes the lead among them”</w:t>
      </w:r>
    </w:p>
  </w:footnote>
  <w:footnote w:id="588">
    <w:p w14:paraId="28E7BE34" w14:textId="16676F65" w:rsidR="00423B80" w:rsidRDefault="00423B80" w:rsidP="001566BD">
      <w:pPr>
        <w:pStyle w:val="footnote"/>
      </w:pPr>
      <w:r>
        <w:rPr>
          <w:rStyle w:val="FootnoteReference"/>
        </w:rPr>
        <w:footnoteRef/>
      </w:r>
      <w:r>
        <w:t xml:space="preserve"> [JS] or “serpent”</w:t>
      </w:r>
    </w:p>
  </w:footnote>
  <w:footnote w:id="589">
    <w:p w14:paraId="11DE9B53" w14:textId="0A5609C6" w:rsidR="00423B80" w:rsidRDefault="00423B80" w:rsidP="00915FD3">
      <w:pPr>
        <w:pStyle w:val="footnote"/>
      </w:pPr>
      <w:r>
        <w:rPr>
          <w:rStyle w:val="FootnoteReference"/>
        </w:rPr>
        <w:footnoteRef/>
      </w:r>
      <w:r>
        <w:t xml:space="preserve"> [JS] or, “the universe”</w:t>
      </w:r>
    </w:p>
  </w:footnote>
  <w:footnote w:id="590">
    <w:p w14:paraId="74093DC5" w14:textId="1E09F0AA" w:rsidR="00423B80" w:rsidRDefault="00423B80" w:rsidP="00915FD3">
      <w:pPr>
        <w:pStyle w:val="footnote"/>
      </w:pPr>
      <w:r>
        <w:rPr>
          <w:rStyle w:val="FootnoteReference"/>
        </w:rPr>
        <w:footnoteRef/>
      </w:r>
      <w:r>
        <w:t xml:space="preserve"> [JS] or, “breath”</w:t>
      </w:r>
    </w:p>
  </w:footnote>
  <w:footnote w:id="591">
    <w:p w14:paraId="7147B16E" w14:textId="621A8A9E" w:rsidR="00423B80" w:rsidRDefault="00423B80" w:rsidP="001566BD">
      <w:pPr>
        <w:pStyle w:val="footnote"/>
      </w:pPr>
      <w:r>
        <w:rPr>
          <w:rStyle w:val="FootnoteReference"/>
        </w:rPr>
        <w:footnoteRef/>
      </w:r>
      <w:r>
        <w:t xml:space="preserve"> [JS] Fr. Lazarus has, “meditation”</w:t>
      </w:r>
    </w:p>
  </w:footnote>
  <w:footnote w:id="592">
    <w:p w14:paraId="384A849F" w14:textId="641C79E3" w:rsidR="00423B80" w:rsidRDefault="00423B80" w:rsidP="00C544D6">
      <w:pPr>
        <w:pStyle w:val="footnote"/>
      </w:pPr>
      <w:r>
        <w:rPr>
          <w:rStyle w:val="FootnoteReference"/>
        </w:rPr>
        <w:footnoteRef/>
      </w:r>
      <w:r>
        <w:t xml:space="preserve"> Much of Psalm 104 occurs almost verbatim in 1 Chron. 16:8-22 (cf. vv. 7:36).</w:t>
      </w:r>
    </w:p>
  </w:footnote>
  <w:footnote w:id="593">
    <w:p w14:paraId="3905FF41" w14:textId="613F8D2E" w:rsidR="00423B80" w:rsidRDefault="00423B80" w:rsidP="00321F6F">
      <w:pPr>
        <w:pStyle w:val="footnote"/>
      </w:pPr>
      <w:r>
        <w:rPr>
          <w:rStyle w:val="FootnoteReference"/>
        </w:rPr>
        <w:footnoteRef/>
      </w:r>
      <w:r>
        <w:t xml:space="preserve"> [JS] or “give thanks to”. “Thankfully confess with praise”</w:t>
      </w:r>
    </w:p>
  </w:footnote>
  <w:footnote w:id="594">
    <w:p w14:paraId="01463307" w14:textId="64E551BC" w:rsidR="00423B80" w:rsidRDefault="00423B80" w:rsidP="00321F6F">
      <w:pPr>
        <w:pStyle w:val="footnote"/>
      </w:pPr>
      <w:r>
        <w:rPr>
          <w:rStyle w:val="FootnoteReference"/>
        </w:rPr>
        <w:footnoteRef/>
      </w:r>
      <w:r>
        <w:t xml:space="preserve"> [JS] or “make music to”</w:t>
      </w:r>
    </w:p>
  </w:footnote>
  <w:footnote w:id="595">
    <w:p w14:paraId="2B9E23B4" w14:textId="03FD2FE2" w:rsidR="00423B80" w:rsidRDefault="00423B80" w:rsidP="00321F6F">
      <w:pPr>
        <w:pStyle w:val="footnote"/>
      </w:pPr>
      <w:r>
        <w:rPr>
          <w:rStyle w:val="FootnoteReference"/>
        </w:rPr>
        <w:footnoteRef/>
      </w:r>
      <w:r>
        <w:t xml:space="preserve"> [JS] i.e. presence</w:t>
      </w:r>
    </w:p>
  </w:footnote>
  <w:footnote w:id="596">
    <w:p w14:paraId="2E47F8D1" w14:textId="0F7E414C" w:rsidR="00423B80" w:rsidRDefault="00423B80" w:rsidP="00F60F42">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7">
    <w:p w14:paraId="661C891F" w14:textId="3A70284B" w:rsidR="00423B80" w:rsidRDefault="00423B80" w:rsidP="00321F6F">
      <w:pPr>
        <w:pStyle w:val="footnote"/>
      </w:pPr>
      <w:r>
        <w:rPr>
          <w:rStyle w:val="FootnoteReference"/>
        </w:rPr>
        <w:footnoteRef/>
      </w:r>
      <w:r>
        <w:t xml:space="preserve"> [JS] literally, “seed”</w:t>
      </w:r>
    </w:p>
  </w:footnote>
  <w:footnote w:id="598">
    <w:p w14:paraId="329D8569" w14:textId="5DC45E53" w:rsidR="00423B80" w:rsidRDefault="00423B80" w:rsidP="00321F6F">
      <w:pPr>
        <w:pStyle w:val="footnote"/>
      </w:pPr>
      <w:r>
        <w:rPr>
          <w:rStyle w:val="FootnoteReference"/>
        </w:rPr>
        <w:footnoteRef/>
      </w:r>
      <w:r>
        <w:t xml:space="preserve"> [JS] literally, “He remembered His covenant forever”</w:t>
      </w:r>
    </w:p>
  </w:footnote>
  <w:footnote w:id="599">
    <w:p w14:paraId="6010B733" w14:textId="6B64E095" w:rsidR="00423B80" w:rsidRDefault="00423B80" w:rsidP="00321F6F">
      <w:pPr>
        <w:pStyle w:val="footnote"/>
      </w:pPr>
      <w:r>
        <w:rPr>
          <w:rStyle w:val="FootnoteReference"/>
        </w:rPr>
        <w:footnoteRef/>
      </w:r>
      <w:r>
        <w:t xml:space="preserve"> [JS] i.e. the covenant</w:t>
      </w:r>
    </w:p>
  </w:footnote>
  <w:footnote w:id="600">
    <w:p w14:paraId="301BA381" w14:textId="3C68C9E1" w:rsidR="00423B80" w:rsidRDefault="00423B80" w:rsidP="00280E2D">
      <w:pPr>
        <w:pStyle w:val="footnote"/>
      </w:pPr>
      <w:r>
        <w:rPr>
          <w:rStyle w:val="FootnoteReference"/>
        </w:rPr>
        <w:footnoteRef/>
      </w:r>
      <w:r>
        <w:t xml:space="preserve"> [JS] or foreigners, resident aliens.</w:t>
      </w:r>
    </w:p>
  </w:footnote>
  <w:footnote w:id="601">
    <w:p w14:paraId="1DCE9038" w14:textId="77777777" w:rsidR="00423B80" w:rsidRDefault="00423B80"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2">
    <w:p w14:paraId="187F80A0" w14:textId="77777777" w:rsidR="00423B80" w:rsidRDefault="00423B80" w:rsidP="00C544D6">
      <w:pPr>
        <w:pStyle w:val="footnote"/>
      </w:pPr>
      <w:r>
        <w:rPr>
          <w:rStyle w:val="FootnoteReference"/>
        </w:rPr>
        <w:footnoteRef/>
      </w:r>
      <w:r>
        <w:t xml:space="preserve"> caterpillars: larva of the locust.</w:t>
      </w:r>
    </w:p>
  </w:footnote>
  <w:footnote w:id="603">
    <w:p w14:paraId="6E762A27" w14:textId="77777777" w:rsidR="00423B80" w:rsidRDefault="00423B80" w:rsidP="00C544D6">
      <w:pPr>
        <w:pStyle w:val="footnote"/>
      </w:pPr>
      <w:r>
        <w:rPr>
          <w:rStyle w:val="FootnoteReference"/>
        </w:rPr>
        <w:footnoteRef/>
      </w:r>
      <w:r>
        <w:t xml:space="preserve"> Ex. 16:12-15; Jn. 6:31-35.</w:t>
      </w:r>
    </w:p>
  </w:footnote>
  <w:footnote w:id="604">
    <w:p w14:paraId="49AE41C2" w14:textId="50246779" w:rsidR="00423B80" w:rsidRDefault="00423B80" w:rsidP="00E46516">
      <w:pPr>
        <w:pStyle w:val="footnote"/>
      </w:pPr>
      <w:r>
        <w:rPr>
          <w:rStyle w:val="FootnoteReference"/>
        </w:rPr>
        <w:footnoteRef/>
      </w:r>
      <w:r>
        <w:t xml:space="preserve"> [JS] or “promise”</w:t>
      </w:r>
    </w:p>
  </w:footnote>
  <w:footnote w:id="605">
    <w:p w14:paraId="463C0491" w14:textId="77777777" w:rsidR="00423B80" w:rsidRDefault="00423B80" w:rsidP="00C544D6">
      <w:pPr>
        <w:pStyle w:val="footnote"/>
      </w:pPr>
      <w:r>
        <w:rPr>
          <w:rStyle w:val="FootnoteReference"/>
        </w:rPr>
        <w:footnoteRef/>
      </w:r>
      <w:r>
        <w:t xml:space="preserve"> Gen. 15:14.</w:t>
      </w:r>
    </w:p>
  </w:footnote>
  <w:footnote w:id="606">
    <w:p w14:paraId="078805D2" w14:textId="5FA9820B" w:rsidR="00423B80" w:rsidRDefault="00423B80"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7">
    <w:p w14:paraId="6557E8C2" w14:textId="00E953DA" w:rsidR="00423B80" w:rsidRDefault="00423B80" w:rsidP="00854B91">
      <w:pPr>
        <w:pStyle w:val="footnote"/>
      </w:pPr>
      <w:r>
        <w:rPr>
          <w:rStyle w:val="FootnoteReference"/>
        </w:rPr>
        <w:footnoteRef/>
      </w:r>
      <w:r>
        <w:t xml:space="preserve"> [JS] or “give thanks to”. “Thankfully confess with praise”</w:t>
      </w:r>
    </w:p>
  </w:footnote>
  <w:footnote w:id="608">
    <w:p w14:paraId="08540649" w14:textId="77777777" w:rsidR="00423B80" w:rsidRDefault="00423B80" w:rsidP="00C544D6">
      <w:pPr>
        <w:pStyle w:val="footnote"/>
      </w:pPr>
      <w:r>
        <w:rPr>
          <w:rStyle w:val="FootnoteReference"/>
        </w:rPr>
        <w:footnoteRef/>
      </w:r>
      <w:r>
        <w:t xml:space="preserve"> mercy: </w:t>
      </w:r>
      <w:r w:rsidRPr="00B246C1">
        <w:rPr>
          <w:i/>
        </w:rPr>
        <w:t>or</w:t>
      </w:r>
      <w:r>
        <w:t xml:space="preserve"> love.</w:t>
      </w:r>
    </w:p>
  </w:footnote>
  <w:footnote w:id="609">
    <w:p w14:paraId="471071BF" w14:textId="61D7EC3C" w:rsidR="00423B80" w:rsidRDefault="00423B80" w:rsidP="00854B91">
      <w:pPr>
        <w:pStyle w:val="footnote"/>
      </w:pPr>
      <w:r>
        <w:rPr>
          <w:rStyle w:val="FootnoteReference"/>
        </w:rPr>
        <w:footnoteRef/>
      </w:r>
      <w:r>
        <w:t xml:space="preserve"> [JS] or “observe justice”</w:t>
      </w:r>
    </w:p>
  </w:footnote>
  <w:footnote w:id="610">
    <w:p w14:paraId="03E9E4DD" w14:textId="395B2D3C" w:rsidR="00423B80" w:rsidRDefault="00423B80" w:rsidP="00854B91">
      <w:pPr>
        <w:pStyle w:val="footnote"/>
      </w:pPr>
      <w:r>
        <w:rPr>
          <w:rStyle w:val="FootnoteReference"/>
        </w:rPr>
        <w:footnoteRef/>
      </w:r>
      <w:r>
        <w:t xml:space="preserve"> [JS] literally, “do”</w:t>
      </w:r>
    </w:p>
  </w:footnote>
  <w:footnote w:id="611">
    <w:p w14:paraId="5B7ACE2B" w14:textId="78E5BEF3" w:rsidR="00423B80" w:rsidRDefault="00423B80" w:rsidP="00854B91">
      <w:pPr>
        <w:pStyle w:val="footnote"/>
      </w:pPr>
      <w:r>
        <w:rPr>
          <w:rStyle w:val="FootnoteReference"/>
        </w:rPr>
        <w:footnoteRef/>
      </w:r>
      <w:r>
        <w:t xml:space="preserve"> [JS] or “because of the good will of Your people”</w:t>
      </w:r>
    </w:p>
  </w:footnote>
  <w:footnote w:id="612">
    <w:p w14:paraId="1A81CC74" w14:textId="6EC9F596" w:rsidR="00423B80" w:rsidRDefault="00423B80" w:rsidP="00C544D6">
      <w:pPr>
        <w:pStyle w:val="footnote"/>
      </w:pPr>
      <w:r>
        <w:rPr>
          <w:rStyle w:val="FootnoteReference"/>
        </w:rPr>
        <w:footnoteRef/>
      </w:r>
      <w:r>
        <w:t xml:space="preserve"> Cf. Mark 8:17-21; Matthew 16:9-12.</w:t>
      </w:r>
    </w:p>
  </w:footnote>
  <w:footnote w:id="613">
    <w:p w14:paraId="6D8403EE" w14:textId="7911CBB2" w:rsidR="00423B80" w:rsidRDefault="00423B80" w:rsidP="00FF4329">
      <w:pPr>
        <w:pStyle w:val="footnote"/>
      </w:pPr>
      <w:r>
        <w:rPr>
          <w:rStyle w:val="FootnoteReference"/>
        </w:rPr>
        <w:footnoteRef/>
      </w:r>
      <w:r>
        <w:t xml:space="preserve"> [JS] Fr. Lazarus has “will”</w:t>
      </w:r>
    </w:p>
  </w:footnote>
  <w:footnote w:id="614">
    <w:p w14:paraId="008D3EE2" w14:textId="77777777" w:rsidR="00423B80" w:rsidRDefault="00423B80" w:rsidP="00C544D6">
      <w:pPr>
        <w:pStyle w:val="footnote"/>
      </w:pPr>
      <w:r>
        <w:rPr>
          <w:rStyle w:val="FootnoteReference"/>
        </w:rPr>
        <w:footnoteRef/>
      </w:r>
      <w:r>
        <w:t xml:space="preserve"> Num. 11:34.</w:t>
      </w:r>
    </w:p>
  </w:footnote>
  <w:footnote w:id="615">
    <w:p w14:paraId="45B2152E" w14:textId="77777777" w:rsidR="00423B80" w:rsidRDefault="00423B80" w:rsidP="00C544D6">
      <w:pPr>
        <w:pStyle w:val="footnote"/>
      </w:pPr>
      <w:r>
        <w:rPr>
          <w:rStyle w:val="FootnoteReference"/>
        </w:rPr>
        <w:footnoteRef/>
      </w:r>
      <w:r>
        <w:t xml:space="preserve"> Num. 16:32.</w:t>
      </w:r>
    </w:p>
  </w:footnote>
  <w:footnote w:id="616">
    <w:p w14:paraId="4E447E07" w14:textId="714805BD" w:rsidR="00423B80" w:rsidRDefault="00423B80" w:rsidP="00FF4329">
      <w:pPr>
        <w:pStyle w:val="footnote"/>
      </w:pPr>
      <w:r>
        <w:rPr>
          <w:rStyle w:val="FootnoteReference"/>
        </w:rPr>
        <w:footnoteRef/>
      </w:r>
      <w:r>
        <w:t xml:space="preserve"> [JS] “did obeisance”. “bowed down to”.</w:t>
      </w:r>
    </w:p>
  </w:footnote>
  <w:footnote w:id="617">
    <w:p w14:paraId="74DDF551" w14:textId="7993EDFC" w:rsidR="00423B80" w:rsidRDefault="00423B80" w:rsidP="00FF4329">
      <w:pPr>
        <w:pStyle w:val="footnote"/>
      </w:pPr>
      <w:r>
        <w:rPr>
          <w:rStyle w:val="FootnoteReference"/>
        </w:rPr>
        <w:footnoteRef/>
      </w:r>
      <w:r>
        <w:t xml:space="preserve"> [JS] or fearful, terrible.</w:t>
      </w:r>
    </w:p>
  </w:footnote>
  <w:footnote w:id="618">
    <w:p w14:paraId="5BE35E93" w14:textId="77777777" w:rsidR="00423B80" w:rsidRDefault="00423B80" w:rsidP="00C544D6">
      <w:pPr>
        <w:pStyle w:val="footnote"/>
      </w:pPr>
      <w:r>
        <w:rPr>
          <w:rStyle w:val="FootnoteReference"/>
        </w:rPr>
        <w:footnoteRef/>
      </w:r>
      <w:r>
        <w:t xml:space="preserve"> children: </w:t>
      </w:r>
      <w:r w:rsidRPr="00B246C1">
        <w:rPr>
          <w:i/>
        </w:rPr>
        <w:t>lit</w:t>
      </w:r>
      <w:r>
        <w:t>. seed.</w:t>
      </w:r>
    </w:p>
  </w:footnote>
  <w:footnote w:id="619">
    <w:p w14:paraId="2898F4BB" w14:textId="7CD287CA" w:rsidR="00423B80" w:rsidRDefault="00423B80" w:rsidP="00335B68">
      <w:pPr>
        <w:pStyle w:val="footnote"/>
      </w:pPr>
      <w:r>
        <w:rPr>
          <w:rStyle w:val="FootnoteReference"/>
        </w:rPr>
        <w:footnoteRef/>
      </w:r>
      <w:r>
        <w:t xml:space="preserve"> [JS] or, “destruction”</w:t>
      </w:r>
    </w:p>
  </w:footnote>
  <w:footnote w:id="620">
    <w:p w14:paraId="6145EAB5" w14:textId="4C75086F" w:rsidR="00423B80" w:rsidRDefault="00423B80" w:rsidP="00335B68">
      <w:pPr>
        <w:pStyle w:val="footnote"/>
      </w:pPr>
      <w:r>
        <w:rPr>
          <w:rStyle w:val="FootnoteReference"/>
        </w:rPr>
        <w:footnoteRef/>
      </w:r>
      <w:r>
        <w:t xml:space="preserve"> [JS] or “the breach abated”</w:t>
      </w:r>
    </w:p>
  </w:footnote>
  <w:footnote w:id="621">
    <w:p w14:paraId="7BC84269" w14:textId="5FF802CF" w:rsidR="00423B80" w:rsidRDefault="00423B80" w:rsidP="00335B68">
      <w:pPr>
        <w:pStyle w:val="footnote"/>
      </w:pPr>
      <w:r>
        <w:rPr>
          <w:rStyle w:val="FootnoteReference"/>
        </w:rPr>
        <w:footnoteRef/>
      </w:r>
      <w:r>
        <w:t xml:space="preserve"> [JS] or “reckoned”</w:t>
      </w:r>
    </w:p>
  </w:footnote>
  <w:footnote w:id="622">
    <w:p w14:paraId="7C896B79" w14:textId="22421F6C" w:rsidR="00423B80" w:rsidRDefault="00423B80" w:rsidP="00335B68">
      <w:pPr>
        <w:pStyle w:val="footnote"/>
      </w:pPr>
      <w:r>
        <w:rPr>
          <w:rStyle w:val="FootnoteReference"/>
        </w:rPr>
        <w:footnoteRef/>
      </w:r>
      <w:r>
        <w:t xml:space="preserve"> [JS] literally “mingled” and “works”</w:t>
      </w:r>
    </w:p>
  </w:footnote>
  <w:footnote w:id="623">
    <w:p w14:paraId="642B0591" w14:textId="225C9085" w:rsidR="00423B80" w:rsidRDefault="00423B80" w:rsidP="00F208ED">
      <w:pPr>
        <w:pStyle w:val="footnote"/>
      </w:pPr>
      <w:r>
        <w:rPr>
          <w:rStyle w:val="FootnoteReference"/>
        </w:rPr>
        <w:footnoteRef/>
      </w:r>
      <w:r>
        <w:t xml:space="preserve"> [JS] or “give thanks to”, “thankfully confess with praise”</w:t>
      </w:r>
    </w:p>
  </w:footnote>
  <w:footnote w:id="624">
    <w:p w14:paraId="1D020CD0" w14:textId="190B32B1" w:rsidR="00423B80" w:rsidRDefault="00423B80" w:rsidP="00A87777">
      <w:pPr>
        <w:pStyle w:val="footnote"/>
      </w:pPr>
      <w:r>
        <w:rPr>
          <w:rStyle w:val="FootnoteReference"/>
        </w:rPr>
        <w:footnoteRef/>
      </w:r>
      <w:r>
        <w:t xml:space="preserve"> [JS] or “age to age”</w:t>
      </w:r>
    </w:p>
  </w:footnote>
  <w:footnote w:id="625">
    <w:p w14:paraId="0B2ABDB6" w14:textId="66F5B000" w:rsidR="00423B80" w:rsidRDefault="00423B80" w:rsidP="00F208ED">
      <w:pPr>
        <w:pStyle w:val="footnote"/>
      </w:pPr>
      <w:r>
        <w:rPr>
          <w:rStyle w:val="FootnoteReference"/>
        </w:rPr>
        <w:footnoteRef/>
      </w:r>
      <w:r>
        <w:t xml:space="preserve"> [JS] or “May it be! May it be” or “So be it! So be it!”</w:t>
      </w:r>
    </w:p>
  </w:footnote>
  <w:footnote w:id="626">
    <w:p w14:paraId="04C140F9" w14:textId="166D1F53" w:rsidR="00423B80" w:rsidRDefault="00423B80" w:rsidP="005843FD">
      <w:pPr>
        <w:pStyle w:val="footnote"/>
      </w:pPr>
      <w:r>
        <w:rPr>
          <w:rStyle w:val="FootnoteReference"/>
        </w:rPr>
        <w:footnoteRef/>
      </w:r>
      <w:r>
        <w:t xml:space="preserve"> [JS] or “give thanks to”, “thankfully confess with praise”</w:t>
      </w:r>
    </w:p>
  </w:footnote>
  <w:footnote w:id="627">
    <w:p w14:paraId="338DEC03" w14:textId="32D0A384" w:rsidR="00423B80" w:rsidRDefault="00423B80" w:rsidP="00423B80">
      <w:pPr>
        <w:pStyle w:val="footnote"/>
      </w:pPr>
      <w:r>
        <w:rPr>
          <w:rStyle w:val="FootnoteReference"/>
        </w:rPr>
        <w:footnoteRef/>
      </w:r>
      <w:r>
        <w:t xml:space="preserve"> [JS] NETS, Fr. Lazarus, and the Coptic have “sea”, others have “south”</w:t>
      </w:r>
    </w:p>
  </w:footnote>
  <w:footnote w:id="628">
    <w:p w14:paraId="6197905E" w14:textId="37F1FE6C" w:rsidR="00423B80" w:rsidRDefault="00423B80" w:rsidP="005843FD">
      <w:pPr>
        <w:pStyle w:val="footnote"/>
      </w:pPr>
      <w:r>
        <w:rPr>
          <w:rStyle w:val="FootnoteReference"/>
        </w:rPr>
        <w:footnoteRef/>
      </w:r>
      <w:r>
        <w:t xml:space="preserve"> [JS] or “praise and thank”, “thankfully confess with praise”</w:t>
      </w:r>
    </w:p>
  </w:footnote>
  <w:footnote w:id="629">
    <w:p w14:paraId="2927C9DC" w14:textId="30BA0C90" w:rsidR="00423B80" w:rsidRDefault="00423B80" w:rsidP="008B5FD0">
      <w:pPr>
        <w:pStyle w:val="footnote"/>
      </w:pPr>
      <w:r>
        <w:rPr>
          <w:rStyle w:val="FootnoteReference"/>
        </w:rPr>
        <w:footnoteRef/>
      </w:r>
      <w:r>
        <w:t xml:space="preserve"> [JS] or “praise and thank”, “thankfully confess with praise.”</w:t>
      </w:r>
    </w:p>
  </w:footnote>
  <w:footnote w:id="630">
    <w:p w14:paraId="6B4B3E8B" w14:textId="1A47DD82" w:rsidR="00423B80" w:rsidRDefault="00423B80" w:rsidP="005D0282">
      <w:pPr>
        <w:pStyle w:val="footnote"/>
      </w:pPr>
      <w:r>
        <w:rPr>
          <w:rStyle w:val="FootnoteReference"/>
        </w:rPr>
        <w:footnoteRef/>
      </w:r>
      <w:r>
        <w:t xml:space="preserve"> [JS] or “He helped them out of the way of their iniquity”</w:t>
      </w:r>
    </w:p>
  </w:footnote>
  <w:footnote w:id="631">
    <w:p w14:paraId="3CB0230A" w14:textId="77777777" w:rsidR="00423B80" w:rsidRDefault="00423B80"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2">
    <w:p w14:paraId="4C3C4DC6" w14:textId="4D9A8A9A" w:rsidR="00423B80" w:rsidRDefault="00423B80" w:rsidP="008B5FD0">
      <w:pPr>
        <w:pStyle w:val="footnote"/>
      </w:pPr>
      <w:r>
        <w:rPr>
          <w:rStyle w:val="FootnoteReference"/>
        </w:rPr>
        <w:footnoteRef/>
      </w:r>
      <w:r>
        <w:t xml:space="preserve"> [JS] or “praise and thank”, “thankfully confess with praise”</w:t>
      </w:r>
    </w:p>
  </w:footnote>
  <w:footnote w:id="633">
    <w:p w14:paraId="678ED315" w14:textId="00F5D3AB" w:rsidR="00423B80" w:rsidRDefault="00423B80" w:rsidP="0048178C">
      <w:pPr>
        <w:pStyle w:val="footnote"/>
      </w:pPr>
      <w:r>
        <w:rPr>
          <w:rStyle w:val="FootnoteReference"/>
        </w:rPr>
        <w:footnoteRef/>
      </w:r>
      <w:r>
        <w:t xml:space="preserve"> [JS] Fr. Lazarus has “all their skill was scuttled.”</w:t>
      </w:r>
    </w:p>
  </w:footnote>
  <w:footnote w:id="634">
    <w:p w14:paraId="34CCA381" w14:textId="4D43FBED" w:rsidR="00423B80" w:rsidRDefault="00423B80" w:rsidP="0048178C">
      <w:pPr>
        <w:pStyle w:val="footnote"/>
      </w:pPr>
      <w:r>
        <w:rPr>
          <w:rStyle w:val="FootnoteReference"/>
        </w:rPr>
        <w:footnoteRef/>
      </w:r>
      <w:r>
        <w:t xml:space="preserve"> [JS] or “praise and thank”, “thankfully confess with praise”</w:t>
      </w:r>
    </w:p>
  </w:footnote>
  <w:footnote w:id="635">
    <w:p w14:paraId="4C3D1737" w14:textId="77777777" w:rsidR="00423B80" w:rsidRDefault="00423B80" w:rsidP="00C544D6">
      <w:pPr>
        <w:pStyle w:val="footnote"/>
      </w:pPr>
      <w:r>
        <w:rPr>
          <w:rStyle w:val="FootnoteReference"/>
        </w:rPr>
        <w:footnoteRef/>
      </w:r>
      <w:r>
        <w:t xml:space="preserve"> ‘mercies of the Lord’: </w:t>
      </w:r>
      <w:r w:rsidRPr="00B246C1">
        <w:rPr>
          <w:i/>
        </w:rPr>
        <w:t>or</w:t>
      </w:r>
      <w:r>
        <w:t>, the Lord’s love.</w:t>
      </w:r>
    </w:p>
  </w:footnote>
  <w:footnote w:id="636">
    <w:p w14:paraId="0ED7A10C" w14:textId="45E3CDC2" w:rsidR="00423B80" w:rsidRDefault="00423B80" w:rsidP="00F56D7A">
      <w:pPr>
        <w:pStyle w:val="footnote"/>
      </w:pPr>
      <w:r>
        <w:rPr>
          <w:rStyle w:val="FootnoteReference"/>
        </w:rPr>
        <w:footnoteRef/>
      </w:r>
      <w:r>
        <w:t xml:space="preserve"> [JS] NETS has, “make music”, OSB, “give praise”</w:t>
      </w:r>
    </w:p>
  </w:footnote>
  <w:footnote w:id="637">
    <w:p w14:paraId="004CF885" w14:textId="714969FE" w:rsidR="00423B80" w:rsidRDefault="00423B80" w:rsidP="00F56D7A">
      <w:pPr>
        <w:pStyle w:val="footnote"/>
      </w:pPr>
      <w:r>
        <w:rPr>
          <w:rStyle w:val="FootnoteReference"/>
        </w:rPr>
        <w:footnoteRef/>
      </w:r>
      <w:r>
        <w:t xml:space="preserve"> [JS] “thankfully confess You with praise”</w:t>
      </w:r>
    </w:p>
  </w:footnote>
  <w:footnote w:id="638">
    <w:p w14:paraId="5EB077FD" w14:textId="77777777" w:rsidR="00423B80" w:rsidRDefault="00423B80" w:rsidP="00C544D6">
      <w:pPr>
        <w:pStyle w:val="footnote"/>
      </w:pPr>
      <w:r>
        <w:rPr>
          <w:rStyle w:val="FootnoteReference"/>
        </w:rPr>
        <w:footnoteRef/>
      </w:r>
      <w:r>
        <w:t xml:space="preserve"> The first 6 verses of this Psalm are almost identical with Psalm 56:8-12, and the rest only differ in 3 words from 59:7-14.</w:t>
      </w:r>
    </w:p>
  </w:footnote>
  <w:footnote w:id="639">
    <w:p w14:paraId="56236551" w14:textId="3FD3F8AE" w:rsidR="00423B80" w:rsidRDefault="00423B80" w:rsidP="00F56D7A">
      <w:pPr>
        <w:pStyle w:val="footnote"/>
      </w:pPr>
      <w:r>
        <w:rPr>
          <w:rStyle w:val="FootnoteReference"/>
        </w:rPr>
        <w:footnoteRef/>
      </w:r>
      <w:r>
        <w:t xml:space="preserve"> [JS] “holy place.”</w:t>
      </w:r>
    </w:p>
  </w:footnote>
  <w:footnote w:id="640">
    <w:p w14:paraId="32F80B0A" w14:textId="77777777" w:rsidR="00423B80" w:rsidRDefault="00423B80" w:rsidP="00C544D6">
      <w:pPr>
        <w:pStyle w:val="footnote"/>
      </w:pPr>
      <w:r>
        <w:rPr>
          <w:rStyle w:val="FootnoteReference"/>
        </w:rPr>
        <w:footnoteRef/>
      </w:r>
      <w:r>
        <w:t xml:space="preserve"> See Psalm 59:10 and footnote.</w:t>
      </w:r>
    </w:p>
  </w:footnote>
  <w:footnote w:id="641">
    <w:p w14:paraId="70CC4836" w14:textId="77777777" w:rsidR="00423B80" w:rsidRDefault="00423B80"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42">
    <w:p w14:paraId="38EEC6DA" w14:textId="0ACCF4C3" w:rsidR="00423B80" w:rsidRDefault="00423B80" w:rsidP="00814FC4">
      <w:pPr>
        <w:pStyle w:val="footnote"/>
      </w:pPr>
      <w:r>
        <w:rPr>
          <w:rStyle w:val="FootnoteReference"/>
        </w:rPr>
        <w:footnoteRef/>
      </w:r>
      <w:r>
        <w:t xml:space="preserve"> [JS] or “lawlessness”</w:t>
      </w:r>
    </w:p>
  </w:footnote>
  <w:footnote w:id="643">
    <w:p w14:paraId="67FB27B1" w14:textId="3F7103C4" w:rsidR="00423B80" w:rsidRDefault="00423B80" w:rsidP="00C544D6">
      <w:pPr>
        <w:pStyle w:val="footnote"/>
      </w:pPr>
      <w:r>
        <w:rPr>
          <w:rStyle w:val="FootnoteReference"/>
        </w:rPr>
        <w:footnoteRef/>
      </w:r>
      <w:r>
        <w:t xml:space="preserve"> Cf. Num. 5:22.</w:t>
      </w:r>
    </w:p>
  </w:footnote>
  <w:footnote w:id="644">
    <w:p w14:paraId="292E96AE" w14:textId="77777777" w:rsidR="00423B80" w:rsidRDefault="00423B80" w:rsidP="00C544D6">
      <w:pPr>
        <w:pStyle w:val="footnote"/>
      </w:pPr>
      <w:r>
        <w:rPr>
          <w:rStyle w:val="FootnoteReference"/>
        </w:rPr>
        <w:footnoteRef/>
      </w:r>
      <w:r>
        <w:t xml:space="preserve"> Mt. 27:39.</w:t>
      </w:r>
    </w:p>
  </w:footnote>
  <w:footnote w:id="645">
    <w:p w14:paraId="151268C5" w14:textId="656FFD88" w:rsidR="00423B80" w:rsidRDefault="00423B80" w:rsidP="003A31BD">
      <w:pPr>
        <w:pStyle w:val="footnote"/>
      </w:pPr>
      <w:r>
        <w:rPr>
          <w:rStyle w:val="FootnoteReference"/>
        </w:rPr>
        <w:footnoteRef/>
      </w:r>
      <w:r>
        <w:t xml:space="preserve"> [JS] or “give thanks to”. “thankfully confess with praise”</w:t>
      </w:r>
    </w:p>
  </w:footnote>
  <w:footnote w:id="646">
    <w:p w14:paraId="7B5761D5" w14:textId="1159D032" w:rsidR="00423B80" w:rsidRDefault="00423B80"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7">
    <w:p w14:paraId="6251134D" w14:textId="77777777" w:rsidR="00423B80" w:rsidRDefault="00423B80" w:rsidP="00C544D6">
      <w:pPr>
        <w:pStyle w:val="footnote"/>
      </w:pPr>
      <w:r>
        <w:rPr>
          <w:rStyle w:val="FootnoteReference"/>
        </w:rPr>
        <w:footnoteRef/>
      </w:r>
      <w:r>
        <w:t xml:space="preserve"> The power of the Gospel, the power of the Cross, which is the power of the Holy Spirit given at Pentecost (St. Athanasius).</w:t>
      </w:r>
    </w:p>
  </w:footnote>
  <w:footnote w:id="648">
    <w:p w14:paraId="09E5E6C1" w14:textId="13B68B37" w:rsidR="00423B80" w:rsidRDefault="00423B80" w:rsidP="00AB05E1">
      <w:pPr>
        <w:pStyle w:val="footnote"/>
      </w:pPr>
      <w:r>
        <w:rPr>
          <w:rStyle w:val="FootnoteReference"/>
        </w:rPr>
        <w:footnoteRef/>
      </w:r>
      <w:r>
        <w:t xml:space="preserve"> [JS] “with You is the dominion/rule in the day of Your power”</w:t>
      </w:r>
    </w:p>
  </w:footnote>
  <w:footnote w:id="649">
    <w:p w14:paraId="5B5E529A" w14:textId="5149157C" w:rsidR="00423B80" w:rsidRDefault="00423B80" w:rsidP="00C544D6">
      <w:pPr>
        <w:pStyle w:val="footnote"/>
      </w:pPr>
      <w:r>
        <w:rPr>
          <w:rStyle w:val="FootnoteReference"/>
        </w:rPr>
        <w:footnoteRef/>
      </w:r>
      <w:r>
        <w:t xml:space="preserve"> Cf. 1 Cor. 15:41-43.</w:t>
      </w:r>
    </w:p>
  </w:footnote>
  <w:footnote w:id="650">
    <w:p w14:paraId="58BF3DF2" w14:textId="33BF2504" w:rsidR="00423B80" w:rsidRDefault="00423B80" w:rsidP="00AB05E1">
      <w:pPr>
        <w:pStyle w:val="footnote"/>
      </w:pPr>
      <w:r>
        <w:rPr>
          <w:rStyle w:val="FootnoteReference"/>
        </w:rPr>
        <w:footnoteRef/>
      </w:r>
      <w:r>
        <w:t xml:space="preserve"> [JS] literally “morning star”</w:t>
      </w:r>
    </w:p>
  </w:footnote>
  <w:footnote w:id="651">
    <w:p w14:paraId="4C93D1C9" w14:textId="77777777" w:rsidR="00423B80" w:rsidRDefault="00423B80"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2">
    <w:p w14:paraId="1E1E10F2" w14:textId="52211208" w:rsidR="00423B80" w:rsidRDefault="00423B80" w:rsidP="00AB05E1">
      <w:pPr>
        <w:pStyle w:val="footnote"/>
      </w:pPr>
      <w:r>
        <w:rPr>
          <w:rStyle w:val="FootnoteReference"/>
        </w:rPr>
        <w:footnoteRef/>
      </w:r>
      <w:r>
        <w:t xml:space="preserve"> [JS] Fr. Lazarus renders “repent” as “change His mind”</w:t>
      </w:r>
    </w:p>
  </w:footnote>
  <w:footnote w:id="653">
    <w:p w14:paraId="5DE3DED0" w14:textId="77777777" w:rsidR="00423B80" w:rsidRDefault="00423B80" w:rsidP="00C544D6">
      <w:pPr>
        <w:pStyle w:val="footnote"/>
      </w:pPr>
      <w:r>
        <w:rPr>
          <w:rStyle w:val="FootnoteReference"/>
        </w:rPr>
        <w:footnoteRef/>
      </w:r>
      <w:r>
        <w:t xml:space="preserve"> Heb. 7:21.</w:t>
      </w:r>
    </w:p>
  </w:footnote>
  <w:footnote w:id="654">
    <w:p w14:paraId="09E7C6C1" w14:textId="5A2E3633" w:rsidR="00423B80" w:rsidRDefault="00423B80"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5">
    <w:p w14:paraId="5F67B7A9" w14:textId="253D54A9" w:rsidR="00423B80" w:rsidRDefault="00423B80" w:rsidP="003C200D">
      <w:pPr>
        <w:pStyle w:val="footnote"/>
      </w:pPr>
      <w:r>
        <w:rPr>
          <w:rStyle w:val="FootnoteReference"/>
        </w:rPr>
        <w:footnoteRef/>
      </w:r>
      <w:r>
        <w:t xml:space="preserve"> [JS] or “give thanks,” or “thankfully confess with praise”</w:t>
      </w:r>
    </w:p>
  </w:footnote>
  <w:footnote w:id="656">
    <w:p w14:paraId="71D97FF3" w14:textId="5ADB40B3" w:rsidR="00423B80" w:rsidRDefault="00423B80" w:rsidP="00680987">
      <w:pPr>
        <w:pStyle w:val="footnote"/>
      </w:pPr>
      <w:r>
        <w:rPr>
          <w:rStyle w:val="FootnoteReference"/>
        </w:rPr>
        <w:footnoteRef/>
      </w:r>
      <w:r>
        <w:t xml:space="preserve"> [JS] or “assembly”</w:t>
      </w:r>
    </w:p>
  </w:footnote>
  <w:footnote w:id="657">
    <w:p w14:paraId="794D19AF" w14:textId="3FB23375" w:rsidR="00423B80" w:rsidRDefault="00423B80" w:rsidP="00680987">
      <w:pPr>
        <w:pStyle w:val="footnote"/>
      </w:pPr>
      <w:r>
        <w:rPr>
          <w:rStyle w:val="FootnoteReference"/>
        </w:rPr>
        <w:footnoteRef/>
      </w:r>
      <w:r>
        <w:t xml:space="preserve"> [JS] or “sought out in all things according to His will.”</w:t>
      </w:r>
    </w:p>
  </w:footnote>
  <w:footnote w:id="658">
    <w:p w14:paraId="20B5E251" w14:textId="0958B144" w:rsidR="00423B80" w:rsidRDefault="00423B80" w:rsidP="003C200D">
      <w:pPr>
        <w:pStyle w:val="footnote"/>
      </w:pPr>
      <w:r>
        <w:rPr>
          <w:rStyle w:val="FootnoteReference"/>
        </w:rPr>
        <w:footnoteRef/>
      </w:r>
      <w:r>
        <w:t xml:space="preserve"> [JS] or “thanksgiving,” or “thankful confession with praise”</w:t>
      </w:r>
    </w:p>
  </w:footnote>
  <w:footnote w:id="659">
    <w:p w14:paraId="1BC090E3" w14:textId="77777777" w:rsidR="00423B80" w:rsidRDefault="00423B80"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0">
    <w:p w14:paraId="458325D6" w14:textId="77777777" w:rsidR="00423B80" w:rsidRDefault="00423B80" w:rsidP="00C544D6">
      <w:pPr>
        <w:pStyle w:val="footnote"/>
      </w:pPr>
      <w:r>
        <w:rPr>
          <w:rStyle w:val="FootnoteReference"/>
        </w:rPr>
        <w:footnoteRef/>
      </w:r>
      <w:r>
        <w:t xml:space="preserve"> Gen. 6:18; 9:9f; 15; 17; Ex. 19:5; Mk. 14:24; Lk. 22:20,29,30.</w:t>
      </w:r>
    </w:p>
  </w:footnote>
  <w:footnote w:id="661">
    <w:p w14:paraId="37902716" w14:textId="6DF49123" w:rsidR="00423B80" w:rsidRDefault="00423B80" w:rsidP="001F0BA8">
      <w:pPr>
        <w:pStyle w:val="footnote"/>
      </w:pPr>
      <w:r>
        <w:rPr>
          <w:rStyle w:val="FootnoteReference"/>
        </w:rPr>
        <w:footnoteRef/>
      </w:r>
      <w:r>
        <w:t xml:space="preserve"> [JS] or “awesome”, “terrible”</w:t>
      </w:r>
    </w:p>
  </w:footnote>
  <w:footnote w:id="662">
    <w:p w14:paraId="534F669F" w14:textId="77777777" w:rsidR="00423B80" w:rsidRDefault="00423B80"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63">
    <w:p w14:paraId="2820C079" w14:textId="019C661F" w:rsidR="00423B80" w:rsidRDefault="00423B80" w:rsidP="00C544D6">
      <w:pPr>
        <w:pStyle w:val="footnote"/>
      </w:pPr>
      <w:r>
        <w:rPr>
          <w:rStyle w:val="FootnoteReference"/>
        </w:rPr>
        <w:footnoteRef/>
      </w:r>
      <w:r>
        <w:t xml:space="preserve"> To cultivate this fear is to practice living in the presence of God, which is the height of wisdom and understanding.</w:t>
      </w:r>
    </w:p>
  </w:footnote>
  <w:footnote w:id="664">
    <w:p w14:paraId="4EC2A81B" w14:textId="24C25CFD" w:rsidR="00423B80" w:rsidRDefault="00423B80" w:rsidP="009717D4">
      <w:pPr>
        <w:pStyle w:val="footnote"/>
      </w:pPr>
      <w:r>
        <w:rPr>
          <w:rStyle w:val="FootnoteReference"/>
        </w:rPr>
        <w:footnoteRef/>
      </w:r>
      <w:r>
        <w:t xml:space="preserve"> [JS] or “endures forever and ever”</w:t>
      </w:r>
    </w:p>
  </w:footnote>
  <w:footnote w:id="665">
    <w:p w14:paraId="6ED31546" w14:textId="32850D5D" w:rsidR="00423B80" w:rsidRDefault="00423B80" w:rsidP="00081087">
      <w:pPr>
        <w:pStyle w:val="footnote"/>
      </w:pPr>
      <w:r>
        <w:rPr>
          <w:rStyle w:val="FootnoteReference"/>
        </w:rPr>
        <w:footnoteRef/>
      </w:r>
      <w:r>
        <w:t xml:space="preserve"> [JS] or “dawned”</w:t>
      </w:r>
    </w:p>
  </w:footnote>
  <w:footnote w:id="666">
    <w:p w14:paraId="56F05B01" w14:textId="70E648CE" w:rsidR="00423B80" w:rsidRDefault="00423B80" w:rsidP="00081087">
      <w:pPr>
        <w:pStyle w:val="footnote"/>
      </w:pPr>
      <w:r>
        <w:rPr>
          <w:rStyle w:val="FootnoteReference"/>
        </w:rPr>
        <w:footnoteRef/>
      </w:r>
      <w:r>
        <w:t xml:space="preserve"> [JS] NETS interprets this as “He scattered [His enemies]”</w:t>
      </w:r>
    </w:p>
  </w:footnote>
  <w:footnote w:id="667">
    <w:p w14:paraId="246FBDEA" w14:textId="2D78AE51" w:rsidR="00423B80" w:rsidRDefault="00423B80" w:rsidP="00081087">
      <w:pPr>
        <w:pStyle w:val="footnote"/>
      </w:pPr>
      <w:r>
        <w:rPr>
          <w:rStyle w:val="FootnoteReference"/>
        </w:rPr>
        <w:footnoteRef/>
      </w:r>
      <w:r>
        <w:t xml:space="preserve"> [JS] or “contines forever and ever”</w:t>
      </w:r>
    </w:p>
  </w:footnote>
  <w:footnote w:id="668">
    <w:p w14:paraId="58019E44" w14:textId="02459B25" w:rsidR="00423B80" w:rsidRDefault="00423B80" w:rsidP="00081087">
      <w:pPr>
        <w:pStyle w:val="footnote"/>
      </w:pPr>
      <w:r>
        <w:rPr>
          <w:rStyle w:val="FootnoteReference"/>
        </w:rPr>
        <w:footnoteRef/>
      </w:r>
      <w:r>
        <w:t xml:space="preserve"> [JS] or “he will be raised to power and glory.”</w:t>
      </w:r>
    </w:p>
  </w:footnote>
  <w:footnote w:id="669">
    <w:p w14:paraId="0B84AC37" w14:textId="74BB2C6D" w:rsidR="00423B80" w:rsidRDefault="00423B80" w:rsidP="00C544D6">
      <w:pPr>
        <w:pStyle w:val="footnote"/>
      </w:pPr>
      <w:r>
        <w:rPr>
          <w:rStyle w:val="FootnoteReference"/>
        </w:rPr>
        <w:footnoteRef/>
      </w:r>
      <w:r>
        <w:t xml:space="preserve"> ‘The world is passing away, and the desire for it; but anyone who does the will of God lives forever’ (1 Jn. 2:17).</w:t>
      </w:r>
    </w:p>
  </w:footnote>
  <w:footnote w:id="670">
    <w:p w14:paraId="7BCF6DAD" w14:textId="145C36D2" w:rsidR="00423B80" w:rsidRDefault="00423B80"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1">
    <w:p w14:paraId="5B7D718A" w14:textId="55E58CE6" w:rsidR="00423B80" w:rsidRDefault="00423B80" w:rsidP="00694704">
      <w:pPr>
        <w:pStyle w:val="footnote"/>
      </w:pPr>
      <w:r>
        <w:rPr>
          <w:rStyle w:val="FootnoteReference"/>
        </w:rPr>
        <w:footnoteRef/>
      </w:r>
      <w:r>
        <w:t xml:space="preserve"> [JS] all others have “servants”, but Fr. Athanasius from the Coptic has “children”, which Fr. Lazarus has as well.</w:t>
      </w:r>
    </w:p>
  </w:footnote>
  <w:footnote w:id="672">
    <w:p w14:paraId="5FAF92C9" w14:textId="77777777" w:rsidR="00423B80" w:rsidRDefault="00423B80" w:rsidP="00C544D6">
      <w:pPr>
        <w:pStyle w:val="footnote"/>
      </w:pPr>
      <w:r>
        <w:rPr>
          <w:rStyle w:val="FootnoteReference"/>
        </w:rPr>
        <w:footnoteRef/>
      </w:r>
      <w:r>
        <w:t xml:space="preserve"> Ex. 19:6; 29:43-46; Deut. 27:9; Is. 63:18,19; Jer. 2:3; 2 Cor. 6:16.</w:t>
      </w:r>
    </w:p>
  </w:footnote>
  <w:footnote w:id="673">
    <w:p w14:paraId="6D9F1C7B" w14:textId="0AA2BDBF" w:rsidR="00423B80" w:rsidRDefault="00423B80"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4">
    <w:p w14:paraId="0C14975E" w14:textId="016BE0A8" w:rsidR="00423B80" w:rsidRDefault="00423B80" w:rsidP="00C544D6">
      <w:pPr>
        <w:pStyle w:val="footnote"/>
      </w:pPr>
      <w:r>
        <w:rPr>
          <w:rStyle w:val="FootnoteReference"/>
        </w:rPr>
        <w:footnoteRef/>
      </w:r>
      <w:r>
        <w:t xml:space="preserve"> Earth rocked and rolled in travail at the birth of a nation (cf. Jn. 16:20-22).</w:t>
      </w:r>
    </w:p>
  </w:footnote>
  <w:footnote w:id="675">
    <w:p w14:paraId="57A4E776" w14:textId="40FC4D7E" w:rsidR="00423B80" w:rsidRDefault="00423B80" w:rsidP="004446FE">
      <w:pPr>
        <w:pStyle w:val="footnote"/>
      </w:pPr>
      <w:r>
        <w:rPr>
          <w:rStyle w:val="FootnoteReference"/>
        </w:rPr>
        <w:footnoteRef/>
      </w:r>
      <w:r>
        <w:t xml:space="preserve"> [JS] or “presence”</w:t>
      </w:r>
    </w:p>
  </w:footnote>
  <w:footnote w:id="676">
    <w:p w14:paraId="0CFFAE38" w14:textId="5E3C02BC" w:rsidR="00423B80" w:rsidRDefault="00423B80" w:rsidP="00C544D6">
      <w:pPr>
        <w:pStyle w:val="footnote"/>
      </w:pPr>
      <w:r>
        <w:rPr>
          <w:rStyle w:val="FootnoteReference"/>
        </w:rPr>
        <w:footnoteRef/>
      </w:r>
      <w:r>
        <w:t xml:space="preserve"> Cf. John 1:18; 3:13; Wisdom 18:16.</w:t>
      </w:r>
    </w:p>
  </w:footnote>
  <w:footnote w:id="677">
    <w:p w14:paraId="47CB4F3E" w14:textId="77777777" w:rsidR="00423B80" w:rsidRDefault="00423B80"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78">
    <w:p w14:paraId="30F48768" w14:textId="75F7FA85" w:rsidR="00423B80" w:rsidRDefault="00423B80" w:rsidP="00BD138C">
      <w:pPr>
        <w:pStyle w:val="footnote"/>
      </w:pPr>
      <w:r>
        <w:rPr>
          <w:rStyle w:val="FootnoteReference"/>
        </w:rPr>
        <w:footnoteRef/>
      </w:r>
      <w:r>
        <w:t xml:space="preserve"> [JS] or “from now and forevermore.”</w:t>
      </w:r>
    </w:p>
  </w:footnote>
  <w:footnote w:id="679">
    <w:p w14:paraId="5DABE081" w14:textId="210E3418" w:rsidR="00423B80" w:rsidRDefault="00423B80"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0">
    <w:p w14:paraId="4FB65011" w14:textId="5A457A03" w:rsidR="00423B80" w:rsidRDefault="00423B80" w:rsidP="00D27B1F">
      <w:pPr>
        <w:pStyle w:val="footnote"/>
      </w:pPr>
      <w:r>
        <w:rPr>
          <w:rStyle w:val="FootnoteReference"/>
        </w:rPr>
        <w:footnoteRef/>
      </w:r>
      <w:r>
        <w:t xml:space="preserve"> [JS] or “cry”</w:t>
      </w:r>
    </w:p>
  </w:footnote>
  <w:footnote w:id="681">
    <w:p w14:paraId="181149B5" w14:textId="32524C88" w:rsidR="00423B80" w:rsidRDefault="00423B80" w:rsidP="00D27B1F">
      <w:pPr>
        <w:pStyle w:val="footnote"/>
      </w:pPr>
      <w:r>
        <w:rPr>
          <w:rStyle w:val="FootnoteReference"/>
        </w:rPr>
        <w:footnoteRef/>
      </w:r>
      <w:r>
        <w:t xml:space="preserve"> [JS] or “rescue”, i.e. “O Lord, rescue me!”</w:t>
      </w:r>
    </w:p>
  </w:footnote>
  <w:footnote w:id="682">
    <w:p w14:paraId="25D08CAE" w14:textId="420582EC" w:rsidR="00423B80" w:rsidRDefault="00423B80" w:rsidP="00C544D6">
      <w:pPr>
        <w:pStyle w:val="footnote"/>
      </w:pPr>
      <w:r>
        <w:rPr>
          <w:rStyle w:val="FootnoteReference"/>
        </w:rPr>
        <w:footnoteRef/>
      </w:r>
      <w:r>
        <w:t xml:space="preserve"> cf. Heb. 4:10; Phil. 2:12; Mt. 11:28,29; Jer. 6:16.</w:t>
      </w:r>
    </w:p>
  </w:footnote>
  <w:footnote w:id="683">
    <w:p w14:paraId="05F0C10B" w14:textId="6BC266D9" w:rsidR="00423B80" w:rsidRDefault="00423B80" w:rsidP="0099246B">
      <w:pPr>
        <w:pStyle w:val="footnote"/>
      </w:pPr>
      <w:r>
        <w:rPr>
          <w:rStyle w:val="FootnoteReference"/>
        </w:rPr>
        <w:footnoteRef/>
      </w:r>
      <w:r>
        <w:t xml:space="preserve"> [JS] Fr. Lazarus has, “I will live to please the Lord”</w:t>
      </w:r>
    </w:p>
  </w:footnote>
  <w:footnote w:id="684">
    <w:p w14:paraId="4CB1C48E" w14:textId="77777777" w:rsidR="00423B80" w:rsidRDefault="00423B80" w:rsidP="00C544D6">
      <w:pPr>
        <w:pStyle w:val="footnote"/>
      </w:pPr>
      <w:r>
        <w:rPr>
          <w:rStyle w:val="FootnoteReference"/>
        </w:rPr>
        <w:footnoteRef/>
      </w:r>
      <w:r>
        <w:t xml:space="preserve"> 2 Cor. 4:13.</w:t>
      </w:r>
    </w:p>
  </w:footnote>
  <w:footnote w:id="685">
    <w:p w14:paraId="3BB26747" w14:textId="6DF70EDA" w:rsidR="00423B80" w:rsidRDefault="00423B80" w:rsidP="00040C56">
      <w:pPr>
        <w:pStyle w:val="footnote"/>
      </w:pPr>
      <w:r>
        <w:rPr>
          <w:rStyle w:val="FootnoteReference"/>
        </w:rPr>
        <w:footnoteRef/>
      </w:r>
      <w:r>
        <w:t xml:space="preserve"> [JS] or “brought very low”</w:t>
      </w:r>
    </w:p>
  </w:footnote>
  <w:footnote w:id="686">
    <w:p w14:paraId="14C69153" w14:textId="7E1050DE" w:rsidR="00423B80" w:rsidRDefault="00423B80" w:rsidP="00B403A1">
      <w:pPr>
        <w:pStyle w:val="footnote"/>
      </w:pPr>
      <w:r>
        <w:rPr>
          <w:rStyle w:val="FootnoteReference"/>
        </w:rPr>
        <w:footnoteRef/>
      </w:r>
      <w:r>
        <w:t xml:space="preserve"> [JS] OSB has, “ecstasy,” Fr. Lazarus has “madness,” Brenton has “amazement.”</w:t>
      </w:r>
    </w:p>
  </w:footnote>
  <w:footnote w:id="687">
    <w:p w14:paraId="01F55DAD" w14:textId="6E588482" w:rsidR="00423B80" w:rsidRDefault="00423B80" w:rsidP="00B403A1">
      <w:pPr>
        <w:pStyle w:val="footnote"/>
      </w:pPr>
      <w:r>
        <w:rPr>
          <w:rStyle w:val="FootnoteReference"/>
        </w:rPr>
        <w:footnoteRef/>
      </w:r>
      <w:r>
        <w:t xml:space="preserve"> [JS] NETS and OSB omit vs. 5.</w:t>
      </w:r>
    </w:p>
  </w:footnote>
  <w:footnote w:id="688">
    <w:p w14:paraId="0273528E" w14:textId="77777777" w:rsidR="00423B80" w:rsidRDefault="00423B80" w:rsidP="00F01C0B">
      <w:pPr>
        <w:pStyle w:val="footnote"/>
      </w:pPr>
      <w:r>
        <w:rPr>
          <w:rStyle w:val="FootnoteReference"/>
        </w:rPr>
        <w:footnoteRef/>
      </w:r>
      <w:r>
        <w:t xml:space="preserve"> [JS] literally, “holy ones.”</w:t>
      </w:r>
    </w:p>
  </w:footnote>
  <w:footnote w:id="689">
    <w:p w14:paraId="536B616C" w14:textId="77777777" w:rsidR="00423B80" w:rsidRDefault="00423B80" w:rsidP="00F01C0B">
      <w:pPr>
        <w:pStyle w:val="footnote"/>
      </w:pPr>
      <w:r>
        <w:rPr>
          <w:rStyle w:val="FootnoteReference"/>
        </w:rPr>
        <w:footnoteRef/>
      </w:r>
      <w:r>
        <w:t xml:space="preserve"> </w:t>
      </w:r>
      <w:r w:rsidRPr="00DC02D9">
        <w:rPr>
          <w:i/>
        </w:rPr>
        <w:t>Or:</w:t>
      </w:r>
      <w:r>
        <w:t xml:space="preserve"> costly (Wisdom 1:13-16).</w:t>
      </w:r>
    </w:p>
  </w:footnote>
  <w:footnote w:id="690">
    <w:p w14:paraId="6DE0E1BC" w14:textId="28145809" w:rsidR="00423B80" w:rsidRDefault="00423B80" w:rsidP="00B403A1">
      <w:pPr>
        <w:pStyle w:val="footnote"/>
      </w:pPr>
      <w:r>
        <w:rPr>
          <w:rStyle w:val="FootnoteReference"/>
        </w:rPr>
        <w:footnoteRef/>
      </w:r>
      <w:r>
        <w:t xml:space="preserve"> [JS] litearlly, “slave”.</w:t>
      </w:r>
    </w:p>
  </w:footnote>
  <w:footnote w:id="691">
    <w:p w14:paraId="74CEF705" w14:textId="6A24290B" w:rsidR="00423B80" w:rsidRDefault="00423B80" w:rsidP="00B403A1">
      <w:pPr>
        <w:pStyle w:val="footnote"/>
      </w:pPr>
      <w:r>
        <w:rPr>
          <w:rStyle w:val="FootnoteReference"/>
        </w:rPr>
        <w:footnoteRef/>
      </w:r>
      <w:r>
        <w:t xml:space="preserve"> [JS] [] lacking in NETS and OSB.</w:t>
      </w:r>
    </w:p>
  </w:footnote>
  <w:footnote w:id="692">
    <w:p w14:paraId="380C2FA4" w14:textId="77777777" w:rsidR="00423B80" w:rsidRDefault="00423B80" w:rsidP="00C544D6">
      <w:pPr>
        <w:pStyle w:val="footnote"/>
      </w:pPr>
      <w:r>
        <w:rPr>
          <w:rStyle w:val="FootnoteReference"/>
        </w:rPr>
        <w:footnoteRef/>
      </w:r>
      <w:r>
        <w:t xml:space="preserve"> Rom. 15:11.</w:t>
      </w:r>
    </w:p>
  </w:footnote>
  <w:footnote w:id="693">
    <w:p w14:paraId="62277668" w14:textId="3F273B69" w:rsidR="00423B80" w:rsidRDefault="00423B80" w:rsidP="00A63B10">
      <w:pPr>
        <w:pStyle w:val="footnote"/>
      </w:pPr>
      <w:r>
        <w:rPr>
          <w:rStyle w:val="FootnoteReference"/>
        </w:rPr>
        <w:footnoteRef/>
      </w:r>
      <w:r>
        <w:t xml:space="preserve"> [JS] Fr. Lazarus has “is strong” NETS has “became strong towards us,” OSB has “rules over us.”</w:t>
      </w:r>
    </w:p>
  </w:footnote>
  <w:footnote w:id="694">
    <w:p w14:paraId="5730A607" w14:textId="6F7B9D5F" w:rsidR="00423B80" w:rsidRDefault="00423B80" w:rsidP="00407DA2">
      <w:pPr>
        <w:pStyle w:val="footnote"/>
      </w:pPr>
      <w:r>
        <w:rPr>
          <w:rStyle w:val="FootnoteReference"/>
        </w:rPr>
        <w:footnoteRef/>
      </w:r>
      <w:r>
        <w:t xml:space="preserve"> [JS] “thankfully confess the Lord with praise,” here and throughout</w:t>
      </w:r>
    </w:p>
  </w:footnote>
  <w:footnote w:id="695">
    <w:p w14:paraId="468C84B0" w14:textId="77777777" w:rsidR="00423B80" w:rsidRDefault="00423B80" w:rsidP="00C544D6">
      <w:pPr>
        <w:pStyle w:val="footnote"/>
      </w:pPr>
      <w:r>
        <w:rPr>
          <w:rStyle w:val="FootnoteReference"/>
        </w:rPr>
        <w:footnoteRef/>
      </w:r>
      <w:r>
        <w:t xml:space="preserve"> Mercy </w:t>
      </w:r>
      <w:r w:rsidRPr="00DC02D9">
        <w:rPr>
          <w:i/>
        </w:rPr>
        <w:t>or</w:t>
      </w:r>
      <w:r>
        <w:t xml:space="preserve"> love.</w:t>
      </w:r>
    </w:p>
  </w:footnote>
  <w:footnote w:id="696">
    <w:p w14:paraId="17CB332D" w14:textId="77777777" w:rsidR="00423B80" w:rsidRPr="00C544D6" w:rsidRDefault="00423B80" w:rsidP="00C544D6">
      <w:pPr>
        <w:pStyle w:val="footnote"/>
      </w:pPr>
      <w:r w:rsidRPr="00C544D6">
        <w:rPr>
          <w:rStyle w:val="FootnoteReference"/>
          <w:vertAlign w:val="baseline"/>
        </w:rPr>
        <w:footnoteRef/>
      </w:r>
      <w:r w:rsidRPr="00C544D6">
        <w:t xml:space="preserve"> Heb. 13:6.</w:t>
      </w:r>
    </w:p>
  </w:footnote>
  <w:footnote w:id="697">
    <w:p w14:paraId="0D5076CD" w14:textId="11027FF0" w:rsidR="00423B80" w:rsidRDefault="00423B80" w:rsidP="00C13781">
      <w:pPr>
        <w:pStyle w:val="footnote"/>
      </w:pPr>
      <w:r>
        <w:rPr>
          <w:rStyle w:val="FootnoteReference"/>
        </w:rPr>
        <w:footnoteRef/>
      </w:r>
      <w:r>
        <w:t xml:space="preserve"> [JS] Fr. Lazarus has “see the fall of”</w:t>
      </w:r>
    </w:p>
  </w:footnote>
  <w:footnote w:id="698">
    <w:p w14:paraId="6976F3A7" w14:textId="5D43CA43" w:rsidR="00423B80" w:rsidRDefault="00423B80"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99">
    <w:p w14:paraId="54F1DDA3" w14:textId="7FA1559F" w:rsidR="00423B80" w:rsidRDefault="00423B80" w:rsidP="00283E41">
      <w:pPr>
        <w:pStyle w:val="footnote"/>
      </w:pPr>
      <w:r>
        <w:rPr>
          <w:rStyle w:val="FootnoteReference"/>
        </w:rPr>
        <w:footnoteRef/>
      </w:r>
      <w:r>
        <w:t xml:space="preserve"> [JS] or “give thanks to”, “thankfully confess with praise”</w:t>
      </w:r>
    </w:p>
  </w:footnote>
  <w:footnote w:id="700">
    <w:p w14:paraId="6FF61961" w14:textId="48C00F3F" w:rsidR="00423B80" w:rsidRDefault="00423B80" w:rsidP="00283E41">
      <w:pPr>
        <w:pStyle w:val="footnote"/>
      </w:pPr>
      <w:r>
        <w:rPr>
          <w:rStyle w:val="FootnoteReference"/>
        </w:rPr>
        <w:footnoteRef/>
      </w:r>
      <w:r>
        <w:t xml:space="preserve"> [JS] or “praise and thank,” “thankfully confess with praise”</w:t>
      </w:r>
    </w:p>
  </w:footnote>
  <w:footnote w:id="701">
    <w:p w14:paraId="136E3140" w14:textId="77777777" w:rsidR="00423B80" w:rsidRDefault="00423B80"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702">
    <w:p w14:paraId="130CB8A8" w14:textId="3314BD86" w:rsidR="00423B80" w:rsidRDefault="00423B80" w:rsidP="00283E41">
      <w:pPr>
        <w:pStyle w:val="footnote"/>
      </w:pPr>
      <w:r>
        <w:rPr>
          <w:rStyle w:val="FootnoteReference"/>
        </w:rPr>
        <w:footnoteRef/>
      </w:r>
      <w:r>
        <w:t xml:space="preserve"> [JS] or “prosper us”</w:t>
      </w:r>
    </w:p>
  </w:footnote>
  <w:footnote w:id="703">
    <w:p w14:paraId="7A2D9627" w14:textId="696F8531" w:rsidR="00423B80" w:rsidRDefault="00423B80" w:rsidP="00407DA2">
      <w:pPr>
        <w:pStyle w:val="footnote"/>
      </w:pPr>
      <w:r>
        <w:rPr>
          <w:rStyle w:val="FootnoteReference"/>
        </w:rPr>
        <w:footnoteRef/>
      </w:r>
      <w:r>
        <w:t xml:space="preserve"> [JS] or “revealed Himself to us” or, as Fr. Athanasius has it, “has shone upone us.”</w:t>
      </w:r>
    </w:p>
  </w:footnote>
  <w:footnote w:id="704">
    <w:p w14:paraId="05642717" w14:textId="78CE3F15" w:rsidR="00423B80" w:rsidRDefault="00423B80"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5">
    <w:p w14:paraId="27685407" w14:textId="50DBBE13" w:rsidR="00423B80" w:rsidRDefault="00423B80"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6">
    <w:p w14:paraId="10B6A538" w14:textId="218D14D9" w:rsidR="00423B80" w:rsidRDefault="00423B80" w:rsidP="00407DA2">
      <w:pPr>
        <w:pStyle w:val="footnote"/>
      </w:pPr>
      <w:r>
        <w:rPr>
          <w:rStyle w:val="FootnoteReference"/>
        </w:rPr>
        <w:footnoteRef/>
      </w:r>
      <w:r>
        <w:t xml:space="preserve"> [JS] “thankfully confess You with praise”</w:t>
      </w:r>
    </w:p>
  </w:footnote>
  <w:footnote w:id="707">
    <w:p w14:paraId="327B2E03" w14:textId="17966534" w:rsidR="00423B80" w:rsidRDefault="00423B80" w:rsidP="00407DA2">
      <w:pPr>
        <w:pStyle w:val="footnote"/>
      </w:pPr>
      <w:r>
        <w:rPr>
          <w:rStyle w:val="FootnoteReference"/>
        </w:rPr>
        <w:footnoteRef/>
      </w:r>
      <w:r>
        <w:t xml:space="preserve"> [JS] “thankfully confess You with praise”</w:t>
      </w:r>
    </w:p>
  </w:footnote>
  <w:footnote w:id="708">
    <w:p w14:paraId="6E3C51BA" w14:textId="77777777" w:rsidR="00423B80" w:rsidRDefault="00423B80"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09">
    <w:p w14:paraId="1B184B80" w14:textId="77777777" w:rsidR="00423B80" w:rsidRDefault="00423B80" w:rsidP="00C544D6">
      <w:pPr>
        <w:pStyle w:val="footnote"/>
      </w:pPr>
      <w:r>
        <w:rPr>
          <w:rStyle w:val="FootnoteReference"/>
        </w:rPr>
        <w:footnoteRef/>
      </w:r>
      <w:r>
        <w:t xml:space="preserve"> Rom. 10:5; Gal. 3:12; Lev. 18:5; Luke 10:25-28.</w:t>
      </w:r>
    </w:p>
  </w:footnote>
  <w:footnote w:id="710">
    <w:p w14:paraId="0E153BF4" w14:textId="77777777" w:rsidR="00423B80" w:rsidRDefault="00423B80"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1">
    <w:p w14:paraId="5FA9B9EF" w14:textId="77777777" w:rsidR="00423B80" w:rsidRDefault="00423B80"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2">
    <w:p w14:paraId="253864F1" w14:textId="16AD5912" w:rsidR="00423B80" w:rsidRDefault="00423B80" w:rsidP="00E869A6">
      <w:pPr>
        <w:pStyle w:val="footnote"/>
      </w:pPr>
      <w:r>
        <w:rPr>
          <w:rStyle w:val="FootnoteReference"/>
        </w:rPr>
        <w:footnoteRef/>
      </w:r>
      <w:r>
        <w:t xml:space="preserve"> [JS] or “ordinances”. Fr. Athanasius has, “truths”. Literally something engraved or inscribed.</w:t>
      </w:r>
    </w:p>
  </w:footnote>
  <w:footnote w:id="713">
    <w:p w14:paraId="18017E7A" w14:textId="699B3F0B" w:rsidR="00423B80" w:rsidRDefault="00423B80" w:rsidP="00E869A6">
      <w:pPr>
        <w:pStyle w:val="footnote"/>
      </w:pPr>
      <w:r>
        <w:rPr>
          <w:rStyle w:val="FootnoteReference"/>
        </w:rPr>
        <w:footnoteRef/>
      </w:r>
      <w:r>
        <w:t xml:space="preserve"> [JS] Fr. Lazarus has “praise and thank”. Could be rendered, “thankfully confess You with praise”.</w:t>
      </w:r>
    </w:p>
  </w:footnote>
  <w:footnote w:id="714">
    <w:p w14:paraId="6175A855" w14:textId="57690D3E" w:rsidR="00423B80" w:rsidRDefault="00423B80" w:rsidP="00C57482">
      <w:pPr>
        <w:pStyle w:val="footnote"/>
      </w:pPr>
      <w:r>
        <w:rPr>
          <w:rStyle w:val="FootnoteReference"/>
        </w:rPr>
        <w:footnoteRef/>
      </w:r>
      <w:r>
        <w:t xml:space="preserve"> [JS] or “sayings,” or “teachings”</w:t>
      </w:r>
    </w:p>
  </w:footnote>
  <w:footnote w:id="715">
    <w:p w14:paraId="798DF7BE" w14:textId="68962B07" w:rsidR="00423B80" w:rsidRDefault="00423B80" w:rsidP="00BE75D2">
      <w:pPr>
        <w:pStyle w:val="footnote"/>
      </w:pPr>
      <w:r>
        <w:rPr>
          <w:rStyle w:val="FootnoteReference"/>
        </w:rPr>
        <w:footnoteRef/>
      </w:r>
      <w:r>
        <w:t xml:space="preserve"> [JS] Fr. Athanasius has, “repaly,” Brenton has “recompense”</w:t>
      </w:r>
    </w:p>
  </w:footnote>
  <w:footnote w:id="716">
    <w:p w14:paraId="0D4EEBCE" w14:textId="0AC85059" w:rsidR="00423B80" w:rsidRDefault="00423B80"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7">
    <w:p w14:paraId="27B8F97B" w14:textId="77777777" w:rsidR="00423B80" w:rsidRDefault="00423B80"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18">
    <w:p w14:paraId="7E47ADA2" w14:textId="77777777" w:rsidR="00423B80" w:rsidRDefault="00423B80"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19">
    <w:p w14:paraId="1EDD2AC5" w14:textId="77777777" w:rsidR="00423B80" w:rsidRDefault="00423B80" w:rsidP="00C544D6">
      <w:pPr>
        <w:pStyle w:val="footnote"/>
      </w:pPr>
      <w:r>
        <w:rPr>
          <w:rStyle w:val="FootnoteReference"/>
        </w:rPr>
        <w:footnoteRef/>
      </w:r>
      <w:r>
        <w:t xml:space="preserve"> sloth: </w:t>
      </w:r>
      <w:r w:rsidRPr="0002544A">
        <w:rPr>
          <w:i/>
        </w:rPr>
        <w:t>or:</w:t>
      </w:r>
      <w:r>
        <w:t xml:space="preserve"> accidie.</w:t>
      </w:r>
    </w:p>
  </w:footnote>
  <w:footnote w:id="720">
    <w:p w14:paraId="35335E72" w14:textId="703A0471" w:rsidR="00423B80" w:rsidRDefault="00423B80" w:rsidP="005E7419">
      <w:pPr>
        <w:pStyle w:val="footnote"/>
      </w:pPr>
      <w:r>
        <w:rPr>
          <w:rStyle w:val="FootnoteReference"/>
        </w:rPr>
        <w:footnoteRef/>
      </w:r>
      <w:r>
        <w:t xml:space="preserve"> [JS] or “establish,” “confirm”</w:t>
      </w:r>
    </w:p>
  </w:footnote>
  <w:footnote w:id="721">
    <w:p w14:paraId="2E991C7E" w14:textId="4933BF85" w:rsidR="00423B80" w:rsidRDefault="00423B80" w:rsidP="00B5676D">
      <w:pPr>
        <w:pStyle w:val="footnote"/>
      </w:pPr>
      <w:r>
        <w:rPr>
          <w:rStyle w:val="FootnoteReference"/>
        </w:rPr>
        <w:footnoteRef/>
      </w:r>
      <w:r>
        <w:t xml:space="preserve"> [JS] or “covetousness”</w:t>
      </w:r>
    </w:p>
  </w:footnote>
  <w:footnote w:id="722">
    <w:p w14:paraId="25BE986A" w14:textId="2129563B" w:rsidR="00423B80" w:rsidRDefault="00423B80"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3">
    <w:p w14:paraId="1BE9F3FA" w14:textId="704CDB82" w:rsidR="00423B80" w:rsidRDefault="00423B80" w:rsidP="00C544D6">
      <w:pPr>
        <w:pStyle w:val="footnote"/>
      </w:pPr>
      <w:r>
        <w:rPr>
          <w:rStyle w:val="FootnoteReference"/>
        </w:rPr>
        <w:footnoteRef/>
      </w:r>
      <w:r>
        <w:t xml:space="preserve"> Christ is our way and our righteousness (cf. Jn. 14:6; 1 Cor 1:30; Ephes. 2:5-7).</w:t>
      </w:r>
    </w:p>
  </w:footnote>
  <w:footnote w:id="724">
    <w:p w14:paraId="79416CA6" w14:textId="027AF494" w:rsidR="00423B80" w:rsidRDefault="00423B80" w:rsidP="00C544D6">
      <w:pPr>
        <w:pStyle w:val="footnote"/>
      </w:pPr>
      <w:r>
        <w:rPr>
          <w:rStyle w:val="FootnoteReference"/>
        </w:rPr>
        <w:footnoteRef/>
      </w:r>
      <w:r>
        <w:t xml:space="preserve"> The house of wisdom can be built only if the fear of God is rooted deeply in the soul (cf. St Ambrose).</w:t>
      </w:r>
    </w:p>
  </w:footnote>
  <w:footnote w:id="725">
    <w:p w14:paraId="5DF20A4C" w14:textId="42D6EF77" w:rsidR="00423B80" w:rsidRDefault="00423B80" w:rsidP="00C544D6">
      <w:pPr>
        <w:pStyle w:val="footnote"/>
      </w:pPr>
      <w:r>
        <w:rPr>
          <w:rStyle w:val="FootnoteReference"/>
        </w:rPr>
        <w:footnoteRef/>
      </w:r>
      <w:r>
        <w:t xml:space="preserve"> Christ is our way and our righteousness (cf. Jn. 14:6; 1 Cor 1:30; Ephes. 2:5-7). &lt;see 2 footnotes above&gt;</w:t>
      </w:r>
    </w:p>
  </w:footnote>
  <w:footnote w:id="726">
    <w:p w14:paraId="2981F854" w14:textId="7B631D2E" w:rsidR="00423B80" w:rsidRDefault="00423B80" w:rsidP="00C544D6">
      <w:pPr>
        <w:pStyle w:val="footnote"/>
      </w:pPr>
      <w:r>
        <w:rPr>
          <w:rStyle w:val="FootnoteReference"/>
        </w:rPr>
        <w:footnoteRef/>
      </w:r>
      <w:r>
        <w:t xml:space="preserve"> </w:t>
      </w:r>
      <w:r w:rsidRPr="0002544A">
        <w:rPr>
          <w:i/>
        </w:rPr>
        <w:t>Lit</w:t>
      </w:r>
      <w:r>
        <w:t>. Face: a Hebraism for ‘favor’. (Cf. Psalm 44:13).</w:t>
      </w:r>
    </w:p>
  </w:footnote>
  <w:footnote w:id="727">
    <w:p w14:paraId="38605490" w14:textId="30AFC73A" w:rsidR="00423B80" w:rsidRDefault="00423B80" w:rsidP="00D305E3">
      <w:pPr>
        <w:pStyle w:val="footnote"/>
      </w:pPr>
      <w:r>
        <w:rPr>
          <w:rStyle w:val="FootnoteReference"/>
        </w:rPr>
        <w:footnoteRef/>
      </w:r>
      <w:r>
        <w:t xml:space="preserve"> [JS] or “thank,” “thankfully confess You with praise”</w:t>
      </w:r>
    </w:p>
  </w:footnote>
  <w:footnote w:id="728">
    <w:p w14:paraId="7A206583" w14:textId="77777777" w:rsidR="00423B80" w:rsidRDefault="00423B80"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29">
    <w:p w14:paraId="47E338DE" w14:textId="77777777" w:rsidR="00423B80" w:rsidRDefault="00423B80" w:rsidP="00C544D6">
      <w:pPr>
        <w:pStyle w:val="footnote"/>
      </w:pPr>
      <w:r>
        <w:rPr>
          <w:rStyle w:val="FootnoteReference"/>
        </w:rPr>
        <w:footnoteRef/>
      </w:r>
      <w:r>
        <w:t xml:space="preserve"> Curdled with scorn, anger and fear.</w:t>
      </w:r>
    </w:p>
  </w:footnote>
  <w:footnote w:id="730">
    <w:p w14:paraId="7309743D" w14:textId="0EE8ABB9" w:rsidR="00423B80" w:rsidRDefault="00423B80" w:rsidP="00C544D6">
      <w:pPr>
        <w:pStyle w:val="footnote"/>
      </w:pPr>
      <w:r>
        <w:rPr>
          <w:rStyle w:val="FootnoteReference"/>
        </w:rPr>
        <w:footnoteRef/>
      </w:r>
      <w:r>
        <w:t xml:space="preserve"> Was St. Peter poor when he had no gold and silver for the cripple? They are not currency in Canaan (cf. St. Chrysostom).</w:t>
      </w:r>
    </w:p>
  </w:footnote>
  <w:footnote w:id="731">
    <w:p w14:paraId="093B35A7" w14:textId="6379C8CD" w:rsidR="00423B80" w:rsidRDefault="00423B80"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2">
    <w:p w14:paraId="66EEA7F3" w14:textId="2655C0E8" w:rsidR="00423B80" w:rsidRDefault="00423B80" w:rsidP="00C936FC">
      <w:pPr>
        <w:pStyle w:val="footnote"/>
      </w:pPr>
      <w:r>
        <w:rPr>
          <w:rStyle w:val="FootnoteReference"/>
        </w:rPr>
        <w:footnoteRef/>
      </w:r>
      <w:r>
        <w:t xml:space="preserve"> [JS] i.e. my eyes were straigned looking for your word.</w:t>
      </w:r>
    </w:p>
  </w:footnote>
  <w:footnote w:id="733">
    <w:p w14:paraId="4CBD2EF6" w14:textId="212825E8" w:rsidR="00423B80" w:rsidRDefault="00423B80"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4">
    <w:p w14:paraId="10BF754D" w14:textId="77777777" w:rsidR="00423B80" w:rsidRDefault="00423B80" w:rsidP="00C544D6">
      <w:pPr>
        <w:pStyle w:val="footnote"/>
      </w:pPr>
      <w:r>
        <w:rPr>
          <w:rStyle w:val="FootnoteReference"/>
        </w:rPr>
        <w:footnoteRef/>
      </w:r>
      <w:r>
        <w:t xml:space="preserve"> Sprinkled with hoar-frost, a wineskin is like the greying head of an old man.</w:t>
      </w:r>
    </w:p>
  </w:footnote>
  <w:footnote w:id="735">
    <w:p w14:paraId="297C1D16" w14:textId="55FFB7CB" w:rsidR="00423B80" w:rsidRDefault="00423B80" w:rsidP="00D9575C">
      <w:pPr>
        <w:pStyle w:val="footnote"/>
      </w:pPr>
      <w:r>
        <w:rPr>
          <w:rStyle w:val="FootnoteReference"/>
        </w:rPr>
        <w:footnoteRef/>
      </w:r>
      <w:r>
        <w:t xml:space="preserve"> [JS] revive, “give me life”</w:t>
      </w:r>
    </w:p>
  </w:footnote>
  <w:footnote w:id="736">
    <w:p w14:paraId="43860D7B" w14:textId="0D5C0E48" w:rsidR="00423B80" w:rsidRDefault="00423B80" w:rsidP="00D9575C">
      <w:pPr>
        <w:pStyle w:val="footnote"/>
      </w:pPr>
      <w:r>
        <w:rPr>
          <w:rStyle w:val="FootnoteReference"/>
        </w:rPr>
        <w:footnoteRef/>
      </w:r>
      <w:r>
        <w:t xml:space="preserve"> [JS] “all things together”, i.e. “all the universe”</w:t>
      </w:r>
    </w:p>
  </w:footnote>
  <w:footnote w:id="737">
    <w:p w14:paraId="1C03CDF6" w14:textId="6210968E" w:rsidR="00423B80" w:rsidRDefault="00423B80"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38">
    <w:p w14:paraId="590118AD" w14:textId="77777777" w:rsidR="00423B80" w:rsidRDefault="00423B80" w:rsidP="00C544D6">
      <w:pPr>
        <w:pStyle w:val="footnote"/>
      </w:pPr>
      <w:r>
        <w:rPr>
          <w:rStyle w:val="FootnoteReference"/>
        </w:rPr>
        <w:footnoteRef/>
      </w:r>
      <w:r>
        <w:t xml:space="preserve"> hear: </w:t>
      </w:r>
      <w:r w:rsidRPr="0002544A">
        <w:rPr>
          <w:i/>
        </w:rPr>
        <w:t>lit</w:t>
      </w:r>
      <w:r>
        <w:t>. gullet, throat, larynx.</w:t>
      </w:r>
    </w:p>
  </w:footnote>
  <w:footnote w:id="739">
    <w:p w14:paraId="1A1C9B89" w14:textId="77777777" w:rsidR="00423B80" w:rsidRDefault="00423B80"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40">
    <w:p w14:paraId="608F88F3" w14:textId="5EEF24C6" w:rsidR="00423B80" w:rsidRDefault="00423B80" w:rsidP="004D36A2">
      <w:pPr>
        <w:pStyle w:val="footnote"/>
      </w:pPr>
      <w:r>
        <w:rPr>
          <w:rStyle w:val="FootnoteReference"/>
        </w:rPr>
        <w:footnoteRef/>
      </w:r>
      <w:r>
        <w:t xml:space="preserve"> [JS] probably “forever for a reward”, rather than “for an eternal reward”</w:t>
      </w:r>
    </w:p>
  </w:footnote>
  <w:footnote w:id="741">
    <w:p w14:paraId="5687A5D1" w14:textId="12E6D97D" w:rsidR="00423B80" w:rsidRDefault="00423B80"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42">
    <w:p w14:paraId="2CF134F8" w14:textId="13011A8D" w:rsidR="00423B80" w:rsidRDefault="00423B80"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3">
    <w:p w14:paraId="3C89D31A" w14:textId="188553A2" w:rsidR="00423B80" w:rsidRDefault="00423B80"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4">
    <w:p w14:paraId="0E747174" w14:textId="77777777" w:rsidR="00423B80" w:rsidRDefault="00423B80" w:rsidP="00C544D6">
      <w:pPr>
        <w:pStyle w:val="footnote"/>
      </w:pPr>
      <w:r>
        <w:rPr>
          <w:rStyle w:val="FootnoteReference"/>
        </w:rPr>
        <w:footnoteRef/>
      </w:r>
      <w:r>
        <w:t xml:space="preserve"> These words are repeated by the deacon at the beginning of the Divine Liturgy.</w:t>
      </w:r>
    </w:p>
  </w:footnote>
  <w:footnote w:id="745">
    <w:p w14:paraId="24311CED" w14:textId="1E1A85CD" w:rsidR="00423B80" w:rsidRDefault="00423B80"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6">
    <w:p w14:paraId="31DA08D1" w14:textId="75A07B30" w:rsidR="00423B80" w:rsidRDefault="00423B80" w:rsidP="00027E51">
      <w:pPr>
        <w:pStyle w:val="footnote"/>
      </w:pPr>
      <w:r>
        <w:rPr>
          <w:rStyle w:val="FootnoteReference"/>
        </w:rPr>
        <w:footnoteRef/>
      </w:r>
      <w:r>
        <w:t xml:space="preserve"> [JS] or “I directed myself towards”</w:t>
      </w:r>
    </w:p>
  </w:footnote>
  <w:footnote w:id="747">
    <w:p w14:paraId="0B2F62E7" w14:textId="0CF252B5" w:rsidR="00423B80" w:rsidRDefault="00423B80" w:rsidP="00C544D6">
      <w:pPr>
        <w:pStyle w:val="footnote"/>
      </w:pPr>
      <w:r>
        <w:rPr>
          <w:rStyle w:val="FootnoteReference"/>
        </w:rPr>
        <w:footnoteRef/>
      </w:r>
      <w:r>
        <w:t xml:space="preserve"> Cf. Lk. 24:27,32,45.</w:t>
      </w:r>
    </w:p>
  </w:footnote>
  <w:footnote w:id="748">
    <w:p w14:paraId="081BE299" w14:textId="0DC86D26" w:rsidR="00423B80" w:rsidRDefault="00423B80" w:rsidP="00027E51">
      <w:pPr>
        <w:pStyle w:val="footnote"/>
      </w:pPr>
      <w:r>
        <w:rPr>
          <w:rStyle w:val="FootnoteReference"/>
        </w:rPr>
        <w:footnoteRef/>
      </w:r>
      <w:r>
        <w:t xml:space="preserve"> [JS] Fr. Lazarus and Fr. Athanasius interpret this as “the Spirit” or “a Spirit”, (breath and spirit being the same word)</w:t>
      </w:r>
    </w:p>
  </w:footnote>
  <w:footnote w:id="749">
    <w:p w14:paraId="33F1F13D" w14:textId="77777777" w:rsidR="00423B80" w:rsidRDefault="00423B80" w:rsidP="00C544D6">
      <w:pPr>
        <w:pStyle w:val="footnote"/>
      </w:pPr>
      <w:r>
        <w:rPr>
          <w:rStyle w:val="FootnoteReference"/>
        </w:rPr>
        <w:footnoteRef/>
      </w:r>
      <w:r>
        <w:t xml:space="preserve"> Just as we who claim to love God judge it right to show mercy, so we can expect the divine mercy (Mt. 5:7).</w:t>
      </w:r>
    </w:p>
  </w:footnote>
  <w:footnote w:id="750">
    <w:p w14:paraId="63C08946" w14:textId="7EC52CFB" w:rsidR="00423B80" w:rsidRDefault="00423B80" w:rsidP="00C544D6">
      <w:pPr>
        <w:pStyle w:val="footnote"/>
      </w:pPr>
      <w:r>
        <w:rPr>
          <w:rStyle w:val="FootnoteReference"/>
        </w:rPr>
        <w:footnoteRef/>
      </w:r>
      <w:r>
        <w:t xml:space="preserve"> pure: </w:t>
      </w:r>
      <w:r w:rsidRPr="007B4ADE">
        <w:rPr>
          <w:i/>
        </w:rPr>
        <w:t>lit</w:t>
      </w:r>
      <w:r>
        <w:t>. burnt, fired: hence refined and pure (cf. Psalm 11:7).</w:t>
      </w:r>
    </w:p>
  </w:footnote>
  <w:footnote w:id="751">
    <w:p w14:paraId="6C5F33A5" w14:textId="77777777" w:rsidR="00423B80" w:rsidRDefault="00423B80"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2">
    <w:p w14:paraId="1B4D2C64" w14:textId="77376B3B" w:rsidR="00423B80" w:rsidRDefault="00423B80"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3">
    <w:p w14:paraId="7AACBE15" w14:textId="544AAC0D" w:rsidR="00423B80" w:rsidRDefault="00423B80"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4">
    <w:p w14:paraId="316360CF" w14:textId="52D1E6E8" w:rsidR="00423B80" w:rsidRDefault="00423B80" w:rsidP="00330381">
      <w:pPr>
        <w:pStyle w:val="footnote"/>
      </w:pPr>
      <w:r>
        <w:rPr>
          <w:rStyle w:val="FootnoteReference"/>
        </w:rPr>
        <w:footnoteRef/>
      </w:r>
      <w:r>
        <w:t xml:space="preserve"> [JS] or “wickedness”</w:t>
      </w:r>
    </w:p>
  </w:footnote>
  <w:footnote w:id="755">
    <w:p w14:paraId="50052FF4" w14:textId="1790CFD6" w:rsidR="00423B80" w:rsidRDefault="00423B80" w:rsidP="00C544D6">
      <w:pPr>
        <w:pStyle w:val="footnote"/>
      </w:pPr>
      <w:r>
        <w:rPr>
          <w:rStyle w:val="FootnoteReference"/>
        </w:rPr>
        <w:footnoteRef/>
      </w:r>
      <w:r>
        <w:t xml:space="preserve"> Cf. Ps. 110:10.</w:t>
      </w:r>
    </w:p>
  </w:footnote>
  <w:footnote w:id="756">
    <w:p w14:paraId="720D7516" w14:textId="1A9EC268" w:rsidR="00423B80" w:rsidRDefault="00423B80"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7">
    <w:p w14:paraId="7BCCBEE9" w14:textId="2E070483" w:rsidR="00423B80" w:rsidRDefault="00423B80" w:rsidP="00922B79">
      <w:pPr>
        <w:pStyle w:val="footnote"/>
      </w:pPr>
      <w:r>
        <w:rPr>
          <w:rStyle w:val="FootnoteReference"/>
        </w:rPr>
        <w:footnoteRef/>
      </w:r>
      <w:r>
        <w:t xml:space="preserve"> [JS] Coptic has, “Name”.</w:t>
      </w:r>
    </w:p>
  </w:footnote>
  <w:footnote w:id="758">
    <w:p w14:paraId="6758F0AB" w14:textId="1B97FFBE" w:rsidR="00423B80" w:rsidRDefault="00423B80" w:rsidP="00922B79">
      <w:pPr>
        <w:pStyle w:val="footnote"/>
      </w:pPr>
      <w:r>
        <w:rPr>
          <w:rStyle w:val="FootnoteReference"/>
        </w:rPr>
        <w:footnoteRef/>
      </w:r>
      <w:r>
        <w:t xml:space="preserve"> [JS] or “word,” or “teachings</w:t>
      </w:r>
    </w:p>
  </w:footnote>
  <w:footnote w:id="759">
    <w:p w14:paraId="323379C4" w14:textId="4014F861" w:rsidR="00423B80" w:rsidRDefault="00423B80" w:rsidP="00DA5B2D">
      <w:pPr>
        <w:pStyle w:val="footnote"/>
      </w:pPr>
      <w:r>
        <w:rPr>
          <w:rStyle w:val="FootnoteReference"/>
        </w:rPr>
        <w:footnoteRef/>
      </w:r>
      <w:r>
        <w:t xml:space="preserve"> [JS] [] found in Coptic. See the First Hour of Tuesday of Holy Week.</w:t>
      </w:r>
    </w:p>
  </w:footnote>
  <w:footnote w:id="760">
    <w:p w14:paraId="6F9983BE" w14:textId="25FEB91F" w:rsidR="00423B80" w:rsidRDefault="00423B80" w:rsidP="00881117">
      <w:pPr>
        <w:pStyle w:val="footnote"/>
      </w:pPr>
      <w:r>
        <w:rPr>
          <w:rStyle w:val="FootnoteReference"/>
        </w:rPr>
        <w:footnoteRef/>
      </w:r>
      <w:r>
        <w:t xml:space="preserve"> [JS] Fr. Athanaius has “or what shall be added unto you, by a deceitful ltongue?”</w:t>
      </w:r>
    </w:p>
  </w:footnote>
  <w:footnote w:id="761">
    <w:p w14:paraId="0951B7D8" w14:textId="2424F68A" w:rsidR="00423B80" w:rsidRDefault="00423B80" w:rsidP="00C544D6">
      <w:pPr>
        <w:pStyle w:val="footnote"/>
      </w:pPr>
      <w:r>
        <w:rPr>
          <w:rStyle w:val="FootnoteReference"/>
        </w:rPr>
        <w:footnoteRef/>
      </w:r>
      <w:r>
        <w:t xml:space="preserve"> Cf. Psalm 139:11; Rom. 12:20. ‘Coals of hell’. For desolation as the equivalent of hell, see Mark 13:14.</w:t>
      </w:r>
    </w:p>
  </w:footnote>
  <w:footnote w:id="762">
    <w:p w14:paraId="1F068DD9" w14:textId="40950119" w:rsidR="00423B80" w:rsidRDefault="00423B80" w:rsidP="00C544D6">
      <w:pPr>
        <w:pStyle w:val="footnote"/>
      </w:pPr>
      <w:r>
        <w:rPr>
          <w:rStyle w:val="FootnoteReference"/>
        </w:rPr>
        <w:footnoteRef/>
      </w:r>
      <w:r>
        <w:t xml:space="preserve"> Cf. Jeremiah 3:23. I look through the hills to their unseen Maker.</w:t>
      </w:r>
    </w:p>
  </w:footnote>
  <w:footnote w:id="763">
    <w:p w14:paraId="597C7008" w14:textId="630EBDA2" w:rsidR="00423B80" w:rsidRDefault="00423B80"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64">
    <w:p w14:paraId="17B7D2D5" w14:textId="062D6F27" w:rsidR="00423B80" w:rsidRDefault="00423B80" w:rsidP="00CE55B0">
      <w:pPr>
        <w:pStyle w:val="footnote"/>
      </w:pPr>
      <w:r>
        <w:rPr>
          <w:rStyle w:val="FootnoteReference"/>
        </w:rPr>
        <w:footnoteRef/>
      </w:r>
      <w:r>
        <w:t xml:space="preserve"> [JS] Fr. Athanasius has, “Jerusalem is built as a city: her good pleasure is in this and that:”</w:t>
      </w:r>
    </w:p>
  </w:footnote>
  <w:footnote w:id="765">
    <w:p w14:paraId="15E2D793" w14:textId="77777777" w:rsidR="00423B80" w:rsidRDefault="00423B80"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6">
    <w:p w14:paraId="15A2BE54" w14:textId="760CD576" w:rsidR="00423B80" w:rsidRDefault="00423B80" w:rsidP="00CE55B0">
      <w:pPr>
        <w:pStyle w:val="footnote"/>
      </w:pPr>
      <w:r>
        <w:rPr>
          <w:rStyle w:val="FootnoteReference"/>
        </w:rPr>
        <w:footnoteRef/>
      </w:r>
      <w:r>
        <w:t xml:space="preserve"> [JS] or “thank and praise”, “thankfully confess with praise”</w:t>
      </w:r>
    </w:p>
  </w:footnote>
  <w:footnote w:id="767">
    <w:p w14:paraId="351045EF" w14:textId="461615AB" w:rsidR="00423B80" w:rsidRDefault="00423B80" w:rsidP="0033276B">
      <w:pPr>
        <w:pStyle w:val="footnote"/>
      </w:pPr>
      <w:r>
        <w:rPr>
          <w:rStyle w:val="FootnoteReference"/>
        </w:rPr>
        <w:footnoteRef/>
      </w:r>
      <w:r>
        <w:t xml:space="preserve"> [JS] or “pray” or “ask after” “that which pertains to the pace of Jesrusalem”</w:t>
      </w:r>
    </w:p>
  </w:footnote>
  <w:footnote w:id="768">
    <w:p w14:paraId="3A74CEC3" w14:textId="7502B3A2" w:rsidR="00423B80" w:rsidRDefault="00423B80"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69">
    <w:p w14:paraId="2E2CD6B3" w14:textId="77777777" w:rsidR="00423B80" w:rsidRDefault="00423B80" w:rsidP="00C544D6">
      <w:pPr>
        <w:pStyle w:val="footnote"/>
      </w:pPr>
      <w:r>
        <w:rPr>
          <w:rStyle w:val="FootnoteReference"/>
        </w:rPr>
        <w:footnoteRef/>
      </w:r>
      <w:r>
        <w:t xml:space="preserve"> Hebrews 11:26; 13:13.</w:t>
      </w:r>
    </w:p>
  </w:footnote>
  <w:footnote w:id="770">
    <w:p w14:paraId="09354BED" w14:textId="77777777" w:rsidR="00423B80" w:rsidRDefault="00423B80" w:rsidP="00C544D6">
      <w:pPr>
        <w:pStyle w:val="footnote"/>
      </w:pPr>
      <w:r>
        <w:rPr>
          <w:rStyle w:val="FootnoteReference"/>
        </w:rPr>
        <w:footnoteRef/>
      </w:r>
      <w:r>
        <w:t xml:space="preserve"> Heaven is here (Mt. 4:17; Lk. 17:21; Prov. 17:24).</w:t>
      </w:r>
    </w:p>
  </w:footnote>
  <w:footnote w:id="771">
    <w:p w14:paraId="70E4A917" w14:textId="510327E2" w:rsidR="00423B80" w:rsidRDefault="00423B80" w:rsidP="0017251E">
      <w:pPr>
        <w:pStyle w:val="footnote"/>
      </w:pPr>
      <w:r>
        <w:rPr>
          <w:rStyle w:val="FootnoteReference"/>
        </w:rPr>
        <w:footnoteRef/>
      </w:r>
      <w:r>
        <w:t xml:space="preserve"> [JS] Fr. Lazarus and NETS have “irresistible”, OSB has “overwhelming”</w:t>
      </w:r>
    </w:p>
  </w:footnote>
  <w:footnote w:id="772">
    <w:p w14:paraId="045830C0" w14:textId="3777C1FD" w:rsidR="00423B80" w:rsidRDefault="00423B80" w:rsidP="00330381">
      <w:pPr>
        <w:pStyle w:val="footnote"/>
      </w:pPr>
      <w:r>
        <w:rPr>
          <w:rStyle w:val="FootnoteReference"/>
        </w:rPr>
        <w:footnoteRef/>
      </w:r>
      <w:r>
        <w:t xml:space="preserve"> [JS] or “evildoers”</w:t>
      </w:r>
    </w:p>
  </w:footnote>
  <w:footnote w:id="773">
    <w:p w14:paraId="09C30AE4" w14:textId="6C02AB51" w:rsidR="00423B80" w:rsidRDefault="00423B80" w:rsidP="00511459">
      <w:pPr>
        <w:pStyle w:val="footnote"/>
      </w:pPr>
      <w:r>
        <w:rPr>
          <w:rStyle w:val="FootnoteReference"/>
        </w:rPr>
        <w:footnoteRef/>
      </w:r>
      <w:r>
        <w:t xml:space="preserve"> [JS] Fr. Athanasius has, “the Lord has magnified His doings with them.”</w:t>
      </w:r>
    </w:p>
  </w:footnote>
  <w:footnote w:id="774">
    <w:p w14:paraId="5CAE6DBB" w14:textId="77777777" w:rsidR="00423B80" w:rsidRDefault="00423B80"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5">
    <w:p w14:paraId="2AB48656" w14:textId="77777777" w:rsidR="00423B80" w:rsidRDefault="00423B80"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6">
    <w:p w14:paraId="7602D33B" w14:textId="34E014EA" w:rsidR="00423B80" w:rsidRDefault="00423B80" w:rsidP="003169DD">
      <w:pPr>
        <w:pStyle w:val="footnote"/>
      </w:pPr>
      <w:r>
        <w:rPr>
          <w:rStyle w:val="FootnoteReference"/>
        </w:rPr>
        <w:footnoteRef/>
      </w:r>
      <w:r>
        <w:t xml:space="preserve"> [JS] “from your rest”, literally, “after sitting”</w:t>
      </w:r>
    </w:p>
  </w:footnote>
  <w:footnote w:id="777">
    <w:p w14:paraId="2EF38BE0" w14:textId="36D5D79C" w:rsidR="00423B80" w:rsidRDefault="00423B80" w:rsidP="003169DD">
      <w:pPr>
        <w:pStyle w:val="footnote"/>
      </w:pPr>
      <w:r>
        <w:rPr>
          <w:rStyle w:val="FootnoteReference"/>
        </w:rPr>
        <w:footnoteRef/>
      </w:r>
      <w:r>
        <w:t xml:space="preserve"> [JS] Fr. Athanasius has, “the children of those who have been awakened.”</w:t>
      </w:r>
    </w:p>
  </w:footnote>
  <w:footnote w:id="778">
    <w:p w14:paraId="40FE15BF" w14:textId="13C73A63" w:rsidR="00423B80" w:rsidRDefault="00423B80" w:rsidP="008D24A6">
      <w:pPr>
        <w:pStyle w:val="footnote"/>
      </w:pPr>
      <w:r>
        <w:rPr>
          <w:rStyle w:val="FootnoteReference"/>
        </w:rPr>
        <w:footnoteRef/>
      </w:r>
      <w:r>
        <w:t xml:space="preserve"> [JS] Fr. Lazarus has, “such exiles”</w:t>
      </w:r>
    </w:p>
  </w:footnote>
  <w:footnote w:id="779">
    <w:p w14:paraId="48D4D6D3" w14:textId="3C1F801B" w:rsidR="00423B80" w:rsidRDefault="00423B80" w:rsidP="00087D9B">
      <w:pPr>
        <w:pStyle w:val="footnote"/>
      </w:pPr>
      <w:r>
        <w:rPr>
          <w:rStyle w:val="FootnoteReference"/>
        </w:rPr>
        <w:footnoteRef/>
      </w:r>
      <w:r>
        <w:t xml:space="preserve"> [JS] Fr. Athanasius has, “You will be blessed”</w:t>
      </w:r>
    </w:p>
  </w:footnote>
  <w:footnote w:id="780">
    <w:p w14:paraId="3AE714F7" w14:textId="7F960624" w:rsidR="00423B80" w:rsidRDefault="00423B80" w:rsidP="00537702">
      <w:pPr>
        <w:pStyle w:val="footnote"/>
      </w:pPr>
      <w:r>
        <w:rPr>
          <w:rStyle w:val="FootnoteReference"/>
        </w:rPr>
        <w:footnoteRef/>
      </w:r>
      <w:r>
        <w:t xml:space="preserve"> [JS] Fr. Athanasius has “the Lord will bless,” and “you will see the joys”</w:t>
      </w:r>
    </w:p>
  </w:footnote>
  <w:footnote w:id="781">
    <w:p w14:paraId="7A7A17DB" w14:textId="31683221" w:rsidR="00423B80" w:rsidRDefault="00423B80" w:rsidP="00087D9B">
      <w:pPr>
        <w:pStyle w:val="footnote"/>
      </w:pPr>
      <w:r>
        <w:rPr>
          <w:rStyle w:val="FootnoteReference"/>
        </w:rPr>
        <w:footnoteRef/>
      </w:r>
      <w:r>
        <w:t xml:space="preserve"> [JS]. Fr. Athanasius has, “you will,” instead of “may you”, throughout these last two vs. Lit. “sonss’ sons”</w:t>
      </w:r>
    </w:p>
  </w:footnote>
  <w:footnote w:id="782">
    <w:p w14:paraId="60A69A9F" w14:textId="2E477841" w:rsidR="00423B80" w:rsidRDefault="00423B80" w:rsidP="0061464A">
      <w:pPr>
        <w:pStyle w:val="footnote"/>
      </w:pPr>
      <w:r>
        <w:rPr>
          <w:rStyle w:val="FootnoteReference"/>
        </w:rPr>
        <w:footnoteRef/>
      </w:r>
      <w:r>
        <w:t xml:space="preserve"> [JS] OSB has “schemed behind my back,” NETS has, “On my back the sinners were practicing hteir skill”</w:t>
      </w:r>
    </w:p>
  </w:footnote>
  <w:footnote w:id="783">
    <w:p w14:paraId="74FF21CF" w14:textId="3FFF46C5" w:rsidR="00423B80" w:rsidRDefault="00423B80" w:rsidP="0061464A">
      <w:pPr>
        <w:pStyle w:val="footnote"/>
      </w:pPr>
      <w:r>
        <w:rPr>
          <w:rStyle w:val="FootnoteReference"/>
        </w:rPr>
        <w:footnoteRef/>
      </w:r>
      <w:r>
        <w:t xml:space="preserve"> [JS] or “lawlessness”</w:t>
      </w:r>
    </w:p>
  </w:footnote>
  <w:footnote w:id="784">
    <w:p w14:paraId="6A925E31" w14:textId="50F1CD8D" w:rsidR="00423B80" w:rsidRDefault="00423B80"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5">
    <w:p w14:paraId="0FC01CF2" w14:textId="3C79D2D9" w:rsidR="00423B80" w:rsidRDefault="00423B80" w:rsidP="00714F88">
      <w:pPr>
        <w:pStyle w:val="footnote"/>
      </w:pPr>
      <w:r>
        <w:rPr>
          <w:rStyle w:val="FootnoteReference"/>
        </w:rPr>
        <w:footnoteRef/>
      </w:r>
      <w:r>
        <w:t xml:space="preserve"> [JS] or “transgressions” or “acts of lawlessness”, throughout.</w:t>
      </w:r>
    </w:p>
  </w:footnote>
  <w:footnote w:id="786">
    <w:p w14:paraId="0461F9AD" w14:textId="6F28CA37" w:rsidR="00423B80" w:rsidRDefault="00423B80" w:rsidP="00714F88">
      <w:pPr>
        <w:pStyle w:val="footnote"/>
      </w:pPr>
      <w:r>
        <w:rPr>
          <w:rStyle w:val="FootnoteReference"/>
        </w:rPr>
        <w:footnoteRef/>
      </w:r>
      <w:r>
        <w:t xml:space="preserve"> [JS] or “forgiveness”</w:t>
      </w:r>
    </w:p>
  </w:footnote>
  <w:footnote w:id="787">
    <w:p w14:paraId="0C346C8C" w14:textId="77777777" w:rsidR="00423B80" w:rsidRDefault="00423B80"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88">
    <w:p w14:paraId="5234FC2B" w14:textId="0EBBDCE3" w:rsidR="00423B80" w:rsidRDefault="00423B80" w:rsidP="00C544D6">
      <w:pPr>
        <w:pStyle w:val="footnote"/>
      </w:pPr>
      <w:r>
        <w:rPr>
          <w:rStyle w:val="FootnoteReference"/>
        </w:rPr>
        <w:footnoteRef/>
      </w:r>
      <w:r>
        <w:t xml:space="preserve"> Cf. Titus 2:14.</w:t>
      </w:r>
    </w:p>
  </w:footnote>
  <w:footnote w:id="789">
    <w:p w14:paraId="55BAD822" w14:textId="77777777" w:rsidR="00423B80" w:rsidRDefault="00423B80" w:rsidP="00C544D6">
      <w:pPr>
        <w:pStyle w:val="footnote"/>
      </w:pPr>
      <w:r>
        <w:rPr>
          <w:rStyle w:val="FootnoteReference"/>
        </w:rPr>
        <w:footnoteRef/>
      </w:r>
      <w:r>
        <w:t xml:space="preserve"> Prov. 29:1; 2 Kings 17:14; Neh. 9:16; Dt. 9:6.</w:t>
      </w:r>
    </w:p>
  </w:footnote>
  <w:footnote w:id="790">
    <w:p w14:paraId="4E2F71A4" w14:textId="2CCCE707" w:rsidR="00423B80" w:rsidRDefault="00423B80" w:rsidP="00C0758B">
      <w:pPr>
        <w:pStyle w:val="footnote"/>
      </w:pPr>
      <w:r>
        <w:rPr>
          <w:rStyle w:val="FootnoteReference"/>
        </w:rPr>
        <w:footnoteRef/>
      </w:r>
      <w:r>
        <w:t xml:space="preserve"> [JS] literally “the tabernacle of my house”</w:t>
      </w:r>
    </w:p>
  </w:footnote>
  <w:footnote w:id="791">
    <w:p w14:paraId="7C027A5F" w14:textId="25B43E29" w:rsidR="00423B80" w:rsidRDefault="00423B80"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2">
    <w:p w14:paraId="061D8F8B" w14:textId="29FA4A55" w:rsidR="00423B80" w:rsidRDefault="00423B80" w:rsidP="00C544D6">
      <w:pPr>
        <w:pStyle w:val="footnote"/>
      </w:pPr>
      <w:r>
        <w:rPr>
          <w:rStyle w:val="FootnoteReference"/>
        </w:rPr>
        <w:footnoteRef/>
      </w:r>
      <w:r>
        <w:t xml:space="preserve"> Cf. 1 Kings 6:21 (1 Sam. 6:21).</w:t>
      </w:r>
    </w:p>
  </w:footnote>
  <w:footnote w:id="793">
    <w:p w14:paraId="7A5052C0" w14:textId="161D9B7D" w:rsidR="00423B80" w:rsidRDefault="00423B80" w:rsidP="00023B09">
      <w:pPr>
        <w:pStyle w:val="footnote"/>
      </w:pPr>
      <w:r>
        <w:rPr>
          <w:rStyle w:val="FootnoteReference"/>
        </w:rPr>
        <w:footnoteRef/>
      </w:r>
      <w:r>
        <w:t xml:space="preserve"> [JS] “do obeisance”, i.e. literally “bow down”</w:t>
      </w:r>
    </w:p>
  </w:footnote>
  <w:footnote w:id="794">
    <w:p w14:paraId="7B1B3D1C" w14:textId="1A224FFE" w:rsidR="00423B80" w:rsidRDefault="00423B80" w:rsidP="00023B09">
      <w:pPr>
        <w:pStyle w:val="footnote"/>
      </w:pPr>
      <w:r>
        <w:rPr>
          <w:rStyle w:val="FootnoteReference"/>
        </w:rPr>
        <w:footnoteRef/>
      </w:r>
      <w:r>
        <w:t xml:space="preserve"> [JS] Fr. Lazarus has “resting-place”</w:t>
      </w:r>
    </w:p>
  </w:footnote>
  <w:footnote w:id="795">
    <w:p w14:paraId="57742C2B" w14:textId="024D8554" w:rsidR="00423B80" w:rsidRDefault="00423B80" w:rsidP="00023B09">
      <w:pPr>
        <w:pStyle w:val="footnote"/>
      </w:pPr>
      <w:r>
        <w:rPr>
          <w:rStyle w:val="FootnoteReference"/>
        </w:rPr>
        <w:footnoteRef/>
      </w:r>
      <w:r>
        <w:t xml:space="preserve"> [JS] or “the ark of Your holiness”</w:t>
      </w:r>
    </w:p>
  </w:footnote>
  <w:footnote w:id="796">
    <w:p w14:paraId="371872E1" w14:textId="77777777" w:rsidR="00423B80" w:rsidRDefault="00423B80" w:rsidP="00C544D6">
      <w:pPr>
        <w:pStyle w:val="footnote"/>
      </w:pPr>
      <w:r>
        <w:rPr>
          <w:rStyle w:val="FootnoteReference"/>
        </w:rPr>
        <w:footnoteRef/>
      </w:r>
      <w:r>
        <w:t xml:space="preserve"> Ps. 131:8-10 = 2 Chron. 6:41-42.</w:t>
      </w:r>
    </w:p>
  </w:footnote>
  <w:footnote w:id="797">
    <w:p w14:paraId="3FFC0219" w14:textId="77777777" w:rsidR="00423B80" w:rsidRDefault="00423B80" w:rsidP="00C544D6">
      <w:pPr>
        <w:pStyle w:val="footnote"/>
      </w:pPr>
      <w:r>
        <w:rPr>
          <w:rStyle w:val="FootnoteReference"/>
        </w:rPr>
        <w:footnoteRef/>
      </w:r>
      <w:r>
        <w:t xml:space="preserve"> I Chron. 17:11-14; Acts 2:30-33.</w:t>
      </w:r>
    </w:p>
  </w:footnote>
  <w:footnote w:id="798">
    <w:p w14:paraId="750994E1" w14:textId="39B5FB55" w:rsidR="00423B80" w:rsidRDefault="00423B80" w:rsidP="00631963">
      <w:pPr>
        <w:pStyle w:val="footnote"/>
      </w:pPr>
      <w:r>
        <w:rPr>
          <w:rStyle w:val="FootnoteReference"/>
        </w:rPr>
        <w:footnoteRef/>
      </w:r>
      <w:r>
        <w:t xml:space="preserve"> [JS] Coptic has “widow”.</w:t>
      </w:r>
    </w:p>
  </w:footnote>
  <w:footnote w:id="799">
    <w:p w14:paraId="20533A22" w14:textId="760F6E73" w:rsidR="00423B80" w:rsidRDefault="00423B80" w:rsidP="00631963">
      <w:pPr>
        <w:pStyle w:val="footnote"/>
      </w:pPr>
      <w:r>
        <w:rPr>
          <w:rStyle w:val="FootnoteReference"/>
        </w:rPr>
        <w:footnoteRef/>
      </w:r>
      <w:r>
        <w:t xml:space="preserve"> [JS] or “rejoice with rejoicing”</w:t>
      </w:r>
    </w:p>
  </w:footnote>
  <w:footnote w:id="800">
    <w:p w14:paraId="41E94330" w14:textId="77777777" w:rsidR="00423B80" w:rsidRDefault="00423B80" w:rsidP="00C544D6">
      <w:pPr>
        <w:pStyle w:val="footnote"/>
      </w:pPr>
      <w:r>
        <w:rPr>
          <w:rStyle w:val="FootnoteReference"/>
        </w:rPr>
        <w:footnoteRef/>
      </w:r>
      <w:r>
        <w:t xml:space="preserve"> stock: </w:t>
      </w:r>
      <w:r w:rsidRPr="00783CA0">
        <w:rPr>
          <w:i/>
        </w:rPr>
        <w:t>lit</w:t>
      </w:r>
      <w:r>
        <w:t>. horn.</w:t>
      </w:r>
    </w:p>
  </w:footnote>
  <w:footnote w:id="801">
    <w:p w14:paraId="2CC35491" w14:textId="77777777" w:rsidR="00423B80" w:rsidRDefault="00423B80"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802">
    <w:p w14:paraId="5C900721" w14:textId="77777777" w:rsidR="00423B80" w:rsidRDefault="00423B80"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3">
    <w:p w14:paraId="1C6E6FA2" w14:textId="77777777" w:rsidR="00423B80" w:rsidRDefault="00423B80"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4">
    <w:p w14:paraId="53BD49E1" w14:textId="53C59812" w:rsidR="00423B80" w:rsidRDefault="00423B80"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5">
    <w:p w14:paraId="6C27778C" w14:textId="276CBE19" w:rsidR="00423B80" w:rsidRDefault="00423B80" w:rsidP="008B199B">
      <w:pPr>
        <w:pStyle w:val="footnote"/>
      </w:pPr>
      <w:r>
        <w:rPr>
          <w:rStyle w:val="FootnoteReference"/>
        </w:rPr>
        <w:footnoteRef/>
      </w:r>
      <w:r>
        <w:t xml:space="preserve"> [JS] literally, “slaves”</w:t>
      </w:r>
    </w:p>
  </w:footnote>
  <w:footnote w:id="806">
    <w:p w14:paraId="1FC82724" w14:textId="77777777" w:rsidR="00423B80" w:rsidRDefault="00423B80" w:rsidP="00C544D6">
      <w:pPr>
        <w:pStyle w:val="footnote"/>
      </w:pPr>
      <w:r>
        <w:rPr>
          <w:rStyle w:val="FootnoteReference"/>
        </w:rPr>
        <w:footnoteRef/>
      </w:r>
      <w:r>
        <w:t xml:space="preserve"> The kingdoms of this world have become the kingdoms of our Lord and of His Christ’ (Rev. 11:15).</w:t>
      </w:r>
    </w:p>
  </w:footnote>
  <w:footnote w:id="807">
    <w:p w14:paraId="5C9240DB" w14:textId="77777777" w:rsidR="00423B80" w:rsidRDefault="00423B80" w:rsidP="00C544D6">
      <w:pPr>
        <w:pStyle w:val="footnote"/>
      </w:pPr>
      <w:r>
        <w:rPr>
          <w:rStyle w:val="FootnoteReference"/>
        </w:rPr>
        <w:footnoteRef/>
      </w:r>
      <w:r>
        <w:t xml:space="preserve"> Deut. 32:36.</w:t>
      </w:r>
    </w:p>
  </w:footnote>
  <w:footnote w:id="808">
    <w:p w14:paraId="6CA454B0" w14:textId="699660A9" w:rsidR="00423B80" w:rsidRDefault="00423B80" w:rsidP="009F1DA0">
      <w:pPr>
        <w:pStyle w:val="footnote"/>
      </w:pPr>
      <w:r>
        <w:rPr>
          <w:rStyle w:val="FootnoteReference"/>
        </w:rPr>
        <w:footnoteRef/>
      </w:r>
      <w:r>
        <w:t xml:space="preserve"> [JS] [] lacking in all but OSB</w:t>
      </w:r>
    </w:p>
  </w:footnote>
  <w:footnote w:id="809">
    <w:p w14:paraId="71CEF4E9" w14:textId="77777777" w:rsidR="00423B80" w:rsidRDefault="00423B80"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810">
    <w:p w14:paraId="6639BD0B" w14:textId="45AA87DA" w:rsidR="00423B80" w:rsidRDefault="00423B80"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1">
    <w:p w14:paraId="2B96894E" w14:textId="6C468A01" w:rsidR="00423B80" w:rsidRDefault="00423B80" w:rsidP="00C544D6">
      <w:pPr>
        <w:pStyle w:val="footnote"/>
      </w:pPr>
      <w:r>
        <w:rPr>
          <w:rStyle w:val="FootnoteReference"/>
        </w:rPr>
        <w:footnoteRef/>
      </w:r>
      <w:r>
        <w:t xml:space="preserve"> mercy: </w:t>
      </w:r>
      <w:r w:rsidRPr="007F3CE8">
        <w:rPr>
          <w:i/>
        </w:rPr>
        <w:t>or</w:t>
      </w:r>
      <w:r>
        <w:t xml:space="preserve"> love. Cf. Lk. 10:37.</w:t>
      </w:r>
    </w:p>
  </w:footnote>
  <w:footnote w:id="812">
    <w:p w14:paraId="08E6A124" w14:textId="11CACB93" w:rsidR="00423B80" w:rsidRDefault="00423B80"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3">
    <w:p w14:paraId="39412F7E" w14:textId="1E04020D" w:rsidR="00423B80" w:rsidRDefault="00423B80" w:rsidP="00AE1E0F">
      <w:pPr>
        <w:pStyle w:val="footnote"/>
      </w:pPr>
      <w:r>
        <w:rPr>
          <w:rStyle w:val="FootnoteReference"/>
        </w:rPr>
        <w:footnoteRef/>
      </w:r>
      <w:r>
        <w:t xml:space="preserve"> [JS] or “and shook of Pharaoh and his army into the Red sea,”</w:t>
      </w:r>
    </w:p>
  </w:footnote>
  <w:footnote w:id="814">
    <w:p w14:paraId="0B96BC12" w14:textId="30893C5B" w:rsidR="00423B80" w:rsidRDefault="00423B80" w:rsidP="00AE1E0F">
      <w:pPr>
        <w:pStyle w:val="footnote"/>
      </w:pPr>
      <w:r>
        <w:rPr>
          <w:rStyle w:val="FootnoteReference"/>
        </w:rPr>
        <w:footnoteRef/>
      </w:r>
      <w:r>
        <w:t xml:space="preserve"> [JS] or “slew”</w:t>
      </w:r>
    </w:p>
  </w:footnote>
  <w:footnote w:id="815">
    <w:p w14:paraId="0DA78EFF" w14:textId="6EE98942" w:rsidR="00423B80" w:rsidRDefault="00423B80" w:rsidP="00AE1E0F">
      <w:pPr>
        <w:pStyle w:val="footnote"/>
      </w:pPr>
      <w:r>
        <w:rPr>
          <w:rStyle w:val="FootnoteReference"/>
        </w:rPr>
        <w:footnoteRef/>
      </w:r>
      <w:r>
        <w:t xml:space="preserve"> [JS] [] lacking in all but the Copitc. This verse and 16b lacking in most translations.</w:t>
      </w:r>
    </w:p>
  </w:footnote>
  <w:footnote w:id="816">
    <w:p w14:paraId="491E3626" w14:textId="77777777" w:rsidR="00423B80" w:rsidRDefault="00423B80"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17">
    <w:p w14:paraId="27102E37" w14:textId="01E87A4E" w:rsidR="00423B80" w:rsidRDefault="00423B80" w:rsidP="00C544D6">
      <w:pPr>
        <w:pStyle w:val="footnote"/>
      </w:pPr>
      <w:r>
        <w:rPr>
          <w:rStyle w:val="FootnoteReference"/>
        </w:rPr>
        <w:footnoteRef/>
      </w:r>
      <w:r>
        <w:t xml:space="preserve"> See previous footnote.</w:t>
      </w:r>
    </w:p>
  </w:footnote>
  <w:footnote w:id="818">
    <w:p w14:paraId="32C9C8BA" w14:textId="1283C1AE" w:rsidR="00423B80" w:rsidRDefault="00423B80"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19">
    <w:p w14:paraId="1CAEC73A" w14:textId="2CFEA53A" w:rsidR="00423B80" w:rsidRDefault="00423B80" w:rsidP="00AC3281">
      <w:pPr>
        <w:pStyle w:val="footnote"/>
      </w:pPr>
      <w:r>
        <w:rPr>
          <w:rStyle w:val="FootnoteReference"/>
        </w:rPr>
        <w:footnoteRef/>
      </w:r>
      <w:r>
        <w:t xml:space="preserve"> [JS] or “thank”, or “thankfully confess with praise”</w:t>
      </w:r>
    </w:p>
  </w:footnote>
  <w:footnote w:id="820">
    <w:p w14:paraId="02264BC2" w14:textId="77777777" w:rsidR="00423B80" w:rsidRDefault="00423B80"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1">
    <w:p w14:paraId="474A88D1" w14:textId="00155028" w:rsidR="00423B80" w:rsidRDefault="00423B80" w:rsidP="00AC3281">
      <w:pPr>
        <w:pStyle w:val="footnote"/>
      </w:pPr>
      <w:r>
        <w:rPr>
          <w:rStyle w:val="FootnoteReference"/>
        </w:rPr>
        <w:footnoteRef/>
      </w:r>
      <w:r>
        <w:t xml:space="preserve"> [JS] “do obeisance”, elsewhere rendered “worship’, but referring to the physical act.</w:t>
      </w:r>
    </w:p>
  </w:footnote>
  <w:footnote w:id="822">
    <w:p w14:paraId="1B1D5002" w14:textId="29B07E11" w:rsidR="00423B80" w:rsidRDefault="00423B80" w:rsidP="00C1761F">
      <w:pPr>
        <w:pStyle w:val="footnote"/>
      </w:pPr>
      <w:r>
        <w:rPr>
          <w:rStyle w:val="FootnoteReference"/>
        </w:rPr>
        <w:footnoteRef/>
      </w:r>
      <w:r>
        <w:t xml:space="preserve"> [JS] or “give thanks to,” or “prase,” or “thankfully confess Your Name with praise”</w:t>
      </w:r>
    </w:p>
  </w:footnote>
  <w:footnote w:id="823">
    <w:p w14:paraId="12351032" w14:textId="637DDCD6" w:rsidR="00423B80" w:rsidRDefault="00423B80"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4">
    <w:p w14:paraId="00F8589A" w14:textId="3079BAC3" w:rsidR="00423B80" w:rsidRDefault="00423B80" w:rsidP="00C1761F">
      <w:pPr>
        <w:pStyle w:val="footnote"/>
      </w:pPr>
      <w:r>
        <w:rPr>
          <w:rStyle w:val="FootnoteReference"/>
        </w:rPr>
        <w:footnoteRef/>
      </w:r>
      <w:r>
        <w:t xml:space="preserve"> [JS] or “acknowledge,” or “give thanks to,” or “thankfully confess with praise”</w:t>
      </w:r>
    </w:p>
  </w:footnote>
  <w:footnote w:id="825">
    <w:p w14:paraId="18BB02EB" w14:textId="33FE7177" w:rsidR="00423B80" w:rsidRDefault="00423B80"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26">
    <w:p w14:paraId="333B0F0E" w14:textId="4D89FC4A" w:rsidR="00423B80" w:rsidRDefault="00423B80" w:rsidP="00FF6795">
      <w:pPr>
        <w:pStyle w:val="footnote"/>
      </w:pPr>
      <w:r>
        <w:rPr>
          <w:rStyle w:val="FootnoteReference"/>
        </w:rPr>
        <w:footnoteRef/>
      </w:r>
      <w:r>
        <w:t xml:space="preserve"> [JS] literally “those who are exalted” or “the high things”</w:t>
      </w:r>
    </w:p>
  </w:footnote>
  <w:footnote w:id="827">
    <w:p w14:paraId="596BB70E" w14:textId="27F87B4A" w:rsidR="00423B80" w:rsidRDefault="00423B80" w:rsidP="00C544D6">
      <w:pPr>
        <w:pStyle w:val="footnote"/>
      </w:pPr>
      <w:r>
        <w:rPr>
          <w:rStyle w:val="FootnoteReference"/>
        </w:rPr>
        <w:footnoteRef/>
      </w:r>
      <w:r>
        <w:t xml:space="preserve"> The Spirit of the Lord fills the world (Wisdom 1:7). [JS] presence: literally “face”</w:t>
      </w:r>
    </w:p>
  </w:footnote>
  <w:footnote w:id="828">
    <w:p w14:paraId="7AB3BB43" w14:textId="5D02016E" w:rsidR="00423B80" w:rsidRDefault="00423B80" w:rsidP="00485563">
      <w:pPr>
        <w:pStyle w:val="footnote"/>
      </w:pPr>
      <w:r>
        <w:rPr>
          <w:rStyle w:val="FootnoteReference"/>
        </w:rPr>
        <w:footnoteRef/>
      </w:r>
      <w:r>
        <w:t xml:space="preserve"> [JS] or “possess”</w:t>
      </w:r>
    </w:p>
  </w:footnote>
  <w:footnote w:id="829">
    <w:p w14:paraId="145A6B15" w14:textId="77777777" w:rsidR="00423B80" w:rsidRDefault="00423B80" w:rsidP="00C544D6">
      <w:pPr>
        <w:pStyle w:val="footnote"/>
      </w:pPr>
      <w:r>
        <w:rPr>
          <w:rStyle w:val="FootnoteReference"/>
        </w:rPr>
        <w:footnoteRef/>
      </w:r>
      <w:r>
        <w:t xml:space="preserve"> heart: </w:t>
      </w:r>
      <w:r w:rsidRPr="007F3CE8">
        <w:rPr>
          <w:i/>
        </w:rPr>
        <w:t>lit</w:t>
      </w:r>
      <w:r>
        <w:t>. kidneys (seat of the affections in Hebrew thought).</w:t>
      </w:r>
    </w:p>
  </w:footnote>
  <w:footnote w:id="830">
    <w:p w14:paraId="5EA66D53" w14:textId="1C1D5AB6" w:rsidR="00423B80" w:rsidRDefault="00423B80" w:rsidP="00485563">
      <w:pPr>
        <w:pStyle w:val="footnote"/>
      </w:pPr>
      <w:r>
        <w:rPr>
          <w:rStyle w:val="FootnoteReference"/>
        </w:rPr>
        <w:footnoteRef/>
      </w:r>
      <w:r>
        <w:t xml:space="preserve"> [JS] or “give thanks,” or “thankfully confess You with praise”</w:t>
      </w:r>
    </w:p>
  </w:footnote>
  <w:footnote w:id="831">
    <w:p w14:paraId="42F762F1" w14:textId="43ABB4D6" w:rsidR="00423B80" w:rsidRDefault="00423B80" w:rsidP="00676E6A">
      <w:pPr>
        <w:pStyle w:val="footnote"/>
      </w:pPr>
      <w:r>
        <w:rPr>
          <w:rStyle w:val="FootnoteReference"/>
        </w:rPr>
        <w:footnoteRef/>
      </w:r>
      <w:r>
        <w:t xml:space="preserve"> [JS] or “authorities” or “powers”</w:t>
      </w:r>
    </w:p>
  </w:footnote>
  <w:footnote w:id="832">
    <w:p w14:paraId="4E73646F" w14:textId="549C13C9" w:rsidR="00423B80" w:rsidRDefault="00423B80" w:rsidP="00EB72A3">
      <w:pPr>
        <w:pStyle w:val="footnote"/>
      </w:pPr>
      <w:r>
        <w:rPr>
          <w:rStyle w:val="FootnoteReference"/>
        </w:rPr>
        <w:footnoteRef/>
      </w:r>
      <w:r>
        <w:t xml:space="preserve"> [JS] or “and do I not waste away because of my enemies?”</w:t>
      </w:r>
    </w:p>
  </w:footnote>
  <w:footnote w:id="833">
    <w:p w14:paraId="4CC16564" w14:textId="262FCF3B" w:rsidR="00423B80" w:rsidRDefault="00423B80" w:rsidP="00814FC4">
      <w:pPr>
        <w:pStyle w:val="footnote"/>
      </w:pPr>
      <w:r>
        <w:rPr>
          <w:rStyle w:val="FootnoteReference"/>
        </w:rPr>
        <w:footnoteRef/>
      </w:r>
      <w:r>
        <w:t xml:space="preserve"> [JS] or “way of iniquity”</w:t>
      </w:r>
    </w:p>
  </w:footnote>
  <w:footnote w:id="834">
    <w:p w14:paraId="6BCAB3AE" w14:textId="77777777" w:rsidR="00423B80" w:rsidRDefault="00423B80" w:rsidP="00C544D6">
      <w:pPr>
        <w:pStyle w:val="footnote"/>
      </w:pPr>
      <w:r>
        <w:rPr>
          <w:rStyle w:val="FootnoteReference"/>
        </w:rPr>
        <w:footnoteRef/>
      </w:r>
      <w:r>
        <w:t xml:space="preserve"> ‘He gives songs in the night’ (Job. 35:10).</w:t>
      </w:r>
    </w:p>
  </w:footnote>
  <w:footnote w:id="835">
    <w:p w14:paraId="6FFB8AE3" w14:textId="30159915" w:rsidR="00423B80" w:rsidRDefault="00423B80" w:rsidP="00FF4A4F">
      <w:pPr>
        <w:pStyle w:val="footnote"/>
      </w:pPr>
      <w:r>
        <w:rPr>
          <w:rStyle w:val="FootnoteReference"/>
        </w:rPr>
        <w:footnoteRef/>
      </w:r>
      <w:r>
        <w:t xml:space="preserve"> Literally “voice”</w:t>
      </w:r>
    </w:p>
  </w:footnote>
  <w:footnote w:id="836">
    <w:p w14:paraId="1995E6B7" w14:textId="70D38F62" w:rsidR="00423B80" w:rsidRDefault="00423B80" w:rsidP="00EB72A3">
      <w:pPr>
        <w:pStyle w:val="footnote"/>
      </w:pPr>
      <w:r>
        <w:rPr>
          <w:rStyle w:val="FootnoteReference"/>
        </w:rPr>
        <w:footnoteRef/>
      </w:r>
      <w:r>
        <w:t xml:space="preserve"> [JS] or “praise,” or “give thanks to,” or “thankfully confess with praise”</w:t>
      </w:r>
    </w:p>
  </w:footnote>
  <w:footnote w:id="837">
    <w:p w14:paraId="7EBC0985" w14:textId="77777777" w:rsidR="00423B80" w:rsidRDefault="00423B80" w:rsidP="00784373">
      <w:pPr>
        <w:pStyle w:val="footnote"/>
      </w:pPr>
      <w:r>
        <w:rPr>
          <w:rStyle w:val="FootnoteReference"/>
        </w:rPr>
        <w:footnoteRef/>
      </w:r>
      <w:r>
        <w:t xml:space="preserve"> [JS] or “Hades”.</w:t>
      </w:r>
    </w:p>
  </w:footnote>
  <w:footnote w:id="838">
    <w:p w14:paraId="5A5C1D1C" w14:textId="586EEB89" w:rsidR="00423B80" w:rsidRDefault="00423B80"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39">
    <w:p w14:paraId="1AD5A19A" w14:textId="77777777" w:rsidR="00423B80" w:rsidRDefault="00423B80" w:rsidP="00C544D6">
      <w:pPr>
        <w:pStyle w:val="footnote"/>
      </w:pPr>
      <w:r>
        <w:rPr>
          <w:rStyle w:val="FootnoteReference"/>
        </w:rPr>
        <w:footnoteRef/>
      </w:r>
      <w:r>
        <w:t xml:space="preserve"> this way: the confession of Christ (2 Tim. 3:12).</w:t>
      </w:r>
    </w:p>
  </w:footnote>
  <w:footnote w:id="840">
    <w:p w14:paraId="1B4DA4D8" w14:textId="4D3CDF72" w:rsidR="00423B80" w:rsidRDefault="00423B80" w:rsidP="00EB72A3">
      <w:pPr>
        <w:pStyle w:val="footnote"/>
      </w:pPr>
      <w:r>
        <w:rPr>
          <w:rStyle w:val="FootnoteReference"/>
        </w:rPr>
        <w:footnoteRef/>
      </w:r>
      <w:r>
        <w:t xml:space="preserve"> [JS] or “praise” or “thive thanks to,” or “thankfully confess with praise”</w:t>
      </w:r>
    </w:p>
  </w:footnote>
  <w:footnote w:id="841">
    <w:p w14:paraId="10A5500A" w14:textId="77777777" w:rsidR="00423B80" w:rsidRDefault="00423B80" w:rsidP="00C544D6">
      <w:pPr>
        <w:pStyle w:val="footnote"/>
      </w:pPr>
      <w:r>
        <w:rPr>
          <w:rStyle w:val="FootnoteReference"/>
        </w:rPr>
        <w:footnoteRef/>
      </w:r>
      <w:r>
        <w:t xml:space="preserve"> These two lines are identical with Lamentations 3:6.</w:t>
      </w:r>
    </w:p>
  </w:footnote>
  <w:footnote w:id="842">
    <w:p w14:paraId="30FC40DD" w14:textId="11119DF6" w:rsidR="00423B80" w:rsidRDefault="00423B80" w:rsidP="00C544D6">
      <w:pPr>
        <w:pStyle w:val="footnote"/>
      </w:pPr>
      <w:r>
        <w:rPr>
          <w:rStyle w:val="FootnoteReference"/>
        </w:rPr>
        <w:footnoteRef/>
      </w:r>
      <w:r>
        <w:t xml:space="preserve"> Cf. Rev. 10:5; Ezek. 20:23,28,42; Deut. 32:14.</w:t>
      </w:r>
    </w:p>
  </w:footnote>
  <w:footnote w:id="843">
    <w:p w14:paraId="58511EB9" w14:textId="77777777" w:rsidR="00423B80" w:rsidRDefault="00423B80"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4">
    <w:p w14:paraId="3B148124" w14:textId="77777777" w:rsidR="00423B80" w:rsidRDefault="00423B80"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5">
    <w:p w14:paraId="1CAB0511" w14:textId="43E4190B" w:rsidR="00423B80" w:rsidRDefault="00423B80" w:rsidP="00C544D6">
      <w:pPr>
        <w:pStyle w:val="footnote"/>
      </w:pPr>
      <w:r>
        <w:rPr>
          <w:rStyle w:val="FootnoteReference"/>
        </w:rPr>
        <w:footnoteRef/>
      </w:r>
      <w:r>
        <w:t xml:space="preserve"> Cf. ‘If I am lifted up from the earth, I will draw all men to Me’ (Jn. 12:32). See also Psalm 45:11 and the note there.</w:t>
      </w:r>
    </w:p>
  </w:footnote>
  <w:footnote w:id="846">
    <w:p w14:paraId="13B01E95" w14:textId="737A6D70" w:rsidR="00423B80" w:rsidRDefault="00423B80" w:rsidP="00F53108">
      <w:pPr>
        <w:pStyle w:val="footnote"/>
      </w:pPr>
      <w:r>
        <w:rPr>
          <w:rStyle w:val="FootnoteReference"/>
        </w:rPr>
        <w:footnoteRef/>
      </w:r>
      <w:r>
        <w:t xml:space="preserve"> [JS] or “gush forth”, “overflow”</w:t>
      </w:r>
    </w:p>
  </w:footnote>
  <w:footnote w:id="847">
    <w:p w14:paraId="291B5302" w14:textId="22414254" w:rsidR="00423B80" w:rsidRDefault="00423B80" w:rsidP="00F53108">
      <w:pPr>
        <w:pStyle w:val="footnote"/>
      </w:pPr>
      <w:r>
        <w:rPr>
          <w:rStyle w:val="FootnoteReference"/>
        </w:rPr>
        <w:footnoteRef/>
      </w:r>
      <w:r>
        <w:t xml:space="preserve"> [JS] or “thankfully confess You with praise”, or “praise”, or “give thanks to”</w:t>
      </w:r>
    </w:p>
  </w:footnote>
  <w:footnote w:id="848">
    <w:p w14:paraId="7FEF7BE1" w14:textId="0F451A05" w:rsidR="00423B80" w:rsidRDefault="00423B80" w:rsidP="008D3680">
      <w:pPr>
        <w:pStyle w:val="footnote"/>
      </w:pPr>
      <w:r>
        <w:rPr>
          <w:rStyle w:val="FootnoteReference"/>
        </w:rPr>
        <w:footnoteRef/>
      </w:r>
      <w:r>
        <w:t xml:space="preserve"> [JS] literally “holy ones”</w:t>
      </w:r>
    </w:p>
  </w:footnote>
  <w:footnote w:id="849">
    <w:p w14:paraId="67EE1F7C" w14:textId="1AC854C4" w:rsidR="00423B80" w:rsidRDefault="00423B80"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50">
    <w:p w14:paraId="353ACEBC" w14:textId="59328CB4" w:rsidR="00423B80" w:rsidRDefault="00423B80" w:rsidP="00C544D6">
      <w:pPr>
        <w:pStyle w:val="footnote"/>
      </w:pPr>
      <w:r>
        <w:rPr>
          <w:rStyle w:val="FootnoteReference"/>
        </w:rPr>
        <w:footnoteRef/>
      </w:r>
      <w:r>
        <w:t xml:space="preserve"> Cf. Ps. 145:2 with Ps. 103:33. Only verbs differ.</w:t>
      </w:r>
    </w:p>
  </w:footnote>
  <w:footnote w:id="851">
    <w:p w14:paraId="35C0C4DD" w14:textId="71AC6682" w:rsidR="00423B80" w:rsidRDefault="00423B80" w:rsidP="007F50FD">
      <w:pPr>
        <w:pStyle w:val="footnote"/>
      </w:pPr>
      <w:r>
        <w:rPr>
          <w:rStyle w:val="FootnoteReference"/>
        </w:rPr>
        <w:footnoteRef/>
      </w:r>
      <w:r>
        <w:t xml:space="preserve"> [JS] or “spirit”</w:t>
      </w:r>
    </w:p>
  </w:footnote>
  <w:footnote w:id="852">
    <w:p w14:paraId="23EB32F2" w14:textId="235BD424" w:rsidR="00423B80" w:rsidRDefault="00423B80" w:rsidP="007F50FD">
      <w:pPr>
        <w:pStyle w:val="footnote"/>
      </w:pPr>
      <w:r>
        <w:rPr>
          <w:rStyle w:val="FootnoteReference"/>
        </w:rPr>
        <w:footnoteRef/>
      </w:r>
      <w:r>
        <w:t xml:space="preserve"> [JS] thoughts, or designs, plans, projects</w:t>
      </w:r>
    </w:p>
  </w:footnote>
  <w:footnote w:id="853">
    <w:p w14:paraId="1E480973" w14:textId="3F051D55" w:rsidR="00423B80" w:rsidRDefault="00423B80" w:rsidP="007F50FD">
      <w:pPr>
        <w:pStyle w:val="footnote"/>
      </w:pPr>
      <w:r>
        <w:rPr>
          <w:rStyle w:val="FootnoteReference"/>
        </w:rPr>
        <w:footnoteRef/>
      </w:r>
      <w:r>
        <w:t xml:space="preserve"> [JS] or “guards”</w:t>
      </w:r>
    </w:p>
  </w:footnote>
  <w:footnote w:id="854">
    <w:p w14:paraId="6A1BF79E" w14:textId="2C42AEE5" w:rsidR="00423B80" w:rsidRDefault="00423B80" w:rsidP="007F50FD">
      <w:pPr>
        <w:pStyle w:val="footnote"/>
      </w:pPr>
      <w:r>
        <w:rPr>
          <w:rStyle w:val="FootnoteReference"/>
        </w:rPr>
        <w:footnoteRef/>
      </w:r>
      <w:r>
        <w:t xml:space="preserve"> [JS] or “frees the prisoners”</w:t>
      </w:r>
    </w:p>
  </w:footnote>
  <w:footnote w:id="855">
    <w:p w14:paraId="5D5111FF" w14:textId="66B6F812" w:rsidR="00423B80" w:rsidRDefault="00423B80" w:rsidP="007F50FD">
      <w:pPr>
        <w:pStyle w:val="footnote"/>
      </w:pPr>
      <w:r>
        <w:rPr>
          <w:rStyle w:val="FootnoteReference"/>
        </w:rPr>
        <w:footnoteRef/>
      </w:r>
      <w:r>
        <w:t xml:space="preserve"> [JS] or “bent”</w:t>
      </w:r>
    </w:p>
  </w:footnote>
  <w:footnote w:id="856">
    <w:p w14:paraId="4090A924" w14:textId="68E30641" w:rsidR="00423B80" w:rsidRDefault="00423B80" w:rsidP="007F50FD">
      <w:pPr>
        <w:pStyle w:val="footnote"/>
      </w:pPr>
      <w:r>
        <w:rPr>
          <w:rStyle w:val="FootnoteReference"/>
        </w:rPr>
        <w:footnoteRef/>
      </w:r>
      <w:r>
        <w:t xml:space="preserve"> [JS] or “skill”</w:t>
      </w:r>
    </w:p>
  </w:footnote>
  <w:footnote w:id="857">
    <w:p w14:paraId="6F819BD3" w14:textId="78976808" w:rsidR="00423B80" w:rsidRDefault="00423B80" w:rsidP="007F50FD">
      <w:pPr>
        <w:pStyle w:val="footnote"/>
      </w:pPr>
      <w:r>
        <w:rPr>
          <w:rStyle w:val="FootnoteReference"/>
        </w:rPr>
        <w:footnoteRef/>
      </w:r>
      <w:r>
        <w:t xml:space="preserve"> [JS] or “foreigners”</w:t>
      </w:r>
    </w:p>
  </w:footnote>
  <w:footnote w:id="858">
    <w:p w14:paraId="78560DE2" w14:textId="6759CA05" w:rsidR="00423B80" w:rsidRDefault="00423B80" w:rsidP="007F50FD">
      <w:pPr>
        <w:pStyle w:val="footnote"/>
      </w:pPr>
      <w:r>
        <w:rPr>
          <w:rStyle w:val="FootnoteReference"/>
        </w:rPr>
        <w:footnoteRef/>
      </w:r>
      <w:r>
        <w:t xml:space="preserve"> [JS] or a psalm, or a melody</w:t>
      </w:r>
    </w:p>
  </w:footnote>
  <w:footnote w:id="859">
    <w:p w14:paraId="2C19D159" w14:textId="3C9E27D5" w:rsidR="00423B80" w:rsidRDefault="00423B80" w:rsidP="00F258B1">
      <w:pPr>
        <w:pStyle w:val="footnote"/>
      </w:pPr>
      <w:r>
        <w:rPr>
          <w:rStyle w:val="FootnoteReference"/>
        </w:rPr>
        <w:footnoteRef/>
      </w:r>
      <w:r>
        <w:t xml:space="preserve"> </w:t>
      </w:r>
      <w:r w:rsidRPr="00D813A7">
        <w:rPr>
          <w:i/>
        </w:rPr>
        <w:t>Lit</w:t>
      </w:r>
      <w:r>
        <w:t>. ‘dispersions’. Cf. Mt. 24:31.</w:t>
      </w:r>
    </w:p>
  </w:footnote>
  <w:footnote w:id="860">
    <w:p w14:paraId="7AC7AD8B" w14:textId="5BFFD4CA" w:rsidR="00423B80" w:rsidRDefault="00423B80"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1">
    <w:p w14:paraId="1F0F4402" w14:textId="056F6B42" w:rsidR="00423B80" w:rsidRDefault="00423B80" w:rsidP="00CD1E61">
      <w:pPr>
        <w:pStyle w:val="footnote"/>
      </w:pPr>
      <w:r>
        <w:rPr>
          <w:rStyle w:val="FootnoteReference"/>
        </w:rPr>
        <w:footnoteRef/>
      </w:r>
      <w:r>
        <w:t xml:space="preserve"> [JS] or word, or teaching</w:t>
      </w:r>
    </w:p>
  </w:footnote>
  <w:footnote w:id="862">
    <w:p w14:paraId="407F2DDB" w14:textId="624657B1" w:rsidR="00423B80" w:rsidRDefault="00423B80"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63">
    <w:p w14:paraId="35167DCD" w14:textId="373FC63F" w:rsidR="00423B80" w:rsidRDefault="00423B80" w:rsidP="00DE04F0">
      <w:pPr>
        <w:pStyle w:val="footnote"/>
      </w:pPr>
      <w:r>
        <w:rPr>
          <w:rStyle w:val="FootnoteReference"/>
        </w:rPr>
        <w:footnoteRef/>
      </w:r>
      <w:r>
        <w:t xml:space="preserve"> [JS] or “stormy wind”</w:t>
      </w:r>
    </w:p>
  </w:footnote>
  <w:footnote w:id="864">
    <w:p w14:paraId="596CA46F" w14:textId="3CE69ED5" w:rsidR="00423B80" w:rsidRDefault="00423B80" w:rsidP="00DE04F0">
      <w:pPr>
        <w:pStyle w:val="footnote"/>
      </w:pPr>
      <w:r>
        <w:rPr>
          <w:rStyle w:val="FootnoteReference"/>
        </w:rPr>
        <w:footnoteRef/>
      </w:r>
      <w:r>
        <w:t xml:space="preserve"> [JS] or “maidens,” or “unmarried women”</w:t>
      </w:r>
    </w:p>
  </w:footnote>
  <w:footnote w:id="865">
    <w:p w14:paraId="302477DE" w14:textId="111432A8" w:rsidR="00423B80" w:rsidRDefault="00423B80"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66">
    <w:p w14:paraId="33D71E70" w14:textId="2D5394E7" w:rsidR="00423B80" w:rsidRDefault="00423B80" w:rsidP="007039A0">
      <w:pPr>
        <w:pStyle w:val="footnote"/>
      </w:pPr>
      <w:r>
        <w:rPr>
          <w:rStyle w:val="FootnoteReference"/>
        </w:rPr>
        <w:footnoteRef/>
      </w:r>
      <w:r>
        <w:t xml:space="preserve"> [JS] literally, “And He will raise/exalt the horn of His people”</w:t>
      </w:r>
    </w:p>
  </w:footnote>
  <w:footnote w:id="867">
    <w:p w14:paraId="43AD805B" w14:textId="6DFE2128" w:rsidR="00423B80" w:rsidRDefault="00423B80" w:rsidP="007039A0">
      <w:pPr>
        <w:pStyle w:val="footnote"/>
      </w:pPr>
      <w:r>
        <w:rPr>
          <w:rStyle w:val="FootnoteReference"/>
        </w:rPr>
        <w:footnoteRef/>
      </w:r>
      <w:r>
        <w:t xml:space="preserve"> [JS] “assembly”</w:t>
      </w:r>
    </w:p>
  </w:footnote>
  <w:footnote w:id="868">
    <w:p w14:paraId="0C277B75" w14:textId="51E0F674" w:rsidR="00423B80" w:rsidRDefault="00423B80" w:rsidP="007039A0">
      <w:pPr>
        <w:pStyle w:val="footnote"/>
      </w:pPr>
      <w:r>
        <w:rPr>
          <w:rStyle w:val="FootnoteReference"/>
        </w:rPr>
        <w:footnoteRef/>
      </w:r>
      <w:r>
        <w:t xml:space="preserve"> [JS] Coptic has “in the chorus”</w:t>
      </w:r>
    </w:p>
  </w:footnote>
  <w:footnote w:id="869">
    <w:p w14:paraId="195C17E1" w14:textId="7FE4BA09" w:rsidR="00423B80" w:rsidRDefault="00423B80" w:rsidP="00704A33">
      <w:pPr>
        <w:pStyle w:val="footnote"/>
      </w:pPr>
      <w:r>
        <w:rPr>
          <w:rStyle w:val="FootnoteReference"/>
        </w:rPr>
        <w:footnoteRef/>
      </w:r>
      <w:r>
        <w:t xml:space="preserve"> [JS] Fr. Athanasius has “exalt,” See the Liturgy of Mesori 26)</w:t>
      </w:r>
    </w:p>
  </w:footnote>
  <w:footnote w:id="870">
    <w:p w14:paraId="7329AB19" w14:textId="77777777" w:rsidR="00423B80" w:rsidRDefault="00423B80" w:rsidP="00F258B1">
      <w:pPr>
        <w:pStyle w:val="footnote"/>
      </w:pPr>
      <w:r>
        <w:rPr>
          <w:rStyle w:val="FootnoteReference"/>
        </w:rPr>
        <w:footnoteRef/>
      </w:r>
      <w:r>
        <w:t xml:space="preserve"> two-edged sword: praise which conquers Amalek (St. Chrysostom).</w:t>
      </w:r>
    </w:p>
  </w:footnote>
  <w:footnote w:id="871">
    <w:p w14:paraId="2095C32A" w14:textId="77777777" w:rsidR="00423B80" w:rsidRDefault="00423B80" w:rsidP="00F258B1">
      <w:pPr>
        <w:pStyle w:val="footnote"/>
      </w:pPr>
      <w:r>
        <w:rPr>
          <w:rStyle w:val="FootnoteReference"/>
        </w:rPr>
        <w:footnoteRef/>
      </w:r>
      <w:r>
        <w:t xml:space="preserve"> ‘Holiness of life is the mother of glory’ (St Theodoret).</w:t>
      </w:r>
    </w:p>
  </w:footnote>
  <w:footnote w:id="872">
    <w:p w14:paraId="4C5EFC08" w14:textId="6D588D58" w:rsidR="00423B80" w:rsidRDefault="00423B80" w:rsidP="00AE5C5A">
      <w:pPr>
        <w:pStyle w:val="footnote"/>
      </w:pPr>
      <w:r>
        <w:rPr>
          <w:rStyle w:val="FootnoteReference"/>
        </w:rPr>
        <w:footnoteRef/>
      </w:r>
      <w:r>
        <w:t xml:space="preserve"> [JS] variant reading, “harp and lyre”</w:t>
      </w:r>
    </w:p>
  </w:footnote>
  <w:footnote w:id="873">
    <w:p w14:paraId="34B39967" w14:textId="2F98E45D" w:rsidR="00423B80" w:rsidRDefault="00423B80" w:rsidP="00AE5C5A">
      <w:pPr>
        <w:pStyle w:val="footnote"/>
      </w:pPr>
      <w:r>
        <w:rPr>
          <w:rStyle w:val="FootnoteReference"/>
        </w:rPr>
        <w:footnoteRef/>
      </w:r>
      <w:r>
        <w:t xml:space="preserve"> [JS] Coptic has “chorus” in place of “dance”</w:t>
      </w:r>
    </w:p>
  </w:footnote>
  <w:footnote w:id="874">
    <w:p w14:paraId="3F01F63D" w14:textId="7FB71CE4" w:rsidR="00423B80" w:rsidRDefault="00423B80" w:rsidP="00FB1741">
      <w:pPr>
        <w:pStyle w:val="footnote"/>
      </w:pPr>
      <w:r>
        <w:rPr>
          <w:rStyle w:val="FootnoteReference"/>
        </w:rPr>
        <w:footnoteRef/>
      </w:r>
      <w:r>
        <w:t xml:space="preserve"> [JS] or “allophyle”, which means “foreigner”, but specificially in reference to Philistines.</w:t>
      </w:r>
    </w:p>
  </w:footnote>
  <w:footnote w:id="875">
    <w:p w14:paraId="234F96D1" w14:textId="322FE18B" w:rsidR="00423B80" w:rsidRDefault="00423B80" w:rsidP="00865C59">
      <w:pPr>
        <w:pStyle w:val="footnote"/>
      </w:pPr>
      <w:r>
        <w:rPr>
          <w:rStyle w:val="FootnoteReference"/>
        </w:rPr>
        <w:footnoteRef/>
      </w:r>
      <w:r>
        <w:t xml:space="preserve"> Or “Spirit”</w:t>
      </w:r>
    </w:p>
  </w:footnote>
  <w:footnote w:id="876">
    <w:p w14:paraId="296DD30B" w14:textId="77777777" w:rsidR="00423B80" w:rsidRDefault="00423B80"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7">
    <w:p w14:paraId="75462569" w14:textId="77777777" w:rsidR="00423B80" w:rsidRDefault="00423B80" w:rsidP="00344A59">
      <w:pPr>
        <w:pStyle w:val="footnote"/>
      </w:pPr>
      <w:r>
        <w:rPr>
          <w:rStyle w:val="FootnoteReference"/>
        </w:rPr>
        <w:footnoteRef/>
      </w:r>
      <w:r>
        <w:t xml:space="preserve"> The “alleluia” in each vs is inserted into each verse of the Psalm</w:t>
      </w:r>
    </w:p>
  </w:footnote>
  <w:footnote w:id="878">
    <w:p w14:paraId="1F1613E0" w14:textId="77777777" w:rsidR="00423B80" w:rsidRDefault="00423B80"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79">
    <w:p w14:paraId="001DC1B4" w14:textId="77777777" w:rsidR="00423B80" w:rsidRDefault="00423B80" w:rsidP="00A7333E">
      <w:pPr>
        <w:pStyle w:val="footnote"/>
      </w:pPr>
      <w:r>
        <w:rPr>
          <w:rStyle w:val="FootnoteReference"/>
        </w:rPr>
        <w:footnoteRef/>
      </w:r>
      <w:r>
        <w:t xml:space="preserve"> Do obiesance</w:t>
      </w:r>
    </w:p>
  </w:footnote>
  <w:footnote w:id="880">
    <w:p w14:paraId="109CBDA9" w14:textId="77777777" w:rsidR="00423B80" w:rsidRDefault="00423B80" w:rsidP="00A7333E">
      <w:pPr>
        <w:pStyle w:val="footnote"/>
      </w:pPr>
      <w:r>
        <w:rPr>
          <w:rStyle w:val="FootnoteReference"/>
        </w:rPr>
        <w:footnoteRef/>
      </w:r>
      <w:r>
        <w:t xml:space="preserve"> Literally, “horn”</w:t>
      </w:r>
    </w:p>
  </w:footnote>
  <w:footnote w:id="881">
    <w:p w14:paraId="6824A765" w14:textId="77777777" w:rsidR="00423B80" w:rsidRDefault="00423B80" w:rsidP="00A7333E">
      <w:pPr>
        <w:pStyle w:val="footnote"/>
      </w:pPr>
      <w:r>
        <w:rPr>
          <w:rStyle w:val="FootnoteReference"/>
        </w:rPr>
        <w:footnoteRef/>
      </w:r>
      <w:r>
        <w:t xml:space="preserve"> Or, “ways”</w:t>
      </w:r>
    </w:p>
  </w:footnote>
  <w:footnote w:id="882">
    <w:p w14:paraId="6136C7AC" w14:textId="77777777" w:rsidR="00423B80" w:rsidRDefault="00423B80" w:rsidP="00A7333E">
      <w:pPr>
        <w:pStyle w:val="footnote"/>
      </w:pPr>
      <w:r>
        <w:rPr>
          <w:rStyle w:val="FootnoteReference"/>
        </w:rPr>
        <w:footnoteRef/>
      </w:r>
      <w:r>
        <w:t xml:space="preserve"> Literally, “exalt the horn”</w:t>
      </w:r>
    </w:p>
  </w:footnote>
  <w:footnote w:id="883">
    <w:p w14:paraId="0D97069A" w14:textId="77777777" w:rsidR="00423B80" w:rsidRDefault="00423B80" w:rsidP="00A7333E">
      <w:pPr>
        <w:pStyle w:val="footnote"/>
      </w:pPr>
      <w:r>
        <w:rPr>
          <w:rStyle w:val="FootnoteReference"/>
        </w:rPr>
        <w:footnoteRef/>
      </w:r>
      <w:r>
        <w:t xml:space="preserve"> Or “christs”</w:t>
      </w:r>
    </w:p>
  </w:footnote>
  <w:footnote w:id="884">
    <w:p w14:paraId="75E4F1BF" w14:textId="77777777" w:rsidR="00423B80" w:rsidRDefault="00423B80" w:rsidP="00A7333E">
      <w:pPr>
        <w:pStyle w:val="footnote"/>
      </w:pPr>
      <w:r>
        <w:rPr>
          <w:rStyle w:val="FootnoteReference"/>
        </w:rPr>
        <w:footnoteRef/>
      </w:r>
      <w:r>
        <w:t xml:space="preserve"> Or “workers of iniquity”</w:t>
      </w:r>
    </w:p>
  </w:footnote>
  <w:footnote w:id="885">
    <w:p w14:paraId="6B1B283E" w14:textId="77777777" w:rsidR="00423B80" w:rsidRDefault="00423B80"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6">
    <w:p w14:paraId="0BE3B61B" w14:textId="77777777" w:rsidR="00423B80" w:rsidRDefault="00423B80" w:rsidP="00A7333E">
      <w:pPr>
        <w:pStyle w:val="footnote"/>
      </w:pPr>
      <w:r>
        <w:rPr>
          <w:rStyle w:val="FootnoteReference"/>
        </w:rPr>
        <w:footnoteRef/>
      </w:r>
      <w:r>
        <w:t xml:space="preserve"> or “blessing”</w:t>
      </w:r>
    </w:p>
  </w:footnote>
  <w:footnote w:id="887">
    <w:p w14:paraId="39CDECB8" w14:textId="77777777" w:rsidR="00423B80" w:rsidRDefault="00423B80" w:rsidP="00A7333E">
      <w:pPr>
        <w:pStyle w:val="footnote"/>
      </w:pPr>
      <w:r>
        <w:rPr>
          <w:rStyle w:val="FootnoteReference"/>
        </w:rPr>
        <w:footnoteRef/>
      </w:r>
      <w:r>
        <w:t xml:space="preserve"> Or “Thy holy Name we do utter”</w:t>
      </w:r>
    </w:p>
  </w:footnote>
  <w:footnote w:id="888">
    <w:p w14:paraId="2BFF308D" w14:textId="77777777" w:rsidR="00423B80" w:rsidRDefault="00423B80" w:rsidP="00A7333E">
      <w:pPr>
        <w:pStyle w:val="footnote"/>
      </w:pPr>
      <w:r>
        <w:rPr>
          <w:rStyle w:val="FootnoteReference"/>
        </w:rPr>
        <w:footnoteRef/>
      </w:r>
      <w:r>
        <w:t xml:space="preserve"> Or “May it be so, Lord!”</w:t>
      </w:r>
    </w:p>
  </w:footnote>
  <w:footnote w:id="889">
    <w:p w14:paraId="7211B02A" w14:textId="77777777" w:rsidR="00423B80" w:rsidRDefault="00423B80" w:rsidP="008A378B">
      <w:pPr>
        <w:pStyle w:val="footnote"/>
      </w:pPr>
      <w:r>
        <w:rPr>
          <w:rStyle w:val="FootnoteReference"/>
        </w:rPr>
        <w:footnoteRef/>
      </w:r>
      <w:r>
        <w:t xml:space="preserve"> Or “thankfully confess You with praise”</w:t>
      </w:r>
    </w:p>
  </w:footnote>
  <w:footnote w:id="890">
    <w:p w14:paraId="693B122B" w14:textId="28D696D4" w:rsidR="00423B80" w:rsidRDefault="00423B80"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1">
    <w:p w14:paraId="7672FC08" w14:textId="77777777" w:rsidR="00423B80" w:rsidRDefault="00423B80" w:rsidP="00A7333E">
      <w:pPr>
        <w:pStyle w:val="footnote"/>
      </w:pPr>
      <w:r>
        <w:rPr>
          <w:rStyle w:val="FootnoteReference"/>
        </w:rPr>
        <w:footnoteRef/>
      </w:r>
      <w:r>
        <w:t xml:space="preserve"> Latria</w:t>
      </w:r>
    </w:p>
  </w:footnote>
  <w:footnote w:id="892">
    <w:p w14:paraId="6A1BE515" w14:textId="5E13A526" w:rsidR="00423B80" w:rsidRDefault="00423B80" w:rsidP="00426715">
      <w:pPr>
        <w:pStyle w:val="footnote"/>
      </w:pPr>
      <w:r>
        <w:rPr>
          <w:rStyle w:val="FootnoteReference"/>
        </w:rPr>
        <w:footnoteRef/>
      </w:r>
      <w:r>
        <w:t xml:space="preserve"> Or, “Sing a hymn to Him, and exalt Him beyond measure unto the ages.”</w:t>
      </w:r>
    </w:p>
  </w:footnote>
  <w:footnote w:id="893">
    <w:p w14:paraId="68D0AB21" w14:textId="61EA66CA" w:rsidR="00423B80" w:rsidRDefault="00423B80" w:rsidP="00426715">
      <w:pPr>
        <w:pStyle w:val="footnote"/>
      </w:pPr>
      <w:r>
        <w:rPr>
          <w:rStyle w:val="FootnoteReference"/>
        </w:rPr>
        <w:footnoteRef/>
      </w:r>
      <w:r>
        <w:t xml:space="preserve"> This verse is lacking in the Greek.</w:t>
      </w:r>
    </w:p>
  </w:footnote>
  <w:footnote w:id="894">
    <w:p w14:paraId="26544D11" w14:textId="10502CC8" w:rsidR="00423B80" w:rsidRDefault="00423B80" w:rsidP="007757C9">
      <w:pPr>
        <w:pStyle w:val="footnote"/>
      </w:pPr>
      <w:r>
        <w:rPr>
          <w:rStyle w:val="FootnoteReference"/>
        </w:rPr>
        <w:footnoteRef/>
      </w:r>
      <w:r>
        <w:t xml:space="preserve"> In Greek this verse breaks the pattern and has “Let the earth bless the Lord…”</w:t>
      </w:r>
    </w:p>
  </w:footnote>
  <w:footnote w:id="895">
    <w:p w14:paraId="00301B8D" w14:textId="27445427" w:rsidR="00423B80" w:rsidRDefault="00423B80" w:rsidP="007757C9">
      <w:pPr>
        <w:pStyle w:val="footnote"/>
      </w:pPr>
      <w:r>
        <w:rPr>
          <w:rStyle w:val="FootnoteReference"/>
        </w:rPr>
        <w:footnoteRef/>
      </w:r>
      <w:r>
        <w:t xml:space="preserve"> Greek has “sea-monsters”</w:t>
      </w:r>
    </w:p>
  </w:footnote>
  <w:footnote w:id="896">
    <w:p w14:paraId="0ECD7B50" w14:textId="7593729A" w:rsidR="00423B80" w:rsidRDefault="00423B80" w:rsidP="007757C9">
      <w:pPr>
        <w:pStyle w:val="footnote"/>
      </w:pPr>
      <w:r>
        <w:rPr>
          <w:rStyle w:val="FootnoteReference"/>
        </w:rPr>
        <w:footnoteRef/>
      </w:r>
      <w:r>
        <w:t xml:space="preserve"> [] not found in Gk.</w:t>
      </w:r>
    </w:p>
  </w:footnote>
  <w:footnote w:id="897">
    <w:p w14:paraId="0A00818E" w14:textId="6F9A1D3E" w:rsidR="00423B80" w:rsidRDefault="00423B80"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98">
    <w:p w14:paraId="4C080563" w14:textId="076FB7DA" w:rsidR="00423B80" w:rsidRDefault="00423B80"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99">
    <w:p w14:paraId="52E6C24B" w14:textId="77777777" w:rsidR="00423B80" w:rsidRDefault="00423B80" w:rsidP="003758F4">
      <w:pPr>
        <w:pStyle w:val="footnote"/>
      </w:pPr>
      <w:r>
        <w:rPr>
          <w:rStyle w:val="FootnoteReference"/>
        </w:rPr>
        <w:footnoteRef/>
      </w:r>
      <w:r>
        <w:t xml:space="preserve"> Or, “Sing a hymn to Him, and exalt Him beyond measure unto the ages.”</w:t>
      </w:r>
    </w:p>
  </w:footnote>
  <w:footnote w:id="900">
    <w:p w14:paraId="3AF01027" w14:textId="77777777" w:rsidR="00423B80" w:rsidRDefault="00423B80" w:rsidP="003758F4">
      <w:pPr>
        <w:pStyle w:val="footnote"/>
      </w:pPr>
      <w:r>
        <w:rPr>
          <w:rStyle w:val="FootnoteReference"/>
        </w:rPr>
        <w:footnoteRef/>
      </w:r>
      <w:r>
        <w:t xml:space="preserve"> In Greek this verse breaks the pattern and has “Let the earth bless the Lord…”</w:t>
      </w:r>
    </w:p>
  </w:footnote>
  <w:footnote w:id="901">
    <w:p w14:paraId="29625A78" w14:textId="77777777" w:rsidR="00423B80" w:rsidRDefault="00423B80" w:rsidP="003758F4">
      <w:pPr>
        <w:pStyle w:val="footnote"/>
      </w:pPr>
      <w:r>
        <w:rPr>
          <w:rStyle w:val="FootnoteReference"/>
        </w:rPr>
        <w:footnoteRef/>
      </w:r>
      <w:r>
        <w:t xml:space="preserve"> [] not found in Gk.</w:t>
      </w:r>
    </w:p>
  </w:footnote>
  <w:footnote w:id="902">
    <w:p w14:paraId="3D357C32" w14:textId="77777777" w:rsidR="00423B80" w:rsidRDefault="00423B80"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3">
    <w:p w14:paraId="206912E7" w14:textId="77777777" w:rsidR="00423B80" w:rsidRDefault="00423B80"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4">
    <w:p w14:paraId="7A06DB04" w14:textId="77777777" w:rsidR="00423B80" w:rsidRDefault="00423B80"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5">
    <w:p w14:paraId="28892EF0" w14:textId="6E1CE2C1" w:rsidR="00423B80" w:rsidRPr="008D5F3D" w:rsidRDefault="00423B80" w:rsidP="008D5F3D">
      <w:pPr>
        <w:pStyle w:val="footnote"/>
      </w:pPr>
      <w:r>
        <w:rPr>
          <w:rStyle w:val="FootnoteReference"/>
        </w:rPr>
        <w:footnoteRef/>
      </w:r>
      <w:r>
        <w:t xml:space="preserve"> [JS] Greek has “stars and light,” while Coptic has “stars of light”</w:t>
      </w:r>
    </w:p>
  </w:footnote>
  <w:footnote w:id="906">
    <w:p w14:paraId="6888EF75" w14:textId="7291EAAC" w:rsidR="00423B80" w:rsidRDefault="00423B80" w:rsidP="00A17656">
      <w:pPr>
        <w:pStyle w:val="footnote"/>
      </w:pPr>
      <w:r>
        <w:rPr>
          <w:rStyle w:val="FootnoteReference"/>
        </w:rPr>
        <w:footnoteRef/>
      </w:r>
      <w:r>
        <w:t xml:space="preserve"> [JS] Gk has “confession/praise of Him is in the earth and heaven”</w:t>
      </w:r>
    </w:p>
  </w:footnote>
  <w:footnote w:id="907">
    <w:p w14:paraId="0C9270F2" w14:textId="14BEF321" w:rsidR="00423B80" w:rsidRDefault="00423B80" w:rsidP="00A17656">
      <w:pPr>
        <w:pStyle w:val="footnote"/>
      </w:pPr>
      <w:r>
        <w:rPr>
          <w:rStyle w:val="FootnoteReference"/>
        </w:rPr>
        <w:footnoteRef/>
      </w:r>
      <w:r>
        <w:t xml:space="preserve"> [JS] literally, “And He will exalt the horn of His people”</w:t>
      </w:r>
    </w:p>
  </w:footnote>
  <w:footnote w:id="908">
    <w:p w14:paraId="2890F7AF" w14:textId="127DC52C" w:rsidR="00423B80" w:rsidRDefault="00423B80" w:rsidP="008A107E">
      <w:pPr>
        <w:pStyle w:val="footnote"/>
      </w:pPr>
      <w:r>
        <w:rPr>
          <w:rStyle w:val="FootnoteReference"/>
        </w:rPr>
        <w:footnoteRef/>
      </w:r>
      <w:r>
        <w:t xml:space="preserve"> or “statutes.” The meaning is the same as in Ps 118: statutes, ordinances, or truths. Literally, “engraved things”</w:t>
      </w:r>
    </w:p>
  </w:footnote>
  <w:footnote w:id="909">
    <w:p w14:paraId="1BA5672C" w14:textId="77777777" w:rsidR="00423B80" w:rsidRDefault="00423B80" w:rsidP="00680B91">
      <w:pPr>
        <w:pStyle w:val="footnote"/>
      </w:pPr>
      <w:r>
        <w:rPr>
          <w:rStyle w:val="FootnoteReference"/>
        </w:rPr>
        <w:footnoteRef/>
      </w:r>
      <w:r>
        <w:t xml:space="preserve"> Latria</w:t>
      </w:r>
    </w:p>
  </w:footnote>
  <w:footnote w:id="910">
    <w:p w14:paraId="690DC348" w14:textId="77777777" w:rsidR="00423B80" w:rsidRDefault="00423B8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1">
    <w:p w14:paraId="0E195254" w14:textId="3469BAAE" w:rsidR="00423B80" w:rsidRDefault="00423B80"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2">
    <w:p w14:paraId="50098A0E" w14:textId="77777777" w:rsidR="00423B80" w:rsidRDefault="00423B8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3">
    <w:p w14:paraId="19022051" w14:textId="77777777" w:rsidR="00423B80" w:rsidRDefault="00423B8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4">
    <w:p w14:paraId="3DC9334B" w14:textId="77777777" w:rsidR="00423B80" w:rsidRDefault="00423B80"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15">
    <w:p w14:paraId="6AC1A98C" w14:textId="77777777" w:rsidR="00423B80" w:rsidRPr="00260CA9" w:rsidRDefault="00423B80"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16">
    <w:p w14:paraId="22924FE1" w14:textId="77777777" w:rsidR="00423B80" w:rsidRDefault="00423B80" w:rsidP="006869EE">
      <w:pPr>
        <w:pStyle w:val="footnote"/>
      </w:pPr>
      <w:r>
        <w:rPr>
          <w:rStyle w:val="FootnoteReference"/>
        </w:rPr>
        <w:footnoteRef/>
      </w:r>
      <w:r>
        <w:t xml:space="preserve"> Literally “hegoumens”, as the monastic and priestly orders have been thoroughly confused.</w:t>
      </w:r>
    </w:p>
  </w:footnote>
  <w:footnote w:id="917">
    <w:p w14:paraId="620F336B" w14:textId="77777777" w:rsidR="00423B80" w:rsidRDefault="00423B8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7C34710D" w14:textId="77777777" w:rsidR="00423B80" w:rsidRDefault="00423B8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02E1F01F" w14:textId="77777777" w:rsidR="00423B80" w:rsidRDefault="00423B8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30C5740F" w14:textId="77777777" w:rsidR="00423B80" w:rsidRDefault="00423B8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1">
    <w:p w14:paraId="22023008" w14:textId="77777777" w:rsidR="00423B80" w:rsidRPr="00B021F8" w:rsidRDefault="00423B80"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2">
    <w:p w14:paraId="48F95F73" w14:textId="77777777" w:rsidR="00423B80" w:rsidRDefault="00423B80"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3">
    <w:p w14:paraId="525C7D42" w14:textId="77777777" w:rsidR="00423B80" w:rsidRDefault="00423B80"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24">
    <w:p w14:paraId="413E3953" w14:textId="77777777" w:rsidR="00423B80" w:rsidRDefault="00423B80" w:rsidP="00CA3D47">
      <w:pPr>
        <w:pStyle w:val="footnote"/>
      </w:pPr>
      <w:r>
        <w:rPr>
          <w:rStyle w:val="FootnoteReference"/>
        </w:rPr>
        <w:footnoteRef/>
      </w:r>
      <w:r>
        <w:t xml:space="preserve"> From Paoni 12 to Paopi 19: “Bless the waters of the river this year”.</w:t>
      </w:r>
    </w:p>
    <w:p w14:paraId="0B29F1A8" w14:textId="77777777" w:rsidR="00423B80" w:rsidRDefault="00423B80" w:rsidP="00CA3D47">
      <w:pPr>
        <w:pStyle w:val="footnote"/>
      </w:pPr>
      <w:r>
        <w:t>From Paopi 10 to Tobi 10: “Bless the herbs and the plants”.</w:t>
      </w:r>
    </w:p>
    <w:p w14:paraId="63287EF7" w14:textId="77777777" w:rsidR="00423B80" w:rsidRDefault="00423B80" w:rsidP="00CA3D47">
      <w:pPr>
        <w:pStyle w:val="footnote"/>
      </w:pPr>
      <w:r>
        <w:t>From Tobi 11 to paoni 18: “Bless the air of heaven”.</w:t>
      </w:r>
    </w:p>
  </w:footnote>
  <w:footnote w:id="925">
    <w:p w14:paraId="2C6CD715" w14:textId="77777777" w:rsidR="00423B80" w:rsidRDefault="00423B80">
      <w:pPr>
        <w:pStyle w:val="FootnoteText"/>
      </w:pPr>
      <w:r>
        <w:rPr>
          <w:rStyle w:val="FootnoteReference"/>
        </w:rPr>
        <w:footnoteRef/>
      </w:r>
      <w:r>
        <w:t xml:space="preserve"> Acts 7:60</w:t>
      </w:r>
    </w:p>
  </w:footnote>
  <w:footnote w:id="926">
    <w:p w14:paraId="66841CA4" w14:textId="77777777" w:rsidR="00423B80" w:rsidRDefault="00423B80" w:rsidP="006B061A">
      <w:pPr>
        <w:pStyle w:val="Footnote0"/>
      </w:pPr>
      <w:r>
        <w:rPr>
          <w:rStyle w:val="FootnoteReference"/>
        </w:rPr>
        <w:footnoteRef/>
      </w:r>
      <w:r>
        <w:t xml:space="preserve"> Literally “virgin monastic”. The traditional English term for a female monastic is not “nun”, but “virgin”.</w:t>
      </w:r>
    </w:p>
  </w:footnote>
  <w:footnote w:id="927">
    <w:p w14:paraId="4603A540" w14:textId="757615F9" w:rsidR="00423B80" w:rsidRDefault="00423B80" w:rsidP="00B52F78">
      <w:pPr>
        <w:pStyle w:val="footnote"/>
      </w:pPr>
      <w:r>
        <w:rPr>
          <w:rStyle w:val="FootnoteReference"/>
        </w:rPr>
        <w:footnoteRef/>
      </w:r>
      <w:r>
        <w:t xml:space="preserve"> Composed in English by Heg. Fr. Athanasius Iskander, of Kitchener, Ontario, Canada.</w:t>
      </w:r>
    </w:p>
  </w:footnote>
  <w:footnote w:id="928">
    <w:p w14:paraId="754B9B83" w14:textId="77777777" w:rsidR="00423B80" w:rsidRDefault="00423B80">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929">
    <w:p w14:paraId="7099EBEB" w14:textId="77777777" w:rsidR="00423B80" w:rsidRDefault="00423B80">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930">
    <w:p w14:paraId="5BFC95F9" w14:textId="77777777" w:rsidR="00423B80" w:rsidRDefault="00423B80">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931">
    <w:p w14:paraId="04125830" w14:textId="77777777" w:rsidR="00423B80" w:rsidRDefault="00423B80">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932">
    <w:p w14:paraId="4ECDDE09" w14:textId="77777777" w:rsidR="00423B80" w:rsidRDefault="00423B80"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3">
    <w:p w14:paraId="4ACBECBD" w14:textId="77777777" w:rsidR="00423B80" w:rsidRDefault="00423B80"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4">
    <w:p w14:paraId="0C45F6F7" w14:textId="77777777" w:rsidR="00423B80" w:rsidRDefault="00423B80" w:rsidP="00C0205C">
      <w:pPr>
        <w:pStyle w:val="footnote"/>
      </w:pPr>
      <w:r>
        <w:rPr>
          <w:rStyle w:val="FootnoteReference"/>
          <w:rFonts w:eastAsiaTheme="majorEastAsia"/>
        </w:rPr>
        <w:footnoteRef/>
      </w:r>
      <w:r>
        <w:t xml:space="preserve"> Ps 72:10</w:t>
      </w:r>
    </w:p>
  </w:footnote>
  <w:footnote w:id="935">
    <w:p w14:paraId="73200F36" w14:textId="77777777" w:rsidR="00423B80" w:rsidRDefault="00423B80">
      <w:pPr>
        <w:pStyle w:val="FootnoteText"/>
      </w:pPr>
      <w:r>
        <w:rPr>
          <w:rStyle w:val="FootnoteReference"/>
        </w:rPr>
        <w:footnoteRef/>
      </w:r>
      <w:r>
        <w:t xml:space="preserve"> Pope Dioscorus can but substituted here to use this doxology on his feast.</w:t>
      </w:r>
    </w:p>
  </w:footnote>
  <w:footnote w:id="936">
    <w:p w14:paraId="2FF46E46" w14:textId="77777777" w:rsidR="00423B80" w:rsidRDefault="00423B80" w:rsidP="003D4209">
      <w:pPr>
        <w:pStyle w:val="footnote"/>
      </w:pPr>
      <w:r>
        <w:rPr>
          <w:rStyle w:val="FootnoteReference"/>
        </w:rPr>
        <w:footnoteRef/>
      </w:r>
      <w:r>
        <w:t xml:space="preserve"> Dan 12:3</w:t>
      </w:r>
    </w:p>
  </w:footnote>
  <w:footnote w:id="937">
    <w:p w14:paraId="4F373D62" w14:textId="77777777" w:rsidR="00423B80" w:rsidRDefault="00423B80" w:rsidP="003D4209">
      <w:pPr>
        <w:pStyle w:val="footnote"/>
      </w:pPr>
      <w:r>
        <w:rPr>
          <w:rStyle w:val="FootnoteReference"/>
        </w:rPr>
        <w:footnoteRef/>
      </w:r>
      <w:r>
        <w:t xml:space="preserve"> The Scetis Valley in Egypt, from which the word “ascetic” comes. Sheheet means “measure of the heart.”</w:t>
      </w:r>
    </w:p>
  </w:footnote>
  <w:footnote w:id="938">
    <w:p w14:paraId="153ABD29" w14:textId="77777777" w:rsidR="00423B80" w:rsidRDefault="00423B80" w:rsidP="003D4209">
      <w:pPr>
        <w:pStyle w:val="footnote"/>
      </w:pPr>
      <w:r>
        <w:rPr>
          <w:rStyle w:val="FootnoteReference"/>
        </w:rPr>
        <w:footnoteRef/>
      </w:r>
      <w:r>
        <w:t xml:space="preserve"> Cf Lk 22:30, Mt</w:t>
      </w:r>
      <w:r w:rsidRPr="003D4209">
        <w:rPr>
          <w:rStyle w:val="footnoteChar"/>
        </w:rPr>
        <w:t xml:space="preserve"> </w:t>
      </w:r>
      <w:r>
        <w:t>19:20</w:t>
      </w:r>
    </w:p>
  </w:footnote>
  <w:footnote w:id="939">
    <w:p w14:paraId="0977783C" w14:textId="77777777" w:rsidR="00423B80" w:rsidRDefault="00423B80">
      <w:pPr>
        <w:pStyle w:val="FootnoteText"/>
      </w:pPr>
      <w:r>
        <w:rPr>
          <w:rStyle w:val="FootnoteReference"/>
        </w:rPr>
        <w:footnoteRef/>
      </w:r>
      <w:r>
        <w:t xml:space="preserve"> Rev 4:6</w:t>
      </w:r>
    </w:p>
  </w:footnote>
  <w:footnote w:id="940">
    <w:p w14:paraId="474C3AF6" w14:textId="77777777" w:rsidR="00423B80" w:rsidRDefault="00423B80" w:rsidP="00C14556">
      <w:pPr>
        <w:pStyle w:val="footnote"/>
        <w:rPr>
          <w:ins w:id="1274" w:author="Brett Slote" w:date="2011-07-19T15:43:00Z"/>
        </w:rPr>
      </w:pPr>
      <w:ins w:id="1275" w:author="Brett Slote" w:date="2011-07-19T15:43:00Z">
        <w:r>
          <w:rPr>
            <w:rStyle w:val="FootnoteReference"/>
          </w:rPr>
          <w:footnoteRef/>
        </w:r>
        <w:r>
          <w:t xml:space="preserve"> or supplications/intercessions</w:t>
        </w:r>
      </w:ins>
    </w:p>
  </w:footnote>
  <w:footnote w:id="941">
    <w:p w14:paraId="527ECCCD" w14:textId="77777777" w:rsidR="00423B80" w:rsidRDefault="00423B80">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42">
    <w:p w14:paraId="6583C1B7" w14:textId="77777777" w:rsidR="00423B80" w:rsidRDefault="00423B80">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43">
    <w:p w14:paraId="3A76C60E" w14:textId="214D0337" w:rsidR="00423B80" w:rsidRDefault="00423B80"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44">
    <w:p w14:paraId="0AAB833E" w14:textId="77777777" w:rsidR="00423B80" w:rsidRDefault="00423B80" w:rsidP="00935F13">
      <w:pPr>
        <w:pStyle w:val="footnote"/>
      </w:pPr>
      <w:r>
        <w:rPr>
          <w:rStyle w:val="FootnoteReference"/>
        </w:rPr>
        <w:footnoteRef/>
      </w:r>
      <w:r>
        <w:t xml:space="preserve"> Rev 4:4</w:t>
      </w:r>
    </w:p>
  </w:footnote>
  <w:footnote w:id="945">
    <w:p w14:paraId="70D69B5E" w14:textId="77777777" w:rsidR="00423B80" w:rsidRDefault="00423B80" w:rsidP="00935F13">
      <w:pPr>
        <w:pStyle w:val="footnote"/>
      </w:pPr>
      <w:r>
        <w:rPr>
          <w:rStyle w:val="FootnoteReference"/>
        </w:rPr>
        <w:footnoteRef/>
      </w:r>
      <w:r>
        <w:t xml:space="preserve"> Rev 5:8</w:t>
      </w:r>
    </w:p>
  </w:footnote>
  <w:footnote w:id="946">
    <w:p w14:paraId="741347AD" w14:textId="77777777" w:rsidR="00423B80" w:rsidRDefault="00423B80">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47">
    <w:p w14:paraId="22B1B2A8" w14:textId="77777777" w:rsidR="00423B80" w:rsidRDefault="00423B80">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48">
    <w:p w14:paraId="515A7079" w14:textId="77777777" w:rsidR="00423B80" w:rsidRDefault="00423B8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9">
    <w:p w14:paraId="11CE8A3A" w14:textId="77777777" w:rsidR="00423B80" w:rsidRDefault="00423B8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0">
    <w:p w14:paraId="40B3C553" w14:textId="77777777" w:rsidR="00423B80" w:rsidRDefault="00423B8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1">
    <w:p w14:paraId="161FA5C9" w14:textId="726A1A97" w:rsidR="00423B80" w:rsidRDefault="00423B80"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52">
    <w:p w14:paraId="5727BFD3" w14:textId="77777777" w:rsidR="00423B80" w:rsidRDefault="00423B80"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53">
    <w:p w14:paraId="5AA889F2" w14:textId="77777777" w:rsidR="00423B80" w:rsidRDefault="00423B80">
      <w:pPr>
        <w:pStyle w:val="footnote"/>
        <w:rPr>
          <w:ins w:id="1356" w:author="Brett Slote" w:date="2011-07-21T19:00:00Z"/>
        </w:rPr>
        <w:pPrChange w:id="1357" w:author="Brett Slote" w:date="2011-07-21T20:03:00Z">
          <w:pPr>
            <w:pStyle w:val="FootnoteText"/>
          </w:pPr>
        </w:pPrChange>
      </w:pPr>
      <w:ins w:id="1358" w:author="Brett Slote" w:date="2011-07-21T19:00:00Z">
        <w:r>
          <w:rPr>
            <w:rStyle w:val="FootnoteReference"/>
          </w:rPr>
          <w:footnoteRef/>
        </w:r>
        <w:r>
          <w:t xml:space="preserve"> Need to do some research into the name of this man in English</w:t>
        </w:r>
      </w:ins>
    </w:p>
  </w:footnote>
  <w:footnote w:id="954">
    <w:p w14:paraId="4DD173AD" w14:textId="50F9B05A" w:rsidR="00423B80" w:rsidRDefault="00423B80" w:rsidP="00B52F78">
      <w:pPr>
        <w:pStyle w:val="footnote"/>
      </w:pPr>
      <w:r>
        <w:rPr>
          <w:rStyle w:val="FootnoteReference"/>
        </w:rPr>
        <w:footnoteRef/>
      </w:r>
      <w:r>
        <w:t xml:space="preserve"> Though not found on the Coptic Calendar, as one of the 318 gathered at Nicaea, it is fitting to venerate St. Spyridon.</w:t>
      </w:r>
    </w:p>
  </w:footnote>
  <w:footnote w:id="955">
    <w:p w14:paraId="0EC0EB26" w14:textId="77777777" w:rsidR="00423B80" w:rsidRDefault="00423B80"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56">
    <w:p w14:paraId="1A09C94E" w14:textId="77777777" w:rsidR="00423B80" w:rsidRDefault="00423B80" w:rsidP="00073003">
      <w:pPr>
        <w:pStyle w:val="footnote"/>
      </w:pPr>
      <w:r>
        <w:rPr>
          <w:rStyle w:val="FootnoteReference"/>
        </w:rPr>
        <w:footnoteRef/>
      </w:r>
      <w:r>
        <w:t xml:space="preserve"> Revelation 7:2</w:t>
      </w:r>
    </w:p>
  </w:footnote>
  <w:footnote w:id="957">
    <w:p w14:paraId="047C672B" w14:textId="77777777" w:rsidR="00423B80" w:rsidRDefault="00423B80" w:rsidP="00073003">
      <w:pPr>
        <w:pStyle w:val="footnote"/>
      </w:pPr>
      <w:r>
        <w:rPr>
          <w:rStyle w:val="FootnoteReference"/>
        </w:rPr>
        <w:footnoteRef/>
      </w:r>
      <w:r>
        <w:t xml:space="preserve"> Revelation 7:3</w:t>
      </w:r>
    </w:p>
  </w:footnote>
  <w:footnote w:id="958">
    <w:p w14:paraId="338E8815" w14:textId="77777777" w:rsidR="00423B80" w:rsidRDefault="00423B80"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59">
    <w:p w14:paraId="7E074E97" w14:textId="77777777" w:rsidR="00423B80" w:rsidRDefault="00423B80" w:rsidP="00BC160E">
      <w:pPr>
        <w:pStyle w:val="footnote"/>
      </w:pPr>
      <w:r>
        <w:rPr>
          <w:rStyle w:val="FootnoteReference"/>
        </w:rPr>
        <w:footnoteRef/>
      </w:r>
      <w:r>
        <w:t xml:space="preserve"> John 13:25</w:t>
      </w:r>
    </w:p>
  </w:footnote>
  <w:footnote w:id="960">
    <w:p w14:paraId="0E087572" w14:textId="27E962C9" w:rsidR="00423B80" w:rsidRDefault="00423B80"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61">
    <w:p w14:paraId="795EE333" w14:textId="77777777" w:rsidR="00423B80" w:rsidRDefault="00423B80" w:rsidP="00B53E05">
      <w:pPr>
        <w:pStyle w:val="footnote"/>
      </w:pPr>
      <w:r>
        <w:rPr>
          <w:rStyle w:val="FootnoteReference"/>
        </w:rPr>
        <w:footnoteRef/>
      </w:r>
      <w:r>
        <w:t xml:space="preserve"> Normally reserved for the Theotokos.</w:t>
      </w:r>
    </w:p>
  </w:footnote>
  <w:footnote w:id="962">
    <w:p w14:paraId="483F0E8B" w14:textId="77777777" w:rsidR="00423B80" w:rsidRDefault="00423B80" w:rsidP="00B53E05">
      <w:pPr>
        <w:pStyle w:val="footnote"/>
      </w:pPr>
      <w:r>
        <w:rPr>
          <w:rStyle w:val="FootnoteReference"/>
        </w:rPr>
        <w:footnoteRef/>
      </w:r>
      <w:r>
        <w:t xml:space="preserve"> The law of righteousness, not the Law of the Old Covenant.</w:t>
      </w:r>
    </w:p>
  </w:footnote>
  <w:footnote w:id="963">
    <w:p w14:paraId="361DBD71" w14:textId="77777777" w:rsidR="00423B80" w:rsidRDefault="00423B80" w:rsidP="00662600">
      <w:pPr>
        <w:pStyle w:val="footnote"/>
      </w:pPr>
      <w:r>
        <w:rPr>
          <w:rStyle w:val="FootnoteReference"/>
        </w:rPr>
        <w:footnoteRef/>
      </w:r>
      <w:r>
        <w:t xml:space="preserve"> Or image</w:t>
      </w:r>
    </w:p>
  </w:footnote>
  <w:footnote w:id="964">
    <w:p w14:paraId="2DF974D0" w14:textId="77777777" w:rsidR="00423B80" w:rsidRDefault="00423B80">
      <w:pPr>
        <w:pStyle w:val="footnote"/>
        <w:rPr>
          <w:ins w:id="1460" w:author="Brett Slote" w:date="2011-07-21T18:57:00Z"/>
        </w:rPr>
        <w:pPrChange w:id="1461" w:author="Brett Slote" w:date="2011-07-21T20:03:00Z">
          <w:pPr>
            <w:pStyle w:val="FootnoteText"/>
          </w:pPr>
        </w:pPrChange>
      </w:pPr>
      <w:ins w:id="1462" w:author="Brett Slote" w:date="2011-07-21T18:57:00Z">
        <w:r>
          <w:rPr>
            <w:rStyle w:val="FootnoteReference"/>
          </w:rPr>
          <w:footnoteRef/>
        </w:r>
        <w:r>
          <w:t xml:space="preserve"> Colossians 3:14</w:t>
        </w:r>
      </w:ins>
    </w:p>
  </w:footnote>
  <w:footnote w:id="965">
    <w:p w14:paraId="371983D9" w14:textId="0B3CAEFE" w:rsidR="00423B80" w:rsidRDefault="00423B80" w:rsidP="006035EE">
      <w:pPr>
        <w:pStyle w:val="footnote"/>
      </w:pPr>
      <w:r>
        <w:rPr>
          <w:rStyle w:val="FootnoteReference"/>
        </w:rPr>
        <w:footnoteRef/>
      </w:r>
      <w:r>
        <w:t xml:space="preserve"> Composed in A.D. 2016 in English for St. George’s Ministry to the British people.</w:t>
      </w:r>
    </w:p>
  </w:footnote>
  <w:footnote w:id="966">
    <w:p w14:paraId="56032475" w14:textId="77777777" w:rsidR="00423B80" w:rsidRDefault="00423B80" w:rsidP="00E22010">
      <w:pPr>
        <w:pStyle w:val="footnote"/>
      </w:pPr>
      <w:r>
        <w:rPr>
          <w:rStyle w:val="FootnoteReference"/>
        </w:rPr>
        <w:footnoteRef/>
      </w:r>
      <w:r>
        <w:t xml:space="preserve"> 2 Tim 4:7</w:t>
      </w:r>
    </w:p>
  </w:footnote>
  <w:footnote w:id="967">
    <w:p w14:paraId="519A6EA0" w14:textId="77777777" w:rsidR="00423B80" w:rsidRDefault="00423B80" w:rsidP="00E22010">
      <w:pPr>
        <w:pStyle w:val="footnote"/>
      </w:pPr>
      <w:r>
        <w:rPr>
          <w:rStyle w:val="FootnoteReference"/>
        </w:rPr>
        <w:footnoteRef/>
      </w:r>
      <w:r>
        <w:t xml:space="preserve"> 2 Tim 4:8</w:t>
      </w:r>
    </w:p>
  </w:footnote>
  <w:footnote w:id="968">
    <w:p w14:paraId="2C92CCF6" w14:textId="77777777" w:rsidR="00423B80" w:rsidRDefault="00423B80" w:rsidP="001779C0">
      <w:pPr>
        <w:pStyle w:val="footnote"/>
      </w:pPr>
      <w:r>
        <w:rPr>
          <w:rStyle w:val="FootnoteReference"/>
        </w:rPr>
        <w:footnoteRef/>
      </w:r>
      <w:r>
        <w:t xml:space="preserve"> Composed in Coptic and Arabic by H.G. Bishop Demetrius of Malawi circa A.D. 2000.</w:t>
      </w:r>
    </w:p>
  </w:footnote>
  <w:footnote w:id="969">
    <w:p w14:paraId="16CDD53B" w14:textId="77777777" w:rsidR="00423B80" w:rsidRDefault="00423B80"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70">
    <w:p w14:paraId="717A066E" w14:textId="77777777" w:rsidR="00423B80" w:rsidRDefault="00423B80">
      <w:pPr>
        <w:pStyle w:val="footnote"/>
        <w:rPr>
          <w:ins w:id="1525" w:author="Brett Slote" w:date="2011-07-21T18:45:00Z"/>
        </w:rPr>
        <w:pPrChange w:id="1526" w:author="Brett Slote" w:date="2011-07-21T20:01:00Z">
          <w:pPr>
            <w:pStyle w:val="FootnoteText"/>
          </w:pPr>
        </w:pPrChange>
      </w:pPr>
      <w:ins w:id="1527" w:author="Brett Slote" w:date="2011-07-21T18:45:00Z">
        <w:r>
          <w:rPr>
            <w:rStyle w:val="FootnoteReference"/>
          </w:rPr>
          <w:footnoteRef/>
        </w:r>
        <w:r>
          <w:t xml:space="preserve"> Daniel 12:3</w:t>
        </w:r>
      </w:ins>
    </w:p>
  </w:footnote>
  <w:footnote w:id="971">
    <w:p w14:paraId="7155AD88" w14:textId="77777777" w:rsidR="00423B80" w:rsidRDefault="00423B80">
      <w:pPr>
        <w:pStyle w:val="footnote"/>
        <w:rPr>
          <w:ins w:id="1528" w:author="Brett Slote" w:date="2011-07-21T18:46:00Z"/>
        </w:rPr>
        <w:pPrChange w:id="1529" w:author="Brett Slote" w:date="2011-07-21T20:01:00Z">
          <w:pPr>
            <w:pStyle w:val="FootnoteText"/>
          </w:pPr>
        </w:pPrChange>
      </w:pPr>
      <w:ins w:id="1530" w:author="Brett Slote" w:date="2011-07-21T18:46:00Z">
        <w:r>
          <w:rPr>
            <w:rStyle w:val="FootnoteReference"/>
          </w:rPr>
          <w:footnoteRef/>
        </w:r>
        <w:r>
          <w:t xml:space="preserve"> Literally: all you monastic folk</w:t>
        </w:r>
      </w:ins>
    </w:p>
  </w:footnote>
  <w:footnote w:id="972">
    <w:p w14:paraId="7EEF391B" w14:textId="77777777" w:rsidR="00423B80" w:rsidRDefault="00423B80">
      <w:pPr>
        <w:pStyle w:val="FootnoteText"/>
      </w:pPr>
      <w:r>
        <w:rPr>
          <w:rStyle w:val="FootnoteReference"/>
        </w:rPr>
        <w:footnoteRef/>
      </w:r>
      <w:r>
        <w:t xml:space="preserve"> Published by Abouna Matta El-Maskeen of St. Macarius’ Monastery.</w:t>
      </w:r>
    </w:p>
  </w:footnote>
  <w:footnote w:id="973">
    <w:p w14:paraId="6BC2BFA9" w14:textId="77777777" w:rsidR="00423B80" w:rsidRDefault="00423B8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4">
    <w:p w14:paraId="3A6EC701" w14:textId="77777777" w:rsidR="00423B80" w:rsidRDefault="00423B80" w:rsidP="00670C79">
      <w:pPr>
        <w:pStyle w:val="footnote"/>
      </w:pPr>
      <w:r>
        <w:rPr>
          <w:rStyle w:val="FootnoteReference"/>
        </w:rPr>
        <w:footnoteRef/>
      </w:r>
      <w:r>
        <w:t xml:space="preserve"> Modern day Ethiopia and Eritrea.</w:t>
      </w:r>
    </w:p>
  </w:footnote>
  <w:footnote w:id="975">
    <w:p w14:paraId="46D5577E" w14:textId="77777777" w:rsidR="00423B80" w:rsidRDefault="00423B80" w:rsidP="0047441D">
      <w:pPr>
        <w:pStyle w:val="footnote"/>
      </w:pPr>
      <w:r>
        <w:rPr>
          <w:rStyle w:val="FootnoteReference"/>
        </w:rPr>
        <w:footnoteRef/>
      </w:r>
      <w:r>
        <w:t xml:space="preserve"> St. F</w:t>
      </w:r>
      <w:r w:rsidRPr="006422C6">
        <w:t>rumentius</w:t>
      </w:r>
      <w:r>
        <w:t>, whom the Ethiopians called “Abune Selama.”</w:t>
      </w:r>
    </w:p>
  </w:footnote>
  <w:footnote w:id="976">
    <w:p w14:paraId="2F5E6ED4" w14:textId="52CEBBCB" w:rsidR="00423B80" w:rsidRDefault="00423B80" w:rsidP="00BD2B3F">
      <w:pPr>
        <w:pStyle w:val="footnote"/>
      </w:pPr>
      <w:r>
        <w:rPr>
          <w:rStyle w:val="FootnoteReference"/>
        </w:rPr>
        <w:footnoteRef/>
      </w:r>
      <w:r>
        <w:t xml:space="preserve"> Adapted from the hymn of St. Severus of Antioch, in 2015 in English.</w:t>
      </w:r>
    </w:p>
  </w:footnote>
  <w:footnote w:id="977">
    <w:p w14:paraId="018A465B" w14:textId="77777777" w:rsidR="00423B80" w:rsidRDefault="00423B80">
      <w:pPr>
        <w:pStyle w:val="footnote"/>
        <w:rPr>
          <w:ins w:id="1616" w:author="Brett Slote" w:date="2011-07-21T19:11:00Z"/>
        </w:rPr>
        <w:pPrChange w:id="1617" w:author="Brett Slote" w:date="2011-07-21T20:05:00Z">
          <w:pPr>
            <w:pStyle w:val="FootnoteText"/>
          </w:pPr>
        </w:pPrChange>
      </w:pPr>
      <w:ins w:id="1618" w:author="Brett Slote" w:date="2011-07-21T19:11:00Z">
        <w:r>
          <w:rPr>
            <w:rStyle w:val="FootnoteReference"/>
          </w:rPr>
          <w:footnoteRef/>
        </w:r>
        <w:r>
          <w:t xml:space="preserve"> Psalm 41:1</w:t>
        </w:r>
      </w:ins>
    </w:p>
  </w:footnote>
  <w:footnote w:id="978">
    <w:p w14:paraId="30B9D2C6" w14:textId="77777777" w:rsidR="00423B80" w:rsidRDefault="00423B80"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79">
    <w:p w14:paraId="63D7B4DE" w14:textId="77777777" w:rsidR="00423B80" w:rsidRDefault="00423B80"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80">
    <w:p w14:paraId="6542A42A" w14:textId="77777777" w:rsidR="00423B80" w:rsidRDefault="00423B80"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81">
    <w:p w14:paraId="48A0DCFD" w14:textId="77777777" w:rsidR="00423B80" w:rsidRDefault="00423B80" w:rsidP="006D27E4">
      <w:pPr>
        <w:pStyle w:val="Footnote0"/>
      </w:pPr>
      <w:r>
        <w:rPr>
          <w:rStyle w:val="FootnoteReference"/>
        </w:rPr>
        <w:footnoteRef/>
      </w:r>
      <w:r>
        <w:t xml:space="preserve"> In modern day Libya</w:t>
      </w:r>
    </w:p>
  </w:footnote>
  <w:footnote w:id="982">
    <w:p w14:paraId="5E4AA7CE" w14:textId="77777777" w:rsidR="00423B80" w:rsidRDefault="00423B80">
      <w:pPr>
        <w:pStyle w:val="footnote"/>
        <w:rPr>
          <w:ins w:id="1643" w:author="Brett Slote" w:date="2011-07-21T18:49:00Z"/>
        </w:rPr>
        <w:pPrChange w:id="1644" w:author="Brett Slote" w:date="2011-07-21T20:02:00Z">
          <w:pPr>
            <w:pStyle w:val="FootnoteText"/>
          </w:pPr>
        </w:pPrChange>
      </w:pPr>
      <w:ins w:id="1645" w:author="Brett Slote" w:date="2011-07-21T18:49:00Z">
        <w:r>
          <w:rPr>
            <w:rStyle w:val="FootnoteReference"/>
          </w:rPr>
          <w:footnoteRef/>
        </w:r>
        <w:r>
          <w:t xml:space="preserve"> Note that </w:t>
        </w:r>
        <w:r w:rsidRPr="003A78C2">
          <w:rPr>
            <w:rFonts w:ascii="CS Avva Shenouda" w:hAnsi="CS Avva Shenouda"/>
            <w:rPrChange w:id="1646" w:author="Brett Slote" w:date="2011-07-21T20:02:00Z">
              <w:rPr>
                <w:rFonts w:ascii="Antonious Normal" w:hAnsi="Antonious Normal"/>
              </w:rPr>
            </w:rPrChange>
          </w:rPr>
          <w:t>twou</w:t>
        </w:r>
        <w:r>
          <w:t xml:space="preserve"> is used as mountain and desert interchangeably in Coptic monastic literature</w:t>
        </w:r>
      </w:ins>
    </w:p>
  </w:footnote>
  <w:footnote w:id="983">
    <w:p w14:paraId="71147821" w14:textId="77777777" w:rsidR="00423B80" w:rsidRDefault="00423B80">
      <w:pPr>
        <w:pStyle w:val="footnote"/>
        <w:rPr>
          <w:ins w:id="1647" w:author="Brett Slote" w:date="2011-07-21T18:50:00Z"/>
        </w:rPr>
        <w:pPrChange w:id="1648" w:author="Brett Slote" w:date="2011-07-21T20:02:00Z">
          <w:pPr>
            <w:pStyle w:val="FootnoteText"/>
          </w:pPr>
        </w:pPrChange>
      </w:pPr>
      <w:ins w:id="1649" w:author="Brett Slote" w:date="2011-07-21T18:50:00Z">
        <w:r>
          <w:rPr>
            <w:rStyle w:val="FootnoteReference"/>
          </w:rPr>
          <w:footnoteRef/>
        </w:r>
        <w:r>
          <w:t xml:space="preserve"> US book has “travails of torment” – but it’s not possessive.</w:t>
        </w:r>
      </w:ins>
    </w:p>
  </w:footnote>
  <w:footnote w:id="984">
    <w:p w14:paraId="39517237" w14:textId="77777777" w:rsidR="00423B80" w:rsidRDefault="00423B80">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1 Peter 1:4</w:t>
        </w:r>
      </w:ins>
    </w:p>
  </w:footnote>
  <w:footnote w:id="985">
    <w:p w14:paraId="049774F0" w14:textId="77777777" w:rsidR="00423B80" w:rsidRDefault="00423B80" w:rsidP="00E77C68">
      <w:pPr>
        <w:pStyle w:val="footnote"/>
      </w:pPr>
      <w:r>
        <w:rPr>
          <w:rStyle w:val="FootnoteReference"/>
        </w:rPr>
        <w:footnoteRef/>
      </w:r>
      <w:r>
        <w:t xml:space="preserve"> The Coptic has “Three names, one God,” which is the heresy of modalism, and certainly was not said at Ephesus.</w:t>
      </w:r>
    </w:p>
  </w:footnote>
  <w:footnote w:id="986">
    <w:p w14:paraId="416DBD35" w14:textId="77777777" w:rsidR="00423B80" w:rsidRDefault="00423B80" w:rsidP="00E77C68">
      <w:pPr>
        <w:pStyle w:val="footnote"/>
      </w:pPr>
      <w:r>
        <w:rPr>
          <w:rStyle w:val="FootnoteReference"/>
        </w:rPr>
        <w:footnoteRef/>
      </w:r>
      <w:r>
        <w:t xml:space="preserve"> This line is heretical.</w:t>
      </w:r>
    </w:p>
  </w:footnote>
  <w:footnote w:id="987">
    <w:p w14:paraId="2A005F90" w14:textId="77777777" w:rsidR="00423B80" w:rsidRDefault="00423B80">
      <w:pPr>
        <w:pStyle w:val="footnote"/>
        <w:rPr>
          <w:ins w:id="1687" w:author="Brett Slote" w:date="2011-07-21T18:55:00Z"/>
        </w:rPr>
        <w:pPrChange w:id="1688" w:author="Brett Slote" w:date="2011-07-21T20:02:00Z">
          <w:pPr>
            <w:pStyle w:val="FootnoteText"/>
          </w:pPr>
        </w:pPrChange>
      </w:pPr>
      <w:ins w:id="1689" w:author="Brett Slote" w:date="2011-07-21T18:55:00Z">
        <w:r>
          <w:rPr>
            <w:rStyle w:val="FootnoteReference"/>
          </w:rPr>
          <w:footnoteRef/>
        </w:r>
        <w:r>
          <w:t xml:space="preserve"> Hallow or consecrate – this was, according to a tradition, when he formerly became an archimandrite</w:t>
        </w:r>
      </w:ins>
    </w:p>
  </w:footnote>
  <w:footnote w:id="988">
    <w:p w14:paraId="6B5EF1D3" w14:textId="77777777" w:rsidR="00423B80" w:rsidRDefault="00423B80">
      <w:pPr>
        <w:pStyle w:val="footnote"/>
        <w:rPr>
          <w:ins w:id="1695" w:author="Brett Slote" w:date="2011-07-21T18:52:00Z"/>
        </w:rPr>
        <w:pPrChange w:id="1696" w:author="Brett Slote" w:date="2011-07-21T20:02:00Z">
          <w:pPr/>
        </w:pPrChange>
      </w:pPr>
      <w:ins w:id="1697" w:author="Brett Slote" w:date="2011-07-21T18:52:00Z">
        <w:r w:rsidRPr="00FB36D8">
          <w:rPr>
            <w:rStyle w:val="FootnoteReference"/>
            <w:vertAlign w:val="baseline"/>
          </w:rPr>
          <w:footnoteRef/>
        </w:r>
        <w:r w:rsidRPr="00FB36D8">
          <w:t xml:space="preserve"> This line is literally “because the hope of the good”</w:t>
        </w:r>
      </w:ins>
    </w:p>
  </w:footnote>
  <w:footnote w:id="989">
    <w:p w14:paraId="347015AD" w14:textId="77777777" w:rsidR="00423B80" w:rsidRPr="00A20ACC" w:rsidRDefault="00423B80">
      <w:pPr>
        <w:pStyle w:val="footnote"/>
        <w:rPr>
          <w:ins w:id="1698" w:author="Brett Slote" w:date="2011-07-21T18:52:00Z"/>
          <w:rFonts w:ascii="CS Avva Shenouda" w:hAnsi="CS Avva Shenouda"/>
          <w:color w:val="FF0000"/>
          <w:rPrChange w:id="1699" w:author="Brett Slote" w:date="2011-07-21T20:02:00Z">
            <w:rPr>
              <w:ins w:id="1700" w:author="Brett Slote" w:date="2011-07-21T18:52:00Z"/>
              <w:color w:val="FF0000"/>
            </w:rPr>
          </w:rPrChange>
        </w:rPr>
        <w:pPrChange w:id="1701" w:author="Brett Slote" w:date="2011-07-21T20:02:00Z">
          <w:pPr/>
        </w:pPrChange>
      </w:pPr>
      <w:ins w:id="1702" w:author="Brett Slote" w:date="2011-07-21T18:52:00Z">
        <w:r w:rsidRPr="00FB36D8">
          <w:rPr>
            <w:rStyle w:val="FootnoteReference"/>
            <w:vertAlign w:val="baseline"/>
          </w:rPr>
          <w:footnoteRef/>
        </w:r>
        <w:r w:rsidRPr="00FB36D8">
          <w:t xml:space="preserve"> </w:t>
        </w:r>
        <w:r w:rsidRPr="003A78C2">
          <w:rPr>
            <w:rPrChange w:id="1703" w:author="Brett Slote" w:date="2011-07-21T20:02:00Z">
              <w:rPr>
                <w:rFonts w:ascii="Antonious Normal" w:hAnsi="Antonious Normal"/>
                <w:color w:val="FF0000"/>
              </w:rPr>
            </w:rPrChange>
          </w:rPr>
          <w:t>qen hanhwd/ nem han'almoc</w:t>
        </w:r>
      </w:ins>
    </w:p>
  </w:footnote>
  <w:footnote w:id="990">
    <w:p w14:paraId="4AFC6896" w14:textId="77777777" w:rsidR="00423B80" w:rsidRDefault="00423B80">
      <w:pPr>
        <w:pStyle w:val="FootnoteText"/>
      </w:pPr>
      <w:r>
        <w:rPr>
          <w:rStyle w:val="FootnoteReference"/>
        </w:rPr>
        <w:footnoteRef/>
      </w:r>
      <w:r>
        <w:t xml:space="preserve"> Matthew 1:20</w:t>
      </w:r>
    </w:p>
  </w:footnote>
  <w:footnote w:id="991">
    <w:p w14:paraId="0E9CA519" w14:textId="77777777" w:rsidR="00423B80" w:rsidRDefault="00423B80" w:rsidP="00662A48">
      <w:pPr>
        <w:pStyle w:val="footnote"/>
      </w:pPr>
      <w:r>
        <w:rPr>
          <w:rStyle w:val="FootnoteReference"/>
          <w:rFonts w:eastAsiaTheme="majorEastAsia"/>
        </w:rPr>
        <w:footnoteRef/>
      </w:r>
      <w:r>
        <w:t xml:space="preserve"> All-holy</w:t>
      </w:r>
    </w:p>
  </w:footnote>
  <w:footnote w:id="992">
    <w:p w14:paraId="50451B0F" w14:textId="77777777" w:rsidR="00423B80" w:rsidRDefault="00423B80">
      <w:pPr>
        <w:pStyle w:val="footnote"/>
        <w:rPr>
          <w:ins w:id="1772" w:author="Brett Slote" w:date="2011-07-21T19:04:00Z"/>
        </w:rPr>
        <w:pPrChange w:id="1773" w:author="Brett Slote" w:date="2011-07-21T20:04:00Z">
          <w:pPr>
            <w:pStyle w:val="FootnoteText"/>
          </w:pPr>
        </w:pPrChange>
      </w:pPr>
      <w:ins w:id="1774" w:author="Brett Slote" w:date="2011-07-21T19:04:00Z">
        <w:r>
          <w:rPr>
            <w:rStyle w:val="FootnoteReference"/>
          </w:rPr>
          <w:footnoteRef/>
        </w:r>
        <w:r>
          <w:t xml:space="preserve"> literal is disregarded</w:t>
        </w:r>
      </w:ins>
    </w:p>
  </w:footnote>
  <w:footnote w:id="993">
    <w:p w14:paraId="062BDCC1" w14:textId="77777777" w:rsidR="00423B80" w:rsidRDefault="00423B80">
      <w:pPr>
        <w:pStyle w:val="FootnoteText"/>
      </w:pPr>
      <w:r>
        <w:rPr>
          <w:rStyle w:val="FootnoteReference"/>
        </w:rPr>
        <w:footnoteRef/>
      </w:r>
      <w:r>
        <w:t xml:space="preserve"> Ps 8:2</w:t>
      </w:r>
    </w:p>
  </w:footnote>
  <w:footnote w:id="994">
    <w:p w14:paraId="5BC08478" w14:textId="77777777" w:rsidR="00423B80" w:rsidRPr="000C76BB" w:rsidRDefault="00423B80"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95">
    <w:p w14:paraId="03A6DDD1" w14:textId="77777777" w:rsidR="00423B80" w:rsidRDefault="00423B80">
      <w:pPr>
        <w:pStyle w:val="FootnoteText"/>
      </w:pPr>
      <w:r>
        <w:rPr>
          <w:rStyle w:val="FootnoteReference"/>
        </w:rPr>
        <w:footnoteRef/>
      </w:r>
      <w:r>
        <w:t xml:space="preserve"> Matthew 28:6</w:t>
      </w:r>
    </w:p>
  </w:footnote>
  <w:footnote w:id="996">
    <w:p w14:paraId="339855D2" w14:textId="77777777" w:rsidR="00423B80" w:rsidRDefault="00423B80">
      <w:pPr>
        <w:pStyle w:val="FootnoteText"/>
      </w:pPr>
      <w:r>
        <w:rPr>
          <w:rStyle w:val="FootnoteReference"/>
        </w:rPr>
        <w:footnoteRef/>
      </w:r>
      <w:r>
        <w:t xml:space="preserve"> Matthew 28:7,6</w:t>
      </w:r>
    </w:p>
  </w:footnote>
  <w:footnote w:id="997">
    <w:p w14:paraId="76212A49" w14:textId="77777777" w:rsidR="00423B80" w:rsidRDefault="00423B80">
      <w:pPr>
        <w:pStyle w:val="FootnoteText"/>
      </w:pPr>
      <w:r>
        <w:rPr>
          <w:rStyle w:val="FootnoteReference"/>
        </w:rPr>
        <w:footnoteRef/>
      </w:r>
      <w:r>
        <w:t xml:space="preserve"> Matthew 28:7</w:t>
      </w:r>
    </w:p>
  </w:footnote>
  <w:footnote w:id="998">
    <w:p w14:paraId="716019EB" w14:textId="77777777" w:rsidR="00423B80" w:rsidRDefault="00423B80">
      <w:pPr>
        <w:pStyle w:val="FootnoteText"/>
      </w:pPr>
      <w:r>
        <w:rPr>
          <w:rStyle w:val="FootnoteReference"/>
        </w:rPr>
        <w:footnoteRef/>
      </w:r>
      <w:r>
        <w:t xml:space="preserve"> John 20:27</w:t>
      </w:r>
    </w:p>
  </w:footnote>
  <w:footnote w:id="999">
    <w:p w14:paraId="0ECF3FB0" w14:textId="77777777" w:rsidR="00423B80" w:rsidRDefault="00423B80">
      <w:pPr>
        <w:pStyle w:val="FootnoteText"/>
      </w:pPr>
      <w:r>
        <w:rPr>
          <w:rStyle w:val="FootnoteReference"/>
        </w:rPr>
        <w:footnoteRef/>
      </w:r>
      <w:r>
        <w:t xml:space="preserve"> John 20:28</w:t>
      </w:r>
    </w:p>
  </w:footnote>
  <w:footnote w:id="1000">
    <w:p w14:paraId="3FCB0B65" w14:textId="77777777" w:rsidR="00423B80" w:rsidRDefault="00423B80">
      <w:pPr>
        <w:pStyle w:val="FootnoteText"/>
      </w:pPr>
      <w:r>
        <w:rPr>
          <w:rStyle w:val="FootnoteReference"/>
        </w:rPr>
        <w:footnoteRef/>
      </w:r>
      <w:r>
        <w:t xml:space="preserve"> John 20:29</w:t>
      </w:r>
    </w:p>
  </w:footnote>
  <w:footnote w:id="1001">
    <w:p w14:paraId="6B80EDF7" w14:textId="77777777" w:rsidR="00423B80" w:rsidRDefault="00423B80">
      <w:pPr>
        <w:pStyle w:val="FootnoteText"/>
      </w:pPr>
      <w:r>
        <w:rPr>
          <w:rStyle w:val="FootnoteReference"/>
        </w:rPr>
        <w:footnoteRef/>
      </w:r>
      <w:r>
        <w:t xml:space="preserve"> John 20:29</w:t>
      </w:r>
    </w:p>
  </w:footnote>
  <w:footnote w:id="1002">
    <w:p w14:paraId="09E4919D" w14:textId="77777777" w:rsidR="00423B80" w:rsidRDefault="00423B80" w:rsidP="00134DB2">
      <w:pPr>
        <w:pStyle w:val="footnote"/>
      </w:pPr>
      <w:r>
        <w:rPr>
          <w:rStyle w:val="FootnoteReference"/>
        </w:rPr>
        <w:footnoteRef/>
      </w:r>
      <w:r>
        <w:t xml:space="preserve"> Fr. Athanasius has “My soul shall make her boast in the Lord”</w:t>
      </w:r>
    </w:p>
  </w:footnote>
  <w:footnote w:id="1003">
    <w:p w14:paraId="60AC8686" w14:textId="77777777" w:rsidR="00423B80" w:rsidRDefault="00423B80" w:rsidP="00134DB2">
      <w:pPr>
        <w:pStyle w:val="footnote"/>
      </w:pPr>
      <w:r>
        <w:rPr>
          <w:rStyle w:val="FootnoteReference"/>
        </w:rPr>
        <w:footnoteRef/>
      </w:r>
      <w:r>
        <w:t xml:space="preserve"> 2 Sam. 6:2 (LXX).</w:t>
      </w:r>
    </w:p>
  </w:footnote>
  <w:footnote w:id="1004">
    <w:p w14:paraId="55B1ADAD" w14:textId="77777777" w:rsidR="00423B80" w:rsidRDefault="00423B80" w:rsidP="00134DB2">
      <w:pPr>
        <w:pStyle w:val="footnote"/>
      </w:pPr>
      <w:r>
        <w:rPr>
          <w:rStyle w:val="FootnoteReference"/>
        </w:rPr>
        <w:footnoteRef/>
      </w:r>
      <w:r>
        <w:t xml:space="preserve"> [JS] or “appear” or “reveal Yourself”</w:t>
      </w:r>
    </w:p>
  </w:footnote>
  <w:footnote w:id="1005">
    <w:p w14:paraId="469FEDC5" w14:textId="77777777" w:rsidR="00423B80" w:rsidRDefault="00423B80" w:rsidP="001F4F1A">
      <w:pPr>
        <w:pStyle w:val="footnote"/>
      </w:pPr>
      <w:r>
        <w:rPr>
          <w:rStyle w:val="FootnoteReference"/>
        </w:rPr>
        <w:footnoteRef/>
      </w:r>
      <w:r>
        <w:t xml:space="preserve"> [JS] or “reveal Your face”.</w:t>
      </w:r>
    </w:p>
  </w:footnote>
  <w:footnote w:id="1006">
    <w:p w14:paraId="0AB37BC4" w14:textId="77777777" w:rsidR="00423B80" w:rsidRPr="004A3E27" w:rsidRDefault="00423B80"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07">
    <w:p w14:paraId="5A1ACC0E" w14:textId="77777777" w:rsidR="00423B80" w:rsidRDefault="00423B80" w:rsidP="001F4F1A">
      <w:pPr>
        <w:pStyle w:val="footnote"/>
      </w:pPr>
      <w:r>
        <w:rPr>
          <w:rStyle w:val="FootnoteReference"/>
        </w:rPr>
        <w:footnoteRef/>
      </w:r>
      <w:r>
        <w:t xml:space="preserve"> [JS] literally “do obeisance”, i.e. “bow down to”</w:t>
      </w:r>
    </w:p>
  </w:footnote>
  <w:footnote w:id="1008">
    <w:p w14:paraId="51131512" w14:textId="77777777" w:rsidR="00423B80" w:rsidRPr="004A3E27" w:rsidRDefault="00423B80"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09">
    <w:p w14:paraId="6AFC128D" w14:textId="77777777" w:rsidR="00423B80" w:rsidRDefault="00423B80" w:rsidP="001F4F1A">
      <w:pPr>
        <w:pStyle w:val="footnote"/>
      </w:pPr>
      <w:r>
        <w:rPr>
          <w:rStyle w:val="FootnoteReference"/>
        </w:rPr>
        <w:footnoteRef/>
      </w:r>
      <w:r>
        <w:t xml:space="preserve"> [JS] or “beautifully situated”</w:t>
      </w:r>
    </w:p>
  </w:footnote>
  <w:footnote w:id="1010">
    <w:p w14:paraId="63608FED" w14:textId="77777777" w:rsidR="00423B80" w:rsidRPr="004A3E27" w:rsidRDefault="00423B80"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1011">
    <w:p w14:paraId="0D47DD48" w14:textId="77777777" w:rsidR="00423B80" w:rsidRDefault="00423B80"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12">
    <w:p w14:paraId="3F2156F8" w14:textId="77777777" w:rsidR="00423B80" w:rsidRDefault="00423B80" w:rsidP="00394CC7">
      <w:pPr>
        <w:pStyle w:val="footnote"/>
      </w:pPr>
      <w:r>
        <w:rPr>
          <w:rStyle w:val="FootnoteReference"/>
        </w:rPr>
        <w:footnoteRef/>
      </w:r>
      <w:r>
        <w:t xml:space="preserve"> [JS] or “Mother Zion will say,”</w:t>
      </w:r>
    </w:p>
  </w:footnote>
  <w:footnote w:id="1013">
    <w:p w14:paraId="7D124560" w14:textId="77777777" w:rsidR="00423B80" w:rsidRDefault="00423B80" w:rsidP="00394CC7">
      <w:pPr>
        <w:pStyle w:val="footnote"/>
      </w:pPr>
      <w:r>
        <w:rPr>
          <w:rStyle w:val="FootnoteReference"/>
        </w:rPr>
        <w:footnoteRef/>
      </w:r>
      <w:r>
        <w:t xml:space="preserve"> [JS] Coptic has, “that a man and a man dwelt in her”</w:t>
      </w:r>
    </w:p>
  </w:footnote>
  <w:footnote w:id="1014">
    <w:p w14:paraId="19F3F5FF" w14:textId="77777777" w:rsidR="00423B80" w:rsidRDefault="00423B80" w:rsidP="00394CC7">
      <w:pPr>
        <w:pStyle w:val="footnote"/>
      </w:pPr>
      <w:r>
        <w:rPr>
          <w:rStyle w:val="FootnoteReference"/>
        </w:rPr>
        <w:footnoteRef/>
      </w:r>
      <w:r>
        <w:t xml:space="preserve"> [JS] or “messengers”</w:t>
      </w:r>
    </w:p>
  </w:footnote>
  <w:footnote w:id="1015">
    <w:p w14:paraId="3F310231" w14:textId="77777777" w:rsidR="00423B80" w:rsidRDefault="00423B80" w:rsidP="00394CC7">
      <w:pPr>
        <w:pStyle w:val="footnote"/>
      </w:pPr>
      <w:r>
        <w:rPr>
          <w:rStyle w:val="FootnoteReference"/>
        </w:rPr>
        <w:footnoteRef/>
      </w:r>
      <w:r>
        <w:t xml:space="preserve"> [JS] Fr. Lazarus has “servants”</w:t>
      </w:r>
    </w:p>
  </w:footnote>
  <w:footnote w:id="1016">
    <w:p w14:paraId="562DE160" w14:textId="77777777" w:rsidR="00423B80" w:rsidRDefault="00423B80" w:rsidP="00394CC7">
      <w:pPr>
        <w:pStyle w:val="footnote"/>
      </w:pPr>
      <w:r>
        <w:rPr>
          <w:rStyle w:val="FootnoteReference"/>
        </w:rPr>
        <w:footnoteRef/>
      </w:r>
      <w:r>
        <w:t xml:space="preserve"> Heb. 1:7; Ezek. 1:14; 2 Esdras 8:22.</w:t>
      </w:r>
    </w:p>
  </w:footnote>
  <w:footnote w:id="1017">
    <w:p w14:paraId="2349FFF8" w14:textId="77777777" w:rsidR="00423B80" w:rsidRDefault="00423B80" w:rsidP="00394CC7">
      <w:pPr>
        <w:pStyle w:val="footnote"/>
      </w:pPr>
      <w:r>
        <w:rPr>
          <w:rStyle w:val="FootnoteReference"/>
        </w:rPr>
        <w:footnoteRef/>
      </w:r>
      <w:r>
        <w:t xml:space="preserve"> [JS] or “makes the clouds His chariot”</w:t>
      </w:r>
    </w:p>
  </w:footnote>
  <w:footnote w:id="1018">
    <w:p w14:paraId="69FA1866" w14:textId="77777777" w:rsidR="00423B80" w:rsidRDefault="00423B80" w:rsidP="00394CC7">
      <w:pPr>
        <w:pStyle w:val="footnote"/>
      </w:pPr>
      <w:r>
        <w:rPr>
          <w:rStyle w:val="FootnoteReference"/>
        </w:rPr>
        <w:footnoteRef/>
      </w:r>
      <w:r>
        <w:t xml:space="preserve"> [JS] “do obeisance”, elsewhere rendered “worship’, but referring to the physical act.</w:t>
      </w:r>
    </w:p>
  </w:footnote>
  <w:footnote w:id="1019">
    <w:p w14:paraId="6E6EA07D" w14:textId="77777777" w:rsidR="00423B80" w:rsidRDefault="00423B80" w:rsidP="00486BA4">
      <w:pPr>
        <w:pStyle w:val="footnote"/>
      </w:pPr>
      <w:r>
        <w:rPr>
          <w:rStyle w:val="FootnoteReference"/>
        </w:rPr>
        <w:footnoteRef/>
      </w:r>
      <w:r>
        <w:t xml:space="preserve"> [JS] lit. day to day</w:t>
      </w:r>
    </w:p>
  </w:footnote>
  <w:footnote w:id="1020">
    <w:p w14:paraId="15A4CA87" w14:textId="77777777" w:rsidR="00423B80" w:rsidRPr="004A3E27" w:rsidRDefault="00423B80" w:rsidP="00486BA4">
      <w:pPr>
        <w:pStyle w:val="footnote"/>
      </w:pPr>
      <w:r w:rsidRPr="004A3E27">
        <w:rPr>
          <w:rStyle w:val="FootnoteReference"/>
        </w:rPr>
        <w:footnoteRef/>
      </w:r>
      <w:r w:rsidRPr="004A3E27">
        <w:t xml:space="preserve"> Luke 4:32.</w:t>
      </w:r>
    </w:p>
  </w:footnote>
  <w:footnote w:id="1021">
    <w:p w14:paraId="0F743031" w14:textId="77777777" w:rsidR="00423B80" w:rsidRDefault="00423B80" w:rsidP="00486BA4">
      <w:pPr>
        <w:pStyle w:val="footnote"/>
      </w:pPr>
      <w:r>
        <w:rPr>
          <w:rStyle w:val="FootnoteReference"/>
        </w:rPr>
        <w:footnoteRef/>
      </w:r>
      <w:r>
        <w:t xml:space="preserve"> [JS] or “give thanks to”. “Thankfully confess with praise”</w:t>
      </w:r>
    </w:p>
  </w:footnote>
  <w:footnote w:id="1022">
    <w:p w14:paraId="5EFEDAB8" w14:textId="77777777" w:rsidR="00423B80" w:rsidRDefault="00423B80" w:rsidP="00486BA4">
      <w:pPr>
        <w:pStyle w:val="footnote"/>
      </w:pPr>
      <w:r>
        <w:rPr>
          <w:rStyle w:val="FootnoteReference"/>
        </w:rPr>
        <w:footnoteRef/>
      </w:r>
      <w:r>
        <w:t xml:space="preserve"> [JS] literally, “holy ones.”</w:t>
      </w:r>
    </w:p>
  </w:footnote>
  <w:footnote w:id="1023">
    <w:p w14:paraId="7219A2E0" w14:textId="77777777" w:rsidR="00423B80" w:rsidRDefault="00423B80" w:rsidP="00486BA4">
      <w:pPr>
        <w:pStyle w:val="footnote"/>
      </w:pPr>
      <w:r>
        <w:rPr>
          <w:rStyle w:val="FootnoteReference"/>
        </w:rPr>
        <w:footnoteRef/>
      </w:r>
      <w:r>
        <w:t xml:space="preserve"> </w:t>
      </w:r>
      <w:r w:rsidRPr="00DC02D9">
        <w:rPr>
          <w:i/>
        </w:rPr>
        <w:t>Or:</w:t>
      </w:r>
      <w:r>
        <w:t xml:space="preserve"> costly (Wisdom 1:13-16).</w:t>
      </w:r>
    </w:p>
  </w:footnote>
  <w:footnote w:id="1024">
    <w:p w14:paraId="1C209EBB" w14:textId="77777777" w:rsidR="00423B80" w:rsidRDefault="00423B80" w:rsidP="00486BA4">
      <w:pPr>
        <w:pStyle w:val="footnote"/>
      </w:pPr>
      <w:r>
        <w:rPr>
          <w:rStyle w:val="FootnoteReference"/>
        </w:rPr>
        <w:footnoteRef/>
      </w:r>
      <w:r>
        <w:t xml:space="preserve"> [JS] litearlly, “slave”.</w:t>
      </w:r>
    </w:p>
  </w:footnote>
  <w:footnote w:id="1025">
    <w:p w14:paraId="116A3C7A" w14:textId="77777777" w:rsidR="00423B80" w:rsidRPr="004A3E27" w:rsidRDefault="00423B80" w:rsidP="0058686F">
      <w:pPr>
        <w:pStyle w:val="footnote"/>
      </w:pPr>
      <w:r w:rsidRPr="004A3E27">
        <w:rPr>
          <w:rStyle w:val="FootnoteReference"/>
        </w:rPr>
        <w:footnoteRef/>
      </w:r>
      <w:r w:rsidRPr="004A3E27">
        <w:t xml:space="preserve"> </w:t>
      </w:r>
      <w:r>
        <w:t>cf</w:t>
      </w:r>
      <w:r w:rsidRPr="004A3E27">
        <w:t>. Rev. 19:11-16.</w:t>
      </w:r>
    </w:p>
  </w:footnote>
  <w:footnote w:id="1026">
    <w:p w14:paraId="0237698A" w14:textId="77777777" w:rsidR="00423B80" w:rsidRDefault="00423B80" w:rsidP="0058686F">
      <w:pPr>
        <w:pStyle w:val="footnote"/>
      </w:pPr>
      <w:r>
        <w:rPr>
          <w:rStyle w:val="FootnoteReference"/>
        </w:rPr>
        <w:footnoteRef/>
      </w:r>
      <w:r>
        <w:t xml:space="preserve"> dragon: </w:t>
      </w:r>
      <w:r w:rsidRPr="0090411D">
        <w:rPr>
          <w:i/>
        </w:rPr>
        <w:t>or</w:t>
      </w:r>
      <w:r>
        <w:t xml:space="preserve"> serpent.</w:t>
      </w:r>
    </w:p>
  </w:footnote>
  <w:footnote w:id="1027">
    <w:p w14:paraId="23515252" w14:textId="77777777" w:rsidR="00423B80" w:rsidRDefault="00423B80"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28">
    <w:p w14:paraId="45DF34E0" w14:textId="77777777" w:rsidR="00423B80" w:rsidRDefault="00423B80" w:rsidP="00C502E3">
      <w:pPr>
        <w:pStyle w:val="footnote"/>
      </w:pPr>
      <w:r>
        <w:rPr>
          <w:rStyle w:val="FootnoteReference"/>
        </w:rPr>
        <w:footnoteRef/>
      </w:r>
      <w:r>
        <w:t xml:space="preserve"> House—Home, Family, Church, Kingdom: where God’s will is done (1 Tim. 3:15; Heb. 3:2-6; Lk. 2:49; Mt. 6:10).</w:t>
      </w:r>
    </w:p>
  </w:footnote>
  <w:footnote w:id="1029">
    <w:p w14:paraId="6FA6EE36" w14:textId="77777777" w:rsidR="00423B80" w:rsidRDefault="00423B80" w:rsidP="00C502E3">
      <w:pPr>
        <w:pStyle w:val="footnote"/>
      </w:pPr>
      <w:r>
        <w:rPr>
          <w:rStyle w:val="FootnoteReference"/>
        </w:rPr>
        <w:footnoteRef/>
      </w:r>
      <w:r>
        <w:t xml:space="preserve"> [JS] or, “boast”</w:t>
      </w:r>
    </w:p>
  </w:footnote>
  <w:footnote w:id="1030">
    <w:p w14:paraId="720D83C7" w14:textId="77777777" w:rsidR="00423B80" w:rsidRPr="004A3E27" w:rsidRDefault="00423B80" w:rsidP="00C502E3">
      <w:pPr>
        <w:pStyle w:val="footnote"/>
      </w:pPr>
      <w:r w:rsidRPr="004A3E27">
        <w:rPr>
          <w:rStyle w:val="FootnoteReference"/>
        </w:rPr>
        <w:footnoteRef/>
      </w:r>
      <w:r w:rsidRPr="004A3E27">
        <w:t xml:space="preserve"> Man is made for happiness, fruit of grace, forgiveness, right relations, holiness.</w:t>
      </w:r>
    </w:p>
  </w:footnote>
  <w:footnote w:id="1031">
    <w:p w14:paraId="7DB48AE1" w14:textId="77777777" w:rsidR="00423B80" w:rsidRDefault="00423B80" w:rsidP="00743D2C">
      <w:pPr>
        <w:pStyle w:val="footnote"/>
      </w:pPr>
      <w:r>
        <w:rPr>
          <w:rStyle w:val="FootnoteReference"/>
        </w:rPr>
        <w:footnoteRef/>
      </w:r>
      <w:r>
        <w:t xml:space="preserve"> [JS] Fr. Lazarus renders “repent” as “change His mind”</w:t>
      </w:r>
    </w:p>
  </w:footnote>
  <w:footnote w:id="1032">
    <w:p w14:paraId="1240DC44" w14:textId="77777777" w:rsidR="00423B80" w:rsidRDefault="00423B80" w:rsidP="00743D2C">
      <w:pPr>
        <w:pStyle w:val="footnote"/>
      </w:pPr>
      <w:r>
        <w:rPr>
          <w:rStyle w:val="FootnoteReference"/>
        </w:rPr>
        <w:footnoteRef/>
      </w:r>
      <w:r>
        <w:t xml:space="preserve"> Heb. 7:21.</w:t>
      </w:r>
    </w:p>
  </w:footnote>
  <w:footnote w:id="1033">
    <w:p w14:paraId="4D23E76D" w14:textId="77777777" w:rsidR="00423B80" w:rsidRPr="004A3E27" w:rsidRDefault="00423B80"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34">
    <w:p w14:paraId="4CCF0C2B" w14:textId="77777777" w:rsidR="00423B80" w:rsidRPr="004A3E27" w:rsidRDefault="00423B80" w:rsidP="00743D2C">
      <w:pPr>
        <w:pStyle w:val="footnote"/>
      </w:pPr>
      <w:r w:rsidRPr="004A3E27">
        <w:rPr>
          <w:rStyle w:val="FootnoteReference"/>
        </w:rPr>
        <w:footnoteRef/>
      </w:r>
      <w:r w:rsidRPr="004A3E27">
        <w:t xml:space="preserve"> </w:t>
      </w:r>
      <w:r>
        <w:t>Cf</w:t>
      </w:r>
      <w:r w:rsidRPr="004A3E27">
        <w:t>. Isaiah 40:11; John 10:11.</w:t>
      </w:r>
    </w:p>
  </w:footnote>
  <w:footnote w:id="1035">
    <w:p w14:paraId="19A1BCB8" w14:textId="77777777" w:rsidR="00423B80" w:rsidRDefault="00423B80" w:rsidP="00743D2C">
      <w:pPr>
        <w:pStyle w:val="footnote"/>
      </w:pPr>
      <w:r>
        <w:rPr>
          <w:rStyle w:val="FootnoteReference"/>
        </w:rPr>
        <w:footnoteRef/>
      </w:r>
      <w:r>
        <w:t xml:space="preserve"> ‘mercies of the Lord’: </w:t>
      </w:r>
      <w:r w:rsidRPr="00B246C1">
        <w:rPr>
          <w:i/>
        </w:rPr>
        <w:t>or</w:t>
      </w:r>
      <w:r>
        <w:t>, the Lord’s love.</w:t>
      </w:r>
    </w:p>
  </w:footnote>
  <w:footnote w:id="1036">
    <w:p w14:paraId="4162CF7C" w14:textId="190E974A" w:rsidR="00423B80" w:rsidRDefault="00423B80" w:rsidP="00E25E68">
      <w:pPr>
        <w:pStyle w:val="footnote"/>
      </w:pPr>
      <w:r>
        <w:rPr>
          <w:rStyle w:val="FootnoteReference"/>
        </w:rPr>
        <w:footnoteRef/>
      </w:r>
      <w:r>
        <w:t xml:space="preserve"> This column is the version abridged by Fr. Athanasius Iskander.</w:t>
      </w:r>
    </w:p>
  </w:footnote>
  <w:footnote w:id="1037">
    <w:p w14:paraId="73FD763A" w14:textId="5EEBDC02" w:rsidR="00423B80" w:rsidRDefault="00423B80"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38">
    <w:p w14:paraId="65C1221D" w14:textId="58B0B75A" w:rsidR="00423B80" w:rsidRDefault="00423B80" w:rsidP="005008DD">
      <w:pPr>
        <w:pStyle w:val="footnote"/>
      </w:pPr>
      <w:r>
        <w:rPr>
          <w:rStyle w:val="FootnoteReference"/>
        </w:rPr>
        <w:footnoteRef/>
      </w:r>
      <w:r>
        <w:t xml:space="preserve"> Here Fr. Athanasius Iskander replaces the remainder with a short conclusion based on the ending of the First Canticle.</w:t>
      </w:r>
    </w:p>
  </w:footnote>
  <w:footnote w:id="1039">
    <w:p w14:paraId="694B1AEF" w14:textId="6CD120E4" w:rsidR="00423B80" w:rsidRDefault="00423B80" w:rsidP="0061474D">
      <w:pPr>
        <w:pStyle w:val="footnote"/>
      </w:pPr>
      <w:r>
        <w:rPr>
          <w:rStyle w:val="FootnoteReference"/>
        </w:rPr>
        <w:footnoteRef/>
      </w:r>
      <w:r>
        <w:t xml:space="preserve"> Verses marked with (*) appear in the abridged version of Fr. Athanasius Iskander</w:t>
      </w:r>
    </w:p>
  </w:footnote>
  <w:footnote w:id="1040">
    <w:p w14:paraId="77C597C4" w14:textId="77777777" w:rsidR="00423B80" w:rsidRDefault="00423B80"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41">
    <w:p w14:paraId="725C3ADA" w14:textId="77777777" w:rsidR="00423B80" w:rsidRDefault="00423B80" w:rsidP="000608B8">
      <w:pPr>
        <w:pStyle w:val="footnote"/>
      </w:pPr>
      <w:r>
        <w:rPr>
          <w:rStyle w:val="FootnoteReference"/>
        </w:rPr>
        <w:footnoteRef/>
      </w:r>
      <w:r>
        <w:t xml:space="preserve"> Clearly a late addition given the Roman Catholic ecclesiology, foreign to Orthodoxy, found in these verses.</w:t>
      </w:r>
    </w:p>
  </w:footnote>
  <w:footnote w:id="1042">
    <w:p w14:paraId="04C754F3" w14:textId="52CD574F" w:rsidR="00423B80" w:rsidRDefault="00423B80"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3C5A5008" w:rsidR="00423B80" w:rsidRPr="00E00D27" w:rsidRDefault="00423B80"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B22C0D">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423B80" w:rsidRPr="00E00D27" w:rsidRDefault="00423B80"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423B80" w:rsidRPr="00E00D27" w:rsidRDefault="00423B80" w:rsidP="00686912">
    <w:pPr>
      <w:pStyle w:val="Header"/>
      <w:jc w:val="center"/>
      <w:rPr>
        <w:sz w:val="20"/>
        <w:szCs w:val="20"/>
      </w:rPr>
    </w:pPr>
  </w:p>
  <w:p w14:paraId="022704DA" w14:textId="77777777" w:rsidR="00423B80" w:rsidRPr="00686912" w:rsidRDefault="00423B80"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63DD8802" w:rsidR="00423B80" w:rsidRPr="00E00D27" w:rsidRDefault="00423B80"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B22C0D">
      <w:rPr>
        <w:noProof/>
        <w:sz w:val="20"/>
        <w:szCs w:val="20"/>
      </w:rPr>
      <w:t>The Midnight Praise</w:t>
    </w:r>
    <w:r>
      <w:rPr>
        <w:sz w:val="20"/>
        <w:szCs w:val="20"/>
      </w:rPr>
      <w:fldChar w:fldCharType="end"/>
    </w:r>
  </w:p>
  <w:p w14:paraId="199CF7F3" w14:textId="77777777" w:rsidR="00423B80" w:rsidRPr="00E00D27" w:rsidRDefault="00423B80"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51A2AF83" w:rsidR="00423B80" w:rsidRPr="00E00D27" w:rsidRDefault="00423B80"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B22C0D">
      <w:rPr>
        <w:noProof/>
        <w:sz w:val="20"/>
        <w:szCs w:val="20"/>
      </w:rPr>
      <w:t>Kathisma 9</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41A92273" w:rsidR="00423B80" w:rsidRPr="00E00D27" w:rsidRDefault="00423B80"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B22C0D">
      <w:rPr>
        <w:noProof/>
        <w:sz w:val="20"/>
        <w:szCs w:val="20"/>
      </w:rPr>
      <w:t>The Psalms</w:t>
    </w:r>
    <w:r w:rsidRPr="00E00D27">
      <w:rPr>
        <w:sz w:val="20"/>
        <w:szCs w:val="20"/>
      </w:rPr>
      <w:fldChar w:fldCharType="end"/>
    </w:r>
  </w:p>
  <w:p w14:paraId="48CF3F9A" w14:textId="245E316D" w:rsidR="00423B80" w:rsidRPr="00686912" w:rsidRDefault="00423B80"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63ECCBFD" w:rsidR="00423B80" w:rsidRPr="00E00D27" w:rsidRDefault="00423B80"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B22C0D">
      <w:rPr>
        <w:noProof/>
        <w:sz w:val="20"/>
        <w:szCs w:val="20"/>
      </w:rPr>
      <w:t xml:space="preserve">Hymns for </w:t>
    </w:r>
    <w:r w:rsidR="00B22C0D" w:rsidRPr="00B22C0D">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2A7C0529" w:rsidR="00423B80" w:rsidRPr="00E00D27" w:rsidRDefault="00423B80"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22C0D">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1873413C" w:rsidR="00423B80" w:rsidRPr="00E00D27" w:rsidRDefault="00423B8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22C0D">
      <w:rPr>
        <w:noProof/>
        <w:sz w:val="20"/>
        <w:szCs w:val="20"/>
      </w:rPr>
      <w:t>Prayer for the Church</w:t>
    </w:r>
    <w:r w:rsidRPr="00E00D27">
      <w:rPr>
        <w:sz w:val="20"/>
        <w:szCs w:val="20"/>
      </w:rPr>
      <w:fldChar w:fldCharType="end"/>
    </w:r>
  </w:p>
  <w:p w14:paraId="1DAD4C8D" w14:textId="77777777" w:rsidR="00423B80" w:rsidRPr="00686912" w:rsidRDefault="00423B80"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423B80" w:rsidRPr="00686912" w:rsidRDefault="00423B80"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231E30E" w:rsidR="00423B80" w:rsidRPr="00E00D27" w:rsidRDefault="00423B8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22C0D">
      <w:rPr>
        <w:noProof/>
        <w:sz w:val="20"/>
        <w:szCs w:val="20"/>
      </w:rPr>
      <w:t>Hymn on the Friday Theotokia</w:t>
    </w:r>
    <w:r w:rsidRPr="00E00D27">
      <w:rPr>
        <w:sz w:val="20"/>
        <w:szCs w:val="20"/>
      </w:rPr>
      <w:fldChar w:fldCharType="end"/>
    </w:r>
  </w:p>
  <w:p w14:paraId="7E9EFC1B" w14:textId="77777777" w:rsidR="00423B80" w:rsidRPr="00686912" w:rsidRDefault="00423B80"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8CE"/>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EEC"/>
    <w:rsid w:val="000A3742"/>
    <w:rsid w:val="000A3F6F"/>
    <w:rsid w:val="000A4FB2"/>
    <w:rsid w:val="000A5E47"/>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625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5EA4"/>
    <w:rsid w:val="0020672C"/>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694"/>
    <w:rsid w:val="006F0E3B"/>
    <w:rsid w:val="006F18F6"/>
    <w:rsid w:val="006F20A6"/>
    <w:rsid w:val="006F2203"/>
    <w:rsid w:val="006F2298"/>
    <w:rsid w:val="006F3226"/>
    <w:rsid w:val="006F4187"/>
    <w:rsid w:val="006F5235"/>
    <w:rsid w:val="006F5C01"/>
    <w:rsid w:val="006F62CB"/>
    <w:rsid w:val="006F6701"/>
    <w:rsid w:val="006F6972"/>
    <w:rsid w:val="006F7233"/>
    <w:rsid w:val="0070002E"/>
    <w:rsid w:val="00701049"/>
    <w:rsid w:val="007010B8"/>
    <w:rsid w:val="007039A0"/>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3CD7"/>
    <w:rsid w:val="0088413A"/>
    <w:rsid w:val="008852D2"/>
    <w:rsid w:val="0088772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1AA6"/>
    <w:rsid w:val="008B351A"/>
    <w:rsid w:val="008B4095"/>
    <w:rsid w:val="008B531C"/>
    <w:rsid w:val="008B5978"/>
    <w:rsid w:val="008B5AA7"/>
    <w:rsid w:val="008B5FD0"/>
    <w:rsid w:val="008B7CFC"/>
    <w:rsid w:val="008C0462"/>
    <w:rsid w:val="008C0538"/>
    <w:rsid w:val="008C19B4"/>
    <w:rsid w:val="008C4469"/>
    <w:rsid w:val="008C4D26"/>
    <w:rsid w:val="008D031F"/>
    <w:rsid w:val="008D16B1"/>
    <w:rsid w:val="008D24A6"/>
    <w:rsid w:val="008D3204"/>
    <w:rsid w:val="008D3680"/>
    <w:rsid w:val="008D3689"/>
    <w:rsid w:val="008D36EC"/>
    <w:rsid w:val="008D5CF4"/>
    <w:rsid w:val="008D5F3D"/>
    <w:rsid w:val="008D67CA"/>
    <w:rsid w:val="008D6B7B"/>
    <w:rsid w:val="008D6DBB"/>
    <w:rsid w:val="008D7C77"/>
    <w:rsid w:val="008E0C10"/>
    <w:rsid w:val="008E14B2"/>
    <w:rsid w:val="008E2712"/>
    <w:rsid w:val="008E3BAC"/>
    <w:rsid w:val="008E406C"/>
    <w:rsid w:val="008E4B27"/>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205C"/>
    <w:rsid w:val="00C02B48"/>
    <w:rsid w:val="00C050C7"/>
    <w:rsid w:val="00C05A5B"/>
    <w:rsid w:val="00C06875"/>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3D64"/>
    <w:rsid w:val="00DC4810"/>
    <w:rsid w:val="00DC4A15"/>
    <w:rsid w:val="00DC7630"/>
    <w:rsid w:val="00DC76DC"/>
    <w:rsid w:val="00DD31B9"/>
    <w:rsid w:val="00DD3799"/>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2F50"/>
    <w:rsid w:val="00F53108"/>
    <w:rsid w:val="00F54100"/>
    <w:rsid w:val="00F54714"/>
    <w:rsid w:val="00F56D7A"/>
    <w:rsid w:val="00F5755B"/>
    <w:rsid w:val="00F60A0D"/>
    <w:rsid w:val="00F60C8A"/>
    <w:rsid w:val="00F60F42"/>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7A0865-15DB-8E49-A7CE-80347E082A2F}">
  <ds:schemaRefs>
    <ds:schemaRef ds:uri="http://schemas.openxmlformats.org/officeDocument/2006/bibliography"/>
  </ds:schemaRefs>
</ds:datastoreItem>
</file>

<file path=customXml/itemProps2.xml><?xml version="1.0" encoding="utf-8"?>
<ds:datastoreItem xmlns:ds="http://schemas.openxmlformats.org/officeDocument/2006/customXml" ds:itemID="{D6F64B5F-AEB9-6642-9253-93C53D127D91}">
  <ds:schemaRefs>
    <ds:schemaRef ds:uri="http://schemas.openxmlformats.org/officeDocument/2006/bibliography"/>
  </ds:schemaRefs>
</ds:datastoreItem>
</file>

<file path=customXml/itemProps3.xml><?xml version="1.0" encoding="utf-8"?>
<ds:datastoreItem xmlns:ds="http://schemas.openxmlformats.org/officeDocument/2006/customXml" ds:itemID="{CF986354-66E3-5445-9D88-91E3F623C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31491</TotalTime>
  <Pages>1135</Pages>
  <Words>218712</Words>
  <Characters>1246664</Characters>
  <Application>Microsoft Macintosh Word</Application>
  <DocSecurity>0</DocSecurity>
  <Lines>10388</Lines>
  <Paragraphs>2924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702</cp:revision>
  <cp:lastPrinted>2016-07-01T02:20:00Z</cp:lastPrinted>
  <dcterms:created xsi:type="dcterms:W3CDTF">2014-10-30T02:06:00Z</dcterms:created>
  <dcterms:modified xsi:type="dcterms:W3CDTF">2016-07-14T02:35:00Z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